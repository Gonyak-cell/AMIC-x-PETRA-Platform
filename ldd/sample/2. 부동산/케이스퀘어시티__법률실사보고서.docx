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BA875" w14:textId="41BEB9E1" w:rsidR="005520CD" w:rsidRPr="00850E72" w:rsidRDefault="00161B15">
      <w:pPr>
        <w:rPr>
          <w:rFonts w:ascii="Times New Roman" w:eastAsia="바탕체" w:hAnsi="Times New Roman"/>
          <w:lang w:eastAsia="ko-KR"/>
        </w:rPr>
      </w:pPr>
      <w:ins w:id="0" w:author="SL Partners" w:date="2024-06-09T21:07:00Z" w16du:dateUtc="2024-06-09T12:07:00Z">
        <w:r>
          <w:rPr>
            <w:rFonts w:ascii="Times New Roman" w:eastAsia="바탕체" w:hAnsi="Times New Roman" w:hint="eastAsia"/>
            <w:lang w:eastAsia="ko-KR"/>
          </w:rPr>
          <w:t xml:space="preserve"> </w:t>
        </w:r>
      </w:ins>
    </w:p>
    <w:p w14:paraId="02AA554B" w14:textId="77777777" w:rsidR="005520CD" w:rsidRPr="00850E72" w:rsidRDefault="005520CD">
      <w:pPr>
        <w:rPr>
          <w:rFonts w:ascii="Times New Roman" w:eastAsia="바탕체" w:hAnsi="Times New Roman"/>
          <w:lang w:eastAsia="ko-KR"/>
        </w:rPr>
      </w:pPr>
    </w:p>
    <w:p w14:paraId="5B96C7FB" w14:textId="77777777" w:rsidR="005520CD" w:rsidRPr="00850E72" w:rsidRDefault="005520CD">
      <w:pPr>
        <w:rPr>
          <w:rFonts w:ascii="Times New Roman" w:eastAsia="바탕체" w:hAnsi="Times New Roman"/>
          <w:lang w:eastAsia="ko-KR"/>
        </w:rPr>
      </w:pPr>
    </w:p>
    <w:tbl>
      <w:tblPr>
        <w:tblW w:w="5000" w:type="pct"/>
        <w:jc w:val="center"/>
        <w:tblLook w:val="04A0" w:firstRow="1" w:lastRow="0" w:firstColumn="1" w:lastColumn="0" w:noHBand="0" w:noVBand="1"/>
      </w:tblPr>
      <w:tblGrid>
        <w:gridCol w:w="15398"/>
      </w:tblGrid>
      <w:tr w:rsidR="0064342E" w:rsidRPr="00850E72" w14:paraId="7B698583" w14:textId="77777777" w:rsidTr="0068696B">
        <w:trPr>
          <w:trHeight w:val="1440"/>
          <w:jc w:val="center"/>
        </w:trPr>
        <w:tc>
          <w:tcPr>
            <w:tcW w:w="5000" w:type="pct"/>
            <w:tcBorders>
              <w:bottom w:val="single" w:sz="4" w:space="0" w:color="4F81BD"/>
            </w:tcBorders>
            <w:vAlign w:val="center"/>
          </w:tcPr>
          <w:p w14:paraId="4282C8B2" w14:textId="77777777" w:rsidR="005520CD" w:rsidRPr="00850E72" w:rsidRDefault="005520CD" w:rsidP="008C317E">
            <w:pPr>
              <w:pStyle w:val="2a"/>
              <w:tabs>
                <w:tab w:val="left" w:pos="-1920"/>
                <w:tab w:val="left" w:pos="480"/>
              </w:tabs>
              <w:jc w:val="center"/>
              <w:rPr>
                <w:rFonts w:eastAsia="바탕체"/>
                <w:color w:val="000080"/>
                <w:sz w:val="32"/>
                <w:szCs w:val="32"/>
              </w:rPr>
            </w:pPr>
            <w:bookmarkStart w:id="1" w:name="_Toc508663445"/>
          </w:p>
          <w:p w14:paraId="2E5A1D59" w14:textId="2A35A3D0" w:rsidR="005520CD" w:rsidRPr="00850E72" w:rsidRDefault="000F1144" w:rsidP="008C317E">
            <w:pPr>
              <w:pStyle w:val="2a"/>
              <w:tabs>
                <w:tab w:val="left" w:pos="-1920"/>
                <w:tab w:val="left" w:pos="480"/>
              </w:tabs>
              <w:jc w:val="center"/>
              <w:rPr>
                <w:rFonts w:eastAsia="바탕체"/>
                <w:color w:val="000080"/>
                <w:sz w:val="32"/>
                <w:szCs w:val="32"/>
              </w:rPr>
            </w:pPr>
            <w:bookmarkStart w:id="2" w:name="_Toc103596400"/>
            <w:bookmarkStart w:id="3" w:name="_Toc103863951"/>
            <w:bookmarkStart w:id="4" w:name="_Toc103942938"/>
            <w:bookmarkStart w:id="5" w:name="_Toc103953908"/>
            <w:proofErr w:type="spellStart"/>
            <w:r>
              <w:rPr>
                <w:rFonts w:eastAsia="바탕체" w:hint="eastAsia"/>
                <w:color w:val="000080"/>
                <w:sz w:val="32"/>
                <w:szCs w:val="32"/>
              </w:rPr>
              <w:t>케이스퀘어시티</w:t>
            </w:r>
            <w:proofErr w:type="spellEnd"/>
            <w:r w:rsidRPr="00850E72">
              <w:rPr>
                <w:rFonts w:eastAsia="바탕체"/>
                <w:color w:val="000080"/>
                <w:sz w:val="32"/>
                <w:szCs w:val="32"/>
              </w:rPr>
              <w:t xml:space="preserve"> </w:t>
            </w:r>
            <w:r w:rsidRPr="00850E72">
              <w:rPr>
                <w:rFonts w:eastAsia="바탕체"/>
                <w:color w:val="000080"/>
                <w:sz w:val="32"/>
                <w:szCs w:val="32"/>
              </w:rPr>
              <w:t>매수</w:t>
            </w:r>
            <w:r w:rsidRPr="00850E72">
              <w:rPr>
                <w:rFonts w:eastAsia="바탕체"/>
                <w:color w:val="000080"/>
                <w:sz w:val="32"/>
                <w:szCs w:val="32"/>
              </w:rPr>
              <w:t xml:space="preserve"> </w:t>
            </w:r>
            <w:r w:rsidRPr="00850E72">
              <w:rPr>
                <w:rFonts w:eastAsia="바탕체"/>
                <w:color w:val="000080"/>
                <w:sz w:val="32"/>
                <w:szCs w:val="32"/>
              </w:rPr>
              <w:t>거래</w:t>
            </w:r>
            <w:bookmarkEnd w:id="2"/>
            <w:bookmarkEnd w:id="3"/>
            <w:bookmarkEnd w:id="4"/>
            <w:bookmarkEnd w:id="5"/>
          </w:p>
          <w:p w14:paraId="52249A26" w14:textId="77777777" w:rsidR="005520CD" w:rsidRPr="00850E72" w:rsidRDefault="005520CD" w:rsidP="008C317E">
            <w:pPr>
              <w:pStyle w:val="2a"/>
              <w:tabs>
                <w:tab w:val="left" w:pos="-1920"/>
                <w:tab w:val="left" w:pos="480"/>
              </w:tabs>
              <w:spacing w:line="480" w:lineRule="auto"/>
              <w:jc w:val="center"/>
              <w:rPr>
                <w:rFonts w:eastAsia="바탕체"/>
                <w:color w:val="000080"/>
                <w:sz w:val="32"/>
                <w:szCs w:val="32"/>
              </w:rPr>
            </w:pPr>
          </w:p>
          <w:p w14:paraId="613A9432" w14:textId="77777777" w:rsidR="005520CD" w:rsidRPr="00850E72" w:rsidRDefault="00182398" w:rsidP="008C317E">
            <w:pPr>
              <w:pStyle w:val="2a"/>
              <w:tabs>
                <w:tab w:val="left" w:pos="-1920"/>
                <w:tab w:val="left" w:pos="480"/>
              </w:tabs>
              <w:spacing w:line="480" w:lineRule="auto"/>
              <w:jc w:val="center"/>
              <w:rPr>
                <w:rFonts w:eastAsia="바탕체"/>
                <w:color w:val="000080"/>
                <w:sz w:val="36"/>
                <w:szCs w:val="32"/>
              </w:rPr>
            </w:pPr>
            <w:bookmarkStart w:id="6" w:name="_Toc103596401"/>
            <w:bookmarkStart w:id="7" w:name="_Toc103863952"/>
            <w:bookmarkStart w:id="8" w:name="_Toc103942939"/>
            <w:bookmarkStart w:id="9" w:name="_Toc103953909"/>
            <w:r w:rsidRPr="00850E72">
              <w:rPr>
                <w:rFonts w:eastAsia="바탕체"/>
                <w:color w:val="000080"/>
                <w:sz w:val="36"/>
                <w:szCs w:val="32"/>
              </w:rPr>
              <w:t>법률실사</w:t>
            </w:r>
            <w:r w:rsidR="005520CD" w:rsidRPr="00850E72">
              <w:rPr>
                <w:rFonts w:eastAsia="바탕체"/>
                <w:color w:val="000080"/>
                <w:sz w:val="36"/>
                <w:szCs w:val="32"/>
              </w:rPr>
              <w:t xml:space="preserve"> </w:t>
            </w:r>
            <w:r w:rsidR="005520CD" w:rsidRPr="00850E72">
              <w:rPr>
                <w:rFonts w:eastAsia="바탕체"/>
                <w:color w:val="000080"/>
                <w:sz w:val="36"/>
                <w:szCs w:val="32"/>
              </w:rPr>
              <w:t>보고서</w:t>
            </w:r>
            <w:bookmarkEnd w:id="6"/>
            <w:bookmarkEnd w:id="7"/>
            <w:bookmarkEnd w:id="8"/>
            <w:bookmarkEnd w:id="9"/>
          </w:p>
          <w:p w14:paraId="1F542DB0" w14:textId="77777777" w:rsidR="0064342E" w:rsidRPr="00850E72" w:rsidRDefault="00182398" w:rsidP="008C317E">
            <w:pPr>
              <w:pStyle w:val="2a"/>
              <w:tabs>
                <w:tab w:val="left" w:pos="-1920"/>
                <w:tab w:val="left" w:pos="480"/>
              </w:tabs>
              <w:spacing w:line="480" w:lineRule="auto"/>
              <w:jc w:val="center"/>
              <w:rPr>
                <w:rFonts w:eastAsia="바탕체"/>
                <w:color w:val="000080"/>
                <w:sz w:val="32"/>
                <w:szCs w:val="32"/>
              </w:rPr>
            </w:pPr>
            <w:bookmarkStart w:id="10" w:name="_Toc103596402"/>
            <w:bookmarkStart w:id="11" w:name="_Toc103863953"/>
            <w:bookmarkStart w:id="12" w:name="_Toc103942940"/>
            <w:bookmarkStart w:id="13" w:name="_Toc103953910"/>
            <w:r w:rsidRPr="00850E72">
              <w:rPr>
                <w:rFonts w:eastAsia="바탕체"/>
                <w:color w:val="000080"/>
                <w:sz w:val="36"/>
                <w:szCs w:val="32"/>
              </w:rPr>
              <w:t>Legal Due Diligence Report</w:t>
            </w:r>
            <w:bookmarkEnd w:id="10"/>
            <w:bookmarkEnd w:id="11"/>
            <w:bookmarkEnd w:id="12"/>
            <w:bookmarkEnd w:id="13"/>
          </w:p>
        </w:tc>
      </w:tr>
      <w:tr w:rsidR="0064342E" w:rsidRPr="00850E72" w14:paraId="53DF7F8C" w14:textId="77777777" w:rsidTr="0068696B">
        <w:trPr>
          <w:trHeight w:val="720"/>
          <w:jc w:val="center"/>
        </w:trPr>
        <w:tc>
          <w:tcPr>
            <w:tcW w:w="5000" w:type="pct"/>
            <w:tcBorders>
              <w:top w:val="single" w:sz="4" w:space="0" w:color="4F81BD"/>
            </w:tcBorders>
            <w:vAlign w:val="center"/>
          </w:tcPr>
          <w:p w14:paraId="1A33E4DC" w14:textId="77777777" w:rsidR="0064342E" w:rsidRPr="00850E72" w:rsidRDefault="0064342E" w:rsidP="008C317E">
            <w:pPr>
              <w:pStyle w:val="2a"/>
              <w:tabs>
                <w:tab w:val="left" w:pos="-1920"/>
                <w:tab w:val="left" w:pos="480"/>
              </w:tabs>
              <w:spacing w:line="480" w:lineRule="auto"/>
              <w:rPr>
                <w:rFonts w:eastAsia="바탕체"/>
                <w:color w:val="000080"/>
                <w:sz w:val="32"/>
                <w:szCs w:val="32"/>
              </w:rPr>
            </w:pPr>
          </w:p>
        </w:tc>
      </w:tr>
    </w:tbl>
    <w:p w14:paraId="402CFD78" w14:textId="77777777" w:rsidR="0064342E" w:rsidRPr="00850E72" w:rsidRDefault="0064342E" w:rsidP="008C317E">
      <w:pPr>
        <w:pStyle w:val="2a"/>
        <w:tabs>
          <w:tab w:val="left" w:pos="-1920"/>
          <w:tab w:val="left" w:pos="480"/>
        </w:tabs>
        <w:spacing w:line="480" w:lineRule="auto"/>
        <w:rPr>
          <w:rFonts w:eastAsia="바탕체"/>
          <w:color w:val="000080"/>
          <w:sz w:val="32"/>
          <w:szCs w:val="32"/>
        </w:rPr>
      </w:pPr>
    </w:p>
    <w:tbl>
      <w:tblPr>
        <w:tblpPr w:leftFromText="187" w:rightFromText="187" w:horzAnchor="margin" w:tblpXSpec="center" w:tblpYSpec="bottom"/>
        <w:tblW w:w="5000" w:type="pct"/>
        <w:tblLook w:val="04A0" w:firstRow="1" w:lastRow="0" w:firstColumn="1" w:lastColumn="0" w:noHBand="0" w:noVBand="1"/>
      </w:tblPr>
      <w:tblGrid>
        <w:gridCol w:w="15398"/>
      </w:tblGrid>
      <w:tr w:rsidR="0064342E" w:rsidRPr="00850E72" w14:paraId="64BD08FF" w14:textId="77777777" w:rsidTr="0068696B">
        <w:tc>
          <w:tcPr>
            <w:tcW w:w="5000" w:type="pct"/>
          </w:tcPr>
          <w:p w14:paraId="1904B5BE" w14:textId="77777777" w:rsidR="0064342E" w:rsidRPr="00850E72" w:rsidRDefault="0064342E" w:rsidP="008C317E">
            <w:pPr>
              <w:pStyle w:val="2a"/>
              <w:tabs>
                <w:tab w:val="left" w:pos="-1920"/>
                <w:tab w:val="left" w:pos="480"/>
              </w:tabs>
              <w:spacing w:line="480" w:lineRule="auto"/>
              <w:rPr>
                <w:rFonts w:eastAsia="바탕체"/>
                <w:color w:val="000080"/>
                <w:sz w:val="32"/>
                <w:szCs w:val="32"/>
              </w:rPr>
            </w:pPr>
          </w:p>
        </w:tc>
      </w:tr>
    </w:tbl>
    <w:p w14:paraId="430F09B6" w14:textId="0A53D91C" w:rsidR="0064342E" w:rsidRPr="00850E72" w:rsidRDefault="0064342E" w:rsidP="008C317E">
      <w:pPr>
        <w:pStyle w:val="2a"/>
        <w:tabs>
          <w:tab w:val="left" w:pos="-1920"/>
          <w:tab w:val="left" w:pos="480"/>
        </w:tabs>
        <w:spacing w:line="480" w:lineRule="auto"/>
        <w:jc w:val="center"/>
        <w:rPr>
          <w:rFonts w:eastAsia="바탕체"/>
          <w:color w:val="000080"/>
          <w:sz w:val="32"/>
          <w:szCs w:val="32"/>
        </w:rPr>
      </w:pPr>
      <w:bookmarkStart w:id="14" w:name="_Toc103596403"/>
      <w:bookmarkStart w:id="15" w:name="_Toc103863954"/>
      <w:bookmarkStart w:id="16" w:name="_Toc103942941"/>
      <w:bookmarkStart w:id="17" w:name="_Toc103953911"/>
      <w:r w:rsidRPr="00850E72">
        <w:rPr>
          <w:rFonts w:eastAsia="바탕체"/>
          <w:color w:val="000080"/>
          <w:sz w:val="32"/>
          <w:szCs w:val="32"/>
        </w:rPr>
        <w:t>20</w:t>
      </w:r>
      <w:r w:rsidR="00547404" w:rsidRPr="00850E72">
        <w:rPr>
          <w:rFonts w:eastAsia="바탕체"/>
          <w:color w:val="000080"/>
          <w:sz w:val="32"/>
          <w:szCs w:val="32"/>
        </w:rPr>
        <w:t>2</w:t>
      </w:r>
      <w:r w:rsidR="00901882">
        <w:rPr>
          <w:rFonts w:eastAsia="바탕체"/>
          <w:color w:val="000080"/>
          <w:sz w:val="32"/>
          <w:szCs w:val="32"/>
        </w:rPr>
        <w:t>3</w:t>
      </w:r>
      <w:r w:rsidRPr="00850E72">
        <w:rPr>
          <w:rFonts w:eastAsia="바탕체"/>
          <w:color w:val="000080"/>
          <w:sz w:val="32"/>
          <w:szCs w:val="32"/>
        </w:rPr>
        <w:t xml:space="preserve">. </w:t>
      </w:r>
      <w:r w:rsidR="000F1144">
        <w:rPr>
          <w:rFonts w:eastAsia="바탕체"/>
          <w:color w:val="000080"/>
          <w:sz w:val="32"/>
          <w:szCs w:val="32"/>
        </w:rPr>
        <w:t>1</w:t>
      </w:r>
      <w:r w:rsidR="003E28D6">
        <w:rPr>
          <w:rFonts w:eastAsia="바탕체"/>
          <w:color w:val="000080"/>
          <w:sz w:val="32"/>
          <w:szCs w:val="32"/>
        </w:rPr>
        <w:t>2</w:t>
      </w:r>
      <w:r w:rsidRPr="00850E72">
        <w:rPr>
          <w:rFonts w:eastAsia="바탕체"/>
          <w:color w:val="000080"/>
          <w:sz w:val="32"/>
          <w:szCs w:val="32"/>
        </w:rPr>
        <w:t xml:space="preserve">. </w:t>
      </w:r>
      <w:bookmarkEnd w:id="14"/>
      <w:bookmarkEnd w:id="15"/>
      <w:bookmarkEnd w:id="16"/>
      <w:bookmarkEnd w:id="17"/>
      <w:r w:rsidR="003E28D6" w:rsidRPr="003E28D6">
        <w:rPr>
          <w:rFonts w:eastAsia="바탕체"/>
          <w:color w:val="000080"/>
          <w:sz w:val="32"/>
          <w:szCs w:val="32"/>
          <w:highlight w:val="yellow"/>
        </w:rPr>
        <w:t>[*]</w:t>
      </w:r>
      <w:r w:rsidR="00914CC9" w:rsidRPr="00850E72">
        <w:rPr>
          <w:rFonts w:eastAsia="바탕체"/>
          <w:color w:val="000080"/>
          <w:sz w:val="32"/>
          <w:szCs w:val="32"/>
        </w:rPr>
        <w:t>.</w:t>
      </w:r>
    </w:p>
    <w:p w14:paraId="32F45440" w14:textId="7305DE2B" w:rsidR="0064342E" w:rsidRPr="00850E72" w:rsidRDefault="00B20714" w:rsidP="008C317E">
      <w:pPr>
        <w:pStyle w:val="2a"/>
        <w:tabs>
          <w:tab w:val="left" w:pos="-1920"/>
          <w:tab w:val="left" w:pos="480"/>
        </w:tabs>
        <w:spacing w:line="480" w:lineRule="auto"/>
        <w:jc w:val="center"/>
        <w:rPr>
          <w:rFonts w:eastAsia="바탕체"/>
          <w:color w:val="000080"/>
          <w:sz w:val="32"/>
          <w:szCs w:val="32"/>
        </w:rPr>
      </w:pPr>
      <w:bookmarkStart w:id="18" w:name="_Toc103596404"/>
      <w:bookmarkStart w:id="19" w:name="_Toc103863955"/>
      <w:bookmarkStart w:id="20" w:name="_Toc103942942"/>
      <w:bookmarkStart w:id="21" w:name="_Toc103953912"/>
      <w:r w:rsidRPr="00850E72">
        <w:rPr>
          <w:rFonts w:eastAsia="바탕체"/>
          <w:noProof/>
          <w:color w:val="000080"/>
          <w:sz w:val="32"/>
          <w:szCs w:val="32"/>
        </w:rPr>
        <w:drawing>
          <wp:inline distT="0" distB="0" distL="0" distR="0" wp14:anchorId="419E68B8" wp14:editId="62124C4C">
            <wp:extent cx="1697990" cy="189865"/>
            <wp:effectExtent l="0" t="0" r="0" b="0"/>
            <wp:docPr id="1" name="그림 1"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8">
                      <a:extLst>
                        <a:ext uri="{28A0092B-C50C-407E-A947-70E740481C1C}">
                          <a14:useLocalDpi xmlns:a14="http://schemas.microsoft.com/office/drawing/2010/main" val="0"/>
                        </a:ext>
                      </a:extLst>
                    </a:blip>
                    <a:srcRect l="24689" r="22556" b="74562"/>
                    <a:stretch>
                      <a:fillRect/>
                    </a:stretch>
                  </pic:blipFill>
                  <pic:spPr bwMode="auto">
                    <a:xfrm>
                      <a:off x="0" y="0"/>
                      <a:ext cx="1697990" cy="189865"/>
                    </a:xfrm>
                    <a:prstGeom prst="rect">
                      <a:avLst/>
                    </a:prstGeom>
                    <a:noFill/>
                    <a:ln>
                      <a:noFill/>
                    </a:ln>
                  </pic:spPr>
                </pic:pic>
              </a:graphicData>
            </a:graphic>
          </wp:inline>
        </w:drawing>
      </w:r>
      <w:bookmarkEnd w:id="18"/>
      <w:bookmarkEnd w:id="19"/>
      <w:bookmarkEnd w:id="20"/>
      <w:bookmarkEnd w:id="21"/>
    </w:p>
    <w:p w14:paraId="6250D983" w14:textId="77777777" w:rsidR="00C102C5" w:rsidRPr="00850E72" w:rsidRDefault="00C102C5" w:rsidP="005520CD">
      <w:pPr>
        <w:pStyle w:val="2a"/>
        <w:tabs>
          <w:tab w:val="left" w:pos="-1920"/>
          <w:tab w:val="left" w:pos="480"/>
        </w:tabs>
        <w:spacing w:line="260" w:lineRule="exact"/>
        <w:outlineLvl w:val="0"/>
        <w:rPr>
          <w:rFonts w:eastAsia="바탕체"/>
          <w:b w:val="0"/>
          <w:bCs w:val="0"/>
          <w:sz w:val="22"/>
          <w:szCs w:val="22"/>
        </w:rPr>
        <w:sectPr w:rsidR="00C102C5" w:rsidRPr="00850E72" w:rsidSect="00C430D3">
          <w:headerReference w:type="default" r:id="rId9"/>
          <w:footerReference w:type="default" r:id="rId10"/>
          <w:headerReference w:type="first" r:id="rId11"/>
          <w:pgSz w:w="16838" w:h="11906" w:orient="landscape" w:code="9"/>
          <w:pgMar w:top="720" w:right="720" w:bottom="720" w:left="720" w:header="851" w:footer="340" w:gutter="0"/>
          <w:cols w:space="425"/>
          <w:docGrid w:linePitch="360"/>
        </w:sectPr>
      </w:pPr>
    </w:p>
    <w:p w14:paraId="52B5749E" w14:textId="77777777" w:rsidR="00C102C5" w:rsidRPr="00950C50" w:rsidRDefault="00C102C5" w:rsidP="008C317E">
      <w:pPr>
        <w:pStyle w:val="2a"/>
        <w:tabs>
          <w:tab w:val="left" w:pos="-1920"/>
          <w:tab w:val="left" w:pos="480"/>
        </w:tabs>
        <w:spacing w:line="260" w:lineRule="exact"/>
        <w:jc w:val="center"/>
        <w:rPr>
          <w:rFonts w:eastAsia="바탕체"/>
          <w:bCs w:val="0"/>
          <w:sz w:val="28"/>
          <w:szCs w:val="22"/>
        </w:rPr>
      </w:pPr>
      <w:bookmarkStart w:id="22" w:name="_Toc103596405"/>
      <w:bookmarkStart w:id="23" w:name="_Toc103863956"/>
      <w:bookmarkStart w:id="24" w:name="_Toc103942943"/>
      <w:bookmarkStart w:id="25" w:name="_Toc103953913"/>
      <w:r w:rsidRPr="00950C50">
        <w:rPr>
          <w:rFonts w:eastAsia="바탕체"/>
          <w:bCs w:val="0"/>
          <w:sz w:val="28"/>
          <w:szCs w:val="22"/>
        </w:rPr>
        <w:lastRenderedPageBreak/>
        <w:t>목</w:t>
      </w:r>
      <w:r w:rsidRPr="00950C50">
        <w:rPr>
          <w:rFonts w:eastAsia="바탕체"/>
          <w:bCs w:val="0"/>
          <w:sz w:val="28"/>
          <w:szCs w:val="22"/>
        </w:rPr>
        <w:t xml:space="preserve">     </w:t>
      </w:r>
      <w:r w:rsidRPr="00950C50">
        <w:rPr>
          <w:rFonts w:eastAsia="바탕체"/>
          <w:bCs w:val="0"/>
          <w:sz w:val="28"/>
          <w:szCs w:val="22"/>
        </w:rPr>
        <w:t>차</w:t>
      </w:r>
      <w:bookmarkEnd w:id="22"/>
      <w:bookmarkEnd w:id="23"/>
      <w:bookmarkEnd w:id="24"/>
      <w:bookmarkEnd w:id="25"/>
    </w:p>
    <w:tbl>
      <w:tblPr>
        <w:tblW w:w="0" w:type="auto"/>
        <w:jc w:val="center"/>
        <w:shd w:val="clear" w:color="auto" w:fill="BFB59E"/>
        <w:tblLook w:val="01E0" w:firstRow="1" w:lastRow="1" w:firstColumn="1" w:lastColumn="1" w:noHBand="0" w:noVBand="0"/>
      </w:tblPr>
      <w:tblGrid>
        <w:gridCol w:w="1793"/>
        <w:gridCol w:w="396"/>
        <w:gridCol w:w="13209"/>
      </w:tblGrid>
      <w:tr w:rsidR="008C28BB" w:rsidRPr="00850E72" w14:paraId="2FED91BB" w14:textId="77777777" w:rsidTr="008C28BB">
        <w:trPr>
          <w:trHeight w:hRule="exact" w:val="90"/>
          <w:jc w:val="center"/>
        </w:trPr>
        <w:tc>
          <w:tcPr>
            <w:tcW w:w="1800" w:type="dxa"/>
            <w:shd w:val="clear" w:color="auto" w:fill="4C1B12"/>
            <w:vAlign w:val="center"/>
          </w:tcPr>
          <w:p w14:paraId="1647BF2C" w14:textId="77777777" w:rsidR="008C28BB" w:rsidRPr="00850E72" w:rsidRDefault="008C28BB" w:rsidP="00E14D08">
            <w:pPr>
              <w:spacing w:line="280" w:lineRule="atLeast"/>
              <w:jc w:val="center"/>
              <w:rPr>
                <w:rFonts w:ascii="Times New Roman" w:eastAsia="바탕체" w:hAnsi="Times New Roman"/>
                <w:smallCaps/>
                <w:spacing w:val="-6"/>
                <w:sz w:val="2"/>
                <w:szCs w:val="2"/>
              </w:rPr>
            </w:pPr>
          </w:p>
        </w:tc>
        <w:tc>
          <w:tcPr>
            <w:tcW w:w="397" w:type="dxa"/>
            <w:shd w:val="clear" w:color="auto" w:fill="BF1400"/>
            <w:vAlign w:val="center"/>
          </w:tcPr>
          <w:p w14:paraId="597DB26E" w14:textId="77777777" w:rsidR="008C28BB" w:rsidRPr="00850E72" w:rsidRDefault="008C28BB" w:rsidP="00E14D08">
            <w:pPr>
              <w:spacing w:line="280" w:lineRule="atLeast"/>
              <w:jc w:val="center"/>
              <w:rPr>
                <w:rFonts w:ascii="Times New Roman" w:eastAsia="바탕체" w:hAnsi="Times New Roman"/>
                <w:b/>
                <w:smallCaps/>
                <w:spacing w:val="-6"/>
                <w:sz w:val="2"/>
                <w:szCs w:val="2"/>
              </w:rPr>
            </w:pPr>
          </w:p>
        </w:tc>
        <w:tc>
          <w:tcPr>
            <w:tcW w:w="13267" w:type="dxa"/>
            <w:shd w:val="clear" w:color="auto" w:fill="BFB59E"/>
            <w:vAlign w:val="center"/>
          </w:tcPr>
          <w:p w14:paraId="46330FAF" w14:textId="77777777" w:rsidR="008C28BB" w:rsidRPr="00850E72" w:rsidRDefault="008C28BB" w:rsidP="00E14D08">
            <w:pPr>
              <w:spacing w:line="280" w:lineRule="atLeast"/>
              <w:jc w:val="center"/>
              <w:rPr>
                <w:rFonts w:ascii="Times New Roman" w:eastAsia="바탕체" w:hAnsi="Times New Roman"/>
                <w:b/>
                <w:smallCaps/>
                <w:spacing w:val="-6"/>
                <w:sz w:val="2"/>
                <w:szCs w:val="2"/>
              </w:rPr>
            </w:pPr>
          </w:p>
        </w:tc>
      </w:tr>
    </w:tbl>
    <w:p w14:paraId="47FC6EA7" w14:textId="77777777" w:rsidR="008C28BB" w:rsidRPr="00850E72" w:rsidRDefault="008C28BB" w:rsidP="00E44432">
      <w:pPr>
        <w:pStyle w:val="2a"/>
        <w:tabs>
          <w:tab w:val="left" w:pos="-1920"/>
          <w:tab w:val="left" w:pos="480"/>
        </w:tabs>
        <w:spacing w:line="260" w:lineRule="exact"/>
        <w:outlineLvl w:val="0"/>
        <w:rPr>
          <w:rFonts w:eastAsia="바탕체"/>
          <w:bCs w:val="0"/>
          <w:sz w:val="22"/>
          <w:szCs w:val="22"/>
        </w:rPr>
        <w:sectPr w:rsidR="008C28BB" w:rsidRPr="00850E72" w:rsidSect="00C430D3">
          <w:pgSz w:w="16838" w:h="11906" w:orient="landscape" w:code="9"/>
          <w:pgMar w:top="720" w:right="720" w:bottom="720" w:left="720" w:header="851" w:footer="340" w:gutter="0"/>
          <w:cols w:space="425"/>
          <w:docGrid w:linePitch="360"/>
        </w:sectPr>
      </w:pPr>
    </w:p>
    <w:p w14:paraId="43B8F976" w14:textId="781D6AB6" w:rsidR="00AD3075" w:rsidRPr="007E3FA5" w:rsidRDefault="00E44432" w:rsidP="007E3FA5">
      <w:pPr>
        <w:pStyle w:val="10"/>
        <w:tabs>
          <w:tab w:val="left" w:pos="480"/>
        </w:tabs>
        <w:spacing w:line="360" w:lineRule="auto"/>
        <w:contextualSpacing/>
        <w:rPr>
          <w:rFonts w:ascii="Times" w:hAnsi="Times" w:cs="Times"/>
          <w:b/>
          <w:bCs w:val="0"/>
          <w:caps w:val="0"/>
          <w:noProof/>
          <w:kern w:val="2"/>
          <w:szCs w:val="20"/>
          <w:lang w:eastAsia="ko-KR"/>
        </w:rPr>
      </w:pPr>
      <w:r w:rsidRPr="007E3FA5">
        <w:rPr>
          <w:rFonts w:ascii="Times" w:hAnsi="Times" w:cs="Times"/>
          <w:b/>
          <w:szCs w:val="20"/>
        </w:rPr>
        <w:fldChar w:fldCharType="begin"/>
      </w:r>
      <w:r w:rsidRPr="007E3FA5">
        <w:rPr>
          <w:rFonts w:ascii="Times" w:hAnsi="Times" w:cs="Times"/>
          <w:b/>
          <w:szCs w:val="20"/>
        </w:rPr>
        <w:instrText xml:space="preserve"> TOC \o "1-3" \h \z \u </w:instrText>
      </w:r>
      <w:r w:rsidRPr="007E3FA5">
        <w:rPr>
          <w:rFonts w:ascii="Times" w:hAnsi="Times" w:cs="Times"/>
          <w:b/>
          <w:szCs w:val="20"/>
        </w:rPr>
        <w:fldChar w:fldCharType="separate"/>
      </w:r>
      <w:hyperlink w:anchor="_Toc152170049" w:history="1">
        <w:r w:rsidR="00AD3075" w:rsidRPr="007E3FA5">
          <w:rPr>
            <w:rStyle w:val="af1"/>
            <w:rFonts w:ascii="Times" w:eastAsia="바탕체" w:hAnsi="Times" w:cs="Times"/>
            <w:b/>
            <w:noProof/>
            <w:szCs w:val="20"/>
          </w:rPr>
          <w:t>I.</w:t>
        </w:r>
        <w:r w:rsidR="00AD3075" w:rsidRPr="007E3FA5">
          <w:rPr>
            <w:rFonts w:ascii="Times" w:hAnsi="Times" w:cs="Times"/>
            <w:b/>
            <w:bCs w:val="0"/>
            <w:caps w:val="0"/>
            <w:noProof/>
            <w:kern w:val="2"/>
            <w:szCs w:val="20"/>
            <w:lang w:eastAsia="ko-KR"/>
          </w:rPr>
          <w:tab/>
        </w:r>
        <w:r w:rsidR="00AD3075" w:rsidRPr="007E3FA5">
          <w:rPr>
            <w:rStyle w:val="af1"/>
            <w:rFonts w:ascii="Times" w:eastAsia="바탕체" w:hAnsi="Times" w:cs="Times"/>
            <w:b/>
            <w:noProof/>
            <w:szCs w:val="20"/>
          </w:rPr>
          <w:t>매도인</w:t>
        </w:r>
        <w:r w:rsidR="00AD3075" w:rsidRPr="007E3FA5">
          <w:rPr>
            <w:rStyle w:val="af1"/>
            <w:rFonts w:ascii="Times" w:eastAsia="바탕체" w:hAnsi="Times" w:cs="Times"/>
            <w:b/>
            <w:noProof/>
            <w:szCs w:val="20"/>
          </w:rPr>
          <w:t xml:space="preserve"> </w:t>
        </w:r>
        <w:r w:rsidR="00AD3075" w:rsidRPr="007E3FA5">
          <w:rPr>
            <w:rStyle w:val="af1"/>
            <w:rFonts w:ascii="Times" w:eastAsia="바탕체" w:hAnsi="Times" w:cs="Times"/>
            <w:b/>
            <w:noProof/>
            <w:szCs w:val="20"/>
          </w:rPr>
          <w:t>및</w:t>
        </w:r>
        <w:r w:rsidR="00AD3075" w:rsidRPr="007E3FA5">
          <w:rPr>
            <w:rStyle w:val="af1"/>
            <w:rFonts w:ascii="Times" w:eastAsia="바탕체" w:hAnsi="Times" w:cs="Times"/>
            <w:b/>
            <w:noProof/>
            <w:szCs w:val="20"/>
          </w:rPr>
          <w:t xml:space="preserve"> </w:t>
        </w:r>
        <w:r w:rsidR="00AD3075" w:rsidRPr="007E3FA5">
          <w:rPr>
            <w:rStyle w:val="af1"/>
            <w:rFonts w:ascii="Times" w:eastAsia="바탕체" w:hAnsi="Times" w:cs="Times"/>
            <w:b/>
            <w:noProof/>
            <w:szCs w:val="20"/>
          </w:rPr>
          <w:t>본건</w:t>
        </w:r>
        <w:r w:rsidR="00AD3075" w:rsidRPr="007E3FA5">
          <w:rPr>
            <w:rStyle w:val="af1"/>
            <w:rFonts w:ascii="Times" w:eastAsia="바탕체" w:hAnsi="Times" w:cs="Times"/>
            <w:b/>
            <w:noProof/>
            <w:szCs w:val="20"/>
          </w:rPr>
          <w:t xml:space="preserve"> </w:t>
        </w:r>
        <w:r w:rsidR="00AD3075" w:rsidRPr="007E3FA5">
          <w:rPr>
            <w:rStyle w:val="af1"/>
            <w:rFonts w:ascii="Times" w:eastAsia="바탕체" w:hAnsi="Times" w:cs="Times"/>
            <w:b/>
            <w:noProof/>
            <w:szCs w:val="20"/>
          </w:rPr>
          <w:t>거래에</w:t>
        </w:r>
        <w:r w:rsidR="00AD3075" w:rsidRPr="007E3FA5">
          <w:rPr>
            <w:rStyle w:val="af1"/>
            <w:rFonts w:ascii="Times" w:eastAsia="바탕체" w:hAnsi="Times" w:cs="Times"/>
            <w:b/>
            <w:noProof/>
            <w:szCs w:val="20"/>
          </w:rPr>
          <w:t xml:space="preserve"> </w:t>
        </w:r>
        <w:r w:rsidR="00AD3075" w:rsidRPr="007E3FA5">
          <w:rPr>
            <w:rStyle w:val="af1"/>
            <w:rFonts w:ascii="Times" w:eastAsia="바탕체" w:hAnsi="Times" w:cs="Times"/>
            <w:b/>
            <w:noProof/>
            <w:szCs w:val="20"/>
          </w:rPr>
          <w:t>관한</w:t>
        </w:r>
        <w:r w:rsidR="00AD3075" w:rsidRPr="007E3FA5">
          <w:rPr>
            <w:rStyle w:val="af1"/>
            <w:rFonts w:ascii="Times" w:eastAsia="바탕체" w:hAnsi="Times" w:cs="Times"/>
            <w:b/>
            <w:noProof/>
            <w:szCs w:val="20"/>
          </w:rPr>
          <w:t xml:space="preserve"> </w:t>
        </w:r>
        <w:r w:rsidR="00AD3075" w:rsidRPr="007E3FA5">
          <w:rPr>
            <w:rStyle w:val="af1"/>
            <w:rFonts w:ascii="Times" w:eastAsia="바탕체" w:hAnsi="Times" w:cs="Times"/>
            <w:b/>
            <w:noProof/>
            <w:szCs w:val="20"/>
          </w:rPr>
          <w:t>사항</w:t>
        </w:r>
        <w:r w:rsidR="00AD3075" w:rsidRPr="007E3FA5">
          <w:rPr>
            <w:rFonts w:ascii="Times" w:hAnsi="Times" w:cs="Times"/>
            <w:b/>
            <w:noProof/>
            <w:webHidden/>
            <w:szCs w:val="20"/>
          </w:rPr>
          <w:tab/>
        </w:r>
        <w:r w:rsidR="00AD3075" w:rsidRPr="007E3FA5">
          <w:rPr>
            <w:rFonts w:ascii="Times" w:hAnsi="Times" w:cs="Times"/>
            <w:b/>
            <w:noProof/>
            <w:webHidden/>
            <w:szCs w:val="20"/>
          </w:rPr>
          <w:fldChar w:fldCharType="begin"/>
        </w:r>
        <w:r w:rsidR="00AD3075" w:rsidRPr="007E3FA5">
          <w:rPr>
            <w:rFonts w:ascii="Times" w:hAnsi="Times" w:cs="Times"/>
            <w:b/>
            <w:noProof/>
            <w:webHidden/>
            <w:szCs w:val="20"/>
          </w:rPr>
          <w:instrText xml:space="preserve"> PAGEREF _Toc152170049 \h </w:instrText>
        </w:r>
        <w:r w:rsidR="00AD3075" w:rsidRPr="007E3FA5">
          <w:rPr>
            <w:rFonts w:ascii="Times" w:hAnsi="Times" w:cs="Times"/>
            <w:b/>
            <w:noProof/>
            <w:webHidden/>
            <w:szCs w:val="20"/>
          </w:rPr>
        </w:r>
        <w:r w:rsidR="00AD3075" w:rsidRPr="007E3FA5">
          <w:rPr>
            <w:rFonts w:ascii="Times" w:hAnsi="Times" w:cs="Times"/>
            <w:b/>
            <w:noProof/>
            <w:webHidden/>
            <w:szCs w:val="20"/>
          </w:rPr>
          <w:fldChar w:fldCharType="separate"/>
        </w:r>
        <w:r w:rsidR="005B7712">
          <w:rPr>
            <w:rFonts w:ascii="Times" w:hAnsi="Times" w:cs="Times"/>
            <w:b/>
            <w:noProof/>
            <w:webHidden/>
            <w:szCs w:val="20"/>
          </w:rPr>
          <w:t>1</w:t>
        </w:r>
        <w:r w:rsidR="00AD3075" w:rsidRPr="007E3FA5">
          <w:rPr>
            <w:rFonts w:ascii="Times" w:hAnsi="Times" w:cs="Times"/>
            <w:b/>
            <w:noProof/>
            <w:webHidden/>
            <w:szCs w:val="20"/>
          </w:rPr>
          <w:fldChar w:fldCharType="end"/>
        </w:r>
      </w:hyperlink>
    </w:p>
    <w:p w14:paraId="2A46FB76" w14:textId="126F0AAA"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0" w:history="1">
        <w:r w:rsidR="00AD3075" w:rsidRPr="007E3FA5">
          <w:rPr>
            <w:rStyle w:val="af1"/>
            <w:rFonts w:ascii="Times" w:eastAsia="바탕체" w:hAnsi="Times" w:cs="Times"/>
            <w:noProof/>
          </w:rPr>
          <w:t>1.</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매도인</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현황</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_Toc152170050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w:t>
        </w:r>
        <w:r w:rsidR="00AD3075" w:rsidRPr="007E3FA5">
          <w:rPr>
            <w:rFonts w:ascii="Times" w:eastAsia="바탕체" w:hAnsi="Times" w:cs="Times"/>
            <w:noProof/>
            <w:webHidden/>
          </w:rPr>
          <w:fldChar w:fldCharType="end"/>
        </w:r>
      </w:hyperlink>
    </w:p>
    <w:p w14:paraId="00299E4F" w14:textId="0AC5F2E6"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1" w:history="1">
        <w:r w:rsidR="00AD3075" w:rsidRPr="007E3FA5">
          <w:rPr>
            <w:rStyle w:val="af1"/>
            <w:rFonts w:ascii="Times" w:eastAsia="바탕체" w:hAnsi="Times" w:cs="Times"/>
            <w:noProof/>
          </w:rPr>
          <w:t>2.</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채권자취소권</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또는</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부인권의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문제</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_Toc152170051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w:t>
        </w:r>
        <w:r w:rsidR="00AD3075" w:rsidRPr="007E3FA5">
          <w:rPr>
            <w:rFonts w:ascii="Times" w:eastAsia="바탕체" w:hAnsi="Times" w:cs="Times"/>
            <w:noProof/>
            <w:webHidden/>
          </w:rPr>
          <w:fldChar w:fldCharType="end"/>
        </w:r>
      </w:hyperlink>
    </w:p>
    <w:p w14:paraId="57AAF844" w14:textId="20885E06"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2" w:history="1">
        <w:r w:rsidR="00AD3075" w:rsidRPr="007E3FA5">
          <w:rPr>
            <w:rStyle w:val="af1"/>
            <w:rFonts w:ascii="Times" w:eastAsia="바탕체" w:hAnsi="Times" w:cs="Times"/>
            <w:noProof/>
          </w:rPr>
          <w:t>3.</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매도인의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내부절차</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_Toc152170052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w:t>
        </w:r>
        <w:r w:rsidR="00AD3075" w:rsidRPr="007E3FA5">
          <w:rPr>
            <w:rFonts w:ascii="Times" w:eastAsia="바탕체" w:hAnsi="Times" w:cs="Times"/>
            <w:noProof/>
            <w:webHidden/>
          </w:rPr>
          <w:fldChar w:fldCharType="end"/>
        </w:r>
      </w:hyperlink>
    </w:p>
    <w:p w14:paraId="5503320E" w14:textId="4FF0AE6F"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3" w:history="1">
        <w:r w:rsidR="00AD3075" w:rsidRPr="007E3FA5">
          <w:rPr>
            <w:rStyle w:val="af1"/>
            <w:rFonts w:ascii="Times" w:eastAsia="바탕체" w:hAnsi="Times" w:cs="Times"/>
            <w:noProof/>
          </w:rPr>
          <w:t>4.</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본건</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거래를</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제한하는</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약정</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_Toc152170053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3</w:t>
        </w:r>
        <w:r w:rsidR="00AD3075" w:rsidRPr="007E3FA5">
          <w:rPr>
            <w:rFonts w:ascii="Times" w:eastAsia="바탕체" w:hAnsi="Times" w:cs="Times"/>
            <w:noProof/>
            <w:webHidden/>
          </w:rPr>
          <w:fldChar w:fldCharType="end"/>
        </w:r>
      </w:hyperlink>
    </w:p>
    <w:p w14:paraId="76A413C8" w14:textId="1B85E819"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4" w:history="1">
        <w:r w:rsidR="00AD3075" w:rsidRPr="007E3FA5">
          <w:rPr>
            <w:rStyle w:val="af1"/>
            <w:rFonts w:ascii="Times" w:eastAsia="바탕체" w:hAnsi="Times" w:cs="Times"/>
            <w:noProof/>
          </w:rPr>
          <w:t>5.</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영업용</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고정자산</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양수신고</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_Toc152170054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3</w:t>
        </w:r>
        <w:r w:rsidR="00AD3075" w:rsidRPr="007E3FA5">
          <w:rPr>
            <w:rFonts w:ascii="Times" w:eastAsia="바탕체" w:hAnsi="Times" w:cs="Times"/>
            <w:noProof/>
            <w:webHidden/>
          </w:rPr>
          <w:fldChar w:fldCharType="end"/>
        </w:r>
      </w:hyperlink>
    </w:p>
    <w:p w14:paraId="0F97D18D" w14:textId="7130B498"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5" w:history="1">
        <w:r w:rsidR="00AD3075" w:rsidRPr="007E3FA5">
          <w:rPr>
            <w:rStyle w:val="af1"/>
            <w:rFonts w:ascii="Times" w:eastAsia="바탕체" w:hAnsi="Times" w:cs="Times"/>
            <w:noProof/>
          </w:rPr>
          <w:t>6.</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부동산거래신고</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_Toc152170055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3</w:t>
        </w:r>
        <w:r w:rsidR="00AD3075" w:rsidRPr="007E3FA5">
          <w:rPr>
            <w:rFonts w:ascii="Times" w:eastAsia="바탕체" w:hAnsi="Times" w:cs="Times"/>
            <w:noProof/>
            <w:webHidden/>
          </w:rPr>
          <w:fldChar w:fldCharType="end"/>
        </w:r>
      </w:hyperlink>
    </w:p>
    <w:p w14:paraId="4DECC8AC" w14:textId="77777777" w:rsidR="007E3FA5" w:rsidRDefault="007E3FA5" w:rsidP="007E3FA5">
      <w:pPr>
        <w:pStyle w:val="22"/>
        <w:tabs>
          <w:tab w:val="left" w:pos="480"/>
          <w:tab w:val="right" w:leader="dot" w:pos="7476"/>
        </w:tabs>
        <w:spacing w:line="360" w:lineRule="auto"/>
        <w:contextualSpacing/>
        <w:rPr>
          <w:rStyle w:val="af1"/>
          <w:rFonts w:ascii="Times" w:eastAsia="바탕체" w:hAnsi="Times" w:cs="Times"/>
          <w:noProof/>
        </w:rPr>
      </w:pPr>
    </w:p>
    <w:p w14:paraId="4E4EC54B" w14:textId="63AE43AC"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6" w:history="1">
        <w:r w:rsidR="00AD3075" w:rsidRPr="007E3FA5">
          <w:rPr>
            <w:rStyle w:val="af1"/>
            <w:rFonts w:ascii="Times" w:eastAsia="바탕체" w:hAnsi="Times" w:cs="Times"/>
            <w:noProof/>
          </w:rPr>
          <w:t>II.</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매매목적물에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관한</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사항</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_Toc152170056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4</w:t>
        </w:r>
        <w:r w:rsidR="00AD3075" w:rsidRPr="007E3FA5">
          <w:rPr>
            <w:rFonts w:ascii="Times" w:eastAsia="바탕체" w:hAnsi="Times" w:cs="Times"/>
            <w:noProof/>
            <w:webHidden/>
          </w:rPr>
          <w:fldChar w:fldCharType="end"/>
        </w:r>
      </w:hyperlink>
    </w:p>
    <w:p w14:paraId="3EF3BB7E" w14:textId="20E24682"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7" w:history="1">
        <w:r w:rsidR="00AD3075" w:rsidRPr="007E3FA5">
          <w:rPr>
            <w:rStyle w:val="af1"/>
            <w:rFonts w:ascii="Times" w:eastAsia="바탕체" w:hAnsi="Times" w:cs="Times"/>
            <w:noProof/>
          </w:rPr>
          <w:t>1.</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매매목적물</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현황</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_Toc152170057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4</w:t>
        </w:r>
        <w:r w:rsidR="00AD3075" w:rsidRPr="007E3FA5">
          <w:rPr>
            <w:rFonts w:ascii="Times" w:eastAsia="바탕체" w:hAnsi="Times" w:cs="Times"/>
            <w:noProof/>
            <w:webHidden/>
          </w:rPr>
          <w:fldChar w:fldCharType="end"/>
        </w:r>
      </w:hyperlink>
    </w:p>
    <w:p w14:paraId="276CA42C" w14:textId="5B057D62"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8" w:history="1">
        <w:r w:rsidR="00AD3075" w:rsidRPr="007E3FA5">
          <w:rPr>
            <w:rStyle w:val="af1"/>
            <w:rFonts w:ascii="Times" w:eastAsia="바탕체" w:hAnsi="Times" w:cs="Times"/>
            <w:noProof/>
          </w:rPr>
          <w:t>2.</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건축</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인</w:t>
        </w:r>
        <w:r w:rsidR="00AD3075" w:rsidRPr="007E3FA5">
          <w:rPr>
            <w:rStyle w:val="af1"/>
            <w:rFonts w:ascii="Times" w:eastAsia="바탕체" w:hAnsi="Times" w:cs="Times"/>
            <w:noProof/>
          </w:rPr>
          <w:t>∙</w:t>
        </w:r>
        <w:r w:rsidR="00AD3075" w:rsidRPr="007E3FA5">
          <w:rPr>
            <w:rStyle w:val="af1"/>
            <w:rFonts w:ascii="Times" w:eastAsia="바탕체" w:hAnsi="Times" w:cs="Times"/>
            <w:noProof/>
          </w:rPr>
          <w:t>허가</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현황</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_Toc152170058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5</w:t>
        </w:r>
        <w:r w:rsidR="00AD3075" w:rsidRPr="007E3FA5">
          <w:rPr>
            <w:rFonts w:ascii="Times" w:eastAsia="바탕체" w:hAnsi="Times" w:cs="Times"/>
            <w:noProof/>
            <w:webHidden/>
          </w:rPr>
          <w:fldChar w:fldCharType="end"/>
        </w:r>
      </w:hyperlink>
    </w:p>
    <w:p w14:paraId="0DE2E5D5" w14:textId="527FA58C"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59" w:history="1">
        <w:r w:rsidR="00AD3075" w:rsidRPr="007E3FA5">
          <w:rPr>
            <w:rStyle w:val="af1"/>
            <w:rFonts w:ascii="Times" w:eastAsia="바탕체" w:hAnsi="Times" w:cs="Times"/>
            <w:noProof/>
          </w:rPr>
          <w:t>3.</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도시정비사업에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관한</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사항</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_Toc152170059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6</w:t>
        </w:r>
        <w:r w:rsidR="00AD3075" w:rsidRPr="007E3FA5">
          <w:rPr>
            <w:rFonts w:ascii="Times" w:eastAsia="바탕체" w:hAnsi="Times" w:cs="Times"/>
            <w:noProof/>
            <w:webHidden/>
          </w:rPr>
          <w:fldChar w:fldCharType="end"/>
        </w:r>
      </w:hyperlink>
    </w:p>
    <w:p w14:paraId="5497D88C" w14:textId="1DF287A9"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0" w:history="1">
        <w:r w:rsidR="00AD3075" w:rsidRPr="007E3FA5">
          <w:rPr>
            <w:rStyle w:val="af1"/>
            <w:rFonts w:ascii="Times" w:eastAsia="바탕체" w:hAnsi="Times" w:cs="Times"/>
            <w:noProof/>
          </w:rPr>
          <w:t>4.</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Zoning</w:t>
        </w:r>
        <w:r w:rsidR="00AD3075" w:rsidRPr="007E3FA5">
          <w:rPr>
            <w:rStyle w:val="af1"/>
            <w:rFonts w:ascii="Times" w:eastAsia="바탕체" w:hAnsi="Times" w:cs="Times"/>
            <w:noProof/>
          </w:rPr>
          <w:t>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따른</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행위제한</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_Toc152170060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7</w:t>
        </w:r>
        <w:r w:rsidR="00AD3075" w:rsidRPr="007E3FA5">
          <w:rPr>
            <w:rFonts w:ascii="Times" w:eastAsia="바탕체" w:hAnsi="Times" w:cs="Times"/>
            <w:noProof/>
            <w:webHidden/>
          </w:rPr>
          <w:fldChar w:fldCharType="end"/>
        </w:r>
      </w:hyperlink>
    </w:p>
    <w:p w14:paraId="605B473A" w14:textId="6B437847"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1" w:history="1">
        <w:r w:rsidR="00AD3075" w:rsidRPr="007E3FA5">
          <w:rPr>
            <w:rStyle w:val="af1"/>
            <w:rFonts w:ascii="Times" w:eastAsia="바탕체" w:hAnsi="Times" w:cs="Times"/>
            <w:noProof/>
          </w:rPr>
          <w:t>5.</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도로점용허가에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관한</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사항</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_Toc152170061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8</w:t>
        </w:r>
        <w:r w:rsidR="00AD3075" w:rsidRPr="007E3FA5">
          <w:rPr>
            <w:rFonts w:ascii="Times" w:eastAsia="바탕체" w:hAnsi="Times" w:cs="Times"/>
            <w:noProof/>
            <w:webHidden/>
          </w:rPr>
          <w:fldChar w:fldCharType="end"/>
        </w:r>
      </w:hyperlink>
    </w:p>
    <w:p w14:paraId="28C86A24" w14:textId="04477A7E"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2" w:history="1">
        <w:r w:rsidR="00AD3075" w:rsidRPr="007E3FA5">
          <w:rPr>
            <w:rStyle w:val="af1"/>
            <w:rFonts w:ascii="Times" w:eastAsia="바탕체" w:hAnsi="Times" w:cs="Times"/>
            <w:noProof/>
          </w:rPr>
          <w:t>6.</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기타</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법령에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대한</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사항</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_Toc152170062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8</w:t>
        </w:r>
        <w:r w:rsidR="00AD3075" w:rsidRPr="007E3FA5">
          <w:rPr>
            <w:rFonts w:ascii="Times" w:eastAsia="바탕체" w:hAnsi="Times" w:cs="Times"/>
            <w:noProof/>
            <w:webHidden/>
          </w:rPr>
          <w:fldChar w:fldCharType="end"/>
        </w:r>
      </w:hyperlink>
    </w:p>
    <w:p w14:paraId="6BFC381B" w14:textId="77777777" w:rsidR="007E3FA5" w:rsidRDefault="007E3FA5" w:rsidP="007E3FA5">
      <w:pPr>
        <w:pStyle w:val="22"/>
        <w:tabs>
          <w:tab w:val="left" w:pos="480"/>
          <w:tab w:val="right" w:leader="dot" w:pos="7476"/>
        </w:tabs>
        <w:spacing w:line="360" w:lineRule="auto"/>
        <w:contextualSpacing/>
        <w:rPr>
          <w:rStyle w:val="af1"/>
          <w:rFonts w:ascii="Times" w:eastAsia="바탕체" w:hAnsi="Times" w:cs="Times"/>
          <w:noProof/>
        </w:rPr>
      </w:pPr>
    </w:p>
    <w:p w14:paraId="2B9CBA66" w14:textId="4B6B849B"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3" w:history="1">
        <w:r w:rsidR="00AD3075" w:rsidRPr="007E3FA5">
          <w:rPr>
            <w:rStyle w:val="af1"/>
            <w:rFonts w:ascii="Times" w:eastAsia="바탕체" w:hAnsi="Times" w:cs="Times"/>
            <w:noProof/>
          </w:rPr>
          <w:t>III.</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매매목적물의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임대차에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관한</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사항</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_Toc152170063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10</w:t>
        </w:r>
        <w:r w:rsidR="00AD3075" w:rsidRPr="007E3FA5">
          <w:rPr>
            <w:rFonts w:ascii="Times" w:eastAsia="바탕체" w:hAnsi="Times" w:cs="Times"/>
            <w:noProof/>
            <w:webHidden/>
          </w:rPr>
          <w:fldChar w:fldCharType="end"/>
        </w:r>
      </w:hyperlink>
    </w:p>
    <w:p w14:paraId="36A7B44C" w14:textId="652155B1"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4" w:history="1">
        <w:r w:rsidR="00AD3075" w:rsidRPr="007E3FA5">
          <w:rPr>
            <w:rStyle w:val="af1"/>
            <w:rFonts w:ascii="Times" w:eastAsia="바탕체" w:hAnsi="Times" w:cs="Times"/>
            <w:noProof/>
          </w:rPr>
          <w:t>1.</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책임임대차계약</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매도인이</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임차인인</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것</w:t>
        </w:r>
        <w:r w:rsidR="00AD3075" w:rsidRPr="007E3FA5">
          <w:rPr>
            <w:rStyle w:val="af1"/>
            <w:rFonts w:ascii="Times" w:eastAsia="바탕체" w:hAnsi="Times" w:cs="Times"/>
            <w:noProof/>
          </w:rPr>
          <w:t>)</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_Toc152170064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10</w:t>
        </w:r>
        <w:r w:rsidR="00AD3075" w:rsidRPr="007E3FA5">
          <w:rPr>
            <w:rFonts w:ascii="Times" w:eastAsia="바탕체" w:hAnsi="Times" w:cs="Times"/>
            <w:noProof/>
            <w:webHidden/>
          </w:rPr>
          <w:fldChar w:fldCharType="end"/>
        </w:r>
      </w:hyperlink>
    </w:p>
    <w:p w14:paraId="5ABC87E6" w14:textId="414A3432"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5" w:history="1">
        <w:r w:rsidR="00AD3075" w:rsidRPr="007E3FA5">
          <w:rPr>
            <w:rStyle w:val="af1"/>
            <w:rFonts w:ascii="Times" w:eastAsia="바탕체" w:hAnsi="Times" w:cs="Times"/>
            <w:noProof/>
          </w:rPr>
          <w:t>2.</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임대차</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및</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전대차</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현황</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매도인이</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임대인인</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것</w:t>
        </w:r>
        <w:r w:rsidR="00AD3075" w:rsidRPr="007E3FA5">
          <w:rPr>
            <w:rStyle w:val="af1"/>
            <w:rFonts w:ascii="Times" w:eastAsia="바탕체" w:hAnsi="Times" w:cs="Times"/>
            <w:noProof/>
          </w:rPr>
          <w:t>)</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_Toc152170065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13</w:t>
        </w:r>
        <w:r w:rsidR="00AD3075" w:rsidRPr="007E3FA5">
          <w:rPr>
            <w:rFonts w:ascii="Times" w:eastAsia="바탕체" w:hAnsi="Times" w:cs="Times"/>
            <w:noProof/>
            <w:webHidden/>
          </w:rPr>
          <w:fldChar w:fldCharType="end"/>
        </w:r>
      </w:hyperlink>
    </w:p>
    <w:p w14:paraId="0DB6568D" w14:textId="4CE012C7"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6" w:history="1">
        <w:r w:rsidR="00AD3075" w:rsidRPr="007E3FA5">
          <w:rPr>
            <w:rStyle w:val="af1"/>
            <w:rFonts w:ascii="Times" w:eastAsia="바탕체" w:hAnsi="Times" w:cs="Times"/>
            <w:noProof/>
          </w:rPr>
          <w:t>3.</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임대차보증금</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반환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담보</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_Toc152170066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14</w:t>
        </w:r>
        <w:r w:rsidR="00AD3075" w:rsidRPr="007E3FA5">
          <w:rPr>
            <w:rFonts w:ascii="Times" w:eastAsia="바탕체" w:hAnsi="Times" w:cs="Times"/>
            <w:noProof/>
            <w:webHidden/>
          </w:rPr>
          <w:fldChar w:fldCharType="end"/>
        </w:r>
      </w:hyperlink>
    </w:p>
    <w:p w14:paraId="27232A74" w14:textId="07AB7882"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7" w:history="1">
        <w:r w:rsidR="00AD3075" w:rsidRPr="007E3FA5">
          <w:rPr>
            <w:rStyle w:val="af1"/>
            <w:rFonts w:ascii="Times" w:eastAsia="바탕체" w:hAnsi="Times" w:cs="Times"/>
            <w:noProof/>
          </w:rPr>
          <w:t>4.</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임대차계약의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만기</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및</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중도해지</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갱신요구권</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_Toc152170067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15</w:t>
        </w:r>
        <w:r w:rsidR="00AD3075" w:rsidRPr="007E3FA5">
          <w:rPr>
            <w:rFonts w:ascii="Times" w:eastAsia="바탕체" w:hAnsi="Times" w:cs="Times"/>
            <w:noProof/>
            <w:webHidden/>
          </w:rPr>
          <w:fldChar w:fldCharType="end"/>
        </w:r>
      </w:hyperlink>
    </w:p>
    <w:p w14:paraId="0B2065B5" w14:textId="62757298"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8" w:history="1">
        <w:r w:rsidR="00AD3075" w:rsidRPr="007E3FA5">
          <w:rPr>
            <w:rStyle w:val="af1"/>
            <w:rFonts w:ascii="Times" w:eastAsia="바탕체" w:hAnsi="Times" w:cs="Times"/>
            <w:noProof/>
          </w:rPr>
          <w:t>5.</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상가건물</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임대차보호법에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따른</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대항력</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및</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권리금</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회수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보장</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_Toc152170068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15</w:t>
        </w:r>
        <w:r w:rsidR="00AD3075" w:rsidRPr="007E3FA5">
          <w:rPr>
            <w:rFonts w:ascii="Times" w:eastAsia="바탕체" w:hAnsi="Times" w:cs="Times"/>
            <w:noProof/>
            <w:webHidden/>
          </w:rPr>
          <w:fldChar w:fldCharType="end"/>
        </w:r>
      </w:hyperlink>
    </w:p>
    <w:p w14:paraId="74EA81C1" w14:textId="55D36741"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69" w:history="1">
        <w:r w:rsidR="00AD3075" w:rsidRPr="007E3FA5">
          <w:rPr>
            <w:rStyle w:val="af1"/>
            <w:rFonts w:ascii="Times" w:eastAsia="바탕체" w:hAnsi="Times" w:cs="Times"/>
            <w:noProof/>
          </w:rPr>
          <w:t>6.</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기존</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임차인들의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우선임차권</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_Toc152170069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17</w:t>
        </w:r>
        <w:r w:rsidR="00AD3075" w:rsidRPr="007E3FA5">
          <w:rPr>
            <w:rFonts w:ascii="Times" w:eastAsia="바탕체" w:hAnsi="Times" w:cs="Times"/>
            <w:noProof/>
            <w:webHidden/>
          </w:rPr>
          <w:fldChar w:fldCharType="end"/>
        </w:r>
      </w:hyperlink>
    </w:p>
    <w:p w14:paraId="6380C15F" w14:textId="1C032AF8"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0" w:history="1">
        <w:r w:rsidR="00AD3075" w:rsidRPr="007E3FA5">
          <w:rPr>
            <w:rStyle w:val="af1"/>
            <w:rFonts w:ascii="Times" w:eastAsia="바탕체" w:hAnsi="Times" w:cs="Times"/>
            <w:noProof/>
          </w:rPr>
          <w:t>7.</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제소전화해</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_Toc152170070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17</w:t>
        </w:r>
        <w:r w:rsidR="00AD3075" w:rsidRPr="007E3FA5">
          <w:rPr>
            <w:rFonts w:ascii="Times" w:eastAsia="바탕체" w:hAnsi="Times" w:cs="Times"/>
            <w:noProof/>
            <w:webHidden/>
          </w:rPr>
          <w:fldChar w:fldCharType="end"/>
        </w:r>
      </w:hyperlink>
    </w:p>
    <w:p w14:paraId="5D8747E1" w14:textId="1123CC54"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1" w:history="1">
        <w:r w:rsidR="00AD3075" w:rsidRPr="007E3FA5">
          <w:rPr>
            <w:rStyle w:val="af1"/>
            <w:rFonts w:ascii="Times" w:eastAsia="바탕체" w:hAnsi="Times" w:cs="Times"/>
            <w:noProof/>
          </w:rPr>
          <w:t>8.</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임대료</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등</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연체</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_Toc152170071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18</w:t>
        </w:r>
        <w:r w:rsidR="00AD3075" w:rsidRPr="007E3FA5">
          <w:rPr>
            <w:rFonts w:ascii="Times" w:eastAsia="바탕체" w:hAnsi="Times" w:cs="Times"/>
            <w:noProof/>
            <w:webHidden/>
          </w:rPr>
          <w:fldChar w:fldCharType="end"/>
        </w:r>
      </w:hyperlink>
    </w:p>
    <w:p w14:paraId="29DD71EF" w14:textId="4E762A56"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2" w:history="1">
        <w:r w:rsidR="00AD3075" w:rsidRPr="007E3FA5">
          <w:rPr>
            <w:rStyle w:val="af1"/>
            <w:rFonts w:ascii="Times" w:eastAsia="바탕체" w:hAnsi="Times" w:cs="Times"/>
            <w:noProof/>
          </w:rPr>
          <w:t>9.</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기타</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사용계약</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_Toc152170072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18</w:t>
        </w:r>
        <w:r w:rsidR="00AD3075" w:rsidRPr="007E3FA5">
          <w:rPr>
            <w:rFonts w:ascii="Times" w:eastAsia="바탕체" w:hAnsi="Times" w:cs="Times"/>
            <w:noProof/>
            <w:webHidden/>
          </w:rPr>
          <w:fldChar w:fldCharType="end"/>
        </w:r>
      </w:hyperlink>
    </w:p>
    <w:p w14:paraId="7F63F26A" w14:textId="77777777" w:rsidR="007E3FA5" w:rsidRDefault="007E3FA5" w:rsidP="007E3FA5">
      <w:pPr>
        <w:pStyle w:val="22"/>
        <w:tabs>
          <w:tab w:val="left" w:pos="480"/>
          <w:tab w:val="right" w:leader="dot" w:pos="7476"/>
        </w:tabs>
        <w:spacing w:line="360" w:lineRule="auto"/>
        <w:contextualSpacing/>
        <w:rPr>
          <w:rStyle w:val="af1"/>
          <w:rFonts w:ascii="Times" w:eastAsia="바탕체" w:hAnsi="Times" w:cs="Times"/>
          <w:noProof/>
        </w:rPr>
      </w:pPr>
    </w:p>
    <w:p w14:paraId="2F68A695" w14:textId="74BC093A"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3" w:history="1">
        <w:r w:rsidR="00AD3075" w:rsidRPr="007E3FA5">
          <w:rPr>
            <w:rStyle w:val="af1"/>
            <w:rFonts w:ascii="Times" w:eastAsia="바탕체" w:hAnsi="Times" w:cs="Times"/>
            <w:noProof/>
          </w:rPr>
          <w:t>IV.</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매매목적물의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사용</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및</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관리에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관한</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사항</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_Toc152170073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19</w:t>
        </w:r>
        <w:r w:rsidR="00AD3075" w:rsidRPr="007E3FA5">
          <w:rPr>
            <w:rFonts w:ascii="Times" w:eastAsia="바탕체" w:hAnsi="Times" w:cs="Times"/>
            <w:noProof/>
            <w:webHidden/>
          </w:rPr>
          <w:fldChar w:fldCharType="end"/>
        </w:r>
      </w:hyperlink>
    </w:p>
    <w:p w14:paraId="5CCB63EA" w14:textId="5A6CF9D9"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4" w:history="1">
        <w:r w:rsidR="00AD3075" w:rsidRPr="007E3FA5">
          <w:rPr>
            <w:rStyle w:val="af1"/>
            <w:rFonts w:ascii="Times" w:eastAsia="바탕체" w:hAnsi="Times" w:cs="Times"/>
            <w:noProof/>
          </w:rPr>
          <w:t>1.</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집합건물법에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따른</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집합건물의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관리</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_Toc152170074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19</w:t>
        </w:r>
        <w:r w:rsidR="00AD3075" w:rsidRPr="007E3FA5">
          <w:rPr>
            <w:rFonts w:ascii="Times" w:eastAsia="바탕체" w:hAnsi="Times" w:cs="Times"/>
            <w:noProof/>
            <w:webHidden/>
          </w:rPr>
          <w:fldChar w:fldCharType="end"/>
        </w:r>
      </w:hyperlink>
    </w:p>
    <w:p w14:paraId="01C4F449" w14:textId="74FF50DB"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5" w:history="1">
        <w:r w:rsidR="00AD3075" w:rsidRPr="007E3FA5">
          <w:rPr>
            <w:rStyle w:val="af1"/>
            <w:rFonts w:ascii="Times" w:eastAsia="바탕체" w:hAnsi="Times" w:cs="Times"/>
            <w:noProof/>
          </w:rPr>
          <w:t>2.</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책임임대차계약에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따른</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본건</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건물의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관리</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_Toc152170075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20</w:t>
        </w:r>
        <w:r w:rsidR="00AD3075" w:rsidRPr="007E3FA5">
          <w:rPr>
            <w:rFonts w:ascii="Times" w:eastAsia="바탕체" w:hAnsi="Times" w:cs="Times"/>
            <w:noProof/>
            <w:webHidden/>
          </w:rPr>
          <w:fldChar w:fldCharType="end"/>
        </w:r>
      </w:hyperlink>
    </w:p>
    <w:p w14:paraId="7BDC33B0" w14:textId="4FA8E6A0"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6" w:history="1">
        <w:r w:rsidR="00AD3075" w:rsidRPr="007E3FA5">
          <w:rPr>
            <w:rStyle w:val="af1"/>
            <w:rFonts w:ascii="Times" w:eastAsia="바탕체" w:hAnsi="Times" w:cs="Times"/>
            <w:noProof/>
          </w:rPr>
          <w:t>3.</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 xml:space="preserve">PM/FM </w:t>
        </w:r>
        <w:r w:rsidR="00AD3075" w:rsidRPr="007E3FA5">
          <w:rPr>
            <w:rStyle w:val="af1"/>
            <w:rFonts w:ascii="Times" w:eastAsia="바탕체" w:hAnsi="Times" w:cs="Times"/>
            <w:noProof/>
          </w:rPr>
          <w:t>계약</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_Toc152170076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21</w:t>
        </w:r>
        <w:r w:rsidR="00AD3075" w:rsidRPr="007E3FA5">
          <w:rPr>
            <w:rFonts w:ascii="Times" w:eastAsia="바탕체" w:hAnsi="Times" w:cs="Times"/>
            <w:noProof/>
            <w:webHidden/>
          </w:rPr>
          <w:fldChar w:fldCharType="end"/>
        </w:r>
      </w:hyperlink>
    </w:p>
    <w:p w14:paraId="49B7D65C" w14:textId="46074CA3"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7" w:history="1">
        <w:r w:rsidR="00AD3075" w:rsidRPr="007E3FA5">
          <w:rPr>
            <w:rStyle w:val="af1"/>
            <w:rFonts w:ascii="Times" w:eastAsia="바탕체" w:hAnsi="Times" w:cs="Times"/>
            <w:noProof/>
          </w:rPr>
          <w:t>4.</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이행</w:t>
        </w:r>
        <w:r w:rsidR="00AD3075" w:rsidRPr="007E3FA5">
          <w:rPr>
            <w:rStyle w:val="af1"/>
            <w:rFonts w:ascii="Times" w:eastAsia="바탕체" w:hAnsi="Times" w:cs="Times"/>
            <w:noProof/>
          </w:rPr>
          <w:t>(</w:t>
        </w:r>
        <w:r w:rsidR="00AD3075" w:rsidRPr="007E3FA5">
          <w:rPr>
            <w:rStyle w:val="af1"/>
            <w:rFonts w:ascii="Times" w:eastAsia="바탕체" w:hAnsi="Times" w:cs="Times"/>
            <w:noProof/>
          </w:rPr>
          <w:t>하자</w:t>
        </w:r>
        <w:r w:rsidR="00AD3075" w:rsidRPr="007E3FA5">
          <w:rPr>
            <w:rStyle w:val="af1"/>
            <w:rFonts w:ascii="Times" w:eastAsia="바탕체" w:hAnsi="Times" w:cs="Times"/>
            <w:noProof/>
          </w:rPr>
          <w:t>)</w:t>
        </w:r>
        <w:r w:rsidR="00AD3075" w:rsidRPr="007E3FA5">
          <w:rPr>
            <w:rStyle w:val="af1"/>
            <w:rFonts w:ascii="Times" w:eastAsia="바탕체" w:hAnsi="Times" w:cs="Times"/>
            <w:noProof/>
          </w:rPr>
          <w:t>보수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보증보험</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_Toc152170077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21</w:t>
        </w:r>
        <w:r w:rsidR="00AD3075" w:rsidRPr="007E3FA5">
          <w:rPr>
            <w:rFonts w:ascii="Times" w:eastAsia="바탕체" w:hAnsi="Times" w:cs="Times"/>
            <w:noProof/>
            <w:webHidden/>
          </w:rPr>
          <w:fldChar w:fldCharType="end"/>
        </w:r>
      </w:hyperlink>
    </w:p>
    <w:p w14:paraId="1ABFBA97" w14:textId="77777777" w:rsidR="007E3FA5" w:rsidRDefault="007E3FA5" w:rsidP="007E3FA5">
      <w:pPr>
        <w:pStyle w:val="22"/>
        <w:tabs>
          <w:tab w:val="left" w:pos="480"/>
          <w:tab w:val="right" w:leader="dot" w:pos="7476"/>
        </w:tabs>
        <w:spacing w:line="360" w:lineRule="auto"/>
        <w:contextualSpacing/>
        <w:rPr>
          <w:rStyle w:val="af1"/>
          <w:rFonts w:ascii="Times" w:eastAsia="바탕체" w:hAnsi="Times" w:cs="Times"/>
          <w:noProof/>
        </w:rPr>
      </w:pPr>
    </w:p>
    <w:p w14:paraId="2CA755B9" w14:textId="157E44CB"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8" w:history="1">
        <w:r w:rsidR="00AD3075" w:rsidRPr="007E3FA5">
          <w:rPr>
            <w:rStyle w:val="af1"/>
            <w:rFonts w:ascii="Times" w:eastAsia="바탕체" w:hAnsi="Times" w:cs="Times"/>
            <w:noProof/>
          </w:rPr>
          <w:t>V.</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세금</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보험</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및</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분쟁에</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관한</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사항</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_Toc152170078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21</w:t>
        </w:r>
        <w:r w:rsidR="00AD3075" w:rsidRPr="007E3FA5">
          <w:rPr>
            <w:rFonts w:ascii="Times" w:eastAsia="바탕체" w:hAnsi="Times" w:cs="Times"/>
            <w:noProof/>
            <w:webHidden/>
          </w:rPr>
          <w:fldChar w:fldCharType="end"/>
        </w:r>
      </w:hyperlink>
    </w:p>
    <w:p w14:paraId="2A906CEE" w14:textId="3443C84B"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79" w:history="1">
        <w:r w:rsidR="00AD3075" w:rsidRPr="007E3FA5">
          <w:rPr>
            <w:rStyle w:val="af1"/>
            <w:rFonts w:ascii="Times" w:eastAsia="바탕체" w:hAnsi="Times" w:cs="Times"/>
            <w:noProof/>
          </w:rPr>
          <w:t>1.</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세금</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_Toc152170079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21</w:t>
        </w:r>
        <w:r w:rsidR="00AD3075" w:rsidRPr="007E3FA5">
          <w:rPr>
            <w:rFonts w:ascii="Times" w:eastAsia="바탕체" w:hAnsi="Times" w:cs="Times"/>
            <w:noProof/>
            <w:webHidden/>
          </w:rPr>
          <w:fldChar w:fldCharType="end"/>
        </w:r>
      </w:hyperlink>
    </w:p>
    <w:p w14:paraId="01AFAE52" w14:textId="5281FC02"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80" w:history="1">
        <w:r w:rsidR="00AD3075" w:rsidRPr="007E3FA5">
          <w:rPr>
            <w:rStyle w:val="af1"/>
            <w:rFonts w:ascii="Times" w:eastAsia="바탕체" w:hAnsi="Times" w:cs="Times"/>
            <w:noProof/>
          </w:rPr>
          <w:t>2.</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보험</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_Toc152170080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22</w:t>
        </w:r>
        <w:r w:rsidR="00AD3075" w:rsidRPr="007E3FA5">
          <w:rPr>
            <w:rFonts w:ascii="Times" w:eastAsia="바탕체" w:hAnsi="Times" w:cs="Times"/>
            <w:noProof/>
            <w:webHidden/>
          </w:rPr>
          <w:fldChar w:fldCharType="end"/>
        </w:r>
      </w:hyperlink>
    </w:p>
    <w:p w14:paraId="4BBF3AAF" w14:textId="265A6E55" w:rsidR="00AD3075" w:rsidRPr="007E3FA5" w:rsidRDefault="00000000" w:rsidP="007E3FA5">
      <w:pPr>
        <w:pStyle w:val="22"/>
        <w:tabs>
          <w:tab w:val="left" w:pos="480"/>
          <w:tab w:val="right" w:leader="dot" w:pos="7476"/>
        </w:tabs>
        <w:spacing w:line="360" w:lineRule="auto"/>
        <w:contextualSpacing/>
        <w:rPr>
          <w:rFonts w:ascii="Times" w:eastAsia="바탕체" w:hAnsi="Times" w:cs="Times"/>
          <w:bCs w:val="0"/>
          <w:noProof/>
          <w:kern w:val="2"/>
          <w:lang w:eastAsia="ko-KR"/>
        </w:rPr>
      </w:pPr>
      <w:hyperlink w:anchor="_Toc152170081" w:history="1">
        <w:r w:rsidR="00AD3075" w:rsidRPr="007E3FA5">
          <w:rPr>
            <w:rStyle w:val="af1"/>
            <w:rFonts w:ascii="Times" w:eastAsia="바탕체" w:hAnsi="Times" w:cs="Times"/>
            <w:noProof/>
          </w:rPr>
          <w:t>3.</w:t>
        </w:r>
        <w:r w:rsidR="00AD3075" w:rsidRPr="007E3FA5">
          <w:rPr>
            <w:rFonts w:ascii="Times" w:eastAsia="바탕체" w:hAnsi="Times" w:cs="Times"/>
            <w:bCs w:val="0"/>
            <w:noProof/>
            <w:kern w:val="2"/>
            <w:lang w:eastAsia="ko-KR"/>
          </w:rPr>
          <w:tab/>
        </w:r>
        <w:r w:rsidR="00AD3075" w:rsidRPr="007E3FA5">
          <w:rPr>
            <w:rStyle w:val="af1"/>
            <w:rFonts w:ascii="Times" w:eastAsia="바탕체" w:hAnsi="Times" w:cs="Times"/>
            <w:noProof/>
          </w:rPr>
          <w:t>소송</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및</w:t>
        </w:r>
        <w:r w:rsidR="00AD3075" w:rsidRPr="007E3FA5">
          <w:rPr>
            <w:rStyle w:val="af1"/>
            <w:rFonts w:ascii="Times" w:eastAsia="바탕체" w:hAnsi="Times" w:cs="Times"/>
            <w:noProof/>
          </w:rPr>
          <w:t xml:space="preserve"> </w:t>
        </w:r>
        <w:r w:rsidR="00AD3075" w:rsidRPr="007E3FA5">
          <w:rPr>
            <w:rStyle w:val="af1"/>
            <w:rFonts w:ascii="Times" w:eastAsia="바탕체" w:hAnsi="Times" w:cs="Times"/>
            <w:noProof/>
          </w:rPr>
          <w:t>분쟁</w:t>
        </w:r>
        <w:r w:rsidR="00AD3075" w:rsidRPr="007E3FA5">
          <w:rPr>
            <w:rFonts w:ascii="Times" w:eastAsia="바탕체" w:hAnsi="Times" w:cs="Times"/>
            <w:noProof/>
            <w:webHidden/>
          </w:rPr>
          <w:tab/>
        </w:r>
        <w:r w:rsidR="00AD3075" w:rsidRPr="007E3FA5">
          <w:rPr>
            <w:rFonts w:ascii="Times" w:eastAsia="바탕체" w:hAnsi="Times" w:cs="Times"/>
            <w:noProof/>
            <w:webHidden/>
          </w:rPr>
          <w:fldChar w:fldCharType="begin"/>
        </w:r>
        <w:r w:rsidR="00AD3075" w:rsidRPr="007E3FA5">
          <w:rPr>
            <w:rFonts w:ascii="Times" w:eastAsia="바탕체" w:hAnsi="Times" w:cs="Times"/>
            <w:noProof/>
            <w:webHidden/>
          </w:rPr>
          <w:instrText xml:space="preserve"> PAGEREF _Toc152170081 \h </w:instrText>
        </w:r>
        <w:r w:rsidR="00AD3075" w:rsidRPr="007E3FA5">
          <w:rPr>
            <w:rFonts w:ascii="Times" w:eastAsia="바탕체" w:hAnsi="Times" w:cs="Times"/>
            <w:noProof/>
            <w:webHidden/>
          </w:rPr>
        </w:r>
        <w:r w:rsidR="00AD3075" w:rsidRPr="007E3FA5">
          <w:rPr>
            <w:rFonts w:ascii="Times" w:eastAsia="바탕체" w:hAnsi="Times" w:cs="Times"/>
            <w:noProof/>
            <w:webHidden/>
          </w:rPr>
          <w:fldChar w:fldCharType="separate"/>
        </w:r>
        <w:r w:rsidR="005B7712">
          <w:rPr>
            <w:rFonts w:ascii="Times" w:eastAsia="바탕체" w:hAnsi="Times" w:cs="Times"/>
            <w:noProof/>
            <w:webHidden/>
          </w:rPr>
          <w:t>22</w:t>
        </w:r>
        <w:r w:rsidR="00AD3075" w:rsidRPr="007E3FA5">
          <w:rPr>
            <w:rFonts w:ascii="Times" w:eastAsia="바탕체" w:hAnsi="Times" w:cs="Times"/>
            <w:noProof/>
            <w:webHidden/>
          </w:rPr>
          <w:fldChar w:fldCharType="end"/>
        </w:r>
      </w:hyperlink>
    </w:p>
    <w:p w14:paraId="0C9A8A81" w14:textId="77777777" w:rsidR="007E3FA5" w:rsidRDefault="007E3FA5" w:rsidP="007E3FA5">
      <w:pPr>
        <w:pStyle w:val="10"/>
        <w:spacing w:line="360" w:lineRule="auto"/>
        <w:contextualSpacing/>
        <w:rPr>
          <w:rStyle w:val="af1"/>
          <w:rFonts w:ascii="Times" w:eastAsia="바탕체" w:hAnsi="Times" w:cs="Times"/>
          <w:b/>
          <w:noProof/>
          <w:szCs w:val="20"/>
        </w:rPr>
      </w:pPr>
    </w:p>
    <w:p w14:paraId="023B1C94" w14:textId="2E116D01" w:rsidR="00AD3075" w:rsidRPr="007E3FA5" w:rsidRDefault="00000000" w:rsidP="007E3FA5">
      <w:pPr>
        <w:pStyle w:val="10"/>
        <w:spacing w:line="360" w:lineRule="auto"/>
        <w:contextualSpacing/>
        <w:rPr>
          <w:rFonts w:ascii="Times" w:hAnsi="Times" w:cs="Times"/>
          <w:b/>
          <w:bCs w:val="0"/>
          <w:caps w:val="0"/>
          <w:noProof/>
          <w:kern w:val="2"/>
          <w:szCs w:val="20"/>
          <w:lang w:eastAsia="ko-KR"/>
        </w:rPr>
      </w:pPr>
      <w:hyperlink w:anchor="_Toc152170082" w:history="1">
        <w:r w:rsidR="00AD3075" w:rsidRPr="007E3FA5">
          <w:rPr>
            <w:rStyle w:val="af1"/>
            <w:rFonts w:ascii="Times" w:eastAsia="바탕체" w:hAnsi="Times" w:cs="Times"/>
            <w:b/>
            <w:noProof/>
            <w:szCs w:val="20"/>
            <w:lang w:eastAsia="ko-KR"/>
          </w:rPr>
          <w:t>[</w:t>
        </w:r>
        <w:r w:rsidR="00AD3075" w:rsidRPr="007E3FA5">
          <w:rPr>
            <w:rStyle w:val="af1"/>
            <w:rFonts w:ascii="Times" w:eastAsia="바탕체" w:hAnsi="Times" w:cs="Times"/>
            <w:b/>
            <w:noProof/>
            <w:szCs w:val="20"/>
            <w:lang w:eastAsia="ko-KR"/>
          </w:rPr>
          <w:t>별첨</w:t>
        </w:r>
        <w:r w:rsidR="00AD3075" w:rsidRPr="007E3FA5">
          <w:rPr>
            <w:rStyle w:val="af1"/>
            <w:rFonts w:ascii="Times" w:eastAsia="바탕체" w:hAnsi="Times" w:cs="Times"/>
            <w:b/>
            <w:noProof/>
            <w:szCs w:val="20"/>
            <w:lang w:eastAsia="ko-KR"/>
          </w:rPr>
          <w:t>1]</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본건</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건물</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현황</w:t>
        </w:r>
        <w:r w:rsidR="00AD3075" w:rsidRPr="007E3FA5">
          <w:rPr>
            <w:rFonts w:ascii="Times" w:hAnsi="Times" w:cs="Times"/>
            <w:b/>
            <w:noProof/>
            <w:webHidden/>
            <w:szCs w:val="20"/>
          </w:rPr>
          <w:tab/>
        </w:r>
        <w:r w:rsidR="00AD3075" w:rsidRPr="007E3FA5">
          <w:rPr>
            <w:rFonts w:ascii="Times" w:hAnsi="Times" w:cs="Times"/>
            <w:b/>
            <w:noProof/>
            <w:webHidden/>
            <w:szCs w:val="20"/>
          </w:rPr>
          <w:fldChar w:fldCharType="begin"/>
        </w:r>
        <w:r w:rsidR="00AD3075" w:rsidRPr="007E3FA5">
          <w:rPr>
            <w:rFonts w:ascii="Times" w:hAnsi="Times" w:cs="Times"/>
            <w:b/>
            <w:noProof/>
            <w:webHidden/>
            <w:szCs w:val="20"/>
          </w:rPr>
          <w:instrText xml:space="preserve"> PAGEREF _Toc152170082 \h </w:instrText>
        </w:r>
        <w:r w:rsidR="00AD3075" w:rsidRPr="007E3FA5">
          <w:rPr>
            <w:rFonts w:ascii="Times" w:hAnsi="Times" w:cs="Times"/>
            <w:b/>
            <w:noProof/>
            <w:webHidden/>
            <w:szCs w:val="20"/>
          </w:rPr>
        </w:r>
        <w:r w:rsidR="00AD3075" w:rsidRPr="007E3FA5">
          <w:rPr>
            <w:rFonts w:ascii="Times" w:hAnsi="Times" w:cs="Times"/>
            <w:b/>
            <w:noProof/>
            <w:webHidden/>
            <w:szCs w:val="20"/>
          </w:rPr>
          <w:fldChar w:fldCharType="separate"/>
        </w:r>
        <w:r w:rsidR="005B7712">
          <w:rPr>
            <w:rFonts w:ascii="Times" w:hAnsi="Times" w:cs="Times"/>
            <w:b/>
            <w:noProof/>
            <w:webHidden/>
            <w:szCs w:val="20"/>
          </w:rPr>
          <w:t>24</w:t>
        </w:r>
        <w:r w:rsidR="00AD3075" w:rsidRPr="007E3FA5">
          <w:rPr>
            <w:rFonts w:ascii="Times" w:hAnsi="Times" w:cs="Times"/>
            <w:b/>
            <w:noProof/>
            <w:webHidden/>
            <w:szCs w:val="20"/>
          </w:rPr>
          <w:fldChar w:fldCharType="end"/>
        </w:r>
      </w:hyperlink>
    </w:p>
    <w:p w14:paraId="30C40B72" w14:textId="38A4B52F" w:rsidR="00AD3075" w:rsidRPr="007E3FA5" w:rsidRDefault="00000000" w:rsidP="007E3FA5">
      <w:pPr>
        <w:pStyle w:val="10"/>
        <w:spacing w:line="360" w:lineRule="auto"/>
        <w:contextualSpacing/>
        <w:rPr>
          <w:rFonts w:ascii="Times" w:hAnsi="Times" w:cs="Times"/>
          <w:b/>
          <w:bCs w:val="0"/>
          <w:caps w:val="0"/>
          <w:noProof/>
          <w:kern w:val="2"/>
          <w:szCs w:val="20"/>
          <w:lang w:eastAsia="ko-KR"/>
        </w:rPr>
      </w:pPr>
      <w:hyperlink w:anchor="_Toc152170083" w:history="1">
        <w:r w:rsidR="00AD3075" w:rsidRPr="007E3FA5">
          <w:rPr>
            <w:rStyle w:val="af1"/>
            <w:rFonts w:ascii="Times" w:eastAsia="바탕체" w:hAnsi="Times" w:cs="Times"/>
            <w:b/>
            <w:noProof/>
            <w:szCs w:val="20"/>
            <w:lang w:eastAsia="ko-KR"/>
          </w:rPr>
          <w:t>[</w:t>
        </w:r>
        <w:r w:rsidR="00AD3075" w:rsidRPr="007E3FA5">
          <w:rPr>
            <w:rStyle w:val="af1"/>
            <w:rFonts w:ascii="Times" w:eastAsia="바탕체" w:hAnsi="Times" w:cs="Times"/>
            <w:b/>
            <w:noProof/>
            <w:szCs w:val="20"/>
            <w:lang w:eastAsia="ko-KR"/>
          </w:rPr>
          <w:t>별첨</w:t>
        </w:r>
        <w:r w:rsidR="00AD3075" w:rsidRPr="007E3FA5">
          <w:rPr>
            <w:rStyle w:val="af1"/>
            <w:rFonts w:ascii="Times" w:eastAsia="바탕체" w:hAnsi="Times" w:cs="Times"/>
            <w:b/>
            <w:noProof/>
            <w:szCs w:val="20"/>
            <w:lang w:eastAsia="ko-KR"/>
          </w:rPr>
          <w:t>2]</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도시정비사업</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현황</w:t>
        </w:r>
        <w:r w:rsidR="00AD3075" w:rsidRPr="007E3FA5">
          <w:rPr>
            <w:rFonts w:ascii="Times" w:hAnsi="Times" w:cs="Times"/>
            <w:b/>
            <w:noProof/>
            <w:webHidden/>
            <w:szCs w:val="20"/>
          </w:rPr>
          <w:tab/>
        </w:r>
        <w:r w:rsidR="00AD3075" w:rsidRPr="007E3FA5">
          <w:rPr>
            <w:rFonts w:ascii="Times" w:hAnsi="Times" w:cs="Times"/>
            <w:b/>
            <w:noProof/>
            <w:webHidden/>
            <w:szCs w:val="20"/>
          </w:rPr>
          <w:fldChar w:fldCharType="begin"/>
        </w:r>
        <w:r w:rsidR="00AD3075" w:rsidRPr="007E3FA5">
          <w:rPr>
            <w:rFonts w:ascii="Times" w:hAnsi="Times" w:cs="Times"/>
            <w:b/>
            <w:noProof/>
            <w:webHidden/>
            <w:szCs w:val="20"/>
          </w:rPr>
          <w:instrText xml:space="preserve"> PAGEREF _Toc152170083 \h </w:instrText>
        </w:r>
        <w:r w:rsidR="00AD3075" w:rsidRPr="007E3FA5">
          <w:rPr>
            <w:rFonts w:ascii="Times" w:hAnsi="Times" w:cs="Times"/>
            <w:b/>
            <w:noProof/>
            <w:webHidden/>
            <w:szCs w:val="20"/>
          </w:rPr>
        </w:r>
        <w:r w:rsidR="00AD3075" w:rsidRPr="007E3FA5">
          <w:rPr>
            <w:rFonts w:ascii="Times" w:hAnsi="Times" w:cs="Times"/>
            <w:b/>
            <w:noProof/>
            <w:webHidden/>
            <w:szCs w:val="20"/>
          </w:rPr>
          <w:fldChar w:fldCharType="separate"/>
        </w:r>
        <w:r w:rsidR="005B7712">
          <w:rPr>
            <w:rFonts w:ascii="Times" w:hAnsi="Times" w:cs="Times"/>
            <w:b/>
            <w:noProof/>
            <w:webHidden/>
            <w:szCs w:val="20"/>
          </w:rPr>
          <w:t>29</w:t>
        </w:r>
        <w:r w:rsidR="00AD3075" w:rsidRPr="007E3FA5">
          <w:rPr>
            <w:rFonts w:ascii="Times" w:hAnsi="Times" w:cs="Times"/>
            <w:b/>
            <w:noProof/>
            <w:webHidden/>
            <w:szCs w:val="20"/>
          </w:rPr>
          <w:fldChar w:fldCharType="end"/>
        </w:r>
      </w:hyperlink>
    </w:p>
    <w:p w14:paraId="6BF7D84D" w14:textId="0334D3AF" w:rsidR="00AD3075" w:rsidRPr="007E3FA5" w:rsidRDefault="00000000" w:rsidP="007E3FA5">
      <w:pPr>
        <w:pStyle w:val="10"/>
        <w:spacing w:line="360" w:lineRule="auto"/>
        <w:contextualSpacing/>
        <w:rPr>
          <w:rFonts w:ascii="Times" w:hAnsi="Times" w:cs="Times"/>
          <w:b/>
          <w:bCs w:val="0"/>
          <w:caps w:val="0"/>
          <w:noProof/>
          <w:kern w:val="2"/>
          <w:szCs w:val="20"/>
          <w:lang w:eastAsia="ko-KR"/>
        </w:rPr>
      </w:pPr>
      <w:hyperlink w:anchor="_Toc152170084" w:history="1">
        <w:r w:rsidR="00AD3075" w:rsidRPr="007E3FA5">
          <w:rPr>
            <w:rStyle w:val="af1"/>
            <w:rFonts w:ascii="Times" w:eastAsia="바탕체" w:hAnsi="Times" w:cs="Times"/>
            <w:b/>
            <w:noProof/>
            <w:szCs w:val="20"/>
            <w:lang w:eastAsia="ko-KR"/>
          </w:rPr>
          <w:t>[</w:t>
        </w:r>
        <w:r w:rsidR="00AD3075" w:rsidRPr="007E3FA5">
          <w:rPr>
            <w:rStyle w:val="af1"/>
            <w:rFonts w:ascii="Times" w:eastAsia="바탕체" w:hAnsi="Times" w:cs="Times"/>
            <w:b/>
            <w:noProof/>
            <w:szCs w:val="20"/>
            <w:lang w:eastAsia="ko-KR"/>
          </w:rPr>
          <w:t>별첨</w:t>
        </w:r>
        <w:r w:rsidR="00AD3075" w:rsidRPr="007E3FA5">
          <w:rPr>
            <w:rStyle w:val="af1"/>
            <w:rFonts w:ascii="Times" w:eastAsia="바탕체" w:hAnsi="Times" w:cs="Times"/>
            <w:b/>
            <w:noProof/>
            <w:szCs w:val="20"/>
            <w:lang w:eastAsia="ko-KR"/>
          </w:rPr>
          <w:t>3]</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본건</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임대차계약</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및</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창고사용계약</w:t>
        </w:r>
        <w:r w:rsidR="00EB508E" w:rsidRPr="007E3FA5">
          <w:rPr>
            <w:rStyle w:val="af1"/>
            <w:rFonts w:ascii="Times" w:eastAsia="바탕체" w:hAnsi="Times" w:cs="Times"/>
            <w:b/>
            <w:noProof/>
            <w:szCs w:val="20"/>
            <w:lang w:eastAsia="ko-KR"/>
          </w:rPr>
          <w:t xml:space="preserve"> </w:t>
        </w:r>
        <w:r w:rsidR="00EB508E" w:rsidRPr="007E3FA5">
          <w:rPr>
            <w:rStyle w:val="af1"/>
            <w:rFonts w:ascii="Times" w:eastAsia="바탕체" w:hAnsi="Times" w:cs="Times"/>
            <w:b/>
            <w:noProof/>
            <w:szCs w:val="20"/>
            <w:lang w:eastAsia="ko-KR"/>
          </w:rPr>
          <w:t>현황</w:t>
        </w:r>
        <w:r w:rsidR="00AD3075" w:rsidRPr="007E3FA5">
          <w:rPr>
            <w:rFonts w:ascii="Times" w:hAnsi="Times" w:cs="Times"/>
            <w:b/>
            <w:noProof/>
            <w:webHidden/>
            <w:szCs w:val="20"/>
          </w:rPr>
          <w:tab/>
        </w:r>
        <w:r w:rsidR="00AD3075" w:rsidRPr="007E3FA5">
          <w:rPr>
            <w:rFonts w:ascii="Times" w:hAnsi="Times" w:cs="Times"/>
            <w:b/>
            <w:noProof/>
            <w:webHidden/>
            <w:szCs w:val="20"/>
          </w:rPr>
          <w:fldChar w:fldCharType="begin"/>
        </w:r>
        <w:r w:rsidR="00AD3075" w:rsidRPr="007E3FA5">
          <w:rPr>
            <w:rFonts w:ascii="Times" w:hAnsi="Times" w:cs="Times"/>
            <w:b/>
            <w:noProof/>
            <w:webHidden/>
            <w:szCs w:val="20"/>
          </w:rPr>
          <w:instrText xml:space="preserve"> PAGEREF _Toc152170084 \h </w:instrText>
        </w:r>
        <w:r w:rsidR="00AD3075" w:rsidRPr="007E3FA5">
          <w:rPr>
            <w:rFonts w:ascii="Times" w:hAnsi="Times" w:cs="Times"/>
            <w:b/>
            <w:noProof/>
            <w:webHidden/>
            <w:szCs w:val="20"/>
          </w:rPr>
        </w:r>
        <w:r w:rsidR="00AD3075" w:rsidRPr="007E3FA5">
          <w:rPr>
            <w:rFonts w:ascii="Times" w:hAnsi="Times" w:cs="Times"/>
            <w:b/>
            <w:noProof/>
            <w:webHidden/>
            <w:szCs w:val="20"/>
          </w:rPr>
          <w:fldChar w:fldCharType="separate"/>
        </w:r>
        <w:r w:rsidR="005B7712">
          <w:rPr>
            <w:rFonts w:ascii="Times" w:hAnsi="Times" w:cs="Times"/>
            <w:b/>
            <w:noProof/>
            <w:webHidden/>
            <w:szCs w:val="20"/>
          </w:rPr>
          <w:t>30</w:t>
        </w:r>
        <w:r w:rsidR="00AD3075" w:rsidRPr="007E3FA5">
          <w:rPr>
            <w:rFonts w:ascii="Times" w:hAnsi="Times" w:cs="Times"/>
            <w:b/>
            <w:noProof/>
            <w:webHidden/>
            <w:szCs w:val="20"/>
          </w:rPr>
          <w:fldChar w:fldCharType="end"/>
        </w:r>
      </w:hyperlink>
    </w:p>
    <w:p w14:paraId="1E31E22F" w14:textId="3090492D" w:rsidR="00AD3075" w:rsidRPr="007E3FA5" w:rsidRDefault="00000000" w:rsidP="007E3FA5">
      <w:pPr>
        <w:pStyle w:val="10"/>
        <w:spacing w:line="360" w:lineRule="auto"/>
        <w:contextualSpacing/>
        <w:rPr>
          <w:rFonts w:ascii="Times" w:hAnsi="Times" w:cs="Times"/>
          <w:b/>
          <w:bCs w:val="0"/>
          <w:caps w:val="0"/>
          <w:noProof/>
          <w:kern w:val="2"/>
          <w:szCs w:val="20"/>
          <w:lang w:eastAsia="ko-KR"/>
        </w:rPr>
      </w:pPr>
      <w:hyperlink w:anchor="_Toc152170085" w:history="1">
        <w:r w:rsidR="00AD3075" w:rsidRPr="007E3FA5">
          <w:rPr>
            <w:rStyle w:val="af1"/>
            <w:rFonts w:ascii="Times" w:eastAsia="바탕체" w:hAnsi="Times" w:cs="Times"/>
            <w:b/>
            <w:noProof/>
            <w:szCs w:val="20"/>
            <w:lang w:eastAsia="ko-KR"/>
          </w:rPr>
          <w:t>[</w:t>
        </w:r>
        <w:r w:rsidR="00AD3075" w:rsidRPr="007E3FA5">
          <w:rPr>
            <w:rStyle w:val="af1"/>
            <w:rFonts w:ascii="Times" w:eastAsia="바탕체" w:hAnsi="Times" w:cs="Times"/>
            <w:b/>
            <w:noProof/>
            <w:szCs w:val="20"/>
            <w:lang w:eastAsia="ko-KR"/>
          </w:rPr>
          <w:t>별첨</w:t>
        </w:r>
        <w:r w:rsidR="00AD3075" w:rsidRPr="007E3FA5">
          <w:rPr>
            <w:rStyle w:val="af1"/>
            <w:rFonts w:ascii="Times" w:eastAsia="바탕체" w:hAnsi="Times" w:cs="Times"/>
            <w:b/>
            <w:noProof/>
            <w:szCs w:val="20"/>
            <w:lang w:eastAsia="ko-KR"/>
          </w:rPr>
          <w:t>4]</w:t>
        </w:r>
        <w:r w:rsidR="007E3FA5" w:rsidRPr="007E3FA5">
          <w:rPr>
            <w:rStyle w:val="af1"/>
            <w:rFonts w:ascii="Times" w:eastAsia="바탕체" w:hAnsi="Times" w:cs="Times"/>
            <w:b/>
            <w:noProof/>
            <w:szCs w:val="20"/>
            <w:lang w:eastAsia="ko-KR"/>
          </w:rPr>
          <w:t xml:space="preserve"> </w:t>
        </w:r>
        <w:r w:rsidR="007E3FA5" w:rsidRPr="007E3FA5">
          <w:rPr>
            <w:rStyle w:val="af1"/>
            <w:rFonts w:ascii="Times" w:eastAsia="바탕체" w:hAnsi="Times" w:cs="Times"/>
            <w:b/>
            <w:noProof/>
            <w:szCs w:val="20"/>
            <w:lang w:eastAsia="ko-KR"/>
          </w:rPr>
          <w:t>본건</w:t>
        </w:r>
        <w:r w:rsidR="007E3FA5" w:rsidRPr="007E3FA5">
          <w:rPr>
            <w:rStyle w:val="af1"/>
            <w:rFonts w:ascii="Times" w:eastAsia="바탕체" w:hAnsi="Times" w:cs="Times"/>
            <w:b/>
            <w:noProof/>
            <w:szCs w:val="20"/>
            <w:lang w:eastAsia="ko-KR"/>
          </w:rPr>
          <w:t xml:space="preserve"> </w:t>
        </w:r>
        <w:r w:rsidR="007E3FA5" w:rsidRPr="007E3FA5">
          <w:rPr>
            <w:rStyle w:val="af1"/>
            <w:rFonts w:ascii="Times" w:eastAsia="바탕체" w:hAnsi="Times" w:cs="Times"/>
            <w:b/>
            <w:noProof/>
            <w:szCs w:val="20"/>
            <w:lang w:eastAsia="ko-KR"/>
          </w:rPr>
          <w:t>임대차계약에</w:t>
        </w:r>
        <w:r w:rsidR="007E3FA5" w:rsidRPr="007E3FA5">
          <w:rPr>
            <w:rStyle w:val="af1"/>
            <w:rFonts w:ascii="Times" w:eastAsia="바탕체" w:hAnsi="Times" w:cs="Times"/>
            <w:b/>
            <w:noProof/>
            <w:szCs w:val="20"/>
            <w:lang w:eastAsia="ko-KR"/>
          </w:rPr>
          <w:t xml:space="preserve"> </w:t>
        </w:r>
        <w:r w:rsidR="007E3FA5" w:rsidRPr="007E3FA5">
          <w:rPr>
            <w:rStyle w:val="af1"/>
            <w:rFonts w:ascii="Times" w:eastAsia="바탕체" w:hAnsi="Times" w:cs="Times"/>
            <w:b/>
            <w:noProof/>
            <w:szCs w:val="20"/>
            <w:lang w:eastAsia="ko-KR"/>
          </w:rPr>
          <w:t>따른</w:t>
        </w:r>
        <w:r w:rsidR="007E3FA5" w:rsidRPr="007E3FA5">
          <w:rPr>
            <w:rStyle w:val="af1"/>
            <w:rFonts w:ascii="Times" w:eastAsia="바탕체" w:hAnsi="Times" w:cs="Times"/>
            <w:b/>
            <w:noProof/>
            <w:szCs w:val="20"/>
            <w:lang w:eastAsia="ko-KR"/>
          </w:rPr>
          <w:t xml:space="preserve"> </w:t>
        </w:r>
        <w:r w:rsidR="007E3FA5" w:rsidRPr="007E3FA5">
          <w:rPr>
            <w:rStyle w:val="af1"/>
            <w:rFonts w:ascii="Times" w:eastAsia="바탕체" w:hAnsi="Times" w:cs="Times"/>
            <w:b/>
            <w:noProof/>
            <w:szCs w:val="20"/>
            <w:lang w:eastAsia="ko-KR"/>
          </w:rPr>
          <w:t>임대차기간</w:t>
        </w:r>
        <w:r w:rsidR="007E3FA5" w:rsidRPr="007E3FA5">
          <w:rPr>
            <w:rStyle w:val="af1"/>
            <w:rFonts w:ascii="Times" w:eastAsia="바탕체" w:hAnsi="Times" w:cs="Times"/>
            <w:b/>
            <w:noProof/>
            <w:szCs w:val="20"/>
            <w:lang w:eastAsia="ko-KR"/>
          </w:rPr>
          <w:t xml:space="preserve"> </w:t>
        </w:r>
        <w:r w:rsidR="007E3FA5" w:rsidRPr="007E3FA5">
          <w:rPr>
            <w:rStyle w:val="af1"/>
            <w:rFonts w:ascii="Times" w:eastAsia="바탕체" w:hAnsi="Times" w:cs="Times"/>
            <w:b/>
            <w:noProof/>
            <w:szCs w:val="20"/>
            <w:lang w:eastAsia="ko-KR"/>
          </w:rPr>
          <w:t>및</w:t>
        </w:r>
        <w:r w:rsidR="007E3FA5" w:rsidRPr="007E3FA5">
          <w:rPr>
            <w:rStyle w:val="af1"/>
            <w:rFonts w:ascii="Times" w:eastAsia="바탕체" w:hAnsi="Times" w:cs="Times"/>
            <w:b/>
            <w:noProof/>
            <w:szCs w:val="20"/>
            <w:lang w:eastAsia="ko-KR"/>
          </w:rPr>
          <w:t xml:space="preserve"> </w:t>
        </w:r>
        <w:r w:rsidR="007E3FA5" w:rsidRPr="007E3FA5">
          <w:rPr>
            <w:rStyle w:val="af1"/>
            <w:rFonts w:ascii="Times" w:eastAsia="바탕체" w:hAnsi="Times" w:cs="Times"/>
            <w:b/>
            <w:noProof/>
            <w:szCs w:val="20"/>
            <w:lang w:eastAsia="ko-KR"/>
          </w:rPr>
          <w:t>중도해지</w:t>
        </w:r>
        <w:r w:rsidR="007E3FA5" w:rsidRPr="007E3FA5">
          <w:rPr>
            <w:rStyle w:val="af1"/>
            <w:rFonts w:ascii="Times" w:eastAsia="바탕체" w:hAnsi="Times" w:cs="Times"/>
            <w:b/>
            <w:noProof/>
            <w:szCs w:val="20"/>
            <w:lang w:eastAsia="ko-KR"/>
          </w:rPr>
          <w:t xml:space="preserve"> </w:t>
        </w:r>
        <w:r w:rsidR="007E3FA5" w:rsidRPr="007E3FA5">
          <w:rPr>
            <w:rStyle w:val="af1"/>
            <w:rFonts w:ascii="Times" w:eastAsia="바탕체" w:hAnsi="Times" w:cs="Times"/>
            <w:b/>
            <w:noProof/>
            <w:szCs w:val="20"/>
            <w:lang w:eastAsia="ko-KR"/>
          </w:rPr>
          <w:t>조항</w:t>
        </w:r>
        <w:r w:rsidR="00AD3075" w:rsidRPr="007E3FA5">
          <w:rPr>
            <w:rFonts w:ascii="Times" w:hAnsi="Times" w:cs="Times"/>
            <w:b/>
            <w:noProof/>
            <w:webHidden/>
            <w:szCs w:val="20"/>
          </w:rPr>
          <w:tab/>
        </w:r>
        <w:r w:rsidR="00AD3075" w:rsidRPr="007E3FA5">
          <w:rPr>
            <w:rFonts w:ascii="Times" w:hAnsi="Times" w:cs="Times"/>
            <w:b/>
            <w:noProof/>
            <w:webHidden/>
            <w:szCs w:val="20"/>
          </w:rPr>
          <w:fldChar w:fldCharType="begin"/>
        </w:r>
        <w:r w:rsidR="00AD3075" w:rsidRPr="007E3FA5">
          <w:rPr>
            <w:rFonts w:ascii="Times" w:hAnsi="Times" w:cs="Times"/>
            <w:b/>
            <w:noProof/>
            <w:webHidden/>
            <w:szCs w:val="20"/>
          </w:rPr>
          <w:instrText xml:space="preserve"> PAGEREF _Toc152170085 \h </w:instrText>
        </w:r>
        <w:r w:rsidR="00AD3075" w:rsidRPr="007E3FA5">
          <w:rPr>
            <w:rFonts w:ascii="Times" w:hAnsi="Times" w:cs="Times"/>
            <w:b/>
            <w:noProof/>
            <w:webHidden/>
            <w:szCs w:val="20"/>
          </w:rPr>
        </w:r>
        <w:r w:rsidR="00AD3075" w:rsidRPr="007E3FA5">
          <w:rPr>
            <w:rFonts w:ascii="Times" w:hAnsi="Times" w:cs="Times"/>
            <w:b/>
            <w:noProof/>
            <w:webHidden/>
            <w:szCs w:val="20"/>
          </w:rPr>
          <w:fldChar w:fldCharType="separate"/>
        </w:r>
        <w:r w:rsidR="005B7712">
          <w:rPr>
            <w:rFonts w:ascii="Times" w:hAnsi="Times" w:cs="Times"/>
            <w:b/>
            <w:noProof/>
            <w:webHidden/>
            <w:szCs w:val="20"/>
          </w:rPr>
          <w:t>34</w:t>
        </w:r>
        <w:r w:rsidR="00AD3075" w:rsidRPr="007E3FA5">
          <w:rPr>
            <w:rFonts w:ascii="Times" w:hAnsi="Times" w:cs="Times"/>
            <w:b/>
            <w:noProof/>
            <w:webHidden/>
            <w:szCs w:val="20"/>
          </w:rPr>
          <w:fldChar w:fldCharType="end"/>
        </w:r>
      </w:hyperlink>
    </w:p>
    <w:p w14:paraId="64AE207B" w14:textId="35B6DFEB" w:rsidR="00E44432" w:rsidRDefault="00E44432" w:rsidP="007E3FA5">
      <w:pPr>
        <w:spacing w:line="360" w:lineRule="auto"/>
        <w:contextualSpacing/>
        <w:rPr>
          <w:rFonts w:ascii="Times New Roman" w:eastAsia="바탕체" w:hAnsi="Times New Roman"/>
          <w:b/>
          <w:bCs/>
          <w:lang w:val="ko-KR"/>
        </w:rPr>
      </w:pPr>
      <w:r w:rsidRPr="007E3FA5">
        <w:rPr>
          <w:rFonts w:ascii="Times" w:eastAsia="바탕체" w:hAnsi="Times" w:cs="Times"/>
          <w:b/>
          <w:bCs/>
          <w:sz w:val="20"/>
          <w:szCs w:val="20"/>
          <w:lang w:val="ko-KR"/>
        </w:rPr>
        <w:fldChar w:fldCharType="end"/>
      </w:r>
    </w:p>
    <w:p w14:paraId="072100BA" w14:textId="41E09EA6" w:rsidR="008C28BB" w:rsidRPr="0064318E" w:rsidRDefault="008C28BB" w:rsidP="002364C4">
      <w:pPr>
        <w:pStyle w:val="2a"/>
        <w:tabs>
          <w:tab w:val="left" w:pos="-1920"/>
          <w:tab w:val="left" w:pos="480"/>
        </w:tabs>
        <w:wordWrap/>
        <w:spacing w:line="260" w:lineRule="exact"/>
        <w:rPr>
          <w:rFonts w:ascii="SC STKaiti" w:eastAsia="SC STKaiti" w:hAnsi="SC STKaiti"/>
          <w:bCs w:val="0"/>
          <w:sz w:val="21"/>
          <w:szCs w:val="21"/>
        </w:rPr>
      </w:pPr>
    </w:p>
    <w:p w14:paraId="1825A495" w14:textId="77777777" w:rsidR="008C28BB" w:rsidRPr="00850E72" w:rsidRDefault="008C28BB" w:rsidP="002364C4">
      <w:pPr>
        <w:pStyle w:val="2a"/>
        <w:tabs>
          <w:tab w:val="left" w:pos="-1920"/>
          <w:tab w:val="left" w:pos="480"/>
        </w:tabs>
        <w:wordWrap/>
        <w:spacing w:line="260" w:lineRule="exact"/>
        <w:rPr>
          <w:rFonts w:eastAsia="바탕체"/>
          <w:bCs w:val="0"/>
          <w:sz w:val="22"/>
          <w:szCs w:val="22"/>
        </w:rPr>
      </w:pPr>
    </w:p>
    <w:p w14:paraId="7727A6C4" w14:textId="77777777" w:rsidR="008C28BB" w:rsidRPr="00850E72" w:rsidRDefault="008C28BB" w:rsidP="002364C4">
      <w:pPr>
        <w:pStyle w:val="2a"/>
        <w:tabs>
          <w:tab w:val="left" w:pos="-1920"/>
          <w:tab w:val="left" w:pos="480"/>
        </w:tabs>
        <w:wordWrap/>
        <w:spacing w:line="260" w:lineRule="exact"/>
        <w:rPr>
          <w:rFonts w:eastAsia="바탕체"/>
          <w:bCs w:val="0"/>
          <w:sz w:val="22"/>
          <w:szCs w:val="22"/>
        </w:rPr>
      </w:pPr>
    </w:p>
    <w:p w14:paraId="4735A7B6" w14:textId="77777777" w:rsidR="008C28BB" w:rsidRPr="00850E72" w:rsidRDefault="008C28BB" w:rsidP="002364C4">
      <w:pPr>
        <w:pStyle w:val="2a"/>
        <w:tabs>
          <w:tab w:val="left" w:pos="-1920"/>
          <w:tab w:val="left" w:pos="480"/>
        </w:tabs>
        <w:wordWrap/>
        <w:spacing w:line="260" w:lineRule="exact"/>
        <w:rPr>
          <w:rFonts w:eastAsia="바탕체"/>
          <w:bCs w:val="0"/>
          <w:sz w:val="22"/>
          <w:szCs w:val="22"/>
        </w:rPr>
      </w:pPr>
    </w:p>
    <w:p w14:paraId="706FCA5B" w14:textId="77777777" w:rsidR="008C28BB" w:rsidRPr="00850E72" w:rsidRDefault="008C28BB" w:rsidP="002364C4">
      <w:pPr>
        <w:pStyle w:val="2a"/>
        <w:tabs>
          <w:tab w:val="left" w:pos="-1920"/>
          <w:tab w:val="left" w:pos="480"/>
        </w:tabs>
        <w:wordWrap/>
        <w:spacing w:line="260" w:lineRule="exact"/>
        <w:jc w:val="center"/>
        <w:rPr>
          <w:rFonts w:eastAsia="바탕체"/>
          <w:bCs w:val="0"/>
          <w:sz w:val="22"/>
          <w:szCs w:val="22"/>
        </w:rPr>
      </w:pPr>
    </w:p>
    <w:p w14:paraId="0BB2EBB7" w14:textId="77777777" w:rsidR="008C28BB" w:rsidRPr="00850E72" w:rsidRDefault="008C28BB" w:rsidP="002364C4">
      <w:pPr>
        <w:pStyle w:val="2a"/>
        <w:tabs>
          <w:tab w:val="left" w:pos="-1920"/>
          <w:tab w:val="left" w:pos="480"/>
        </w:tabs>
        <w:wordWrap/>
        <w:spacing w:line="260" w:lineRule="exact"/>
        <w:jc w:val="center"/>
        <w:rPr>
          <w:rFonts w:eastAsia="바탕체"/>
          <w:bCs w:val="0"/>
          <w:sz w:val="22"/>
          <w:szCs w:val="22"/>
        </w:rPr>
        <w:sectPr w:rsidR="008C28BB" w:rsidRPr="00850E72" w:rsidSect="008C28BB">
          <w:type w:val="continuous"/>
          <w:pgSz w:w="16838" w:h="11906" w:orient="landscape" w:code="9"/>
          <w:pgMar w:top="720" w:right="720" w:bottom="720" w:left="720" w:header="851" w:footer="340" w:gutter="0"/>
          <w:cols w:num="2" w:space="425"/>
          <w:docGrid w:linePitch="360"/>
        </w:sectPr>
      </w:pPr>
    </w:p>
    <w:p w14:paraId="6A097942" w14:textId="70655189" w:rsidR="008C28BB" w:rsidRDefault="003340CA" w:rsidP="008C317E">
      <w:pPr>
        <w:pStyle w:val="2a"/>
        <w:tabs>
          <w:tab w:val="left" w:pos="-1920"/>
          <w:tab w:val="left" w:pos="480"/>
        </w:tabs>
        <w:wordWrap/>
        <w:spacing w:line="260" w:lineRule="exact"/>
        <w:jc w:val="center"/>
        <w:rPr>
          <w:rFonts w:eastAsia="바탕체"/>
          <w:bCs w:val="0"/>
          <w:sz w:val="22"/>
          <w:szCs w:val="22"/>
        </w:rPr>
      </w:pPr>
      <w:bookmarkStart w:id="26" w:name="_Toc103942944"/>
      <w:bookmarkStart w:id="27" w:name="_Toc103953914"/>
      <w:r>
        <w:rPr>
          <w:rFonts w:eastAsia="바탕체" w:hint="eastAsia"/>
          <w:bCs w:val="0"/>
          <w:sz w:val="22"/>
          <w:szCs w:val="22"/>
        </w:rPr>
        <w:lastRenderedPageBreak/>
        <w:t>서</w:t>
      </w:r>
      <w:r>
        <w:rPr>
          <w:rFonts w:eastAsia="바탕체" w:hint="eastAsia"/>
          <w:bCs w:val="0"/>
          <w:sz w:val="22"/>
          <w:szCs w:val="22"/>
        </w:rPr>
        <w:t xml:space="preserve">     </w:t>
      </w:r>
      <w:r>
        <w:rPr>
          <w:rFonts w:eastAsia="바탕체" w:hint="eastAsia"/>
          <w:bCs w:val="0"/>
          <w:sz w:val="22"/>
          <w:szCs w:val="22"/>
        </w:rPr>
        <w:t>문</w:t>
      </w:r>
      <w:bookmarkEnd w:id="26"/>
      <w:bookmarkEnd w:id="27"/>
    </w:p>
    <w:p w14:paraId="772ADF28" w14:textId="77777777" w:rsidR="003340CA" w:rsidRPr="00850E72" w:rsidRDefault="003340CA" w:rsidP="008C317E">
      <w:pPr>
        <w:pStyle w:val="2a"/>
        <w:tabs>
          <w:tab w:val="left" w:pos="-1920"/>
          <w:tab w:val="left" w:pos="480"/>
        </w:tabs>
        <w:wordWrap/>
        <w:spacing w:line="260" w:lineRule="exact"/>
        <w:jc w:val="center"/>
        <w:rPr>
          <w:rFonts w:eastAsia="바탕체"/>
          <w:bCs w:val="0"/>
          <w:sz w:val="22"/>
          <w:szCs w:val="22"/>
        </w:rPr>
      </w:pPr>
    </w:p>
    <w:p w14:paraId="087DD882" w14:textId="73378997" w:rsidR="0064342E" w:rsidRPr="00850E72" w:rsidRDefault="002F20E2" w:rsidP="008C317E">
      <w:pPr>
        <w:pStyle w:val="2a"/>
        <w:tabs>
          <w:tab w:val="left" w:pos="-1920"/>
          <w:tab w:val="left" w:pos="480"/>
        </w:tabs>
        <w:wordWrap/>
        <w:spacing w:line="260" w:lineRule="exact"/>
        <w:rPr>
          <w:rFonts w:eastAsia="바탕체"/>
          <w:b w:val="0"/>
          <w:bCs w:val="0"/>
          <w:sz w:val="22"/>
          <w:szCs w:val="22"/>
        </w:rPr>
      </w:pPr>
      <w:bookmarkStart w:id="28" w:name="_Toc103596429"/>
      <w:bookmarkStart w:id="29" w:name="_Toc103863957"/>
      <w:bookmarkStart w:id="30" w:name="_Toc103942945"/>
      <w:bookmarkStart w:id="31" w:name="_Toc103953915"/>
      <w:r>
        <w:rPr>
          <w:rFonts w:eastAsia="바탕체" w:hint="eastAsia"/>
          <w:b w:val="0"/>
          <w:bCs w:val="0"/>
          <w:sz w:val="22"/>
          <w:szCs w:val="22"/>
        </w:rPr>
        <w:t>주식회사</w:t>
      </w:r>
      <w:r>
        <w:rPr>
          <w:rFonts w:eastAsia="바탕체" w:hint="eastAsia"/>
          <w:b w:val="0"/>
          <w:bCs w:val="0"/>
          <w:sz w:val="22"/>
          <w:szCs w:val="22"/>
        </w:rPr>
        <w:t xml:space="preserve"> </w:t>
      </w:r>
      <w:proofErr w:type="spellStart"/>
      <w:r>
        <w:rPr>
          <w:rFonts w:eastAsia="바탕체" w:hint="eastAsia"/>
          <w:b w:val="0"/>
          <w:bCs w:val="0"/>
          <w:sz w:val="22"/>
          <w:szCs w:val="22"/>
        </w:rPr>
        <w:t>퍼시픽자산운용</w:t>
      </w:r>
      <w:proofErr w:type="spellEnd"/>
      <w:r w:rsidRPr="00850E72">
        <w:rPr>
          <w:rFonts w:eastAsia="바탕체"/>
          <w:b w:val="0"/>
          <w:bCs w:val="0"/>
          <w:sz w:val="22"/>
          <w:szCs w:val="22"/>
        </w:rPr>
        <w:t>(</w:t>
      </w:r>
      <w:r w:rsidRPr="00850E72">
        <w:rPr>
          <w:rFonts w:eastAsia="바탕체"/>
          <w:b w:val="0"/>
          <w:bCs w:val="0"/>
          <w:sz w:val="22"/>
          <w:szCs w:val="22"/>
        </w:rPr>
        <w:t>이하</w:t>
      </w:r>
      <w:r w:rsidRPr="00850E72">
        <w:rPr>
          <w:rFonts w:eastAsia="바탕체"/>
          <w:b w:val="0"/>
          <w:bCs w:val="0"/>
          <w:sz w:val="22"/>
          <w:szCs w:val="22"/>
        </w:rPr>
        <w:t xml:space="preserve"> “</w:t>
      </w:r>
      <w:r w:rsidRPr="00850E72">
        <w:rPr>
          <w:rFonts w:eastAsia="바탕체"/>
          <w:bCs w:val="0"/>
          <w:sz w:val="22"/>
          <w:szCs w:val="22"/>
        </w:rPr>
        <w:t>귀사</w:t>
      </w:r>
      <w:r w:rsidRPr="00850E72">
        <w:rPr>
          <w:rFonts w:eastAsia="바탕체"/>
          <w:b w:val="0"/>
          <w:bCs w:val="0"/>
          <w:sz w:val="22"/>
          <w:szCs w:val="22"/>
        </w:rPr>
        <w:t>”)</w:t>
      </w:r>
      <w:r>
        <w:rPr>
          <w:rFonts w:eastAsia="바탕체" w:hint="eastAsia"/>
          <w:b w:val="0"/>
          <w:bCs w:val="0"/>
          <w:sz w:val="22"/>
          <w:szCs w:val="22"/>
        </w:rPr>
        <w:t>은</w:t>
      </w:r>
      <w:r w:rsidR="003F1A8B">
        <w:rPr>
          <w:rFonts w:eastAsia="바탕체" w:hint="eastAsia"/>
          <w:b w:val="0"/>
          <w:bCs w:val="0"/>
          <w:sz w:val="22"/>
          <w:szCs w:val="22"/>
        </w:rPr>
        <w:t xml:space="preserve"> </w:t>
      </w:r>
      <w:r w:rsidR="003F1A8B">
        <w:rPr>
          <w:rFonts w:eastAsia="바탕체" w:hint="eastAsia"/>
          <w:b w:val="0"/>
          <w:bCs w:val="0"/>
          <w:sz w:val="22"/>
          <w:szCs w:val="22"/>
        </w:rPr>
        <w:t>귀사가</w:t>
      </w:r>
      <w:r w:rsidR="003F1A8B">
        <w:rPr>
          <w:rFonts w:eastAsia="바탕체" w:hint="eastAsia"/>
          <w:b w:val="0"/>
          <w:bCs w:val="0"/>
          <w:sz w:val="22"/>
          <w:szCs w:val="22"/>
        </w:rPr>
        <w:t xml:space="preserve"> </w:t>
      </w:r>
      <w:r w:rsidR="003F1A8B">
        <w:rPr>
          <w:rFonts w:eastAsia="바탕체" w:hint="eastAsia"/>
          <w:b w:val="0"/>
          <w:bCs w:val="0"/>
          <w:sz w:val="22"/>
          <w:szCs w:val="22"/>
        </w:rPr>
        <w:t>자본시장과</w:t>
      </w:r>
      <w:r w:rsidR="003F1A8B">
        <w:rPr>
          <w:rFonts w:eastAsia="바탕체" w:hint="eastAsia"/>
          <w:b w:val="0"/>
          <w:bCs w:val="0"/>
          <w:sz w:val="22"/>
          <w:szCs w:val="22"/>
        </w:rPr>
        <w:t xml:space="preserve"> </w:t>
      </w:r>
      <w:r w:rsidR="003F1A8B">
        <w:rPr>
          <w:rFonts w:eastAsia="바탕체" w:hint="eastAsia"/>
          <w:b w:val="0"/>
          <w:bCs w:val="0"/>
          <w:sz w:val="22"/>
          <w:szCs w:val="22"/>
        </w:rPr>
        <w:t>금융투자업에</w:t>
      </w:r>
      <w:r w:rsidR="003F1A8B">
        <w:rPr>
          <w:rFonts w:eastAsia="바탕체" w:hint="eastAsia"/>
          <w:b w:val="0"/>
          <w:bCs w:val="0"/>
          <w:sz w:val="22"/>
          <w:szCs w:val="22"/>
        </w:rPr>
        <w:t xml:space="preserve"> </w:t>
      </w:r>
      <w:r w:rsidR="003F1A8B">
        <w:rPr>
          <w:rFonts w:eastAsia="바탕체" w:hint="eastAsia"/>
          <w:b w:val="0"/>
          <w:bCs w:val="0"/>
          <w:sz w:val="22"/>
          <w:szCs w:val="22"/>
        </w:rPr>
        <w:t>관한</w:t>
      </w:r>
      <w:r w:rsidR="003F1A8B">
        <w:rPr>
          <w:rFonts w:eastAsia="바탕체" w:hint="eastAsia"/>
          <w:b w:val="0"/>
          <w:bCs w:val="0"/>
          <w:sz w:val="22"/>
          <w:szCs w:val="22"/>
        </w:rPr>
        <w:t xml:space="preserve"> </w:t>
      </w:r>
      <w:r w:rsidR="003F1A8B">
        <w:rPr>
          <w:rFonts w:eastAsia="바탕체" w:hint="eastAsia"/>
          <w:b w:val="0"/>
          <w:bCs w:val="0"/>
          <w:sz w:val="22"/>
          <w:szCs w:val="22"/>
        </w:rPr>
        <w:t>법률</w:t>
      </w:r>
      <w:r w:rsidR="003F1A8B">
        <w:rPr>
          <w:rFonts w:eastAsia="바탕체" w:hint="eastAsia"/>
          <w:b w:val="0"/>
          <w:bCs w:val="0"/>
          <w:sz w:val="22"/>
          <w:szCs w:val="22"/>
        </w:rPr>
        <w:t>(</w:t>
      </w:r>
      <w:r w:rsidR="003F1A8B">
        <w:rPr>
          <w:rFonts w:eastAsia="바탕체" w:hint="eastAsia"/>
          <w:b w:val="0"/>
          <w:bCs w:val="0"/>
          <w:sz w:val="22"/>
          <w:szCs w:val="22"/>
        </w:rPr>
        <w:t>이하</w:t>
      </w:r>
      <w:r w:rsidR="003F1A8B">
        <w:rPr>
          <w:rFonts w:eastAsia="바탕체" w:hint="eastAsia"/>
          <w:b w:val="0"/>
          <w:bCs w:val="0"/>
          <w:sz w:val="22"/>
          <w:szCs w:val="22"/>
        </w:rPr>
        <w:t xml:space="preserve"> </w:t>
      </w:r>
      <w:r w:rsidR="003F1A8B">
        <w:rPr>
          <w:rFonts w:eastAsia="바탕체"/>
          <w:b w:val="0"/>
          <w:bCs w:val="0"/>
          <w:sz w:val="22"/>
          <w:szCs w:val="22"/>
        </w:rPr>
        <w:t>“</w:t>
      </w:r>
      <w:r w:rsidR="003F1A8B" w:rsidRPr="003F1A8B">
        <w:rPr>
          <w:rFonts w:eastAsia="바탕체" w:hint="eastAsia"/>
          <w:bCs w:val="0"/>
          <w:sz w:val="22"/>
          <w:szCs w:val="22"/>
        </w:rPr>
        <w:t>자본시장법</w:t>
      </w:r>
      <w:r w:rsidR="003F1A8B">
        <w:rPr>
          <w:rFonts w:eastAsia="바탕체"/>
          <w:b w:val="0"/>
          <w:bCs w:val="0"/>
          <w:sz w:val="22"/>
          <w:szCs w:val="22"/>
        </w:rPr>
        <w:t>”)</w:t>
      </w:r>
      <w:r w:rsidR="003F1A8B">
        <w:rPr>
          <w:rFonts w:eastAsia="바탕체" w:hint="eastAsia"/>
          <w:b w:val="0"/>
          <w:bCs w:val="0"/>
          <w:sz w:val="22"/>
          <w:szCs w:val="22"/>
        </w:rPr>
        <w:t>에</w:t>
      </w:r>
      <w:r w:rsidR="003F1A8B">
        <w:rPr>
          <w:rFonts w:eastAsia="바탕체" w:hint="eastAsia"/>
          <w:b w:val="0"/>
          <w:bCs w:val="0"/>
          <w:sz w:val="22"/>
          <w:szCs w:val="22"/>
        </w:rPr>
        <w:t xml:space="preserve"> </w:t>
      </w:r>
      <w:r w:rsidR="003F1A8B">
        <w:rPr>
          <w:rFonts w:eastAsia="바탕체" w:hint="eastAsia"/>
          <w:b w:val="0"/>
          <w:bCs w:val="0"/>
          <w:sz w:val="22"/>
          <w:szCs w:val="22"/>
        </w:rPr>
        <w:t>따라</w:t>
      </w:r>
      <w:r w:rsidR="003F1A8B">
        <w:rPr>
          <w:rFonts w:eastAsia="바탕체" w:hint="eastAsia"/>
          <w:b w:val="0"/>
          <w:bCs w:val="0"/>
          <w:sz w:val="22"/>
          <w:szCs w:val="22"/>
        </w:rPr>
        <w:t xml:space="preserve"> </w:t>
      </w:r>
      <w:r w:rsidR="0020725E" w:rsidRPr="0020725E">
        <w:rPr>
          <w:rFonts w:eastAsia="바탕체" w:hint="eastAsia"/>
          <w:b w:val="0"/>
          <w:bCs w:val="0"/>
          <w:sz w:val="22"/>
          <w:szCs w:val="22"/>
        </w:rPr>
        <w:t>설정할</w:t>
      </w:r>
      <w:r w:rsidR="0020725E" w:rsidRPr="0020725E">
        <w:rPr>
          <w:rFonts w:eastAsia="바탕체"/>
          <w:b w:val="0"/>
          <w:bCs w:val="0"/>
          <w:sz w:val="22"/>
          <w:szCs w:val="22"/>
        </w:rPr>
        <w:t xml:space="preserve"> </w:t>
      </w:r>
      <w:r w:rsidR="0020725E" w:rsidRPr="0020725E">
        <w:rPr>
          <w:rFonts w:eastAsia="바탕체" w:hint="eastAsia"/>
          <w:b w:val="0"/>
          <w:bCs w:val="0"/>
          <w:sz w:val="22"/>
          <w:szCs w:val="22"/>
        </w:rPr>
        <w:t>예정인</w:t>
      </w:r>
      <w:r w:rsidR="0020725E" w:rsidRPr="0020725E">
        <w:rPr>
          <w:rFonts w:eastAsia="바탕체"/>
          <w:b w:val="0"/>
          <w:bCs w:val="0"/>
          <w:sz w:val="22"/>
          <w:szCs w:val="22"/>
        </w:rPr>
        <w:t xml:space="preserve"> </w:t>
      </w:r>
      <w:r w:rsidR="0020725E" w:rsidRPr="0020725E">
        <w:rPr>
          <w:rFonts w:eastAsia="바탕체" w:hint="eastAsia"/>
          <w:b w:val="0"/>
          <w:bCs w:val="0"/>
          <w:sz w:val="22"/>
          <w:szCs w:val="22"/>
        </w:rPr>
        <w:t>집합투자기구</w:t>
      </w:r>
      <w:r w:rsidR="003F1A8B">
        <w:rPr>
          <w:rFonts w:eastAsia="바탕체" w:hint="eastAsia"/>
          <w:b w:val="0"/>
          <w:bCs w:val="0"/>
          <w:sz w:val="22"/>
          <w:szCs w:val="22"/>
        </w:rPr>
        <w:t>(</w:t>
      </w:r>
      <w:r w:rsidR="003F1A8B">
        <w:rPr>
          <w:rFonts w:eastAsia="바탕체" w:hint="eastAsia"/>
          <w:b w:val="0"/>
          <w:bCs w:val="0"/>
          <w:sz w:val="22"/>
          <w:szCs w:val="22"/>
        </w:rPr>
        <w:t>이하</w:t>
      </w:r>
      <w:r w:rsidR="003F1A8B">
        <w:rPr>
          <w:rFonts w:eastAsia="바탕체" w:hint="eastAsia"/>
          <w:b w:val="0"/>
          <w:bCs w:val="0"/>
          <w:sz w:val="22"/>
          <w:szCs w:val="22"/>
        </w:rPr>
        <w:t xml:space="preserve"> </w:t>
      </w:r>
      <w:r w:rsidR="003F1A8B">
        <w:rPr>
          <w:rFonts w:eastAsia="바탕체"/>
          <w:b w:val="0"/>
          <w:bCs w:val="0"/>
          <w:sz w:val="22"/>
          <w:szCs w:val="22"/>
        </w:rPr>
        <w:t>“</w:t>
      </w:r>
      <w:r w:rsidR="003F1A8B" w:rsidRPr="003F1A8B">
        <w:rPr>
          <w:rFonts w:eastAsia="바탕체" w:hint="eastAsia"/>
          <w:bCs w:val="0"/>
          <w:sz w:val="22"/>
          <w:szCs w:val="22"/>
        </w:rPr>
        <w:t>매수인</w:t>
      </w:r>
      <w:r w:rsidR="003F1A8B">
        <w:rPr>
          <w:rFonts w:eastAsia="바탕체"/>
          <w:b w:val="0"/>
          <w:bCs w:val="0"/>
          <w:sz w:val="22"/>
          <w:szCs w:val="22"/>
        </w:rPr>
        <w:t>”)</w:t>
      </w:r>
      <w:r w:rsidR="003F1A8B">
        <w:rPr>
          <w:rFonts w:eastAsia="바탕체" w:hint="eastAsia"/>
          <w:b w:val="0"/>
          <w:bCs w:val="0"/>
          <w:sz w:val="22"/>
          <w:szCs w:val="22"/>
        </w:rPr>
        <w:t>를</w:t>
      </w:r>
      <w:r w:rsidR="003F1A8B">
        <w:rPr>
          <w:rFonts w:eastAsia="바탕체" w:hint="eastAsia"/>
          <w:b w:val="0"/>
          <w:bCs w:val="0"/>
          <w:sz w:val="22"/>
          <w:szCs w:val="22"/>
        </w:rPr>
        <w:t xml:space="preserve"> </w:t>
      </w:r>
      <w:r w:rsidR="003F1A8B">
        <w:rPr>
          <w:rFonts w:eastAsia="바탕체" w:hint="eastAsia"/>
          <w:b w:val="0"/>
          <w:bCs w:val="0"/>
          <w:sz w:val="22"/>
          <w:szCs w:val="22"/>
        </w:rPr>
        <w:t>통하여</w:t>
      </w:r>
      <w:r w:rsidRPr="00850E72">
        <w:rPr>
          <w:rFonts w:eastAsia="바탕체"/>
          <w:b w:val="0"/>
          <w:bCs w:val="0"/>
          <w:sz w:val="22"/>
          <w:szCs w:val="22"/>
        </w:rPr>
        <w:t xml:space="preserve"> </w:t>
      </w:r>
      <w:r w:rsidR="0020725E">
        <w:rPr>
          <w:rFonts w:eastAsia="바탕체" w:hint="eastAsia"/>
          <w:b w:val="0"/>
          <w:bCs w:val="0"/>
          <w:sz w:val="22"/>
          <w:szCs w:val="22"/>
        </w:rPr>
        <w:t>주식회사</w:t>
      </w:r>
      <w:r w:rsidR="0020725E">
        <w:rPr>
          <w:rFonts w:eastAsia="바탕체" w:hint="eastAsia"/>
          <w:b w:val="0"/>
          <w:bCs w:val="0"/>
          <w:sz w:val="22"/>
          <w:szCs w:val="22"/>
        </w:rPr>
        <w:t xml:space="preserve"> </w:t>
      </w:r>
      <w:proofErr w:type="spellStart"/>
      <w:r w:rsidR="0020725E">
        <w:rPr>
          <w:rFonts w:eastAsia="바탕체" w:hint="eastAsia"/>
          <w:b w:val="0"/>
          <w:bCs w:val="0"/>
          <w:sz w:val="22"/>
          <w:szCs w:val="22"/>
        </w:rPr>
        <w:t>코람코가치부가형부동산제</w:t>
      </w:r>
      <w:proofErr w:type="spellEnd"/>
      <w:r w:rsidR="0020725E">
        <w:rPr>
          <w:rFonts w:eastAsia="바탕체" w:hint="eastAsia"/>
          <w:b w:val="0"/>
          <w:bCs w:val="0"/>
          <w:sz w:val="22"/>
          <w:szCs w:val="22"/>
        </w:rPr>
        <w:t>2</w:t>
      </w:r>
      <w:r w:rsidR="0020725E">
        <w:rPr>
          <w:rFonts w:eastAsia="바탕체" w:hint="eastAsia"/>
          <w:b w:val="0"/>
          <w:bCs w:val="0"/>
          <w:sz w:val="22"/>
          <w:szCs w:val="22"/>
        </w:rPr>
        <w:t>의</w:t>
      </w:r>
      <w:r w:rsidR="0020725E">
        <w:rPr>
          <w:rFonts w:eastAsia="바탕체" w:hint="eastAsia"/>
          <w:b w:val="0"/>
          <w:bCs w:val="0"/>
          <w:sz w:val="22"/>
          <w:szCs w:val="22"/>
        </w:rPr>
        <w:t>2</w:t>
      </w:r>
      <w:r w:rsidR="0020725E">
        <w:rPr>
          <w:rFonts w:eastAsia="바탕체" w:hint="eastAsia"/>
          <w:b w:val="0"/>
          <w:bCs w:val="0"/>
          <w:sz w:val="22"/>
          <w:szCs w:val="22"/>
        </w:rPr>
        <w:t>호위탁관리자부동산투자회사</w:t>
      </w:r>
      <w:r w:rsidRPr="00850E72">
        <w:rPr>
          <w:rFonts w:eastAsia="바탕체"/>
          <w:b w:val="0"/>
          <w:bCs w:val="0"/>
          <w:sz w:val="22"/>
          <w:szCs w:val="22"/>
        </w:rPr>
        <w:t>(</w:t>
      </w:r>
      <w:r w:rsidRPr="00850E72">
        <w:rPr>
          <w:rFonts w:eastAsia="바탕체"/>
          <w:b w:val="0"/>
          <w:bCs w:val="0"/>
          <w:sz w:val="22"/>
          <w:szCs w:val="22"/>
        </w:rPr>
        <w:t>이하</w:t>
      </w:r>
      <w:r w:rsidRPr="00850E72">
        <w:rPr>
          <w:rFonts w:eastAsia="바탕체"/>
          <w:b w:val="0"/>
          <w:bCs w:val="0"/>
          <w:sz w:val="22"/>
          <w:szCs w:val="22"/>
        </w:rPr>
        <w:t xml:space="preserve"> “</w:t>
      </w:r>
      <w:r w:rsidRPr="00850E72">
        <w:rPr>
          <w:rFonts w:eastAsia="바탕체"/>
          <w:bCs w:val="0"/>
          <w:sz w:val="22"/>
          <w:szCs w:val="22"/>
        </w:rPr>
        <w:t>매도인</w:t>
      </w:r>
      <w:r w:rsidRPr="00850E72">
        <w:rPr>
          <w:rFonts w:eastAsia="바탕체"/>
          <w:b w:val="0"/>
          <w:bCs w:val="0"/>
          <w:sz w:val="22"/>
          <w:szCs w:val="22"/>
        </w:rPr>
        <w:t>”)</w:t>
      </w:r>
      <w:r w:rsidRPr="00850E72">
        <w:rPr>
          <w:rFonts w:eastAsia="바탕체"/>
          <w:b w:val="0"/>
          <w:bCs w:val="0"/>
          <w:sz w:val="22"/>
          <w:szCs w:val="22"/>
        </w:rPr>
        <w:t>로부터</w:t>
      </w:r>
      <w:r w:rsidRPr="00850E72">
        <w:rPr>
          <w:rFonts w:eastAsia="바탕체"/>
          <w:b w:val="0"/>
          <w:bCs w:val="0"/>
          <w:sz w:val="22"/>
          <w:szCs w:val="22"/>
        </w:rPr>
        <w:t xml:space="preserve"> </w:t>
      </w:r>
      <w:r w:rsidR="0020725E" w:rsidRPr="0020725E">
        <w:rPr>
          <w:rFonts w:eastAsia="바탕체" w:hint="eastAsia"/>
          <w:b w:val="0"/>
          <w:bCs w:val="0"/>
          <w:sz w:val="22"/>
          <w:szCs w:val="22"/>
        </w:rPr>
        <w:t>서울특별시</w:t>
      </w:r>
      <w:r w:rsidR="0020725E" w:rsidRPr="0020725E">
        <w:rPr>
          <w:rFonts w:eastAsia="바탕체"/>
          <w:b w:val="0"/>
          <w:bCs w:val="0"/>
          <w:sz w:val="22"/>
          <w:szCs w:val="22"/>
        </w:rPr>
        <w:t xml:space="preserve"> </w:t>
      </w:r>
      <w:r w:rsidR="0020725E" w:rsidRPr="0020725E">
        <w:rPr>
          <w:rFonts w:eastAsia="바탕체"/>
          <w:b w:val="0"/>
          <w:bCs w:val="0"/>
          <w:sz w:val="22"/>
          <w:szCs w:val="22"/>
        </w:rPr>
        <w:t>중구</w:t>
      </w:r>
      <w:r w:rsidR="0020725E" w:rsidRPr="0020725E">
        <w:rPr>
          <w:rFonts w:eastAsia="바탕체"/>
          <w:b w:val="0"/>
          <w:bCs w:val="0"/>
          <w:sz w:val="22"/>
          <w:szCs w:val="22"/>
        </w:rPr>
        <w:t xml:space="preserve"> </w:t>
      </w:r>
      <w:r w:rsidR="0020725E" w:rsidRPr="0020725E">
        <w:rPr>
          <w:rFonts w:eastAsia="바탕체"/>
          <w:b w:val="0"/>
          <w:bCs w:val="0"/>
          <w:sz w:val="22"/>
          <w:szCs w:val="22"/>
        </w:rPr>
        <w:t>다동</w:t>
      </w:r>
      <w:r w:rsidR="0020725E" w:rsidRPr="0020725E">
        <w:rPr>
          <w:rFonts w:eastAsia="바탕체"/>
          <w:b w:val="0"/>
          <w:bCs w:val="0"/>
          <w:sz w:val="22"/>
          <w:szCs w:val="22"/>
        </w:rPr>
        <w:t xml:space="preserve"> 39 </w:t>
      </w:r>
      <w:r w:rsidR="0020725E" w:rsidRPr="0020725E">
        <w:rPr>
          <w:rFonts w:eastAsia="바탕체"/>
          <w:b w:val="0"/>
          <w:bCs w:val="0"/>
          <w:sz w:val="22"/>
          <w:szCs w:val="22"/>
        </w:rPr>
        <w:t>소재</w:t>
      </w:r>
      <w:r w:rsidR="0020725E" w:rsidRPr="0020725E">
        <w:rPr>
          <w:rFonts w:eastAsia="바탕체"/>
          <w:b w:val="0"/>
          <w:bCs w:val="0"/>
          <w:sz w:val="22"/>
          <w:szCs w:val="22"/>
        </w:rPr>
        <w:t xml:space="preserve"> </w:t>
      </w:r>
      <w:r w:rsidR="0020725E" w:rsidRPr="0020725E">
        <w:rPr>
          <w:rFonts w:eastAsia="바탕체"/>
          <w:b w:val="0"/>
          <w:bCs w:val="0"/>
          <w:sz w:val="22"/>
          <w:szCs w:val="22"/>
        </w:rPr>
        <w:t>케이</w:t>
      </w:r>
      <w:r w:rsidR="0020725E" w:rsidRPr="0020725E">
        <w:rPr>
          <w:rFonts w:eastAsia="바탕체"/>
          <w:b w:val="0"/>
          <w:bCs w:val="0"/>
          <w:sz w:val="22"/>
          <w:szCs w:val="22"/>
        </w:rPr>
        <w:t xml:space="preserve"> </w:t>
      </w:r>
      <w:r w:rsidR="0020725E" w:rsidRPr="0020725E">
        <w:rPr>
          <w:rFonts w:eastAsia="바탕체"/>
          <w:b w:val="0"/>
          <w:bCs w:val="0"/>
          <w:sz w:val="22"/>
          <w:szCs w:val="22"/>
        </w:rPr>
        <w:t>스퀘어</w:t>
      </w:r>
      <w:r w:rsidR="0020725E" w:rsidRPr="0020725E">
        <w:rPr>
          <w:rFonts w:eastAsia="바탕체"/>
          <w:b w:val="0"/>
          <w:bCs w:val="0"/>
          <w:sz w:val="22"/>
          <w:szCs w:val="22"/>
        </w:rPr>
        <w:t xml:space="preserve"> </w:t>
      </w:r>
      <w:r w:rsidR="0020725E" w:rsidRPr="0020725E">
        <w:rPr>
          <w:rFonts w:eastAsia="바탕체"/>
          <w:b w:val="0"/>
          <w:bCs w:val="0"/>
          <w:sz w:val="22"/>
          <w:szCs w:val="22"/>
        </w:rPr>
        <w:t>시티</w:t>
      </w:r>
      <w:r w:rsidR="0020725E" w:rsidRPr="0020725E">
        <w:rPr>
          <w:rFonts w:eastAsia="바탕체"/>
          <w:b w:val="0"/>
          <w:bCs w:val="0"/>
          <w:sz w:val="22"/>
          <w:szCs w:val="22"/>
        </w:rPr>
        <w:t xml:space="preserve"> </w:t>
      </w:r>
      <w:r w:rsidR="0020725E" w:rsidRPr="0020725E">
        <w:rPr>
          <w:rFonts w:eastAsia="바탕체"/>
          <w:b w:val="0"/>
          <w:bCs w:val="0"/>
          <w:sz w:val="22"/>
          <w:szCs w:val="22"/>
        </w:rPr>
        <w:t>집합건물</w:t>
      </w:r>
      <w:r w:rsidR="0020725E" w:rsidRPr="0020725E">
        <w:rPr>
          <w:rFonts w:eastAsia="바탕체" w:hint="eastAsia"/>
          <w:b w:val="0"/>
          <w:bCs w:val="0"/>
          <w:sz w:val="22"/>
          <w:szCs w:val="22"/>
        </w:rPr>
        <w:t>(</w:t>
      </w:r>
      <w:r w:rsidR="0020725E" w:rsidRPr="0020725E">
        <w:rPr>
          <w:rFonts w:eastAsia="바탕체" w:hint="eastAsia"/>
          <w:b w:val="0"/>
          <w:bCs w:val="0"/>
          <w:sz w:val="22"/>
          <w:szCs w:val="22"/>
        </w:rPr>
        <w:t>이하</w:t>
      </w:r>
      <w:r w:rsidR="0020725E" w:rsidRPr="0020725E">
        <w:rPr>
          <w:rFonts w:eastAsia="바탕체" w:hint="eastAsia"/>
          <w:b w:val="0"/>
          <w:bCs w:val="0"/>
          <w:sz w:val="22"/>
          <w:szCs w:val="22"/>
        </w:rPr>
        <w:t xml:space="preserve"> </w:t>
      </w:r>
      <w:r w:rsidR="0020725E" w:rsidRPr="0020725E">
        <w:rPr>
          <w:rFonts w:eastAsia="바탕체"/>
          <w:b w:val="0"/>
          <w:bCs w:val="0"/>
          <w:sz w:val="22"/>
          <w:szCs w:val="22"/>
        </w:rPr>
        <w:t>“</w:t>
      </w:r>
      <w:r w:rsidR="0020725E" w:rsidRPr="0020725E">
        <w:rPr>
          <w:rFonts w:eastAsia="바탕체" w:hint="eastAsia"/>
          <w:bCs w:val="0"/>
          <w:sz w:val="22"/>
          <w:szCs w:val="22"/>
        </w:rPr>
        <w:t>본건</w:t>
      </w:r>
      <w:r w:rsidR="0020725E" w:rsidRPr="0020725E">
        <w:rPr>
          <w:rFonts w:eastAsia="바탕체" w:hint="eastAsia"/>
          <w:bCs w:val="0"/>
          <w:sz w:val="22"/>
          <w:szCs w:val="22"/>
        </w:rPr>
        <w:t xml:space="preserve"> </w:t>
      </w:r>
      <w:r w:rsidR="0020725E" w:rsidRPr="0020725E">
        <w:rPr>
          <w:rFonts w:eastAsia="바탕체" w:hint="eastAsia"/>
          <w:bCs w:val="0"/>
          <w:sz w:val="22"/>
          <w:szCs w:val="22"/>
        </w:rPr>
        <w:t>건물</w:t>
      </w:r>
      <w:r w:rsidR="0020725E" w:rsidRPr="0020725E">
        <w:rPr>
          <w:rFonts w:eastAsia="바탕체"/>
          <w:b w:val="0"/>
          <w:bCs w:val="0"/>
          <w:sz w:val="22"/>
          <w:szCs w:val="22"/>
        </w:rPr>
        <w:t>”)</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중</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지하</w:t>
      </w:r>
      <w:r w:rsidR="0020725E" w:rsidRPr="0020725E">
        <w:rPr>
          <w:rFonts w:eastAsia="바탕체" w:hint="eastAsia"/>
          <w:b w:val="0"/>
          <w:bCs w:val="0"/>
          <w:sz w:val="22"/>
          <w:szCs w:val="22"/>
        </w:rPr>
        <w:t>2</w:t>
      </w:r>
      <w:r w:rsidR="0020725E" w:rsidRPr="0020725E">
        <w:rPr>
          <w:rFonts w:eastAsia="바탕체" w:hint="eastAsia"/>
          <w:b w:val="0"/>
          <w:bCs w:val="0"/>
          <w:sz w:val="22"/>
          <w:szCs w:val="22"/>
        </w:rPr>
        <w:t>층</w:t>
      </w:r>
      <w:r w:rsidR="0020725E" w:rsidRPr="0020725E">
        <w:rPr>
          <w:rFonts w:eastAsia="바탕체" w:hint="eastAsia"/>
          <w:b w:val="0"/>
          <w:bCs w:val="0"/>
          <w:sz w:val="22"/>
          <w:szCs w:val="22"/>
        </w:rPr>
        <w:t>~</w:t>
      </w:r>
      <w:r w:rsidR="0020725E" w:rsidRPr="0020725E">
        <w:rPr>
          <w:rFonts w:eastAsia="바탕체" w:hint="eastAsia"/>
          <w:b w:val="0"/>
          <w:bCs w:val="0"/>
          <w:sz w:val="22"/>
          <w:szCs w:val="22"/>
        </w:rPr>
        <w:t>지상</w:t>
      </w:r>
      <w:r w:rsidR="0020725E" w:rsidRPr="0020725E">
        <w:rPr>
          <w:rFonts w:eastAsia="바탕체" w:hint="eastAsia"/>
          <w:b w:val="0"/>
          <w:bCs w:val="0"/>
          <w:sz w:val="22"/>
          <w:szCs w:val="22"/>
        </w:rPr>
        <w:t xml:space="preserve"> </w:t>
      </w:r>
      <w:r w:rsidR="0020725E" w:rsidRPr="0020725E">
        <w:rPr>
          <w:rFonts w:eastAsia="바탕체"/>
          <w:b w:val="0"/>
          <w:bCs w:val="0"/>
          <w:sz w:val="22"/>
          <w:szCs w:val="22"/>
        </w:rPr>
        <w:t>13</w:t>
      </w:r>
      <w:r w:rsidR="0020725E" w:rsidRPr="0020725E">
        <w:rPr>
          <w:rFonts w:eastAsia="바탕체" w:hint="eastAsia"/>
          <w:b w:val="0"/>
          <w:bCs w:val="0"/>
          <w:sz w:val="22"/>
          <w:szCs w:val="22"/>
        </w:rPr>
        <w:t>층</w:t>
      </w:r>
      <w:r w:rsidR="0020725E" w:rsidRPr="0020725E">
        <w:rPr>
          <w:rFonts w:eastAsia="바탕체" w:hint="eastAsia"/>
          <w:b w:val="0"/>
          <w:bCs w:val="0"/>
          <w:sz w:val="22"/>
          <w:szCs w:val="22"/>
        </w:rPr>
        <w:t>,</w:t>
      </w:r>
      <w:r w:rsidR="0020725E" w:rsidRPr="0020725E">
        <w:rPr>
          <w:rFonts w:eastAsia="바탕체"/>
          <w:b w:val="0"/>
          <w:bCs w:val="0"/>
          <w:sz w:val="22"/>
          <w:szCs w:val="22"/>
        </w:rPr>
        <w:t xml:space="preserve"> </w:t>
      </w:r>
      <w:r w:rsidR="0020725E" w:rsidRPr="0020725E">
        <w:rPr>
          <w:rFonts w:eastAsia="바탕체" w:hint="eastAsia"/>
          <w:b w:val="0"/>
          <w:bCs w:val="0"/>
          <w:sz w:val="22"/>
          <w:szCs w:val="22"/>
        </w:rPr>
        <w:t>19</w:t>
      </w:r>
      <w:r w:rsidR="0020725E" w:rsidRPr="0020725E">
        <w:rPr>
          <w:rFonts w:eastAsia="바탕체" w:hint="eastAsia"/>
          <w:b w:val="0"/>
          <w:bCs w:val="0"/>
          <w:sz w:val="22"/>
          <w:szCs w:val="22"/>
        </w:rPr>
        <w:t>층</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및</w:t>
      </w:r>
      <w:r w:rsidR="0020725E" w:rsidRPr="0020725E">
        <w:rPr>
          <w:rFonts w:eastAsia="바탕체" w:hint="eastAsia"/>
          <w:b w:val="0"/>
          <w:bCs w:val="0"/>
          <w:sz w:val="22"/>
          <w:szCs w:val="22"/>
        </w:rPr>
        <w:t xml:space="preserve"> </w:t>
      </w:r>
      <w:r w:rsidR="0020725E" w:rsidRPr="0020725E">
        <w:rPr>
          <w:rFonts w:eastAsia="바탕체"/>
          <w:b w:val="0"/>
          <w:bCs w:val="0"/>
          <w:sz w:val="22"/>
          <w:szCs w:val="22"/>
        </w:rPr>
        <w:t>20</w:t>
      </w:r>
      <w:r w:rsidR="0020725E" w:rsidRPr="0020725E">
        <w:rPr>
          <w:rFonts w:eastAsia="바탕체" w:hint="eastAsia"/>
          <w:b w:val="0"/>
          <w:bCs w:val="0"/>
          <w:sz w:val="22"/>
          <w:szCs w:val="22"/>
        </w:rPr>
        <w:t>층에</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소재한</w:t>
      </w:r>
      <w:r w:rsidR="0020725E" w:rsidRPr="0020725E">
        <w:rPr>
          <w:rFonts w:eastAsia="바탕체" w:hint="eastAsia"/>
          <w:b w:val="0"/>
          <w:bCs w:val="0"/>
          <w:sz w:val="22"/>
          <w:szCs w:val="22"/>
        </w:rPr>
        <w:t xml:space="preserve"> </w:t>
      </w:r>
      <w:r w:rsidR="0020725E" w:rsidRPr="0020725E">
        <w:rPr>
          <w:rFonts w:eastAsia="바탕체"/>
          <w:b w:val="0"/>
          <w:bCs w:val="0"/>
          <w:sz w:val="22"/>
          <w:szCs w:val="22"/>
        </w:rPr>
        <w:t>18</w:t>
      </w:r>
      <w:r w:rsidR="0020725E" w:rsidRPr="0020725E">
        <w:rPr>
          <w:rFonts w:eastAsia="바탕체" w:hint="eastAsia"/>
          <w:b w:val="0"/>
          <w:bCs w:val="0"/>
          <w:sz w:val="22"/>
          <w:szCs w:val="22"/>
        </w:rPr>
        <w:t>개</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호실</w:t>
      </w:r>
      <w:r w:rsidR="0020725E" w:rsidRPr="0020725E">
        <w:rPr>
          <w:rFonts w:eastAsia="바탕체" w:hint="eastAsia"/>
          <w:b w:val="0"/>
          <w:bCs w:val="0"/>
          <w:sz w:val="22"/>
          <w:szCs w:val="22"/>
        </w:rPr>
        <w:t>(</w:t>
      </w:r>
      <w:r w:rsidR="0020725E" w:rsidRPr="0020725E">
        <w:rPr>
          <w:rFonts w:eastAsia="바탕체" w:hint="eastAsia"/>
          <w:b w:val="0"/>
          <w:bCs w:val="0"/>
          <w:sz w:val="22"/>
          <w:szCs w:val="22"/>
        </w:rPr>
        <w:t>이에</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대한</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집합건물의</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소유</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및</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관리에</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관한</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법률</w:t>
      </w:r>
      <w:r w:rsidR="0020725E" w:rsidRPr="0020725E">
        <w:rPr>
          <w:rFonts w:eastAsia="바탕체" w:hint="eastAsia"/>
          <w:b w:val="0"/>
          <w:bCs w:val="0"/>
          <w:sz w:val="22"/>
          <w:szCs w:val="22"/>
        </w:rPr>
        <w:t>(</w:t>
      </w:r>
      <w:r w:rsidR="0020725E" w:rsidRPr="0020725E">
        <w:rPr>
          <w:rFonts w:eastAsia="바탕체" w:hint="eastAsia"/>
          <w:b w:val="0"/>
          <w:bCs w:val="0"/>
          <w:sz w:val="22"/>
          <w:szCs w:val="22"/>
        </w:rPr>
        <w:t>이하</w:t>
      </w:r>
      <w:r w:rsidR="0020725E" w:rsidRPr="0020725E">
        <w:rPr>
          <w:rFonts w:eastAsia="바탕체" w:hint="eastAsia"/>
          <w:b w:val="0"/>
          <w:bCs w:val="0"/>
          <w:sz w:val="22"/>
          <w:szCs w:val="22"/>
        </w:rPr>
        <w:t xml:space="preserve"> </w:t>
      </w:r>
      <w:r w:rsidR="0020725E" w:rsidRPr="0020725E">
        <w:rPr>
          <w:rFonts w:eastAsia="바탕체"/>
          <w:b w:val="0"/>
          <w:bCs w:val="0"/>
          <w:sz w:val="22"/>
          <w:szCs w:val="22"/>
        </w:rPr>
        <w:t>“</w:t>
      </w:r>
      <w:r w:rsidR="0020725E" w:rsidRPr="0020725E">
        <w:rPr>
          <w:rFonts w:eastAsia="바탕체" w:hint="eastAsia"/>
          <w:bCs w:val="0"/>
          <w:sz w:val="22"/>
          <w:szCs w:val="22"/>
        </w:rPr>
        <w:t>집합건물법</w:t>
      </w:r>
      <w:r w:rsidR="0020725E" w:rsidRPr="0020725E">
        <w:rPr>
          <w:rFonts w:eastAsia="바탕체"/>
          <w:b w:val="0"/>
          <w:bCs w:val="0"/>
          <w:sz w:val="22"/>
          <w:szCs w:val="22"/>
        </w:rPr>
        <w:t>”)</w:t>
      </w:r>
      <w:r w:rsidR="0020725E" w:rsidRPr="0020725E">
        <w:rPr>
          <w:rFonts w:eastAsia="바탕체" w:hint="eastAsia"/>
          <w:b w:val="0"/>
          <w:bCs w:val="0"/>
          <w:sz w:val="22"/>
          <w:szCs w:val="22"/>
        </w:rPr>
        <w:t>상</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대지권과</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공용부분에</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관한</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권리</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본건</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건물에</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설치된</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매도인</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소유의</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부합물</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및</w:t>
      </w:r>
      <w:r w:rsidR="0020725E" w:rsidRPr="0020725E">
        <w:rPr>
          <w:rFonts w:eastAsia="바탕체" w:hint="eastAsia"/>
          <w:b w:val="0"/>
          <w:bCs w:val="0"/>
          <w:sz w:val="22"/>
          <w:szCs w:val="22"/>
        </w:rPr>
        <w:t xml:space="preserve"> </w:t>
      </w:r>
      <w:proofErr w:type="spellStart"/>
      <w:r w:rsidR="0020725E" w:rsidRPr="0020725E">
        <w:rPr>
          <w:rFonts w:eastAsia="바탕체" w:hint="eastAsia"/>
          <w:b w:val="0"/>
          <w:bCs w:val="0"/>
          <w:sz w:val="22"/>
          <w:szCs w:val="22"/>
        </w:rPr>
        <w:t>종물을</w:t>
      </w:r>
      <w:proofErr w:type="spellEnd"/>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모두</w:t>
      </w:r>
      <w:r w:rsidR="0020725E" w:rsidRPr="0020725E">
        <w:rPr>
          <w:rFonts w:eastAsia="바탕체" w:hint="eastAsia"/>
          <w:b w:val="0"/>
          <w:bCs w:val="0"/>
          <w:sz w:val="22"/>
          <w:szCs w:val="22"/>
        </w:rPr>
        <w:t xml:space="preserve"> </w:t>
      </w:r>
      <w:r w:rsidR="0020725E" w:rsidRPr="0020725E">
        <w:rPr>
          <w:rFonts w:eastAsia="바탕체" w:hint="eastAsia"/>
          <w:b w:val="0"/>
          <w:bCs w:val="0"/>
          <w:sz w:val="22"/>
          <w:szCs w:val="22"/>
        </w:rPr>
        <w:t>포함하며</w:t>
      </w:r>
      <w:r w:rsidR="0020725E">
        <w:rPr>
          <w:rFonts w:eastAsia="바탕체" w:hint="eastAsia"/>
          <w:b w:val="0"/>
          <w:bCs w:val="0"/>
          <w:sz w:val="22"/>
          <w:szCs w:val="22"/>
        </w:rPr>
        <w:t>,</w:t>
      </w:r>
      <w:r w:rsidR="0020725E">
        <w:rPr>
          <w:rFonts w:eastAsia="바탕체"/>
          <w:b w:val="0"/>
          <w:bCs w:val="0"/>
          <w:sz w:val="22"/>
          <w:szCs w:val="22"/>
        </w:rPr>
        <w:t xml:space="preserve"> </w:t>
      </w:r>
      <w:r w:rsidR="0020725E">
        <w:rPr>
          <w:rFonts w:eastAsia="바탕체" w:hint="eastAsia"/>
          <w:b w:val="0"/>
          <w:bCs w:val="0"/>
          <w:sz w:val="22"/>
          <w:szCs w:val="22"/>
        </w:rPr>
        <w:t>이하</w:t>
      </w:r>
      <w:r w:rsidRPr="00850E72">
        <w:rPr>
          <w:rFonts w:eastAsia="바탕체"/>
          <w:b w:val="0"/>
          <w:bCs w:val="0"/>
          <w:sz w:val="22"/>
          <w:szCs w:val="22"/>
        </w:rPr>
        <w:t xml:space="preserve"> “</w:t>
      </w:r>
      <w:r w:rsidRPr="00850E72">
        <w:rPr>
          <w:rFonts w:eastAsia="바탕체"/>
          <w:bCs w:val="0"/>
          <w:sz w:val="22"/>
          <w:szCs w:val="22"/>
        </w:rPr>
        <w:t>매매목적물</w:t>
      </w:r>
      <w:r w:rsidRPr="00850E72">
        <w:rPr>
          <w:rFonts w:eastAsia="바탕체"/>
          <w:b w:val="0"/>
          <w:bCs w:val="0"/>
          <w:sz w:val="22"/>
          <w:szCs w:val="22"/>
        </w:rPr>
        <w:t>”)</w:t>
      </w:r>
      <w:r w:rsidRPr="00850E72">
        <w:rPr>
          <w:rFonts w:eastAsia="바탕체"/>
          <w:b w:val="0"/>
          <w:bCs w:val="0"/>
          <w:sz w:val="22"/>
          <w:szCs w:val="22"/>
        </w:rPr>
        <w:t>을</w:t>
      </w:r>
      <w:r w:rsidRPr="00850E72">
        <w:rPr>
          <w:rFonts w:eastAsia="바탕체"/>
          <w:b w:val="0"/>
          <w:bCs w:val="0"/>
          <w:sz w:val="22"/>
          <w:szCs w:val="22"/>
        </w:rPr>
        <w:t xml:space="preserve"> </w:t>
      </w:r>
      <w:r w:rsidRPr="00850E72">
        <w:rPr>
          <w:rFonts w:eastAsia="바탕체"/>
          <w:b w:val="0"/>
          <w:bCs w:val="0"/>
          <w:sz w:val="22"/>
          <w:szCs w:val="22"/>
        </w:rPr>
        <w:t>매수하고자</w:t>
      </w:r>
      <w:r w:rsidRPr="00850E72">
        <w:rPr>
          <w:rFonts w:eastAsia="바탕체"/>
          <w:b w:val="0"/>
          <w:bCs w:val="0"/>
          <w:sz w:val="22"/>
          <w:szCs w:val="22"/>
        </w:rPr>
        <w:t xml:space="preserve"> </w:t>
      </w:r>
      <w:r w:rsidRPr="00850E72">
        <w:rPr>
          <w:rFonts w:eastAsia="바탕체"/>
          <w:b w:val="0"/>
          <w:bCs w:val="0"/>
          <w:sz w:val="22"/>
          <w:szCs w:val="22"/>
        </w:rPr>
        <w:t>함</w:t>
      </w:r>
      <w:r w:rsidRPr="00850E72">
        <w:rPr>
          <w:rFonts w:eastAsia="바탕체"/>
          <w:b w:val="0"/>
          <w:bCs w:val="0"/>
          <w:sz w:val="22"/>
          <w:szCs w:val="22"/>
        </w:rPr>
        <w:t>(</w:t>
      </w:r>
      <w:r w:rsidRPr="00850E72">
        <w:rPr>
          <w:rFonts w:eastAsia="바탕체"/>
          <w:b w:val="0"/>
          <w:bCs w:val="0"/>
          <w:sz w:val="22"/>
          <w:szCs w:val="22"/>
        </w:rPr>
        <w:t>이하</w:t>
      </w:r>
      <w:r w:rsidRPr="00850E72">
        <w:rPr>
          <w:rFonts w:eastAsia="바탕체"/>
          <w:b w:val="0"/>
          <w:bCs w:val="0"/>
          <w:sz w:val="22"/>
          <w:szCs w:val="22"/>
        </w:rPr>
        <w:t xml:space="preserve"> “</w:t>
      </w:r>
      <w:r w:rsidRPr="00850E72">
        <w:rPr>
          <w:rFonts w:eastAsia="바탕체"/>
          <w:bCs w:val="0"/>
          <w:sz w:val="22"/>
          <w:szCs w:val="22"/>
        </w:rPr>
        <w:t>본건</w:t>
      </w:r>
      <w:r w:rsidRPr="00850E72">
        <w:rPr>
          <w:rFonts w:eastAsia="바탕체"/>
          <w:bCs w:val="0"/>
          <w:sz w:val="22"/>
          <w:szCs w:val="22"/>
        </w:rPr>
        <w:t xml:space="preserve"> </w:t>
      </w:r>
      <w:r w:rsidRPr="00850E72">
        <w:rPr>
          <w:rFonts w:eastAsia="바탕체"/>
          <w:bCs w:val="0"/>
          <w:sz w:val="22"/>
          <w:szCs w:val="22"/>
        </w:rPr>
        <w:t>거래</w:t>
      </w:r>
      <w:r w:rsidRPr="00850E72">
        <w:rPr>
          <w:rFonts w:eastAsia="바탕체"/>
          <w:b w:val="0"/>
          <w:bCs w:val="0"/>
          <w:sz w:val="22"/>
          <w:szCs w:val="22"/>
        </w:rPr>
        <w:t xml:space="preserve">”; </w:t>
      </w:r>
      <w:r w:rsidRPr="00850E72">
        <w:rPr>
          <w:rFonts w:eastAsia="바탕체"/>
          <w:b w:val="0"/>
          <w:bCs w:val="0"/>
          <w:sz w:val="22"/>
          <w:szCs w:val="22"/>
        </w:rPr>
        <w:t>그에</w:t>
      </w:r>
      <w:r w:rsidRPr="00850E72">
        <w:rPr>
          <w:rFonts w:eastAsia="바탕체"/>
          <w:b w:val="0"/>
          <w:bCs w:val="0"/>
          <w:sz w:val="22"/>
          <w:szCs w:val="22"/>
        </w:rPr>
        <w:t xml:space="preserve"> </w:t>
      </w:r>
      <w:r w:rsidRPr="00850E72">
        <w:rPr>
          <w:rFonts w:eastAsia="바탕체"/>
          <w:b w:val="0"/>
          <w:bCs w:val="0"/>
          <w:sz w:val="22"/>
          <w:szCs w:val="22"/>
        </w:rPr>
        <w:t>관한</w:t>
      </w:r>
      <w:r w:rsidRPr="00850E72">
        <w:rPr>
          <w:rFonts w:eastAsia="바탕체"/>
          <w:b w:val="0"/>
          <w:bCs w:val="0"/>
          <w:sz w:val="22"/>
          <w:szCs w:val="22"/>
        </w:rPr>
        <w:t xml:space="preserve"> </w:t>
      </w:r>
      <w:r w:rsidRPr="00850E72">
        <w:rPr>
          <w:rFonts w:eastAsia="바탕체"/>
          <w:b w:val="0"/>
          <w:bCs w:val="0"/>
          <w:sz w:val="22"/>
          <w:szCs w:val="22"/>
        </w:rPr>
        <w:t>계약을</w:t>
      </w:r>
      <w:r w:rsidRPr="00850E72">
        <w:rPr>
          <w:rFonts w:eastAsia="바탕체"/>
          <w:b w:val="0"/>
          <w:bCs w:val="0"/>
          <w:sz w:val="22"/>
          <w:szCs w:val="22"/>
        </w:rPr>
        <w:t xml:space="preserve"> “</w:t>
      </w:r>
      <w:r w:rsidRPr="00850E72">
        <w:rPr>
          <w:rFonts w:eastAsia="바탕체"/>
          <w:bCs w:val="0"/>
          <w:sz w:val="22"/>
          <w:szCs w:val="22"/>
        </w:rPr>
        <w:t>본건</w:t>
      </w:r>
      <w:r w:rsidRPr="00850E72">
        <w:rPr>
          <w:rFonts w:eastAsia="바탕체"/>
          <w:bCs w:val="0"/>
          <w:sz w:val="22"/>
          <w:szCs w:val="22"/>
        </w:rPr>
        <w:t xml:space="preserve"> </w:t>
      </w:r>
      <w:r w:rsidRPr="00850E72">
        <w:rPr>
          <w:rFonts w:eastAsia="바탕체"/>
          <w:bCs w:val="0"/>
          <w:sz w:val="22"/>
          <w:szCs w:val="22"/>
        </w:rPr>
        <w:t>매매계약</w:t>
      </w:r>
      <w:r w:rsidRPr="00850E72">
        <w:rPr>
          <w:rFonts w:eastAsia="바탕체"/>
          <w:b w:val="0"/>
          <w:bCs w:val="0"/>
          <w:sz w:val="22"/>
          <w:szCs w:val="22"/>
        </w:rPr>
        <w:t>”).</w:t>
      </w:r>
      <w:bookmarkEnd w:id="28"/>
      <w:bookmarkEnd w:id="29"/>
      <w:bookmarkEnd w:id="30"/>
      <w:bookmarkEnd w:id="31"/>
    </w:p>
    <w:p w14:paraId="5EE7AC8C"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p>
    <w:p w14:paraId="78D34EF9" w14:textId="08F572C0" w:rsidR="0064342E" w:rsidRPr="00850E72" w:rsidRDefault="0064342E" w:rsidP="008C317E">
      <w:pPr>
        <w:pStyle w:val="2a"/>
        <w:tabs>
          <w:tab w:val="left" w:pos="-1920"/>
          <w:tab w:val="left" w:pos="480"/>
        </w:tabs>
        <w:wordWrap/>
        <w:spacing w:line="260" w:lineRule="exact"/>
        <w:rPr>
          <w:rFonts w:eastAsia="바탕체"/>
          <w:b w:val="0"/>
          <w:bCs w:val="0"/>
          <w:sz w:val="22"/>
          <w:szCs w:val="22"/>
        </w:rPr>
      </w:pPr>
      <w:bookmarkStart w:id="32" w:name="_Toc103596430"/>
      <w:bookmarkStart w:id="33" w:name="_Toc103863958"/>
      <w:bookmarkStart w:id="34" w:name="_Toc103942946"/>
      <w:bookmarkStart w:id="35" w:name="_Toc103953916"/>
      <w:r w:rsidRPr="00850E72">
        <w:rPr>
          <w:rFonts w:eastAsia="바탕체"/>
          <w:b w:val="0"/>
          <w:bCs w:val="0"/>
          <w:sz w:val="22"/>
          <w:szCs w:val="22"/>
        </w:rPr>
        <w:t>저희</w:t>
      </w:r>
      <w:r w:rsidRPr="00850E72">
        <w:rPr>
          <w:rFonts w:eastAsia="바탕체"/>
          <w:b w:val="0"/>
          <w:bCs w:val="0"/>
          <w:sz w:val="22"/>
          <w:szCs w:val="22"/>
        </w:rPr>
        <w:t xml:space="preserve"> </w:t>
      </w:r>
      <w:r w:rsidRPr="00850E72">
        <w:rPr>
          <w:rFonts w:eastAsia="바탕체"/>
          <w:b w:val="0"/>
          <w:bCs w:val="0"/>
          <w:sz w:val="22"/>
          <w:szCs w:val="22"/>
        </w:rPr>
        <w:t>사무소는</w:t>
      </w:r>
      <w:r w:rsidR="0091293F" w:rsidRPr="00850E72">
        <w:rPr>
          <w:rFonts w:eastAsia="바탕체"/>
          <w:b w:val="0"/>
          <w:bCs w:val="0"/>
          <w:sz w:val="22"/>
          <w:szCs w:val="22"/>
        </w:rPr>
        <w:t xml:space="preserve"> </w:t>
      </w:r>
      <w:r w:rsidRPr="00850E72">
        <w:rPr>
          <w:rFonts w:eastAsia="바탕체"/>
          <w:b w:val="0"/>
          <w:bCs w:val="0"/>
          <w:sz w:val="22"/>
          <w:szCs w:val="22"/>
        </w:rPr>
        <w:t>본건</w:t>
      </w:r>
      <w:r w:rsidRPr="00850E72">
        <w:rPr>
          <w:rFonts w:eastAsia="바탕체"/>
          <w:b w:val="0"/>
          <w:bCs w:val="0"/>
          <w:sz w:val="22"/>
          <w:szCs w:val="22"/>
        </w:rPr>
        <w:t xml:space="preserve"> </w:t>
      </w:r>
      <w:r w:rsidRPr="00850E72">
        <w:rPr>
          <w:rFonts w:eastAsia="바탕체"/>
          <w:b w:val="0"/>
          <w:bCs w:val="0"/>
          <w:sz w:val="22"/>
          <w:szCs w:val="22"/>
        </w:rPr>
        <w:t>거래와</w:t>
      </w:r>
      <w:r w:rsidRPr="00850E72">
        <w:rPr>
          <w:rFonts w:eastAsia="바탕체"/>
          <w:b w:val="0"/>
          <w:bCs w:val="0"/>
          <w:sz w:val="22"/>
          <w:szCs w:val="22"/>
        </w:rPr>
        <w:t xml:space="preserve"> </w:t>
      </w:r>
      <w:r w:rsidRPr="00850E72">
        <w:rPr>
          <w:rFonts w:eastAsia="바탕체"/>
          <w:b w:val="0"/>
          <w:bCs w:val="0"/>
          <w:sz w:val="22"/>
          <w:szCs w:val="22"/>
        </w:rPr>
        <w:t>관련하여</w:t>
      </w:r>
      <w:r w:rsidRPr="00850E72">
        <w:rPr>
          <w:rFonts w:eastAsia="바탕체"/>
          <w:b w:val="0"/>
          <w:bCs w:val="0"/>
          <w:sz w:val="22"/>
          <w:szCs w:val="22"/>
        </w:rPr>
        <w:t xml:space="preserve">, </w:t>
      </w:r>
      <w:r w:rsidRPr="00850E72">
        <w:rPr>
          <w:rFonts w:eastAsia="바탕체"/>
          <w:b w:val="0"/>
          <w:bCs w:val="0"/>
          <w:sz w:val="22"/>
          <w:szCs w:val="22"/>
        </w:rPr>
        <w:t>귀사의</w:t>
      </w:r>
      <w:r w:rsidRPr="00850E72">
        <w:rPr>
          <w:rFonts w:eastAsia="바탕체"/>
          <w:b w:val="0"/>
          <w:bCs w:val="0"/>
          <w:sz w:val="22"/>
          <w:szCs w:val="22"/>
        </w:rPr>
        <w:t xml:space="preserve"> </w:t>
      </w:r>
      <w:r w:rsidRPr="00850E72">
        <w:rPr>
          <w:rFonts w:eastAsia="바탕체"/>
          <w:b w:val="0"/>
          <w:bCs w:val="0"/>
          <w:sz w:val="22"/>
          <w:szCs w:val="22"/>
        </w:rPr>
        <w:t>의뢰에</w:t>
      </w:r>
      <w:r w:rsidRPr="00850E72">
        <w:rPr>
          <w:rFonts w:eastAsia="바탕체"/>
          <w:b w:val="0"/>
          <w:bCs w:val="0"/>
          <w:sz w:val="22"/>
          <w:szCs w:val="22"/>
        </w:rPr>
        <w:t xml:space="preserve"> </w:t>
      </w:r>
      <w:r w:rsidRPr="00850E72">
        <w:rPr>
          <w:rFonts w:eastAsia="바탕체"/>
          <w:b w:val="0"/>
          <w:bCs w:val="0"/>
          <w:sz w:val="22"/>
          <w:szCs w:val="22"/>
        </w:rPr>
        <w:t>따라</w:t>
      </w:r>
      <w:r w:rsidRPr="00850E72">
        <w:rPr>
          <w:rFonts w:eastAsia="바탕체"/>
          <w:b w:val="0"/>
          <w:bCs w:val="0"/>
          <w:sz w:val="22"/>
          <w:szCs w:val="22"/>
        </w:rPr>
        <w:t xml:space="preserve"> </w:t>
      </w:r>
      <w:r w:rsidR="00705DC8" w:rsidRPr="00850E72">
        <w:rPr>
          <w:rFonts w:eastAsia="바탕체"/>
          <w:b w:val="0"/>
          <w:bCs w:val="0"/>
          <w:sz w:val="22"/>
          <w:szCs w:val="22"/>
        </w:rPr>
        <w:t>매매목적물</w:t>
      </w:r>
      <w:r w:rsidRPr="00850E72">
        <w:rPr>
          <w:rFonts w:eastAsia="바탕체"/>
          <w:b w:val="0"/>
          <w:bCs w:val="0"/>
          <w:sz w:val="22"/>
          <w:szCs w:val="22"/>
        </w:rPr>
        <w:t>에</w:t>
      </w:r>
      <w:r w:rsidRPr="00850E72">
        <w:rPr>
          <w:rFonts w:eastAsia="바탕체"/>
          <w:b w:val="0"/>
          <w:bCs w:val="0"/>
          <w:sz w:val="22"/>
          <w:szCs w:val="22"/>
        </w:rPr>
        <w:t xml:space="preserve"> </w:t>
      </w:r>
      <w:r w:rsidRPr="00850E72">
        <w:rPr>
          <w:rFonts w:eastAsia="바탕체"/>
          <w:b w:val="0"/>
          <w:bCs w:val="0"/>
          <w:sz w:val="22"/>
          <w:szCs w:val="22"/>
        </w:rPr>
        <w:t>대</w:t>
      </w:r>
      <w:r w:rsidR="00AD555A" w:rsidRPr="00850E72">
        <w:rPr>
          <w:rFonts w:eastAsia="바탕체"/>
          <w:b w:val="0"/>
          <w:bCs w:val="0"/>
          <w:sz w:val="22"/>
          <w:szCs w:val="22"/>
        </w:rPr>
        <w:t>하여</w:t>
      </w:r>
      <w:r w:rsidR="00AD555A" w:rsidRPr="00850E72">
        <w:rPr>
          <w:rFonts w:eastAsia="바탕체"/>
          <w:b w:val="0"/>
          <w:bCs w:val="0"/>
          <w:sz w:val="22"/>
          <w:szCs w:val="22"/>
        </w:rPr>
        <w:t xml:space="preserve"> </w:t>
      </w:r>
      <w:r w:rsidR="00C102C5" w:rsidRPr="00850E72">
        <w:rPr>
          <w:rFonts w:eastAsia="바탕체"/>
          <w:b w:val="0"/>
          <w:bCs w:val="0"/>
          <w:sz w:val="22"/>
          <w:szCs w:val="22"/>
        </w:rPr>
        <w:t>매도인이</w:t>
      </w:r>
      <w:r w:rsidR="00AD555A" w:rsidRPr="00850E72">
        <w:rPr>
          <w:rFonts w:eastAsia="바탕체"/>
          <w:b w:val="0"/>
          <w:bCs w:val="0"/>
          <w:sz w:val="22"/>
          <w:szCs w:val="22"/>
        </w:rPr>
        <w:t xml:space="preserve"> </w:t>
      </w:r>
      <w:r w:rsidR="00AD555A" w:rsidRPr="00850E72">
        <w:rPr>
          <w:rFonts w:eastAsia="바탕체"/>
          <w:b w:val="0"/>
          <w:bCs w:val="0"/>
          <w:sz w:val="22"/>
          <w:szCs w:val="22"/>
        </w:rPr>
        <w:t>제공한</w:t>
      </w:r>
      <w:r w:rsidR="00AD555A" w:rsidRPr="00850E72">
        <w:rPr>
          <w:rFonts w:eastAsia="바탕체"/>
          <w:b w:val="0"/>
          <w:bCs w:val="0"/>
          <w:sz w:val="22"/>
          <w:szCs w:val="22"/>
        </w:rPr>
        <w:t xml:space="preserve"> </w:t>
      </w:r>
      <w:r w:rsidR="00AD555A" w:rsidRPr="00850E72">
        <w:rPr>
          <w:rFonts w:eastAsia="바탕체"/>
          <w:b w:val="0"/>
          <w:bCs w:val="0"/>
          <w:sz w:val="22"/>
          <w:szCs w:val="22"/>
        </w:rPr>
        <w:t>자료를</w:t>
      </w:r>
      <w:r w:rsidR="00AD555A" w:rsidRPr="00850E72">
        <w:rPr>
          <w:rFonts w:eastAsia="바탕체"/>
          <w:b w:val="0"/>
          <w:bCs w:val="0"/>
          <w:sz w:val="22"/>
          <w:szCs w:val="22"/>
        </w:rPr>
        <w:t xml:space="preserve"> </w:t>
      </w:r>
      <w:r w:rsidR="00AD555A" w:rsidRPr="00850E72">
        <w:rPr>
          <w:rFonts w:eastAsia="바탕체"/>
          <w:b w:val="0"/>
          <w:bCs w:val="0"/>
          <w:sz w:val="22"/>
          <w:szCs w:val="22"/>
        </w:rPr>
        <w:t>토대로</w:t>
      </w:r>
      <w:r w:rsidR="00AD555A" w:rsidRPr="00850E72">
        <w:rPr>
          <w:rFonts w:eastAsia="바탕체"/>
          <w:b w:val="0"/>
          <w:bCs w:val="0"/>
          <w:sz w:val="22"/>
          <w:szCs w:val="22"/>
        </w:rPr>
        <w:t xml:space="preserve"> </w:t>
      </w:r>
      <w:r w:rsidRPr="00850E72">
        <w:rPr>
          <w:rFonts w:eastAsia="바탕체"/>
          <w:b w:val="0"/>
          <w:bCs w:val="0"/>
          <w:sz w:val="22"/>
          <w:szCs w:val="22"/>
        </w:rPr>
        <w:t>법률실사</w:t>
      </w:r>
      <w:r w:rsidR="00AD555A" w:rsidRPr="00850E72">
        <w:rPr>
          <w:rFonts w:eastAsia="바탕체"/>
          <w:b w:val="0"/>
          <w:bCs w:val="0"/>
          <w:sz w:val="22"/>
          <w:szCs w:val="22"/>
        </w:rPr>
        <w:t xml:space="preserve"> </w:t>
      </w:r>
      <w:r w:rsidR="00AD555A" w:rsidRPr="00850E72">
        <w:rPr>
          <w:rFonts w:eastAsia="바탕체"/>
          <w:b w:val="0"/>
          <w:bCs w:val="0"/>
          <w:sz w:val="22"/>
          <w:szCs w:val="22"/>
        </w:rPr>
        <w:t>검토</w:t>
      </w:r>
      <w:r w:rsidRPr="00850E72">
        <w:rPr>
          <w:rFonts w:eastAsia="바탕체"/>
          <w:b w:val="0"/>
          <w:bCs w:val="0"/>
          <w:sz w:val="22"/>
          <w:szCs w:val="22"/>
        </w:rPr>
        <w:t>를</w:t>
      </w:r>
      <w:r w:rsidRPr="00850E72">
        <w:rPr>
          <w:rFonts w:eastAsia="바탕체"/>
          <w:b w:val="0"/>
          <w:bCs w:val="0"/>
          <w:sz w:val="22"/>
          <w:szCs w:val="22"/>
        </w:rPr>
        <w:t xml:space="preserve"> </w:t>
      </w:r>
      <w:r w:rsidRPr="00850E72">
        <w:rPr>
          <w:rFonts w:eastAsia="바탕체"/>
          <w:b w:val="0"/>
          <w:bCs w:val="0"/>
          <w:sz w:val="22"/>
          <w:szCs w:val="22"/>
        </w:rPr>
        <w:t>하였으며</w:t>
      </w:r>
      <w:r w:rsidRPr="00850E72">
        <w:rPr>
          <w:rFonts w:eastAsia="바탕체"/>
          <w:b w:val="0"/>
          <w:bCs w:val="0"/>
          <w:sz w:val="22"/>
          <w:szCs w:val="22"/>
        </w:rPr>
        <w:t xml:space="preserve">, </w:t>
      </w:r>
      <w:r w:rsidRPr="00850E72">
        <w:rPr>
          <w:rFonts w:eastAsia="바탕체"/>
          <w:b w:val="0"/>
          <w:bCs w:val="0"/>
          <w:sz w:val="22"/>
          <w:szCs w:val="22"/>
        </w:rPr>
        <w:t>본</w:t>
      </w:r>
      <w:r w:rsidRPr="00850E72">
        <w:rPr>
          <w:rFonts w:eastAsia="바탕체"/>
          <w:b w:val="0"/>
          <w:bCs w:val="0"/>
          <w:sz w:val="22"/>
          <w:szCs w:val="22"/>
        </w:rPr>
        <w:t xml:space="preserve"> </w:t>
      </w:r>
      <w:r w:rsidRPr="00850E72">
        <w:rPr>
          <w:rFonts w:eastAsia="바탕체"/>
          <w:b w:val="0"/>
          <w:bCs w:val="0"/>
          <w:sz w:val="22"/>
          <w:szCs w:val="22"/>
        </w:rPr>
        <w:t>보고서는</w:t>
      </w:r>
      <w:r w:rsidR="00AD555A" w:rsidRPr="00850E72">
        <w:rPr>
          <w:rFonts w:eastAsia="바탕체"/>
          <w:b w:val="0"/>
          <w:bCs w:val="0"/>
          <w:sz w:val="22"/>
          <w:szCs w:val="22"/>
        </w:rPr>
        <w:t xml:space="preserve"> </w:t>
      </w:r>
      <w:r w:rsidR="00AD555A" w:rsidRPr="00850E72">
        <w:rPr>
          <w:rFonts w:eastAsia="바탕체"/>
          <w:b w:val="0"/>
          <w:bCs w:val="0"/>
          <w:sz w:val="22"/>
          <w:szCs w:val="22"/>
        </w:rPr>
        <w:t>그</w:t>
      </w:r>
      <w:r w:rsidRPr="00850E72">
        <w:rPr>
          <w:rFonts w:eastAsia="바탕체"/>
          <w:b w:val="0"/>
          <w:bCs w:val="0"/>
          <w:sz w:val="22"/>
          <w:szCs w:val="22"/>
        </w:rPr>
        <w:t xml:space="preserve"> </w:t>
      </w:r>
      <w:r w:rsidRPr="00850E72">
        <w:rPr>
          <w:rFonts w:eastAsia="바탕체"/>
          <w:b w:val="0"/>
          <w:bCs w:val="0"/>
          <w:sz w:val="22"/>
          <w:szCs w:val="22"/>
        </w:rPr>
        <w:t>결과</w:t>
      </w:r>
      <w:r w:rsidR="00AD555A" w:rsidRPr="00850E72">
        <w:rPr>
          <w:rFonts w:eastAsia="바탕체"/>
          <w:b w:val="0"/>
          <w:bCs w:val="0"/>
          <w:sz w:val="22"/>
          <w:szCs w:val="22"/>
        </w:rPr>
        <w:t xml:space="preserve"> </w:t>
      </w:r>
      <w:r w:rsidR="00AD555A" w:rsidRPr="00850E72">
        <w:rPr>
          <w:rFonts w:eastAsia="바탕체"/>
          <w:b w:val="0"/>
          <w:bCs w:val="0"/>
          <w:sz w:val="22"/>
          <w:szCs w:val="22"/>
        </w:rPr>
        <w:t>발견된</w:t>
      </w:r>
      <w:r w:rsidR="00AD555A" w:rsidRPr="00850E72">
        <w:rPr>
          <w:rFonts w:eastAsia="바탕체"/>
          <w:b w:val="0"/>
          <w:bCs w:val="0"/>
          <w:sz w:val="22"/>
          <w:szCs w:val="22"/>
        </w:rPr>
        <w:t xml:space="preserve"> </w:t>
      </w:r>
      <w:r w:rsidR="00AD555A" w:rsidRPr="00850E72">
        <w:rPr>
          <w:rFonts w:eastAsia="바탕체"/>
          <w:b w:val="0"/>
          <w:bCs w:val="0"/>
          <w:sz w:val="22"/>
          <w:szCs w:val="22"/>
        </w:rPr>
        <w:t>주요</w:t>
      </w:r>
      <w:r w:rsidR="00AD555A" w:rsidRPr="00850E72">
        <w:rPr>
          <w:rFonts w:eastAsia="바탕체"/>
          <w:b w:val="0"/>
          <w:bCs w:val="0"/>
          <w:sz w:val="22"/>
          <w:szCs w:val="22"/>
        </w:rPr>
        <w:t xml:space="preserve"> </w:t>
      </w:r>
      <w:r w:rsidR="00AD555A" w:rsidRPr="00850E72">
        <w:rPr>
          <w:rFonts w:eastAsia="바탕체"/>
          <w:b w:val="0"/>
          <w:bCs w:val="0"/>
          <w:sz w:val="22"/>
          <w:szCs w:val="22"/>
        </w:rPr>
        <w:t>이슈사항을</w:t>
      </w:r>
      <w:r w:rsidRPr="00850E72">
        <w:rPr>
          <w:rFonts w:eastAsia="바탕체"/>
          <w:b w:val="0"/>
          <w:bCs w:val="0"/>
          <w:sz w:val="22"/>
          <w:szCs w:val="22"/>
        </w:rPr>
        <w:t xml:space="preserve"> </w:t>
      </w:r>
      <w:r w:rsidRPr="00850E72">
        <w:rPr>
          <w:rFonts w:eastAsia="바탕체"/>
          <w:b w:val="0"/>
          <w:bCs w:val="0"/>
          <w:sz w:val="22"/>
          <w:szCs w:val="22"/>
        </w:rPr>
        <w:t>담고</w:t>
      </w:r>
      <w:r w:rsidRPr="00850E72">
        <w:rPr>
          <w:rFonts w:eastAsia="바탕체"/>
          <w:b w:val="0"/>
          <w:bCs w:val="0"/>
          <w:sz w:val="22"/>
          <w:szCs w:val="22"/>
        </w:rPr>
        <w:t xml:space="preserve"> </w:t>
      </w:r>
      <w:r w:rsidRPr="00850E72">
        <w:rPr>
          <w:rFonts w:eastAsia="바탕체"/>
          <w:b w:val="0"/>
          <w:bCs w:val="0"/>
          <w:sz w:val="22"/>
          <w:szCs w:val="22"/>
        </w:rPr>
        <w:t>있</w:t>
      </w:r>
      <w:r w:rsidR="00AD555A" w:rsidRPr="00850E72">
        <w:rPr>
          <w:rFonts w:eastAsia="바탕체"/>
          <w:b w:val="0"/>
          <w:bCs w:val="0"/>
          <w:sz w:val="22"/>
          <w:szCs w:val="22"/>
        </w:rPr>
        <w:t>음</w:t>
      </w:r>
      <w:r w:rsidRPr="00850E72">
        <w:rPr>
          <w:rFonts w:eastAsia="바탕체"/>
          <w:b w:val="0"/>
          <w:bCs w:val="0"/>
          <w:sz w:val="22"/>
          <w:szCs w:val="22"/>
        </w:rPr>
        <w:t>.</w:t>
      </w:r>
      <w:bookmarkEnd w:id="32"/>
      <w:bookmarkEnd w:id="33"/>
      <w:bookmarkEnd w:id="34"/>
      <w:bookmarkEnd w:id="35"/>
    </w:p>
    <w:p w14:paraId="5D8997AC"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p>
    <w:p w14:paraId="028C8D03" w14:textId="5465E100" w:rsidR="0064342E" w:rsidRPr="00850E72" w:rsidRDefault="00AD555A" w:rsidP="008C317E">
      <w:pPr>
        <w:pStyle w:val="2a"/>
        <w:tabs>
          <w:tab w:val="left" w:pos="-1920"/>
          <w:tab w:val="left" w:pos="480"/>
        </w:tabs>
        <w:wordWrap/>
        <w:spacing w:line="260" w:lineRule="exact"/>
        <w:rPr>
          <w:rFonts w:eastAsia="바탕체"/>
          <w:b w:val="0"/>
          <w:bCs w:val="0"/>
          <w:sz w:val="22"/>
          <w:szCs w:val="22"/>
        </w:rPr>
      </w:pPr>
      <w:bookmarkStart w:id="36" w:name="_Toc103596431"/>
      <w:bookmarkStart w:id="37" w:name="_Toc103863959"/>
      <w:bookmarkStart w:id="38" w:name="_Toc103942947"/>
      <w:bookmarkStart w:id="39" w:name="_Toc103953917"/>
      <w:r w:rsidRPr="00850E72">
        <w:rPr>
          <w:rFonts w:eastAsia="바탕체"/>
          <w:b w:val="0"/>
          <w:bCs w:val="0"/>
          <w:sz w:val="22"/>
          <w:szCs w:val="22"/>
        </w:rPr>
        <w:t>저희</w:t>
      </w:r>
      <w:r w:rsidRPr="00850E72">
        <w:rPr>
          <w:rFonts w:eastAsia="바탕체"/>
          <w:b w:val="0"/>
          <w:bCs w:val="0"/>
          <w:sz w:val="22"/>
          <w:szCs w:val="22"/>
        </w:rPr>
        <w:t xml:space="preserve"> </w:t>
      </w:r>
      <w:r w:rsidRPr="00850E72">
        <w:rPr>
          <w:rFonts w:eastAsia="바탕체"/>
          <w:b w:val="0"/>
          <w:bCs w:val="0"/>
          <w:sz w:val="22"/>
          <w:szCs w:val="22"/>
        </w:rPr>
        <w:t>사무소의</w:t>
      </w:r>
      <w:r w:rsidRPr="00850E72">
        <w:rPr>
          <w:rFonts w:eastAsia="바탕체"/>
          <w:b w:val="0"/>
          <w:bCs w:val="0"/>
          <w:sz w:val="22"/>
          <w:szCs w:val="22"/>
        </w:rPr>
        <w:t xml:space="preserve"> </w:t>
      </w:r>
      <w:r w:rsidRPr="00850E72">
        <w:rPr>
          <w:rFonts w:eastAsia="바탕체"/>
          <w:b w:val="0"/>
          <w:bCs w:val="0"/>
          <w:sz w:val="22"/>
          <w:szCs w:val="22"/>
        </w:rPr>
        <w:t>위</w:t>
      </w:r>
      <w:r w:rsidRPr="00850E72">
        <w:rPr>
          <w:rFonts w:eastAsia="바탕체"/>
          <w:b w:val="0"/>
          <w:bCs w:val="0"/>
          <w:sz w:val="22"/>
          <w:szCs w:val="22"/>
        </w:rPr>
        <w:t xml:space="preserve"> </w:t>
      </w:r>
      <w:r w:rsidRPr="00850E72">
        <w:rPr>
          <w:rFonts w:eastAsia="바탕체"/>
          <w:b w:val="0"/>
          <w:bCs w:val="0"/>
          <w:sz w:val="22"/>
          <w:szCs w:val="22"/>
        </w:rPr>
        <w:t>검토에는</w:t>
      </w:r>
      <w:r w:rsidRPr="00850E72">
        <w:rPr>
          <w:rFonts w:eastAsia="바탕체"/>
          <w:b w:val="0"/>
          <w:bCs w:val="0"/>
          <w:sz w:val="22"/>
          <w:szCs w:val="22"/>
        </w:rPr>
        <w:t xml:space="preserve"> </w:t>
      </w:r>
      <w:proofErr w:type="spellStart"/>
      <w:r w:rsidR="0064342E" w:rsidRPr="00850E72">
        <w:rPr>
          <w:rFonts w:eastAsia="바탕체"/>
          <w:b w:val="0"/>
          <w:bCs w:val="0"/>
          <w:sz w:val="22"/>
          <w:szCs w:val="22"/>
        </w:rPr>
        <w:t>환경법적</w:t>
      </w:r>
      <w:proofErr w:type="spellEnd"/>
      <w:r w:rsidR="0064342E" w:rsidRPr="00850E72">
        <w:rPr>
          <w:rFonts w:eastAsia="바탕체"/>
          <w:b w:val="0"/>
          <w:bCs w:val="0"/>
          <w:sz w:val="22"/>
          <w:szCs w:val="22"/>
        </w:rPr>
        <w:t xml:space="preserve"> </w:t>
      </w:r>
      <w:r w:rsidR="0064342E" w:rsidRPr="00850E72">
        <w:rPr>
          <w:rFonts w:eastAsia="바탕체"/>
          <w:b w:val="0"/>
          <w:bCs w:val="0"/>
          <w:sz w:val="22"/>
          <w:szCs w:val="22"/>
        </w:rPr>
        <w:t>문제</w:t>
      </w:r>
      <w:r w:rsidR="0064342E" w:rsidRPr="00850E72">
        <w:rPr>
          <w:rFonts w:eastAsia="바탕체"/>
          <w:b w:val="0"/>
          <w:bCs w:val="0"/>
          <w:sz w:val="22"/>
          <w:szCs w:val="22"/>
        </w:rPr>
        <w:t xml:space="preserve">, </w:t>
      </w:r>
      <w:r w:rsidR="0064342E" w:rsidRPr="00850E72">
        <w:rPr>
          <w:rFonts w:eastAsia="바탕체"/>
          <w:b w:val="0"/>
          <w:bCs w:val="0"/>
          <w:sz w:val="22"/>
          <w:szCs w:val="22"/>
        </w:rPr>
        <w:t>세무에</w:t>
      </w:r>
      <w:r w:rsidR="0064342E" w:rsidRPr="00850E72">
        <w:rPr>
          <w:rFonts w:eastAsia="바탕체"/>
          <w:b w:val="0"/>
          <w:bCs w:val="0"/>
          <w:sz w:val="22"/>
          <w:szCs w:val="22"/>
        </w:rPr>
        <w:t xml:space="preserve"> </w:t>
      </w:r>
      <w:r w:rsidR="0064342E" w:rsidRPr="00850E72">
        <w:rPr>
          <w:rFonts w:eastAsia="바탕체"/>
          <w:b w:val="0"/>
          <w:bCs w:val="0"/>
          <w:sz w:val="22"/>
          <w:szCs w:val="22"/>
        </w:rPr>
        <w:t>관한</w:t>
      </w:r>
      <w:r w:rsidR="0064342E" w:rsidRPr="00850E72">
        <w:rPr>
          <w:rFonts w:eastAsia="바탕체"/>
          <w:b w:val="0"/>
          <w:bCs w:val="0"/>
          <w:sz w:val="22"/>
          <w:szCs w:val="22"/>
        </w:rPr>
        <w:t xml:space="preserve"> </w:t>
      </w:r>
      <w:r w:rsidR="0064342E" w:rsidRPr="00850E72">
        <w:rPr>
          <w:rFonts w:eastAsia="바탕체"/>
          <w:b w:val="0"/>
          <w:bCs w:val="0"/>
          <w:sz w:val="22"/>
          <w:szCs w:val="22"/>
        </w:rPr>
        <w:t>문제</w:t>
      </w:r>
      <w:r w:rsidR="0064342E" w:rsidRPr="00850E72">
        <w:rPr>
          <w:rFonts w:eastAsia="바탕체"/>
          <w:b w:val="0"/>
          <w:bCs w:val="0"/>
          <w:sz w:val="22"/>
          <w:szCs w:val="22"/>
        </w:rPr>
        <w:t>(</w:t>
      </w:r>
      <w:r w:rsidR="0064342E" w:rsidRPr="00850E72">
        <w:rPr>
          <w:rFonts w:eastAsia="바탕체"/>
          <w:b w:val="0"/>
          <w:bCs w:val="0"/>
          <w:sz w:val="22"/>
          <w:szCs w:val="22"/>
        </w:rPr>
        <w:t>그와</w:t>
      </w:r>
      <w:r w:rsidR="0064342E" w:rsidRPr="00850E72">
        <w:rPr>
          <w:rFonts w:eastAsia="바탕체"/>
          <w:b w:val="0"/>
          <w:bCs w:val="0"/>
          <w:sz w:val="22"/>
          <w:szCs w:val="22"/>
        </w:rPr>
        <w:t xml:space="preserve"> </w:t>
      </w:r>
      <w:r w:rsidR="0064342E" w:rsidRPr="00850E72">
        <w:rPr>
          <w:rFonts w:eastAsia="바탕체"/>
          <w:b w:val="0"/>
          <w:bCs w:val="0"/>
          <w:sz w:val="22"/>
          <w:szCs w:val="22"/>
        </w:rPr>
        <w:t>관련된</w:t>
      </w:r>
      <w:r w:rsidR="0064342E" w:rsidRPr="00850E72">
        <w:rPr>
          <w:rFonts w:eastAsia="바탕체"/>
          <w:b w:val="0"/>
          <w:bCs w:val="0"/>
          <w:sz w:val="22"/>
          <w:szCs w:val="22"/>
        </w:rPr>
        <w:t xml:space="preserve"> </w:t>
      </w:r>
      <w:r w:rsidR="0064342E" w:rsidRPr="00850E72">
        <w:rPr>
          <w:rFonts w:eastAsia="바탕체"/>
          <w:b w:val="0"/>
          <w:bCs w:val="0"/>
          <w:sz w:val="22"/>
          <w:szCs w:val="22"/>
        </w:rPr>
        <w:t>법률문제</w:t>
      </w:r>
      <w:r w:rsidR="0064342E" w:rsidRPr="00850E72">
        <w:rPr>
          <w:rFonts w:eastAsia="바탕체"/>
          <w:b w:val="0"/>
          <w:bCs w:val="0"/>
          <w:sz w:val="22"/>
          <w:szCs w:val="22"/>
        </w:rPr>
        <w:t xml:space="preserve"> </w:t>
      </w:r>
      <w:r w:rsidR="0064342E" w:rsidRPr="00850E72">
        <w:rPr>
          <w:rFonts w:eastAsia="바탕체"/>
          <w:b w:val="0"/>
          <w:bCs w:val="0"/>
          <w:sz w:val="22"/>
          <w:szCs w:val="22"/>
        </w:rPr>
        <w:t>포함</w:t>
      </w:r>
      <w:r w:rsidR="0064342E" w:rsidRPr="00850E72">
        <w:rPr>
          <w:rFonts w:eastAsia="바탕체"/>
          <w:b w:val="0"/>
          <w:bCs w:val="0"/>
          <w:sz w:val="22"/>
          <w:szCs w:val="22"/>
        </w:rPr>
        <w:t xml:space="preserve">), </w:t>
      </w:r>
      <w:r w:rsidR="00705DC8" w:rsidRPr="00850E72">
        <w:rPr>
          <w:rFonts w:eastAsia="바탕체"/>
          <w:b w:val="0"/>
          <w:bCs w:val="0"/>
          <w:sz w:val="22"/>
          <w:szCs w:val="22"/>
        </w:rPr>
        <w:t>매매목적물</w:t>
      </w:r>
      <w:r w:rsidR="0064342E" w:rsidRPr="00850E72">
        <w:rPr>
          <w:rFonts w:eastAsia="바탕체"/>
          <w:b w:val="0"/>
          <w:bCs w:val="0"/>
          <w:sz w:val="22"/>
          <w:szCs w:val="22"/>
        </w:rPr>
        <w:t>의</w:t>
      </w:r>
      <w:r w:rsidR="0064342E" w:rsidRPr="00850E72">
        <w:rPr>
          <w:rFonts w:eastAsia="바탕체"/>
          <w:b w:val="0"/>
          <w:bCs w:val="0"/>
          <w:sz w:val="22"/>
          <w:szCs w:val="22"/>
        </w:rPr>
        <w:t xml:space="preserve"> </w:t>
      </w:r>
      <w:r w:rsidR="0064342E" w:rsidRPr="00850E72">
        <w:rPr>
          <w:rFonts w:eastAsia="바탕체"/>
          <w:b w:val="0"/>
          <w:bCs w:val="0"/>
          <w:sz w:val="22"/>
          <w:szCs w:val="22"/>
        </w:rPr>
        <w:t>취득</w:t>
      </w:r>
      <w:r w:rsidR="0064342E" w:rsidRPr="00850E72">
        <w:rPr>
          <w:rFonts w:eastAsia="바탕체"/>
          <w:b w:val="0"/>
          <w:bCs w:val="0"/>
          <w:sz w:val="22"/>
          <w:szCs w:val="22"/>
        </w:rPr>
        <w:t xml:space="preserve"> </w:t>
      </w:r>
      <w:r w:rsidR="0064342E" w:rsidRPr="00850E72">
        <w:rPr>
          <w:rFonts w:eastAsia="바탕체"/>
          <w:b w:val="0"/>
          <w:bCs w:val="0"/>
          <w:sz w:val="22"/>
          <w:szCs w:val="22"/>
        </w:rPr>
        <w:t>이후</w:t>
      </w:r>
      <w:r w:rsidR="0064342E" w:rsidRPr="00850E72">
        <w:rPr>
          <w:rFonts w:eastAsia="바탕체"/>
          <w:b w:val="0"/>
          <w:bCs w:val="0"/>
          <w:sz w:val="22"/>
          <w:szCs w:val="22"/>
        </w:rPr>
        <w:t xml:space="preserve"> </w:t>
      </w:r>
      <w:r w:rsidR="0064342E" w:rsidRPr="00850E72">
        <w:rPr>
          <w:rFonts w:eastAsia="바탕체"/>
          <w:b w:val="0"/>
          <w:bCs w:val="0"/>
          <w:sz w:val="22"/>
          <w:szCs w:val="22"/>
        </w:rPr>
        <w:t>단계에서</w:t>
      </w:r>
      <w:r w:rsidR="0064342E" w:rsidRPr="00850E72">
        <w:rPr>
          <w:rFonts w:eastAsia="바탕체"/>
          <w:b w:val="0"/>
          <w:bCs w:val="0"/>
          <w:sz w:val="22"/>
          <w:szCs w:val="22"/>
        </w:rPr>
        <w:t xml:space="preserve"> </w:t>
      </w:r>
      <w:r w:rsidR="0064342E" w:rsidRPr="00850E72">
        <w:rPr>
          <w:rFonts w:eastAsia="바탕체"/>
          <w:b w:val="0"/>
          <w:bCs w:val="0"/>
          <w:sz w:val="22"/>
          <w:szCs w:val="22"/>
        </w:rPr>
        <w:t>적용되는</w:t>
      </w:r>
      <w:r w:rsidR="0064342E" w:rsidRPr="00850E72">
        <w:rPr>
          <w:rFonts w:eastAsia="바탕체"/>
          <w:b w:val="0"/>
          <w:bCs w:val="0"/>
          <w:sz w:val="22"/>
          <w:szCs w:val="22"/>
        </w:rPr>
        <w:t xml:space="preserve"> </w:t>
      </w:r>
      <w:r w:rsidR="0064342E" w:rsidRPr="00850E72">
        <w:rPr>
          <w:rFonts w:eastAsia="바탕체"/>
          <w:b w:val="0"/>
          <w:bCs w:val="0"/>
          <w:sz w:val="22"/>
          <w:szCs w:val="22"/>
        </w:rPr>
        <w:t>규제</w:t>
      </w:r>
      <w:r w:rsidR="0064342E" w:rsidRPr="00850E72">
        <w:rPr>
          <w:rFonts w:eastAsia="바탕체"/>
          <w:b w:val="0"/>
          <w:bCs w:val="0"/>
          <w:sz w:val="22"/>
          <w:szCs w:val="22"/>
        </w:rPr>
        <w:t xml:space="preserve"> </w:t>
      </w:r>
      <w:r w:rsidR="0064342E" w:rsidRPr="00850E72">
        <w:rPr>
          <w:rFonts w:eastAsia="바탕체"/>
          <w:b w:val="0"/>
          <w:bCs w:val="0"/>
          <w:sz w:val="22"/>
          <w:szCs w:val="22"/>
        </w:rPr>
        <w:t>사항이나</w:t>
      </w:r>
      <w:r w:rsidR="0064342E" w:rsidRPr="00850E72">
        <w:rPr>
          <w:rFonts w:eastAsia="바탕체"/>
          <w:b w:val="0"/>
          <w:bCs w:val="0"/>
          <w:sz w:val="22"/>
          <w:szCs w:val="22"/>
        </w:rPr>
        <w:t xml:space="preserve"> </w:t>
      </w:r>
      <w:r w:rsidR="003A60C0">
        <w:rPr>
          <w:rFonts w:eastAsia="바탕체" w:hint="eastAsia"/>
          <w:b w:val="0"/>
          <w:bCs w:val="0"/>
          <w:sz w:val="22"/>
          <w:szCs w:val="22"/>
        </w:rPr>
        <w:t>주변</w:t>
      </w:r>
      <w:r w:rsidR="003A60C0">
        <w:rPr>
          <w:rFonts w:eastAsia="바탕체" w:hint="eastAsia"/>
          <w:b w:val="0"/>
          <w:bCs w:val="0"/>
          <w:sz w:val="22"/>
          <w:szCs w:val="22"/>
        </w:rPr>
        <w:t xml:space="preserve"> </w:t>
      </w:r>
      <w:r w:rsidR="003A60C0">
        <w:rPr>
          <w:rFonts w:eastAsia="바탕체" w:hint="eastAsia"/>
          <w:b w:val="0"/>
          <w:bCs w:val="0"/>
          <w:sz w:val="22"/>
          <w:szCs w:val="22"/>
        </w:rPr>
        <w:t>환경의</w:t>
      </w:r>
      <w:r w:rsidR="003A60C0">
        <w:rPr>
          <w:rFonts w:eastAsia="바탕체" w:hint="eastAsia"/>
          <w:b w:val="0"/>
          <w:bCs w:val="0"/>
          <w:sz w:val="22"/>
          <w:szCs w:val="22"/>
        </w:rPr>
        <w:t xml:space="preserve"> </w:t>
      </w:r>
      <w:r w:rsidR="003A60C0">
        <w:rPr>
          <w:rFonts w:eastAsia="바탕체" w:hint="eastAsia"/>
          <w:b w:val="0"/>
          <w:bCs w:val="0"/>
          <w:sz w:val="22"/>
          <w:szCs w:val="22"/>
        </w:rPr>
        <w:t>변화</w:t>
      </w:r>
      <w:r w:rsidR="003A60C0">
        <w:rPr>
          <w:rFonts w:eastAsia="바탕체" w:hint="eastAsia"/>
          <w:b w:val="0"/>
          <w:bCs w:val="0"/>
          <w:sz w:val="22"/>
          <w:szCs w:val="22"/>
        </w:rPr>
        <w:t xml:space="preserve"> </w:t>
      </w:r>
      <w:r w:rsidR="003A60C0">
        <w:rPr>
          <w:rFonts w:eastAsia="바탕체" w:hint="eastAsia"/>
          <w:b w:val="0"/>
          <w:bCs w:val="0"/>
          <w:sz w:val="22"/>
          <w:szCs w:val="22"/>
        </w:rPr>
        <w:t>또는</w:t>
      </w:r>
      <w:r w:rsidR="003A60C0">
        <w:rPr>
          <w:rFonts w:eastAsia="바탕체" w:hint="eastAsia"/>
          <w:b w:val="0"/>
          <w:bCs w:val="0"/>
          <w:sz w:val="22"/>
          <w:szCs w:val="22"/>
        </w:rPr>
        <w:t xml:space="preserve"> </w:t>
      </w:r>
      <w:r w:rsidR="0064342E" w:rsidRPr="00850E72">
        <w:rPr>
          <w:rFonts w:eastAsia="바탕체"/>
          <w:b w:val="0"/>
          <w:bCs w:val="0"/>
          <w:sz w:val="22"/>
          <w:szCs w:val="22"/>
        </w:rPr>
        <w:t>거래</w:t>
      </w:r>
      <w:r w:rsidR="0064342E" w:rsidRPr="00850E72">
        <w:rPr>
          <w:rFonts w:eastAsia="바탕체"/>
          <w:b w:val="0"/>
          <w:bCs w:val="0"/>
          <w:sz w:val="22"/>
          <w:szCs w:val="22"/>
        </w:rPr>
        <w:t xml:space="preserve"> </w:t>
      </w:r>
      <w:r w:rsidR="0064342E" w:rsidRPr="00850E72">
        <w:rPr>
          <w:rFonts w:eastAsia="바탕체"/>
          <w:b w:val="0"/>
          <w:bCs w:val="0"/>
          <w:sz w:val="22"/>
          <w:szCs w:val="22"/>
        </w:rPr>
        <w:t>조건의</w:t>
      </w:r>
      <w:r w:rsidR="0064342E" w:rsidRPr="00850E72">
        <w:rPr>
          <w:rFonts w:eastAsia="바탕체"/>
          <w:b w:val="0"/>
          <w:bCs w:val="0"/>
          <w:sz w:val="22"/>
          <w:szCs w:val="22"/>
        </w:rPr>
        <w:t xml:space="preserve"> </w:t>
      </w:r>
      <w:r w:rsidR="0064342E" w:rsidRPr="00850E72">
        <w:rPr>
          <w:rFonts w:eastAsia="바탕체"/>
          <w:b w:val="0"/>
          <w:bCs w:val="0"/>
          <w:sz w:val="22"/>
          <w:szCs w:val="22"/>
        </w:rPr>
        <w:t>공정성</w:t>
      </w:r>
      <w:r w:rsidR="0064342E" w:rsidRPr="00850E72">
        <w:rPr>
          <w:rFonts w:eastAsia="바탕체"/>
          <w:b w:val="0"/>
          <w:bCs w:val="0"/>
          <w:sz w:val="22"/>
          <w:szCs w:val="22"/>
        </w:rPr>
        <w:t xml:space="preserve"> </w:t>
      </w:r>
      <w:r w:rsidR="0064342E" w:rsidRPr="00850E72">
        <w:rPr>
          <w:rFonts w:eastAsia="바탕체"/>
          <w:b w:val="0"/>
          <w:bCs w:val="0"/>
          <w:sz w:val="22"/>
          <w:szCs w:val="22"/>
        </w:rPr>
        <w:t>등</w:t>
      </w:r>
      <w:r w:rsidR="0064342E" w:rsidRPr="00850E72">
        <w:rPr>
          <w:rFonts w:eastAsia="바탕체"/>
          <w:b w:val="0"/>
          <w:bCs w:val="0"/>
          <w:sz w:val="22"/>
          <w:szCs w:val="22"/>
        </w:rPr>
        <w:t xml:space="preserve"> </w:t>
      </w:r>
      <w:r w:rsidR="0064342E" w:rsidRPr="00850E72">
        <w:rPr>
          <w:rFonts w:eastAsia="바탕체"/>
          <w:b w:val="0"/>
          <w:bCs w:val="0"/>
          <w:sz w:val="22"/>
          <w:szCs w:val="22"/>
        </w:rPr>
        <w:t>본건</w:t>
      </w:r>
      <w:r w:rsidR="0064342E" w:rsidRPr="00850E72">
        <w:rPr>
          <w:rFonts w:eastAsia="바탕체"/>
          <w:b w:val="0"/>
          <w:bCs w:val="0"/>
          <w:sz w:val="22"/>
          <w:szCs w:val="22"/>
        </w:rPr>
        <w:t xml:space="preserve"> </w:t>
      </w:r>
      <w:r w:rsidR="0064342E" w:rsidRPr="00850E72">
        <w:rPr>
          <w:rFonts w:eastAsia="바탕체"/>
          <w:b w:val="0"/>
          <w:bCs w:val="0"/>
          <w:sz w:val="22"/>
          <w:szCs w:val="22"/>
        </w:rPr>
        <w:t>거래의</w:t>
      </w:r>
      <w:r w:rsidR="0064342E" w:rsidRPr="00850E72">
        <w:rPr>
          <w:rFonts w:eastAsia="바탕체"/>
          <w:b w:val="0"/>
          <w:bCs w:val="0"/>
          <w:sz w:val="22"/>
          <w:szCs w:val="22"/>
        </w:rPr>
        <w:t xml:space="preserve"> </w:t>
      </w:r>
      <w:r w:rsidR="0064342E" w:rsidRPr="00850E72">
        <w:rPr>
          <w:rFonts w:eastAsia="바탕체"/>
          <w:b w:val="0"/>
          <w:bCs w:val="0"/>
          <w:sz w:val="22"/>
          <w:szCs w:val="22"/>
        </w:rPr>
        <w:t>상업적인</w:t>
      </w:r>
      <w:r w:rsidR="0064342E" w:rsidRPr="00850E72">
        <w:rPr>
          <w:rFonts w:eastAsia="바탕체"/>
          <w:b w:val="0"/>
          <w:bCs w:val="0"/>
          <w:sz w:val="22"/>
          <w:szCs w:val="22"/>
        </w:rPr>
        <w:t xml:space="preserve"> </w:t>
      </w:r>
      <w:r w:rsidR="0064342E" w:rsidRPr="00850E72">
        <w:rPr>
          <w:rFonts w:eastAsia="바탕체"/>
          <w:b w:val="0"/>
          <w:bCs w:val="0"/>
          <w:sz w:val="22"/>
          <w:szCs w:val="22"/>
        </w:rPr>
        <w:t>내용은</w:t>
      </w:r>
      <w:r w:rsidR="0064342E" w:rsidRPr="00850E72">
        <w:rPr>
          <w:rFonts w:eastAsia="바탕체"/>
          <w:b w:val="0"/>
          <w:bCs w:val="0"/>
          <w:sz w:val="22"/>
          <w:szCs w:val="22"/>
        </w:rPr>
        <w:t xml:space="preserve"> </w:t>
      </w:r>
      <w:r w:rsidR="0064342E" w:rsidRPr="00850E72">
        <w:rPr>
          <w:rFonts w:eastAsia="바탕체"/>
          <w:b w:val="0"/>
          <w:bCs w:val="0"/>
          <w:sz w:val="22"/>
          <w:szCs w:val="22"/>
        </w:rPr>
        <w:t>포함되지</w:t>
      </w:r>
      <w:r w:rsidR="0064342E" w:rsidRPr="00850E72">
        <w:rPr>
          <w:rFonts w:eastAsia="바탕체"/>
          <w:b w:val="0"/>
          <w:bCs w:val="0"/>
          <w:sz w:val="22"/>
          <w:szCs w:val="22"/>
        </w:rPr>
        <w:t xml:space="preserve"> </w:t>
      </w:r>
      <w:r w:rsidR="0064342E" w:rsidRPr="00850E72">
        <w:rPr>
          <w:rFonts w:eastAsia="바탕체"/>
          <w:b w:val="0"/>
          <w:bCs w:val="0"/>
          <w:sz w:val="22"/>
          <w:szCs w:val="22"/>
        </w:rPr>
        <w:t>아니</w:t>
      </w:r>
      <w:r w:rsidRPr="00850E72">
        <w:rPr>
          <w:rFonts w:eastAsia="바탕체"/>
          <w:b w:val="0"/>
          <w:bCs w:val="0"/>
          <w:sz w:val="22"/>
          <w:szCs w:val="22"/>
        </w:rPr>
        <w:t>하였음</w:t>
      </w:r>
      <w:r w:rsidR="0064342E" w:rsidRPr="00850E72">
        <w:rPr>
          <w:rFonts w:eastAsia="바탕체"/>
          <w:b w:val="0"/>
          <w:bCs w:val="0"/>
          <w:sz w:val="22"/>
          <w:szCs w:val="22"/>
        </w:rPr>
        <w:t>.</w:t>
      </w:r>
      <w:r w:rsidRPr="00850E72">
        <w:rPr>
          <w:rFonts w:eastAsia="바탕체"/>
          <w:b w:val="0"/>
          <w:bCs w:val="0"/>
          <w:sz w:val="22"/>
          <w:szCs w:val="22"/>
        </w:rPr>
        <w:t xml:space="preserve"> </w:t>
      </w:r>
      <w:r w:rsidR="0064342E" w:rsidRPr="00850E72">
        <w:rPr>
          <w:rFonts w:eastAsia="바탕체"/>
          <w:b w:val="0"/>
          <w:bCs w:val="0"/>
          <w:sz w:val="22"/>
          <w:szCs w:val="22"/>
        </w:rPr>
        <w:t>저희</w:t>
      </w:r>
      <w:r w:rsidRPr="00850E72">
        <w:rPr>
          <w:rFonts w:eastAsia="바탕체"/>
          <w:b w:val="0"/>
          <w:bCs w:val="0"/>
          <w:sz w:val="22"/>
          <w:szCs w:val="22"/>
        </w:rPr>
        <w:t xml:space="preserve"> </w:t>
      </w:r>
      <w:r w:rsidRPr="00850E72">
        <w:rPr>
          <w:rFonts w:eastAsia="바탕체"/>
          <w:b w:val="0"/>
          <w:bCs w:val="0"/>
          <w:sz w:val="22"/>
          <w:szCs w:val="22"/>
        </w:rPr>
        <w:t>사무소는</w:t>
      </w:r>
      <w:r w:rsidR="0064342E" w:rsidRPr="00850E72">
        <w:rPr>
          <w:rFonts w:eastAsia="바탕체"/>
          <w:b w:val="0"/>
          <w:bCs w:val="0"/>
          <w:sz w:val="22"/>
          <w:szCs w:val="22"/>
        </w:rPr>
        <w:t xml:space="preserve"> </w:t>
      </w:r>
      <w:r w:rsidRPr="00850E72">
        <w:rPr>
          <w:rFonts w:eastAsia="바탕체"/>
          <w:b w:val="0"/>
          <w:bCs w:val="0"/>
          <w:sz w:val="22"/>
          <w:szCs w:val="22"/>
        </w:rPr>
        <w:t>위</w:t>
      </w:r>
      <w:r w:rsidRPr="00850E72">
        <w:rPr>
          <w:rFonts w:eastAsia="바탕체"/>
          <w:b w:val="0"/>
          <w:bCs w:val="0"/>
          <w:sz w:val="22"/>
          <w:szCs w:val="22"/>
        </w:rPr>
        <w:t xml:space="preserve"> </w:t>
      </w:r>
      <w:r w:rsidRPr="00850E72">
        <w:rPr>
          <w:rFonts w:eastAsia="바탕체"/>
          <w:b w:val="0"/>
          <w:bCs w:val="0"/>
          <w:sz w:val="22"/>
          <w:szCs w:val="22"/>
        </w:rPr>
        <w:t>검토를</w:t>
      </w:r>
      <w:r w:rsidRPr="00850E72">
        <w:rPr>
          <w:rFonts w:eastAsia="바탕체"/>
          <w:b w:val="0"/>
          <w:bCs w:val="0"/>
          <w:sz w:val="22"/>
          <w:szCs w:val="22"/>
        </w:rPr>
        <w:t xml:space="preserve"> </w:t>
      </w:r>
      <w:r w:rsidR="0064342E" w:rsidRPr="00850E72">
        <w:rPr>
          <w:rFonts w:eastAsia="바탕체"/>
          <w:b w:val="0"/>
          <w:bCs w:val="0"/>
          <w:sz w:val="22"/>
          <w:szCs w:val="22"/>
        </w:rPr>
        <w:t>실시하는</w:t>
      </w:r>
      <w:r w:rsidR="0064342E" w:rsidRPr="00850E72">
        <w:rPr>
          <w:rFonts w:eastAsia="바탕체"/>
          <w:b w:val="0"/>
          <w:bCs w:val="0"/>
          <w:sz w:val="22"/>
          <w:szCs w:val="22"/>
        </w:rPr>
        <w:t xml:space="preserve"> </w:t>
      </w:r>
      <w:r w:rsidR="0064342E" w:rsidRPr="00850E72">
        <w:rPr>
          <w:rFonts w:eastAsia="바탕체"/>
          <w:b w:val="0"/>
          <w:bCs w:val="0"/>
          <w:sz w:val="22"/>
          <w:szCs w:val="22"/>
        </w:rPr>
        <w:t>과정에서</w:t>
      </w:r>
      <w:r w:rsidR="0064342E" w:rsidRPr="00850E72">
        <w:rPr>
          <w:rFonts w:eastAsia="바탕체"/>
          <w:b w:val="0"/>
          <w:bCs w:val="0"/>
          <w:sz w:val="22"/>
          <w:szCs w:val="22"/>
        </w:rPr>
        <w:t xml:space="preserve"> </w:t>
      </w:r>
      <w:r w:rsidR="00C102C5" w:rsidRPr="00850E72">
        <w:rPr>
          <w:rFonts w:eastAsia="바탕체"/>
          <w:b w:val="0"/>
          <w:bCs w:val="0"/>
          <w:sz w:val="22"/>
          <w:szCs w:val="22"/>
        </w:rPr>
        <w:t>매도인</w:t>
      </w:r>
      <w:r w:rsidR="0064342E" w:rsidRPr="00850E72">
        <w:rPr>
          <w:rFonts w:eastAsia="바탕체"/>
          <w:b w:val="0"/>
          <w:bCs w:val="0"/>
          <w:sz w:val="22"/>
          <w:szCs w:val="22"/>
        </w:rPr>
        <w:t>이</w:t>
      </w:r>
      <w:r w:rsidR="0064342E" w:rsidRPr="00850E72">
        <w:rPr>
          <w:rFonts w:eastAsia="바탕체"/>
          <w:b w:val="0"/>
          <w:bCs w:val="0"/>
          <w:sz w:val="22"/>
          <w:szCs w:val="22"/>
        </w:rPr>
        <w:t xml:space="preserve"> </w:t>
      </w:r>
      <w:r w:rsidR="0064342E" w:rsidRPr="00850E72">
        <w:rPr>
          <w:rFonts w:eastAsia="바탕체"/>
          <w:b w:val="0"/>
          <w:bCs w:val="0"/>
          <w:sz w:val="22"/>
          <w:szCs w:val="22"/>
        </w:rPr>
        <w:t>제공하는</w:t>
      </w:r>
      <w:r w:rsidR="0064342E" w:rsidRPr="00850E72">
        <w:rPr>
          <w:rFonts w:eastAsia="바탕체"/>
          <w:b w:val="0"/>
          <w:bCs w:val="0"/>
          <w:sz w:val="22"/>
          <w:szCs w:val="22"/>
        </w:rPr>
        <w:t xml:space="preserve"> </w:t>
      </w:r>
      <w:r w:rsidR="0064342E" w:rsidRPr="00850E72">
        <w:rPr>
          <w:rFonts w:eastAsia="바탕체"/>
          <w:b w:val="0"/>
          <w:bCs w:val="0"/>
          <w:sz w:val="22"/>
          <w:szCs w:val="22"/>
        </w:rPr>
        <w:t>각종</w:t>
      </w:r>
      <w:r w:rsidR="0064342E" w:rsidRPr="00850E72">
        <w:rPr>
          <w:rFonts w:eastAsia="바탕체"/>
          <w:b w:val="0"/>
          <w:bCs w:val="0"/>
          <w:sz w:val="22"/>
          <w:szCs w:val="22"/>
        </w:rPr>
        <w:t xml:space="preserve"> </w:t>
      </w:r>
      <w:r w:rsidR="0064342E" w:rsidRPr="00850E72">
        <w:rPr>
          <w:rFonts w:eastAsia="바탕체"/>
          <w:b w:val="0"/>
          <w:bCs w:val="0"/>
          <w:sz w:val="22"/>
          <w:szCs w:val="22"/>
        </w:rPr>
        <w:t>서류</w:t>
      </w:r>
      <w:r w:rsidR="0064342E" w:rsidRPr="00850E72">
        <w:rPr>
          <w:rFonts w:eastAsia="바탕체"/>
          <w:b w:val="0"/>
          <w:bCs w:val="0"/>
          <w:sz w:val="22"/>
          <w:szCs w:val="22"/>
        </w:rPr>
        <w:t xml:space="preserve">, </w:t>
      </w:r>
      <w:r w:rsidR="0064342E" w:rsidRPr="00850E72">
        <w:rPr>
          <w:rFonts w:eastAsia="바탕체"/>
          <w:b w:val="0"/>
          <w:bCs w:val="0"/>
          <w:sz w:val="22"/>
          <w:szCs w:val="22"/>
        </w:rPr>
        <w:t>자료</w:t>
      </w:r>
      <w:r w:rsidR="0064342E" w:rsidRPr="00850E72">
        <w:rPr>
          <w:rFonts w:eastAsia="바탕체"/>
          <w:b w:val="0"/>
          <w:bCs w:val="0"/>
          <w:sz w:val="22"/>
          <w:szCs w:val="22"/>
        </w:rPr>
        <w:t xml:space="preserve"> </w:t>
      </w:r>
      <w:r w:rsidR="0064342E" w:rsidRPr="00850E72">
        <w:rPr>
          <w:rFonts w:eastAsia="바탕체"/>
          <w:b w:val="0"/>
          <w:bCs w:val="0"/>
          <w:sz w:val="22"/>
          <w:szCs w:val="22"/>
        </w:rPr>
        <w:t>및</w:t>
      </w:r>
      <w:r w:rsidR="0064342E" w:rsidRPr="00850E72">
        <w:rPr>
          <w:rFonts w:eastAsia="바탕체"/>
          <w:b w:val="0"/>
          <w:bCs w:val="0"/>
          <w:sz w:val="22"/>
          <w:szCs w:val="22"/>
        </w:rPr>
        <w:t xml:space="preserve"> </w:t>
      </w:r>
      <w:r w:rsidR="0064342E" w:rsidRPr="00850E72">
        <w:rPr>
          <w:rFonts w:eastAsia="바탕체"/>
          <w:b w:val="0"/>
          <w:bCs w:val="0"/>
          <w:sz w:val="22"/>
          <w:szCs w:val="22"/>
        </w:rPr>
        <w:t>정보를</w:t>
      </w:r>
      <w:r w:rsidR="0064342E" w:rsidRPr="00850E72">
        <w:rPr>
          <w:rFonts w:eastAsia="바탕체"/>
          <w:b w:val="0"/>
          <w:bCs w:val="0"/>
          <w:sz w:val="22"/>
          <w:szCs w:val="22"/>
        </w:rPr>
        <w:t xml:space="preserve"> </w:t>
      </w:r>
      <w:r w:rsidR="0064342E" w:rsidRPr="00850E72">
        <w:rPr>
          <w:rFonts w:eastAsia="바탕체"/>
          <w:b w:val="0"/>
          <w:bCs w:val="0"/>
          <w:sz w:val="22"/>
          <w:szCs w:val="22"/>
        </w:rPr>
        <w:t>검토하였고</w:t>
      </w:r>
      <w:r w:rsidR="0064342E" w:rsidRPr="00850E72">
        <w:rPr>
          <w:rFonts w:eastAsia="바탕체"/>
          <w:b w:val="0"/>
          <w:bCs w:val="0"/>
          <w:sz w:val="22"/>
          <w:szCs w:val="22"/>
        </w:rPr>
        <w:t xml:space="preserve">, </w:t>
      </w:r>
      <w:r w:rsidR="00C102C5" w:rsidRPr="00850E72">
        <w:rPr>
          <w:rFonts w:eastAsia="바탕체"/>
          <w:b w:val="0"/>
          <w:bCs w:val="0"/>
          <w:sz w:val="22"/>
          <w:szCs w:val="22"/>
        </w:rPr>
        <w:t>매도인</w:t>
      </w:r>
      <w:r w:rsidR="0064342E" w:rsidRPr="00850E72">
        <w:rPr>
          <w:rFonts w:eastAsia="바탕체"/>
          <w:b w:val="0"/>
          <w:bCs w:val="0"/>
          <w:sz w:val="22"/>
          <w:szCs w:val="22"/>
        </w:rPr>
        <w:t>이</w:t>
      </w:r>
      <w:r w:rsidR="0064342E" w:rsidRPr="00850E72">
        <w:rPr>
          <w:rFonts w:eastAsia="바탕체"/>
          <w:b w:val="0"/>
          <w:bCs w:val="0"/>
          <w:sz w:val="22"/>
          <w:szCs w:val="22"/>
        </w:rPr>
        <w:t xml:space="preserve"> </w:t>
      </w:r>
      <w:r w:rsidR="0064342E" w:rsidRPr="00850E72">
        <w:rPr>
          <w:rFonts w:eastAsia="바탕체"/>
          <w:b w:val="0"/>
          <w:bCs w:val="0"/>
          <w:sz w:val="22"/>
          <w:szCs w:val="22"/>
        </w:rPr>
        <w:t>제공한</w:t>
      </w:r>
      <w:r w:rsidR="0064342E" w:rsidRPr="00850E72">
        <w:rPr>
          <w:rFonts w:eastAsia="바탕체"/>
          <w:b w:val="0"/>
          <w:bCs w:val="0"/>
          <w:sz w:val="22"/>
          <w:szCs w:val="22"/>
        </w:rPr>
        <w:t xml:space="preserve"> </w:t>
      </w:r>
      <w:r w:rsidR="0064342E" w:rsidRPr="00850E72">
        <w:rPr>
          <w:rFonts w:eastAsia="바탕체"/>
          <w:b w:val="0"/>
          <w:bCs w:val="0"/>
          <w:sz w:val="22"/>
          <w:szCs w:val="22"/>
        </w:rPr>
        <w:t>자료나</w:t>
      </w:r>
      <w:r w:rsidR="0064342E" w:rsidRPr="00850E72">
        <w:rPr>
          <w:rFonts w:eastAsia="바탕체"/>
          <w:b w:val="0"/>
          <w:bCs w:val="0"/>
          <w:sz w:val="22"/>
          <w:szCs w:val="22"/>
        </w:rPr>
        <w:t xml:space="preserve"> </w:t>
      </w:r>
      <w:r w:rsidR="0064342E" w:rsidRPr="00850E72">
        <w:rPr>
          <w:rFonts w:eastAsia="바탕체"/>
          <w:b w:val="0"/>
          <w:bCs w:val="0"/>
          <w:sz w:val="22"/>
          <w:szCs w:val="22"/>
        </w:rPr>
        <w:t>정보</w:t>
      </w:r>
      <w:r w:rsidR="0064342E" w:rsidRPr="00850E72">
        <w:rPr>
          <w:rFonts w:eastAsia="바탕체"/>
          <w:b w:val="0"/>
          <w:bCs w:val="0"/>
          <w:sz w:val="22"/>
          <w:szCs w:val="22"/>
        </w:rPr>
        <w:t xml:space="preserve"> </w:t>
      </w:r>
      <w:r w:rsidR="0064342E" w:rsidRPr="00850E72">
        <w:rPr>
          <w:rFonts w:eastAsia="바탕체"/>
          <w:b w:val="0"/>
          <w:bCs w:val="0"/>
          <w:sz w:val="22"/>
          <w:szCs w:val="22"/>
        </w:rPr>
        <w:t>외에는</w:t>
      </w:r>
      <w:r w:rsidR="0064342E" w:rsidRPr="00850E72">
        <w:rPr>
          <w:rFonts w:eastAsia="바탕체"/>
          <w:b w:val="0"/>
          <w:bCs w:val="0"/>
          <w:sz w:val="22"/>
          <w:szCs w:val="22"/>
        </w:rPr>
        <w:t xml:space="preserve"> </w:t>
      </w:r>
      <w:r w:rsidR="0064342E" w:rsidRPr="00850E72">
        <w:rPr>
          <w:rFonts w:eastAsia="바탕체"/>
          <w:b w:val="0"/>
          <w:bCs w:val="0"/>
          <w:sz w:val="22"/>
          <w:szCs w:val="22"/>
        </w:rPr>
        <w:t>해당</w:t>
      </w:r>
      <w:r w:rsidR="0064342E" w:rsidRPr="00850E72">
        <w:rPr>
          <w:rFonts w:eastAsia="바탕체"/>
          <w:b w:val="0"/>
          <w:bCs w:val="0"/>
          <w:sz w:val="22"/>
          <w:szCs w:val="22"/>
        </w:rPr>
        <w:t xml:space="preserve"> </w:t>
      </w:r>
      <w:r w:rsidR="0064342E" w:rsidRPr="00850E72">
        <w:rPr>
          <w:rFonts w:eastAsia="바탕체"/>
          <w:b w:val="0"/>
          <w:bCs w:val="0"/>
          <w:sz w:val="22"/>
          <w:szCs w:val="22"/>
        </w:rPr>
        <w:t>사항에</w:t>
      </w:r>
      <w:r w:rsidR="0064342E" w:rsidRPr="00850E72">
        <w:rPr>
          <w:rFonts w:eastAsia="바탕체"/>
          <w:b w:val="0"/>
          <w:bCs w:val="0"/>
          <w:sz w:val="22"/>
          <w:szCs w:val="22"/>
        </w:rPr>
        <w:t xml:space="preserve"> </w:t>
      </w:r>
      <w:r w:rsidR="0064342E" w:rsidRPr="00850E72">
        <w:rPr>
          <w:rFonts w:eastAsia="바탕체"/>
          <w:b w:val="0"/>
          <w:bCs w:val="0"/>
          <w:sz w:val="22"/>
          <w:szCs w:val="22"/>
        </w:rPr>
        <w:t>대하여</w:t>
      </w:r>
      <w:r w:rsidR="0064342E" w:rsidRPr="00850E72">
        <w:rPr>
          <w:rFonts w:eastAsia="바탕체"/>
          <w:b w:val="0"/>
          <w:bCs w:val="0"/>
          <w:sz w:val="22"/>
          <w:szCs w:val="22"/>
        </w:rPr>
        <w:t xml:space="preserve"> </w:t>
      </w:r>
      <w:r w:rsidR="0064342E" w:rsidRPr="00850E72">
        <w:rPr>
          <w:rFonts w:eastAsia="바탕체"/>
          <w:b w:val="0"/>
          <w:bCs w:val="0"/>
          <w:sz w:val="22"/>
          <w:szCs w:val="22"/>
        </w:rPr>
        <w:t>검토의</w:t>
      </w:r>
      <w:r w:rsidR="0064342E" w:rsidRPr="00850E72">
        <w:rPr>
          <w:rFonts w:eastAsia="바탕체"/>
          <w:b w:val="0"/>
          <w:bCs w:val="0"/>
          <w:sz w:val="22"/>
          <w:szCs w:val="22"/>
        </w:rPr>
        <w:t xml:space="preserve"> </w:t>
      </w:r>
      <w:r w:rsidR="0064342E" w:rsidRPr="00850E72">
        <w:rPr>
          <w:rFonts w:eastAsia="바탕체"/>
          <w:b w:val="0"/>
          <w:bCs w:val="0"/>
          <w:sz w:val="22"/>
          <w:szCs w:val="22"/>
        </w:rPr>
        <w:t>필요가</w:t>
      </w:r>
      <w:r w:rsidR="0064342E" w:rsidRPr="00850E72">
        <w:rPr>
          <w:rFonts w:eastAsia="바탕체"/>
          <w:b w:val="0"/>
          <w:bCs w:val="0"/>
          <w:sz w:val="22"/>
          <w:szCs w:val="22"/>
        </w:rPr>
        <w:t xml:space="preserve"> </w:t>
      </w:r>
      <w:r w:rsidR="0064342E" w:rsidRPr="00850E72">
        <w:rPr>
          <w:rFonts w:eastAsia="바탕체"/>
          <w:b w:val="0"/>
          <w:bCs w:val="0"/>
          <w:sz w:val="22"/>
          <w:szCs w:val="22"/>
        </w:rPr>
        <w:t>있는</w:t>
      </w:r>
      <w:r w:rsidR="0064342E" w:rsidRPr="00850E72">
        <w:rPr>
          <w:rFonts w:eastAsia="바탕체"/>
          <w:b w:val="0"/>
          <w:bCs w:val="0"/>
          <w:sz w:val="22"/>
          <w:szCs w:val="22"/>
        </w:rPr>
        <w:t xml:space="preserve"> </w:t>
      </w:r>
      <w:r w:rsidR="0064342E" w:rsidRPr="00850E72">
        <w:rPr>
          <w:rFonts w:eastAsia="바탕체"/>
          <w:b w:val="0"/>
          <w:bCs w:val="0"/>
          <w:sz w:val="22"/>
          <w:szCs w:val="22"/>
        </w:rPr>
        <w:t>관련된</w:t>
      </w:r>
      <w:r w:rsidR="0064342E" w:rsidRPr="00850E72">
        <w:rPr>
          <w:rFonts w:eastAsia="바탕체"/>
          <w:b w:val="0"/>
          <w:bCs w:val="0"/>
          <w:sz w:val="22"/>
          <w:szCs w:val="22"/>
        </w:rPr>
        <w:t xml:space="preserve"> </w:t>
      </w:r>
      <w:r w:rsidR="0064342E" w:rsidRPr="00850E72">
        <w:rPr>
          <w:rFonts w:eastAsia="바탕체"/>
          <w:b w:val="0"/>
          <w:bCs w:val="0"/>
          <w:sz w:val="22"/>
          <w:szCs w:val="22"/>
        </w:rPr>
        <w:t>자료나</w:t>
      </w:r>
      <w:r w:rsidR="0064342E" w:rsidRPr="00850E72">
        <w:rPr>
          <w:rFonts w:eastAsia="바탕체"/>
          <w:b w:val="0"/>
          <w:bCs w:val="0"/>
          <w:sz w:val="22"/>
          <w:szCs w:val="22"/>
        </w:rPr>
        <w:t xml:space="preserve"> </w:t>
      </w:r>
      <w:r w:rsidR="0064342E" w:rsidRPr="00850E72">
        <w:rPr>
          <w:rFonts w:eastAsia="바탕체"/>
          <w:b w:val="0"/>
          <w:bCs w:val="0"/>
          <w:sz w:val="22"/>
          <w:szCs w:val="22"/>
        </w:rPr>
        <w:t>정보가</w:t>
      </w:r>
      <w:r w:rsidR="0064342E" w:rsidRPr="00850E72">
        <w:rPr>
          <w:rFonts w:eastAsia="바탕체"/>
          <w:b w:val="0"/>
          <w:bCs w:val="0"/>
          <w:sz w:val="22"/>
          <w:szCs w:val="22"/>
        </w:rPr>
        <w:t xml:space="preserve"> </w:t>
      </w:r>
      <w:r w:rsidR="0064342E" w:rsidRPr="00850E72">
        <w:rPr>
          <w:rFonts w:eastAsia="바탕체"/>
          <w:b w:val="0"/>
          <w:bCs w:val="0"/>
          <w:sz w:val="22"/>
          <w:szCs w:val="22"/>
        </w:rPr>
        <w:t>없는</w:t>
      </w:r>
      <w:r w:rsidR="0064342E" w:rsidRPr="00850E72">
        <w:rPr>
          <w:rFonts w:eastAsia="바탕체"/>
          <w:b w:val="0"/>
          <w:bCs w:val="0"/>
          <w:sz w:val="22"/>
          <w:szCs w:val="22"/>
        </w:rPr>
        <w:t xml:space="preserve"> </w:t>
      </w:r>
      <w:r w:rsidR="0064342E" w:rsidRPr="00850E72">
        <w:rPr>
          <w:rFonts w:eastAsia="바탕체"/>
          <w:b w:val="0"/>
          <w:bCs w:val="0"/>
          <w:sz w:val="22"/>
          <w:szCs w:val="22"/>
        </w:rPr>
        <w:t>것으로</w:t>
      </w:r>
      <w:r w:rsidR="0064342E" w:rsidRPr="00850E72">
        <w:rPr>
          <w:rFonts w:eastAsia="바탕체"/>
          <w:b w:val="0"/>
          <w:bCs w:val="0"/>
          <w:sz w:val="22"/>
          <w:szCs w:val="22"/>
        </w:rPr>
        <w:t xml:space="preserve"> </w:t>
      </w:r>
      <w:r w:rsidR="0064342E" w:rsidRPr="00850E72">
        <w:rPr>
          <w:rFonts w:eastAsia="바탕체"/>
          <w:b w:val="0"/>
          <w:bCs w:val="0"/>
          <w:sz w:val="22"/>
          <w:szCs w:val="22"/>
        </w:rPr>
        <w:t>전제하였</w:t>
      </w:r>
      <w:r w:rsidRPr="00850E72">
        <w:rPr>
          <w:rFonts w:eastAsia="바탕체"/>
          <w:b w:val="0"/>
          <w:bCs w:val="0"/>
          <w:sz w:val="22"/>
          <w:szCs w:val="22"/>
        </w:rPr>
        <w:t>음</w:t>
      </w:r>
      <w:r w:rsidR="0064342E" w:rsidRPr="00850E72">
        <w:rPr>
          <w:rFonts w:eastAsia="바탕체"/>
          <w:b w:val="0"/>
          <w:bCs w:val="0"/>
          <w:sz w:val="22"/>
          <w:szCs w:val="22"/>
        </w:rPr>
        <w:t xml:space="preserve">. </w:t>
      </w:r>
      <w:r w:rsidR="0064342E" w:rsidRPr="00850E72">
        <w:rPr>
          <w:rFonts w:eastAsia="바탕체"/>
          <w:b w:val="0"/>
          <w:bCs w:val="0"/>
          <w:sz w:val="22"/>
          <w:szCs w:val="22"/>
        </w:rPr>
        <w:t>따라서</w:t>
      </w:r>
      <w:r w:rsidR="0064342E" w:rsidRPr="00850E72">
        <w:rPr>
          <w:rFonts w:eastAsia="바탕체"/>
          <w:b w:val="0"/>
          <w:bCs w:val="0"/>
          <w:sz w:val="22"/>
          <w:szCs w:val="22"/>
        </w:rPr>
        <w:t xml:space="preserve">, </w:t>
      </w:r>
      <w:r w:rsidR="00C102C5" w:rsidRPr="00850E72">
        <w:rPr>
          <w:rFonts w:eastAsia="바탕체"/>
          <w:b w:val="0"/>
          <w:bCs w:val="0"/>
          <w:sz w:val="22"/>
          <w:szCs w:val="22"/>
        </w:rPr>
        <w:t>매도인이</w:t>
      </w:r>
      <w:r w:rsidR="0064342E" w:rsidRPr="00850E72">
        <w:rPr>
          <w:rFonts w:eastAsia="바탕체"/>
          <w:b w:val="0"/>
          <w:bCs w:val="0"/>
          <w:sz w:val="22"/>
          <w:szCs w:val="22"/>
        </w:rPr>
        <w:t xml:space="preserve"> </w:t>
      </w:r>
      <w:r w:rsidR="0064342E" w:rsidRPr="00850E72">
        <w:rPr>
          <w:rFonts w:eastAsia="바탕체"/>
          <w:b w:val="0"/>
          <w:bCs w:val="0"/>
          <w:sz w:val="22"/>
          <w:szCs w:val="22"/>
        </w:rPr>
        <w:t>제공한</w:t>
      </w:r>
      <w:r w:rsidR="0064342E" w:rsidRPr="00850E72">
        <w:rPr>
          <w:rFonts w:eastAsia="바탕체"/>
          <w:b w:val="0"/>
          <w:bCs w:val="0"/>
          <w:sz w:val="22"/>
          <w:szCs w:val="22"/>
        </w:rPr>
        <w:t xml:space="preserve"> </w:t>
      </w:r>
      <w:r w:rsidR="0064342E" w:rsidRPr="00850E72">
        <w:rPr>
          <w:rFonts w:eastAsia="바탕체"/>
          <w:b w:val="0"/>
          <w:bCs w:val="0"/>
          <w:sz w:val="22"/>
          <w:szCs w:val="22"/>
        </w:rPr>
        <w:t>자료에</w:t>
      </w:r>
      <w:r w:rsidR="0064342E" w:rsidRPr="00850E72">
        <w:rPr>
          <w:rFonts w:eastAsia="바탕체"/>
          <w:b w:val="0"/>
          <w:bCs w:val="0"/>
          <w:sz w:val="22"/>
          <w:szCs w:val="22"/>
        </w:rPr>
        <w:t xml:space="preserve"> </w:t>
      </w:r>
      <w:r w:rsidR="0064342E" w:rsidRPr="00850E72">
        <w:rPr>
          <w:rFonts w:eastAsia="바탕체"/>
          <w:b w:val="0"/>
          <w:bCs w:val="0"/>
          <w:sz w:val="22"/>
          <w:szCs w:val="22"/>
        </w:rPr>
        <w:t>포함되지</w:t>
      </w:r>
      <w:r w:rsidR="0064342E" w:rsidRPr="00850E72">
        <w:rPr>
          <w:rFonts w:eastAsia="바탕체"/>
          <w:b w:val="0"/>
          <w:bCs w:val="0"/>
          <w:sz w:val="22"/>
          <w:szCs w:val="22"/>
        </w:rPr>
        <w:t xml:space="preserve"> </w:t>
      </w:r>
      <w:r w:rsidR="0064342E" w:rsidRPr="00850E72">
        <w:rPr>
          <w:rFonts w:eastAsia="바탕체"/>
          <w:b w:val="0"/>
          <w:bCs w:val="0"/>
          <w:sz w:val="22"/>
          <w:szCs w:val="22"/>
        </w:rPr>
        <w:t>아니한</w:t>
      </w:r>
      <w:r w:rsidR="0064342E" w:rsidRPr="00850E72">
        <w:rPr>
          <w:rFonts w:eastAsia="바탕체"/>
          <w:b w:val="0"/>
          <w:bCs w:val="0"/>
          <w:sz w:val="22"/>
          <w:szCs w:val="22"/>
        </w:rPr>
        <w:t xml:space="preserve"> </w:t>
      </w:r>
      <w:r w:rsidR="00705DC8" w:rsidRPr="00850E72">
        <w:rPr>
          <w:rFonts w:eastAsia="바탕체"/>
          <w:b w:val="0"/>
          <w:bCs w:val="0"/>
          <w:sz w:val="22"/>
          <w:szCs w:val="22"/>
        </w:rPr>
        <w:t>매매목적물</w:t>
      </w:r>
      <w:r w:rsidR="0064342E" w:rsidRPr="00850E72">
        <w:rPr>
          <w:rFonts w:eastAsia="바탕체"/>
          <w:b w:val="0"/>
          <w:bCs w:val="0"/>
          <w:sz w:val="22"/>
          <w:szCs w:val="22"/>
        </w:rPr>
        <w:t>에</w:t>
      </w:r>
      <w:r w:rsidR="0064342E" w:rsidRPr="00850E72">
        <w:rPr>
          <w:rFonts w:eastAsia="바탕체"/>
          <w:b w:val="0"/>
          <w:bCs w:val="0"/>
          <w:sz w:val="22"/>
          <w:szCs w:val="22"/>
        </w:rPr>
        <w:t xml:space="preserve"> </w:t>
      </w:r>
      <w:r w:rsidR="0064342E" w:rsidRPr="00850E72">
        <w:rPr>
          <w:rFonts w:eastAsia="바탕체"/>
          <w:b w:val="0"/>
          <w:bCs w:val="0"/>
          <w:sz w:val="22"/>
          <w:szCs w:val="22"/>
        </w:rPr>
        <w:t>대한</w:t>
      </w:r>
      <w:r w:rsidR="0064342E" w:rsidRPr="00850E72">
        <w:rPr>
          <w:rFonts w:eastAsia="바탕체"/>
          <w:b w:val="0"/>
          <w:bCs w:val="0"/>
          <w:sz w:val="22"/>
          <w:szCs w:val="22"/>
        </w:rPr>
        <w:t xml:space="preserve"> </w:t>
      </w:r>
      <w:r w:rsidR="0064342E" w:rsidRPr="00850E72">
        <w:rPr>
          <w:rFonts w:eastAsia="바탕체"/>
          <w:b w:val="0"/>
          <w:bCs w:val="0"/>
          <w:sz w:val="22"/>
          <w:szCs w:val="22"/>
        </w:rPr>
        <w:t>권리관계나</w:t>
      </w:r>
      <w:r w:rsidR="0064342E" w:rsidRPr="00850E72">
        <w:rPr>
          <w:rFonts w:eastAsia="바탕체"/>
          <w:b w:val="0"/>
          <w:bCs w:val="0"/>
          <w:sz w:val="22"/>
          <w:szCs w:val="22"/>
        </w:rPr>
        <w:t xml:space="preserve"> </w:t>
      </w:r>
      <w:r w:rsidR="00705DC8" w:rsidRPr="00850E72">
        <w:rPr>
          <w:rFonts w:eastAsia="바탕체"/>
          <w:b w:val="0"/>
          <w:bCs w:val="0"/>
          <w:sz w:val="22"/>
          <w:szCs w:val="22"/>
        </w:rPr>
        <w:t>매매목적물</w:t>
      </w:r>
      <w:r w:rsidR="00C102C5" w:rsidRPr="00850E72">
        <w:rPr>
          <w:rFonts w:eastAsia="바탕체"/>
          <w:b w:val="0"/>
          <w:bCs w:val="0"/>
          <w:sz w:val="22"/>
          <w:szCs w:val="22"/>
        </w:rPr>
        <w:t>의</w:t>
      </w:r>
      <w:r w:rsidR="0064342E" w:rsidRPr="00850E72">
        <w:rPr>
          <w:rFonts w:eastAsia="바탕체"/>
          <w:b w:val="0"/>
          <w:bCs w:val="0"/>
          <w:sz w:val="22"/>
          <w:szCs w:val="22"/>
        </w:rPr>
        <w:t xml:space="preserve"> </w:t>
      </w:r>
      <w:r w:rsidR="0064342E" w:rsidRPr="00850E72">
        <w:rPr>
          <w:rFonts w:eastAsia="바탕체"/>
          <w:b w:val="0"/>
          <w:bCs w:val="0"/>
          <w:sz w:val="22"/>
          <w:szCs w:val="22"/>
        </w:rPr>
        <w:t>처분을</w:t>
      </w:r>
      <w:r w:rsidR="0064342E" w:rsidRPr="00850E72">
        <w:rPr>
          <w:rFonts w:eastAsia="바탕체"/>
          <w:b w:val="0"/>
          <w:bCs w:val="0"/>
          <w:sz w:val="22"/>
          <w:szCs w:val="22"/>
        </w:rPr>
        <w:t xml:space="preserve"> </w:t>
      </w:r>
      <w:r w:rsidR="0064342E" w:rsidRPr="00850E72">
        <w:rPr>
          <w:rFonts w:eastAsia="바탕체"/>
          <w:b w:val="0"/>
          <w:bCs w:val="0"/>
          <w:sz w:val="22"/>
          <w:szCs w:val="22"/>
        </w:rPr>
        <w:t>제한하는</w:t>
      </w:r>
      <w:r w:rsidR="0064342E" w:rsidRPr="00850E72">
        <w:rPr>
          <w:rFonts w:eastAsia="바탕체"/>
          <w:b w:val="0"/>
          <w:bCs w:val="0"/>
          <w:sz w:val="22"/>
          <w:szCs w:val="22"/>
        </w:rPr>
        <w:t xml:space="preserve"> </w:t>
      </w:r>
      <w:r w:rsidR="0064342E" w:rsidRPr="00850E72">
        <w:rPr>
          <w:rFonts w:eastAsia="바탕체"/>
          <w:b w:val="0"/>
          <w:bCs w:val="0"/>
          <w:sz w:val="22"/>
          <w:szCs w:val="22"/>
        </w:rPr>
        <w:t>사항은</w:t>
      </w:r>
      <w:r w:rsidR="0064342E" w:rsidRPr="00850E72">
        <w:rPr>
          <w:rFonts w:eastAsia="바탕체"/>
          <w:b w:val="0"/>
          <w:bCs w:val="0"/>
          <w:sz w:val="22"/>
          <w:szCs w:val="22"/>
        </w:rPr>
        <w:t xml:space="preserve"> </w:t>
      </w:r>
      <w:r w:rsidRPr="00850E72">
        <w:rPr>
          <w:rFonts w:eastAsia="바탕체"/>
          <w:b w:val="0"/>
          <w:bCs w:val="0"/>
          <w:sz w:val="22"/>
          <w:szCs w:val="22"/>
        </w:rPr>
        <w:t>위</w:t>
      </w:r>
      <w:r w:rsidRPr="00850E72">
        <w:rPr>
          <w:rFonts w:eastAsia="바탕체"/>
          <w:b w:val="0"/>
          <w:bCs w:val="0"/>
          <w:sz w:val="22"/>
          <w:szCs w:val="22"/>
        </w:rPr>
        <w:t xml:space="preserve"> </w:t>
      </w:r>
      <w:r w:rsidRPr="00850E72">
        <w:rPr>
          <w:rFonts w:eastAsia="바탕체"/>
          <w:b w:val="0"/>
          <w:bCs w:val="0"/>
          <w:sz w:val="22"/>
          <w:szCs w:val="22"/>
        </w:rPr>
        <w:t>검토</w:t>
      </w:r>
      <w:r w:rsidR="0064342E" w:rsidRPr="00850E72">
        <w:rPr>
          <w:rFonts w:eastAsia="바탕체"/>
          <w:b w:val="0"/>
          <w:bCs w:val="0"/>
          <w:sz w:val="22"/>
          <w:szCs w:val="22"/>
        </w:rPr>
        <w:t xml:space="preserve"> </w:t>
      </w:r>
      <w:r w:rsidR="0064342E" w:rsidRPr="00850E72">
        <w:rPr>
          <w:rFonts w:eastAsia="바탕체"/>
          <w:b w:val="0"/>
          <w:bCs w:val="0"/>
          <w:sz w:val="22"/>
          <w:szCs w:val="22"/>
        </w:rPr>
        <w:t>대상에</w:t>
      </w:r>
      <w:r w:rsidR="0064342E" w:rsidRPr="00850E72">
        <w:rPr>
          <w:rFonts w:eastAsia="바탕체"/>
          <w:b w:val="0"/>
          <w:bCs w:val="0"/>
          <w:sz w:val="22"/>
          <w:szCs w:val="22"/>
        </w:rPr>
        <w:t xml:space="preserve"> </w:t>
      </w:r>
      <w:r w:rsidR="0064342E" w:rsidRPr="00850E72">
        <w:rPr>
          <w:rFonts w:eastAsia="바탕체"/>
          <w:b w:val="0"/>
          <w:bCs w:val="0"/>
          <w:sz w:val="22"/>
          <w:szCs w:val="22"/>
        </w:rPr>
        <w:t>포함되지</w:t>
      </w:r>
      <w:r w:rsidR="0064342E" w:rsidRPr="00850E72">
        <w:rPr>
          <w:rFonts w:eastAsia="바탕체"/>
          <w:b w:val="0"/>
          <w:bCs w:val="0"/>
          <w:sz w:val="22"/>
          <w:szCs w:val="22"/>
        </w:rPr>
        <w:t xml:space="preserve"> </w:t>
      </w:r>
      <w:r w:rsidR="0064342E" w:rsidRPr="00850E72">
        <w:rPr>
          <w:rFonts w:eastAsia="바탕체"/>
          <w:b w:val="0"/>
          <w:bCs w:val="0"/>
          <w:sz w:val="22"/>
          <w:szCs w:val="22"/>
        </w:rPr>
        <w:t>아니</w:t>
      </w:r>
      <w:r w:rsidRPr="00850E72">
        <w:rPr>
          <w:rFonts w:eastAsia="바탕체"/>
          <w:b w:val="0"/>
          <w:bCs w:val="0"/>
          <w:sz w:val="22"/>
          <w:szCs w:val="22"/>
        </w:rPr>
        <w:t>함</w:t>
      </w:r>
      <w:r w:rsidR="0064342E" w:rsidRPr="00850E72">
        <w:rPr>
          <w:rFonts w:eastAsia="바탕체"/>
          <w:b w:val="0"/>
          <w:bCs w:val="0"/>
          <w:sz w:val="22"/>
          <w:szCs w:val="22"/>
        </w:rPr>
        <w:t>.</w:t>
      </w:r>
      <w:bookmarkEnd w:id="36"/>
      <w:bookmarkEnd w:id="37"/>
      <w:bookmarkEnd w:id="38"/>
      <w:bookmarkEnd w:id="39"/>
    </w:p>
    <w:p w14:paraId="650A524D"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p>
    <w:p w14:paraId="5804463D"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bookmarkStart w:id="40" w:name="_Toc103596432"/>
      <w:bookmarkStart w:id="41" w:name="_Toc103863960"/>
      <w:bookmarkStart w:id="42" w:name="_Toc103942948"/>
      <w:bookmarkStart w:id="43" w:name="_Toc103953918"/>
      <w:r w:rsidRPr="00850E72">
        <w:rPr>
          <w:rFonts w:eastAsia="바탕체"/>
          <w:b w:val="0"/>
          <w:bCs w:val="0"/>
          <w:sz w:val="22"/>
          <w:szCs w:val="22"/>
        </w:rPr>
        <w:t>저희</w:t>
      </w:r>
      <w:r w:rsidR="00AD555A" w:rsidRPr="00850E72">
        <w:rPr>
          <w:rFonts w:eastAsia="바탕체"/>
          <w:b w:val="0"/>
          <w:bCs w:val="0"/>
          <w:sz w:val="22"/>
          <w:szCs w:val="22"/>
        </w:rPr>
        <w:t xml:space="preserve"> </w:t>
      </w:r>
      <w:r w:rsidR="00AD555A" w:rsidRPr="00850E72">
        <w:rPr>
          <w:rFonts w:eastAsia="바탕체"/>
          <w:b w:val="0"/>
          <w:bCs w:val="0"/>
          <w:sz w:val="22"/>
          <w:szCs w:val="22"/>
        </w:rPr>
        <w:t>사무소는</w:t>
      </w:r>
      <w:r w:rsidR="00AD555A" w:rsidRPr="00850E72">
        <w:rPr>
          <w:rFonts w:eastAsia="바탕체"/>
          <w:b w:val="0"/>
          <w:bCs w:val="0"/>
          <w:sz w:val="22"/>
          <w:szCs w:val="22"/>
        </w:rPr>
        <w:t xml:space="preserve"> </w:t>
      </w:r>
      <w:r w:rsidR="00AD555A" w:rsidRPr="00850E72">
        <w:rPr>
          <w:rFonts w:eastAsia="바탕체"/>
          <w:b w:val="0"/>
          <w:bCs w:val="0"/>
          <w:sz w:val="22"/>
          <w:szCs w:val="22"/>
        </w:rPr>
        <w:t>위</w:t>
      </w:r>
      <w:r w:rsidR="00AD555A" w:rsidRPr="00850E72">
        <w:rPr>
          <w:rFonts w:eastAsia="바탕체"/>
          <w:b w:val="0"/>
          <w:bCs w:val="0"/>
          <w:sz w:val="22"/>
          <w:szCs w:val="22"/>
        </w:rPr>
        <w:t xml:space="preserve"> </w:t>
      </w:r>
      <w:r w:rsidR="00AD555A" w:rsidRPr="00850E72">
        <w:rPr>
          <w:rFonts w:eastAsia="바탕체"/>
          <w:b w:val="0"/>
          <w:bCs w:val="0"/>
          <w:sz w:val="22"/>
          <w:szCs w:val="22"/>
        </w:rPr>
        <w:t>검토</w:t>
      </w:r>
      <w:r w:rsidR="00AD555A" w:rsidRPr="00850E72">
        <w:rPr>
          <w:rFonts w:eastAsia="바탕체"/>
          <w:b w:val="0"/>
          <w:bCs w:val="0"/>
          <w:sz w:val="22"/>
          <w:szCs w:val="22"/>
        </w:rPr>
        <w:t xml:space="preserve"> </w:t>
      </w:r>
      <w:r w:rsidRPr="00850E72">
        <w:rPr>
          <w:rFonts w:eastAsia="바탕체"/>
          <w:b w:val="0"/>
          <w:bCs w:val="0"/>
          <w:sz w:val="22"/>
          <w:szCs w:val="22"/>
        </w:rPr>
        <w:t>과정에서</w:t>
      </w:r>
      <w:r w:rsidRPr="00850E72">
        <w:rPr>
          <w:rFonts w:eastAsia="바탕체"/>
          <w:b w:val="0"/>
          <w:bCs w:val="0"/>
          <w:sz w:val="22"/>
          <w:szCs w:val="22"/>
        </w:rPr>
        <w:t xml:space="preserve"> </w:t>
      </w:r>
      <w:r w:rsidRPr="00850E72">
        <w:rPr>
          <w:rFonts w:eastAsia="바탕체"/>
          <w:b w:val="0"/>
          <w:bCs w:val="0"/>
          <w:sz w:val="22"/>
          <w:szCs w:val="22"/>
        </w:rPr>
        <w:t>제공받은</w:t>
      </w:r>
      <w:r w:rsidRPr="00850E72">
        <w:rPr>
          <w:rFonts w:eastAsia="바탕체"/>
          <w:b w:val="0"/>
          <w:bCs w:val="0"/>
          <w:sz w:val="22"/>
          <w:szCs w:val="22"/>
        </w:rPr>
        <w:t xml:space="preserve"> </w:t>
      </w:r>
      <w:r w:rsidRPr="00850E72">
        <w:rPr>
          <w:rFonts w:eastAsia="바탕체"/>
          <w:b w:val="0"/>
          <w:bCs w:val="0"/>
          <w:sz w:val="22"/>
          <w:szCs w:val="22"/>
        </w:rPr>
        <w:t>서류</w:t>
      </w:r>
      <w:r w:rsidRPr="00850E72">
        <w:rPr>
          <w:rFonts w:eastAsia="바탕체"/>
          <w:b w:val="0"/>
          <w:bCs w:val="0"/>
          <w:sz w:val="22"/>
          <w:szCs w:val="22"/>
        </w:rPr>
        <w:t xml:space="preserve">, </w:t>
      </w:r>
      <w:r w:rsidRPr="00850E72">
        <w:rPr>
          <w:rFonts w:eastAsia="바탕체"/>
          <w:b w:val="0"/>
          <w:bCs w:val="0"/>
          <w:sz w:val="22"/>
          <w:szCs w:val="22"/>
        </w:rPr>
        <w:t>자료</w:t>
      </w:r>
      <w:r w:rsidRPr="00850E72">
        <w:rPr>
          <w:rFonts w:eastAsia="바탕체"/>
          <w:b w:val="0"/>
          <w:bCs w:val="0"/>
          <w:sz w:val="22"/>
          <w:szCs w:val="22"/>
        </w:rPr>
        <w:t xml:space="preserve"> </w:t>
      </w:r>
      <w:r w:rsidRPr="00850E72">
        <w:rPr>
          <w:rFonts w:eastAsia="바탕체"/>
          <w:b w:val="0"/>
          <w:bCs w:val="0"/>
          <w:sz w:val="22"/>
          <w:szCs w:val="22"/>
        </w:rPr>
        <w:t>및</w:t>
      </w:r>
      <w:r w:rsidRPr="00850E72">
        <w:rPr>
          <w:rFonts w:eastAsia="바탕체"/>
          <w:b w:val="0"/>
          <w:bCs w:val="0"/>
          <w:sz w:val="22"/>
          <w:szCs w:val="22"/>
        </w:rPr>
        <w:t xml:space="preserve"> </w:t>
      </w:r>
      <w:r w:rsidRPr="00850E72">
        <w:rPr>
          <w:rFonts w:eastAsia="바탕체"/>
          <w:b w:val="0"/>
          <w:bCs w:val="0"/>
          <w:sz w:val="22"/>
          <w:szCs w:val="22"/>
        </w:rPr>
        <w:t>정보가</w:t>
      </w:r>
      <w:r w:rsidRPr="00850E72">
        <w:rPr>
          <w:rFonts w:eastAsia="바탕체"/>
          <w:b w:val="0"/>
          <w:bCs w:val="0"/>
          <w:sz w:val="22"/>
          <w:szCs w:val="22"/>
        </w:rPr>
        <w:t xml:space="preserve"> </w:t>
      </w:r>
      <w:r w:rsidRPr="00850E72">
        <w:rPr>
          <w:rFonts w:eastAsia="바탕체"/>
          <w:b w:val="0"/>
          <w:bCs w:val="0"/>
          <w:sz w:val="22"/>
          <w:szCs w:val="22"/>
        </w:rPr>
        <w:t>모두</w:t>
      </w:r>
      <w:r w:rsidRPr="00850E72">
        <w:rPr>
          <w:rFonts w:eastAsia="바탕체"/>
          <w:b w:val="0"/>
          <w:bCs w:val="0"/>
          <w:sz w:val="22"/>
          <w:szCs w:val="22"/>
        </w:rPr>
        <w:t xml:space="preserve"> </w:t>
      </w:r>
      <w:r w:rsidRPr="00850E72">
        <w:rPr>
          <w:rFonts w:eastAsia="바탕체"/>
          <w:b w:val="0"/>
          <w:bCs w:val="0"/>
          <w:sz w:val="22"/>
          <w:szCs w:val="22"/>
        </w:rPr>
        <w:t>정확하고</w:t>
      </w:r>
      <w:r w:rsidRPr="00850E72">
        <w:rPr>
          <w:rFonts w:eastAsia="바탕체"/>
          <w:b w:val="0"/>
          <w:bCs w:val="0"/>
          <w:sz w:val="22"/>
          <w:szCs w:val="22"/>
        </w:rPr>
        <w:t xml:space="preserve"> </w:t>
      </w:r>
      <w:r w:rsidRPr="00850E72">
        <w:rPr>
          <w:rFonts w:eastAsia="바탕체"/>
          <w:b w:val="0"/>
          <w:bCs w:val="0"/>
          <w:sz w:val="22"/>
          <w:szCs w:val="22"/>
        </w:rPr>
        <w:t>진실하며</w:t>
      </w:r>
      <w:r w:rsidRPr="00850E72">
        <w:rPr>
          <w:rFonts w:eastAsia="바탕체"/>
          <w:b w:val="0"/>
          <w:bCs w:val="0"/>
          <w:sz w:val="22"/>
          <w:szCs w:val="22"/>
        </w:rPr>
        <w:t xml:space="preserve">, </w:t>
      </w:r>
      <w:r w:rsidRPr="00850E72">
        <w:rPr>
          <w:rFonts w:eastAsia="바탕체"/>
          <w:b w:val="0"/>
          <w:bCs w:val="0"/>
          <w:sz w:val="22"/>
          <w:szCs w:val="22"/>
        </w:rPr>
        <w:t>작성권한이</w:t>
      </w:r>
      <w:r w:rsidRPr="00850E72">
        <w:rPr>
          <w:rFonts w:eastAsia="바탕체"/>
          <w:b w:val="0"/>
          <w:bCs w:val="0"/>
          <w:sz w:val="22"/>
          <w:szCs w:val="22"/>
        </w:rPr>
        <w:t xml:space="preserve"> </w:t>
      </w:r>
      <w:r w:rsidRPr="00850E72">
        <w:rPr>
          <w:rFonts w:eastAsia="바탕체"/>
          <w:b w:val="0"/>
          <w:bCs w:val="0"/>
          <w:sz w:val="22"/>
          <w:szCs w:val="22"/>
        </w:rPr>
        <w:t>있는</w:t>
      </w:r>
      <w:r w:rsidRPr="00850E72">
        <w:rPr>
          <w:rFonts w:eastAsia="바탕체"/>
          <w:b w:val="0"/>
          <w:bCs w:val="0"/>
          <w:sz w:val="22"/>
          <w:szCs w:val="22"/>
        </w:rPr>
        <w:t xml:space="preserve"> </w:t>
      </w:r>
      <w:r w:rsidRPr="00850E72">
        <w:rPr>
          <w:rFonts w:eastAsia="바탕체"/>
          <w:b w:val="0"/>
          <w:bCs w:val="0"/>
          <w:sz w:val="22"/>
          <w:szCs w:val="22"/>
        </w:rPr>
        <w:t>당사자에</w:t>
      </w:r>
      <w:r w:rsidRPr="00850E72">
        <w:rPr>
          <w:rFonts w:eastAsia="바탕체"/>
          <w:b w:val="0"/>
          <w:bCs w:val="0"/>
          <w:sz w:val="22"/>
          <w:szCs w:val="22"/>
        </w:rPr>
        <w:t xml:space="preserve"> </w:t>
      </w:r>
      <w:r w:rsidRPr="00850E72">
        <w:rPr>
          <w:rFonts w:eastAsia="바탕체"/>
          <w:b w:val="0"/>
          <w:bCs w:val="0"/>
          <w:sz w:val="22"/>
          <w:szCs w:val="22"/>
        </w:rPr>
        <w:t>의하여</w:t>
      </w:r>
      <w:r w:rsidRPr="00850E72">
        <w:rPr>
          <w:rFonts w:eastAsia="바탕체"/>
          <w:b w:val="0"/>
          <w:bCs w:val="0"/>
          <w:sz w:val="22"/>
          <w:szCs w:val="22"/>
        </w:rPr>
        <w:t xml:space="preserve"> </w:t>
      </w:r>
      <w:r w:rsidRPr="00850E72">
        <w:rPr>
          <w:rFonts w:eastAsia="바탕체"/>
          <w:b w:val="0"/>
          <w:bCs w:val="0"/>
          <w:sz w:val="22"/>
          <w:szCs w:val="22"/>
        </w:rPr>
        <w:t>적법하고</w:t>
      </w:r>
      <w:r w:rsidRPr="00850E72">
        <w:rPr>
          <w:rFonts w:eastAsia="바탕체"/>
          <w:b w:val="0"/>
          <w:bCs w:val="0"/>
          <w:sz w:val="22"/>
          <w:szCs w:val="22"/>
        </w:rPr>
        <w:t xml:space="preserve"> </w:t>
      </w:r>
      <w:r w:rsidRPr="00850E72">
        <w:rPr>
          <w:rFonts w:eastAsia="바탕체"/>
          <w:b w:val="0"/>
          <w:bCs w:val="0"/>
          <w:sz w:val="22"/>
          <w:szCs w:val="22"/>
        </w:rPr>
        <w:t>유효하게</w:t>
      </w:r>
      <w:r w:rsidRPr="00850E72">
        <w:rPr>
          <w:rFonts w:eastAsia="바탕체"/>
          <w:b w:val="0"/>
          <w:bCs w:val="0"/>
          <w:sz w:val="22"/>
          <w:szCs w:val="22"/>
        </w:rPr>
        <w:t xml:space="preserve"> </w:t>
      </w:r>
      <w:r w:rsidRPr="00850E72">
        <w:rPr>
          <w:rFonts w:eastAsia="바탕체"/>
          <w:b w:val="0"/>
          <w:bCs w:val="0"/>
          <w:sz w:val="22"/>
          <w:szCs w:val="22"/>
        </w:rPr>
        <w:t>작성</w:t>
      </w:r>
      <w:r w:rsidRPr="00850E72">
        <w:rPr>
          <w:rFonts w:eastAsia="바탕체"/>
          <w:b w:val="0"/>
          <w:bCs w:val="0"/>
          <w:sz w:val="22"/>
          <w:szCs w:val="22"/>
        </w:rPr>
        <w:t xml:space="preserve"> </w:t>
      </w:r>
      <w:r w:rsidRPr="00850E72">
        <w:rPr>
          <w:rFonts w:eastAsia="바탕체"/>
          <w:b w:val="0"/>
          <w:bCs w:val="0"/>
          <w:sz w:val="22"/>
          <w:szCs w:val="22"/>
        </w:rPr>
        <w:t>또는</w:t>
      </w:r>
      <w:r w:rsidRPr="00850E72">
        <w:rPr>
          <w:rFonts w:eastAsia="바탕체"/>
          <w:b w:val="0"/>
          <w:bCs w:val="0"/>
          <w:sz w:val="22"/>
          <w:szCs w:val="22"/>
        </w:rPr>
        <w:t xml:space="preserve"> </w:t>
      </w:r>
      <w:r w:rsidRPr="00850E72">
        <w:rPr>
          <w:rFonts w:eastAsia="바탕체"/>
          <w:b w:val="0"/>
          <w:bCs w:val="0"/>
          <w:sz w:val="22"/>
          <w:szCs w:val="22"/>
        </w:rPr>
        <w:t>체결되었고</w:t>
      </w:r>
      <w:r w:rsidRPr="00850E72">
        <w:rPr>
          <w:rFonts w:eastAsia="바탕체"/>
          <w:b w:val="0"/>
          <w:bCs w:val="0"/>
          <w:sz w:val="22"/>
          <w:szCs w:val="22"/>
        </w:rPr>
        <w:t xml:space="preserve">, </w:t>
      </w:r>
      <w:r w:rsidRPr="00850E72">
        <w:rPr>
          <w:rFonts w:eastAsia="바탕체"/>
          <w:b w:val="0"/>
          <w:bCs w:val="0"/>
          <w:sz w:val="22"/>
          <w:szCs w:val="22"/>
        </w:rPr>
        <w:t>사본으로</w:t>
      </w:r>
      <w:r w:rsidRPr="00850E72">
        <w:rPr>
          <w:rFonts w:eastAsia="바탕체"/>
          <w:b w:val="0"/>
          <w:bCs w:val="0"/>
          <w:sz w:val="22"/>
          <w:szCs w:val="22"/>
        </w:rPr>
        <w:t xml:space="preserve"> </w:t>
      </w:r>
      <w:r w:rsidRPr="00850E72">
        <w:rPr>
          <w:rFonts w:eastAsia="바탕체"/>
          <w:b w:val="0"/>
          <w:bCs w:val="0"/>
          <w:sz w:val="22"/>
          <w:szCs w:val="22"/>
        </w:rPr>
        <w:t>제공된</w:t>
      </w:r>
      <w:r w:rsidRPr="00850E72">
        <w:rPr>
          <w:rFonts w:eastAsia="바탕체"/>
          <w:b w:val="0"/>
          <w:bCs w:val="0"/>
          <w:sz w:val="22"/>
          <w:szCs w:val="22"/>
        </w:rPr>
        <w:t xml:space="preserve"> </w:t>
      </w:r>
      <w:r w:rsidRPr="00850E72">
        <w:rPr>
          <w:rFonts w:eastAsia="바탕체"/>
          <w:b w:val="0"/>
          <w:bCs w:val="0"/>
          <w:sz w:val="22"/>
          <w:szCs w:val="22"/>
        </w:rPr>
        <w:t>서류는</w:t>
      </w:r>
      <w:r w:rsidRPr="00850E72">
        <w:rPr>
          <w:rFonts w:eastAsia="바탕체"/>
          <w:b w:val="0"/>
          <w:bCs w:val="0"/>
          <w:sz w:val="22"/>
          <w:szCs w:val="22"/>
        </w:rPr>
        <w:t xml:space="preserve"> </w:t>
      </w:r>
      <w:r w:rsidRPr="00850E72">
        <w:rPr>
          <w:rFonts w:eastAsia="바탕체"/>
          <w:b w:val="0"/>
          <w:bCs w:val="0"/>
          <w:sz w:val="22"/>
          <w:szCs w:val="22"/>
        </w:rPr>
        <w:t>그</w:t>
      </w:r>
      <w:r w:rsidRPr="00850E72">
        <w:rPr>
          <w:rFonts w:eastAsia="바탕체"/>
          <w:b w:val="0"/>
          <w:bCs w:val="0"/>
          <w:sz w:val="22"/>
          <w:szCs w:val="22"/>
        </w:rPr>
        <w:t xml:space="preserve"> </w:t>
      </w:r>
      <w:r w:rsidRPr="00850E72">
        <w:rPr>
          <w:rFonts w:eastAsia="바탕체"/>
          <w:b w:val="0"/>
          <w:bCs w:val="0"/>
          <w:sz w:val="22"/>
          <w:szCs w:val="22"/>
        </w:rPr>
        <w:t>원본과</w:t>
      </w:r>
      <w:r w:rsidRPr="00850E72">
        <w:rPr>
          <w:rFonts w:eastAsia="바탕체"/>
          <w:b w:val="0"/>
          <w:bCs w:val="0"/>
          <w:sz w:val="22"/>
          <w:szCs w:val="22"/>
        </w:rPr>
        <w:t xml:space="preserve"> </w:t>
      </w:r>
      <w:r w:rsidRPr="00850E72">
        <w:rPr>
          <w:rFonts w:eastAsia="바탕체"/>
          <w:b w:val="0"/>
          <w:bCs w:val="0"/>
          <w:sz w:val="22"/>
          <w:szCs w:val="22"/>
        </w:rPr>
        <w:t>동일함을</w:t>
      </w:r>
      <w:r w:rsidRPr="00850E72">
        <w:rPr>
          <w:rFonts w:eastAsia="바탕체"/>
          <w:b w:val="0"/>
          <w:bCs w:val="0"/>
          <w:sz w:val="22"/>
          <w:szCs w:val="22"/>
        </w:rPr>
        <w:t xml:space="preserve"> </w:t>
      </w:r>
      <w:r w:rsidRPr="00850E72">
        <w:rPr>
          <w:rFonts w:eastAsia="바탕체"/>
          <w:b w:val="0"/>
          <w:bCs w:val="0"/>
          <w:sz w:val="22"/>
          <w:szCs w:val="22"/>
        </w:rPr>
        <w:t>전제하였</w:t>
      </w:r>
      <w:r w:rsidR="00AD555A" w:rsidRPr="00850E72">
        <w:rPr>
          <w:rFonts w:eastAsia="바탕체"/>
          <w:b w:val="0"/>
          <w:bCs w:val="0"/>
          <w:sz w:val="22"/>
          <w:szCs w:val="22"/>
        </w:rPr>
        <w:t>음</w:t>
      </w:r>
      <w:r w:rsidRPr="00850E72">
        <w:rPr>
          <w:rFonts w:eastAsia="바탕체"/>
          <w:b w:val="0"/>
          <w:bCs w:val="0"/>
          <w:sz w:val="22"/>
          <w:szCs w:val="22"/>
        </w:rPr>
        <w:t>.</w:t>
      </w:r>
      <w:bookmarkEnd w:id="40"/>
      <w:bookmarkEnd w:id="41"/>
      <w:bookmarkEnd w:id="42"/>
      <w:bookmarkEnd w:id="43"/>
    </w:p>
    <w:p w14:paraId="37078314"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p>
    <w:p w14:paraId="363C65D7"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bookmarkStart w:id="44" w:name="_Toc103596433"/>
      <w:bookmarkStart w:id="45" w:name="_Toc103863961"/>
      <w:bookmarkStart w:id="46" w:name="_Toc103942949"/>
      <w:bookmarkStart w:id="47" w:name="_Toc103953919"/>
      <w:r w:rsidRPr="00850E72">
        <w:rPr>
          <w:rFonts w:eastAsia="바탕체"/>
          <w:b w:val="0"/>
          <w:bCs w:val="0"/>
          <w:sz w:val="22"/>
          <w:szCs w:val="22"/>
        </w:rPr>
        <w:t>본</w:t>
      </w:r>
      <w:r w:rsidRPr="00850E72">
        <w:rPr>
          <w:rFonts w:eastAsia="바탕체"/>
          <w:b w:val="0"/>
          <w:bCs w:val="0"/>
          <w:sz w:val="22"/>
          <w:szCs w:val="22"/>
        </w:rPr>
        <w:t xml:space="preserve"> </w:t>
      </w:r>
      <w:r w:rsidR="00AD555A" w:rsidRPr="00850E72">
        <w:rPr>
          <w:rFonts w:eastAsia="바탕체"/>
          <w:b w:val="0"/>
          <w:bCs w:val="0"/>
          <w:sz w:val="22"/>
          <w:szCs w:val="22"/>
        </w:rPr>
        <w:t>보고서는</w:t>
      </w:r>
      <w:r w:rsidR="00AD555A" w:rsidRPr="00850E72">
        <w:rPr>
          <w:rFonts w:eastAsia="바탕체"/>
          <w:b w:val="0"/>
          <w:bCs w:val="0"/>
          <w:sz w:val="22"/>
          <w:szCs w:val="22"/>
        </w:rPr>
        <w:t xml:space="preserve"> </w:t>
      </w:r>
      <w:r w:rsidRPr="00850E72">
        <w:rPr>
          <w:rFonts w:eastAsia="바탕체"/>
          <w:b w:val="0"/>
          <w:bCs w:val="0"/>
          <w:sz w:val="22"/>
          <w:szCs w:val="22"/>
        </w:rPr>
        <w:t>귀사에</w:t>
      </w:r>
      <w:r w:rsidRPr="00850E72">
        <w:rPr>
          <w:rFonts w:eastAsia="바탕체"/>
          <w:b w:val="0"/>
          <w:bCs w:val="0"/>
          <w:sz w:val="22"/>
          <w:szCs w:val="22"/>
        </w:rPr>
        <w:t xml:space="preserve"> </w:t>
      </w:r>
      <w:r w:rsidRPr="00850E72">
        <w:rPr>
          <w:rFonts w:eastAsia="바탕체"/>
          <w:b w:val="0"/>
          <w:bCs w:val="0"/>
          <w:sz w:val="22"/>
          <w:szCs w:val="22"/>
        </w:rPr>
        <w:t>대한</w:t>
      </w:r>
      <w:r w:rsidRPr="00850E72">
        <w:rPr>
          <w:rFonts w:eastAsia="바탕체"/>
          <w:b w:val="0"/>
          <w:bCs w:val="0"/>
          <w:sz w:val="22"/>
          <w:szCs w:val="22"/>
        </w:rPr>
        <w:t xml:space="preserve"> </w:t>
      </w:r>
      <w:r w:rsidRPr="00850E72">
        <w:rPr>
          <w:rFonts w:eastAsia="바탕체"/>
          <w:b w:val="0"/>
          <w:bCs w:val="0"/>
          <w:sz w:val="22"/>
          <w:szCs w:val="22"/>
        </w:rPr>
        <w:t>보고</w:t>
      </w:r>
      <w:r w:rsidRPr="00850E72">
        <w:rPr>
          <w:rFonts w:eastAsia="바탕체"/>
          <w:b w:val="0"/>
          <w:bCs w:val="0"/>
          <w:sz w:val="22"/>
          <w:szCs w:val="22"/>
        </w:rPr>
        <w:t xml:space="preserve"> </w:t>
      </w:r>
      <w:r w:rsidRPr="00850E72">
        <w:rPr>
          <w:rFonts w:eastAsia="바탕체"/>
          <w:b w:val="0"/>
          <w:bCs w:val="0"/>
          <w:sz w:val="22"/>
          <w:szCs w:val="22"/>
        </w:rPr>
        <w:t>및</w:t>
      </w:r>
      <w:r w:rsidRPr="00850E72">
        <w:rPr>
          <w:rFonts w:eastAsia="바탕체"/>
          <w:b w:val="0"/>
          <w:bCs w:val="0"/>
          <w:sz w:val="22"/>
          <w:szCs w:val="22"/>
        </w:rPr>
        <w:t xml:space="preserve"> </w:t>
      </w:r>
      <w:r w:rsidRPr="00850E72">
        <w:rPr>
          <w:rFonts w:eastAsia="바탕체"/>
          <w:b w:val="0"/>
          <w:bCs w:val="0"/>
          <w:sz w:val="22"/>
          <w:szCs w:val="22"/>
        </w:rPr>
        <w:t>제출의</w:t>
      </w:r>
      <w:r w:rsidRPr="00850E72">
        <w:rPr>
          <w:rFonts w:eastAsia="바탕체"/>
          <w:b w:val="0"/>
          <w:bCs w:val="0"/>
          <w:sz w:val="22"/>
          <w:szCs w:val="22"/>
        </w:rPr>
        <w:t xml:space="preserve"> </w:t>
      </w:r>
      <w:r w:rsidRPr="00850E72">
        <w:rPr>
          <w:rFonts w:eastAsia="바탕체"/>
          <w:b w:val="0"/>
          <w:bCs w:val="0"/>
          <w:sz w:val="22"/>
          <w:szCs w:val="22"/>
        </w:rPr>
        <w:t>목적으로만</w:t>
      </w:r>
      <w:r w:rsidRPr="00850E72">
        <w:rPr>
          <w:rFonts w:eastAsia="바탕체"/>
          <w:b w:val="0"/>
          <w:bCs w:val="0"/>
          <w:sz w:val="22"/>
          <w:szCs w:val="22"/>
        </w:rPr>
        <w:t xml:space="preserve"> </w:t>
      </w:r>
      <w:r w:rsidRPr="00850E72">
        <w:rPr>
          <w:rFonts w:eastAsia="바탕체"/>
          <w:b w:val="0"/>
          <w:bCs w:val="0"/>
          <w:sz w:val="22"/>
          <w:szCs w:val="22"/>
        </w:rPr>
        <w:t>작성되었으며</w:t>
      </w:r>
      <w:r w:rsidRPr="00850E72">
        <w:rPr>
          <w:rFonts w:eastAsia="바탕체"/>
          <w:b w:val="0"/>
          <w:bCs w:val="0"/>
          <w:sz w:val="22"/>
          <w:szCs w:val="22"/>
        </w:rPr>
        <w:t xml:space="preserve">, </w:t>
      </w:r>
      <w:r w:rsidRPr="00850E72">
        <w:rPr>
          <w:rFonts w:eastAsia="바탕체"/>
          <w:b w:val="0"/>
          <w:bCs w:val="0"/>
          <w:sz w:val="22"/>
          <w:szCs w:val="22"/>
        </w:rPr>
        <w:t>귀사</w:t>
      </w:r>
      <w:r w:rsidRPr="00850E72">
        <w:rPr>
          <w:rFonts w:eastAsia="바탕체"/>
          <w:b w:val="0"/>
          <w:bCs w:val="0"/>
          <w:sz w:val="22"/>
          <w:szCs w:val="22"/>
        </w:rPr>
        <w:t xml:space="preserve"> </w:t>
      </w:r>
      <w:r w:rsidRPr="00850E72">
        <w:rPr>
          <w:rFonts w:eastAsia="바탕체"/>
          <w:b w:val="0"/>
          <w:bCs w:val="0"/>
          <w:sz w:val="22"/>
          <w:szCs w:val="22"/>
        </w:rPr>
        <w:t>외의</w:t>
      </w:r>
      <w:r w:rsidRPr="00850E72">
        <w:rPr>
          <w:rFonts w:eastAsia="바탕체"/>
          <w:b w:val="0"/>
          <w:bCs w:val="0"/>
          <w:sz w:val="22"/>
          <w:szCs w:val="22"/>
        </w:rPr>
        <w:t xml:space="preserve"> </w:t>
      </w:r>
      <w:r w:rsidRPr="00850E72">
        <w:rPr>
          <w:rFonts w:eastAsia="바탕체"/>
          <w:b w:val="0"/>
          <w:bCs w:val="0"/>
          <w:sz w:val="22"/>
          <w:szCs w:val="22"/>
        </w:rPr>
        <w:t>다른</w:t>
      </w:r>
      <w:r w:rsidRPr="00850E72">
        <w:rPr>
          <w:rFonts w:eastAsia="바탕체"/>
          <w:b w:val="0"/>
          <w:bCs w:val="0"/>
          <w:sz w:val="22"/>
          <w:szCs w:val="22"/>
        </w:rPr>
        <w:t xml:space="preserve"> </w:t>
      </w:r>
      <w:r w:rsidRPr="00850E72">
        <w:rPr>
          <w:rFonts w:eastAsia="바탕체"/>
          <w:b w:val="0"/>
          <w:bCs w:val="0"/>
          <w:sz w:val="22"/>
          <w:szCs w:val="22"/>
        </w:rPr>
        <w:t>사람에</w:t>
      </w:r>
      <w:r w:rsidRPr="00850E72">
        <w:rPr>
          <w:rFonts w:eastAsia="바탕체"/>
          <w:b w:val="0"/>
          <w:bCs w:val="0"/>
          <w:sz w:val="22"/>
          <w:szCs w:val="22"/>
        </w:rPr>
        <w:t xml:space="preserve"> </w:t>
      </w:r>
      <w:r w:rsidRPr="00850E72">
        <w:rPr>
          <w:rFonts w:eastAsia="바탕체"/>
          <w:b w:val="0"/>
          <w:bCs w:val="0"/>
          <w:sz w:val="22"/>
          <w:szCs w:val="22"/>
        </w:rPr>
        <w:t>의하여</w:t>
      </w:r>
      <w:r w:rsidRPr="00850E72">
        <w:rPr>
          <w:rFonts w:eastAsia="바탕체"/>
          <w:b w:val="0"/>
          <w:bCs w:val="0"/>
          <w:sz w:val="22"/>
          <w:szCs w:val="22"/>
        </w:rPr>
        <w:t xml:space="preserve"> </w:t>
      </w:r>
      <w:r w:rsidRPr="00850E72">
        <w:rPr>
          <w:rFonts w:eastAsia="바탕체"/>
          <w:b w:val="0"/>
          <w:bCs w:val="0"/>
          <w:sz w:val="22"/>
          <w:szCs w:val="22"/>
        </w:rPr>
        <w:t>검토</w:t>
      </w:r>
      <w:r w:rsidRPr="00850E72">
        <w:rPr>
          <w:rFonts w:eastAsia="바탕체"/>
          <w:b w:val="0"/>
          <w:bCs w:val="0"/>
          <w:sz w:val="22"/>
          <w:szCs w:val="22"/>
        </w:rPr>
        <w:t xml:space="preserve">, </w:t>
      </w:r>
      <w:r w:rsidRPr="00850E72">
        <w:rPr>
          <w:rFonts w:eastAsia="바탕체"/>
          <w:b w:val="0"/>
          <w:bCs w:val="0"/>
          <w:sz w:val="22"/>
          <w:szCs w:val="22"/>
        </w:rPr>
        <w:t>분석</w:t>
      </w:r>
      <w:r w:rsidRPr="00850E72">
        <w:rPr>
          <w:rFonts w:eastAsia="바탕체"/>
          <w:b w:val="0"/>
          <w:bCs w:val="0"/>
          <w:sz w:val="22"/>
          <w:szCs w:val="22"/>
        </w:rPr>
        <w:t xml:space="preserve">, </w:t>
      </w:r>
      <w:r w:rsidRPr="00850E72">
        <w:rPr>
          <w:rFonts w:eastAsia="바탕체"/>
          <w:b w:val="0"/>
          <w:bCs w:val="0"/>
          <w:sz w:val="22"/>
          <w:szCs w:val="22"/>
        </w:rPr>
        <w:t>인용되거나</w:t>
      </w:r>
      <w:r w:rsidRPr="00850E72">
        <w:rPr>
          <w:rFonts w:eastAsia="바탕체"/>
          <w:b w:val="0"/>
          <w:bCs w:val="0"/>
          <w:sz w:val="22"/>
          <w:szCs w:val="22"/>
        </w:rPr>
        <w:t xml:space="preserve"> </w:t>
      </w:r>
      <w:r w:rsidRPr="00850E72">
        <w:rPr>
          <w:rFonts w:eastAsia="바탕체"/>
          <w:b w:val="0"/>
          <w:bCs w:val="0"/>
          <w:sz w:val="22"/>
          <w:szCs w:val="22"/>
        </w:rPr>
        <w:t>달리</w:t>
      </w:r>
      <w:r w:rsidRPr="00850E72">
        <w:rPr>
          <w:rFonts w:eastAsia="바탕체"/>
          <w:b w:val="0"/>
          <w:bCs w:val="0"/>
          <w:sz w:val="22"/>
          <w:szCs w:val="22"/>
        </w:rPr>
        <w:t xml:space="preserve"> </w:t>
      </w:r>
      <w:r w:rsidRPr="00850E72">
        <w:rPr>
          <w:rFonts w:eastAsia="바탕체"/>
          <w:b w:val="0"/>
          <w:bCs w:val="0"/>
          <w:sz w:val="22"/>
          <w:szCs w:val="22"/>
        </w:rPr>
        <w:t>이용될</w:t>
      </w:r>
      <w:r w:rsidRPr="00850E72">
        <w:rPr>
          <w:rFonts w:eastAsia="바탕체"/>
          <w:b w:val="0"/>
          <w:bCs w:val="0"/>
          <w:sz w:val="22"/>
          <w:szCs w:val="22"/>
        </w:rPr>
        <w:t xml:space="preserve"> </w:t>
      </w:r>
      <w:r w:rsidRPr="00850E72">
        <w:rPr>
          <w:rFonts w:eastAsia="바탕체"/>
          <w:b w:val="0"/>
          <w:bCs w:val="0"/>
          <w:sz w:val="22"/>
          <w:szCs w:val="22"/>
        </w:rPr>
        <w:t>수</w:t>
      </w:r>
      <w:r w:rsidRPr="00850E72">
        <w:rPr>
          <w:rFonts w:eastAsia="바탕체"/>
          <w:b w:val="0"/>
          <w:bCs w:val="0"/>
          <w:sz w:val="22"/>
          <w:szCs w:val="22"/>
        </w:rPr>
        <w:t xml:space="preserve"> </w:t>
      </w:r>
      <w:r w:rsidRPr="00850E72">
        <w:rPr>
          <w:rFonts w:eastAsia="바탕체"/>
          <w:b w:val="0"/>
          <w:bCs w:val="0"/>
          <w:sz w:val="22"/>
          <w:szCs w:val="22"/>
        </w:rPr>
        <w:t>없</w:t>
      </w:r>
      <w:r w:rsidR="00AD555A" w:rsidRPr="00850E72">
        <w:rPr>
          <w:rFonts w:eastAsia="바탕체"/>
          <w:b w:val="0"/>
          <w:bCs w:val="0"/>
          <w:sz w:val="22"/>
          <w:szCs w:val="22"/>
        </w:rPr>
        <w:t>음</w:t>
      </w:r>
      <w:r w:rsidRPr="00850E72">
        <w:rPr>
          <w:rFonts w:eastAsia="바탕체"/>
          <w:b w:val="0"/>
          <w:bCs w:val="0"/>
          <w:sz w:val="22"/>
          <w:szCs w:val="22"/>
        </w:rPr>
        <w:t>.</w:t>
      </w:r>
      <w:r w:rsidR="00AD555A" w:rsidRPr="00850E72">
        <w:rPr>
          <w:rFonts w:eastAsia="바탕체"/>
          <w:b w:val="0"/>
          <w:bCs w:val="0"/>
          <w:sz w:val="22"/>
          <w:szCs w:val="22"/>
        </w:rPr>
        <w:t xml:space="preserve"> </w:t>
      </w:r>
      <w:r w:rsidRPr="00850E72">
        <w:rPr>
          <w:rFonts w:eastAsia="바탕체"/>
          <w:b w:val="0"/>
          <w:bCs w:val="0"/>
          <w:sz w:val="22"/>
          <w:szCs w:val="22"/>
        </w:rPr>
        <w:t>본</w:t>
      </w:r>
      <w:r w:rsidRPr="00850E72">
        <w:rPr>
          <w:rFonts w:eastAsia="바탕체"/>
          <w:b w:val="0"/>
          <w:bCs w:val="0"/>
          <w:sz w:val="22"/>
          <w:szCs w:val="22"/>
        </w:rPr>
        <w:t xml:space="preserve"> </w:t>
      </w:r>
      <w:r w:rsidRPr="00850E72">
        <w:rPr>
          <w:rFonts w:eastAsia="바탕체"/>
          <w:b w:val="0"/>
          <w:bCs w:val="0"/>
          <w:sz w:val="22"/>
          <w:szCs w:val="22"/>
        </w:rPr>
        <w:t>보고서의</w:t>
      </w:r>
      <w:r w:rsidRPr="00850E72">
        <w:rPr>
          <w:rFonts w:eastAsia="바탕체"/>
          <w:b w:val="0"/>
          <w:bCs w:val="0"/>
          <w:sz w:val="22"/>
          <w:szCs w:val="22"/>
        </w:rPr>
        <w:t xml:space="preserve"> </w:t>
      </w:r>
      <w:r w:rsidRPr="00850E72">
        <w:rPr>
          <w:rFonts w:eastAsia="바탕체"/>
          <w:b w:val="0"/>
          <w:bCs w:val="0"/>
          <w:sz w:val="22"/>
          <w:szCs w:val="22"/>
        </w:rPr>
        <w:t>내용</w:t>
      </w:r>
      <w:r w:rsidRPr="00850E72">
        <w:rPr>
          <w:rFonts w:eastAsia="바탕체"/>
          <w:b w:val="0"/>
          <w:bCs w:val="0"/>
          <w:sz w:val="22"/>
          <w:szCs w:val="22"/>
        </w:rPr>
        <w:t xml:space="preserve"> </w:t>
      </w:r>
      <w:r w:rsidRPr="00850E72">
        <w:rPr>
          <w:rFonts w:eastAsia="바탕체"/>
          <w:b w:val="0"/>
          <w:bCs w:val="0"/>
          <w:sz w:val="22"/>
          <w:szCs w:val="22"/>
        </w:rPr>
        <w:t>중에서</w:t>
      </w:r>
      <w:r w:rsidRPr="00850E72">
        <w:rPr>
          <w:rFonts w:eastAsia="바탕체"/>
          <w:b w:val="0"/>
          <w:bCs w:val="0"/>
          <w:sz w:val="22"/>
          <w:szCs w:val="22"/>
        </w:rPr>
        <w:t xml:space="preserve"> </w:t>
      </w:r>
      <w:r w:rsidRPr="00850E72">
        <w:rPr>
          <w:rFonts w:eastAsia="바탕체"/>
          <w:b w:val="0"/>
          <w:bCs w:val="0"/>
          <w:sz w:val="22"/>
          <w:szCs w:val="22"/>
        </w:rPr>
        <w:t>구체적인</w:t>
      </w:r>
      <w:r w:rsidRPr="00850E72">
        <w:rPr>
          <w:rFonts w:eastAsia="바탕체"/>
          <w:b w:val="0"/>
          <w:bCs w:val="0"/>
          <w:sz w:val="22"/>
          <w:szCs w:val="22"/>
        </w:rPr>
        <w:t xml:space="preserve"> </w:t>
      </w:r>
      <w:r w:rsidRPr="00850E72">
        <w:rPr>
          <w:rFonts w:eastAsia="바탕체"/>
          <w:b w:val="0"/>
          <w:bCs w:val="0"/>
          <w:sz w:val="22"/>
          <w:szCs w:val="22"/>
        </w:rPr>
        <w:t>법률적</w:t>
      </w:r>
      <w:r w:rsidRPr="00850E72">
        <w:rPr>
          <w:rFonts w:eastAsia="바탕체"/>
          <w:b w:val="0"/>
          <w:bCs w:val="0"/>
          <w:sz w:val="22"/>
          <w:szCs w:val="22"/>
        </w:rPr>
        <w:t xml:space="preserve"> </w:t>
      </w:r>
      <w:r w:rsidRPr="00850E72">
        <w:rPr>
          <w:rFonts w:eastAsia="바탕체"/>
          <w:b w:val="0"/>
          <w:bCs w:val="0"/>
          <w:sz w:val="22"/>
          <w:szCs w:val="22"/>
        </w:rPr>
        <w:t>분석이</w:t>
      </w:r>
      <w:r w:rsidRPr="00850E72">
        <w:rPr>
          <w:rFonts w:eastAsia="바탕체"/>
          <w:b w:val="0"/>
          <w:bCs w:val="0"/>
          <w:sz w:val="22"/>
          <w:szCs w:val="22"/>
        </w:rPr>
        <w:t xml:space="preserve"> </w:t>
      </w:r>
      <w:r w:rsidRPr="00850E72">
        <w:rPr>
          <w:rFonts w:eastAsia="바탕체"/>
          <w:b w:val="0"/>
          <w:bCs w:val="0"/>
          <w:sz w:val="22"/>
          <w:szCs w:val="22"/>
        </w:rPr>
        <w:t>요구되는</w:t>
      </w:r>
      <w:r w:rsidRPr="00850E72">
        <w:rPr>
          <w:rFonts w:eastAsia="바탕체"/>
          <w:b w:val="0"/>
          <w:bCs w:val="0"/>
          <w:sz w:val="22"/>
          <w:szCs w:val="22"/>
        </w:rPr>
        <w:t xml:space="preserve"> </w:t>
      </w:r>
      <w:r w:rsidRPr="00850E72">
        <w:rPr>
          <w:rFonts w:eastAsia="바탕체"/>
          <w:b w:val="0"/>
          <w:bCs w:val="0"/>
          <w:sz w:val="22"/>
          <w:szCs w:val="22"/>
        </w:rPr>
        <w:t>특정한</w:t>
      </w:r>
      <w:r w:rsidRPr="00850E72">
        <w:rPr>
          <w:rFonts w:eastAsia="바탕체"/>
          <w:b w:val="0"/>
          <w:bCs w:val="0"/>
          <w:sz w:val="22"/>
          <w:szCs w:val="22"/>
        </w:rPr>
        <w:t xml:space="preserve"> </w:t>
      </w:r>
      <w:r w:rsidRPr="00850E72">
        <w:rPr>
          <w:rFonts w:eastAsia="바탕체"/>
          <w:b w:val="0"/>
          <w:bCs w:val="0"/>
          <w:sz w:val="22"/>
          <w:szCs w:val="22"/>
        </w:rPr>
        <w:t>사항들에</w:t>
      </w:r>
      <w:r w:rsidRPr="00850E72">
        <w:rPr>
          <w:rFonts w:eastAsia="바탕체"/>
          <w:b w:val="0"/>
          <w:bCs w:val="0"/>
          <w:sz w:val="22"/>
          <w:szCs w:val="22"/>
        </w:rPr>
        <w:t xml:space="preserve"> </w:t>
      </w:r>
      <w:r w:rsidRPr="00850E72">
        <w:rPr>
          <w:rFonts w:eastAsia="바탕체"/>
          <w:b w:val="0"/>
          <w:bCs w:val="0"/>
          <w:sz w:val="22"/>
          <w:szCs w:val="22"/>
        </w:rPr>
        <w:t>대한</w:t>
      </w:r>
      <w:r w:rsidRPr="00850E72">
        <w:rPr>
          <w:rFonts w:eastAsia="바탕체"/>
          <w:b w:val="0"/>
          <w:bCs w:val="0"/>
          <w:sz w:val="22"/>
          <w:szCs w:val="22"/>
        </w:rPr>
        <w:t xml:space="preserve"> </w:t>
      </w:r>
      <w:r w:rsidRPr="00850E72">
        <w:rPr>
          <w:rFonts w:eastAsia="바탕체"/>
          <w:b w:val="0"/>
          <w:bCs w:val="0"/>
          <w:sz w:val="22"/>
          <w:szCs w:val="22"/>
        </w:rPr>
        <w:t>저희들의</w:t>
      </w:r>
      <w:r w:rsidRPr="00850E72">
        <w:rPr>
          <w:rFonts w:eastAsia="바탕체"/>
          <w:b w:val="0"/>
          <w:bCs w:val="0"/>
          <w:sz w:val="22"/>
          <w:szCs w:val="22"/>
        </w:rPr>
        <w:t xml:space="preserve"> </w:t>
      </w:r>
      <w:r w:rsidRPr="00850E72">
        <w:rPr>
          <w:rFonts w:eastAsia="바탕체"/>
          <w:b w:val="0"/>
          <w:bCs w:val="0"/>
          <w:sz w:val="22"/>
          <w:szCs w:val="22"/>
        </w:rPr>
        <w:t>의견</w:t>
      </w:r>
      <w:r w:rsidRPr="00850E72">
        <w:rPr>
          <w:rFonts w:eastAsia="바탕체"/>
          <w:b w:val="0"/>
          <w:bCs w:val="0"/>
          <w:sz w:val="22"/>
          <w:szCs w:val="22"/>
        </w:rPr>
        <w:t xml:space="preserve"> </w:t>
      </w:r>
      <w:r w:rsidRPr="00850E72">
        <w:rPr>
          <w:rFonts w:eastAsia="바탕체"/>
          <w:b w:val="0"/>
          <w:bCs w:val="0"/>
          <w:sz w:val="22"/>
          <w:szCs w:val="22"/>
        </w:rPr>
        <w:t>및</w:t>
      </w:r>
      <w:r w:rsidRPr="00850E72">
        <w:rPr>
          <w:rFonts w:eastAsia="바탕체"/>
          <w:b w:val="0"/>
          <w:bCs w:val="0"/>
          <w:sz w:val="22"/>
          <w:szCs w:val="22"/>
        </w:rPr>
        <w:t xml:space="preserve"> </w:t>
      </w:r>
      <w:r w:rsidRPr="00850E72">
        <w:rPr>
          <w:rFonts w:eastAsia="바탕체"/>
          <w:b w:val="0"/>
          <w:bCs w:val="0"/>
          <w:sz w:val="22"/>
          <w:szCs w:val="22"/>
        </w:rPr>
        <w:t>분석은</w:t>
      </w:r>
      <w:r w:rsidRPr="00850E72">
        <w:rPr>
          <w:rFonts w:eastAsia="바탕체"/>
          <w:b w:val="0"/>
          <w:bCs w:val="0"/>
          <w:sz w:val="22"/>
          <w:szCs w:val="22"/>
        </w:rPr>
        <w:t xml:space="preserve"> </w:t>
      </w:r>
      <w:r w:rsidRPr="00850E72">
        <w:rPr>
          <w:rFonts w:eastAsia="바탕체"/>
          <w:b w:val="0"/>
          <w:bCs w:val="0"/>
          <w:sz w:val="22"/>
          <w:szCs w:val="22"/>
        </w:rPr>
        <w:t>일반적인</w:t>
      </w:r>
      <w:r w:rsidRPr="00850E72">
        <w:rPr>
          <w:rFonts w:eastAsia="바탕체"/>
          <w:b w:val="0"/>
          <w:bCs w:val="0"/>
          <w:sz w:val="22"/>
          <w:szCs w:val="22"/>
        </w:rPr>
        <w:t xml:space="preserve"> </w:t>
      </w:r>
      <w:r w:rsidRPr="00850E72">
        <w:rPr>
          <w:rFonts w:eastAsia="바탕체"/>
          <w:b w:val="0"/>
          <w:bCs w:val="0"/>
          <w:sz w:val="22"/>
          <w:szCs w:val="22"/>
        </w:rPr>
        <w:t>검토</w:t>
      </w:r>
      <w:r w:rsidRPr="00850E72">
        <w:rPr>
          <w:rFonts w:eastAsia="바탕체"/>
          <w:b w:val="0"/>
          <w:bCs w:val="0"/>
          <w:sz w:val="22"/>
          <w:szCs w:val="22"/>
        </w:rPr>
        <w:t xml:space="preserve"> </w:t>
      </w:r>
      <w:r w:rsidRPr="00850E72">
        <w:rPr>
          <w:rFonts w:eastAsia="바탕체"/>
          <w:b w:val="0"/>
          <w:bCs w:val="0"/>
          <w:sz w:val="22"/>
          <w:szCs w:val="22"/>
        </w:rPr>
        <w:t>의견을</w:t>
      </w:r>
      <w:r w:rsidRPr="00850E72">
        <w:rPr>
          <w:rFonts w:eastAsia="바탕체"/>
          <w:b w:val="0"/>
          <w:bCs w:val="0"/>
          <w:sz w:val="22"/>
          <w:szCs w:val="22"/>
        </w:rPr>
        <w:t xml:space="preserve"> </w:t>
      </w:r>
      <w:r w:rsidRPr="00850E72">
        <w:rPr>
          <w:rFonts w:eastAsia="바탕체"/>
          <w:b w:val="0"/>
          <w:bCs w:val="0"/>
          <w:sz w:val="22"/>
          <w:szCs w:val="22"/>
        </w:rPr>
        <w:t>표시한</w:t>
      </w:r>
      <w:r w:rsidRPr="00850E72">
        <w:rPr>
          <w:rFonts w:eastAsia="바탕체"/>
          <w:b w:val="0"/>
          <w:bCs w:val="0"/>
          <w:sz w:val="22"/>
          <w:szCs w:val="22"/>
        </w:rPr>
        <w:t xml:space="preserve"> </w:t>
      </w:r>
      <w:r w:rsidRPr="00850E72">
        <w:rPr>
          <w:rFonts w:eastAsia="바탕체"/>
          <w:b w:val="0"/>
          <w:bCs w:val="0"/>
          <w:sz w:val="22"/>
          <w:szCs w:val="22"/>
        </w:rPr>
        <w:t>것에</w:t>
      </w:r>
      <w:r w:rsidRPr="00850E72">
        <w:rPr>
          <w:rFonts w:eastAsia="바탕체"/>
          <w:b w:val="0"/>
          <w:bCs w:val="0"/>
          <w:sz w:val="22"/>
          <w:szCs w:val="22"/>
        </w:rPr>
        <w:t xml:space="preserve"> </w:t>
      </w:r>
      <w:r w:rsidRPr="00850E72">
        <w:rPr>
          <w:rFonts w:eastAsia="바탕체"/>
          <w:b w:val="0"/>
          <w:bCs w:val="0"/>
          <w:sz w:val="22"/>
          <w:szCs w:val="22"/>
        </w:rPr>
        <w:t>불과하며</w:t>
      </w:r>
      <w:r w:rsidRPr="00850E72">
        <w:rPr>
          <w:rFonts w:eastAsia="바탕체"/>
          <w:b w:val="0"/>
          <w:bCs w:val="0"/>
          <w:sz w:val="22"/>
          <w:szCs w:val="22"/>
        </w:rPr>
        <w:t xml:space="preserve">, </w:t>
      </w:r>
      <w:r w:rsidRPr="00850E72">
        <w:rPr>
          <w:rFonts w:eastAsia="바탕체"/>
          <w:b w:val="0"/>
          <w:bCs w:val="0"/>
          <w:sz w:val="22"/>
          <w:szCs w:val="22"/>
        </w:rPr>
        <w:t>당해</w:t>
      </w:r>
      <w:r w:rsidRPr="00850E72">
        <w:rPr>
          <w:rFonts w:eastAsia="바탕체"/>
          <w:b w:val="0"/>
          <w:bCs w:val="0"/>
          <w:sz w:val="22"/>
          <w:szCs w:val="22"/>
        </w:rPr>
        <w:t xml:space="preserve"> </w:t>
      </w:r>
      <w:r w:rsidRPr="00850E72">
        <w:rPr>
          <w:rFonts w:eastAsia="바탕체"/>
          <w:b w:val="0"/>
          <w:bCs w:val="0"/>
          <w:sz w:val="22"/>
          <w:szCs w:val="22"/>
        </w:rPr>
        <w:t>사항들에</w:t>
      </w:r>
      <w:r w:rsidRPr="00850E72">
        <w:rPr>
          <w:rFonts w:eastAsia="바탕체"/>
          <w:b w:val="0"/>
          <w:bCs w:val="0"/>
          <w:sz w:val="22"/>
          <w:szCs w:val="22"/>
        </w:rPr>
        <w:t xml:space="preserve"> </w:t>
      </w:r>
      <w:r w:rsidRPr="00850E72">
        <w:rPr>
          <w:rFonts w:eastAsia="바탕체"/>
          <w:b w:val="0"/>
          <w:bCs w:val="0"/>
          <w:sz w:val="22"/>
          <w:szCs w:val="22"/>
        </w:rPr>
        <w:t>대한</w:t>
      </w:r>
      <w:r w:rsidRPr="00850E72">
        <w:rPr>
          <w:rFonts w:eastAsia="바탕체"/>
          <w:b w:val="0"/>
          <w:bCs w:val="0"/>
          <w:sz w:val="22"/>
          <w:szCs w:val="22"/>
        </w:rPr>
        <w:t xml:space="preserve"> </w:t>
      </w:r>
      <w:r w:rsidRPr="00850E72">
        <w:rPr>
          <w:rFonts w:eastAsia="바탕체"/>
          <w:b w:val="0"/>
          <w:bCs w:val="0"/>
          <w:sz w:val="22"/>
          <w:szCs w:val="22"/>
        </w:rPr>
        <w:t>저희</w:t>
      </w:r>
      <w:r w:rsidRPr="00850E72">
        <w:rPr>
          <w:rFonts w:eastAsia="바탕체"/>
          <w:b w:val="0"/>
          <w:bCs w:val="0"/>
          <w:sz w:val="22"/>
          <w:szCs w:val="22"/>
        </w:rPr>
        <w:t xml:space="preserve"> </w:t>
      </w:r>
      <w:r w:rsidRPr="00850E72">
        <w:rPr>
          <w:rFonts w:eastAsia="바탕체"/>
          <w:b w:val="0"/>
          <w:bCs w:val="0"/>
          <w:sz w:val="22"/>
          <w:szCs w:val="22"/>
        </w:rPr>
        <w:t>사무소의</w:t>
      </w:r>
      <w:r w:rsidRPr="00850E72">
        <w:rPr>
          <w:rFonts w:eastAsia="바탕체"/>
          <w:b w:val="0"/>
          <w:bCs w:val="0"/>
          <w:sz w:val="22"/>
          <w:szCs w:val="22"/>
        </w:rPr>
        <w:t xml:space="preserve"> </w:t>
      </w:r>
      <w:r w:rsidRPr="00850E72">
        <w:rPr>
          <w:rFonts w:eastAsia="바탕체"/>
          <w:b w:val="0"/>
          <w:bCs w:val="0"/>
          <w:sz w:val="22"/>
          <w:szCs w:val="22"/>
        </w:rPr>
        <w:t>정식</w:t>
      </w:r>
      <w:r w:rsidRPr="00850E72">
        <w:rPr>
          <w:rFonts w:eastAsia="바탕체"/>
          <w:b w:val="0"/>
          <w:bCs w:val="0"/>
          <w:sz w:val="22"/>
          <w:szCs w:val="22"/>
        </w:rPr>
        <w:t xml:space="preserve"> </w:t>
      </w:r>
      <w:r w:rsidRPr="00850E72">
        <w:rPr>
          <w:rFonts w:eastAsia="바탕체"/>
          <w:b w:val="0"/>
          <w:bCs w:val="0"/>
          <w:sz w:val="22"/>
          <w:szCs w:val="22"/>
        </w:rPr>
        <w:t>법률</w:t>
      </w:r>
      <w:r w:rsidRPr="00850E72">
        <w:rPr>
          <w:rFonts w:eastAsia="바탕체"/>
          <w:b w:val="0"/>
          <w:bCs w:val="0"/>
          <w:sz w:val="22"/>
          <w:szCs w:val="22"/>
        </w:rPr>
        <w:t xml:space="preserve"> </w:t>
      </w:r>
      <w:r w:rsidRPr="00850E72">
        <w:rPr>
          <w:rFonts w:eastAsia="바탕체"/>
          <w:b w:val="0"/>
          <w:bCs w:val="0"/>
          <w:sz w:val="22"/>
          <w:szCs w:val="22"/>
        </w:rPr>
        <w:t>의견</w:t>
      </w:r>
      <w:r w:rsidR="00AD555A" w:rsidRPr="00850E72">
        <w:rPr>
          <w:rFonts w:eastAsia="바탕체"/>
          <w:b w:val="0"/>
          <w:bCs w:val="0"/>
          <w:sz w:val="22"/>
          <w:szCs w:val="22"/>
        </w:rPr>
        <w:t>은</w:t>
      </w:r>
      <w:r w:rsidRPr="00850E72">
        <w:rPr>
          <w:rFonts w:eastAsia="바탕체"/>
          <w:b w:val="0"/>
          <w:bCs w:val="0"/>
          <w:sz w:val="22"/>
          <w:szCs w:val="22"/>
        </w:rPr>
        <w:t xml:space="preserve"> </w:t>
      </w:r>
      <w:r w:rsidRPr="00850E72">
        <w:rPr>
          <w:rFonts w:eastAsia="바탕체"/>
          <w:b w:val="0"/>
          <w:bCs w:val="0"/>
          <w:sz w:val="22"/>
          <w:szCs w:val="22"/>
        </w:rPr>
        <w:t>아님을</w:t>
      </w:r>
      <w:r w:rsidRPr="00850E72">
        <w:rPr>
          <w:rFonts w:eastAsia="바탕체"/>
          <w:b w:val="0"/>
          <w:bCs w:val="0"/>
          <w:sz w:val="22"/>
          <w:szCs w:val="22"/>
        </w:rPr>
        <w:t xml:space="preserve"> </w:t>
      </w:r>
      <w:proofErr w:type="spellStart"/>
      <w:r w:rsidRPr="00850E72">
        <w:rPr>
          <w:rFonts w:eastAsia="바탕체"/>
          <w:b w:val="0"/>
          <w:bCs w:val="0"/>
          <w:sz w:val="22"/>
          <w:szCs w:val="22"/>
        </w:rPr>
        <w:t>알려드</w:t>
      </w:r>
      <w:r w:rsidR="00AD555A" w:rsidRPr="00850E72">
        <w:rPr>
          <w:rFonts w:eastAsia="바탕체"/>
          <w:b w:val="0"/>
          <w:bCs w:val="0"/>
          <w:sz w:val="22"/>
          <w:szCs w:val="22"/>
        </w:rPr>
        <w:t>림</w:t>
      </w:r>
      <w:proofErr w:type="spellEnd"/>
      <w:r w:rsidRPr="00850E72">
        <w:rPr>
          <w:rFonts w:eastAsia="바탕체"/>
          <w:b w:val="0"/>
          <w:bCs w:val="0"/>
          <w:sz w:val="22"/>
          <w:szCs w:val="22"/>
        </w:rPr>
        <w:t>.</w:t>
      </w:r>
      <w:r w:rsidR="00AD555A" w:rsidRPr="00850E72">
        <w:rPr>
          <w:rFonts w:eastAsia="바탕체"/>
          <w:b w:val="0"/>
          <w:bCs w:val="0"/>
          <w:sz w:val="22"/>
          <w:szCs w:val="22"/>
        </w:rPr>
        <w:t xml:space="preserve">  </w:t>
      </w:r>
      <w:r w:rsidRPr="00850E72">
        <w:rPr>
          <w:rFonts w:eastAsia="바탕체"/>
          <w:b w:val="0"/>
          <w:bCs w:val="0"/>
          <w:sz w:val="22"/>
          <w:szCs w:val="22"/>
        </w:rPr>
        <w:t>따라서</w:t>
      </w:r>
      <w:r w:rsidRPr="00850E72">
        <w:rPr>
          <w:rFonts w:eastAsia="바탕체"/>
          <w:b w:val="0"/>
          <w:bCs w:val="0"/>
          <w:sz w:val="22"/>
          <w:szCs w:val="22"/>
        </w:rPr>
        <w:t xml:space="preserve">, </w:t>
      </w:r>
      <w:r w:rsidRPr="00850E72">
        <w:rPr>
          <w:rFonts w:eastAsia="바탕체"/>
          <w:b w:val="0"/>
          <w:bCs w:val="0"/>
          <w:sz w:val="22"/>
          <w:szCs w:val="22"/>
        </w:rPr>
        <w:t>본</w:t>
      </w:r>
      <w:r w:rsidRPr="00850E72">
        <w:rPr>
          <w:rFonts w:eastAsia="바탕체"/>
          <w:b w:val="0"/>
          <w:bCs w:val="0"/>
          <w:sz w:val="22"/>
          <w:szCs w:val="22"/>
        </w:rPr>
        <w:t xml:space="preserve"> </w:t>
      </w:r>
      <w:r w:rsidRPr="00850E72">
        <w:rPr>
          <w:rFonts w:eastAsia="바탕체"/>
          <w:b w:val="0"/>
          <w:bCs w:val="0"/>
          <w:sz w:val="22"/>
          <w:szCs w:val="22"/>
        </w:rPr>
        <w:t>보고서에</w:t>
      </w:r>
      <w:r w:rsidRPr="00850E72">
        <w:rPr>
          <w:rFonts w:eastAsia="바탕체"/>
          <w:b w:val="0"/>
          <w:bCs w:val="0"/>
          <w:sz w:val="22"/>
          <w:szCs w:val="22"/>
        </w:rPr>
        <w:t xml:space="preserve"> </w:t>
      </w:r>
      <w:r w:rsidRPr="00850E72">
        <w:rPr>
          <w:rFonts w:eastAsia="바탕체"/>
          <w:b w:val="0"/>
          <w:bCs w:val="0"/>
          <w:sz w:val="22"/>
          <w:szCs w:val="22"/>
        </w:rPr>
        <w:t>기술되거나</w:t>
      </w:r>
      <w:r w:rsidRPr="00850E72">
        <w:rPr>
          <w:rFonts w:eastAsia="바탕체"/>
          <w:b w:val="0"/>
          <w:bCs w:val="0"/>
          <w:sz w:val="22"/>
          <w:szCs w:val="22"/>
        </w:rPr>
        <w:t xml:space="preserve"> </w:t>
      </w:r>
      <w:r w:rsidRPr="00850E72">
        <w:rPr>
          <w:rFonts w:eastAsia="바탕체"/>
          <w:b w:val="0"/>
          <w:bCs w:val="0"/>
          <w:sz w:val="22"/>
          <w:szCs w:val="22"/>
        </w:rPr>
        <w:t>기술되지</w:t>
      </w:r>
      <w:r w:rsidRPr="00850E72">
        <w:rPr>
          <w:rFonts w:eastAsia="바탕체"/>
          <w:b w:val="0"/>
          <w:bCs w:val="0"/>
          <w:sz w:val="22"/>
          <w:szCs w:val="22"/>
        </w:rPr>
        <w:t xml:space="preserve"> </w:t>
      </w:r>
      <w:r w:rsidRPr="00850E72">
        <w:rPr>
          <w:rFonts w:eastAsia="바탕체"/>
          <w:b w:val="0"/>
          <w:bCs w:val="0"/>
          <w:sz w:val="22"/>
          <w:szCs w:val="22"/>
        </w:rPr>
        <w:t>아니한</w:t>
      </w:r>
      <w:r w:rsidRPr="00850E72">
        <w:rPr>
          <w:rFonts w:eastAsia="바탕체"/>
          <w:b w:val="0"/>
          <w:bCs w:val="0"/>
          <w:sz w:val="22"/>
          <w:szCs w:val="22"/>
        </w:rPr>
        <w:t xml:space="preserve"> </w:t>
      </w:r>
      <w:r w:rsidRPr="00850E72">
        <w:rPr>
          <w:rFonts w:eastAsia="바탕체"/>
          <w:b w:val="0"/>
          <w:bCs w:val="0"/>
          <w:sz w:val="22"/>
          <w:szCs w:val="22"/>
        </w:rPr>
        <w:t>쟁점</w:t>
      </w:r>
      <w:r w:rsidRPr="00850E72">
        <w:rPr>
          <w:rFonts w:eastAsia="바탕체"/>
          <w:b w:val="0"/>
          <w:bCs w:val="0"/>
          <w:sz w:val="22"/>
          <w:szCs w:val="22"/>
        </w:rPr>
        <w:t xml:space="preserve"> </w:t>
      </w:r>
      <w:r w:rsidRPr="00850E72">
        <w:rPr>
          <w:rFonts w:eastAsia="바탕체"/>
          <w:b w:val="0"/>
          <w:bCs w:val="0"/>
          <w:sz w:val="22"/>
          <w:szCs w:val="22"/>
        </w:rPr>
        <w:t>또는</w:t>
      </w:r>
      <w:r w:rsidRPr="00850E72">
        <w:rPr>
          <w:rFonts w:eastAsia="바탕체"/>
          <w:b w:val="0"/>
          <w:bCs w:val="0"/>
          <w:sz w:val="22"/>
          <w:szCs w:val="22"/>
        </w:rPr>
        <w:t xml:space="preserve"> </w:t>
      </w:r>
      <w:r w:rsidRPr="00850E72">
        <w:rPr>
          <w:rFonts w:eastAsia="바탕체"/>
          <w:b w:val="0"/>
          <w:bCs w:val="0"/>
          <w:sz w:val="22"/>
          <w:szCs w:val="22"/>
        </w:rPr>
        <w:t>본건</w:t>
      </w:r>
      <w:r w:rsidRPr="00850E72">
        <w:rPr>
          <w:rFonts w:eastAsia="바탕체"/>
          <w:b w:val="0"/>
          <w:bCs w:val="0"/>
          <w:sz w:val="22"/>
          <w:szCs w:val="22"/>
        </w:rPr>
        <w:t xml:space="preserve"> </w:t>
      </w:r>
      <w:r w:rsidRPr="00850E72">
        <w:rPr>
          <w:rFonts w:eastAsia="바탕체"/>
          <w:b w:val="0"/>
          <w:bCs w:val="0"/>
          <w:sz w:val="22"/>
          <w:szCs w:val="22"/>
        </w:rPr>
        <w:t>거래와</w:t>
      </w:r>
      <w:r w:rsidRPr="00850E72">
        <w:rPr>
          <w:rFonts w:eastAsia="바탕체"/>
          <w:b w:val="0"/>
          <w:bCs w:val="0"/>
          <w:sz w:val="22"/>
          <w:szCs w:val="22"/>
        </w:rPr>
        <w:t xml:space="preserve"> </w:t>
      </w:r>
      <w:r w:rsidRPr="00850E72">
        <w:rPr>
          <w:rFonts w:eastAsia="바탕체"/>
          <w:b w:val="0"/>
          <w:bCs w:val="0"/>
          <w:sz w:val="22"/>
          <w:szCs w:val="22"/>
        </w:rPr>
        <w:t>관련하여</w:t>
      </w:r>
      <w:r w:rsidRPr="00850E72">
        <w:rPr>
          <w:rFonts w:eastAsia="바탕체"/>
          <w:b w:val="0"/>
          <w:bCs w:val="0"/>
          <w:sz w:val="22"/>
          <w:szCs w:val="22"/>
        </w:rPr>
        <w:t xml:space="preserve"> </w:t>
      </w:r>
      <w:r w:rsidRPr="00850E72">
        <w:rPr>
          <w:rFonts w:eastAsia="바탕체"/>
          <w:b w:val="0"/>
          <w:bCs w:val="0"/>
          <w:sz w:val="22"/>
          <w:szCs w:val="22"/>
        </w:rPr>
        <w:t>준비하는</w:t>
      </w:r>
      <w:r w:rsidRPr="00850E72">
        <w:rPr>
          <w:rFonts w:eastAsia="바탕체"/>
          <w:b w:val="0"/>
          <w:bCs w:val="0"/>
          <w:sz w:val="22"/>
          <w:szCs w:val="22"/>
        </w:rPr>
        <w:t xml:space="preserve"> </w:t>
      </w:r>
      <w:r w:rsidRPr="00850E72">
        <w:rPr>
          <w:rFonts w:eastAsia="바탕체"/>
          <w:b w:val="0"/>
          <w:bCs w:val="0"/>
          <w:sz w:val="22"/>
          <w:szCs w:val="22"/>
        </w:rPr>
        <w:t>계약서에</w:t>
      </w:r>
      <w:r w:rsidRPr="00850E72">
        <w:rPr>
          <w:rFonts w:eastAsia="바탕체"/>
          <w:b w:val="0"/>
          <w:bCs w:val="0"/>
          <w:sz w:val="22"/>
          <w:szCs w:val="22"/>
        </w:rPr>
        <w:t xml:space="preserve"> </w:t>
      </w:r>
      <w:r w:rsidRPr="00850E72">
        <w:rPr>
          <w:rFonts w:eastAsia="바탕체"/>
          <w:b w:val="0"/>
          <w:bCs w:val="0"/>
          <w:sz w:val="22"/>
          <w:szCs w:val="22"/>
        </w:rPr>
        <w:t>대한</w:t>
      </w:r>
      <w:r w:rsidRPr="00850E72">
        <w:rPr>
          <w:rFonts w:eastAsia="바탕체"/>
          <w:b w:val="0"/>
          <w:bCs w:val="0"/>
          <w:sz w:val="22"/>
          <w:szCs w:val="22"/>
        </w:rPr>
        <w:t xml:space="preserve"> </w:t>
      </w:r>
      <w:r w:rsidRPr="00850E72">
        <w:rPr>
          <w:rFonts w:eastAsia="바탕체"/>
          <w:b w:val="0"/>
          <w:bCs w:val="0"/>
          <w:sz w:val="22"/>
          <w:szCs w:val="22"/>
        </w:rPr>
        <w:t>저희</w:t>
      </w:r>
      <w:r w:rsidRPr="00850E72">
        <w:rPr>
          <w:rFonts w:eastAsia="바탕체"/>
          <w:b w:val="0"/>
          <w:bCs w:val="0"/>
          <w:sz w:val="22"/>
          <w:szCs w:val="22"/>
        </w:rPr>
        <w:t xml:space="preserve"> </w:t>
      </w:r>
      <w:r w:rsidRPr="00850E72">
        <w:rPr>
          <w:rFonts w:eastAsia="바탕체"/>
          <w:b w:val="0"/>
          <w:bCs w:val="0"/>
          <w:sz w:val="22"/>
          <w:szCs w:val="22"/>
        </w:rPr>
        <w:t>사무소의</w:t>
      </w:r>
      <w:r w:rsidRPr="00850E72">
        <w:rPr>
          <w:rFonts w:eastAsia="바탕체"/>
          <w:b w:val="0"/>
          <w:bCs w:val="0"/>
          <w:sz w:val="22"/>
          <w:szCs w:val="22"/>
        </w:rPr>
        <w:t xml:space="preserve"> </w:t>
      </w:r>
      <w:r w:rsidRPr="00850E72">
        <w:rPr>
          <w:rFonts w:eastAsia="바탕체"/>
          <w:b w:val="0"/>
          <w:bCs w:val="0"/>
          <w:sz w:val="22"/>
          <w:szCs w:val="22"/>
        </w:rPr>
        <w:t>공식</w:t>
      </w:r>
      <w:r w:rsidRPr="00850E72">
        <w:rPr>
          <w:rFonts w:eastAsia="바탕체"/>
          <w:b w:val="0"/>
          <w:bCs w:val="0"/>
          <w:sz w:val="22"/>
          <w:szCs w:val="22"/>
        </w:rPr>
        <w:t xml:space="preserve"> </w:t>
      </w:r>
      <w:r w:rsidRPr="00850E72">
        <w:rPr>
          <w:rFonts w:eastAsia="바탕체"/>
          <w:b w:val="0"/>
          <w:bCs w:val="0"/>
          <w:sz w:val="22"/>
          <w:szCs w:val="22"/>
        </w:rPr>
        <w:t>의견이</w:t>
      </w:r>
      <w:r w:rsidRPr="00850E72">
        <w:rPr>
          <w:rFonts w:eastAsia="바탕체"/>
          <w:b w:val="0"/>
          <w:bCs w:val="0"/>
          <w:sz w:val="22"/>
          <w:szCs w:val="22"/>
        </w:rPr>
        <w:t xml:space="preserve"> </w:t>
      </w:r>
      <w:r w:rsidRPr="00850E72">
        <w:rPr>
          <w:rFonts w:eastAsia="바탕체"/>
          <w:b w:val="0"/>
          <w:bCs w:val="0"/>
          <w:sz w:val="22"/>
          <w:szCs w:val="22"/>
        </w:rPr>
        <w:t>필요하신</w:t>
      </w:r>
      <w:r w:rsidRPr="00850E72">
        <w:rPr>
          <w:rFonts w:eastAsia="바탕체"/>
          <w:b w:val="0"/>
          <w:bCs w:val="0"/>
          <w:sz w:val="22"/>
          <w:szCs w:val="22"/>
        </w:rPr>
        <w:t xml:space="preserve"> </w:t>
      </w:r>
      <w:r w:rsidRPr="00850E72">
        <w:rPr>
          <w:rFonts w:eastAsia="바탕체"/>
          <w:b w:val="0"/>
          <w:bCs w:val="0"/>
          <w:sz w:val="22"/>
          <w:szCs w:val="22"/>
        </w:rPr>
        <w:t>경우에는</w:t>
      </w:r>
      <w:r w:rsidRPr="00850E72">
        <w:rPr>
          <w:rFonts w:eastAsia="바탕체"/>
          <w:b w:val="0"/>
          <w:bCs w:val="0"/>
          <w:sz w:val="22"/>
          <w:szCs w:val="22"/>
        </w:rPr>
        <w:t xml:space="preserve"> </w:t>
      </w:r>
      <w:r w:rsidRPr="00850E72">
        <w:rPr>
          <w:rFonts w:eastAsia="바탕체"/>
          <w:b w:val="0"/>
          <w:bCs w:val="0"/>
          <w:sz w:val="22"/>
          <w:szCs w:val="22"/>
        </w:rPr>
        <w:t>별도로</w:t>
      </w:r>
      <w:r w:rsidRPr="00850E72">
        <w:rPr>
          <w:rFonts w:eastAsia="바탕체"/>
          <w:b w:val="0"/>
          <w:bCs w:val="0"/>
          <w:sz w:val="22"/>
          <w:szCs w:val="22"/>
        </w:rPr>
        <w:t xml:space="preserve"> </w:t>
      </w:r>
      <w:r w:rsidRPr="00850E72">
        <w:rPr>
          <w:rFonts w:eastAsia="바탕체"/>
          <w:b w:val="0"/>
          <w:bCs w:val="0"/>
          <w:sz w:val="22"/>
          <w:szCs w:val="22"/>
        </w:rPr>
        <w:t>요청하시기</w:t>
      </w:r>
      <w:r w:rsidRPr="00850E72">
        <w:rPr>
          <w:rFonts w:eastAsia="바탕체"/>
          <w:b w:val="0"/>
          <w:bCs w:val="0"/>
          <w:sz w:val="22"/>
          <w:szCs w:val="22"/>
        </w:rPr>
        <w:t xml:space="preserve"> </w:t>
      </w:r>
      <w:r w:rsidRPr="00850E72">
        <w:rPr>
          <w:rFonts w:eastAsia="바탕체"/>
          <w:b w:val="0"/>
          <w:bCs w:val="0"/>
          <w:sz w:val="22"/>
          <w:szCs w:val="22"/>
        </w:rPr>
        <w:t>바라오며</w:t>
      </w:r>
      <w:r w:rsidRPr="00850E72">
        <w:rPr>
          <w:rFonts w:eastAsia="바탕체"/>
          <w:b w:val="0"/>
          <w:bCs w:val="0"/>
          <w:sz w:val="22"/>
          <w:szCs w:val="22"/>
        </w:rPr>
        <w:t xml:space="preserve">, </w:t>
      </w:r>
      <w:r w:rsidRPr="00850E72">
        <w:rPr>
          <w:rFonts w:eastAsia="바탕체"/>
          <w:b w:val="0"/>
          <w:bCs w:val="0"/>
          <w:sz w:val="22"/>
          <w:szCs w:val="22"/>
        </w:rPr>
        <w:t>저희</w:t>
      </w:r>
      <w:r w:rsidRPr="00850E72">
        <w:rPr>
          <w:rFonts w:eastAsia="바탕체"/>
          <w:b w:val="0"/>
          <w:bCs w:val="0"/>
          <w:sz w:val="22"/>
          <w:szCs w:val="22"/>
        </w:rPr>
        <w:t xml:space="preserve"> </w:t>
      </w:r>
      <w:r w:rsidRPr="00850E72">
        <w:rPr>
          <w:rFonts w:eastAsia="바탕체"/>
          <w:b w:val="0"/>
          <w:bCs w:val="0"/>
          <w:sz w:val="22"/>
          <w:szCs w:val="22"/>
        </w:rPr>
        <w:t>사무소의</w:t>
      </w:r>
      <w:r w:rsidRPr="00850E72">
        <w:rPr>
          <w:rFonts w:eastAsia="바탕체"/>
          <w:b w:val="0"/>
          <w:bCs w:val="0"/>
          <w:sz w:val="22"/>
          <w:szCs w:val="22"/>
        </w:rPr>
        <w:t xml:space="preserve"> </w:t>
      </w:r>
      <w:r w:rsidRPr="00850E72">
        <w:rPr>
          <w:rFonts w:eastAsia="바탕체"/>
          <w:b w:val="0"/>
          <w:bCs w:val="0"/>
          <w:sz w:val="22"/>
          <w:szCs w:val="22"/>
        </w:rPr>
        <w:t>공식의견은</w:t>
      </w:r>
      <w:r w:rsidRPr="00850E72">
        <w:rPr>
          <w:rFonts w:eastAsia="바탕체"/>
          <w:b w:val="0"/>
          <w:bCs w:val="0"/>
          <w:sz w:val="22"/>
          <w:szCs w:val="22"/>
        </w:rPr>
        <w:t xml:space="preserve"> </w:t>
      </w:r>
      <w:r w:rsidRPr="00850E72">
        <w:rPr>
          <w:rFonts w:eastAsia="바탕체"/>
          <w:b w:val="0"/>
          <w:bCs w:val="0"/>
          <w:sz w:val="22"/>
          <w:szCs w:val="22"/>
        </w:rPr>
        <w:t>본</w:t>
      </w:r>
      <w:r w:rsidRPr="00850E72">
        <w:rPr>
          <w:rFonts w:eastAsia="바탕체"/>
          <w:b w:val="0"/>
          <w:bCs w:val="0"/>
          <w:sz w:val="22"/>
          <w:szCs w:val="22"/>
        </w:rPr>
        <w:t xml:space="preserve"> </w:t>
      </w:r>
      <w:r w:rsidRPr="00850E72">
        <w:rPr>
          <w:rFonts w:eastAsia="바탕체"/>
          <w:b w:val="0"/>
          <w:bCs w:val="0"/>
          <w:sz w:val="22"/>
          <w:szCs w:val="22"/>
        </w:rPr>
        <w:t>보고서</w:t>
      </w:r>
      <w:r w:rsidRPr="00850E72">
        <w:rPr>
          <w:rFonts w:eastAsia="바탕체"/>
          <w:b w:val="0"/>
          <w:bCs w:val="0"/>
          <w:sz w:val="22"/>
          <w:szCs w:val="22"/>
        </w:rPr>
        <w:t xml:space="preserve"> </w:t>
      </w:r>
      <w:r w:rsidRPr="00850E72">
        <w:rPr>
          <w:rFonts w:eastAsia="바탕체"/>
          <w:b w:val="0"/>
          <w:bCs w:val="0"/>
          <w:sz w:val="22"/>
          <w:szCs w:val="22"/>
        </w:rPr>
        <w:t>작성시</w:t>
      </w:r>
      <w:r w:rsidRPr="00850E72">
        <w:rPr>
          <w:rFonts w:eastAsia="바탕체"/>
          <w:b w:val="0"/>
          <w:bCs w:val="0"/>
          <w:sz w:val="22"/>
          <w:szCs w:val="22"/>
        </w:rPr>
        <w:t xml:space="preserve"> </w:t>
      </w:r>
      <w:r w:rsidRPr="00850E72">
        <w:rPr>
          <w:rFonts w:eastAsia="바탕체"/>
          <w:b w:val="0"/>
          <w:bCs w:val="0"/>
          <w:sz w:val="22"/>
          <w:szCs w:val="22"/>
        </w:rPr>
        <w:t>수령한</w:t>
      </w:r>
      <w:r w:rsidRPr="00850E72">
        <w:rPr>
          <w:rFonts w:eastAsia="바탕체"/>
          <w:b w:val="0"/>
          <w:bCs w:val="0"/>
          <w:sz w:val="22"/>
          <w:szCs w:val="22"/>
        </w:rPr>
        <w:t xml:space="preserve"> </w:t>
      </w:r>
      <w:r w:rsidRPr="00850E72">
        <w:rPr>
          <w:rFonts w:eastAsia="바탕체"/>
          <w:b w:val="0"/>
          <w:bCs w:val="0"/>
          <w:sz w:val="22"/>
          <w:szCs w:val="22"/>
        </w:rPr>
        <w:t>자료</w:t>
      </w:r>
      <w:r w:rsidRPr="00850E72">
        <w:rPr>
          <w:rFonts w:eastAsia="바탕체"/>
          <w:b w:val="0"/>
          <w:bCs w:val="0"/>
          <w:sz w:val="22"/>
          <w:szCs w:val="22"/>
        </w:rPr>
        <w:t xml:space="preserve"> </w:t>
      </w:r>
      <w:r w:rsidRPr="00850E72">
        <w:rPr>
          <w:rFonts w:eastAsia="바탕체"/>
          <w:b w:val="0"/>
          <w:bCs w:val="0"/>
          <w:sz w:val="22"/>
          <w:szCs w:val="22"/>
        </w:rPr>
        <w:t>외에</w:t>
      </w:r>
      <w:r w:rsidRPr="00850E72">
        <w:rPr>
          <w:rFonts w:eastAsia="바탕체"/>
          <w:b w:val="0"/>
          <w:bCs w:val="0"/>
          <w:sz w:val="22"/>
          <w:szCs w:val="22"/>
        </w:rPr>
        <w:t xml:space="preserve"> </w:t>
      </w:r>
      <w:r w:rsidRPr="00850E72">
        <w:rPr>
          <w:rFonts w:eastAsia="바탕체"/>
          <w:b w:val="0"/>
          <w:bCs w:val="0"/>
          <w:sz w:val="22"/>
          <w:szCs w:val="22"/>
        </w:rPr>
        <w:t>추가적인</w:t>
      </w:r>
      <w:r w:rsidRPr="00850E72">
        <w:rPr>
          <w:rFonts w:eastAsia="바탕체"/>
          <w:b w:val="0"/>
          <w:bCs w:val="0"/>
          <w:sz w:val="22"/>
          <w:szCs w:val="22"/>
        </w:rPr>
        <w:t xml:space="preserve"> </w:t>
      </w:r>
      <w:r w:rsidRPr="00850E72">
        <w:rPr>
          <w:rFonts w:eastAsia="바탕체"/>
          <w:b w:val="0"/>
          <w:bCs w:val="0"/>
          <w:sz w:val="22"/>
          <w:szCs w:val="22"/>
        </w:rPr>
        <w:t>자료의</w:t>
      </w:r>
      <w:r w:rsidRPr="00850E72">
        <w:rPr>
          <w:rFonts w:eastAsia="바탕체"/>
          <w:b w:val="0"/>
          <w:bCs w:val="0"/>
          <w:sz w:val="22"/>
          <w:szCs w:val="22"/>
        </w:rPr>
        <w:t xml:space="preserve"> </w:t>
      </w:r>
      <w:r w:rsidRPr="00850E72">
        <w:rPr>
          <w:rFonts w:eastAsia="바탕체"/>
          <w:b w:val="0"/>
          <w:bCs w:val="0"/>
          <w:sz w:val="22"/>
          <w:szCs w:val="22"/>
        </w:rPr>
        <w:t>검토</w:t>
      </w:r>
      <w:r w:rsidRPr="00850E72">
        <w:rPr>
          <w:rFonts w:eastAsia="바탕체"/>
          <w:b w:val="0"/>
          <w:bCs w:val="0"/>
          <w:sz w:val="22"/>
          <w:szCs w:val="22"/>
        </w:rPr>
        <w:t xml:space="preserve"> </w:t>
      </w:r>
      <w:r w:rsidRPr="00850E72">
        <w:rPr>
          <w:rFonts w:eastAsia="바탕체"/>
          <w:b w:val="0"/>
          <w:bCs w:val="0"/>
          <w:sz w:val="22"/>
          <w:szCs w:val="22"/>
        </w:rPr>
        <w:t>및</w:t>
      </w:r>
      <w:r w:rsidRPr="00850E72">
        <w:rPr>
          <w:rFonts w:eastAsia="바탕체"/>
          <w:b w:val="0"/>
          <w:bCs w:val="0"/>
          <w:sz w:val="22"/>
          <w:szCs w:val="22"/>
        </w:rPr>
        <w:t xml:space="preserve"> </w:t>
      </w:r>
      <w:r w:rsidRPr="00850E72">
        <w:rPr>
          <w:rFonts w:eastAsia="바탕체"/>
          <w:b w:val="0"/>
          <w:bCs w:val="0"/>
          <w:sz w:val="22"/>
          <w:szCs w:val="22"/>
        </w:rPr>
        <w:t>연구</w:t>
      </w:r>
      <w:r w:rsidRPr="00850E72">
        <w:rPr>
          <w:rFonts w:eastAsia="바탕체"/>
          <w:b w:val="0"/>
          <w:bCs w:val="0"/>
          <w:sz w:val="22"/>
          <w:szCs w:val="22"/>
        </w:rPr>
        <w:t xml:space="preserve"> </w:t>
      </w:r>
      <w:r w:rsidRPr="00850E72">
        <w:rPr>
          <w:rFonts w:eastAsia="바탕체"/>
          <w:b w:val="0"/>
          <w:bCs w:val="0"/>
          <w:sz w:val="22"/>
          <w:szCs w:val="22"/>
        </w:rPr>
        <w:t>후에</w:t>
      </w:r>
      <w:r w:rsidRPr="00850E72">
        <w:rPr>
          <w:rFonts w:eastAsia="바탕체"/>
          <w:b w:val="0"/>
          <w:bCs w:val="0"/>
          <w:sz w:val="22"/>
          <w:szCs w:val="22"/>
        </w:rPr>
        <w:t xml:space="preserve"> </w:t>
      </w:r>
      <w:r w:rsidRPr="00850E72">
        <w:rPr>
          <w:rFonts w:eastAsia="바탕체"/>
          <w:b w:val="0"/>
          <w:bCs w:val="0"/>
          <w:sz w:val="22"/>
          <w:szCs w:val="22"/>
        </w:rPr>
        <w:t>결정되므로</w:t>
      </w:r>
      <w:r w:rsidRPr="00850E72">
        <w:rPr>
          <w:rFonts w:eastAsia="바탕체"/>
          <w:b w:val="0"/>
          <w:bCs w:val="0"/>
          <w:sz w:val="22"/>
          <w:szCs w:val="22"/>
        </w:rPr>
        <w:t xml:space="preserve"> </w:t>
      </w:r>
      <w:r w:rsidRPr="00850E72">
        <w:rPr>
          <w:rFonts w:eastAsia="바탕체"/>
          <w:b w:val="0"/>
          <w:bCs w:val="0"/>
          <w:sz w:val="22"/>
          <w:szCs w:val="22"/>
        </w:rPr>
        <w:t>본</w:t>
      </w:r>
      <w:r w:rsidRPr="00850E72">
        <w:rPr>
          <w:rFonts w:eastAsia="바탕체"/>
          <w:b w:val="0"/>
          <w:bCs w:val="0"/>
          <w:sz w:val="22"/>
          <w:szCs w:val="22"/>
        </w:rPr>
        <w:t xml:space="preserve"> </w:t>
      </w:r>
      <w:r w:rsidRPr="00850E72">
        <w:rPr>
          <w:rFonts w:eastAsia="바탕체"/>
          <w:b w:val="0"/>
          <w:bCs w:val="0"/>
          <w:sz w:val="22"/>
          <w:szCs w:val="22"/>
        </w:rPr>
        <w:t>보고서의</w:t>
      </w:r>
      <w:r w:rsidRPr="00850E72">
        <w:rPr>
          <w:rFonts w:eastAsia="바탕체"/>
          <w:b w:val="0"/>
          <w:bCs w:val="0"/>
          <w:sz w:val="22"/>
          <w:szCs w:val="22"/>
        </w:rPr>
        <w:t xml:space="preserve"> </w:t>
      </w:r>
      <w:r w:rsidRPr="00850E72">
        <w:rPr>
          <w:rFonts w:eastAsia="바탕체"/>
          <w:b w:val="0"/>
          <w:bCs w:val="0"/>
          <w:sz w:val="22"/>
          <w:szCs w:val="22"/>
        </w:rPr>
        <w:t>내용과</w:t>
      </w:r>
      <w:r w:rsidRPr="00850E72">
        <w:rPr>
          <w:rFonts w:eastAsia="바탕체"/>
          <w:b w:val="0"/>
          <w:bCs w:val="0"/>
          <w:sz w:val="22"/>
          <w:szCs w:val="22"/>
        </w:rPr>
        <w:t xml:space="preserve"> </w:t>
      </w:r>
      <w:r w:rsidRPr="00850E72">
        <w:rPr>
          <w:rFonts w:eastAsia="바탕체"/>
          <w:b w:val="0"/>
          <w:bCs w:val="0"/>
          <w:sz w:val="22"/>
          <w:szCs w:val="22"/>
        </w:rPr>
        <w:t>다를</w:t>
      </w:r>
      <w:r w:rsidRPr="00850E72">
        <w:rPr>
          <w:rFonts w:eastAsia="바탕체"/>
          <w:b w:val="0"/>
          <w:bCs w:val="0"/>
          <w:sz w:val="22"/>
          <w:szCs w:val="22"/>
        </w:rPr>
        <w:t xml:space="preserve"> </w:t>
      </w:r>
      <w:r w:rsidRPr="00850E72">
        <w:rPr>
          <w:rFonts w:eastAsia="바탕체"/>
          <w:b w:val="0"/>
          <w:bCs w:val="0"/>
          <w:sz w:val="22"/>
          <w:szCs w:val="22"/>
        </w:rPr>
        <w:t>수</w:t>
      </w:r>
      <w:r w:rsidRPr="00850E72">
        <w:rPr>
          <w:rFonts w:eastAsia="바탕체"/>
          <w:b w:val="0"/>
          <w:bCs w:val="0"/>
          <w:sz w:val="22"/>
          <w:szCs w:val="22"/>
        </w:rPr>
        <w:t xml:space="preserve"> </w:t>
      </w:r>
      <w:r w:rsidRPr="00850E72">
        <w:rPr>
          <w:rFonts w:eastAsia="바탕체"/>
          <w:b w:val="0"/>
          <w:bCs w:val="0"/>
          <w:sz w:val="22"/>
          <w:szCs w:val="22"/>
        </w:rPr>
        <w:t>있음을</w:t>
      </w:r>
      <w:r w:rsidRPr="00850E72">
        <w:rPr>
          <w:rFonts w:eastAsia="바탕체"/>
          <w:b w:val="0"/>
          <w:bCs w:val="0"/>
          <w:sz w:val="22"/>
          <w:szCs w:val="22"/>
        </w:rPr>
        <w:t xml:space="preserve"> </w:t>
      </w:r>
      <w:r w:rsidRPr="00850E72">
        <w:rPr>
          <w:rFonts w:eastAsia="바탕체"/>
          <w:b w:val="0"/>
          <w:bCs w:val="0"/>
          <w:sz w:val="22"/>
          <w:szCs w:val="22"/>
        </w:rPr>
        <w:t>양지하여</w:t>
      </w:r>
      <w:r w:rsidRPr="00850E72">
        <w:rPr>
          <w:rFonts w:eastAsia="바탕체"/>
          <w:b w:val="0"/>
          <w:bCs w:val="0"/>
          <w:sz w:val="22"/>
          <w:szCs w:val="22"/>
        </w:rPr>
        <w:t xml:space="preserve"> </w:t>
      </w:r>
      <w:r w:rsidRPr="00850E72">
        <w:rPr>
          <w:rFonts w:eastAsia="바탕체"/>
          <w:b w:val="0"/>
          <w:bCs w:val="0"/>
          <w:sz w:val="22"/>
          <w:szCs w:val="22"/>
        </w:rPr>
        <w:t>주시기</w:t>
      </w:r>
      <w:r w:rsidRPr="00850E72">
        <w:rPr>
          <w:rFonts w:eastAsia="바탕체"/>
          <w:b w:val="0"/>
          <w:bCs w:val="0"/>
          <w:sz w:val="22"/>
          <w:szCs w:val="22"/>
        </w:rPr>
        <w:t xml:space="preserve"> </w:t>
      </w:r>
      <w:r w:rsidRPr="00850E72">
        <w:rPr>
          <w:rFonts w:eastAsia="바탕체"/>
          <w:b w:val="0"/>
          <w:bCs w:val="0"/>
          <w:sz w:val="22"/>
          <w:szCs w:val="22"/>
        </w:rPr>
        <w:t>바</w:t>
      </w:r>
      <w:r w:rsidR="00AD555A" w:rsidRPr="00850E72">
        <w:rPr>
          <w:rFonts w:eastAsia="바탕체"/>
          <w:b w:val="0"/>
          <w:bCs w:val="0"/>
          <w:sz w:val="22"/>
          <w:szCs w:val="22"/>
        </w:rPr>
        <w:t>람</w:t>
      </w:r>
      <w:r w:rsidRPr="00850E72">
        <w:rPr>
          <w:rFonts w:eastAsia="바탕체"/>
          <w:b w:val="0"/>
          <w:bCs w:val="0"/>
          <w:sz w:val="22"/>
          <w:szCs w:val="22"/>
        </w:rPr>
        <w:t>.</w:t>
      </w:r>
      <w:bookmarkEnd w:id="44"/>
      <w:bookmarkEnd w:id="45"/>
      <w:bookmarkEnd w:id="46"/>
      <w:bookmarkEnd w:id="47"/>
    </w:p>
    <w:p w14:paraId="461BBF33"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p>
    <w:p w14:paraId="3182D60E" w14:textId="77777777" w:rsidR="0064342E" w:rsidRPr="00850E72" w:rsidRDefault="0064342E" w:rsidP="008C317E">
      <w:pPr>
        <w:pStyle w:val="2a"/>
        <w:tabs>
          <w:tab w:val="left" w:pos="-1920"/>
          <w:tab w:val="left" w:pos="480"/>
        </w:tabs>
        <w:wordWrap/>
        <w:spacing w:line="260" w:lineRule="exact"/>
        <w:rPr>
          <w:rFonts w:eastAsia="바탕체"/>
          <w:b w:val="0"/>
          <w:bCs w:val="0"/>
          <w:sz w:val="22"/>
          <w:szCs w:val="22"/>
        </w:rPr>
      </w:pPr>
    </w:p>
    <w:p w14:paraId="035A985A" w14:textId="2B2732E4" w:rsidR="0064342E" w:rsidRPr="00850E72" w:rsidRDefault="0064342E" w:rsidP="008C317E">
      <w:pPr>
        <w:pStyle w:val="2a"/>
        <w:tabs>
          <w:tab w:val="left" w:pos="-1920"/>
          <w:tab w:val="left" w:pos="480"/>
        </w:tabs>
        <w:wordWrap/>
        <w:spacing w:line="260" w:lineRule="exact"/>
        <w:jc w:val="center"/>
        <w:rPr>
          <w:rFonts w:eastAsia="바탕체"/>
          <w:b w:val="0"/>
          <w:bCs w:val="0"/>
          <w:sz w:val="22"/>
          <w:szCs w:val="22"/>
        </w:rPr>
      </w:pPr>
      <w:bookmarkStart w:id="48" w:name="_Toc103596434"/>
      <w:bookmarkStart w:id="49" w:name="_Toc103863962"/>
      <w:bookmarkStart w:id="50" w:name="_Toc103942950"/>
      <w:bookmarkStart w:id="51" w:name="_Toc103953920"/>
      <w:r w:rsidRPr="00850E72">
        <w:rPr>
          <w:rFonts w:eastAsia="바탕체"/>
          <w:b w:val="0"/>
          <w:bCs w:val="0"/>
          <w:sz w:val="22"/>
          <w:szCs w:val="22"/>
        </w:rPr>
        <w:t>20</w:t>
      </w:r>
      <w:r w:rsidR="00862759" w:rsidRPr="00850E72">
        <w:rPr>
          <w:rFonts w:eastAsia="바탕체"/>
          <w:b w:val="0"/>
          <w:bCs w:val="0"/>
          <w:sz w:val="22"/>
          <w:szCs w:val="22"/>
        </w:rPr>
        <w:t>2</w:t>
      </w:r>
      <w:r w:rsidR="002F20E2">
        <w:rPr>
          <w:rFonts w:eastAsia="바탕체"/>
          <w:b w:val="0"/>
          <w:bCs w:val="0"/>
          <w:sz w:val="22"/>
          <w:szCs w:val="22"/>
        </w:rPr>
        <w:t>3</w:t>
      </w:r>
      <w:r w:rsidRPr="00850E72">
        <w:rPr>
          <w:rFonts w:eastAsia="바탕체"/>
          <w:b w:val="0"/>
          <w:bCs w:val="0"/>
          <w:sz w:val="22"/>
          <w:szCs w:val="22"/>
        </w:rPr>
        <w:t>년</w:t>
      </w:r>
      <w:r w:rsidRPr="00850E72">
        <w:rPr>
          <w:rFonts w:eastAsia="바탕체"/>
          <w:b w:val="0"/>
          <w:bCs w:val="0"/>
          <w:sz w:val="22"/>
          <w:szCs w:val="22"/>
        </w:rPr>
        <w:t xml:space="preserve"> </w:t>
      </w:r>
      <w:r w:rsidR="0020725E">
        <w:rPr>
          <w:rFonts w:eastAsia="바탕체"/>
          <w:b w:val="0"/>
          <w:bCs w:val="0"/>
          <w:sz w:val="22"/>
          <w:szCs w:val="22"/>
        </w:rPr>
        <w:t>1</w:t>
      </w:r>
      <w:r w:rsidR="003E28D6">
        <w:rPr>
          <w:rFonts w:eastAsia="바탕체"/>
          <w:b w:val="0"/>
          <w:bCs w:val="0"/>
          <w:sz w:val="22"/>
          <w:szCs w:val="22"/>
        </w:rPr>
        <w:t>2</w:t>
      </w:r>
      <w:r w:rsidRPr="00850E72">
        <w:rPr>
          <w:rFonts w:eastAsia="바탕체"/>
          <w:b w:val="0"/>
          <w:bCs w:val="0"/>
          <w:sz w:val="22"/>
          <w:szCs w:val="22"/>
        </w:rPr>
        <w:t>월</w:t>
      </w:r>
      <w:r w:rsidR="00914CC9">
        <w:rPr>
          <w:rFonts w:eastAsia="바탕체" w:hint="eastAsia"/>
          <w:b w:val="0"/>
          <w:bCs w:val="0"/>
          <w:sz w:val="22"/>
          <w:szCs w:val="22"/>
        </w:rPr>
        <w:t xml:space="preserve"> </w:t>
      </w:r>
      <w:r w:rsidR="003E28D6" w:rsidRPr="003E28D6">
        <w:rPr>
          <w:rFonts w:eastAsia="바탕체"/>
          <w:b w:val="0"/>
          <w:bCs w:val="0"/>
          <w:sz w:val="22"/>
          <w:szCs w:val="22"/>
          <w:highlight w:val="yellow"/>
        </w:rPr>
        <w:t>[*]</w:t>
      </w:r>
      <w:r w:rsidRPr="00850E72">
        <w:rPr>
          <w:rFonts w:eastAsia="바탕체"/>
          <w:b w:val="0"/>
          <w:bCs w:val="0"/>
          <w:sz w:val="22"/>
          <w:szCs w:val="22"/>
        </w:rPr>
        <w:t>일</w:t>
      </w:r>
      <w:bookmarkEnd w:id="48"/>
      <w:bookmarkEnd w:id="49"/>
      <w:bookmarkEnd w:id="50"/>
      <w:bookmarkEnd w:id="51"/>
    </w:p>
    <w:p w14:paraId="45937030" w14:textId="77777777" w:rsidR="0064342E" w:rsidRPr="00850E72" w:rsidRDefault="0064342E" w:rsidP="008C317E">
      <w:pPr>
        <w:pStyle w:val="2a"/>
        <w:tabs>
          <w:tab w:val="left" w:pos="-1920"/>
          <w:tab w:val="left" w:pos="480"/>
        </w:tabs>
        <w:wordWrap/>
        <w:spacing w:line="260" w:lineRule="exact"/>
        <w:jc w:val="center"/>
        <w:rPr>
          <w:rFonts w:eastAsia="바탕체"/>
          <w:b w:val="0"/>
          <w:bCs w:val="0"/>
          <w:sz w:val="22"/>
          <w:szCs w:val="22"/>
        </w:rPr>
      </w:pPr>
    </w:p>
    <w:p w14:paraId="4443C3D2" w14:textId="77777777" w:rsidR="0064342E" w:rsidRPr="00850E72" w:rsidRDefault="0064342E" w:rsidP="008C317E">
      <w:pPr>
        <w:pStyle w:val="2a"/>
        <w:tabs>
          <w:tab w:val="left" w:pos="-1920"/>
          <w:tab w:val="left" w:pos="480"/>
        </w:tabs>
        <w:wordWrap/>
        <w:spacing w:line="260" w:lineRule="exact"/>
        <w:jc w:val="center"/>
        <w:rPr>
          <w:rFonts w:eastAsia="바탕체"/>
          <w:b w:val="0"/>
          <w:bCs w:val="0"/>
          <w:sz w:val="22"/>
          <w:szCs w:val="22"/>
        </w:rPr>
      </w:pPr>
    </w:p>
    <w:p w14:paraId="76BC15B8" w14:textId="77777777" w:rsidR="0064342E" w:rsidRPr="00850E72" w:rsidRDefault="0064342E" w:rsidP="008C317E">
      <w:pPr>
        <w:pStyle w:val="2a"/>
        <w:tabs>
          <w:tab w:val="left" w:pos="-1920"/>
          <w:tab w:val="left" w:pos="480"/>
        </w:tabs>
        <w:wordWrap/>
        <w:spacing w:line="260" w:lineRule="exact"/>
        <w:jc w:val="center"/>
        <w:rPr>
          <w:rFonts w:eastAsia="바탕체"/>
          <w:b w:val="0"/>
          <w:bCs w:val="0"/>
          <w:sz w:val="22"/>
          <w:szCs w:val="22"/>
        </w:rPr>
      </w:pPr>
      <w:bookmarkStart w:id="52" w:name="_Toc103596435"/>
      <w:bookmarkStart w:id="53" w:name="_Toc103863963"/>
      <w:bookmarkStart w:id="54" w:name="_Toc103942951"/>
      <w:bookmarkStart w:id="55" w:name="_Toc103953921"/>
      <w:proofErr w:type="gramStart"/>
      <w:r w:rsidRPr="00850E72">
        <w:rPr>
          <w:rFonts w:eastAsia="바탕체"/>
          <w:b w:val="0"/>
          <w:bCs w:val="0"/>
          <w:sz w:val="22"/>
          <w:szCs w:val="22"/>
        </w:rPr>
        <w:t>변호사</w:t>
      </w:r>
      <w:r w:rsidR="00C70C3E" w:rsidRPr="00850E72">
        <w:rPr>
          <w:rFonts w:eastAsia="바탕체"/>
          <w:b w:val="0"/>
          <w:bCs w:val="0"/>
          <w:sz w:val="22"/>
          <w:szCs w:val="22"/>
        </w:rPr>
        <w:t xml:space="preserve"> </w:t>
      </w:r>
      <w:r w:rsidRPr="00850E72">
        <w:rPr>
          <w:rFonts w:eastAsia="바탕체"/>
          <w:b w:val="0"/>
          <w:bCs w:val="0"/>
          <w:sz w:val="22"/>
          <w:szCs w:val="22"/>
        </w:rPr>
        <w:t xml:space="preserve"> </w:t>
      </w:r>
      <w:r w:rsidR="00AD555A" w:rsidRPr="00850E72">
        <w:rPr>
          <w:rFonts w:eastAsia="바탕체"/>
          <w:b w:val="0"/>
          <w:bCs w:val="0"/>
          <w:sz w:val="22"/>
          <w:szCs w:val="22"/>
        </w:rPr>
        <w:t>송</w:t>
      </w:r>
      <w:proofErr w:type="gramEnd"/>
      <w:r w:rsidR="00AD555A" w:rsidRPr="00850E72">
        <w:rPr>
          <w:rFonts w:eastAsia="바탕체"/>
          <w:b w:val="0"/>
          <w:bCs w:val="0"/>
          <w:sz w:val="22"/>
          <w:szCs w:val="22"/>
        </w:rPr>
        <w:t xml:space="preserve"> </w:t>
      </w:r>
      <w:r w:rsidR="00AD555A" w:rsidRPr="00850E72">
        <w:rPr>
          <w:rFonts w:eastAsia="바탕체"/>
          <w:b w:val="0"/>
          <w:bCs w:val="0"/>
          <w:sz w:val="22"/>
          <w:szCs w:val="22"/>
        </w:rPr>
        <w:t>진</w:t>
      </w:r>
      <w:r w:rsidR="00AD555A" w:rsidRPr="00850E72">
        <w:rPr>
          <w:rFonts w:eastAsia="바탕체"/>
          <w:b w:val="0"/>
          <w:bCs w:val="0"/>
          <w:sz w:val="22"/>
          <w:szCs w:val="22"/>
        </w:rPr>
        <w:t xml:space="preserve"> </w:t>
      </w:r>
      <w:r w:rsidR="00AD555A" w:rsidRPr="00850E72">
        <w:rPr>
          <w:rFonts w:eastAsia="바탕체"/>
          <w:b w:val="0"/>
          <w:bCs w:val="0"/>
          <w:sz w:val="22"/>
          <w:szCs w:val="22"/>
        </w:rPr>
        <w:t>호</w:t>
      </w:r>
      <w:bookmarkEnd w:id="52"/>
      <w:bookmarkEnd w:id="53"/>
      <w:bookmarkEnd w:id="54"/>
      <w:bookmarkEnd w:id="55"/>
    </w:p>
    <w:p w14:paraId="289A2A28" w14:textId="77777777" w:rsidR="0064342E" w:rsidRPr="00850E72" w:rsidRDefault="0064342E" w:rsidP="008C317E">
      <w:pPr>
        <w:pStyle w:val="2a"/>
        <w:tabs>
          <w:tab w:val="left" w:pos="-1920"/>
          <w:tab w:val="left" w:pos="480"/>
        </w:tabs>
        <w:wordWrap/>
        <w:spacing w:line="260" w:lineRule="exact"/>
        <w:jc w:val="center"/>
        <w:rPr>
          <w:rFonts w:eastAsia="바탕체"/>
          <w:b w:val="0"/>
          <w:bCs w:val="0"/>
          <w:sz w:val="22"/>
          <w:szCs w:val="22"/>
        </w:rPr>
      </w:pPr>
    </w:p>
    <w:p w14:paraId="3D50132D" w14:textId="05855AAC" w:rsidR="00CC67E7" w:rsidRPr="00850E72" w:rsidRDefault="00CC67E7" w:rsidP="008C317E">
      <w:pPr>
        <w:pStyle w:val="2a"/>
        <w:widowControl/>
        <w:tabs>
          <w:tab w:val="left" w:pos="-1920"/>
          <w:tab w:val="left" w:pos="480"/>
        </w:tabs>
        <w:wordWrap/>
        <w:autoSpaceDN/>
        <w:spacing w:line="260" w:lineRule="exact"/>
        <w:jc w:val="center"/>
        <w:rPr>
          <w:rFonts w:eastAsia="바탕체"/>
          <w:b w:val="0"/>
          <w:bCs w:val="0"/>
          <w:sz w:val="22"/>
          <w:szCs w:val="22"/>
        </w:rPr>
      </w:pPr>
      <w:bookmarkStart w:id="56" w:name="_Toc103596436"/>
      <w:bookmarkStart w:id="57" w:name="_Toc103863964"/>
      <w:bookmarkStart w:id="58" w:name="_Toc103942952"/>
      <w:bookmarkStart w:id="59" w:name="_Toc103953922"/>
      <w:proofErr w:type="gramStart"/>
      <w:r w:rsidRPr="00850E72">
        <w:rPr>
          <w:rFonts w:eastAsia="바탕체"/>
          <w:b w:val="0"/>
          <w:bCs w:val="0"/>
          <w:sz w:val="22"/>
          <w:szCs w:val="22"/>
        </w:rPr>
        <w:t>변호사</w:t>
      </w:r>
      <w:r w:rsidRPr="00850E72">
        <w:rPr>
          <w:rFonts w:eastAsia="바탕체"/>
          <w:b w:val="0"/>
          <w:bCs w:val="0"/>
          <w:sz w:val="22"/>
          <w:szCs w:val="22"/>
        </w:rPr>
        <w:t xml:space="preserve">  </w:t>
      </w:r>
      <w:r w:rsidR="002F20E2">
        <w:rPr>
          <w:rFonts w:eastAsia="바탕체" w:hint="eastAsia"/>
          <w:b w:val="0"/>
          <w:bCs w:val="0"/>
          <w:sz w:val="22"/>
          <w:szCs w:val="22"/>
        </w:rPr>
        <w:t>김</w:t>
      </w:r>
      <w:proofErr w:type="gramEnd"/>
      <w:r w:rsidR="002F20E2">
        <w:rPr>
          <w:rFonts w:eastAsia="바탕체" w:hint="eastAsia"/>
          <w:b w:val="0"/>
          <w:bCs w:val="0"/>
          <w:sz w:val="22"/>
          <w:szCs w:val="22"/>
        </w:rPr>
        <w:t xml:space="preserve"> </w:t>
      </w:r>
      <w:r w:rsidR="002F20E2">
        <w:rPr>
          <w:rFonts w:eastAsia="바탕체" w:hint="eastAsia"/>
          <w:b w:val="0"/>
          <w:bCs w:val="0"/>
          <w:sz w:val="22"/>
          <w:szCs w:val="22"/>
        </w:rPr>
        <w:t>보</w:t>
      </w:r>
      <w:r w:rsidR="002F20E2">
        <w:rPr>
          <w:rFonts w:eastAsia="바탕체" w:hint="eastAsia"/>
          <w:b w:val="0"/>
          <w:bCs w:val="0"/>
          <w:sz w:val="22"/>
          <w:szCs w:val="22"/>
        </w:rPr>
        <w:t xml:space="preserve"> </w:t>
      </w:r>
      <w:r w:rsidR="002F20E2">
        <w:rPr>
          <w:rFonts w:eastAsia="바탕체" w:hint="eastAsia"/>
          <w:b w:val="0"/>
          <w:bCs w:val="0"/>
          <w:sz w:val="22"/>
          <w:szCs w:val="22"/>
        </w:rPr>
        <w:t>현</w:t>
      </w:r>
      <w:bookmarkEnd w:id="56"/>
      <w:bookmarkEnd w:id="57"/>
      <w:bookmarkEnd w:id="58"/>
      <w:bookmarkEnd w:id="59"/>
    </w:p>
    <w:p w14:paraId="1106E3FE" w14:textId="77777777" w:rsidR="00862759" w:rsidRPr="00850E72" w:rsidRDefault="00862759" w:rsidP="008C317E">
      <w:pPr>
        <w:pStyle w:val="2a"/>
        <w:widowControl/>
        <w:tabs>
          <w:tab w:val="left" w:pos="-1920"/>
          <w:tab w:val="left" w:pos="480"/>
        </w:tabs>
        <w:wordWrap/>
        <w:autoSpaceDN/>
        <w:spacing w:line="260" w:lineRule="exact"/>
        <w:jc w:val="center"/>
        <w:rPr>
          <w:rFonts w:eastAsia="바탕체"/>
          <w:b w:val="0"/>
          <w:bCs w:val="0"/>
          <w:sz w:val="22"/>
          <w:szCs w:val="22"/>
        </w:rPr>
      </w:pPr>
    </w:p>
    <w:p w14:paraId="50654BD5" w14:textId="7E441660" w:rsidR="00862759" w:rsidRPr="00850E72" w:rsidRDefault="006266EC" w:rsidP="008C317E">
      <w:pPr>
        <w:pStyle w:val="2a"/>
        <w:widowControl/>
        <w:tabs>
          <w:tab w:val="left" w:pos="-1920"/>
          <w:tab w:val="left" w:pos="480"/>
        </w:tabs>
        <w:wordWrap/>
        <w:autoSpaceDN/>
        <w:spacing w:line="260" w:lineRule="exact"/>
        <w:jc w:val="center"/>
        <w:rPr>
          <w:rFonts w:eastAsia="바탕체"/>
          <w:b w:val="0"/>
          <w:bCs w:val="0"/>
          <w:sz w:val="22"/>
          <w:szCs w:val="22"/>
        </w:rPr>
      </w:pPr>
      <w:bookmarkStart w:id="60" w:name="_Toc103596438"/>
      <w:bookmarkStart w:id="61" w:name="_Toc103863966"/>
      <w:bookmarkStart w:id="62" w:name="_Toc103942954"/>
      <w:bookmarkStart w:id="63" w:name="_Toc103953924"/>
      <w:proofErr w:type="gramStart"/>
      <w:r w:rsidRPr="00850E72">
        <w:rPr>
          <w:rFonts w:eastAsia="바탕체"/>
          <w:b w:val="0"/>
          <w:bCs w:val="0"/>
          <w:sz w:val="22"/>
          <w:szCs w:val="22"/>
        </w:rPr>
        <w:t>변호사</w:t>
      </w:r>
      <w:r w:rsidRPr="00850E72">
        <w:rPr>
          <w:rFonts w:eastAsia="바탕체"/>
          <w:b w:val="0"/>
          <w:bCs w:val="0"/>
          <w:sz w:val="22"/>
          <w:szCs w:val="22"/>
        </w:rPr>
        <w:t xml:space="preserve"> </w:t>
      </w:r>
      <w:r w:rsidR="00C70C3E" w:rsidRPr="00850E72">
        <w:rPr>
          <w:rFonts w:eastAsia="바탕체"/>
          <w:b w:val="0"/>
          <w:bCs w:val="0"/>
          <w:sz w:val="22"/>
          <w:szCs w:val="22"/>
        </w:rPr>
        <w:t xml:space="preserve"> </w:t>
      </w:r>
      <w:r w:rsidR="0020725E">
        <w:rPr>
          <w:rFonts w:eastAsia="바탕체" w:hint="eastAsia"/>
          <w:b w:val="0"/>
          <w:bCs w:val="0"/>
          <w:sz w:val="22"/>
          <w:szCs w:val="22"/>
        </w:rPr>
        <w:t>안</w:t>
      </w:r>
      <w:proofErr w:type="gramEnd"/>
      <w:r w:rsidR="0020725E">
        <w:rPr>
          <w:rFonts w:eastAsia="바탕체" w:hint="eastAsia"/>
          <w:b w:val="0"/>
          <w:bCs w:val="0"/>
          <w:sz w:val="22"/>
          <w:szCs w:val="22"/>
        </w:rPr>
        <w:t xml:space="preserve"> </w:t>
      </w:r>
      <w:r w:rsidR="0020725E">
        <w:rPr>
          <w:rFonts w:eastAsia="바탕체" w:hint="eastAsia"/>
          <w:b w:val="0"/>
          <w:bCs w:val="0"/>
          <w:sz w:val="22"/>
          <w:szCs w:val="22"/>
        </w:rPr>
        <w:t>영</w:t>
      </w:r>
      <w:r w:rsidR="0020725E">
        <w:rPr>
          <w:rFonts w:eastAsia="바탕체" w:hint="eastAsia"/>
          <w:b w:val="0"/>
          <w:bCs w:val="0"/>
          <w:sz w:val="22"/>
          <w:szCs w:val="22"/>
        </w:rPr>
        <w:t xml:space="preserve"> </w:t>
      </w:r>
      <w:r w:rsidR="0020725E">
        <w:rPr>
          <w:rFonts w:eastAsia="바탕체" w:hint="eastAsia"/>
          <w:b w:val="0"/>
          <w:bCs w:val="0"/>
          <w:sz w:val="22"/>
          <w:szCs w:val="22"/>
        </w:rPr>
        <w:t>재</w:t>
      </w:r>
      <w:bookmarkEnd w:id="60"/>
      <w:bookmarkEnd w:id="61"/>
      <w:bookmarkEnd w:id="62"/>
      <w:bookmarkEnd w:id="63"/>
    </w:p>
    <w:p w14:paraId="591B0BEF" w14:textId="77777777" w:rsidR="00C102C5" w:rsidRPr="00850E72" w:rsidRDefault="00C102C5" w:rsidP="008C317E">
      <w:pPr>
        <w:pStyle w:val="2a"/>
        <w:widowControl/>
        <w:tabs>
          <w:tab w:val="left" w:pos="-1920"/>
          <w:tab w:val="left" w:pos="480"/>
        </w:tabs>
        <w:wordWrap/>
        <w:autoSpaceDN/>
        <w:spacing w:line="260" w:lineRule="exact"/>
        <w:jc w:val="left"/>
        <w:rPr>
          <w:rFonts w:eastAsia="바탕체"/>
          <w:bCs w:val="0"/>
          <w:color w:val="000080"/>
          <w:sz w:val="22"/>
          <w:szCs w:val="22"/>
        </w:rPr>
        <w:sectPr w:rsidR="00C102C5" w:rsidRPr="00850E72" w:rsidSect="008C28BB">
          <w:pgSz w:w="16838" w:h="11906" w:orient="landscape" w:code="9"/>
          <w:pgMar w:top="720" w:right="720" w:bottom="720" w:left="720" w:header="851" w:footer="340" w:gutter="0"/>
          <w:cols w:space="425"/>
          <w:docGrid w:linePitch="360"/>
        </w:sectPr>
      </w:pPr>
    </w:p>
    <w:tbl>
      <w:tblPr>
        <w:tblW w:w="5000" w:type="pct"/>
        <w:tblLayout w:type="fixed"/>
        <w:tblCellMar>
          <w:left w:w="28" w:type="dxa"/>
          <w:right w:w="28" w:type="dxa"/>
        </w:tblCellMar>
        <w:tblLook w:val="00A0" w:firstRow="1" w:lastRow="0" w:firstColumn="1" w:lastColumn="0" w:noHBand="0" w:noVBand="0"/>
      </w:tblPr>
      <w:tblGrid>
        <w:gridCol w:w="1761"/>
        <w:gridCol w:w="77"/>
        <w:gridCol w:w="10317"/>
        <w:gridCol w:w="77"/>
        <w:gridCol w:w="3166"/>
      </w:tblGrid>
      <w:tr w:rsidR="008D2FD7" w:rsidRPr="00850E72" w14:paraId="295541A0" w14:textId="77777777" w:rsidTr="00893737">
        <w:trPr>
          <w:trHeight w:val="284"/>
          <w:tblHeader/>
        </w:trPr>
        <w:tc>
          <w:tcPr>
            <w:tcW w:w="572" w:type="pct"/>
            <w:tcBorders>
              <w:bottom w:val="single" w:sz="12" w:space="0" w:color="000080"/>
            </w:tcBorders>
            <w:shd w:val="clear" w:color="auto" w:fill="BFBFBF"/>
          </w:tcPr>
          <w:bookmarkEnd w:id="1"/>
          <w:p w14:paraId="7DA5BCB1" w14:textId="77777777" w:rsidR="008D2FD7" w:rsidRPr="00850E72" w:rsidRDefault="008D2FD7" w:rsidP="00F15868">
            <w:pPr>
              <w:wordWrap w:val="0"/>
              <w:jc w:val="center"/>
              <w:rPr>
                <w:rFonts w:ascii="Times New Roman" w:eastAsia="바탕체" w:hAnsi="Times New Roman"/>
                <w:b/>
                <w:color w:val="000080"/>
                <w:kern w:val="2"/>
                <w:sz w:val="20"/>
                <w:szCs w:val="20"/>
                <w:lang w:eastAsia="ko-KR"/>
              </w:rPr>
            </w:pPr>
            <w:r w:rsidRPr="00850E72">
              <w:rPr>
                <w:rFonts w:ascii="Times New Roman" w:eastAsia="바탕체" w:hAnsi="Times New Roman"/>
                <w:b/>
                <w:color w:val="000080"/>
                <w:kern w:val="2"/>
                <w:sz w:val="20"/>
                <w:szCs w:val="20"/>
                <w:lang w:eastAsia="ko-KR"/>
              </w:rPr>
              <w:lastRenderedPageBreak/>
              <w:t>주요이슈</w:t>
            </w:r>
          </w:p>
        </w:tc>
        <w:tc>
          <w:tcPr>
            <w:tcW w:w="25" w:type="pct"/>
            <w:shd w:val="clear" w:color="auto" w:fill="BFBFBF"/>
          </w:tcPr>
          <w:p w14:paraId="5A44CF94" w14:textId="77777777" w:rsidR="008D2FD7" w:rsidRPr="00850E72" w:rsidRDefault="008D2FD7" w:rsidP="00F15868">
            <w:pPr>
              <w:wordWrap w:val="0"/>
              <w:jc w:val="center"/>
              <w:rPr>
                <w:rFonts w:ascii="Times New Roman" w:eastAsia="바탕체" w:hAnsi="Times New Roman"/>
                <w:b/>
                <w:color w:val="000080"/>
                <w:kern w:val="2"/>
                <w:sz w:val="20"/>
                <w:szCs w:val="20"/>
                <w:lang w:eastAsia="ko-KR"/>
              </w:rPr>
            </w:pPr>
          </w:p>
        </w:tc>
        <w:tc>
          <w:tcPr>
            <w:tcW w:w="3350" w:type="pct"/>
            <w:tcBorders>
              <w:bottom w:val="single" w:sz="12" w:space="0" w:color="000080"/>
            </w:tcBorders>
            <w:shd w:val="clear" w:color="auto" w:fill="BFBFBF"/>
          </w:tcPr>
          <w:p w14:paraId="1CDC5595" w14:textId="77777777" w:rsidR="008D2FD7" w:rsidRPr="00850E72" w:rsidRDefault="00DF3A5E" w:rsidP="0038250C">
            <w:pPr>
              <w:wordWrap w:val="0"/>
              <w:jc w:val="center"/>
              <w:rPr>
                <w:rFonts w:ascii="Times New Roman" w:eastAsia="바탕체" w:hAnsi="Times New Roman"/>
                <w:b/>
                <w:color w:val="000080"/>
                <w:kern w:val="2"/>
                <w:sz w:val="20"/>
                <w:szCs w:val="20"/>
                <w:lang w:eastAsia="ko-KR"/>
              </w:rPr>
            </w:pPr>
            <w:r w:rsidRPr="00850E72">
              <w:rPr>
                <w:rFonts w:ascii="Times New Roman" w:eastAsia="바탕체" w:hAnsi="Times New Roman"/>
                <w:b/>
                <w:color w:val="000080"/>
                <w:kern w:val="2"/>
                <w:sz w:val="20"/>
                <w:szCs w:val="20"/>
                <w:lang w:eastAsia="ko-KR"/>
              </w:rPr>
              <w:t>이슈</w:t>
            </w:r>
            <w:r w:rsidRPr="00850E72">
              <w:rPr>
                <w:rFonts w:ascii="Times New Roman" w:eastAsia="바탕체" w:hAnsi="Times New Roman"/>
                <w:b/>
                <w:color w:val="000080"/>
                <w:kern w:val="2"/>
                <w:sz w:val="20"/>
                <w:szCs w:val="20"/>
                <w:lang w:eastAsia="ko-KR"/>
              </w:rPr>
              <w:t xml:space="preserve"> </w:t>
            </w:r>
            <w:r w:rsidRPr="00850E72">
              <w:rPr>
                <w:rFonts w:ascii="Times New Roman" w:eastAsia="바탕체" w:hAnsi="Times New Roman"/>
                <w:b/>
                <w:color w:val="000080"/>
                <w:kern w:val="2"/>
                <w:sz w:val="20"/>
                <w:szCs w:val="20"/>
                <w:lang w:eastAsia="ko-KR"/>
              </w:rPr>
              <w:t>내용</w:t>
            </w:r>
            <w:r w:rsidRPr="00850E72">
              <w:rPr>
                <w:rFonts w:ascii="Times New Roman" w:eastAsia="바탕체" w:hAnsi="Times New Roman"/>
                <w:b/>
                <w:color w:val="000080"/>
                <w:kern w:val="2"/>
                <w:sz w:val="20"/>
                <w:szCs w:val="20"/>
                <w:lang w:eastAsia="ko-KR"/>
              </w:rPr>
              <w:t xml:space="preserve"> </w:t>
            </w:r>
            <w:r w:rsidRPr="00850E72">
              <w:rPr>
                <w:rFonts w:ascii="Times New Roman" w:eastAsia="바탕체" w:hAnsi="Times New Roman"/>
                <w:b/>
                <w:color w:val="000080"/>
                <w:kern w:val="2"/>
                <w:sz w:val="20"/>
                <w:szCs w:val="20"/>
                <w:lang w:eastAsia="ko-KR"/>
              </w:rPr>
              <w:t>및</w:t>
            </w:r>
            <w:r w:rsidRPr="00850E72">
              <w:rPr>
                <w:rFonts w:ascii="Times New Roman" w:eastAsia="바탕체" w:hAnsi="Times New Roman"/>
                <w:b/>
                <w:color w:val="000080"/>
                <w:kern w:val="2"/>
                <w:sz w:val="20"/>
                <w:szCs w:val="20"/>
                <w:lang w:eastAsia="ko-KR"/>
              </w:rPr>
              <w:t xml:space="preserve"> </w:t>
            </w:r>
            <w:r w:rsidRPr="00850E72">
              <w:rPr>
                <w:rFonts w:ascii="Times New Roman" w:eastAsia="바탕체" w:hAnsi="Times New Roman"/>
                <w:b/>
                <w:color w:val="000080"/>
                <w:kern w:val="2"/>
                <w:sz w:val="20"/>
                <w:szCs w:val="20"/>
                <w:lang w:eastAsia="ko-KR"/>
              </w:rPr>
              <w:t>검토</w:t>
            </w:r>
          </w:p>
        </w:tc>
        <w:tc>
          <w:tcPr>
            <w:tcW w:w="25" w:type="pct"/>
            <w:shd w:val="clear" w:color="auto" w:fill="BFBFBF"/>
          </w:tcPr>
          <w:p w14:paraId="4BCBEF6C" w14:textId="77777777" w:rsidR="008D2FD7" w:rsidRPr="00850E72" w:rsidRDefault="008D2FD7" w:rsidP="00F15868">
            <w:pPr>
              <w:wordWrap w:val="0"/>
              <w:jc w:val="center"/>
              <w:rPr>
                <w:rFonts w:ascii="Times New Roman" w:eastAsia="바탕체" w:hAnsi="Times New Roman"/>
                <w:b/>
                <w:color w:val="000080"/>
                <w:kern w:val="2"/>
                <w:sz w:val="20"/>
                <w:szCs w:val="20"/>
                <w:lang w:eastAsia="ko-KR"/>
              </w:rPr>
            </w:pPr>
          </w:p>
        </w:tc>
        <w:tc>
          <w:tcPr>
            <w:tcW w:w="1028" w:type="pct"/>
            <w:tcBorders>
              <w:bottom w:val="single" w:sz="12" w:space="0" w:color="000080"/>
            </w:tcBorders>
            <w:shd w:val="clear" w:color="auto" w:fill="BFBFBF"/>
          </w:tcPr>
          <w:p w14:paraId="69ACE836" w14:textId="77777777" w:rsidR="008D2FD7" w:rsidRPr="00850E72" w:rsidRDefault="008D2FD7" w:rsidP="00F15868">
            <w:pPr>
              <w:wordWrap w:val="0"/>
              <w:jc w:val="center"/>
              <w:rPr>
                <w:rFonts w:ascii="Times New Roman" w:eastAsia="바탕체" w:hAnsi="Times New Roman"/>
                <w:b/>
                <w:color w:val="000080"/>
                <w:kern w:val="2"/>
                <w:sz w:val="20"/>
                <w:szCs w:val="20"/>
                <w:lang w:eastAsia="ko-KR"/>
              </w:rPr>
            </w:pPr>
            <w:r w:rsidRPr="00850E72">
              <w:rPr>
                <w:rFonts w:ascii="Times New Roman" w:eastAsia="바탕체" w:hAnsi="Times New Roman"/>
                <w:b/>
                <w:color w:val="000080"/>
                <w:kern w:val="2"/>
                <w:sz w:val="20"/>
                <w:szCs w:val="20"/>
                <w:lang w:eastAsia="ko-KR"/>
              </w:rPr>
              <w:t>고려사항</w:t>
            </w:r>
            <w:r w:rsidRPr="00850E72">
              <w:rPr>
                <w:rFonts w:ascii="Times New Roman" w:eastAsia="바탕체" w:hAnsi="Times New Roman"/>
                <w:b/>
                <w:color w:val="000080"/>
                <w:kern w:val="2"/>
                <w:sz w:val="20"/>
                <w:szCs w:val="20"/>
                <w:lang w:eastAsia="ko-KR"/>
              </w:rPr>
              <w:t xml:space="preserve"> </w:t>
            </w:r>
            <w:r w:rsidRPr="00850E72">
              <w:rPr>
                <w:rFonts w:ascii="Times New Roman" w:eastAsia="바탕체" w:hAnsi="Times New Roman"/>
                <w:b/>
                <w:color w:val="000080"/>
                <w:kern w:val="2"/>
                <w:sz w:val="20"/>
                <w:szCs w:val="20"/>
                <w:lang w:eastAsia="ko-KR"/>
              </w:rPr>
              <w:t>등</w:t>
            </w:r>
          </w:p>
        </w:tc>
      </w:tr>
      <w:tr w:rsidR="00846127" w:rsidRPr="00850E72" w14:paraId="507020D2" w14:textId="77777777" w:rsidTr="00893737">
        <w:trPr>
          <w:trHeight w:val="50"/>
        </w:trPr>
        <w:tc>
          <w:tcPr>
            <w:tcW w:w="5000" w:type="pct"/>
            <w:gridSpan w:val="5"/>
            <w:tcBorders>
              <w:top w:val="single" w:sz="12" w:space="0" w:color="000080"/>
              <w:bottom w:val="single" w:sz="12" w:space="0" w:color="000080"/>
            </w:tcBorders>
            <w:shd w:val="clear" w:color="auto" w:fill="D9D9D9"/>
          </w:tcPr>
          <w:p w14:paraId="46C36114" w14:textId="6A8DFB58" w:rsidR="00846127" w:rsidRPr="00850E72" w:rsidRDefault="00796C82" w:rsidP="00D05420">
            <w:pPr>
              <w:pStyle w:val="38"/>
              <w:numPr>
                <w:ilvl w:val="0"/>
                <w:numId w:val="15"/>
              </w:numPr>
              <w:ind w:left="1123"/>
              <w:jc w:val="left"/>
              <w:outlineLvl w:val="0"/>
              <w:rPr>
                <w:sz w:val="20"/>
                <w:szCs w:val="20"/>
              </w:rPr>
            </w:pPr>
            <w:bookmarkStart w:id="64" w:name="_Toc152170049"/>
            <w:r>
              <w:rPr>
                <w:rFonts w:hint="eastAsia"/>
                <w:sz w:val="20"/>
              </w:rPr>
              <w:t>매도인</w:t>
            </w:r>
            <w:r w:rsidRPr="00850E72">
              <w:rPr>
                <w:sz w:val="20"/>
              </w:rPr>
              <w:t xml:space="preserve"> </w:t>
            </w:r>
            <w:r w:rsidRPr="00850E72">
              <w:rPr>
                <w:sz w:val="20"/>
              </w:rPr>
              <w:t>및</w:t>
            </w:r>
            <w:r w:rsidRPr="00850E72">
              <w:rPr>
                <w:sz w:val="20"/>
              </w:rPr>
              <w:t xml:space="preserve"> </w:t>
            </w:r>
            <w:r w:rsidRPr="00850E72">
              <w:rPr>
                <w:sz w:val="20"/>
              </w:rPr>
              <w:t>본건</w:t>
            </w:r>
            <w:r w:rsidRPr="00850E72">
              <w:rPr>
                <w:sz w:val="20"/>
              </w:rPr>
              <w:t xml:space="preserve"> </w:t>
            </w:r>
            <w:r w:rsidRPr="00850E72">
              <w:rPr>
                <w:sz w:val="20"/>
              </w:rPr>
              <w:t>거래에</w:t>
            </w:r>
            <w:r w:rsidRPr="00850E72">
              <w:rPr>
                <w:sz w:val="20"/>
              </w:rPr>
              <w:t xml:space="preserve"> </w:t>
            </w:r>
            <w:r w:rsidRPr="00850E72">
              <w:rPr>
                <w:sz w:val="20"/>
              </w:rPr>
              <w:t>관한</w:t>
            </w:r>
            <w:r w:rsidRPr="00850E72">
              <w:rPr>
                <w:sz w:val="20"/>
              </w:rPr>
              <w:t xml:space="preserve"> </w:t>
            </w:r>
            <w:r w:rsidRPr="00850E72">
              <w:rPr>
                <w:sz w:val="20"/>
              </w:rPr>
              <w:t>사항</w:t>
            </w:r>
            <w:bookmarkEnd w:id="64"/>
          </w:p>
        </w:tc>
      </w:tr>
      <w:tr w:rsidR="00AB5F40" w:rsidRPr="00850E72" w14:paraId="599178DB" w14:textId="77777777" w:rsidTr="00893737">
        <w:trPr>
          <w:trHeight w:val="50"/>
        </w:trPr>
        <w:tc>
          <w:tcPr>
            <w:tcW w:w="572" w:type="pct"/>
            <w:tcBorders>
              <w:top w:val="single" w:sz="12" w:space="0" w:color="000080"/>
              <w:bottom w:val="single" w:sz="12" w:space="0" w:color="000080"/>
            </w:tcBorders>
            <w:shd w:val="clear" w:color="auto" w:fill="auto"/>
          </w:tcPr>
          <w:p w14:paraId="78A7E8FC" w14:textId="6CE2BE30" w:rsidR="0085350D" w:rsidRPr="00850E72" w:rsidDel="00AB5F40" w:rsidRDefault="00796C82" w:rsidP="00D05420">
            <w:pPr>
              <w:pStyle w:val="38"/>
              <w:numPr>
                <w:ilvl w:val="0"/>
                <w:numId w:val="16"/>
              </w:numPr>
              <w:ind w:left="284" w:hanging="284"/>
              <w:jc w:val="left"/>
              <w:outlineLvl w:val="1"/>
              <w:rPr>
                <w:sz w:val="20"/>
              </w:rPr>
            </w:pPr>
            <w:bookmarkStart w:id="65" w:name="_Toc152170050"/>
            <w:r>
              <w:rPr>
                <w:rFonts w:hint="eastAsia"/>
                <w:sz w:val="20"/>
              </w:rPr>
              <w:t>매도인</w:t>
            </w:r>
            <w:r w:rsidR="00846127" w:rsidRPr="00850E72">
              <w:rPr>
                <w:sz w:val="20"/>
              </w:rPr>
              <w:t xml:space="preserve"> </w:t>
            </w:r>
            <w:r w:rsidR="00846127" w:rsidRPr="00850E72">
              <w:rPr>
                <w:sz w:val="20"/>
              </w:rPr>
              <w:t>현황</w:t>
            </w:r>
            <w:bookmarkEnd w:id="65"/>
          </w:p>
        </w:tc>
        <w:tc>
          <w:tcPr>
            <w:tcW w:w="25" w:type="pct"/>
            <w:shd w:val="clear" w:color="auto" w:fill="auto"/>
          </w:tcPr>
          <w:p w14:paraId="5CA1FD70" w14:textId="77777777" w:rsidR="00AB5F40" w:rsidRPr="00850E72" w:rsidRDefault="00AB5F40" w:rsidP="00F1586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4D848F1F" w14:textId="77777777" w:rsidR="00AB5F40" w:rsidRPr="00850E72" w:rsidRDefault="00846127" w:rsidP="00896DA9">
            <w:pPr>
              <w:wordWrap w:val="0"/>
              <w:snapToGrid w:val="0"/>
              <w:spacing w:after="120" w:line="280" w:lineRule="atLeast"/>
              <w:jc w:val="both"/>
              <w:rPr>
                <w:rFonts w:ascii="Times New Roman" w:eastAsia="바탕체" w:hAnsi="Times New Roman"/>
                <w:b/>
                <w:sz w:val="20"/>
                <w:szCs w:val="20"/>
                <w:u w:val="single"/>
                <w:lang w:eastAsia="ko-KR"/>
              </w:rPr>
            </w:pPr>
            <w:r w:rsidRPr="00850E72">
              <w:rPr>
                <w:rFonts w:ascii="Times New Roman" w:eastAsia="바탕체" w:hAnsi="Times New Roman"/>
                <w:b/>
                <w:sz w:val="20"/>
                <w:szCs w:val="20"/>
                <w:u w:val="single"/>
                <w:lang w:eastAsia="ko-KR"/>
              </w:rPr>
              <w:t>일반</w:t>
            </w:r>
            <w:r w:rsidRPr="00850E72">
              <w:rPr>
                <w:rFonts w:ascii="Times New Roman" w:eastAsia="바탕체" w:hAnsi="Times New Roman"/>
                <w:b/>
                <w:sz w:val="20"/>
                <w:szCs w:val="20"/>
                <w:u w:val="single"/>
                <w:lang w:eastAsia="ko-KR"/>
              </w:rPr>
              <w:t xml:space="preserve"> </w:t>
            </w:r>
            <w:r w:rsidRPr="00850E72">
              <w:rPr>
                <w:rFonts w:ascii="Times New Roman" w:eastAsia="바탕체" w:hAnsi="Times New Roman"/>
                <w:b/>
                <w:sz w:val="20"/>
                <w:szCs w:val="20"/>
                <w:u w:val="single"/>
                <w:lang w:eastAsia="ko-KR"/>
              </w:rPr>
              <w:t>현황</w:t>
            </w:r>
          </w:p>
          <w:p w14:paraId="13BE6258" w14:textId="260F804C" w:rsidR="00796C82" w:rsidRPr="00850E72" w:rsidRDefault="00796C82"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매도인의</w:t>
            </w:r>
            <w:r>
              <w:rPr>
                <w:rFonts w:ascii="Times New Roman" w:eastAsia="바탕체" w:hAnsi="Times New Roman" w:hint="eastAsia"/>
                <w:sz w:val="20"/>
                <w:szCs w:val="20"/>
                <w:lang w:eastAsia="ko-KR"/>
              </w:rPr>
              <w:t xml:space="preserve"> </w:t>
            </w:r>
            <w:r w:rsidR="00445301">
              <w:rPr>
                <w:rFonts w:ascii="Times New Roman" w:eastAsia="바탕체" w:hAnsi="Times New Roman"/>
                <w:sz w:val="20"/>
                <w:szCs w:val="20"/>
                <w:lang w:eastAsia="ko-KR"/>
              </w:rPr>
              <w:t xml:space="preserve">2023. </w:t>
            </w:r>
            <w:r w:rsidR="0020725E">
              <w:rPr>
                <w:rFonts w:ascii="Times New Roman" w:eastAsia="바탕체" w:hAnsi="Times New Roman"/>
                <w:sz w:val="20"/>
                <w:szCs w:val="20"/>
                <w:lang w:eastAsia="ko-KR"/>
              </w:rPr>
              <w:t xml:space="preserve">11. </w:t>
            </w:r>
            <w:proofErr w:type="gramStart"/>
            <w:r w:rsidR="0020725E">
              <w:rPr>
                <w:rFonts w:ascii="Times New Roman" w:eastAsia="바탕체" w:hAnsi="Times New Roman"/>
                <w:sz w:val="20"/>
                <w:szCs w:val="20"/>
                <w:lang w:eastAsia="ko-KR"/>
              </w:rPr>
              <w:t>3</w:t>
            </w:r>
            <w:r w:rsidR="00445301">
              <w:rPr>
                <w:rFonts w:ascii="Times New Roman" w:eastAsia="바탕체" w:hAnsi="Times New Roman"/>
                <w:sz w:val="20"/>
                <w:szCs w:val="20"/>
                <w:lang w:eastAsia="ko-KR"/>
              </w:rPr>
              <w:t>.</w:t>
            </w:r>
            <w:r w:rsidR="00445301">
              <w:rPr>
                <w:rFonts w:ascii="Times New Roman" w:eastAsia="바탕체" w:hAnsi="Times New Roman" w:hint="eastAsia"/>
                <w:sz w:val="20"/>
                <w:szCs w:val="20"/>
                <w:lang w:eastAsia="ko-KR"/>
              </w:rPr>
              <w:t>자</w:t>
            </w:r>
            <w:proofErr w:type="gramEnd"/>
            <w:r w:rsidR="00445301">
              <w:rPr>
                <w:rFonts w:ascii="Times New Roman" w:eastAsia="바탕체" w:hAnsi="Times New Roman" w:hint="eastAsia"/>
                <w:sz w:val="20"/>
                <w:szCs w:val="20"/>
                <w:lang w:eastAsia="ko-KR"/>
              </w:rPr>
              <w:t xml:space="preserve"> </w:t>
            </w:r>
            <w:r w:rsidR="00445301">
              <w:rPr>
                <w:rFonts w:ascii="Times New Roman" w:eastAsia="바탕체" w:hAnsi="Times New Roman" w:hint="eastAsia"/>
                <w:sz w:val="20"/>
                <w:szCs w:val="20"/>
              </w:rPr>
              <w:t>등기사항전부증명서</w:t>
            </w:r>
            <w:r w:rsidR="00445301">
              <w:rPr>
                <w:rFonts w:ascii="Times New Roman" w:eastAsia="바탕체" w:hAnsi="Times New Roman" w:hint="eastAsia"/>
                <w:sz w:val="20"/>
                <w:szCs w:val="20"/>
                <w:lang w:eastAsia="ko-KR"/>
              </w:rPr>
              <w:t>(</w:t>
            </w:r>
            <w:r w:rsidR="00445301">
              <w:rPr>
                <w:rFonts w:ascii="Times New Roman" w:eastAsia="바탕체" w:hAnsi="Times New Roman" w:hint="eastAsia"/>
                <w:sz w:val="20"/>
                <w:szCs w:val="20"/>
                <w:lang w:eastAsia="ko-KR"/>
              </w:rPr>
              <w:t>이하</w:t>
            </w:r>
            <w:r w:rsidR="00445301">
              <w:rPr>
                <w:rFonts w:ascii="Times New Roman" w:eastAsia="바탕체" w:hAnsi="Times New Roman" w:hint="eastAsia"/>
                <w:sz w:val="20"/>
                <w:szCs w:val="20"/>
                <w:lang w:eastAsia="ko-KR"/>
              </w:rPr>
              <w:t xml:space="preserve"> </w:t>
            </w:r>
            <w:r w:rsidR="00445301">
              <w:rPr>
                <w:rFonts w:ascii="Times New Roman" w:eastAsia="바탕체" w:hAnsi="Times New Roman"/>
                <w:sz w:val="20"/>
                <w:szCs w:val="20"/>
                <w:lang w:eastAsia="ko-KR"/>
              </w:rPr>
              <w:t>“</w:t>
            </w:r>
            <w:r w:rsidR="00445301" w:rsidRPr="00445301">
              <w:rPr>
                <w:rFonts w:ascii="Times New Roman" w:eastAsia="바탕체" w:hAnsi="Times New Roman" w:hint="eastAsia"/>
                <w:b/>
                <w:sz w:val="20"/>
                <w:szCs w:val="20"/>
                <w:lang w:eastAsia="ko-KR"/>
              </w:rPr>
              <w:t>법인등기부</w:t>
            </w:r>
            <w:r w:rsidR="00445301">
              <w:rPr>
                <w:rFonts w:ascii="Times New Roman" w:eastAsia="바탕체" w:hAnsi="Times New Roman"/>
                <w:sz w:val="20"/>
                <w:szCs w:val="20"/>
                <w:lang w:eastAsia="ko-KR"/>
              </w:rPr>
              <w:t>”)</w:t>
            </w:r>
            <w:r w:rsidR="00445301">
              <w:rPr>
                <w:rFonts w:ascii="Times New Roman" w:eastAsia="바탕체" w:hAnsi="Times New Roman" w:hint="eastAsia"/>
                <w:sz w:val="20"/>
                <w:szCs w:val="20"/>
                <w:lang w:eastAsia="ko-KR"/>
              </w:rPr>
              <w:t>에</w:t>
            </w:r>
            <w:r w:rsidR="00445301">
              <w:rPr>
                <w:rFonts w:ascii="Times New Roman" w:eastAsia="바탕체" w:hAnsi="Times New Roman" w:hint="eastAsia"/>
                <w:sz w:val="20"/>
                <w:szCs w:val="20"/>
                <w:lang w:eastAsia="ko-KR"/>
              </w:rPr>
              <w:t xml:space="preserve"> </w:t>
            </w:r>
            <w:r w:rsidR="00445301">
              <w:rPr>
                <w:rFonts w:ascii="Times New Roman" w:eastAsia="바탕체" w:hAnsi="Times New Roman" w:hint="eastAsia"/>
                <w:sz w:val="20"/>
                <w:szCs w:val="20"/>
                <w:lang w:eastAsia="ko-KR"/>
              </w:rPr>
              <w:t>의하면</w:t>
            </w:r>
            <w:r w:rsidR="00445301">
              <w:rPr>
                <w:rFonts w:ascii="Times New Roman" w:eastAsia="바탕체" w:hAnsi="Times New Roman" w:hint="eastAsia"/>
                <w:sz w:val="20"/>
                <w:szCs w:val="20"/>
                <w:lang w:eastAsia="ko-KR"/>
              </w:rPr>
              <w:t>,</w:t>
            </w:r>
            <w:r w:rsidR="00445301">
              <w:rPr>
                <w:rFonts w:ascii="Times New Roman" w:eastAsia="바탕체" w:hAnsi="Times New Roman"/>
                <w:sz w:val="20"/>
                <w:szCs w:val="20"/>
                <w:lang w:eastAsia="ko-KR"/>
              </w:rPr>
              <w:t xml:space="preserve"> </w:t>
            </w:r>
            <w:r w:rsidR="00445301">
              <w:rPr>
                <w:rFonts w:ascii="Times New Roman" w:eastAsia="바탕체" w:hAnsi="Times New Roman" w:hint="eastAsia"/>
                <w:sz w:val="20"/>
                <w:szCs w:val="20"/>
                <w:lang w:eastAsia="ko-KR"/>
              </w:rPr>
              <w:t>매도인의</w:t>
            </w:r>
            <w:r w:rsidR="00445301">
              <w:rPr>
                <w:rFonts w:ascii="Times New Roman" w:eastAsia="바탕체" w:hAnsi="Times New Roman" w:hint="eastAsia"/>
                <w:sz w:val="20"/>
                <w:szCs w:val="20"/>
                <w:lang w:eastAsia="ko-KR"/>
              </w:rPr>
              <w:t xml:space="preserve"> </w:t>
            </w:r>
            <w:r w:rsidR="00445301">
              <w:rPr>
                <w:rFonts w:ascii="Times New Roman" w:eastAsia="바탕체" w:hAnsi="Times New Roman" w:hint="eastAsia"/>
                <w:sz w:val="20"/>
                <w:szCs w:val="20"/>
                <w:lang w:eastAsia="ko-KR"/>
              </w:rPr>
              <w:t>일반</w:t>
            </w:r>
            <w:r w:rsidR="00445301">
              <w:rPr>
                <w:rFonts w:ascii="Times New Roman" w:eastAsia="바탕체" w:hAnsi="Times New Roman" w:hint="eastAsia"/>
                <w:sz w:val="20"/>
                <w:szCs w:val="20"/>
                <w:lang w:eastAsia="ko-KR"/>
              </w:rPr>
              <w:t xml:space="preserve"> </w:t>
            </w:r>
            <w:r w:rsidR="00445301">
              <w:rPr>
                <w:rFonts w:ascii="Times New Roman" w:eastAsia="바탕체" w:hAnsi="Times New Roman" w:hint="eastAsia"/>
                <w:sz w:val="20"/>
                <w:szCs w:val="20"/>
                <w:lang w:eastAsia="ko-KR"/>
              </w:rPr>
              <w:t>현황은</w:t>
            </w:r>
            <w:r w:rsidR="00445301">
              <w:rPr>
                <w:rFonts w:ascii="Times New Roman" w:eastAsia="바탕체" w:hAnsi="Times New Roman" w:hint="eastAsia"/>
                <w:sz w:val="20"/>
                <w:szCs w:val="20"/>
                <w:lang w:eastAsia="ko-KR"/>
              </w:rPr>
              <w:t xml:space="preserve"> </w:t>
            </w:r>
            <w:r w:rsidR="00445301">
              <w:rPr>
                <w:rFonts w:ascii="Times New Roman" w:eastAsia="바탕체" w:hAnsi="Times New Roman" w:hint="eastAsia"/>
                <w:sz w:val="20"/>
                <w:szCs w:val="20"/>
                <w:lang w:eastAsia="ko-KR"/>
              </w:rPr>
              <w:t>다음과</w:t>
            </w:r>
            <w:r w:rsidR="00445301">
              <w:rPr>
                <w:rFonts w:ascii="Times New Roman" w:eastAsia="바탕체" w:hAnsi="Times New Roman" w:hint="eastAsia"/>
                <w:sz w:val="20"/>
                <w:szCs w:val="20"/>
                <w:lang w:eastAsia="ko-KR"/>
              </w:rPr>
              <w:t xml:space="preserve"> </w:t>
            </w:r>
            <w:r w:rsidR="00445301">
              <w:rPr>
                <w:rFonts w:ascii="Times New Roman" w:eastAsia="바탕체" w:hAnsi="Times New Roman" w:hint="eastAsia"/>
                <w:sz w:val="20"/>
                <w:szCs w:val="20"/>
                <w:lang w:eastAsia="ko-KR"/>
              </w:rPr>
              <w:t>같음</w:t>
            </w:r>
            <w:r w:rsidR="00445301">
              <w:rPr>
                <w:rFonts w:ascii="Times New Roman" w:eastAsia="바탕체" w:hAnsi="Times New Roman" w:hint="eastAsia"/>
                <w:sz w:val="20"/>
                <w:szCs w:val="20"/>
                <w:lang w:eastAsia="ko-KR"/>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8076"/>
            </w:tblGrid>
            <w:tr w:rsidR="00445301" w:rsidRPr="00850E72" w14:paraId="44593DD6" w14:textId="77777777" w:rsidTr="00445301">
              <w:trPr>
                <w:trHeight w:val="347"/>
              </w:trPr>
              <w:tc>
                <w:tcPr>
                  <w:tcW w:w="1831" w:type="dxa"/>
                  <w:shd w:val="clear" w:color="auto" w:fill="BDD6EE" w:themeFill="accent1" w:themeFillTint="66"/>
                  <w:vAlign w:val="center"/>
                </w:tcPr>
                <w:p w14:paraId="09CF77D4" w14:textId="061B551C" w:rsidR="00445301" w:rsidRPr="00850E72" w:rsidRDefault="00445301"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구분</w:t>
                  </w:r>
                </w:p>
              </w:tc>
              <w:tc>
                <w:tcPr>
                  <w:tcW w:w="8076" w:type="dxa"/>
                  <w:shd w:val="clear" w:color="auto" w:fill="BDD6EE" w:themeFill="accent1" w:themeFillTint="66"/>
                  <w:vAlign w:val="center"/>
                </w:tcPr>
                <w:p w14:paraId="66D63FC4" w14:textId="5BA03817" w:rsidR="00445301" w:rsidRPr="00850E72" w:rsidRDefault="00445301"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내용</w:t>
                  </w:r>
                </w:p>
              </w:tc>
            </w:tr>
            <w:tr w:rsidR="00445301" w:rsidRPr="00850E72" w14:paraId="7B14DDFD" w14:textId="77777777" w:rsidTr="00445301">
              <w:trPr>
                <w:trHeight w:val="360"/>
              </w:trPr>
              <w:tc>
                <w:tcPr>
                  <w:tcW w:w="1831" w:type="dxa"/>
                  <w:shd w:val="clear" w:color="auto" w:fill="BDD6EE" w:themeFill="accent1" w:themeFillTint="66"/>
                  <w:vAlign w:val="center"/>
                </w:tcPr>
                <w:p w14:paraId="2EA60958" w14:textId="4F609883" w:rsidR="00445301" w:rsidRPr="00850E72" w:rsidRDefault="00445301"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상호</w:t>
                  </w:r>
                </w:p>
              </w:tc>
              <w:tc>
                <w:tcPr>
                  <w:tcW w:w="8076" w:type="dxa"/>
                  <w:shd w:val="clear" w:color="auto" w:fill="auto"/>
                  <w:vAlign w:val="center"/>
                </w:tcPr>
                <w:p w14:paraId="03980C19" w14:textId="69DE30EC" w:rsidR="00445301" w:rsidRPr="00850E72" w:rsidRDefault="0020725E" w:rsidP="00DD1194">
                  <w:pPr>
                    <w:wordWrap w:val="0"/>
                    <w:snapToGrid w:val="0"/>
                    <w:spacing w:after="120"/>
                    <w:jc w:val="both"/>
                    <w:rPr>
                      <w:rFonts w:ascii="Times New Roman" w:eastAsia="바탕체" w:hAnsi="Times New Roman"/>
                      <w:sz w:val="20"/>
                      <w:szCs w:val="20"/>
                      <w:lang w:eastAsia="ko-KR"/>
                    </w:rPr>
                  </w:pPr>
                  <w:r w:rsidRPr="0020725E">
                    <w:rPr>
                      <w:rFonts w:ascii="Times New Roman" w:eastAsia="바탕체" w:hAnsi="Times New Roman" w:hint="eastAsia"/>
                      <w:sz w:val="20"/>
                      <w:szCs w:val="20"/>
                      <w:lang w:eastAsia="ko-KR"/>
                    </w:rPr>
                    <w:t>주식회사</w:t>
                  </w:r>
                  <w:r w:rsidRPr="0020725E">
                    <w:rPr>
                      <w:rFonts w:ascii="Times New Roman" w:eastAsia="바탕체" w:hAnsi="Times New Roman"/>
                      <w:sz w:val="20"/>
                      <w:szCs w:val="20"/>
                      <w:lang w:eastAsia="ko-KR"/>
                    </w:rPr>
                    <w:t xml:space="preserve"> </w:t>
                  </w:r>
                  <w:proofErr w:type="spellStart"/>
                  <w:r w:rsidRPr="0020725E">
                    <w:rPr>
                      <w:rFonts w:ascii="Times New Roman" w:eastAsia="바탕체" w:hAnsi="Times New Roman" w:hint="eastAsia"/>
                      <w:sz w:val="20"/>
                      <w:szCs w:val="20"/>
                      <w:lang w:eastAsia="ko-KR"/>
                    </w:rPr>
                    <w:t>코람코가치부가형부동산제</w:t>
                  </w:r>
                  <w:proofErr w:type="spellEnd"/>
                  <w:r w:rsidRPr="0020725E">
                    <w:rPr>
                      <w:rFonts w:ascii="Times New Roman" w:eastAsia="바탕체" w:hAnsi="Times New Roman"/>
                      <w:sz w:val="20"/>
                      <w:szCs w:val="20"/>
                      <w:lang w:eastAsia="ko-KR"/>
                    </w:rPr>
                    <w:t>2</w:t>
                  </w:r>
                  <w:r w:rsidRPr="0020725E">
                    <w:rPr>
                      <w:rFonts w:ascii="Times New Roman" w:eastAsia="바탕체" w:hAnsi="Times New Roman" w:hint="eastAsia"/>
                      <w:sz w:val="20"/>
                      <w:szCs w:val="20"/>
                      <w:lang w:eastAsia="ko-KR"/>
                    </w:rPr>
                    <w:t>의</w:t>
                  </w:r>
                  <w:r w:rsidRPr="0020725E">
                    <w:rPr>
                      <w:rFonts w:ascii="Times New Roman" w:eastAsia="바탕체" w:hAnsi="Times New Roman"/>
                      <w:sz w:val="20"/>
                      <w:szCs w:val="20"/>
                      <w:lang w:eastAsia="ko-KR"/>
                    </w:rPr>
                    <w:t>2</w:t>
                  </w:r>
                  <w:r w:rsidRPr="0020725E">
                    <w:rPr>
                      <w:rFonts w:ascii="Times New Roman" w:eastAsia="바탕체" w:hAnsi="Times New Roman" w:hint="eastAsia"/>
                      <w:sz w:val="20"/>
                      <w:szCs w:val="20"/>
                      <w:lang w:eastAsia="ko-KR"/>
                    </w:rPr>
                    <w:t>호위탁관리자부동산투자회사</w:t>
                  </w:r>
                </w:p>
              </w:tc>
            </w:tr>
            <w:tr w:rsidR="00445301" w:rsidRPr="00850E72" w14:paraId="6FF045CC" w14:textId="77777777" w:rsidTr="00445301">
              <w:trPr>
                <w:trHeight w:val="360"/>
              </w:trPr>
              <w:tc>
                <w:tcPr>
                  <w:tcW w:w="1831" w:type="dxa"/>
                  <w:shd w:val="clear" w:color="auto" w:fill="BDD6EE" w:themeFill="accent1" w:themeFillTint="66"/>
                  <w:vAlign w:val="center"/>
                </w:tcPr>
                <w:p w14:paraId="57513371" w14:textId="4D3FDF79" w:rsidR="00445301" w:rsidRDefault="00445301"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본점소재지</w:t>
                  </w:r>
                </w:p>
              </w:tc>
              <w:tc>
                <w:tcPr>
                  <w:tcW w:w="8076" w:type="dxa"/>
                  <w:shd w:val="clear" w:color="auto" w:fill="auto"/>
                  <w:vAlign w:val="center"/>
                </w:tcPr>
                <w:p w14:paraId="612F5582" w14:textId="7A535557" w:rsidR="00445301" w:rsidRDefault="0020725E" w:rsidP="0020725E">
                  <w:pPr>
                    <w:wordWrap w:val="0"/>
                    <w:snapToGrid w:val="0"/>
                    <w:spacing w:after="120"/>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서울특별시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강남구</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삼성로</w:t>
                  </w:r>
                  <w:proofErr w:type="spellEnd"/>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511, 1</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삼성동</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roofErr w:type="spellStart"/>
                  <w:r>
                    <w:rPr>
                      <w:rFonts w:ascii="Times New Roman" w:eastAsia="바탕체" w:hAnsi="Times New Roman" w:hint="eastAsia"/>
                      <w:sz w:val="20"/>
                      <w:szCs w:val="20"/>
                      <w:lang w:eastAsia="ko-KR"/>
                    </w:rPr>
                    <w:t>골든타워</w:t>
                  </w:r>
                  <w:proofErr w:type="spellEnd"/>
                  <w:r>
                    <w:rPr>
                      <w:rFonts w:ascii="Times New Roman" w:eastAsia="바탕체" w:hAnsi="Times New Roman" w:hint="eastAsia"/>
                      <w:sz w:val="20"/>
                      <w:szCs w:val="20"/>
                      <w:lang w:eastAsia="ko-KR"/>
                    </w:rPr>
                    <w:t>)</w:t>
                  </w:r>
                </w:p>
              </w:tc>
            </w:tr>
            <w:tr w:rsidR="00445301" w:rsidRPr="00850E72" w14:paraId="6A2B3423" w14:textId="77777777" w:rsidTr="00445301">
              <w:trPr>
                <w:trHeight w:val="360"/>
              </w:trPr>
              <w:tc>
                <w:tcPr>
                  <w:tcW w:w="1831" w:type="dxa"/>
                  <w:shd w:val="clear" w:color="auto" w:fill="BDD6EE" w:themeFill="accent1" w:themeFillTint="66"/>
                  <w:vAlign w:val="center"/>
                </w:tcPr>
                <w:p w14:paraId="07AC9F2C" w14:textId="5EE3E213" w:rsidR="00445301" w:rsidRPr="00445301" w:rsidRDefault="00445301"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자본금의</w:t>
                  </w:r>
                  <w:r>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액</w:t>
                  </w:r>
                </w:p>
              </w:tc>
              <w:tc>
                <w:tcPr>
                  <w:tcW w:w="8076" w:type="dxa"/>
                  <w:shd w:val="clear" w:color="auto" w:fill="auto"/>
                  <w:vAlign w:val="center"/>
                </w:tcPr>
                <w:p w14:paraId="04632265" w14:textId="2CDCCB65" w:rsidR="00445301" w:rsidRDefault="00445301" w:rsidP="0020725E">
                  <w:pPr>
                    <w:wordWrap w:val="0"/>
                    <w:snapToGrid w:val="0"/>
                    <w:spacing w:after="120"/>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금</w:t>
                  </w:r>
                  <w:r>
                    <w:rPr>
                      <w:rFonts w:ascii="Times New Roman" w:eastAsia="바탕체" w:hAnsi="Times New Roman" w:hint="eastAsia"/>
                      <w:sz w:val="20"/>
                      <w:szCs w:val="20"/>
                      <w:lang w:eastAsia="ko-KR"/>
                    </w:rPr>
                    <w:t xml:space="preserve"> </w:t>
                  </w:r>
                  <w:r w:rsidR="0020725E">
                    <w:rPr>
                      <w:rFonts w:ascii="Times New Roman" w:eastAsia="바탕체" w:hAnsi="Times New Roman"/>
                      <w:sz w:val="20"/>
                      <w:szCs w:val="20"/>
                      <w:lang w:eastAsia="ko-KR"/>
                    </w:rPr>
                    <w:t>5</w:t>
                  </w:r>
                  <w:r>
                    <w:rPr>
                      <w:rFonts w:ascii="Times New Roman" w:eastAsia="바탕체" w:hAnsi="Times New Roman"/>
                      <w:sz w:val="20"/>
                      <w:szCs w:val="20"/>
                      <w:lang w:eastAsia="ko-KR"/>
                    </w:rPr>
                    <w:t>,</w:t>
                  </w:r>
                  <w:r w:rsidR="0020725E">
                    <w:rPr>
                      <w:rFonts w:ascii="Times New Roman" w:eastAsia="바탕체" w:hAnsi="Times New Roman"/>
                      <w:sz w:val="20"/>
                      <w:szCs w:val="20"/>
                      <w:lang w:eastAsia="ko-KR"/>
                    </w:rPr>
                    <w:t>00</w:t>
                  </w:r>
                  <w:r>
                    <w:rPr>
                      <w:rFonts w:ascii="Times New Roman" w:eastAsia="바탕체" w:hAnsi="Times New Roman"/>
                      <w:sz w:val="20"/>
                      <w:szCs w:val="20"/>
                      <w:lang w:eastAsia="ko-KR"/>
                    </w:rPr>
                    <w:t>0,000,000</w:t>
                  </w:r>
                  <w:r>
                    <w:rPr>
                      <w:rFonts w:ascii="Times New Roman" w:eastAsia="바탕체" w:hAnsi="Times New Roman" w:hint="eastAsia"/>
                      <w:sz w:val="20"/>
                      <w:szCs w:val="20"/>
                      <w:lang w:eastAsia="ko-KR"/>
                    </w:rPr>
                    <w:t>원</w:t>
                  </w:r>
                </w:p>
              </w:tc>
            </w:tr>
            <w:tr w:rsidR="00445301" w:rsidRPr="00850E72" w14:paraId="0EBD89E2" w14:textId="77777777" w:rsidTr="00445301">
              <w:trPr>
                <w:trHeight w:val="360"/>
              </w:trPr>
              <w:tc>
                <w:tcPr>
                  <w:tcW w:w="1831" w:type="dxa"/>
                  <w:shd w:val="clear" w:color="auto" w:fill="BDD6EE" w:themeFill="accent1" w:themeFillTint="66"/>
                  <w:vAlign w:val="center"/>
                </w:tcPr>
                <w:p w14:paraId="04F61AD4" w14:textId="173EBFB0" w:rsidR="00445301" w:rsidRDefault="00445301"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목적</w:t>
                  </w:r>
                </w:p>
              </w:tc>
              <w:tc>
                <w:tcPr>
                  <w:tcW w:w="8076" w:type="dxa"/>
                  <w:shd w:val="clear" w:color="auto" w:fill="auto"/>
                  <w:vAlign w:val="center"/>
                </w:tcPr>
                <w:p w14:paraId="3B79804C" w14:textId="030ED161" w:rsidR="00445301" w:rsidRPr="0020725E" w:rsidRDefault="0020725E" w:rsidP="0020725E">
                  <w:pPr>
                    <w:wordWrap w:val="0"/>
                    <w:snapToGrid w:val="0"/>
                    <w:spacing w:after="120"/>
                    <w:jc w:val="both"/>
                    <w:rPr>
                      <w:rFonts w:ascii="Times New Roman" w:eastAsia="바탕체" w:hAnsi="Times New Roman"/>
                      <w:sz w:val="20"/>
                      <w:szCs w:val="20"/>
                      <w:lang w:eastAsia="ko-KR"/>
                    </w:rPr>
                  </w:pPr>
                  <w:r w:rsidRPr="0020725E">
                    <w:rPr>
                      <w:rFonts w:ascii="Times New Roman" w:eastAsia="바탕체" w:hAnsi="Times New Roman" w:hint="eastAsia"/>
                      <w:sz w:val="20"/>
                      <w:szCs w:val="20"/>
                      <w:lang w:eastAsia="ko-KR"/>
                    </w:rPr>
                    <w:t>그</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자산을</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다음</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각</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호의</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어느</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하나에</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해당하는</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방법으로</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투자</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운용하여</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얻은</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수익을</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주주에게</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배당하는</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것</w:t>
                  </w:r>
                  <w:r w:rsidRPr="0020725E">
                    <w:rPr>
                      <w:rFonts w:ascii="Times New Roman" w:eastAsia="바탕체" w:hAnsi="Times New Roman" w:hint="eastAsia"/>
                      <w:sz w:val="20"/>
                      <w:szCs w:val="20"/>
                      <w:lang w:eastAsia="ko-KR"/>
                    </w:rPr>
                    <w:t>(</w:t>
                  </w:r>
                  <w:r w:rsidRPr="0020725E">
                    <w:rPr>
                      <w:rFonts w:ascii="Times New Roman" w:eastAsia="바탕체" w:hAnsi="Times New Roman" w:hint="eastAsia"/>
                      <w:sz w:val="20"/>
                      <w:szCs w:val="20"/>
                      <w:lang w:eastAsia="ko-KR"/>
                    </w:rPr>
                    <w:t>그</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자산의</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투자</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운용과</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직접</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관련된</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업무</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기타</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부동산투자회사법</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또는</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다른</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관련</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법령에</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의하여</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허용된</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업무</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이외의</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다른</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업무를</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영위할</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수</w:t>
                  </w:r>
                  <w:r w:rsidRPr="0020725E">
                    <w:rPr>
                      <w:rFonts w:ascii="Times New Roman" w:eastAsia="바탕체" w:hAnsi="Times New Roman" w:hint="eastAsia"/>
                      <w:sz w:val="20"/>
                      <w:szCs w:val="20"/>
                      <w:lang w:eastAsia="ko-KR"/>
                    </w:rPr>
                    <w:t xml:space="preserve"> </w:t>
                  </w:r>
                  <w:r w:rsidRPr="0020725E">
                    <w:rPr>
                      <w:rFonts w:ascii="Times New Roman" w:eastAsia="바탕체" w:hAnsi="Times New Roman" w:hint="eastAsia"/>
                      <w:sz w:val="20"/>
                      <w:szCs w:val="20"/>
                      <w:lang w:eastAsia="ko-KR"/>
                    </w:rPr>
                    <w:t>없음</w:t>
                  </w:r>
                  <w:r w:rsidRPr="0020725E">
                    <w:rPr>
                      <w:rFonts w:ascii="Times New Roman" w:eastAsia="바탕체" w:hAnsi="Times New Roman" w:hint="eastAsia"/>
                      <w:sz w:val="20"/>
                      <w:szCs w:val="20"/>
                      <w:lang w:eastAsia="ko-KR"/>
                    </w:rPr>
                    <w:t>)</w:t>
                  </w:r>
                </w:p>
                <w:p w14:paraId="5402D41E" w14:textId="4460D4C3" w:rsidR="00445301" w:rsidRDefault="0020725E"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부동산의</w:t>
                  </w:r>
                  <w:r>
                    <w:rPr>
                      <w:rFonts w:ascii="Times New Roman" w:eastAsia="바탕체" w:hAnsi="Times New Roman" w:hint="eastAsia"/>
                    </w:rPr>
                    <w:t xml:space="preserve"> </w:t>
                  </w:r>
                  <w:r>
                    <w:rPr>
                      <w:rFonts w:ascii="Times New Roman" w:eastAsia="바탕체" w:hAnsi="Times New Roman" w:hint="eastAsia"/>
                    </w:rPr>
                    <w:t>취득</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관리</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개량</w:t>
                  </w:r>
                  <w:r>
                    <w:rPr>
                      <w:rFonts w:ascii="Times New Roman" w:eastAsia="바탕체" w:hAnsi="Times New Roman" w:hint="eastAsia"/>
                    </w:rPr>
                    <w:t xml:space="preserve"> </w:t>
                  </w:r>
                  <w:r>
                    <w:rPr>
                      <w:rFonts w:ascii="Times New Roman" w:eastAsia="바탕체" w:hAnsi="Times New Roman" w:hint="eastAsia"/>
                    </w:rPr>
                    <w:t>및</w:t>
                  </w:r>
                  <w:r>
                    <w:rPr>
                      <w:rFonts w:ascii="Times New Roman" w:eastAsia="바탕체" w:hAnsi="Times New Roman" w:hint="eastAsia"/>
                    </w:rPr>
                    <w:t xml:space="preserve"> </w:t>
                  </w:r>
                  <w:r>
                    <w:rPr>
                      <w:rFonts w:ascii="Times New Roman" w:eastAsia="바탕체" w:hAnsi="Times New Roman" w:hint="eastAsia"/>
                    </w:rPr>
                    <w:t>처분</w:t>
                  </w:r>
                </w:p>
                <w:p w14:paraId="5891ED10" w14:textId="2CB75051" w:rsidR="00445301" w:rsidRDefault="00445301"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부동산개발</w:t>
                  </w:r>
                  <w:r w:rsidR="0020725E">
                    <w:rPr>
                      <w:rFonts w:ascii="Times New Roman" w:eastAsia="바탕체" w:hAnsi="Times New Roman" w:hint="eastAsia"/>
                    </w:rPr>
                    <w:t>사</w:t>
                  </w:r>
                  <w:r>
                    <w:rPr>
                      <w:rFonts w:ascii="Times New Roman" w:eastAsia="바탕체" w:hAnsi="Times New Roman" w:hint="eastAsia"/>
                    </w:rPr>
                    <w:t>업</w:t>
                  </w:r>
                </w:p>
                <w:p w14:paraId="40EC8D27" w14:textId="77777777" w:rsidR="0020725E" w:rsidRDefault="0020725E"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부동산의</w:t>
                  </w:r>
                  <w:r>
                    <w:rPr>
                      <w:rFonts w:ascii="Times New Roman" w:eastAsia="바탕체" w:hAnsi="Times New Roman" w:hint="eastAsia"/>
                    </w:rPr>
                    <w:t xml:space="preserve"> </w:t>
                  </w:r>
                  <w:r>
                    <w:rPr>
                      <w:rFonts w:ascii="Times New Roman" w:eastAsia="바탕체" w:hAnsi="Times New Roman" w:hint="eastAsia"/>
                    </w:rPr>
                    <w:t>임대차</w:t>
                  </w:r>
                </w:p>
                <w:p w14:paraId="6AB47BA8" w14:textId="77777777" w:rsidR="0020725E" w:rsidRDefault="0020725E"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증권의</w:t>
                  </w:r>
                  <w:r>
                    <w:rPr>
                      <w:rFonts w:ascii="Times New Roman" w:eastAsia="바탕체" w:hAnsi="Times New Roman" w:hint="eastAsia"/>
                    </w:rPr>
                    <w:t xml:space="preserve"> </w:t>
                  </w:r>
                  <w:r>
                    <w:rPr>
                      <w:rFonts w:ascii="Times New Roman" w:eastAsia="바탕체" w:hAnsi="Times New Roman" w:hint="eastAsia"/>
                    </w:rPr>
                    <w:t>매매</w:t>
                  </w:r>
                </w:p>
                <w:p w14:paraId="170F2672" w14:textId="77777777" w:rsidR="0020725E" w:rsidRDefault="0020725E"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금융기관에의</w:t>
                  </w:r>
                  <w:r>
                    <w:rPr>
                      <w:rFonts w:ascii="Times New Roman" w:eastAsia="바탕체" w:hAnsi="Times New Roman" w:hint="eastAsia"/>
                    </w:rPr>
                    <w:t xml:space="preserve"> </w:t>
                  </w:r>
                  <w:r>
                    <w:rPr>
                      <w:rFonts w:ascii="Times New Roman" w:eastAsia="바탕체" w:hAnsi="Times New Roman" w:hint="eastAsia"/>
                    </w:rPr>
                    <w:t>예치</w:t>
                  </w:r>
                </w:p>
                <w:p w14:paraId="332A0DB3" w14:textId="77777777" w:rsidR="0020725E" w:rsidRDefault="0020725E"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지상권</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임차권</w:t>
                  </w:r>
                  <w:r>
                    <w:rPr>
                      <w:rFonts w:ascii="Times New Roman" w:eastAsia="바탕체" w:hAnsi="Times New Roman" w:hint="eastAsia"/>
                    </w:rPr>
                    <w:t xml:space="preserve"> </w:t>
                  </w:r>
                  <w:r>
                    <w:rPr>
                      <w:rFonts w:ascii="Times New Roman" w:eastAsia="바탕체" w:hAnsi="Times New Roman" w:hint="eastAsia"/>
                    </w:rPr>
                    <w:t>등</w:t>
                  </w:r>
                  <w:r>
                    <w:rPr>
                      <w:rFonts w:ascii="Times New Roman" w:eastAsia="바탕체" w:hAnsi="Times New Roman" w:hint="eastAsia"/>
                    </w:rPr>
                    <w:t xml:space="preserve"> </w:t>
                  </w:r>
                  <w:r>
                    <w:rPr>
                      <w:rFonts w:ascii="Times New Roman" w:eastAsia="바탕체" w:hAnsi="Times New Roman" w:hint="eastAsia"/>
                    </w:rPr>
                    <w:t>부동산</w:t>
                  </w:r>
                  <w:r>
                    <w:rPr>
                      <w:rFonts w:ascii="Times New Roman" w:eastAsia="바탕체" w:hAnsi="Times New Roman" w:hint="eastAsia"/>
                    </w:rPr>
                    <w:t xml:space="preserve"> </w:t>
                  </w:r>
                  <w:r>
                    <w:rPr>
                      <w:rFonts w:ascii="Times New Roman" w:eastAsia="바탕체" w:hAnsi="Times New Roman" w:hint="eastAsia"/>
                    </w:rPr>
                    <w:t>사용에</w:t>
                  </w:r>
                  <w:r>
                    <w:rPr>
                      <w:rFonts w:ascii="Times New Roman" w:eastAsia="바탕체" w:hAnsi="Times New Roman" w:hint="eastAsia"/>
                    </w:rPr>
                    <w:t xml:space="preserve"> </w:t>
                  </w:r>
                  <w:r>
                    <w:rPr>
                      <w:rFonts w:ascii="Times New Roman" w:eastAsia="바탕체" w:hAnsi="Times New Roman" w:hint="eastAsia"/>
                    </w:rPr>
                    <w:t>관한</w:t>
                  </w:r>
                  <w:r>
                    <w:rPr>
                      <w:rFonts w:ascii="Times New Roman" w:eastAsia="바탕체" w:hAnsi="Times New Roman" w:hint="eastAsia"/>
                    </w:rPr>
                    <w:t xml:space="preserve"> </w:t>
                  </w:r>
                  <w:r>
                    <w:rPr>
                      <w:rFonts w:ascii="Times New Roman" w:eastAsia="바탕체" w:hAnsi="Times New Roman" w:hint="eastAsia"/>
                    </w:rPr>
                    <w:t>권리의</w:t>
                  </w:r>
                  <w:r>
                    <w:rPr>
                      <w:rFonts w:ascii="Times New Roman" w:eastAsia="바탕체" w:hAnsi="Times New Roman" w:hint="eastAsia"/>
                    </w:rPr>
                    <w:t xml:space="preserve"> </w:t>
                  </w:r>
                  <w:r>
                    <w:rPr>
                      <w:rFonts w:ascii="Times New Roman" w:eastAsia="바탕체" w:hAnsi="Times New Roman" w:hint="eastAsia"/>
                    </w:rPr>
                    <w:t>취득</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관리</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처분</w:t>
                  </w:r>
                </w:p>
                <w:p w14:paraId="2DA82832" w14:textId="77777777" w:rsidR="0020725E" w:rsidRDefault="0020725E"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신탁이</w:t>
                  </w:r>
                  <w:r>
                    <w:rPr>
                      <w:rFonts w:ascii="Times New Roman" w:eastAsia="바탕체" w:hAnsi="Times New Roman" w:hint="eastAsia"/>
                    </w:rPr>
                    <w:t xml:space="preserve"> </w:t>
                  </w:r>
                  <w:r>
                    <w:rPr>
                      <w:rFonts w:ascii="Times New Roman" w:eastAsia="바탕체" w:hAnsi="Times New Roman" w:hint="eastAsia"/>
                    </w:rPr>
                    <w:t>종료된</w:t>
                  </w:r>
                  <w:r>
                    <w:rPr>
                      <w:rFonts w:ascii="Times New Roman" w:eastAsia="바탕체" w:hAnsi="Times New Roman" w:hint="eastAsia"/>
                    </w:rPr>
                    <w:t xml:space="preserve"> </w:t>
                  </w:r>
                  <w:r>
                    <w:rPr>
                      <w:rFonts w:ascii="Times New Roman" w:eastAsia="바탕체" w:hAnsi="Times New Roman" w:hint="eastAsia"/>
                    </w:rPr>
                    <w:t>때에</w:t>
                  </w:r>
                  <w:r>
                    <w:rPr>
                      <w:rFonts w:ascii="Times New Roman" w:eastAsia="바탕체" w:hAnsi="Times New Roman" w:hint="eastAsia"/>
                    </w:rPr>
                    <w:t xml:space="preserve"> </w:t>
                  </w:r>
                  <w:r>
                    <w:rPr>
                      <w:rFonts w:ascii="Times New Roman" w:eastAsia="바탕체" w:hAnsi="Times New Roman" w:hint="eastAsia"/>
                    </w:rPr>
                    <w:t>신탁재산</w:t>
                  </w:r>
                  <w:r>
                    <w:rPr>
                      <w:rFonts w:ascii="Times New Roman" w:eastAsia="바탕체" w:hAnsi="Times New Roman" w:hint="eastAsia"/>
                    </w:rPr>
                    <w:t xml:space="preserve"> </w:t>
                  </w:r>
                  <w:r>
                    <w:rPr>
                      <w:rFonts w:ascii="Times New Roman" w:eastAsia="바탕체" w:hAnsi="Times New Roman" w:hint="eastAsia"/>
                    </w:rPr>
                    <w:t>전부가</w:t>
                  </w:r>
                  <w:r>
                    <w:rPr>
                      <w:rFonts w:ascii="Times New Roman" w:eastAsia="바탕체" w:hAnsi="Times New Roman" w:hint="eastAsia"/>
                    </w:rPr>
                    <w:t xml:space="preserve"> </w:t>
                  </w:r>
                  <w:r>
                    <w:rPr>
                      <w:rFonts w:ascii="Times New Roman" w:eastAsia="바탕체" w:hAnsi="Times New Roman" w:hint="eastAsia"/>
                    </w:rPr>
                    <w:t>수익자에게</w:t>
                  </w:r>
                  <w:r>
                    <w:rPr>
                      <w:rFonts w:ascii="Times New Roman" w:eastAsia="바탕체" w:hAnsi="Times New Roman" w:hint="eastAsia"/>
                    </w:rPr>
                    <w:t xml:space="preserve"> </w:t>
                  </w:r>
                  <w:r>
                    <w:rPr>
                      <w:rFonts w:ascii="Times New Roman" w:eastAsia="바탕체" w:hAnsi="Times New Roman" w:hint="eastAsia"/>
                    </w:rPr>
                    <w:t>귀속하는</w:t>
                  </w:r>
                  <w:r>
                    <w:rPr>
                      <w:rFonts w:ascii="Times New Roman" w:eastAsia="바탕체" w:hAnsi="Times New Roman" w:hint="eastAsia"/>
                    </w:rPr>
                    <w:t xml:space="preserve"> </w:t>
                  </w:r>
                  <w:r>
                    <w:rPr>
                      <w:rFonts w:ascii="Times New Roman" w:eastAsia="바탕체" w:hAnsi="Times New Roman" w:hint="eastAsia"/>
                    </w:rPr>
                    <w:t>부동산</w:t>
                  </w:r>
                  <w:r>
                    <w:rPr>
                      <w:rFonts w:ascii="Times New Roman" w:eastAsia="바탕체" w:hAnsi="Times New Roman" w:hint="eastAsia"/>
                    </w:rPr>
                    <w:t xml:space="preserve"> </w:t>
                  </w:r>
                  <w:r>
                    <w:rPr>
                      <w:rFonts w:ascii="Times New Roman" w:eastAsia="바탕체" w:hAnsi="Times New Roman" w:hint="eastAsia"/>
                    </w:rPr>
                    <w:t>신탁의</w:t>
                  </w:r>
                  <w:r>
                    <w:rPr>
                      <w:rFonts w:ascii="Times New Roman" w:eastAsia="바탕체" w:hAnsi="Times New Roman" w:hint="eastAsia"/>
                    </w:rPr>
                    <w:t xml:space="preserve"> </w:t>
                  </w:r>
                  <w:r>
                    <w:rPr>
                      <w:rFonts w:ascii="Times New Roman" w:eastAsia="바탕체" w:hAnsi="Times New Roman" w:hint="eastAsia"/>
                    </w:rPr>
                    <w:t>수익권의</w:t>
                  </w:r>
                  <w:r>
                    <w:rPr>
                      <w:rFonts w:ascii="Times New Roman" w:eastAsia="바탕체" w:hAnsi="Times New Roman" w:hint="eastAsia"/>
                    </w:rPr>
                    <w:t xml:space="preserve"> </w:t>
                  </w:r>
                  <w:r>
                    <w:rPr>
                      <w:rFonts w:ascii="Times New Roman" w:eastAsia="바탕체" w:hAnsi="Times New Roman" w:hint="eastAsia"/>
                    </w:rPr>
                    <w:t>취득</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관리</w:t>
                  </w:r>
                  <w:r>
                    <w:rPr>
                      <w:rFonts w:ascii="Times New Roman" w:eastAsia="바탕체" w:hAnsi="Times New Roman" w:hint="eastAsia"/>
                    </w:rPr>
                    <w:t xml:space="preserve"> </w:t>
                  </w:r>
                  <w:r>
                    <w:rPr>
                      <w:rFonts w:ascii="Times New Roman" w:eastAsia="바탕체" w:hAnsi="Times New Roman" w:hint="eastAsia"/>
                    </w:rPr>
                    <w:t>및</w:t>
                  </w:r>
                  <w:r>
                    <w:rPr>
                      <w:rFonts w:ascii="Times New Roman" w:eastAsia="바탕체" w:hAnsi="Times New Roman" w:hint="eastAsia"/>
                    </w:rPr>
                    <w:t xml:space="preserve"> </w:t>
                  </w:r>
                  <w:r>
                    <w:rPr>
                      <w:rFonts w:ascii="Times New Roman" w:eastAsia="바탕체" w:hAnsi="Times New Roman" w:hint="eastAsia"/>
                    </w:rPr>
                    <w:t>처분</w:t>
                  </w:r>
                </w:p>
                <w:p w14:paraId="706FDEA6" w14:textId="240F6C0E" w:rsidR="00445301" w:rsidRPr="00445301" w:rsidRDefault="0020725E" w:rsidP="00D05420">
                  <w:pPr>
                    <w:pStyle w:val="afff4"/>
                    <w:numPr>
                      <w:ilvl w:val="0"/>
                      <w:numId w:val="22"/>
                    </w:numPr>
                    <w:snapToGrid w:val="0"/>
                    <w:spacing w:after="120"/>
                    <w:ind w:leftChars="0"/>
                    <w:rPr>
                      <w:rFonts w:ascii="Times New Roman" w:eastAsia="바탕체" w:hAnsi="Times New Roman"/>
                    </w:rPr>
                  </w:pPr>
                  <w:r>
                    <w:rPr>
                      <w:rFonts w:ascii="Times New Roman" w:eastAsia="바탕체" w:hAnsi="Times New Roman" w:hint="eastAsia"/>
                    </w:rPr>
                    <w:t>위</w:t>
                  </w:r>
                  <w:r>
                    <w:rPr>
                      <w:rFonts w:ascii="Times New Roman" w:eastAsia="바탕체" w:hAnsi="Times New Roman" w:hint="eastAsia"/>
                    </w:rPr>
                    <w:t xml:space="preserve"> </w:t>
                  </w:r>
                  <w:r>
                    <w:rPr>
                      <w:rFonts w:ascii="Times New Roman" w:eastAsia="바탕체" w:hAnsi="Times New Roman" w:hint="eastAsia"/>
                    </w:rPr>
                    <w:t>각호에</w:t>
                  </w:r>
                  <w:r>
                    <w:rPr>
                      <w:rFonts w:ascii="Times New Roman" w:eastAsia="바탕체" w:hAnsi="Times New Roman" w:hint="eastAsia"/>
                    </w:rPr>
                    <w:t xml:space="preserve"> </w:t>
                  </w:r>
                  <w:r>
                    <w:rPr>
                      <w:rFonts w:ascii="Times New Roman" w:eastAsia="바탕체" w:hAnsi="Times New Roman" w:hint="eastAsia"/>
                    </w:rPr>
                    <w:t>부수</w:t>
                  </w:r>
                  <w:r>
                    <w:rPr>
                      <w:rFonts w:ascii="Times New Roman" w:eastAsia="바탕체" w:hAnsi="Times New Roman" w:hint="eastAsia"/>
                    </w:rPr>
                    <w:t xml:space="preserve"> </w:t>
                  </w:r>
                  <w:r>
                    <w:rPr>
                      <w:rFonts w:ascii="Times New Roman" w:eastAsia="바탕체" w:hAnsi="Times New Roman" w:hint="eastAsia"/>
                    </w:rPr>
                    <w:t>또는</w:t>
                  </w:r>
                  <w:r>
                    <w:rPr>
                      <w:rFonts w:ascii="Times New Roman" w:eastAsia="바탕체" w:hAnsi="Times New Roman" w:hint="eastAsia"/>
                    </w:rPr>
                    <w:t xml:space="preserve"> </w:t>
                  </w:r>
                  <w:r>
                    <w:rPr>
                      <w:rFonts w:ascii="Times New Roman" w:eastAsia="바탕체" w:hAnsi="Times New Roman" w:hint="eastAsia"/>
                    </w:rPr>
                    <w:t>관련되는</w:t>
                  </w:r>
                  <w:r>
                    <w:rPr>
                      <w:rFonts w:ascii="Times New Roman" w:eastAsia="바탕체" w:hAnsi="Times New Roman" w:hint="eastAsia"/>
                    </w:rPr>
                    <w:t xml:space="preserve"> </w:t>
                  </w:r>
                  <w:r>
                    <w:rPr>
                      <w:rFonts w:ascii="Times New Roman" w:eastAsia="바탕체" w:hAnsi="Times New Roman" w:hint="eastAsia"/>
                    </w:rPr>
                    <w:t>업무</w:t>
                  </w:r>
                </w:p>
              </w:tc>
            </w:tr>
            <w:tr w:rsidR="00445301" w:rsidRPr="00850E72" w14:paraId="7EC9556A" w14:textId="77777777" w:rsidTr="00445301">
              <w:trPr>
                <w:trHeight w:val="360"/>
              </w:trPr>
              <w:tc>
                <w:tcPr>
                  <w:tcW w:w="1831" w:type="dxa"/>
                  <w:shd w:val="clear" w:color="auto" w:fill="BDD6EE" w:themeFill="accent1" w:themeFillTint="66"/>
                  <w:vAlign w:val="center"/>
                </w:tcPr>
                <w:p w14:paraId="513F238C" w14:textId="7EFCA262" w:rsidR="00445301" w:rsidRDefault="00445301"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등기임원</w:t>
                  </w:r>
                </w:p>
              </w:tc>
              <w:tc>
                <w:tcPr>
                  <w:tcW w:w="8076" w:type="dxa"/>
                  <w:shd w:val="clear" w:color="auto" w:fill="auto"/>
                  <w:vAlign w:val="center"/>
                </w:tcPr>
                <w:p w14:paraId="7A478EF8" w14:textId="77777777" w:rsidR="0020725E" w:rsidRDefault="0020725E" w:rsidP="00DD1194">
                  <w:pPr>
                    <w:wordWrap w:val="0"/>
                    <w:snapToGrid w:val="0"/>
                    <w:spacing w:after="120"/>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법인이사</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주식회사</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코람코자산신탁</w:t>
                  </w:r>
                  <w:proofErr w:type="spellEnd"/>
                </w:p>
                <w:p w14:paraId="5B70451F" w14:textId="77777777" w:rsidR="0020725E" w:rsidRDefault="0020725E" w:rsidP="00DD1194">
                  <w:pPr>
                    <w:wordWrap w:val="0"/>
                    <w:snapToGrid w:val="0"/>
                    <w:spacing w:after="120"/>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감독이사</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박준규</w:t>
                  </w:r>
                </w:p>
                <w:p w14:paraId="7E43816E" w14:textId="72BD8858" w:rsidR="00445301" w:rsidRDefault="0020725E" w:rsidP="0020725E">
                  <w:pPr>
                    <w:wordWrap w:val="0"/>
                    <w:snapToGrid w:val="0"/>
                    <w:spacing w:after="120"/>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감독이사</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김선영</w:t>
                  </w:r>
                </w:p>
              </w:tc>
            </w:tr>
            <w:tr w:rsidR="009C489E" w:rsidRPr="00850E72" w14:paraId="03534096" w14:textId="77777777" w:rsidTr="00445301">
              <w:trPr>
                <w:trHeight w:val="360"/>
              </w:trPr>
              <w:tc>
                <w:tcPr>
                  <w:tcW w:w="1831" w:type="dxa"/>
                  <w:shd w:val="clear" w:color="auto" w:fill="BDD6EE" w:themeFill="accent1" w:themeFillTint="66"/>
                  <w:vAlign w:val="center"/>
                </w:tcPr>
                <w:p w14:paraId="0B6FAA56" w14:textId="612C0152" w:rsidR="009C489E" w:rsidRDefault="009C489E" w:rsidP="00DD1194">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회사성립일</w:t>
                  </w:r>
                </w:p>
              </w:tc>
              <w:tc>
                <w:tcPr>
                  <w:tcW w:w="8076" w:type="dxa"/>
                  <w:shd w:val="clear" w:color="auto" w:fill="auto"/>
                  <w:vAlign w:val="center"/>
                </w:tcPr>
                <w:p w14:paraId="55E668E7" w14:textId="62BDEDAC" w:rsidR="009C489E" w:rsidRDefault="0020725E" w:rsidP="00DD1194">
                  <w:pPr>
                    <w:wordWrap w:val="0"/>
                    <w:snapToGrid w:val="0"/>
                    <w:spacing w:after="120"/>
                    <w:jc w:val="both"/>
                    <w:rPr>
                      <w:rFonts w:ascii="Times New Roman" w:eastAsia="바탕체" w:hAnsi="Times New Roman"/>
                      <w:sz w:val="20"/>
                      <w:szCs w:val="20"/>
                      <w:lang w:eastAsia="ko-KR"/>
                    </w:rPr>
                  </w:pPr>
                  <w:r>
                    <w:rPr>
                      <w:rFonts w:ascii="Times New Roman" w:eastAsia="바탕체" w:hAnsi="Times New Roman"/>
                      <w:sz w:val="20"/>
                      <w:szCs w:val="20"/>
                      <w:lang w:eastAsia="ko-KR"/>
                    </w:rPr>
                    <w:t>2018. 11. 14.</w:t>
                  </w:r>
                </w:p>
              </w:tc>
            </w:tr>
          </w:tbl>
          <w:p w14:paraId="1DB9FD43" w14:textId="77777777" w:rsidR="00D6089C" w:rsidRDefault="00D6089C" w:rsidP="00D6089C">
            <w:pPr>
              <w:wordWrap w:val="0"/>
              <w:snapToGrid w:val="0"/>
              <w:spacing w:after="120" w:line="280" w:lineRule="atLeast"/>
              <w:ind w:left="288"/>
              <w:jc w:val="both"/>
              <w:rPr>
                <w:rFonts w:ascii="Times New Roman" w:eastAsia="바탕체" w:hAnsi="Times New Roman"/>
                <w:sz w:val="20"/>
                <w:szCs w:val="20"/>
                <w:lang w:eastAsia="ko-KR"/>
              </w:rPr>
            </w:pPr>
          </w:p>
          <w:p w14:paraId="5854E989" w14:textId="4C4421BB" w:rsidR="00D6089C" w:rsidRPr="00850E72" w:rsidRDefault="001E0E0E" w:rsidP="00D6089C">
            <w:pPr>
              <w:numPr>
                <w:ilvl w:val="0"/>
                <w:numId w:val="14"/>
              </w:numPr>
              <w:wordWrap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제공된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매도인의</w:t>
            </w:r>
            <w:r w:rsidR="00243058">
              <w:rPr>
                <w:rFonts w:ascii="Times New Roman" w:eastAsia="바탕체" w:hAnsi="Times New Roman" w:hint="eastAsia"/>
                <w:sz w:val="20"/>
                <w:szCs w:val="20"/>
                <w:lang w:eastAsia="ko-KR"/>
              </w:rPr>
              <w:t xml:space="preserve"> 2023. </w:t>
            </w:r>
            <w:r w:rsidR="00243058">
              <w:rPr>
                <w:rFonts w:ascii="Times New Roman" w:eastAsia="바탕체" w:hAnsi="Times New Roman"/>
                <w:sz w:val="20"/>
                <w:szCs w:val="20"/>
                <w:lang w:eastAsia="ko-KR"/>
              </w:rPr>
              <w:t xml:space="preserve">11. </w:t>
            </w:r>
            <w:proofErr w:type="gramStart"/>
            <w:r w:rsidR="00243058">
              <w:rPr>
                <w:rFonts w:ascii="Times New Roman" w:eastAsia="바탕체" w:hAnsi="Times New Roman"/>
                <w:sz w:val="20"/>
                <w:szCs w:val="20"/>
                <w:lang w:eastAsia="ko-KR"/>
              </w:rPr>
              <w:t>3.</w:t>
            </w:r>
            <w:r w:rsidR="00243058">
              <w:rPr>
                <w:rFonts w:ascii="Times New Roman" w:eastAsia="바탕체" w:hAnsi="Times New Roman" w:hint="eastAsia"/>
                <w:sz w:val="20"/>
                <w:szCs w:val="20"/>
                <w:lang w:eastAsia="ko-KR"/>
              </w:rPr>
              <w:t>자</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주주명부에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2023. 11. </w:t>
            </w:r>
            <w:r w:rsidR="00243058">
              <w:rPr>
                <w:rFonts w:ascii="Times New Roman" w:eastAsia="바탕체" w:hAnsi="Times New Roman"/>
                <w:sz w:val="20"/>
                <w:szCs w:val="20"/>
                <w:lang w:eastAsia="ko-KR"/>
              </w:rPr>
              <w:t>1</w:t>
            </w:r>
            <w:r>
              <w:rPr>
                <w:rFonts w:ascii="Times New Roman" w:eastAsia="바탕체" w:hAnsi="Times New Roman"/>
                <w:sz w:val="20"/>
                <w:szCs w:val="20"/>
                <w:lang w:eastAsia="ko-KR"/>
              </w:rPr>
              <w:t xml:space="preserve">. </w:t>
            </w:r>
            <w:r w:rsidR="00D6089C">
              <w:rPr>
                <w:rFonts w:ascii="Times New Roman" w:eastAsia="바탕체" w:hAnsi="Times New Roman" w:hint="eastAsia"/>
                <w:sz w:val="20"/>
                <w:szCs w:val="20"/>
                <w:lang w:eastAsia="ko-KR"/>
              </w:rPr>
              <w:t>기준</w:t>
            </w:r>
            <w:r w:rsidR="00D6089C">
              <w:rPr>
                <w:rFonts w:ascii="Times New Roman" w:eastAsia="바탕체" w:hAnsi="Times New Roman" w:hint="eastAsia"/>
                <w:sz w:val="20"/>
                <w:szCs w:val="20"/>
                <w:lang w:eastAsia="ko-KR"/>
              </w:rPr>
              <w:t xml:space="preserve"> </w:t>
            </w:r>
            <w:r w:rsidR="00D6089C">
              <w:rPr>
                <w:rFonts w:ascii="Times New Roman" w:eastAsia="바탕체" w:hAnsi="Times New Roman" w:hint="eastAsia"/>
                <w:sz w:val="20"/>
                <w:szCs w:val="20"/>
                <w:lang w:eastAsia="ko-KR"/>
              </w:rPr>
              <w:t>매도인의</w:t>
            </w:r>
            <w:r w:rsidR="00D6089C">
              <w:rPr>
                <w:rFonts w:ascii="Times New Roman" w:eastAsia="바탕체" w:hAnsi="Times New Roman" w:hint="eastAsia"/>
                <w:sz w:val="20"/>
                <w:szCs w:val="20"/>
                <w:lang w:eastAsia="ko-KR"/>
              </w:rPr>
              <w:t xml:space="preserve"> </w:t>
            </w:r>
            <w:r w:rsidR="00D6089C">
              <w:rPr>
                <w:rFonts w:ascii="Times New Roman" w:eastAsia="바탕체" w:hAnsi="Times New Roman" w:hint="eastAsia"/>
                <w:sz w:val="20"/>
                <w:szCs w:val="20"/>
                <w:lang w:eastAsia="ko-KR"/>
              </w:rPr>
              <w:t>주주현황은</w:t>
            </w:r>
            <w:r w:rsidR="00D6089C">
              <w:rPr>
                <w:rFonts w:ascii="Times New Roman" w:eastAsia="바탕체" w:hAnsi="Times New Roman" w:hint="eastAsia"/>
                <w:sz w:val="20"/>
                <w:szCs w:val="20"/>
                <w:lang w:eastAsia="ko-KR"/>
              </w:rPr>
              <w:t xml:space="preserve"> </w:t>
            </w:r>
            <w:r w:rsidR="00D6089C">
              <w:rPr>
                <w:rFonts w:ascii="Times New Roman" w:eastAsia="바탕체" w:hAnsi="Times New Roman" w:hint="eastAsia"/>
                <w:sz w:val="20"/>
                <w:szCs w:val="20"/>
                <w:lang w:eastAsia="ko-KR"/>
              </w:rPr>
              <w:t>아래와</w:t>
            </w:r>
            <w:r w:rsidR="00D6089C">
              <w:rPr>
                <w:rFonts w:ascii="Times New Roman" w:eastAsia="바탕체" w:hAnsi="Times New Roman" w:hint="eastAsia"/>
                <w:sz w:val="20"/>
                <w:szCs w:val="20"/>
                <w:lang w:eastAsia="ko-KR"/>
              </w:rPr>
              <w:t xml:space="preserve"> </w:t>
            </w:r>
            <w:r w:rsidR="00D6089C">
              <w:rPr>
                <w:rFonts w:ascii="Times New Roman" w:eastAsia="바탕체" w:hAnsi="Times New Roman" w:hint="eastAsia"/>
                <w:sz w:val="20"/>
                <w:szCs w:val="20"/>
                <w:lang w:eastAsia="ko-KR"/>
              </w:rPr>
              <w:t>같음</w:t>
            </w:r>
            <w:r w:rsidR="00D6089C">
              <w:rPr>
                <w:rFonts w:ascii="Times New Roman" w:eastAsia="바탕체" w:hAnsi="Times New Roman" w:hint="eastAsia"/>
                <w:sz w:val="20"/>
                <w:szCs w:val="20"/>
                <w:lang w:eastAsia="ko-KR"/>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3"/>
              <w:gridCol w:w="1782"/>
              <w:gridCol w:w="1782"/>
            </w:tblGrid>
            <w:tr w:rsidR="00D6089C" w:rsidRPr="00850E72" w14:paraId="4BEF97E4" w14:textId="77777777" w:rsidTr="001E0E0E">
              <w:trPr>
                <w:trHeight w:val="347"/>
              </w:trPr>
              <w:tc>
                <w:tcPr>
                  <w:tcW w:w="6343" w:type="dxa"/>
                  <w:shd w:val="clear" w:color="auto" w:fill="BDD6EE" w:themeFill="accent1" w:themeFillTint="66"/>
                  <w:vAlign w:val="center"/>
                </w:tcPr>
                <w:p w14:paraId="4C900A5B" w14:textId="2E164BB2" w:rsidR="00D6089C" w:rsidRPr="00850E72" w:rsidRDefault="00D6089C" w:rsidP="00D6089C">
                  <w:pPr>
                    <w:wordWrap w:val="0"/>
                    <w:snapToGrid w:val="0"/>
                    <w:spacing w:after="120" w:line="28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주주</w:t>
                  </w:r>
                </w:p>
              </w:tc>
              <w:tc>
                <w:tcPr>
                  <w:tcW w:w="1782" w:type="dxa"/>
                  <w:shd w:val="clear" w:color="auto" w:fill="BDD6EE" w:themeFill="accent1" w:themeFillTint="66"/>
                  <w:vAlign w:val="center"/>
                </w:tcPr>
                <w:p w14:paraId="3DF791A5" w14:textId="445AA06A" w:rsidR="00D6089C" w:rsidRPr="00850E72" w:rsidRDefault="00D6089C" w:rsidP="00D6089C">
                  <w:pPr>
                    <w:wordWrap w:val="0"/>
                    <w:snapToGrid w:val="0"/>
                    <w:spacing w:after="120" w:line="28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주식수</w:t>
                  </w:r>
                </w:p>
              </w:tc>
              <w:tc>
                <w:tcPr>
                  <w:tcW w:w="1782" w:type="dxa"/>
                  <w:shd w:val="clear" w:color="auto" w:fill="BDD6EE" w:themeFill="accent1" w:themeFillTint="66"/>
                  <w:vAlign w:val="center"/>
                </w:tcPr>
                <w:p w14:paraId="4CEA19E1" w14:textId="4DDE5E01" w:rsidR="00D6089C" w:rsidRPr="00850E72" w:rsidRDefault="001E0E0E" w:rsidP="00D6089C">
                  <w:pPr>
                    <w:wordWrap w:val="0"/>
                    <w:snapToGrid w:val="0"/>
                    <w:spacing w:after="120" w:line="28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지분율</w:t>
                  </w:r>
                </w:p>
              </w:tc>
            </w:tr>
            <w:tr w:rsidR="00D6089C" w:rsidRPr="00850E72" w14:paraId="418DB4C0" w14:textId="77777777" w:rsidTr="001E0E0E">
              <w:trPr>
                <w:trHeight w:val="360"/>
              </w:trPr>
              <w:tc>
                <w:tcPr>
                  <w:tcW w:w="6343" w:type="dxa"/>
                  <w:shd w:val="clear" w:color="auto" w:fill="auto"/>
                  <w:vAlign w:val="center"/>
                </w:tcPr>
                <w:p w14:paraId="41A2E6C9" w14:textId="068BE113" w:rsidR="00D6089C" w:rsidRPr="00D6089C" w:rsidRDefault="001E0E0E" w:rsidP="00D6089C">
                  <w:pPr>
                    <w:wordWrap w:val="0"/>
                    <w:snapToGrid w:val="0"/>
                    <w:spacing w:after="120" w:line="28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lastRenderedPageBreak/>
                    <w:t>㈜</w:t>
                  </w:r>
                  <w:proofErr w:type="spellStart"/>
                  <w:r>
                    <w:rPr>
                      <w:rFonts w:ascii="Times New Roman" w:eastAsia="바탕체" w:hAnsi="Times New Roman" w:hint="eastAsia"/>
                      <w:sz w:val="20"/>
                      <w:szCs w:val="20"/>
                      <w:lang w:eastAsia="ko-KR"/>
                    </w:rPr>
                    <w:t>코람코가치부가형부동산제</w:t>
                  </w:r>
                  <w:proofErr w:type="spellEnd"/>
                  <w:r>
                    <w:rPr>
                      <w:rFonts w:ascii="Times New Roman" w:eastAsia="바탕체" w:hAnsi="Times New Roman" w:hint="eastAsia"/>
                      <w:sz w:val="20"/>
                      <w:szCs w:val="20"/>
                      <w:lang w:eastAsia="ko-KR"/>
                    </w:rPr>
                    <w:t>2</w:t>
                  </w:r>
                  <w:r>
                    <w:rPr>
                      <w:rFonts w:ascii="Times New Roman" w:eastAsia="바탕체" w:hAnsi="Times New Roman" w:hint="eastAsia"/>
                      <w:sz w:val="20"/>
                      <w:szCs w:val="20"/>
                      <w:lang w:eastAsia="ko-KR"/>
                    </w:rPr>
                    <w:t>호위탁관리모부동산투자회사</w:t>
                  </w:r>
                </w:p>
              </w:tc>
              <w:tc>
                <w:tcPr>
                  <w:tcW w:w="1782" w:type="dxa"/>
                  <w:shd w:val="clear" w:color="auto" w:fill="auto"/>
                  <w:vAlign w:val="center"/>
                </w:tcPr>
                <w:p w14:paraId="45F4543F" w14:textId="4BFABF8C" w:rsidR="00D6089C" w:rsidRPr="00850E72" w:rsidRDefault="001E0E0E" w:rsidP="0053264E">
                  <w:pPr>
                    <w:wordWrap w:val="0"/>
                    <w:snapToGrid w:val="0"/>
                    <w:spacing w:after="120" w:line="28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1,000,000</w:t>
                  </w:r>
                  <w:r>
                    <w:rPr>
                      <w:rFonts w:ascii="Times New Roman" w:eastAsia="바탕체" w:hAnsi="Times New Roman" w:hint="eastAsia"/>
                      <w:sz w:val="20"/>
                      <w:szCs w:val="20"/>
                      <w:lang w:eastAsia="ko-KR"/>
                    </w:rPr>
                    <w:t>주</w:t>
                  </w:r>
                </w:p>
              </w:tc>
              <w:tc>
                <w:tcPr>
                  <w:tcW w:w="1782" w:type="dxa"/>
                  <w:shd w:val="clear" w:color="auto" w:fill="auto"/>
                  <w:vAlign w:val="center"/>
                </w:tcPr>
                <w:p w14:paraId="217C8882" w14:textId="62BDD6A8" w:rsidR="00D6089C" w:rsidRPr="00850E72" w:rsidRDefault="001E0E0E" w:rsidP="001E0E0E">
                  <w:pPr>
                    <w:wordWrap w:val="0"/>
                    <w:snapToGrid w:val="0"/>
                    <w:spacing w:after="120" w:line="28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100%</w:t>
                  </w:r>
                </w:p>
              </w:tc>
            </w:tr>
            <w:tr w:rsidR="00D6089C" w:rsidRPr="00850E72" w14:paraId="4F0A26F3" w14:textId="77777777" w:rsidTr="001E0E0E">
              <w:trPr>
                <w:trHeight w:val="360"/>
              </w:trPr>
              <w:tc>
                <w:tcPr>
                  <w:tcW w:w="6343" w:type="dxa"/>
                  <w:shd w:val="clear" w:color="auto" w:fill="auto"/>
                  <w:vAlign w:val="center"/>
                </w:tcPr>
                <w:p w14:paraId="24E9AE32" w14:textId="10B4EACC" w:rsidR="00D6089C" w:rsidRPr="001E0E0E" w:rsidRDefault="00D6089C" w:rsidP="00D6089C">
                  <w:pPr>
                    <w:wordWrap w:val="0"/>
                    <w:snapToGrid w:val="0"/>
                    <w:spacing w:after="120" w:line="280" w:lineRule="atLeast"/>
                    <w:jc w:val="center"/>
                    <w:rPr>
                      <w:rFonts w:ascii="Times New Roman" w:eastAsia="바탕체" w:hAnsi="Times New Roman"/>
                      <w:b/>
                      <w:sz w:val="20"/>
                      <w:szCs w:val="20"/>
                      <w:lang w:eastAsia="ko-KR"/>
                    </w:rPr>
                  </w:pPr>
                  <w:r w:rsidRPr="001E0E0E">
                    <w:rPr>
                      <w:rFonts w:ascii="Times New Roman" w:eastAsia="바탕체" w:hAnsi="Times New Roman" w:hint="eastAsia"/>
                      <w:b/>
                      <w:sz w:val="20"/>
                      <w:szCs w:val="20"/>
                      <w:lang w:eastAsia="ko-KR"/>
                    </w:rPr>
                    <w:t>합계</w:t>
                  </w:r>
                </w:p>
              </w:tc>
              <w:tc>
                <w:tcPr>
                  <w:tcW w:w="1782" w:type="dxa"/>
                  <w:shd w:val="clear" w:color="auto" w:fill="auto"/>
                  <w:vAlign w:val="center"/>
                </w:tcPr>
                <w:p w14:paraId="33CC82D7" w14:textId="50126EF1" w:rsidR="00D6089C" w:rsidRPr="001E0E0E" w:rsidRDefault="001E0E0E" w:rsidP="0053264E">
                  <w:pPr>
                    <w:wordWrap w:val="0"/>
                    <w:snapToGrid w:val="0"/>
                    <w:spacing w:after="120" w:line="280" w:lineRule="atLeast"/>
                    <w:jc w:val="right"/>
                    <w:rPr>
                      <w:rFonts w:ascii="Times New Roman" w:eastAsia="바탕체" w:hAnsi="Times New Roman"/>
                      <w:b/>
                      <w:sz w:val="20"/>
                      <w:szCs w:val="20"/>
                      <w:lang w:eastAsia="ko-KR"/>
                    </w:rPr>
                  </w:pPr>
                  <w:r w:rsidRPr="001E0E0E">
                    <w:rPr>
                      <w:rFonts w:ascii="Times New Roman" w:eastAsia="바탕체" w:hAnsi="Times New Roman" w:hint="eastAsia"/>
                      <w:b/>
                      <w:sz w:val="20"/>
                      <w:szCs w:val="20"/>
                      <w:lang w:eastAsia="ko-KR"/>
                    </w:rPr>
                    <w:t>1,000</w:t>
                  </w:r>
                  <w:r w:rsidR="00D6089C" w:rsidRPr="001E0E0E">
                    <w:rPr>
                      <w:rFonts w:ascii="Times New Roman" w:eastAsia="바탕체" w:hAnsi="Times New Roman" w:hint="eastAsia"/>
                      <w:b/>
                      <w:sz w:val="20"/>
                      <w:szCs w:val="20"/>
                      <w:lang w:eastAsia="ko-KR"/>
                    </w:rPr>
                    <w:t>,000</w:t>
                  </w:r>
                  <w:r w:rsidR="00D6089C" w:rsidRPr="001E0E0E">
                    <w:rPr>
                      <w:rFonts w:ascii="Times New Roman" w:eastAsia="바탕체" w:hAnsi="Times New Roman" w:hint="eastAsia"/>
                      <w:b/>
                      <w:sz w:val="20"/>
                      <w:szCs w:val="20"/>
                      <w:lang w:eastAsia="ko-KR"/>
                    </w:rPr>
                    <w:t>주</w:t>
                  </w:r>
                </w:p>
              </w:tc>
              <w:tc>
                <w:tcPr>
                  <w:tcW w:w="1782" w:type="dxa"/>
                  <w:shd w:val="clear" w:color="auto" w:fill="auto"/>
                  <w:vAlign w:val="center"/>
                </w:tcPr>
                <w:p w14:paraId="47C4414E" w14:textId="6BE7AFA2" w:rsidR="00D6089C" w:rsidRPr="001E0E0E" w:rsidRDefault="001E0E0E" w:rsidP="001E0E0E">
                  <w:pPr>
                    <w:wordWrap w:val="0"/>
                    <w:snapToGrid w:val="0"/>
                    <w:spacing w:after="120" w:line="280" w:lineRule="atLeast"/>
                    <w:jc w:val="right"/>
                    <w:rPr>
                      <w:rFonts w:ascii="Times New Roman" w:eastAsia="바탕체" w:hAnsi="Times New Roman"/>
                      <w:b/>
                      <w:sz w:val="20"/>
                      <w:szCs w:val="20"/>
                      <w:lang w:eastAsia="ko-KR"/>
                    </w:rPr>
                  </w:pPr>
                  <w:r w:rsidRPr="001E0E0E">
                    <w:rPr>
                      <w:rFonts w:ascii="Times New Roman" w:eastAsia="바탕체" w:hAnsi="Times New Roman" w:hint="eastAsia"/>
                      <w:b/>
                      <w:sz w:val="20"/>
                      <w:szCs w:val="20"/>
                      <w:lang w:eastAsia="ko-KR"/>
                    </w:rPr>
                    <w:t>1</w:t>
                  </w:r>
                  <w:r w:rsidRPr="001E0E0E">
                    <w:rPr>
                      <w:rFonts w:ascii="Times New Roman" w:eastAsia="바탕체" w:hAnsi="Times New Roman"/>
                      <w:b/>
                      <w:sz w:val="20"/>
                      <w:szCs w:val="20"/>
                      <w:lang w:eastAsia="ko-KR"/>
                    </w:rPr>
                    <w:t>00%</w:t>
                  </w:r>
                </w:p>
              </w:tc>
            </w:tr>
          </w:tbl>
          <w:p w14:paraId="31A1F4BB" w14:textId="77777777" w:rsidR="00623E4E" w:rsidRPr="00796C82" w:rsidRDefault="00623E4E" w:rsidP="00796C82">
            <w:pPr>
              <w:wordWrap w:val="0"/>
              <w:snapToGrid w:val="0"/>
              <w:spacing w:after="120" w:line="280" w:lineRule="atLeast"/>
              <w:jc w:val="both"/>
              <w:rPr>
                <w:rFonts w:ascii="Times New Roman" w:eastAsia="바탕체" w:hAnsi="Times New Roman"/>
                <w:sz w:val="20"/>
                <w:szCs w:val="20"/>
                <w:lang w:eastAsia="ko-KR"/>
              </w:rPr>
            </w:pPr>
          </w:p>
          <w:p w14:paraId="2D366DE5" w14:textId="77777777" w:rsidR="00AB5F40" w:rsidRPr="00850E72" w:rsidRDefault="00846127" w:rsidP="00896DA9">
            <w:pPr>
              <w:wordWrap w:val="0"/>
              <w:snapToGrid w:val="0"/>
              <w:spacing w:after="120" w:line="280" w:lineRule="atLeast"/>
              <w:jc w:val="both"/>
              <w:rPr>
                <w:rFonts w:ascii="Times New Roman" w:eastAsia="바탕체" w:hAnsi="Times New Roman"/>
                <w:b/>
                <w:sz w:val="20"/>
                <w:szCs w:val="20"/>
                <w:u w:val="single"/>
                <w:lang w:eastAsia="ko-KR"/>
              </w:rPr>
            </w:pPr>
            <w:r w:rsidRPr="00850E72">
              <w:rPr>
                <w:rFonts w:ascii="Times New Roman" w:eastAsia="바탕체" w:hAnsi="Times New Roman"/>
                <w:b/>
                <w:sz w:val="20"/>
                <w:szCs w:val="20"/>
                <w:u w:val="single"/>
                <w:lang w:eastAsia="ko-KR"/>
              </w:rPr>
              <w:t>재무상황</w:t>
            </w:r>
          </w:p>
          <w:p w14:paraId="6C77C954" w14:textId="086573B6" w:rsidR="00623E4E" w:rsidRPr="00850E72" w:rsidRDefault="009F2537" w:rsidP="009F2537">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감사보고서에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sz w:val="20"/>
                <w:szCs w:val="20"/>
                <w:lang w:eastAsia="ko-KR"/>
              </w:rPr>
              <w:t xml:space="preserve"> 2023</w:t>
            </w:r>
            <w:r>
              <w:rPr>
                <w:rFonts w:ascii="Times New Roman" w:eastAsia="바탕체" w:hAnsi="Times New Roman" w:hint="eastAsia"/>
                <w:sz w:val="20"/>
                <w:szCs w:val="20"/>
                <w:lang w:eastAsia="ko-KR"/>
              </w:rPr>
              <w:t>년</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4</w:t>
            </w:r>
            <w:r>
              <w:rPr>
                <w:rFonts w:ascii="Times New Roman" w:eastAsia="바탕체" w:hAnsi="Times New Roman" w:hint="eastAsia"/>
                <w:sz w:val="20"/>
                <w:szCs w:val="20"/>
                <w:lang w:eastAsia="ko-KR"/>
              </w:rPr>
              <w:t>월</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30</w:t>
            </w:r>
            <w:r>
              <w:rPr>
                <w:rFonts w:ascii="Times New Roman" w:eastAsia="바탕체" w:hAnsi="Times New Roman" w:hint="eastAsia"/>
                <w:sz w:val="20"/>
                <w:szCs w:val="20"/>
                <w:lang w:eastAsia="ko-KR"/>
              </w:rPr>
              <w:t>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자산총계는</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274,948,305,662</w:t>
            </w:r>
            <w:r>
              <w:rPr>
                <w:rFonts w:ascii="Times New Roman" w:eastAsia="바탕체" w:hAnsi="Times New Roman" w:hint="eastAsia"/>
                <w:sz w:val="20"/>
                <w:szCs w:val="20"/>
                <w:lang w:eastAsia="ko-KR"/>
              </w:rPr>
              <w:t>원이고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부채총계는</w:t>
            </w:r>
            <w:r>
              <w:rPr>
                <w:rFonts w:ascii="Times New Roman" w:eastAsia="바탕체" w:hAnsi="Times New Roman" w:hint="eastAsia"/>
                <w:sz w:val="20"/>
                <w:szCs w:val="20"/>
                <w:lang w:eastAsia="ko-KR"/>
              </w:rPr>
              <w:t xml:space="preserve"> 2</w:t>
            </w:r>
            <w:r>
              <w:rPr>
                <w:rFonts w:ascii="Times New Roman" w:eastAsia="바탕체" w:hAnsi="Times New Roman"/>
                <w:sz w:val="20"/>
                <w:szCs w:val="20"/>
                <w:lang w:eastAsia="ko-KR"/>
              </w:rPr>
              <w:t>27,450,402,340</w:t>
            </w:r>
            <w:r>
              <w:rPr>
                <w:rFonts w:ascii="Times New Roman" w:eastAsia="바탕체" w:hAnsi="Times New Roman" w:hint="eastAsia"/>
                <w:sz w:val="20"/>
                <w:szCs w:val="20"/>
                <w:lang w:eastAsia="ko-KR"/>
              </w:rPr>
              <w:t>원으로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자산총계가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부채총계를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상회하며</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2022</w:t>
            </w:r>
            <w:r>
              <w:rPr>
                <w:rFonts w:ascii="Times New Roman" w:eastAsia="바탕체" w:hAnsi="Times New Roman" w:hint="eastAsia"/>
                <w:sz w:val="20"/>
                <w:szCs w:val="20"/>
                <w:lang w:eastAsia="ko-KR"/>
              </w:rPr>
              <w:t>년</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11</w:t>
            </w:r>
            <w:r>
              <w:rPr>
                <w:rFonts w:ascii="Times New Roman" w:eastAsia="바탕체" w:hAnsi="Times New Roman" w:hint="eastAsia"/>
                <w:sz w:val="20"/>
                <w:szCs w:val="20"/>
                <w:lang w:eastAsia="ko-KR"/>
              </w:rPr>
              <w:t>월</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w:t>
            </w:r>
            <w:r>
              <w:rPr>
                <w:rFonts w:ascii="Times New Roman" w:eastAsia="바탕체" w:hAnsi="Times New Roman" w:hint="eastAsia"/>
                <w:sz w:val="20"/>
                <w:szCs w:val="20"/>
                <w:lang w:eastAsia="ko-KR"/>
              </w:rPr>
              <w:t>일부터</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2023</w:t>
            </w:r>
            <w:r>
              <w:rPr>
                <w:rFonts w:ascii="Times New Roman" w:eastAsia="바탕체" w:hAnsi="Times New Roman" w:hint="eastAsia"/>
                <w:sz w:val="20"/>
                <w:szCs w:val="20"/>
                <w:lang w:eastAsia="ko-KR"/>
              </w:rPr>
              <w:t>년</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4</w:t>
            </w:r>
            <w:r>
              <w:rPr>
                <w:rFonts w:ascii="Times New Roman" w:eastAsia="바탕체" w:hAnsi="Times New Roman" w:hint="eastAsia"/>
                <w:sz w:val="20"/>
                <w:szCs w:val="20"/>
                <w:lang w:eastAsia="ko-KR"/>
              </w:rPr>
              <w:t>월</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30</w:t>
            </w:r>
            <w:r>
              <w:rPr>
                <w:rFonts w:ascii="Times New Roman" w:eastAsia="바탕체" w:hAnsi="Times New Roman" w:hint="eastAsia"/>
                <w:sz w:val="20"/>
                <w:szCs w:val="20"/>
                <w:lang w:eastAsia="ko-KR"/>
              </w:rPr>
              <w:t>일까지의</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당기순손실은</w:t>
            </w:r>
            <w:proofErr w:type="spellEnd"/>
            <w:r>
              <w:rPr>
                <w:rFonts w:ascii="Times New Roman" w:eastAsia="바탕체" w:hAnsi="Times New Roman" w:hint="eastAsia"/>
                <w:sz w:val="20"/>
                <w:szCs w:val="20"/>
                <w:lang w:eastAsia="ko-KR"/>
              </w:rPr>
              <w:t xml:space="preserve"> </w:t>
            </w:r>
            <w:r w:rsidRPr="009F2537">
              <w:rPr>
                <w:rFonts w:ascii="Times New Roman" w:eastAsia="바탕체" w:hAnsi="Times New Roman"/>
                <w:sz w:val="20"/>
                <w:szCs w:val="20"/>
                <w:lang w:eastAsia="ko-KR"/>
              </w:rPr>
              <w:t>984,978,524</w:t>
            </w:r>
            <w:r>
              <w:rPr>
                <w:rFonts w:ascii="Times New Roman" w:eastAsia="바탕체" w:hAnsi="Times New Roman" w:hint="eastAsia"/>
                <w:sz w:val="20"/>
                <w:szCs w:val="20"/>
                <w:lang w:eastAsia="ko-KR"/>
              </w:rPr>
              <w:t>원임</w:t>
            </w:r>
            <w:r>
              <w:rPr>
                <w:rFonts w:ascii="Times New Roman" w:eastAsia="바탕체" w:hAnsi="Times New Roman" w:hint="eastAsia"/>
                <w:sz w:val="20"/>
                <w:szCs w:val="20"/>
                <w:lang w:eastAsia="ko-KR"/>
              </w:rPr>
              <w:t xml:space="preserve">. </w:t>
            </w:r>
          </w:p>
        </w:tc>
        <w:tc>
          <w:tcPr>
            <w:tcW w:w="25" w:type="pct"/>
            <w:shd w:val="clear" w:color="auto" w:fill="auto"/>
          </w:tcPr>
          <w:p w14:paraId="4A7387DD" w14:textId="77777777" w:rsidR="00AB5F40" w:rsidRPr="00850E72" w:rsidRDefault="00AB5F40" w:rsidP="00F15868">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4B60BF23" w14:textId="5E0EDB3C" w:rsidR="00BA3FB1" w:rsidRPr="00850E72" w:rsidRDefault="00BA3FB1" w:rsidP="00CD6604">
            <w:pPr>
              <w:wordWrap w:val="0"/>
              <w:snapToGrid w:val="0"/>
              <w:spacing w:after="120" w:line="280" w:lineRule="atLeast"/>
              <w:jc w:val="both"/>
              <w:rPr>
                <w:rFonts w:ascii="Times New Roman" w:eastAsia="바탕체" w:hAnsi="Times New Roman"/>
                <w:sz w:val="20"/>
                <w:szCs w:val="20"/>
                <w:lang w:eastAsia="ko-KR"/>
              </w:rPr>
            </w:pPr>
          </w:p>
        </w:tc>
      </w:tr>
      <w:tr w:rsidR="00FB511F" w:rsidRPr="00850E72" w14:paraId="5C5E0E64" w14:textId="77777777" w:rsidTr="00893737">
        <w:trPr>
          <w:trHeight w:val="147"/>
        </w:trPr>
        <w:tc>
          <w:tcPr>
            <w:tcW w:w="572" w:type="pct"/>
            <w:tcBorders>
              <w:top w:val="single" w:sz="12" w:space="0" w:color="000080"/>
              <w:bottom w:val="single" w:sz="12" w:space="0" w:color="000080"/>
            </w:tcBorders>
            <w:shd w:val="clear" w:color="auto" w:fill="auto"/>
          </w:tcPr>
          <w:p w14:paraId="3C91E8BE" w14:textId="6FE28B51" w:rsidR="00FB511F" w:rsidRPr="00850E72" w:rsidRDefault="00FB511F" w:rsidP="00D05420">
            <w:pPr>
              <w:pStyle w:val="38"/>
              <w:numPr>
                <w:ilvl w:val="0"/>
                <w:numId w:val="16"/>
              </w:numPr>
              <w:ind w:left="284" w:hanging="284"/>
              <w:jc w:val="left"/>
              <w:outlineLvl w:val="1"/>
              <w:rPr>
                <w:sz w:val="20"/>
              </w:rPr>
            </w:pPr>
            <w:bookmarkStart w:id="66" w:name="_Toc152170051"/>
            <w:r>
              <w:rPr>
                <w:rFonts w:hint="eastAsia"/>
                <w:sz w:val="20"/>
              </w:rPr>
              <w:t>채권자취소권</w:t>
            </w:r>
            <w:r>
              <w:rPr>
                <w:rFonts w:hint="eastAsia"/>
                <w:sz w:val="20"/>
              </w:rPr>
              <w:t xml:space="preserve"> </w:t>
            </w:r>
            <w:r>
              <w:rPr>
                <w:rFonts w:hint="eastAsia"/>
                <w:sz w:val="20"/>
              </w:rPr>
              <w:t>또는</w:t>
            </w:r>
            <w:r>
              <w:rPr>
                <w:rFonts w:hint="eastAsia"/>
                <w:sz w:val="20"/>
              </w:rPr>
              <w:t xml:space="preserve"> </w:t>
            </w:r>
            <w:r>
              <w:rPr>
                <w:rFonts w:hint="eastAsia"/>
                <w:sz w:val="20"/>
              </w:rPr>
              <w:t>부인권의</w:t>
            </w:r>
            <w:r>
              <w:rPr>
                <w:rFonts w:hint="eastAsia"/>
                <w:sz w:val="20"/>
              </w:rPr>
              <w:t xml:space="preserve"> </w:t>
            </w:r>
            <w:r>
              <w:rPr>
                <w:rFonts w:hint="eastAsia"/>
                <w:sz w:val="20"/>
              </w:rPr>
              <w:t>문제</w:t>
            </w:r>
            <w:bookmarkEnd w:id="66"/>
          </w:p>
        </w:tc>
        <w:tc>
          <w:tcPr>
            <w:tcW w:w="25" w:type="pct"/>
            <w:shd w:val="clear" w:color="auto" w:fill="auto"/>
          </w:tcPr>
          <w:p w14:paraId="449AA67A" w14:textId="77777777" w:rsidR="00FB511F" w:rsidRPr="00850E72" w:rsidRDefault="00FB511F" w:rsidP="00F1586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63F872B4" w14:textId="048B4FBA" w:rsidR="00FB511F" w:rsidRPr="00FB511F" w:rsidRDefault="00FB511F"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B511F">
              <w:rPr>
                <w:rFonts w:ascii="Times New Roman" w:eastAsia="바탕체" w:hAnsi="Times New Roman" w:hint="eastAsia"/>
                <w:sz w:val="20"/>
                <w:szCs w:val="20"/>
              </w:rPr>
              <w:t>민법</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제</w:t>
            </w:r>
            <w:r w:rsidRPr="00FB511F">
              <w:rPr>
                <w:rFonts w:ascii="Times New Roman" w:eastAsia="바탕체" w:hAnsi="Times New Roman"/>
                <w:sz w:val="20"/>
                <w:szCs w:val="20"/>
              </w:rPr>
              <w:t>406</w:t>
            </w:r>
            <w:r w:rsidRPr="00FB511F">
              <w:rPr>
                <w:rFonts w:ascii="Times New Roman" w:eastAsia="바탕체" w:hAnsi="Times New Roman" w:hint="eastAsia"/>
                <w:sz w:val="20"/>
                <w:szCs w:val="20"/>
              </w:rPr>
              <w:t>조에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의하면</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채무자가</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채권자를</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해함을</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알고</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재산권을</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목적으로</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한</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법률행위를</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한</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때에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채권자는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그</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취소</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및</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원상회복을</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구할</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있음</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여기서</w:t>
            </w:r>
            <w:r w:rsidRPr="00FB511F">
              <w:rPr>
                <w:rFonts w:ascii="Times New Roman" w:eastAsia="바탕체" w:hAnsi="Times New Roman"/>
                <w:sz w:val="20"/>
                <w:szCs w:val="20"/>
              </w:rPr>
              <w:t xml:space="preserve"> </w:t>
            </w:r>
            <w:r w:rsidR="00AE4565">
              <w:rPr>
                <w:rFonts w:ascii="Times New Roman" w:eastAsia="바탕체" w:hAnsi="Times New Roman"/>
                <w:sz w:val="20"/>
                <w:szCs w:val="20"/>
              </w:rPr>
              <w:t>‘</w:t>
            </w:r>
            <w:r w:rsidRPr="00FB511F">
              <w:rPr>
                <w:rFonts w:ascii="Times New Roman" w:eastAsia="바탕체" w:hAnsi="Times New Roman" w:hint="eastAsia"/>
                <w:sz w:val="20"/>
                <w:szCs w:val="20"/>
              </w:rPr>
              <w:t>채권자를</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해한다</w:t>
            </w:r>
            <w:r w:rsidR="00AE4565">
              <w:rPr>
                <w:rFonts w:ascii="Times New Roman" w:eastAsia="바탕체" w:hAnsi="Times New Roman"/>
                <w:sz w:val="20"/>
                <w:szCs w:val="20"/>
              </w:rPr>
              <w:t>’</w:t>
            </w:r>
            <w:r w:rsidRPr="00FB511F">
              <w:rPr>
                <w:rFonts w:ascii="Times New Roman" w:eastAsia="바탕체" w:hAnsi="Times New Roman" w:hint="eastAsia"/>
                <w:sz w:val="20"/>
                <w:szCs w:val="20"/>
              </w:rPr>
              <w:t>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것은</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채무자의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재산처분행위에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의해</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그</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재산이</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감소되어</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채권의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공동담보에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부족이</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생기거나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이미</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부족</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상태에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있는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공동담보가</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한층</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부족하게</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됨으로써</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채권자의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채권을</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완전하게</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만족시킬</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없게</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되는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것을</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의미함</w:t>
            </w:r>
            <w:r w:rsidRPr="00FB511F">
              <w:rPr>
                <w:rFonts w:ascii="Times New Roman" w:eastAsia="바탕체" w:hAnsi="Times New Roman"/>
                <w:sz w:val="20"/>
                <w:szCs w:val="20"/>
              </w:rPr>
              <w:t xml:space="preserve">. </w:t>
            </w:r>
          </w:p>
          <w:p w14:paraId="17288A90" w14:textId="620E499F" w:rsidR="00FB511F" w:rsidRDefault="00FB511F"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B511F">
              <w:rPr>
                <w:rFonts w:ascii="Times New Roman" w:eastAsia="바탕체" w:hAnsi="Times New Roman" w:hint="eastAsia"/>
                <w:sz w:val="20"/>
                <w:szCs w:val="20"/>
              </w:rPr>
              <w:t>또한</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채무자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회생</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및</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파산에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관한</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법률</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제</w:t>
            </w:r>
            <w:r w:rsidRPr="00FB511F">
              <w:rPr>
                <w:rFonts w:ascii="Times New Roman" w:eastAsia="바탕체" w:hAnsi="Times New Roman"/>
                <w:sz w:val="20"/>
                <w:szCs w:val="20"/>
              </w:rPr>
              <w:t>100</w:t>
            </w:r>
            <w:r w:rsidRPr="00FB511F">
              <w:rPr>
                <w:rFonts w:ascii="Times New Roman" w:eastAsia="바탕체" w:hAnsi="Times New Roman" w:hint="eastAsia"/>
                <w:sz w:val="20"/>
                <w:szCs w:val="20"/>
              </w:rPr>
              <w:t>조</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및</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제</w:t>
            </w:r>
            <w:r w:rsidRPr="00FB511F">
              <w:rPr>
                <w:rFonts w:ascii="Times New Roman" w:eastAsia="바탕체" w:hAnsi="Times New Roman"/>
                <w:sz w:val="20"/>
                <w:szCs w:val="20"/>
              </w:rPr>
              <w:t>391</w:t>
            </w:r>
            <w:r w:rsidRPr="00FB511F">
              <w:rPr>
                <w:rFonts w:ascii="Times New Roman" w:eastAsia="바탕체" w:hAnsi="Times New Roman" w:hint="eastAsia"/>
                <w:sz w:val="20"/>
                <w:szCs w:val="20"/>
              </w:rPr>
              <w:t>조에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의하면</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채무자가</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회생채권자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회생담보권자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또는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파산채권자를</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해하는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것을</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알고</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한</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행위는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관리인</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또는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파산관재인이</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이를</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부인할</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있음</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여기서</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회생채권자</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등을</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해하는</w:t>
            </w:r>
            <w:r w:rsidRPr="00FB511F">
              <w:rPr>
                <w:rFonts w:ascii="Times New Roman" w:eastAsia="바탕체" w:hAnsi="Times New Roman"/>
                <w:sz w:val="20"/>
                <w:szCs w:val="20"/>
              </w:rPr>
              <w:t xml:space="preserve"> </w:t>
            </w:r>
            <w:r w:rsidR="004C6C0F">
              <w:rPr>
                <w:rFonts w:ascii="Times New Roman" w:eastAsia="바탕체" w:hAnsi="Times New Roman" w:hint="eastAsia"/>
                <w:sz w:val="20"/>
                <w:szCs w:val="20"/>
              </w:rPr>
              <w:t>행위</w:t>
            </w:r>
            <w:r w:rsidR="004C6C0F">
              <w:rPr>
                <w:rFonts w:ascii="Times New Roman" w:eastAsia="바탕체" w:hAnsi="Times New Roman"/>
                <w:sz w:val="20"/>
                <w:szCs w:val="20"/>
              </w:rPr>
              <w:t>’</w:t>
            </w:r>
            <w:r w:rsidRPr="00FB511F">
              <w:rPr>
                <w:rFonts w:ascii="Times New Roman" w:eastAsia="바탕체" w:hAnsi="Times New Roman" w:hint="eastAsia"/>
                <w:sz w:val="20"/>
                <w:szCs w:val="20"/>
              </w:rPr>
              <w:t>는</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민법</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제</w:t>
            </w:r>
            <w:r w:rsidRPr="00FB511F">
              <w:rPr>
                <w:rFonts w:ascii="Times New Roman" w:eastAsia="바탕체" w:hAnsi="Times New Roman"/>
                <w:sz w:val="20"/>
                <w:szCs w:val="20"/>
              </w:rPr>
              <w:t>406</w:t>
            </w:r>
            <w:r w:rsidRPr="00FB511F">
              <w:rPr>
                <w:rFonts w:ascii="Times New Roman" w:eastAsia="바탕체" w:hAnsi="Times New Roman" w:hint="eastAsia"/>
                <w:sz w:val="20"/>
                <w:szCs w:val="20"/>
              </w:rPr>
              <w:t>조의</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사해행위와</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유사하게</w:t>
            </w:r>
            <w:r w:rsidRPr="00FB511F">
              <w:rPr>
                <w:rFonts w:ascii="Times New Roman" w:eastAsia="바탕체" w:hAnsi="Times New Roman"/>
                <w:sz w:val="20"/>
                <w:szCs w:val="20"/>
              </w:rPr>
              <w:t xml:space="preserve"> </w:t>
            </w:r>
            <w:r w:rsidRPr="00FB511F">
              <w:rPr>
                <w:rFonts w:ascii="Times New Roman" w:eastAsia="바탕체" w:hAnsi="Times New Roman" w:hint="eastAsia"/>
                <w:sz w:val="20"/>
                <w:szCs w:val="20"/>
              </w:rPr>
              <w:t>해석됨</w:t>
            </w:r>
            <w:r w:rsidRPr="00FB511F">
              <w:rPr>
                <w:rFonts w:ascii="Times New Roman" w:eastAsia="바탕체" w:hAnsi="Times New Roman"/>
                <w:sz w:val="20"/>
                <w:szCs w:val="20"/>
              </w:rPr>
              <w:t>.</w:t>
            </w:r>
          </w:p>
          <w:p w14:paraId="174BB6FC" w14:textId="77777777" w:rsidR="00440BC5" w:rsidRDefault="00440BC5"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440BC5">
              <w:rPr>
                <w:rFonts w:ascii="Times New Roman" w:eastAsia="바탕체" w:hAnsi="Times New Roman" w:hint="eastAsia"/>
                <w:sz w:val="20"/>
                <w:szCs w:val="20"/>
              </w:rPr>
              <w:t>판례는</w:t>
            </w:r>
            <w:r w:rsidRPr="00440BC5">
              <w:rPr>
                <w:rFonts w:ascii="Times New Roman" w:eastAsia="바탕체" w:hAnsi="Times New Roman" w:hint="eastAsia"/>
                <w:sz w:val="20"/>
                <w:szCs w:val="20"/>
              </w:rPr>
              <w:t xml:space="preserve"> </w:t>
            </w:r>
            <w:r w:rsidRPr="00440BC5">
              <w:rPr>
                <w:rFonts w:ascii="Times New Roman" w:eastAsia="바탕체" w:hAnsi="Times New Roman" w:hint="eastAsia"/>
                <w:sz w:val="20"/>
                <w:szCs w:val="20"/>
              </w:rPr>
              <w:t>채무자가</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유일한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재산인</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부동산을</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매각하여</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소비하기</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쉬운</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금전으로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바꾸는</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행위는</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원칙적으로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사해행위가</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되지만</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부동산의</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매각</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목적이</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채무의</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변제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또는</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변제자력을</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얻기</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위한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것이고</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대금이</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부당한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염가가</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아니며</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실제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이를</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채권자에</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대한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변제에</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사용하거나</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변제자력을</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유지하고</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있는</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경우에는</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채무자가</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일부</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채권자와</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통모하여</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다른</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채권자를</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해할</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의사를</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가지고</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변제를</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하는</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등의</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특별한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사정이</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없는</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한</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사해행위에</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해당한다고</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볼</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수</w:t>
            </w:r>
            <w:r w:rsidRPr="00440BC5">
              <w:rPr>
                <w:rFonts w:ascii="Times New Roman" w:eastAsia="바탕체" w:hAnsi="Times New Roman"/>
                <w:sz w:val="20"/>
                <w:szCs w:val="20"/>
              </w:rPr>
              <w:t xml:space="preserve"> </w:t>
            </w:r>
            <w:r w:rsidRPr="00440BC5">
              <w:rPr>
                <w:rFonts w:ascii="Times New Roman" w:eastAsia="바탕체" w:hAnsi="Times New Roman" w:hint="eastAsia"/>
                <w:sz w:val="20"/>
                <w:szCs w:val="20"/>
              </w:rPr>
              <w:t>없다고</w:t>
            </w:r>
            <w:r w:rsidRPr="00440BC5">
              <w:rPr>
                <w:rFonts w:ascii="Times New Roman" w:eastAsia="바탕체" w:hAnsi="Times New Roman" w:hint="eastAsia"/>
                <w:sz w:val="20"/>
                <w:szCs w:val="20"/>
              </w:rPr>
              <w:t xml:space="preserve"> </w:t>
            </w:r>
            <w:r w:rsidRPr="00440BC5">
              <w:rPr>
                <w:rFonts w:ascii="Times New Roman" w:eastAsia="바탕체" w:hAnsi="Times New Roman" w:hint="eastAsia"/>
                <w:sz w:val="20"/>
                <w:szCs w:val="20"/>
              </w:rPr>
              <w:t>함</w:t>
            </w:r>
            <w:r w:rsidRPr="00440BC5">
              <w:rPr>
                <w:rFonts w:ascii="Times New Roman" w:eastAsia="바탕체" w:hAnsi="Times New Roman" w:hint="eastAsia"/>
                <w:sz w:val="20"/>
                <w:szCs w:val="20"/>
              </w:rPr>
              <w:t>(</w:t>
            </w:r>
            <w:r w:rsidRPr="00440BC5">
              <w:rPr>
                <w:rFonts w:ascii="Times New Roman" w:eastAsia="바탕체" w:hAnsi="Times New Roman" w:hint="eastAsia"/>
                <w:sz w:val="20"/>
                <w:szCs w:val="20"/>
              </w:rPr>
              <w:t>대법원</w:t>
            </w:r>
            <w:r w:rsidRPr="00440BC5">
              <w:rPr>
                <w:rFonts w:ascii="Times New Roman" w:eastAsia="바탕체" w:hAnsi="Times New Roman"/>
                <w:sz w:val="20"/>
                <w:szCs w:val="20"/>
              </w:rPr>
              <w:t xml:space="preserve"> 2015. 10. 29. </w:t>
            </w:r>
            <w:r w:rsidRPr="00440BC5">
              <w:rPr>
                <w:rFonts w:ascii="Times New Roman" w:eastAsia="바탕체" w:hAnsi="Times New Roman" w:hint="eastAsia"/>
                <w:sz w:val="20"/>
                <w:szCs w:val="20"/>
              </w:rPr>
              <w:t>선고</w:t>
            </w:r>
            <w:r w:rsidRPr="00440BC5">
              <w:rPr>
                <w:rFonts w:ascii="Times New Roman" w:eastAsia="바탕체" w:hAnsi="Times New Roman"/>
                <w:sz w:val="20"/>
                <w:szCs w:val="20"/>
              </w:rPr>
              <w:t xml:space="preserve"> 2013</w:t>
            </w:r>
            <w:r w:rsidRPr="00440BC5">
              <w:rPr>
                <w:rFonts w:ascii="Times New Roman" w:eastAsia="바탕체" w:hAnsi="Times New Roman" w:hint="eastAsia"/>
                <w:sz w:val="20"/>
                <w:szCs w:val="20"/>
              </w:rPr>
              <w:t>다</w:t>
            </w:r>
            <w:r w:rsidRPr="00440BC5">
              <w:rPr>
                <w:rFonts w:ascii="Times New Roman" w:eastAsia="바탕체" w:hAnsi="Times New Roman"/>
                <w:sz w:val="20"/>
                <w:szCs w:val="20"/>
              </w:rPr>
              <w:t xml:space="preserve">83992 </w:t>
            </w:r>
            <w:r w:rsidRPr="00440BC5">
              <w:rPr>
                <w:rFonts w:ascii="Times New Roman" w:eastAsia="바탕체" w:hAnsi="Times New Roman" w:hint="eastAsia"/>
                <w:sz w:val="20"/>
                <w:szCs w:val="20"/>
              </w:rPr>
              <w:t>판결</w:t>
            </w:r>
            <w:r w:rsidRPr="00440BC5">
              <w:rPr>
                <w:rFonts w:ascii="Times New Roman" w:eastAsia="바탕체" w:hAnsi="Times New Roman" w:hint="eastAsia"/>
                <w:sz w:val="20"/>
                <w:szCs w:val="20"/>
              </w:rPr>
              <w:t>)</w:t>
            </w:r>
            <w:r w:rsidRPr="00440BC5">
              <w:rPr>
                <w:rFonts w:ascii="Times New Roman" w:eastAsia="바탕체" w:hAnsi="Times New Roman"/>
                <w:sz w:val="20"/>
                <w:szCs w:val="20"/>
              </w:rPr>
              <w:t xml:space="preserve">. </w:t>
            </w:r>
          </w:p>
          <w:p w14:paraId="7BF16DE8" w14:textId="5A860567" w:rsidR="00FB511F" w:rsidRPr="00850E72" w:rsidRDefault="009F2537" w:rsidP="009F2537">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감사보고서에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자산총계가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부채총계를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크게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상회하므로</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거래에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채권자취소권이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행사되거나</w:t>
            </w:r>
            <w:r>
              <w:rPr>
                <w:rFonts w:ascii="Times New Roman" w:eastAsia="바탕체" w:hAnsi="Times New Roman" w:hint="eastAsia"/>
                <w:sz w:val="20"/>
                <w:szCs w:val="20"/>
                <w:lang w:eastAsia="ko-KR"/>
              </w:rPr>
              <w:t xml:space="preserve"> </w:t>
            </w:r>
            <w:r w:rsidRPr="009F2537">
              <w:rPr>
                <w:rFonts w:ascii="Times New Roman" w:eastAsia="바탕체" w:hAnsi="Times New Roman" w:hint="eastAsia"/>
                <w:sz w:val="20"/>
                <w:szCs w:val="20"/>
                <w:lang w:eastAsia="ko-KR"/>
              </w:rPr>
              <w:t>회생절차</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또는</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파산절차에서</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본건</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거래에</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대한</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부인권이</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행사될</w:t>
            </w:r>
            <w:r w:rsidRPr="009F2537">
              <w:rPr>
                <w:rFonts w:ascii="Times New Roman" w:eastAsia="바탕체" w:hAnsi="Times New Roman"/>
                <w:sz w:val="20"/>
                <w:szCs w:val="20"/>
                <w:lang w:eastAsia="ko-KR"/>
              </w:rPr>
              <w:t xml:space="preserve"> </w:t>
            </w:r>
            <w:r w:rsidRPr="009F2537">
              <w:rPr>
                <w:rFonts w:ascii="Times New Roman" w:eastAsia="바탕체" w:hAnsi="Times New Roman" w:hint="eastAsia"/>
                <w:sz w:val="20"/>
                <w:szCs w:val="20"/>
                <w:lang w:eastAsia="ko-KR"/>
              </w:rPr>
              <w:t>가능성은</w:t>
            </w:r>
            <w:r w:rsidRPr="009F2537">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높지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않을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sidRPr="009F2537">
              <w:rPr>
                <w:rFonts w:ascii="Times New Roman" w:eastAsia="바탕체" w:hAnsi="Times New Roman"/>
                <w:sz w:val="20"/>
                <w:szCs w:val="20"/>
                <w:lang w:eastAsia="ko-KR"/>
              </w:rPr>
              <w:t>.</w:t>
            </w:r>
            <w:r>
              <w:rPr>
                <w:rFonts w:ascii="Times New Roman" w:eastAsia="바탕체" w:hAnsi="Times New Roman"/>
                <w:sz w:val="20"/>
                <w:szCs w:val="20"/>
                <w:lang w:eastAsia="ko-KR"/>
              </w:rPr>
              <w:t xml:space="preserve"> </w:t>
            </w:r>
          </w:p>
        </w:tc>
        <w:tc>
          <w:tcPr>
            <w:tcW w:w="25" w:type="pct"/>
            <w:shd w:val="clear" w:color="auto" w:fill="auto"/>
          </w:tcPr>
          <w:p w14:paraId="78126A71" w14:textId="77777777" w:rsidR="00FB511F" w:rsidRPr="00850E72" w:rsidRDefault="00FB511F" w:rsidP="00F15868">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758A7958" w14:textId="451F9088" w:rsidR="00FB511F" w:rsidRPr="00850E72" w:rsidRDefault="004243E1" w:rsidP="00035A9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w:t>
            </w:r>
            <w:r>
              <w:rPr>
                <w:rFonts w:ascii="Times New Roman" w:eastAsia="바탕체" w:hAnsi="Times New Roman" w:hint="eastAsia"/>
                <w:sz w:val="20"/>
                <w:szCs w:val="20"/>
              </w:rPr>
              <w:t xml:space="preserve"> </w:t>
            </w:r>
            <w:r w:rsidRPr="004243E1">
              <w:rPr>
                <w:rFonts w:ascii="Times New Roman" w:eastAsia="바탕체" w:hAnsi="Times New Roman" w:hint="eastAsia"/>
                <w:sz w:val="20"/>
                <w:szCs w:val="20"/>
              </w:rPr>
              <w:t>매도인에게</w:t>
            </w:r>
            <w:r w:rsidRPr="004243E1">
              <w:rPr>
                <w:rFonts w:ascii="Times New Roman" w:eastAsia="바탕체" w:hAnsi="Times New Roman"/>
                <w:sz w:val="20"/>
                <w:szCs w:val="20"/>
              </w:rPr>
              <w:t xml:space="preserve"> </w:t>
            </w:r>
            <w:r w:rsidR="00F930D6">
              <w:rPr>
                <w:rFonts w:ascii="Times New Roman" w:eastAsia="바탕체" w:hAnsi="Times New Roman" w:hint="eastAsia"/>
                <w:sz w:val="20"/>
                <w:szCs w:val="20"/>
              </w:rPr>
              <w:t>본건</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거래가</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채권자취소권</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또는</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부인권의</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대상이</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되지</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않는다는</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점에</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대해</w:t>
            </w:r>
            <w:r w:rsidR="00F930D6">
              <w:rPr>
                <w:rFonts w:ascii="Times New Roman" w:eastAsia="바탕체" w:hAnsi="Times New Roman" w:hint="eastAsia"/>
                <w:sz w:val="20"/>
                <w:szCs w:val="20"/>
              </w:rPr>
              <w:t xml:space="preserve"> </w:t>
            </w:r>
            <w:r w:rsidR="00450E2A">
              <w:rPr>
                <w:rFonts w:ascii="Times New Roman" w:eastAsia="바탕체" w:hAnsi="Times New Roman" w:hint="eastAsia"/>
                <w:sz w:val="20"/>
                <w:szCs w:val="20"/>
              </w:rPr>
              <w:t>진술</w:t>
            </w:r>
            <w:r w:rsidR="00450E2A">
              <w:rPr>
                <w:rFonts w:ascii="Times New Roman" w:eastAsia="바탕체" w:hAnsi="Times New Roman" w:hint="eastAsia"/>
                <w:sz w:val="20"/>
                <w:szCs w:val="20"/>
              </w:rPr>
              <w:t xml:space="preserve"> </w:t>
            </w:r>
            <w:r w:rsidR="00450E2A">
              <w:rPr>
                <w:rFonts w:ascii="Times New Roman" w:eastAsia="바탕체" w:hAnsi="Times New Roman" w:hint="eastAsia"/>
                <w:sz w:val="20"/>
                <w:szCs w:val="20"/>
              </w:rPr>
              <w:t>및</w:t>
            </w:r>
            <w:r w:rsidR="00450E2A">
              <w:rPr>
                <w:rFonts w:ascii="Times New Roman" w:eastAsia="바탕체" w:hAnsi="Times New Roman" w:hint="eastAsia"/>
                <w:sz w:val="20"/>
                <w:szCs w:val="20"/>
              </w:rPr>
              <w:t xml:space="preserve"> </w:t>
            </w:r>
            <w:r w:rsidR="00450E2A">
              <w:rPr>
                <w:rFonts w:ascii="Times New Roman" w:eastAsia="바탕체" w:hAnsi="Times New Roman" w:hint="eastAsia"/>
                <w:sz w:val="20"/>
                <w:szCs w:val="20"/>
              </w:rPr>
              <w:t>보증</w:t>
            </w:r>
            <w:r w:rsidR="00F930D6">
              <w:rPr>
                <w:rFonts w:ascii="Times New Roman" w:eastAsia="바탕체" w:hAnsi="Times New Roman" w:hint="eastAsia"/>
                <w:sz w:val="20"/>
                <w:szCs w:val="20"/>
              </w:rPr>
              <w:t>을</w:t>
            </w:r>
            <w:r w:rsidR="00F930D6">
              <w:rPr>
                <w:rFonts w:ascii="Times New Roman" w:eastAsia="바탕체" w:hAnsi="Times New Roman" w:hint="eastAsia"/>
                <w:sz w:val="20"/>
                <w:szCs w:val="20"/>
              </w:rPr>
              <w:t xml:space="preserve"> </w:t>
            </w:r>
            <w:r w:rsidR="00F930D6">
              <w:rPr>
                <w:rFonts w:ascii="Times New Roman" w:eastAsia="바탕체" w:hAnsi="Times New Roman" w:hint="eastAsia"/>
                <w:sz w:val="20"/>
                <w:szCs w:val="20"/>
              </w:rPr>
              <w:t>받</w:t>
            </w:r>
            <w:r w:rsidR="009F2537">
              <w:rPr>
                <w:rFonts w:ascii="Times New Roman" w:eastAsia="바탕체" w:hAnsi="Times New Roman" w:hint="eastAsia"/>
                <w:sz w:val="20"/>
                <w:szCs w:val="20"/>
                <w:lang w:eastAsia="ko-KR"/>
              </w:rPr>
              <w:t>는</w:t>
            </w:r>
            <w:r w:rsidR="009F2537">
              <w:rPr>
                <w:rFonts w:ascii="Times New Roman" w:eastAsia="바탕체" w:hAnsi="Times New Roman" w:hint="eastAsia"/>
                <w:sz w:val="20"/>
                <w:szCs w:val="20"/>
                <w:lang w:eastAsia="ko-KR"/>
              </w:rPr>
              <w:t xml:space="preserve"> </w:t>
            </w:r>
            <w:r w:rsidR="009F2537">
              <w:rPr>
                <w:rFonts w:ascii="Times New Roman" w:eastAsia="바탕체" w:hAnsi="Times New Roman" w:hint="eastAsia"/>
                <w:sz w:val="20"/>
                <w:szCs w:val="20"/>
                <w:lang w:eastAsia="ko-KR"/>
              </w:rPr>
              <w:t>것</w:t>
            </w:r>
            <w:r w:rsidR="00035A98">
              <w:rPr>
                <w:rFonts w:ascii="Times New Roman" w:eastAsia="바탕체" w:hAnsi="Times New Roman" w:hint="eastAsia"/>
                <w:sz w:val="20"/>
                <w:szCs w:val="20"/>
                <w:lang w:eastAsia="ko-KR"/>
              </w:rPr>
              <w:t>도</w:t>
            </w:r>
            <w:r w:rsidR="00035A98">
              <w:rPr>
                <w:rFonts w:ascii="Times New Roman" w:eastAsia="바탕체" w:hAnsi="Times New Roman" w:hint="eastAsia"/>
                <w:sz w:val="20"/>
                <w:szCs w:val="20"/>
                <w:lang w:eastAsia="ko-KR"/>
              </w:rPr>
              <w:t xml:space="preserve"> </w:t>
            </w:r>
            <w:r w:rsidR="00035A98">
              <w:rPr>
                <w:rFonts w:ascii="Times New Roman" w:eastAsia="바탕체" w:hAnsi="Times New Roman" w:hint="eastAsia"/>
                <w:sz w:val="20"/>
                <w:szCs w:val="20"/>
                <w:lang w:eastAsia="ko-KR"/>
              </w:rPr>
              <w:t>고려할</w:t>
            </w:r>
            <w:r w:rsidR="00035A98">
              <w:rPr>
                <w:rFonts w:ascii="Times New Roman" w:eastAsia="바탕체" w:hAnsi="Times New Roman" w:hint="eastAsia"/>
                <w:sz w:val="20"/>
                <w:szCs w:val="20"/>
                <w:lang w:eastAsia="ko-KR"/>
              </w:rPr>
              <w:t xml:space="preserve"> </w:t>
            </w:r>
            <w:r w:rsidR="00035A98">
              <w:rPr>
                <w:rFonts w:ascii="Times New Roman" w:eastAsia="바탕체" w:hAnsi="Times New Roman" w:hint="eastAsia"/>
                <w:sz w:val="20"/>
                <w:szCs w:val="20"/>
                <w:lang w:eastAsia="ko-KR"/>
              </w:rPr>
              <w:t>수</w:t>
            </w:r>
            <w:r w:rsidR="00035A98">
              <w:rPr>
                <w:rFonts w:ascii="Times New Roman" w:eastAsia="바탕체" w:hAnsi="Times New Roman" w:hint="eastAsia"/>
                <w:sz w:val="20"/>
                <w:szCs w:val="20"/>
                <w:lang w:eastAsia="ko-KR"/>
              </w:rPr>
              <w:t xml:space="preserve"> </w:t>
            </w:r>
            <w:r w:rsidR="00035A98">
              <w:rPr>
                <w:rFonts w:ascii="Times New Roman" w:eastAsia="바탕체" w:hAnsi="Times New Roman" w:hint="eastAsia"/>
                <w:sz w:val="20"/>
                <w:szCs w:val="20"/>
                <w:lang w:eastAsia="ko-KR"/>
              </w:rPr>
              <w:t>있음</w:t>
            </w:r>
            <w:r w:rsidR="00B34501">
              <w:rPr>
                <w:rFonts w:ascii="Times New Roman" w:eastAsia="바탕체" w:hAnsi="Times New Roman" w:hint="eastAsia"/>
                <w:sz w:val="20"/>
                <w:szCs w:val="20"/>
              </w:rPr>
              <w:t>.</w:t>
            </w:r>
            <w:r w:rsidR="00F930D6">
              <w:rPr>
                <w:rFonts w:ascii="Times New Roman" w:eastAsia="바탕체" w:hAnsi="Times New Roman"/>
                <w:sz w:val="20"/>
                <w:szCs w:val="20"/>
              </w:rPr>
              <w:t xml:space="preserve"> </w:t>
            </w:r>
          </w:p>
        </w:tc>
      </w:tr>
      <w:tr w:rsidR="00F37732" w:rsidRPr="00850E72" w14:paraId="6E6D2D64" w14:textId="77777777" w:rsidTr="00893737">
        <w:trPr>
          <w:trHeight w:val="147"/>
        </w:trPr>
        <w:tc>
          <w:tcPr>
            <w:tcW w:w="572" w:type="pct"/>
            <w:tcBorders>
              <w:top w:val="single" w:sz="12" w:space="0" w:color="000080"/>
              <w:bottom w:val="single" w:sz="12" w:space="0" w:color="000080"/>
            </w:tcBorders>
            <w:shd w:val="clear" w:color="auto" w:fill="auto"/>
          </w:tcPr>
          <w:p w14:paraId="0ECBD0E7" w14:textId="77862755" w:rsidR="0079524F" w:rsidRPr="00850E72" w:rsidRDefault="003B1204" w:rsidP="00D05420">
            <w:pPr>
              <w:pStyle w:val="38"/>
              <w:numPr>
                <w:ilvl w:val="0"/>
                <w:numId w:val="16"/>
              </w:numPr>
              <w:ind w:left="284" w:hanging="284"/>
              <w:jc w:val="left"/>
              <w:outlineLvl w:val="1"/>
              <w:rPr>
                <w:sz w:val="20"/>
              </w:rPr>
            </w:pPr>
            <w:bookmarkStart w:id="67" w:name="_Toc152170052"/>
            <w:r w:rsidRPr="00850E72">
              <w:rPr>
                <w:sz w:val="20"/>
              </w:rPr>
              <w:t>매도인의</w:t>
            </w:r>
            <w:r w:rsidRPr="00850E72">
              <w:rPr>
                <w:sz w:val="20"/>
              </w:rPr>
              <w:t xml:space="preserve"> </w:t>
            </w:r>
            <w:r w:rsidRPr="00850E72">
              <w:rPr>
                <w:sz w:val="20"/>
              </w:rPr>
              <w:t>내부절차</w:t>
            </w:r>
            <w:bookmarkEnd w:id="67"/>
            <w:r w:rsidR="00393DF0" w:rsidRPr="00850E72">
              <w:rPr>
                <w:sz w:val="20"/>
              </w:rPr>
              <w:t xml:space="preserve"> </w:t>
            </w:r>
          </w:p>
        </w:tc>
        <w:tc>
          <w:tcPr>
            <w:tcW w:w="25" w:type="pct"/>
            <w:shd w:val="clear" w:color="auto" w:fill="auto"/>
          </w:tcPr>
          <w:p w14:paraId="3C19D7E1" w14:textId="77777777" w:rsidR="00F37732" w:rsidRPr="00850E72" w:rsidRDefault="00F37732" w:rsidP="00F1586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4B560D88" w14:textId="3447331A" w:rsidR="009419CB" w:rsidRDefault="009419CB" w:rsidP="009419CB">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부동산투자회사법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w:t>
            </w:r>
            <w:r>
              <w:rPr>
                <w:rFonts w:ascii="Times New Roman" w:eastAsia="바탕체" w:hAnsi="Times New Roman"/>
                <w:sz w:val="20"/>
                <w:szCs w:val="20"/>
                <w:lang w:eastAsia="ko-KR"/>
              </w:rPr>
              <w:t>2</w:t>
            </w:r>
            <w:r>
              <w:rPr>
                <w:rFonts w:ascii="Times New Roman" w:eastAsia="바탕체" w:hAnsi="Times New Roman" w:hint="eastAsia"/>
                <w:sz w:val="20"/>
                <w:szCs w:val="20"/>
                <w:lang w:eastAsia="ko-KR"/>
              </w:rPr>
              <w:t>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w:t>
            </w:r>
            <w:r>
              <w:rPr>
                <w:rFonts w:ascii="Times New Roman" w:eastAsia="바탕체" w:hAnsi="Times New Roman"/>
                <w:sz w:val="20"/>
                <w:szCs w:val="20"/>
                <w:lang w:eastAsia="ko-KR"/>
              </w:rPr>
              <w:t>3</w:t>
            </w:r>
            <w:r>
              <w:rPr>
                <w:rFonts w:ascii="Times New Roman" w:eastAsia="바탕체" w:hAnsi="Times New Roman" w:hint="eastAsia"/>
                <w:sz w:val="20"/>
                <w:szCs w:val="20"/>
                <w:lang w:eastAsia="ko-KR"/>
              </w:rPr>
              <w:t>조에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부동산투자회사는</w:t>
            </w:r>
            <w:r>
              <w:rPr>
                <w:rFonts w:ascii="Times New Roman" w:eastAsia="바탕체" w:hAnsi="Times New Roman" w:hint="eastAsia"/>
                <w:sz w:val="20"/>
                <w:szCs w:val="20"/>
                <w:lang w:eastAsia="ko-KR"/>
              </w:rPr>
              <w:t xml:space="preserve"> </w:t>
            </w:r>
            <w:r w:rsidRPr="009419CB">
              <w:rPr>
                <w:rFonts w:ascii="Times New Roman" w:eastAsia="바탕체" w:hAnsi="Times New Roman" w:hint="eastAsia"/>
                <w:sz w:val="20"/>
                <w:szCs w:val="20"/>
                <w:lang w:eastAsia="ko-KR"/>
              </w:rPr>
              <w:t>회계기간</w:t>
            </w:r>
            <w:r w:rsidRPr="009419CB">
              <w:rPr>
                <w:rFonts w:ascii="Times New Roman" w:eastAsia="바탕체" w:hAnsi="Times New Roman"/>
                <w:sz w:val="20"/>
                <w:szCs w:val="20"/>
                <w:lang w:eastAsia="ko-KR"/>
              </w:rPr>
              <w:t xml:space="preserve"> </w:t>
            </w:r>
            <w:r w:rsidRPr="009419CB">
              <w:rPr>
                <w:rFonts w:ascii="Times New Roman" w:eastAsia="바탕체" w:hAnsi="Times New Roman" w:hint="eastAsia"/>
                <w:sz w:val="20"/>
                <w:szCs w:val="20"/>
                <w:lang w:eastAsia="ko-KR"/>
              </w:rPr>
              <w:t>말일</w:t>
            </w:r>
            <w:r w:rsidRPr="009419CB">
              <w:rPr>
                <w:rFonts w:ascii="Times New Roman" w:eastAsia="바탕체" w:hAnsi="Times New Roman"/>
                <w:sz w:val="20"/>
                <w:szCs w:val="20"/>
                <w:lang w:eastAsia="ko-KR"/>
              </w:rPr>
              <w:t xml:space="preserve"> </w:t>
            </w:r>
            <w:r w:rsidRPr="009419CB">
              <w:rPr>
                <w:rFonts w:ascii="Times New Roman" w:eastAsia="바탕체" w:hAnsi="Times New Roman" w:hint="eastAsia"/>
                <w:sz w:val="20"/>
                <w:szCs w:val="20"/>
                <w:lang w:eastAsia="ko-KR"/>
              </w:rPr>
              <w:t>기준으로</w:t>
            </w:r>
            <w:r w:rsidRPr="009419CB">
              <w:rPr>
                <w:rFonts w:ascii="Times New Roman" w:eastAsia="바탕체" w:hAnsi="Times New Roman"/>
                <w:sz w:val="20"/>
                <w:szCs w:val="20"/>
                <w:lang w:eastAsia="ko-KR"/>
              </w:rPr>
              <w:t xml:space="preserve"> </w:t>
            </w:r>
            <w:r w:rsidRPr="009419CB">
              <w:rPr>
                <w:rFonts w:ascii="Times New Roman" w:eastAsia="바탕체" w:hAnsi="Times New Roman" w:hint="eastAsia"/>
                <w:sz w:val="20"/>
                <w:szCs w:val="20"/>
                <w:lang w:eastAsia="ko-KR"/>
              </w:rPr>
              <w:t>총자산의</w:t>
            </w:r>
            <w:r w:rsidRPr="009419CB">
              <w:rPr>
                <w:rFonts w:ascii="Times New Roman" w:eastAsia="바탕체" w:hAnsi="Times New Roman"/>
                <w:sz w:val="20"/>
                <w:szCs w:val="20"/>
                <w:lang w:eastAsia="ko-KR"/>
              </w:rPr>
              <w:t xml:space="preserve"> 100</w:t>
            </w:r>
            <w:r w:rsidRPr="009419CB">
              <w:rPr>
                <w:rFonts w:ascii="Times New Roman" w:eastAsia="바탕체" w:hAnsi="Times New Roman" w:hint="eastAsia"/>
                <w:sz w:val="20"/>
                <w:szCs w:val="20"/>
                <w:lang w:eastAsia="ko-KR"/>
              </w:rPr>
              <w:t>분의</w:t>
            </w:r>
            <w:r w:rsidRPr="009419CB">
              <w:rPr>
                <w:rFonts w:ascii="Times New Roman" w:eastAsia="바탕체" w:hAnsi="Times New Roman"/>
                <w:sz w:val="20"/>
                <w:szCs w:val="20"/>
                <w:lang w:eastAsia="ko-KR"/>
              </w:rPr>
              <w:t xml:space="preserve"> 30</w:t>
            </w:r>
            <w:r w:rsidRPr="009419CB">
              <w:rPr>
                <w:rFonts w:ascii="Times New Roman" w:eastAsia="바탕체" w:hAnsi="Times New Roman" w:hint="eastAsia"/>
                <w:sz w:val="20"/>
                <w:szCs w:val="20"/>
                <w:lang w:eastAsia="ko-KR"/>
              </w:rPr>
              <w:t>을</w:t>
            </w:r>
            <w:r w:rsidRPr="009419CB">
              <w:rPr>
                <w:rFonts w:ascii="Times New Roman" w:eastAsia="바탕체" w:hAnsi="Times New Roman"/>
                <w:sz w:val="20"/>
                <w:szCs w:val="20"/>
                <w:lang w:eastAsia="ko-KR"/>
              </w:rPr>
              <w:t xml:space="preserve"> </w:t>
            </w:r>
            <w:r w:rsidRPr="009419CB">
              <w:rPr>
                <w:rFonts w:ascii="Times New Roman" w:eastAsia="바탕체" w:hAnsi="Times New Roman" w:hint="eastAsia"/>
                <w:sz w:val="20"/>
                <w:szCs w:val="20"/>
                <w:lang w:eastAsia="ko-KR"/>
              </w:rPr>
              <w:t>초과하는</w:t>
            </w:r>
            <w:r w:rsidRPr="009419CB">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자산에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대한</w:t>
            </w:r>
            <w:r>
              <w:rPr>
                <w:rFonts w:ascii="Times New Roman" w:eastAsia="바탕체" w:hAnsi="Times New Roman" w:hint="eastAsia"/>
                <w:sz w:val="20"/>
                <w:szCs w:val="20"/>
                <w:lang w:eastAsia="ko-KR"/>
              </w:rPr>
              <w:t xml:space="preserve"> </w:t>
            </w:r>
            <w:r w:rsidRPr="009419CB">
              <w:rPr>
                <w:rFonts w:ascii="Times New Roman" w:eastAsia="바탕체" w:hAnsi="Times New Roman" w:hint="eastAsia"/>
                <w:sz w:val="20"/>
                <w:szCs w:val="20"/>
                <w:lang w:eastAsia="ko-KR"/>
              </w:rPr>
              <w:t>처분계약</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체결하기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위해서는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이사회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주주총회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결의를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거쳐야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함</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p w14:paraId="15BA8291" w14:textId="1B89A39C" w:rsidR="00E14D08" w:rsidRPr="009743F8" w:rsidRDefault="000E3767"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제공된</w:t>
            </w:r>
            <w:r w:rsidR="00243058">
              <w:rPr>
                <w:rFonts w:ascii="Times New Roman" w:eastAsia="바탕체" w:hAnsi="Times New Roman" w:hint="eastAsia"/>
                <w:sz w:val="20"/>
                <w:szCs w:val="20"/>
              </w:rPr>
              <w:t xml:space="preserve"> </w:t>
            </w:r>
            <w:r w:rsidR="00243058">
              <w:rPr>
                <w:rFonts w:ascii="Times New Roman" w:eastAsia="바탕체" w:hAnsi="Times New Roman" w:hint="eastAsia"/>
                <w:sz w:val="20"/>
                <w:szCs w:val="20"/>
              </w:rPr>
              <w:t>답변에</w:t>
            </w:r>
            <w:r w:rsidR="00243058">
              <w:rPr>
                <w:rFonts w:ascii="Times New Roman" w:eastAsia="바탕체" w:hAnsi="Times New Roman" w:hint="eastAsia"/>
                <w:sz w:val="20"/>
                <w:szCs w:val="20"/>
              </w:rPr>
              <w:t xml:space="preserve"> </w:t>
            </w:r>
            <w:r w:rsidR="00243058">
              <w:rPr>
                <w:rFonts w:ascii="Times New Roman" w:eastAsia="바탕체" w:hAnsi="Times New Roman" w:hint="eastAsia"/>
                <w:sz w:val="20"/>
                <w:szCs w:val="20"/>
              </w:rPr>
              <w:t>의하면</w:t>
            </w:r>
            <w:r w:rsidR="009E0E37" w:rsidRPr="009E0E37">
              <w:rPr>
                <w:rFonts w:ascii="Times New Roman" w:eastAsia="바탕체" w:hAnsi="Times New Roman"/>
                <w:sz w:val="20"/>
                <w:szCs w:val="20"/>
              </w:rPr>
              <w:t xml:space="preserve"> </w:t>
            </w:r>
            <w:r w:rsidR="009F2537">
              <w:rPr>
                <w:rFonts w:ascii="Times New Roman" w:eastAsia="바탕체" w:hAnsi="Times New Roman" w:hint="eastAsia"/>
                <w:sz w:val="20"/>
                <w:szCs w:val="20"/>
              </w:rPr>
              <w:t>매도인의</w:t>
            </w:r>
            <w:r w:rsidR="009F2537">
              <w:rPr>
                <w:rFonts w:ascii="Times New Roman" w:eastAsia="바탕체" w:hAnsi="Times New Roman" w:hint="eastAsia"/>
                <w:sz w:val="20"/>
                <w:szCs w:val="20"/>
              </w:rPr>
              <w:t xml:space="preserve"> </w:t>
            </w:r>
            <w:r w:rsidR="009F2537">
              <w:rPr>
                <w:rFonts w:ascii="Times New Roman" w:eastAsia="바탕체" w:hAnsi="Times New Roman" w:hint="eastAsia"/>
                <w:sz w:val="20"/>
                <w:szCs w:val="20"/>
              </w:rPr>
              <w:t>자산총액</w:t>
            </w:r>
            <w:r w:rsidR="009F2537">
              <w:rPr>
                <w:rFonts w:ascii="Times New Roman" w:eastAsia="바탕체" w:hAnsi="Times New Roman" w:hint="eastAsia"/>
                <w:sz w:val="20"/>
                <w:szCs w:val="20"/>
              </w:rPr>
              <w:t xml:space="preserve"> </w:t>
            </w:r>
            <w:r w:rsidR="009F2537">
              <w:rPr>
                <w:rFonts w:ascii="Times New Roman" w:eastAsia="바탕체" w:hAnsi="Times New Roman" w:hint="eastAsia"/>
                <w:sz w:val="20"/>
                <w:szCs w:val="20"/>
              </w:rPr>
              <w:t>중</w:t>
            </w:r>
            <w:r w:rsidR="009F2537">
              <w:rPr>
                <w:rFonts w:ascii="Times New Roman" w:eastAsia="바탕체" w:hAnsi="Times New Roman" w:hint="eastAsia"/>
                <w:sz w:val="20"/>
                <w:szCs w:val="20"/>
              </w:rPr>
              <w:t xml:space="preserve"> </w:t>
            </w:r>
            <w:r w:rsidR="009F2537">
              <w:rPr>
                <w:rFonts w:ascii="Times New Roman" w:eastAsia="바탕체" w:hAnsi="Times New Roman" w:hint="eastAsia"/>
                <w:sz w:val="20"/>
                <w:szCs w:val="20"/>
              </w:rPr>
              <w:t>매매목적물이</w:t>
            </w:r>
            <w:r w:rsidR="009F2537">
              <w:rPr>
                <w:rFonts w:ascii="Times New Roman" w:eastAsia="바탕체" w:hAnsi="Times New Roman" w:hint="eastAsia"/>
                <w:sz w:val="20"/>
                <w:szCs w:val="20"/>
              </w:rPr>
              <w:t xml:space="preserve"> </w:t>
            </w:r>
            <w:r w:rsidR="009F2537">
              <w:rPr>
                <w:rFonts w:ascii="Times New Roman" w:eastAsia="바탕체" w:hAnsi="Times New Roman" w:hint="eastAsia"/>
                <w:sz w:val="20"/>
                <w:szCs w:val="20"/>
              </w:rPr>
              <w:t>차지하는</w:t>
            </w:r>
            <w:r w:rsidR="009F2537">
              <w:rPr>
                <w:rFonts w:ascii="Times New Roman" w:eastAsia="바탕체" w:hAnsi="Times New Roman" w:hint="eastAsia"/>
                <w:sz w:val="20"/>
                <w:szCs w:val="20"/>
              </w:rPr>
              <w:t xml:space="preserve"> </w:t>
            </w:r>
            <w:r w:rsidR="009F2537">
              <w:rPr>
                <w:rFonts w:ascii="Times New Roman" w:eastAsia="바탕체" w:hAnsi="Times New Roman" w:hint="eastAsia"/>
                <w:sz w:val="20"/>
                <w:szCs w:val="20"/>
              </w:rPr>
              <w:t>비율은</w:t>
            </w:r>
            <w:r w:rsidR="009F2537">
              <w:rPr>
                <w:rFonts w:ascii="Times New Roman" w:eastAsia="바탕체" w:hAnsi="Times New Roman" w:hint="eastAsia"/>
                <w:sz w:val="20"/>
                <w:szCs w:val="20"/>
              </w:rPr>
              <w:t xml:space="preserve"> </w:t>
            </w:r>
            <w:r w:rsidR="009F2537">
              <w:rPr>
                <w:rFonts w:ascii="Times New Roman" w:eastAsia="바탕체" w:hAnsi="Times New Roman" w:hint="eastAsia"/>
                <w:sz w:val="20"/>
                <w:szCs w:val="20"/>
              </w:rPr>
              <w:t>약</w:t>
            </w:r>
            <w:r w:rsidR="009F2537">
              <w:rPr>
                <w:rFonts w:ascii="Times New Roman" w:eastAsia="바탕체" w:hAnsi="Times New Roman" w:hint="eastAsia"/>
                <w:sz w:val="20"/>
                <w:szCs w:val="20"/>
              </w:rPr>
              <w:t xml:space="preserve"> </w:t>
            </w:r>
            <w:r w:rsidR="009F2537">
              <w:rPr>
                <w:rFonts w:ascii="Times New Roman" w:eastAsia="바탕체" w:hAnsi="Times New Roman"/>
                <w:sz w:val="20"/>
                <w:szCs w:val="20"/>
              </w:rPr>
              <w:t>83%</w:t>
            </w:r>
            <w:r w:rsidR="009F2537">
              <w:rPr>
                <w:rFonts w:ascii="Times New Roman" w:eastAsia="바탕체" w:hAnsi="Times New Roman" w:hint="eastAsia"/>
                <w:sz w:val="20"/>
                <w:szCs w:val="20"/>
              </w:rPr>
              <w:t>이</w:t>
            </w:r>
            <w:r w:rsidR="009419CB">
              <w:rPr>
                <w:rFonts w:ascii="Times New Roman" w:eastAsia="바탕체" w:hAnsi="Times New Roman" w:hint="eastAsia"/>
                <w:sz w:val="20"/>
                <w:szCs w:val="20"/>
                <w:lang w:eastAsia="ko-KR"/>
              </w:rPr>
              <w:t>므로</w:t>
            </w:r>
            <w:r w:rsidR="009419CB">
              <w:rPr>
                <w:rFonts w:ascii="Times New Roman" w:eastAsia="바탕체" w:hAnsi="Times New Roman" w:hint="eastAsia"/>
                <w:sz w:val="20"/>
                <w:szCs w:val="20"/>
                <w:lang w:eastAsia="ko-KR"/>
              </w:rPr>
              <w:t xml:space="preserve">, </w:t>
            </w:r>
            <w:r w:rsidR="00410754">
              <w:rPr>
                <w:rFonts w:ascii="Times New Roman" w:eastAsia="바탕체" w:hAnsi="Times New Roman" w:hint="eastAsia"/>
                <w:sz w:val="20"/>
                <w:szCs w:val="20"/>
              </w:rPr>
              <w:t>본건</w:t>
            </w:r>
            <w:r w:rsidR="00410754">
              <w:rPr>
                <w:rFonts w:ascii="Times New Roman" w:eastAsia="바탕체" w:hAnsi="Times New Roman" w:hint="eastAsia"/>
                <w:sz w:val="20"/>
                <w:szCs w:val="20"/>
              </w:rPr>
              <w:t xml:space="preserve"> </w:t>
            </w:r>
            <w:r w:rsidR="00410754">
              <w:rPr>
                <w:rFonts w:ascii="Times New Roman" w:eastAsia="바탕체" w:hAnsi="Times New Roman" w:hint="eastAsia"/>
                <w:sz w:val="20"/>
                <w:szCs w:val="20"/>
              </w:rPr>
              <w:t>거래는</w:t>
            </w:r>
            <w:r w:rsidR="00410754">
              <w:rPr>
                <w:rFonts w:ascii="Times New Roman" w:eastAsia="바탕체" w:hAnsi="Times New Roman" w:hint="eastAsia"/>
                <w:sz w:val="20"/>
                <w:szCs w:val="20"/>
              </w:rPr>
              <w:t xml:space="preserve"> </w:t>
            </w:r>
            <w:r w:rsidR="009E0E37" w:rsidRPr="009E0E37">
              <w:rPr>
                <w:rFonts w:ascii="Times New Roman" w:eastAsia="바탕체" w:hAnsi="Times New Roman" w:hint="eastAsia"/>
                <w:sz w:val="20"/>
                <w:szCs w:val="20"/>
              </w:rPr>
              <w:t>매도인</w:t>
            </w:r>
            <w:r w:rsidR="00410754">
              <w:rPr>
                <w:rFonts w:ascii="Times New Roman" w:eastAsia="바탕체" w:hAnsi="Times New Roman" w:hint="eastAsia"/>
                <w:sz w:val="20"/>
                <w:szCs w:val="20"/>
              </w:rPr>
              <w:t>의</w:t>
            </w:r>
            <w:r w:rsidR="009E0E37" w:rsidRPr="009E0E37">
              <w:rPr>
                <w:rFonts w:ascii="Times New Roman" w:eastAsia="바탕체" w:hAnsi="Times New Roman"/>
                <w:sz w:val="20"/>
                <w:szCs w:val="20"/>
              </w:rPr>
              <w:t xml:space="preserve"> </w:t>
            </w:r>
            <w:r w:rsidR="00410754">
              <w:rPr>
                <w:rFonts w:ascii="Times New Roman" w:eastAsia="바탕체" w:hAnsi="Times New Roman" w:hint="eastAsia"/>
                <w:sz w:val="20"/>
                <w:szCs w:val="20"/>
              </w:rPr>
              <w:t>이사회</w:t>
            </w:r>
            <w:r w:rsidR="00410754">
              <w:rPr>
                <w:rFonts w:ascii="Times New Roman" w:eastAsia="바탕체" w:hAnsi="Times New Roman" w:hint="eastAsia"/>
                <w:sz w:val="20"/>
                <w:szCs w:val="20"/>
              </w:rPr>
              <w:t xml:space="preserve"> </w:t>
            </w:r>
            <w:r w:rsidR="00410754">
              <w:rPr>
                <w:rFonts w:ascii="Times New Roman" w:eastAsia="바탕체" w:hAnsi="Times New Roman" w:hint="eastAsia"/>
                <w:sz w:val="20"/>
                <w:szCs w:val="20"/>
              </w:rPr>
              <w:t>및</w:t>
            </w:r>
            <w:r w:rsidR="00410754">
              <w:rPr>
                <w:rFonts w:ascii="Times New Roman" w:eastAsia="바탕체" w:hAnsi="Times New Roman" w:hint="eastAsia"/>
                <w:sz w:val="20"/>
                <w:szCs w:val="20"/>
              </w:rPr>
              <w:t xml:space="preserve"> </w:t>
            </w:r>
            <w:r w:rsidR="00410754">
              <w:rPr>
                <w:rFonts w:ascii="Times New Roman" w:eastAsia="바탕체" w:hAnsi="Times New Roman" w:hint="eastAsia"/>
                <w:sz w:val="20"/>
                <w:szCs w:val="20"/>
              </w:rPr>
              <w:t>주주총회</w:t>
            </w:r>
            <w:r w:rsidR="00410754">
              <w:rPr>
                <w:rFonts w:ascii="Times New Roman" w:eastAsia="바탕체" w:hAnsi="Times New Roman" w:hint="eastAsia"/>
                <w:sz w:val="20"/>
                <w:szCs w:val="20"/>
              </w:rPr>
              <w:t xml:space="preserve"> </w:t>
            </w:r>
            <w:r w:rsidR="009E0E37" w:rsidRPr="009E0E37">
              <w:rPr>
                <w:rFonts w:ascii="Times New Roman" w:eastAsia="바탕체" w:hAnsi="Times New Roman" w:hint="eastAsia"/>
                <w:sz w:val="20"/>
                <w:szCs w:val="20"/>
              </w:rPr>
              <w:t>결의</w:t>
            </w:r>
            <w:r w:rsidR="00410754">
              <w:rPr>
                <w:rFonts w:ascii="Times New Roman" w:eastAsia="바탕체" w:hAnsi="Times New Roman" w:hint="eastAsia"/>
                <w:sz w:val="20"/>
                <w:szCs w:val="20"/>
              </w:rPr>
              <w:t>의</w:t>
            </w:r>
            <w:r w:rsidR="00410754">
              <w:rPr>
                <w:rFonts w:ascii="Times New Roman" w:eastAsia="바탕체" w:hAnsi="Times New Roman" w:hint="eastAsia"/>
                <w:sz w:val="20"/>
                <w:szCs w:val="20"/>
              </w:rPr>
              <w:t xml:space="preserve"> </w:t>
            </w:r>
            <w:r w:rsidR="00410754">
              <w:rPr>
                <w:rFonts w:ascii="Times New Roman" w:eastAsia="바탕체" w:hAnsi="Times New Roman" w:hint="eastAsia"/>
                <w:sz w:val="20"/>
                <w:szCs w:val="20"/>
              </w:rPr>
              <w:t>대상이</w:t>
            </w:r>
            <w:r w:rsidR="00410754">
              <w:rPr>
                <w:rFonts w:ascii="Times New Roman" w:eastAsia="바탕체" w:hAnsi="Times New Roman" w:hint="eastAsia"/>
                <w:sz w:val="20"/>
                <w:szCs w:val="20"/>
              </w:rPr>
              <w:t xml:space="preserve"> </w:t>
            </w:r>
            <w:r w:rsidR="00410754">
              <w:rPr>
                <w:rFonts w:ascii="Times New Roman" w:eastAsia="바탕체" w:hAnsi="Times New Roman" w:hint="eastAsia"/>
                <w:sz w:val="20"/>
                <w:szCs w:val="20"/>
              </w:rPr>
              <w:t>될</w:t>
            </w:r>
            <w:r w:rsidR="009E0E37" w:rsidRPr="009E0E37">
              <w:rPr>
                <w:rFonts w:ascii="Times New Roman" w:eastAsia="바탕체" w:hAnsi="Times New Roman"/>
                <w:sz w:val="20"/>
                <w:szCs w:val="20"/>
              </w:rPr>
              <w:t xml:space="preserve"> </w:t>
            </w:r>
            <w:r w:rsidR="009E0E37" w:rsidRPr="009E0E37">
              <w:rPr>
                <w:rFonts w:ascii="Times New Roman" w:eastAsia="바탕체" w:hAnsi="Times New Roman" w:hint="eastAsia"/>
                <w:sz w:val="20"/>
                <w:szCs w:val="20"/>
              </w:rPr>
              <w:t>것</w:t>
            </w:r>
            <w:r w:rsidR="009419CB">
              <w:rPr>
                <w:rFonts w:ascii="Times New Roman" w:eastAsia="바탕체" w:hAnsi="Times New Roman" w:hint="eastAsia"/>
                <w:sz w:val="20"/>
                <w:szCs w:val="20"/>
                <w:lang w:eastAsia="ko-KR"/>
              </w:rPr>
              <w:t>으로</w:t>
            </w:r>
            <w:r w:rsidR="009419CB">
              <w:rPr>
                <w:rFonts w:ascii="Times New Roman" w:eastAsia="바탕체" w:hAnsi="Times New Roman" w:hint="eastAsia"/>
                <w:sz w:val="20"/>
                <w:szCs w:val="20"/>
                <w:lang w:eastAsia="ko-KR"/>
              </w:rPr>
              <w:t xml:space="preserve"> </w:t>
            </w:r>
            <w:r w:rsidR="009419CB">
              <w:rPr>
                <w:rFonts w:ascii="Times New Roman" w:eastAsia="바탕체" w:hAnsi="Times New Roman" w:hint="eastAsia"/>
                <w:sz w:val="20"/>
                <w:szCs w:val="20"/>
                <w:lang w:eastAsia="ko-KR"/>
              </w:rPr>
              <w:t>보임</w:t>
            </w:r>
            <w:r w:rsidR="009419CB">
              <w:rPr>
                <w:rFonts w:ascii="Times New Roman" w:eastAsia="바탕체" w:hAnsi="Times New Roman" w:hint="eastAsia"/>
                <w:sz w:val="20"/>
                <w:szCs w:val="20"/>
                <w:lang w:eastAsia="ko-KR"/>
              </w:rPr>
              <w:t xml:space="preserve">. </w:t>
            </w:r>
          </w:p>
          <w:p w14:paraId="6FC29A63" w14:textId="7F9B9EDB" w:rsidR="00AB710C" w:rsidRPr="009743F8" w:rsidRDefault="00AB710C"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제공된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답변에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의하면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매도인은</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거래에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이사회</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주주총회</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결의를</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거칠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예정이라고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함</w:t>
            </w:r>
            <w:r>
              <w:rPr>
                <w:rFonts w:ascii="Times New Roman" w:eastAsia="바탕체" w:hAnsi="Times New Roman" w:hint="eastAsia"/>
                <w:sz w:val="20"/>
                <w:szCs w:val="20"/>
              </w:rPr>
              <w:t>.</w:t>
            </w:r>
          </w:p>
        </w:tc>
        <w:tc>
          <w:tcPr>
            <w:tcW w:w="25" w:type="pct"/>
            <w:shd w:val="clear" w:color="auto" w:fill="auto"/>
          </w:tcPr>
          <w:p w14:paraId="17A9C77F" w14:textId="77777777" w:rsidR="00F37732" w:rsidRPr="00850E72" w:rsidRDefault="00F37732" w:rsidP="009743F8">
            <w:pPr>
              <w:wordWrap w:val="0"/>
              <w:autoSpaceDE w:val="0"/>
              <w:autoSpaceDN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2F4B14E4" w14:textId="0DC49E04" w:rsidR="00F271A0" w:rsidRPr="00850E72" w:rsidRDefault="00374BC6" w:rsidP="009419CB">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850E72">
              <w:rPr>
                <w:rFonts w:ascii="Times New Roman" w:eastAsia="바탕체" w:hAnsi="Times New Roman"/>
                <w:sz w:val="20"/>
                <w:szCs w:val="20"/>
              </w:rPr>
              <w:t>본건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매매계약</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체결시</w:t>
            </w:r>
            <w:r w:rsidRPr="00850E72">
              <w:rPr>
                <w:rFonts w:ascii="Times New Roman" w:eastAsia="바탕체" w:hAnsi="Times New Roman"/>
                <w:sz w:val="20"/>
                <w:szCs w:val="20"/>
              </w:rPr>
              <w:t xml:space="preserve"> </w:t>
            </w:r>
            <w:r w:rsidR="004C6C0F" w:rsidRPr="00850E72">
              <w:rPr>
                <w:rFonts w:ascii="Times New Roman" w:eastAsia="바탕체" w:hAnsi="Times New Roman"/>
                <w:sz w:val="20"/>
                <w:szCs w:val="20"/>
              </w:rPr>
              <w:t>(</w:t>
            </w:r>
            <w:proofErr w:type="spellStart"/>
            <w:r w:rsidR="004C6C0F" w:rsidRPr="00850E72">
              <w:rPr>
                <w:rFonts w:ascii="Times New Roman" w:eastAsia="바탕체" w:hAnsi="Times New Roman"/>
                <w:sz w:val="20"/>
                <w:szCs w:val="20"/>
              </w:rPr>
              <w:t>i</w:t>
            </w:r>
            <w:proofErr w:type="spellEnd"/>
            <w:r w:rsidR="004C6C0F" w:rsidRPr="00850E72">
              <w:rPr>
                <w:rFonts w:ascii="Times New Roman" w:eastAsia="바탕체" w:hAnsi="Times New Roman"/>
                <w:sz w:val="20"/>
                <w:szCs w:val="20"/>
              </w:rPr>
              <w:t xml:space="preserve">) </w:t>
            </w:r>
            <w:r w:rsidRPr="00850E72">
              <w:rPr>
                <w:rFonts w:ascii="Times New Roman" w:eastAsia="바탕체" w:hAnsi="Times New Roman"/>
                <w:sz w:val="20"/>
                <w:szCs w:val="20"/>
              </w:rPr>
              <w:t>본건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거래</w:t>
            </w:r>
            <w:r w:rsidR="006F3618">
              <w:rPr>
                <w:rFonts w:ascii="Times New Roman" w:eastAsia="바탕체" w:hAnsi="Times New Roman" w:hint="eastAsia"/>
                <w:sz w:val="20"/>
                <w:szCs w:val="20"/>
              </w:rPr>
              <w:t>를</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승인하는</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이사회</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결의</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및</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주주총회</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결의를</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거쳤다는</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점에</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대한</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의사록</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사본</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등</w:t>
            </w:r>
            <w:r w:rsidR="006F3618">
              <w:rPr>
                <w:rFonts w:ascii="Times New Roman" w:eastAsia="바탕체" w:hAnsi="Times New Roman" w:hint="eastAsia"/>
                <w:sz w:val="20"/>
                <w:szCs w:val="20"/>
              </w:rPr>
              <w:t xml:space="preserve"> </w:t>
            </w:r>
            <w:r w:rsidR="006F3618">
              <w:rPr>
                <w:rFonts w:ascii="Times New Roman" w:eastAsia="바탕체" w:hAnsi="Times New Roman" w:hint="eastAsia"/>
                <w:sz w:val="20"/>
                <w:szCs w:val="20"/>
              </w:rPr>
              <w:t>증빙을</w:t>
            </w:r>
            <w:r w:rsidR="006F3618">
              <w:rPr>
                <w:rFonts w:ascii="Times New Roman" w:eastAsia="바탕체" w:hAnsi="Times New Roman" w:hint="eastAsia"/>
                <w:sz w:val="20"/>
                <w:szCs w:val="20"/>
              </w:rPr>
              <w:t xml:space="preserve"> </w:t>
            </w:r>
            <w:r w:rsidRPr="00850E72">
              <w:rPr>
                <w:rFonts w:ascii="Times New Roman" w:eastAsia="바탕체" w:hAnsi="Times New Roman"/>
                <w:sz w:val="20"/>
                <w:szCs w:val="20"/>
              </w:rPr>
              <w:t>제공받고</w:t>
            </w:r>
            <w:r w:rsidRPr="00850E72">
              <w:rPr>
                <w:rFonts w:ascii="Times New Roman" w:eastAsia="바탕체" w:hAnsi="Times New Roman"/>
                <w:sz w:val="20"/>
                <w:szCs w:val="20"/>
              </w:rPr>
              <w:t xml:space="preserve">, (ii) </w:t>
            </w:r>
            <w:r w:rsidR="006F3618" w:rsidRPr="006F3618">
              <w:rPr>
                <w:rFonts w:ascii="Times New Roman" w:eastAsia="바탕체" w:hAnsi="Times New Roman" w:hint="eastAsia"/>
                <w:sz w:val="20"/>
                <w:szCs w:val="20"/>
              </w:rPr>
              <w:t>본건</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매매계약</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및</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기타</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본건</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거래와</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관련한</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서류의</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체결</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교부</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및</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이행과</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관련하여</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필요한</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내부수권</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절차를</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모두</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이행하였</w:t>
            </w:r>
            <w:r w:rsidR="006F3618" w:rsidRPr="006F3618">
              <w:rPr>
                <w:rFonts w:ascii="Times New Roman" w:eastAsia="바탕체" w:hAnsi="Times New Roman" w:hint="eastAsia"/>
                <w:sz w:val="20"/>
                <w:szCs w:val="20"/>
              </w:rPr>
              <w:lastRenderedPageBreak/>
              <w:t>다는</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점에</w:t>
            </w:r>
            <w:r w:rsidR="006F3618" w:rsidRPr="006F3618">
              <w:rPr>
                <w:rFonts w:ascii="Times New Roman" w:eastAsia="바탕체" w:hAnsi="Times New Roman"/>
                <w:sz w:val="20"/>
                <w:szCs w:val="20"/>
              </w:rPr>
              <w:t xml:space="preserve"> </w:t>
            </w:r>
            <w:r w:rsidR="006F3618" w:rsidRPr="006F3618">
              <w:rPr>
                <w:rFonts w:ascii="Times New Roman" w:eastAsia="바탕체" w:hAnsi="Times New Roman" w:hint="eastAsia"/>
                <w:sz w:val="20"/>
                <w:szCs w:val="20"/>
              </w:rPr>
              <w:t>관한</w:t>
            </w:r>
            <w:r w:rsidR="006F3618" w:rsidRPr="006F3618">
              <w:rPr>
                <w:rFonts w:ascii="Times New Roman" w:eastAsia="바탕체" w:hAnsi="Times New Roman"/>
                <w:sz w:val="20"/>
                <w:szCs w:val="20"/>
              </w:rPr>
              <w:t xml:space="preserve"> </w:t>
            </w:r>
            <w:r w:rsidR="00450E2A">
              <w:rPr>
                <w:rFonts w:ascii="Times New Roman" w:eastAsia="바탕체" w:hAnsi="Times New Roman" w:hint="eastAsia"/>
                <w:sz w:val="20"/>
                <w:szCs w:val="20"/>
              </w:rPr>
              <w:t>진술</w:t>
            </w:r>
            <w:r w:rsidR="00450E2A">
              <w:rPr>
                <w:rFonts w:ascii="Times New Roman" w:eastAsia="바탕체" w:hAnsi="Times New Roman" w:hint="eastAsia"/>
                <w:sz w:val="20"/>
                <w:szCs w:val="20"/>
              </w:rPr>
              <w:t xml:space="preserve"> </w:t>
            </w:r>
            <w:r w:rsidR="00450E2A">
              <w:rPr>
                <w:rFonts w:ascii="Times New Roman" w:eastAsia="바탕체" w:hAnsi="Times New Roman" w:hint="eastAsia"/>
                <w:sz w:val="20"/>
                <w:szCs w:val="20"/>
              </w:rPr>
              <w:t>및</w:t>
            </w:r>
            <w:r w:rsidR="00450E2A">
              <w:rPr>
                <w:rFonts w:ascii="Times New Roman" w:eastAsia="바탕체" w:hAnsi="Times New Roman" w:hint="eastAsia"/>
                <w:sz w:val="20"/>
                <w:szCs w:val="20"/>
              </w:rPr>
              <w:t xml:space="preserve"> </w:t>
            </w:r>
            <w:r w:rsidR="00450E2A">
              <w:rPr>
                <w:rFonts w:ascii="Times New Roman" w:eastAsia="바탕체" w:hAnsi="Times New Roman" w:hint="eastAsia"/>
                <w:sz w:val="20"/>
                <w:szCs w:val="20"/>
              </w:rPr>
              <w:t>보증</w:t>
            </w:r>
            <w:r w:rsidR="009419CB">
              <w:rPr>
                <w:rFonts w:ascii="Times New Roman" w:eastAsia="바탕체" w:hAnsi="Times New Roman" w:hint="eastAsia"/>
                <w:sz w:val="20"/>
                <w:szCs w:val="20"/>
              </w:rPr>
              <w:t>을</w:t>
            </w:r>
            <w:r w:rsidR="009419CB">
              <w:rPr>
                <w:rFonts w:ascii="Times New Roman" w:eastAsia="바탕체" w:hAnsi="Times New Roman" w:hint="eastAsia"/>
                <w:sz w:val="20"/>
                <w:szCs w:val="20"/>
              </w:rPr>
              <w:t xml:space="preserve"> </w:t>
            </w:r>
            <w:r w:rsidR="009419CB">
              <w:rPr>
                <w:rFonts w:ascii="Times New Roman" w:eastAsia="바탕체" w:hAnsi="Times New Roman" w:hint="eastAsia"/>
                <w:sz w:val="20"/>
                <w:szCs w:val="20"/>
              </w:rPr>
              <w:t>받</w:t>
            </w:r>
            <w:r w:rsidR="009419CB">
              <w:rPr>
                <w:rFonts w:ascii="Times New Roman" w:eastAsia="바탕체" w:hAnsi="Times New Roman" w:hint="eastAsia"/>
                <w:sz w:val="20"/>
                <w:szCs w:val="20"/>
                <w:lang w:eastAsia="ko-KR"/>
              </w:rPr>
              <w:t>는</w:t>
            </w:r>
            <w:r w:rsidR="009419CB">
              <w:rPr>
                <w:rFonts w:ascii="Times New Roman" w:eastAsia="바탕체" w:hAnsi="Times New Roman" w:hint="eastAsia"/>
                <w:sz w:val="20"/>
                <w:szCs w:val="20"/>
                <w:lang w:eastAsia="ko-KR"/>
              </w:rPr>
              <w:t xml:space="preserve"> </w:t>
            </w:r>
            <w:r w:rsidR="009419CB">
              <w:rPr>
                <w:rFonts w:ascii="Times New Roman" w:eastAsia="바탕체" w:hAnsi="Times New Roman" w:hint="eastAsia"/>
                <w:sz w:val="20"/>
                <w:szCs w:val="20"/>
                <w:lang w:eastAsia="ko-KR"/>
              </w:rPr>
              <w:t>것이</w:t>
            </w:r>
            <w:r w:rsidR="009419CB">
              <w:rPr>
                <w:rFonts w:ascii="Times New Roman" w:eastAsia="바탕체" w:hAnsi="Times New Roman" w:hint="eastAsia"/>
                <w:sz w:val="20"/>
                <w:szCs w:val="20"/>
                <w:lang w:eastAsia="ko-KR"/>
              </w:rPr>
              <w:t xml:space="preserve"> </w:t>
            </w:r>
            <w:r w:rsidR="009419CB">
              <w:rPr>
                <w:rFonts w:ascii="Times New Roman" w:eastAsia="바탕체" w:hAnsi="Times New Roman" w:hint="eastAsia"/>
                <w:sz w:val="20"/>
                <w:szCs w:val="20"/>
                <w:lang w:eastAsia="ko-KR"/>
              </w:rPr>
              <w:t>바람직함</w:t>
            </w:r>
            <w:r w:rsidR="009419CB">
              <w:rPr>
                <w:rFonts w:ascii="Times New Roman" w:eastAsia="바탕체" w:hAnsi="Times New Roman" w:hint="eastAsia"/>
                <w:sz w:val="20"/>
                <w:szCs w:val="20"/>
              </w:rPr>
              <w:t>.</w:t>
            </w:r>
          </w:p>
        </w:tc>
      </w:tr>
      <w:tr w:rsidR="003B1204" w:rsidRPr="00850E72" w14:paraId="1C023CB5" w14:textId="77777777" w:rsidTr="00893737">
        <w:trPr>
          <w:trHeight w:val="1176"/>
        </w:trPr>
        <w:tc>
          <w:tcPr>
            <w:tcW w:w="572" w:type="pct"/>
            <w:tcBorders>
              <w:top w:val="single" w:sz="12" w:space="0" w:color="000080"/>
              <w:bottom w:val="single" w:sz="12" w:space="0" w:color="000080"/>
            </w:tcBorders>
            <w:shd w:val="clear" w:color="auto" w:fill="auto"/>
          </w:tcPr>
          <w:p w14:paraId="636D9E84" w14:textId="503B3019" w:rsidR="003B1204" w:rsidRPr="00850E72" w:rsidRDefault="00B4697C" w:rsidP="00D05420">
            <w:pPr>
              <w:pStyle w:val="38"/>
              <w:numPr>
                <w:ilvl w:val="0"/>
                <w:numId w:val="16"/>
              </w:numPr>
              <w:ind w:left="284" w:hanging="284"/>
              <w:jc w:val="left"/>
              <w:outlineLvl w:val="1"/>
              <w:rPr>
                <w:sz w:val="20"/>
              </w:rPr>
            </w:pPr>
            <w:bookmarkStart w:id="68" w:name="_Toc152170053"/>
            <w:r>
              <w:rPr>
                <w:rFonts w:hint="eastAsia"/>
                <w:sz w:val="20"/>
              </w:rPr>
              <w:lastRenderedPageBreak/>
              <w:t>본건</w:t>
            </w:r>
            <w:r>
              <w:rPr>
                <w:rFonts w:hint="eastAsia"/>
                <w:sz w:val="20"/>
              </w:rPr>
              <w:t xml:space="preserve"> </w:t>
            </w:r>
            <w:r>
              <w:rPr>
                <w:rFonts w:hint="eastAsia"/>
                <w:sz w:val="20"/>
              </w:rPr>
              <w:t>거래를</w:t>
            </w:r>
            <w:r>
              <w:rPr>
                <w:rFonts w:hint="eastAsia"/>
                <w:sz w:val="20"/>
              </w:rPr>
              <w:t xml:space="preserve"> </w:t>
            </w:r>
            <w:r>
              <w:rPr>
                <w:rFonts w:hint="eastAsia"/>
                <w:sz w:val="20"/>
              </w:rPr>
              <w:t>제한하는</w:t>
            </w:r>
            <w:r>
              <w:rPr>
                <w:rFonts w:hint="eastAsia"/>
                <w:sz w:val="20"/>
              </w:rPr>
              <w:t xml:space="preserve"> </w:t>
            </w:r>
            <w:r>
              <w:rPr>
                <w:rFonts w:hint="eastAsia"/>
                <w:sz w:val="20"/>
              </w:rPr>
              <w:t>약정</w:t>
            </w:r>
            <w:bookmarkEnd w:id="68"/>
          </w:p>
        </w:tc>
        <w:tc>
          <w:tcPr>
            <w:tcW w:w="25" w:type="pct"/>
            <w:shd w:val="clear" w:color="auto" w:fill="auto"/>
          </w:tcPr>
          <w:p w14:paraId="7F671101" w14:textId="77777777" w:rsidR="003B1204" w:rsidRPr="00850E72" w:rsidRDefault="003B1204" w:rsidP="00F1586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30045883" w14:textId="1488C6A4" w:rsidR="003B1204" w:rsidRPr="00850E72" w:rsidRDefault="00AB65B9" w:rsidP="00C510BE">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제공된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답변에</w:t>
            </w:r>
            <w:r>
              <w:rPr>
                <w:rFonts w:ascii="Times New Roman" w:eastAsia="바탕체" w:hAnsi="Times New Roman" w:hint="eastAsia"/>
                <w:sz w:val="20"/>
                <w:szCs w:val="20"/>
              </w:rPr>
              <w:t xml:space="preserve"> </w:t>
            </w:r>
            <w:r w:rsidR="00272FC6">
              <w:rPr>
                <w:rFonts w:ascii="Times New Roman" w:eastAsia="바탕체" w:hAnsi="Times New Roman" w:hint="eastAsia"/>
                <w:sz w:val="20"/>
                <w:szCs w:val="20"/>
              </w:rPr>
              <w:t>의하면</w:t>
            </w:r>
            <w:r>
              <w:rPr>
                <w:rFonts w:ascii="Times New Roman" w:eastAsia="바탕체" w:hAnsi="Times New Roman" w:hint="eastAsia"/>
                <w:sz w:val="20"/>
                <w:szCs w:val="20"/>
              </w:rPr>
              <w:t xml:space="preserve">  </w:t>
            </w:r>
            <w:r w:rsidR="004F0EEF">
              <w:rPr>
                <w:rFonts w:ascii="Times New Roman" w:eastAsia="바탕체" w:hAnsi="Times New Roman" w:hint="eastAsia"/>
                <w:sz w:val="20"/>
                <w:szCs w:val="20"/>
              </w:rPr>
              <w:t>매매목적물</w:t>
            </w:r>
            <w:r w:rsidR="00505629">
              <w:rPr>
                <w:rFonts w:ascii="Times New Roman" w:eastAsia="바탕체" w:hAnsi="Times New Roman" w:hint="eastAsia"/>
                <w:sz w:val="20"/>
                <w:szCs w:val="20"/>
              </w:rPr>
              <w:t>의</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처분을</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제한하는</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제</w:t>
            </w:r>
            <w:r w:rsidR="00505629">
              <w:rPr>
                <w:rFonts w:ascii="Times New Roman" w:eastAsia="바탕체" w:hAnsi="Times New Roman" w:hint="eastAsia"/>
                <w:sz w:val="20"/>
                <w:szCs w:val="20"/>
              </w:rPr>
              <w:t>3</w:t>
            </w:r>
            <w:r w:rsidR="00505629">
              <w:rPr>
                <w:rFonts w:ascii="Times New Roman" w:eastAsia="바탕체" w:hAnsi="Times New Roman" w:hint="eastAsia"/>
                <w:sz w:val="20"/>
                <w:szCs w:val="20"/>
              </w:rPr>
              <w:t>자와의</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구두</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또는</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서면약정은</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존재하지</w:t>
            </w:r>
            <w:r w:rsidR="00505629">
              <w:rPr>
                <w:rFonts w:ascii="Times New Roman" w:eastAsia="바탕체" w:hAnsi="Times New Roman" w:hint="eastAsia"/>
                <w:sz w:val="20"/>
                <w:szCs w:val="20"/>
              </w:rPr>
              <w:t xml:space="preserve"> </w:t>
            </w:r>
            <w:r w:rsidR="00505629">
              <w:rPr>
                <w:rFonts w:ascii="Times New Roman" w:eastAsia="바탕체" w:hAnsi="Times New Roman" w:hint="eastAsia"/>
                <w:sz w:val="20"/>
                <w:szCs w:val="20"/>
              </w:rPr>
              <w:t>않</w:t>
            </w:r>
            <w:r w:rsidR="00724D79">
              <w:rPr>
                <w:rFonts w:ascii="Times New Roman" w:eastAsia="바탕체" w:hAnsi="Times New Roman" w:hint="eastAsia"/>
                <w:sz w:val="20"/>
                <w:szCs w:val="20"/>
              </w:rPr>
              <w:t>고</w:t>
            </w:r>
            <w:r w:rsidR="00724D79">
              <w:rPr>
                <w:rFonts w:ascii="Times New Roman" w:eastAsia="바탕체" w:hAnsi="Times New Roman" w:hint="eastAsia"/>
                <w:sz w:val="20"/>
                <w:szCs w:val="20"/>
              </w:rPr>
              <w:t>,</w:t>
            </w:r>
            <w:r w:rsidR="00724D79">
              <w:rPr>
                <w:rFonts w:ascii="Times New Roman" w:eastAsia="바탕체" w:hAnsi="Times New Roman"/>
                <w:sz w:val="20"/>
                <w:szCs w:val="20"/>
              </w:rPr>
              <w:t xml:space="preserve"> </w:t>
            </w:r>
            <w:r w:rsidR="00724D79">
              <w:rPr>
                <w:rFonts w:ascii="Times New Roman" w:eastAsia="바탕체" w:hAnsi="Times New Roman" w:hint="eastAsia"/>
                <w:sz w:val="20"/>
                <w:szCs w:val="20"/>
              </w:rPr>
              <w:t>매매목적물과</w:t>
            </w:r>
            <w:r w:rsidR="00724D79">
              <w:rPr>
                <w:rFonts w:ascii="Times New Roman" w:eastAsia="바탕체" w:hAnsi="Times New Roman" w:hint="eastAsia"/>
                <w:sz w:val="20"/>
                <w:szCs w:val="20"/>
              </w:rPr>
              <w:t xml:space="preserve"> </w:t>
            </w:r>
            <w:r w:rsidR="00724D79">
              <w:rPr>
                <w:rFonts w:ascii="Times New Roman" w:eastAsia="바탕체" w:hAnsi="Times New Roman" w:hint="eastAsia"/>
                <w:sz w:val="20"/>
                <w:szCs w:val="20"/>
              </w:rPr>
              <w:t>관련하여</w:t>
            </w:r>
            <w:r w:rsidR="00724D79">
              <w:rPr>
                <w:rFonts w:ascii="Times New Roman" w:eastAsia="바탕체" w:hAnsi="Times New Roman" w:hint="eastAsia"/>
                <w:sz w:val="20"/>
                <w:szCs w:val="20"/>
              </w:rPr>
              <w:t xml:space="preserve"> </w:t>
            </w:r>
            <w:r w:rsidR="00724D79">
              <w:rPr>
                <w:rFonts w:ascii="Times New Roman" w:eastAsia="바탕체" w:hAnsi="Times New Roman" w:hint="eastAsia"/>
                <w:sz w:val="20"/>
                <w:szCs w:val="20"/>
              </w:rPr>
              <w:t>체결</w:t>
            </w:r>
            <w:r w:rsidR="00724D79" w:rsidRPr="009950CC">
              <w:rPr>
                <w:rFonts w:ascii="Times New Roman" w:eastAsia="바탕체" w:hAnsi="Times New Roman" w:hint="eastAsia"/>
                <w:sz w:val="20"/>
                <w:szCs w:val="20"/>
              </w:rPr>
              <w:t>된</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대출약정서</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담보설정계약서</w:t>
            </w:r>
            <w:r w:rsidR="009950CC" w:rsidRPr="009950CC">
              <w:rPr>
                <w:rStyle w:val="ae"/>
                <w:rFonts w:ascii="Times New Roman" w:hAnsi="Times New Roman"/>
                <w:sz w:val="20"/>
                <w:szCs w:val="20"/>
              </w:rPr>
              <w:footnoteReference w:id="2"/>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등에도</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대주에</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대한</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사전통지를</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할</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의무</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또는</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대주의</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사전</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동의를</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얻을</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의무는</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규정되어</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있지</w:t>
            </w:r>
            <w:r w:rsidR="00724D79" w:rsidRPr="009950CC">
              <w:rPr>
                <w:rFonts w:ascii="Times New Roman" w:eastAsia="바탕체" w:hAnsi="Times New Roman" w:hint="eastAsia"/>
                <w:sz w:val="20"/>
                <w:szCs w:val="20"/>
              </w:rPr>
              <w:t xml:space="preserve"> </w:t>
            </w:r>
            <w:r w:rsidR="00724D79" w:rsidRPr="009950CC">
              <w:rPr>
                <w:rFonts w:ascii="Times New Roman" w:eastAsia="바탕체" w:hAnsi="Times New Roman" w:hint="eastAsia"/>
                <w:sz w:val="20"/>
                <w:szCs w:val="20"/>
              </w:rPr>
              <w:t>않</w:t>
            </w:r>
            <w:r w:rsidR="00505629" w:rsidRPr="009950CC">
              <w:rPr>
                <w:rFonts w:ascii="Times New Roman" w:eastAsia="바탕체" w:hAnsi="Times New Roman" w:hint="eastAsia"/>
                <w:sz w:val="20"/>
                <w:szCs w:val="20"/>
              </w:rPr>
              <w:t>다고</w:t>
            </w:r>
            <w:r w:rsidR="00505629" w:rsidRPr="009950CC">
              <w:rPr>
                <w:rFonts w:ascii="Times New Roman" w:eastAsia="바탕체" w:hAnsi="Times New Roman" w:hint="eastAsia"/>
                <w:sz w:val="20"/>
                <w:szCs w:val="20"/>
              </w:rPr>
              <w:t xml:space="preserve"> </w:t>
            </w:r>
            <w:r w:rsidR="00505629" w:rsidRPr="009950CC">
              <w:rPr>
                <w:rFonts w:ascii="Times New Roman" w:eastAsia="바탕체" w:hAnsi="Times New Roman" w:hint="eastAsia"/>
                <w:sz w:val="20"/>
                <w:szCs w:val="20"/>
              </w:rPr>
              <w:t>함</w:t>
            </w:r>
            <w:r w:rsidR="00505629" w:rsidRPr="009950CC">
              <w:rPr>
                <w:rFonts w:ascii="Times New Roman" w:eastAsia="바탕체" w:hAnsi="Times New Roman" w:hint="eastAsia"/>
                <w:sz w:val="20"/>
                <w:szCs w:val="20"/>
              </w:rPr>
              <w:t>.</w:t>
            </w:r>
            <w:r w:rsidR="00505629">
              <w:rPr>
                <w:rFonts w:ascii="Times New Roman" w:eastAsia="바탕체" w:hAnsi="Times New Roman"/>
                <w:sz w:val="20"/>
                <w:szCs w:val="20"/>
              </w:rPr>
              <w:t xml:space="preserve"> </w:t>
            </w:r>
          </w:p>
        </w:tc>
        <w:tc>
          <w:tcPr>
            <w:tcW w:w="25" w:type="pct"/>
            <w:shd w:val="clear" w:color="auto" w:fill="auto"/>
          </w:tcPr>
          <w:p w14:paraId="31C46AE3" w14:textId="77777777" w:rsidR="003B1204" w:rsidRPr="00850E72" w:rsidRDefault="003B1204" w:rsidP="009743F8">
            <w:pPr>
              <w:wordWrap w:val="0"/>
              <w:autoSpaceDE w:val="0"/>
              <w:autoSpaceDN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57456360" w14:textId="4AEEAEBC" w:rsidR="003B1204" w:rsidRPr="00850E72" w:rsidRDefault="0081658A"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w:t>
            </w:r>
            <w:r>
              <w:rPr>
                <w:rFonts w:ascii="Times New Roman" w:eastAsia="바탕체" w:hAnsi="Times New Roman" w:hint="eastAsia"/>
                <w:sz w:val="20"/>
                <w:szCs w:val="20"/>
              </w:rPr>
              <w:t xml:space="preserve"> </w:t>
            </w:r>
            <w:r w:rsidR="00294686" w:rsidRPr="00850E72">
              <w:rPr>
                <w:rFonts w:ascii="Times New Roman" w:eastAsia="바탕체" w:hAnsi="Times New Roman"/>
                <w:sz w:val="20"/>
                <w:szCs w:val="20"/>
              </w:rPr>
              <w:t>본건</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매매계약</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체결에</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관하여</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제</w:t>
            </w:r>
            <w:r w:rsidR="00294686" w:rsidRPr="00850E72">
              <w:rPr>
                <w:rFonts w:ascii="Times New Roman" w:eastAsia="바탕체" w:hAnsi="Times New Roman"/>
                <w:sz w:val="20"/>
                <w:szCs w:val="20"/>
              </w:rPr>
              <w:t>3</w:t>
            </w:r>
            <w:r w:rsidR="00294686" w:rsidRPr="00850E72">
              <w:rPr>
                <w:rFonts w:ascii="Times New Roman" w:eastAsia="바탕체" w:hAnsi="Times New Roman"/>
                <w:sz w:val="20"/>
                <w:szCs w:val="20"/>
              </w:rPr>
              <w:t>자의</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동의</w:t>
            </w:r>
            <w:r w:rsidR="00CF70FB">
              <w:rPr>
                <w:rFonts w:ascii="Times New Roman" w:eastAsia="바탕체" w:hAnsi="Times New Roman" w:hint="eastAsia"/>
                <w:sz w:val="20"/>
                <w:szCs w:val="20"/>
              </w:rPr>
              <w:t xml:space="preserve">, </w:t>
            </w:r>
            <w:r w:rsidR="00CF70FB">
              <w:rPr>
                <w:rFonts w:ascii="Times New Roman" w:eastAsia="바탕체" w:hAnsi="Times New Roman" w:hint="eastAsia"/>
                <w:sz w:val="20"/>
                <w:szCs w:val="20"/>
              </w:rPr>
              <w:t>협의</w:t>
            </w:r>
            <w:r w:rsidR="00CF70FB">
              <w:rPr>
                <w:rFonts w:ascii="Times New Roman" w:eastAsia="바탕체" w:hAnsi="Times New Roman" w:hint="eastAsia"/>
                <w:sz w:val="20"/>
                <w:szCs w:val="20"/>
              </w:rPr>
              <w:t xml:space="preserve"> </w:t>
            </w:r>
            <w:r w:rsidR="00CF70FB">
              <w:rPr>
                <w:rFonts w:ascii="Times New Roman" w:eastAsia="바탕체" w:hAnsi="Times New Roman" w:hint="eastAsia"/>
                <w:sz w:val="20"/>
                <w:szCs w:val="20"/>
              </w:rPr>
              <w:t>및</w:t>
            </w:r>
            <w:r w:rsidR="00CF70FB">
              <w:rPr>
                <w:rFonts w:ascii="Times New Roman" w:eastAsia="바탕체" w:hAnsi="Times New Roman" w:hint="eastAsia"/>
                <w:sz w:val="20"/>
                <w:szCs w:val="20"/>
              </w:rPr>
              <w:t xml:space="preserve"> </w:t>
            </w:r>
            <w:r w:rsidR="00CF70FB">
              <w:rPr>
                <w:rFonts w:ascii="Times New Roman" w:eastAsia="바탕체" w:hAnsi="Times New Roman" w:hint="eastAsia"/>
                <w:sz w:val="20"/>
                <w:szCs w:val="20"/>
              </w:rPr>
              <w:t>통지</w:t>
            </w:r>
            <w:r w:rsidR="00294686" w:rsidRPr="00850E72">
              <w:rPr>
                <w:rFonts w:ascii="Times New Roman" w:eastAsia="바탕체" w:hAnsi="Times New Roman"/>
                <w:sz w:val="20"/>
                <w:szCs w:val="20"/>
              </w:rPr>
              <w:t>가</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필요하지</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않다는</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점에</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관한</w:t>
            </w:r>
            <w:r w:rsidR="00294686" w:rsidRPr="00850E72">
              <w:rPr>
                <w:rFonts w:ascii="Times New Roman" w:eastAsia="바탕체" w:hAnsi="Times New Roman"/>
                <w:sz w:val="20"/>
                <w:szCs w:val="20"/>
              </w:rPr>
              <w:t xml:space="preserve"> </w:t>
            </w:r>
            <w:r w:rsidR="00E34F0F">
              <w:rPr>
                <w:rFonts w:ascii="Times New Roman" w:eastAsia="바탕체" w:hAnsi="Times New Roman"/>
                <w:sz w:val="20"/>
                <w:szCs w:val="20"/>
              </w:rPr>
              <w:t>진술</w:t>
            </w:r>
            <w:r w:rsidR="00E34F0F">
              <w:rPr>
                <w:rFonts w:ascii="Times New Roman" w:eastAsia="바탕체" w:hAnsi="Times New Roman"/>
                <w:sz w:val="20"/>
                <w:szCs w:val="20"/>
              </w:rPr>
              <w:t xml:space="preserve"> </w:t>
            </w:r>
            <w:r w:rsidR="00E34F0F">
              <w:rPr>
                <w:rFonts w:ascii="Times New Roman" w:eastAsia="바탕체" w:hAnsi="Times New Roman"/>
                <w:sz w:val="20"/>
                <w:szCs w:val="20"/>
              </w:rPr>
              <w:t>및</w:t>
            </w:r>
            <w:r w:rsidR="00E34F0F">
              <w:rPr>
                <w:rFonts w:ascii="Times New Roman" w:eastAsia="바탕체" w:hAnsi="Times New Roman"/>
                <w:sz w:val="20"/>
                <w:szCs w:val="20"/>
              </w:rPr>
              <w:t xml:space="preserve"> </w:t>
            </w:r>
            <w:r w:rsidR="00E34F0F">
              <w:rPr>
                <w:rFonts w:ascii="Times New Roman" w:eastAsia="바탕체" w:hAnsi="Times New Roman"/>
                <w:sz w:val="20"/>
                <w:szCs w:val="20"/>
              </w:rPr>
              <w:t>보</w:t>
            </w:r>
            <w:r w:rsidR="00450E2A">
              <w:rPr>
                <w:rFonts w:ascii="Times New Roman" w:eastAsia="바탕체" w:hAnsi="Times New Roman" w:hint="eastAsia"/>
                <w:sz w:val="20"/>
                <w:szCs w:val="20"/>
                <w:lang w:eastAsia="ko-KR"/>
              </w:rPr>
              <w:t>증</w:t>
            </w:r>
            <w:r w:rsidR="00294686" w:rsidRPr="00850E72">
              <w:rPr>
                <w:rFonts w:ascii="Times New Roman" w:eastAsia="바탕체" w:hAnsi="Times New Roman"/>
                <w:sz w:val="20"/>
                <w:szCs w:val="20"/>
              </w:rPr>
              <w:t>을</w:t>
            </w:r>
            <w:r w:rsidR="00294686" w:rsidRPr="00850E72">
              <w:rPr>
                <w:rFonts w:ascii="Times New Roman" w:eastAsia="바탕체" w:hAnsi="Times New Roman"/>
                <w:sz w:val="20"/>
                <w:szCs w:val="20"/>
              </w:rPr>
              <w:t xml:space="preserve"> </w:t>
            </w:r>
            <w:r w:rsidR="00294686" w:rsidRPr="00850E72">
              <w:rPr>
                <w:rFonts w:ascii="Times New Roman" w:eastAsia="바탕체" w:hAnsi="Times New Roman"/>
                <w:sz w:val="20"/>
                <w:szCs w:val="20"/>
              </w:rPr>
              <w:t>받</w:t>
            </w:r>
            <w:r w:rsidR="009E3D2B">
              <w:rPr>
                <w:rFonts w:ascii="Times New Roman" w:eastAsia="바탕체" w:hAnsi="Times New Roman" w:hint="eastAsia"/>
                <w:sz w:val="20"/>
                <w:szCs w:val="20"/>
              </w:rPr>
              <w:t>는</w:t>
            </w:r>
            <w:r w:rsidR="009E3D2B">
              <w:rPr>
                <w:rFonts w:ascii="Times New Roman" w:eastAsia="바탕체" w:hAnsi="Times New Roman" w:hint="eastAsia"/>
                <w:sz w:val="20"/>
                <w:szCs w:val="20"/>
              </w:rPr>
              <w:t xml:space="preserve"> </w:t>
            </w:r>
            <w:r w:rsidR="009E3D2B">
              <w:rPr>
                <w:rFonts w:ascii="Times New Roman" w:eastAsia="바탕체" w:hAnsi="Times New Roman" w:hint="eastAsia"/>
                <w:sz w:val="20"/>
                <w:szCs w:val="20"/>
              </w:rPr>
              <w:t>것이</w:t>
            </w:r>
            <w:r w:rsidR="009E3D2B">
              <w:rPr>
                <w:rFonts w:ascii="Times New Roman" w:eastAsia="바탕체" w:hAnsi="Times New Roman" w:hint="eastAsia"/>
                <w:sz w:val="20"/>
                <w:szCs w:val="20"/>
              </w:rPr>
              <w:t xml:space="preserve"> </w:t>
            </w:r>
            <w:r w:rsidR="009E3D2B">
              <w:rPr>
                <w:rFonts w:ascii="Times New Roman" w:eastAsia="바탕체" w:hAnsi="Times New Roman" w:hint="eastAsia"/>
                <w:sz w:val="20"/>
                <w:szCs w:val="20"/>
              </w:rPr>
              <w:t>바람직함</w:t>
            </w:r>
            <w:r w:rsidR="00294686" w:rsidRPr="00850E72">
              <w:rPr>
                <w:rFonts w:ascii="Times New Roman" w:eastAsia="바탕체" w:hAnsi="Times New Roman"/>
                <w:sz w:val="20"/>
                <w:szCs w:val="20"/>
              </w:rPr>
              <w:t>.</w:t>
            </w:r>
          </w:p>
        </w:tc>
      </w:tr>
      <w:tr w:rsidR="00DE7AEF" w:rsidRPr="00850E72" w14:paraId="3A2449E1" w14:textId="77777777" w:rsidTr="00893737">
        <w:trPr>
          <w:trHeight w:val="794"/>
        </w:trPr>
        <w:tc>
          <w:tcPr>
            <w:tcW w:w="572" w:type="pct"/>
            <w:tcBorders>
              <w:top w:val="single" w:sz="12" w:space="0" w:color="000080"/>
              <w:bottom w:val="single" w:sz="12" w:space="0" w:color="000080"/>
            </w:tcBorders>
            <w:shd w:val="clear" w:color="auto" w:fill="auto"/>
          </w:tcPr>
          <w:p w14:paraId="59CAEC6C" w14:textId="72EB60F8" w:rsidR="00DE7AEF" w:rsidRDefault="00DE7AEF" w:rsidP="00D05420">
            <w:pPr>
              <w:pStyle w:val="38"/>
              <w:numPr>
                <w:ilvl w:val="0"/>
                <w:numId w:val="16"/>
              </w:numPr>
              <w:ind w:left="284" w:hanging="284"/>
              <w:jc w:val="left"/>
              <w:outlineLvl w:val="1"/>
              <w:rPr>
                <w:sz w:val="20"/>
              </w:rPr>
            </w:pPr>
            <w:bookmarkStart w:id="69" w:name="_Toc152170054"/>
            <w:r>
              <w:rPr>
                <w:rFonts w:hint="eastAsia"/>
                <w:sz w:val="20"/>
              </w:rPr>
              <w:t>영업용</w:t>
            </w:r>
            <w:r>
              <w:rPr>
                <w:rFonts w:hint="eastAsia"/>
                <w:sz w:val="20"/>
              </w:rPr>
              <w:t xml:space="preserve"> </w:t>
            </w:r>
            <w:r>
              <w:rPr>
                <w:rFonts w:hint="eastAsia"/>
                <w:sz w:val="20"/>
              </w:rPr>
              <w:t>고정자산</w:t>
            </w:r>
            <w:r>
              <w:rPr>
                <w:rFonts w:hint="eastAsia"/>
                <w:sz w:val="20"/>
              </w:rPr>
              <w:t xml:space="preserve"> </w:t>
            </w:r>
            <w:r>
              <w:rPr>
                <w:rFonts w:hint="eastAsia"/>
                <w:sz w:val="20"/>
              </w:rPr>
              <w:t>양수신고</w:t>
            </w:r>
            <w:bookmarkEnd w:id="69"/>
          </w:p>
        </w:tc>
        <w:tc>
          <w:tcPr>
            <w:tcW w:w="25" w:type="pct"/>
            <w:shd w:val="clear" w:color="auto" w:fill="auto"/>
          </w:tcPr>
          <w:p w14:paraId="58DCC2F9" w14:textId="77777777" w:rsidR="00DE7AEF" w:rsidRPr="00850E72" w:rsidRDefault="00DE7AEF" w:rsidP="00F1586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2A324196" w14:textId="3B99EE7A" w:rsidR="00DE7AEF" w:rsidRPr="00DE7AEF" w:rsidRDefault="00DE7AEF"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DE7AEF">
              <w:rPr>
                <w:rFonts w:ascii="Times New Roman" w:eastAsia="바탕체" w:hAnsi="Times New Roman"/>
                <w:sz w:val="20"/>
                <w:szCs w:val="20"/>
                <w:lang w:eastAsia="ko-KR"/>
              </w:rPr>
              <w:t>독점규제</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및</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공정거래에</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관한</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법률</w:t>
            </w:r>
            <w:r w:rsidRPr="00DE7AEF">
              <w:rPr>
                <w:rFonts w:ascii="Times New Roman" w:eastAsia="바탕체" w:hAnsi="Times New Roman"/>
                <w:sz w:val="20"/>
                <w:szCs w:val="20"/>
                <w:lang w:eastAsia="ko-KR"/>
              </w:rPr>
              <w:t>(“</w:t>
            </w:r>
            <w:r w:rsidRPr="00DE7AEF">
              <w:rPr>
                <w:rFonts w:ascii="Times New Roman" w:eastAsia="바탕체" w:hAnsi="Times New Roman"/>
                <w:b/>
                <w:sz w:val="20"/>
                <w:szCs w:val="20"/>
                <w:lang w:eastAsia="ko-KR"/>
              </w:rPr>
              <w:t>공정거래법</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제</w:t>
            </w:r>
            <w:r w:rsidRPr="00DE7AEF">
              <w:rPr>
                <w:rFonts w:ascii="Times New Roman" w:eastAsia="바탕체" w:hAnsi="Times New Roman"/>
                <w:sz w:val="20"/>
                <w:szCs w:val="20"/>
                <w:lang w:eastAsia="ko-KR"/>
              </w:rPr>
              <w:t>11</w:t>
            </w:r>
            <w:r w:rsidRPr="00DE7AEF">
              <w:rPr>
                <w:rFonts w:ascii="Times New Roman" w:eastAsia="바탕체" w:hAnsi="Times New Roman"/>
                <w:sz w:val="20"/>
                <w:szCs w:val="20"/>
                <w:lang w:eastAsia="ko-KR"/>
              </w:rPr>
              <w:t>조</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제</w:t>
            </w:r>
            <w:r w:rsidRPr="00DE7AEF">
              <w:rPr>
                <w:rFonts w:ascii="Times New Roman" w:eastAsia="바탕체" w:hAnsi="Times New Roman"/>
                <w:sz w:val="20"/>
                <w:szCs w:val="20"/>
                <w:lang w:eastAsia="ko-KR"/>
              </w:rPr>
              <w:t>1</w:t>
            </w:r>
            <w:r w:rsidRPr="00DE7AEF">
              <w:rPr>
                <w:rFonts w:ascii="Times New Roman" w:eastAsia="바탕체" w:hAnsi="Times New Roman"/>
                <w:sz w:val="20"/>
                <w:szCs w:val="20"/>
                <w:lang w:eastAsia="ko-KR"/>
              </w:rPr>
              <w:t>항</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제</w:t>
            </w:r>
            <w:r w:rsidRPr="00DE7AEF">
              <w:rPr>
                <w:rFonts w:ascii="Times New Roman" w:eastAsia="바탕체" w:hAnsi="Times New Roman"/>
                <w:sz w:val="20"/>
                <w:szCs w:val="20"/>
                <w:lang w:eastAsia="ko-KR"/>
              </w:rPr>
              <w:t>4</w:t>
            </w:r>
            <w:r w:rsidRPr="00DE7AEF">
              <w:rPr>
                <w:rFonts w:ascii="Times New Roman" w:eastAsia="바탕체" w:hAnsi="Times New Roman"/>
                <w:sz w:val="20"/>
                <w:szCs w:val="20"/>
                <w:lang w:eastAsia="ko-KR"/>
              </w:rPr>
              <w:t>호</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및</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제</w:t>
            </w:r>
            <w:r w:rsidRPr="00DE7AEF">
              <w:rPr>
                <w:rFonts w:ascii="Times New Roman" w:eastAsia="바탕체" w:hAnsi="Times New Roman" w:hint="eastAsia"/>
                <w:sz w:val="20"/>
                <w:szCs w:val="20"/>
                <w:lang w:eastAsia="ko-KR"/>
              </w:rPr>
              <w:t>9</w:t>
            </w:r>
            <w:r w:rsidRPr="00DE7AEF">
              <w:rPr>
                <w:rFonts w:ascii="Times New Roman" w:eastAsia="바탕체" w:hAnsi="Times New Roman"/>
                <w:sz w:val="20"/>
                <w:szCs w:val="20"/>
                <w:lang w:eastAsia="ko-KR"/>
              </w:rPr>
              <w:t>조</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제</w:t>
            </w:r>
            <w:r w:rsidRPr="00DE7AEF">
              <w:rPr>
                <w:rFonts w:ascii="Times New Roman" w:eastAsia="바탕체" w:hAnsi="Times New Roman"/>
                <w:sz w:val="20"/>
                <w:szCs w:val="20"/>
                <w:lang w:eastAsia="ko-KR"/>
              </w:rPr>
              <w:t>1</w:t>
            </w:r>
            <w:r w:rsidRPr="00DE7AEF">
              <w:rPr>
                <w:rFonts w:ascii="Times New Roman" w:eastAsia="바탕체" w:hAnsi="Times New Roman"/>
                <w:sz w:val="20"/>
                <w:szCs w:val="20"/>
                <w:lang w:eastAsia="ko-KR"/>
              </w:rPr>
              <w:t>항</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제</w:t>
            </w:r>
            <w:r w:rsidRPr="00DE7AEF">
              <w:rPr>
                <w:rFonts w:ascii="Times New Roman" w:eastAsia="바탕체" w:hAnsi="Times New Roman"/>
                <w:sz w:val="20"/>
                <w:szCs w:val="20"/>
                <w:lang w:eastAsia="ko-KR"/>
              </w:rPr>
              <w:t>4</w:t>
            </w:r>
            <w:r w:rsidRPr="00DE7AEF">
              <w:rPr>
                <w:rFonts w:ascii="Times New Roman" w:eastAsia="바탕체" w:hAnsi="Times New Roman"/>
                <w:sz w:val="20"/>
                <w:szCs w:val="20"/>
                <w:lang w:eastAsia="ko-KR"/>
              </w:rPr>
              <w:t>호에</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의하면</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직전</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사업연도</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종료일</w:t>
            </w:r>
            <w:r w:rsidRPr="00DE7AEF">
              <w:rPr>
                <w:rFonts w:ascii="Times New Roman" w:eastAsia="바탕체" w:hAnsi="Times New Roman"/>
                <w:sz w:val="20"/>
                <w:szCs w:val="20"/>
                <w:lang w:eastAsia="ko-KR"/>
              </w:rPr>
              <w:t xml:space="preserve"> </w:t>
            </w:r>
            <w:r w:rsidRPr="00DE7AEF">
              <w:rPr>
                <w:rFonts w:ascii="Times New Roman" w:eastAsia="바탕체" w:hAnsi="Times New Roman"/>
                <w:sz w:val="20"/>
                <w:szCs w:val="20"/>
                <w:lang w:eastAsia="ko-KR"/>
              </w:rPr>
              <w:t>현재</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자산총액</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또는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매출액이</w:t>
            </w:r>
            <w:r w:rsidRPr="00DE7AEF">
              <w:rPr>
                <w:rFonts w:ascii="Times New Roman" w:eastAsia="바탕체" w:hAnsi="Times New Roman"/>
                <w:sz w:val="20"/>
                <w:szCs w:val="20"/>
              </w:rPr>
              <w:t xml:space="preserve"> 3</w:t>
            </w:r>
            <w:r w:rsidRPr="00DE7AEF">
              <w:rPr>
                <w:rFonts w:ascii="Times New Roman" w:eastAsia="바탕체" w:hAnsi="Times New Roman"/>
                <w:sz w:val="20"/>
                <w:szCs w:val="20"/>
              </w:rPr>
              <w:t>천억원</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이상인</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회사와</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자산총액</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또는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매출액이</w:t>
            </w:r>
            <w:r w:rsidRPr="00DE7AEF">
              <w:rPr>
                <w:rFonts w:ascii="Times New Roman" w:eastAsia="바탕체" w:hAnsi="Times New Roman"/>
                <w:sz w:val="20"/>
                <w:szCs w:val="20"/>
              </w:rPr>
              <w:t xml:space="preserve"> 3</w:t>
            </w:r>
            <w:r w:rsidRPr="00DE7AEF">
              <w:rPr>
                <w:rFonts w:ascii="Times New Roman" w:eastAsia="바탕체" w:hAnsi="Times New Roman"/>
                <w:sz w:val="20"/>
                <w:szCs w:val="20"/>
              </w:rPr>
              <w:t>백억원</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이상인</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회사</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사이에</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영업용</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고정자산의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전부</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또는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주요부분을</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양수도하는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경우</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공정거래위원회에</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신고하여야</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함</w:t>
            </w:r>
            <w:r w:rsidR="00521102">
              <w:rPr>
                <w:rStyle w:val="ae"/>
                <w:rFonts w:ascii="Times New Roman" w:hAnsi="Times New Roman"/>
                <w:sz w:val="20"/>
                <w:szCs w:val="20"/>
              </w:rPr>
              <w:footnoteReference w:id="3"/>
            </w:r>
            <w:r w:rsidRPr="00DE7AEF">
              <w:rPr>
                <w:rFonts w:ascii="Times New Roman" w:eastAsia="바탕체" w:hAnsi="Times New Roman"/>
                <w:sz w:val="20"/>
                <w:szCs w:val="20"/>
              </w:rPr>
              <w:t>.</w:t>
            </w:r>
            <w:r w:rsidR="00D54FBF">
              <w:rPr>
                <w:rFonts w:ascii="Times New Roman" w:eastAsia="바탕체" w:hAnsi="Times New Roman"/>
                <w:sz w:val="20"/>
                <w:szCs w:val="20"/>
              </w:rPr>
              <w:t xml:space="preserve"> </w:t>
            </w:r>
          </w:p>
          <w:p w14:paraId="650AF0BB" w14:textId="09EC4952" w:rsidR="00DE7AEF" w:rsidRPr="00DE7AEF" w:rsidRDefault="00DE7AEF"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DE7AEF">
              <w:rPr>
                <w:rFonts w:ascii="Times New Roman" w:eastAsia="바탕체" w:hAnsi="Times New Roman"/>
                <w:sz w:val="20"/>
                <w:szCs w:val="20"/>
              </w:rPr>
              <w:t>기업결합의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신고요령</w:t>
            </w:r>
            <w:r w:rsidRPr="00DE7AEF">
              <w:rPr>
                <w:rFonts w:ascii="Times New Roman" w:eastAsia="바탕체" w:hAnsi="Times New Roman"/>
                <w:sz w:val="20"/>
                <w:szCs w:val="20"/>
              </w:rPr>
              <w:t>(</w:t>
            </w:r>
            <w:r w:rsidRPr="00DE7AEF">
              <w:rPr>
                <w:rFonts w:ascii="Times New Roman" w:eastAsia="바탕체" w:hAnsi="Times New Roman"/>
                <w:sz w:val="20"/>
                <w:szCs w:val="20"/>
              </w:rPr>
              <w:t>공정거래위원회</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고시</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제</w:t>
            </w:r>
            <w:r w:rsidRPr="00DE7AEF">
              <w:rPr>
                <w:rFonts w:ascii="Times New Roman" w:eastAsia="바탕체" w:hAnsi="Times New Roman"/>
                <w:sz w:val="20"/>
                <w:szCs w:val="20"/>
              </w:rPr>
              <w:t>20</w:t>
            </w:r>
            <w:r>
              <w:rPr>
                <w:rFonts w:ascii="Times New Roman" w:eastAsia="바탕체" w:hAnsi="Times New Roman"/>
                <w:sz w:val="20"/>
                <w:szCs w:val="20"/>
              </w:rPr>
              <w:t>22-23</w:t>
            </w:r>
            <w:r w:rsidRPr="00DE7AEF">
              <w:rPr>
                <w:rFonts w:ascii="Times New Roman" w:eastAsia="바탕체" w:hAnsi="Times New Roman"/>
                <w:sz w:val="20"/>
                <w:szCs w:val="20"/>
              </w:rPr>
              <w:t>호</w:t>
            </w:r>
            <w:r w:rsidRPr="00DE7AEF">
              <w:rPr>
                <w:rFonts w:ascii="Times New Roman" w:eastAsia="바탕체" w:hAnsi="Times New Roman"/>
                <w:sz w:val="20"/>
                <w:szCs w:val="20"/>
              </w:rPr>
              <w:t>)</w:t>
            </w:r>
            <w:r w:rsidRPr="00DE7AEF">
              <w:rPr>
                <w:rFonts w:ascii="Times New Roman" w:eastAsia="바탕체" w:hAnsi="Times New Roman"/>
                <w:sz w:val="20"/>
                <w:szCs w:val="20"/>
              </w:rPr>
              <w:t>에</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의하면</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영업용</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고정자산의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주요부분</w:t>
            </w:r>
            <w:r w:rsidRPr="00DE7AEF">
              <w:rPr>
                <w:rFonts w:ascii="Times New Roman" w:eastAsia="바탕체" w:hAnsi="Times New Roman"/>
                <w:sz w:val="20"/>
                <w:szCs w:val="20"/>
              </w:rPr>
              <w:t>”</w:t>
            </w:r>
            <w:r w:rsidRPr="00DE7AEF">
              <w:rPr>
                <w:rFonts w:ascii="Times New Roman" w:eastAsia="바탕체" w:hAnsi="Times New Roman"/>
                <w:sz w:val="20"/>
                <w:szCs w:val="20"/>
              </w:rPr>
              <w:t>이라</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함은</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양수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또는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임차부분이</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독립된</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사업단위로서</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영위될</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있는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형태를</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갖추고</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있거나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양수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또는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임차됨으로써</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양도회사의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매출의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상당한</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감소를</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초래하는</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경우로서</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양수금액이</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양도회사의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직전</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사업년도</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종료일</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현재</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대차대조표상의</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자산총액의</w:t>
            </w:r>
            <w:r w:rsidRPr="00DE7AEF">
              <w:rPr>
                <w:rFonts w:ascii="Times New Roman" w:eastAsia="바탕체" w:hAnsi="Times New Roman"/>
                <w:sz w:val="20"/>
                <w:szCs w:val="20"/>
              </w:rPr>
              <w:t xml:space="preserve"> 100</w:t>
            </w:r>
            <w:r w:rsidRPr="00DE7AEF">
              <w:rPr>
                <w:rFonts w:ascii="Times New Roman" w:eastAsia="바탕체" w:hAnsi="Times New Roman"/>
                <w:sz w:val="20"/>
                <w:szCs w:val="20"/>
              </w:rPr>
              <w:t>분의</w:t>
            </w:r>
            <w:r w:rsidRPr="00DE7AEF">
              <w:rPr>
                <w:rFonts w:ascii="Times New Roman" w:eastAsia="바탕체" w:hAnsi="Times New Roman"/>
                <w:sz w:val="20"/>
                <w:szCs w:val="20"/>
              </w:rPr>
              <w:t xml:space="preserve"> 10</w:t>
            </w:r>
            <w:r w:rsidRPr="00DE7AEF">
              <w:rPr>
                <w:rFonts w:ascii="Times New Roman" w:eastAsia="바탕체" w:hAnsi="Times New Roman"/>
                <w:sz w:val="20"/>
                <w:szCs w:val="20"/>
              </w:rPr>
              <w:t>이상이거나</w:t>
            </w:r>
            <w:r w:rsidRPr="00DE7AEF">
              <w:rPr>
                <w:rFonts w:ascii="Times New Roman" w:eastAsia="바탕체" w:hAnsi="Times New Roman"/>
                <w:sz w:val="20"/>
                <w:szCs w:val="20"/>
              </w:rPr>
              <w:t xml:space="preserve"> 50</w:t>
            </w:r>
            <w:r w:rsidRPr="00DE7AEF">
              <w:rPr>
                <w:rFonts w:ascii="Times New Roman" w:eastAsia="바탕체" w:hAnsi="Times New Roman"/>
                <w:sz w:val="20"/>
                <w:szCs w:val="20"/>
              </w:rPr>
              <w:t>억원</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이상인</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경우를</w:t>
            </w:r>
            <w:r w:rsidRPr="00DE7AEF">
              <w:rPr>
                <w:rFonts w:ascii="Times New Roman" w:eastAsia="바탕체" w:hAnsi="Times New Roman"/>
                <w:sz w:val="20"/>
                <w:szCs w:val="20"/>
              </w:rPr>
              <w:t xml:space="preserve"> </w:t>
            </w:r>
            <w:r w:rsidRPr="00DE7AEF">
              <w:rPr>
                <w:rFonts w:ascii="Times New Roman" w:eastAsia="바탕체" w:hAnsi="Times New Roman"/>
                <w:sz w:val="20"/>
                <w:szCs w:val="20"/>
              </w:rPr>
              <w:t>말함</w:t>
            </w:r>
            <w:r w:rsidRPr="00DE7AEF">
              <w:rPr>
                <w:rFonts w:ascii="Times New Roman" w:eastAsia="바탕체" w:hAnsi="Times New Roman"/>
                <w:sz w:val="20"/>
                <w:szCs w:val="20"/>
              </w:rPr>
              <w:t xml:space="preserve">. </w:t>
            </w:r>
          </w:p>
          <w:p w14:paraId="4FBFAC88" w14:textId="1728F440" w:rsidR="00D54FBF" w:rsidRPr="00914CC9" w:rsidRDefault="009F2266"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양해각서</w:t>
            </w:r>
            <w:r w:rsidR="00D54FBF">
              <w:rPr>
                <w:rFonts w:ascii="Times New Roman" w:eastAsia="바탕체" w:hAnsi="Times New Roman" w:hint="eastAsia"/>
                <w:sz w:val="20"/>
                <w:szCs w:val="20"/>
                <w:lang w:eastAsia="ko-KR"/>
              </w:rPr>
              <w:t>에</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의하면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매매목적물에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대한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매매대금은</w:t>
            </w:r>
            <w:r>
              <w:rPr>
                <w:rFonts w:ascii="Times New Roman" w:eastAsia="바탕체" w:hAnsi="Times New Roman" w:hint="eastAsia"/>
                <w:sz w:val="20"/>
                <w:szCs w:val="20"/>
              </w:rPr>
              <w:t xml:space="preserve"> 307,000,000,000</w:t>
            </w:r>
            <w:r>
              <w:rPr>
                <w:rFonts w:ascii="Times New Roman" w:eastAsia="바탕체" w:hAnsi="Times New Roman" w:hint="eastAsia"/>
                <w:sz w:val="20"/>
                <w:szCs w:val="20"/>
              </w:rPr>
              <w:t>원</w:t>
            </w:r>
            <w:r w:rsidR="00D54FBF">
              <w:rPr>
                <w:rFonts w:ascii="Times New Roman" w:eastAsia="바탕체" w:hAnsi="Times New Roman" w:hint="eastAsia"/>
                <w:sz w:val="20"/>
                <w:szCs w:val="20"/>
                <w:lang w:eastAsia="ko-KR"/>
              </w:rPr>
              <w:t>이고</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본건</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거래를</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통하여</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매도인이</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영위하던</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임대업을</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양수인에게</w:t>
            </w:r>
            <w:r w:rsidR="00D54FBF">
              <w:rPr>
                <w:rFonts w:ascii="Times New Roman" w:eastAsia="바탕체" w:hAnsi="Times New Roman" w:hint="eastAsia"/>
                <w:sz w:val="20"/>
                <w:szCs w:val="20"/>
                <w:lang w:eastAsia="ko-KR"/>
              </w:rPr>
              <w:t xml:space="preserve"> </w:t>
            </w:r>
            <w:r w:rsidR="00D54FBF">
              <w:rPr>
                <w:rFonts w:ascii="Times New Roman" w:eastAsia="바탕체" w:hAnsi="Times New Roman" w:hint="eastAsia"/>
                <w:sz w:val="20"/>
                <w:szCs w:val="20"/>
                <w:lang w:eastAsia="ko-KR"/>
              </w:rPr>
              <w:t>이전함으로써</w:t>
            </w:r>
            <w:r w:rsidR="00D54FBF">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매도인</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매출의</w:t>
            </w:r>
            <w:r>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상당한</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감소를</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초래할</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것으로</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예상되는바</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매매목적물은</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매도인의</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영업용</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고정자산에</w:t>
            </w:r>
            <w:r w:rsidRPr="00914CC9">
              <w:rPr>
                <w:rFonts w:ascii="Times New Roman" w:eastAsia="바탕체" w:hAnsi="Times New Roman" w:hint="eastAsia"/>
                <w:sz w:val="20"/>
                <w:szCs w:val="20"/>
              </w:rPr>
              <w:t xml:space="preserve"> </w:t>
            </w:r>
            <w:r w:rsidRPr="00914CC9">
              <w:rPr>
                <w:rFonts w:ascii="Times New Roman" w:eastAsia="바탕체" w:hAnsi="Times New Roman" w:hint="eastAsia"/>
                <w:sz w:val="20"/>
                <w:szCs w:val="20"/>
              </w:rPr>
              <w:t>해당</w:t>
            </w:r>
            <w:r w:rsidR="00D54FBF" w:rsidRPr="00914CC9">
              <w:rPr>
                <w:rFonts w:ascii="Times New Roman" w:eastAsia="바탕체" w:hAnsi="Times New Roman" w:hint="eastAsia"/>
                <w:sz w:val="20"/>
                <w:szCs w:val="20"/>
                <w:lang w:eastAsia="ko-KR"/>
              </w:rPr>
              <w:t>할</w:t>
            </w:r>
            <w:r w:rsidR="00D54FBF" w:rsidRPr="00914CC9">
              <w:rPr>
                <w:rFonts w:ascii="Times New Roman" w:eastAsia="바탕체" w:hAnsi="Times New Roman" w:hint="eastAsia"/>
                <w:sz w:val="20"/>
                <w:szCs w:val="20"/>
                <w:lang w:eastAsia="ko-KR"/>
              </w:rPr>
              <w:t xml:space="preserve"> </w:t>
            </w:r>
            <w:r w:rsidR="00D54FBF" w:rsidRPr="00914CC9">
              <w:rPr>
                <w:rFonts w:ascii="Times New Roman" w:eastAsia="바탕체" w:hAnsi="Times New Roman" w:hint="eastAsia"/>
                <w:sz w:val="20"/>
                <w:szCs w:val="20"/>
                <w:lang w:eastAsia="ko-KR"/>
              </w:rPr>
              <w:t>것으로</w:t>
            </w:r>
            <w:r w:rsidR="00D54FBF" w:rsidRPr="00914CC9">
              <w:rPr>
                <w:rFonts w:ascii="Times New Roman" w:eastAsia="바탕체" w:hAnsi="Times New Roman" w:hint="eastAsia"/>
                <w:sz w:val="20"/>
                <w:szCs w:val="20"/>
                <w:lang w:eastAsia="ko-KR"/>
              </w:rPr>
              <w:t xml:space="preserve"> </w:t>
            </w:r>
            <w:r w:rsidR="00D54FBF" w:rsidRPr="00914CC9">
              <w:rPr>
                <w:rFonts w:ascii="Times New Roman" w:eastAsia="바탕체" w:hAnsi="Times New Roman" w:hint="eastAsia"/>
                <w:sz w:val="20"/>
                <w:szCs w:val="20"/>
                <w:lang w:eastAsia="ko-KR"/>
              </w:rPr>
              <w:t>보임</w:t>
            </w:r>
            <w:r w:rsidRPr="00914CC9">
              <w:rPr>
                <w:rFonts w:ascii="Times New Roman" w:eastAsia="바탕체" w:hAnsi="Times New Roman" w:hint="eastAsia"/>
                <w:sz w:val="20"/>
                <w:szCs w:val="20"/>
              </w:rPr>
              <w:t>.</w:t>
            </w:r>
            <w:r w:rsidRPr="00914CC9">
              <w:rPr>
                <w:rFonts w:ascii="Times New Roman" w:eastAsia="바탕체" w:hAnsi="Times New Roman"/>
                <w:sz w:val="20"/>
                <w:szCs w:val="20"/>
              </w:rPr>
              <w:t xml:space="preserve"> </w:t>
            </w:r>
          </w:p>
          <w:p w14:paraId="229A0D7D" w14:textId="6D8B05E8" w:rsidR="00521102" w:rsidRPr="00914CC9" w:rsidRDefault="00521102"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914CC9">
              <w:rPr>
                <w:rFonts w:ascii="Times New Roman" w:eastAsia="바탕체" w:hAnsi="Times New Roman" w:hint="eastAsia"/>
                <w:sz w:val="20"/>
                <w:szCs w:val="20"/>
                <w:lang w:eastAsia="ko-KR"/>
              </w:rPr>
              <w:t>그러나</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공정거래위원회는</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투자신탁</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형태의</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집합투자기구의</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경우</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논리적으로</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실질</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소유자와</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의사결정이</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분리되어</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있고</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엄격한</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자산운용</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제한으로</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기업결합</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규제의</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실익이</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없으며</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신고의무</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주체를</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확정하기도</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어려우므로</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원칙적으로</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투자신탁</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형태의</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집합투자기구의</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자산</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취득은</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신고</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대상에서</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제외하는</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것으로</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처리하고</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있음</w:t>
            </w:r>
            <w:r w:rsidRPr="00914CC9">
              <w:rPr>
                <w:rFonts w:ascii="Times New Roman" w:eastAsia="바탕체" w:hAnsi="Times New Roman"/>
                <w:sz w:val="20"/>
                <w:szCs w:val="20"/>
                <w:lang w:eastAsia="ko-KR"/>
              </w:rPr>
              <w:t>(2022</w:t>
            </w:r>
            <w:r w:rsidRPr="00914CC9">
              <w:rPr>
                <w:rFonts w:ascii="Times New Roman" w:eastAsia="바탕체" w:hAnsi="Times New Roman" w:hint="eastAsia"/>
                <w:sz w:val="20"/>
                <w:szCs w:val="20"/>
                <w:lang w:eastAsia="ko-KR"/>
              </w:rPr>
              <w:t>년도</w:t>
            </w:r>
            <w:r w:rsidRPr="00914CC9">
              <w:rPr>
                <w:rFonts w:ascii="Times New Roman" w:eastAsia="바탕체" w:hAnsi="Times New Roman"/>
                <w:sz w:val="20"/>
                <w:szCs w:val="20"/>
                <w:lang w:eastAsia="ko-KR"/>
              </w:rPr>
              <w:t xml:space="preserve"> </w:t>
            </w:r>
            <w:proofErr w:type="spellStart"/>
            <w:r w:rsidRPr="00914CC9">
              <w:rPr>
                <w:rFonts w:ascii="Times New Roman" w:eastAsia="바탕체" w:hAnsi="Times New Roman" w:hint="eastAsia"/>
                <w:sz w:val="20"/>
                <w:szCs w:val="20"/>
                <w:lang w:eastAsia="ko-KR"/>
              </w:rPr>
              <w:t>기업결합신고가이드북</w:t>
            </w:r>
            <w:proofErr w:type="spellEnd"/>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제</w:t>
            </w:r>
            <w:r w:rsidRPr="00914CC9">
              <w:rPr>
                <w:rFonts w:ascii="Times New Roman" w:eastAsia="바탕체" w:hAnsi="Times New Roman"/>
                <w:sz w:val="20"/>
                <w:szCs w:val="20"/>
                <w:lang w:eastAsia="ko-KR"/>
              </w:rPr>
              <w:t>65</w:t>
            </w:r>
            <w:r w:rsidRPr="00914CC9">
              <w:rPr>
                <w:rFonts w:ascii="Times New Roman" w:eastAsia="바탕체" w:hAnsi="Times New Roman" w:hint="eastAsia"/>
                <w:sz w:val="20"/>
                <w:szCs w:val="20"/>
                <w:lang w:eastAsia="ko-KR"/>
              </w:rPr>
              <w:t>쪽</w:t>
            </w:r>
            <w:r w:rsidRPr="00914CC9">
              <w:rPr>
                <w:rFonts w:ascii="Times New Roman" w:eastAsia="바탕체" w:hAnsi="Times New Roman"/>
                <w:sz w:val="20"/>
                <w:szCs w:val="20"/>
                <w:lang w:eastAsia="ko-KR"/>
              </w:rPr>
              <w:t>).</w:t>
            </w:r>
          </w:p>
          <w:p w14:paraId="2830BF32" w14:textId="391B3006" w:rsidR="00DE7AEF" w:rsidRDefault="00521102"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914CC9">
              <w:rPr>
                <w:rFonts w:ascii="Times New Roman" w:eastAsia="바탕체" w:hAnsi="Times New Roman" w:hint="eastAsia"/>
                <w:sz w:val="20"/>
                <w:szCs w:val="20"/>
              </w:rPr>
              <w:t>매수인은</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신탁형</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집합투자기구로서</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설정될</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예정인</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것으로</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이해되므로</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본건</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거래에</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대하여</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공정거래위원회에</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기업결합신고를</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할</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필요는</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없을</w:t>
            </w:r>
            <w:r w:rsidRPr="00914CC9">
              <w:rPr>
                <w:rFonts w:ascii="Times New Roman" w:eastAsia="바탕체" w:hAnsi="Times New Roman"/>
                <w:sz w:val="20"/>
                <w:szCs w:val="20"/>
              </w:rPr>
              <w:t xml:space="preserve"> </w:t>
            </w:r>
            <w:r w:rsidRPr="00914CC9">
              <w:rPr>
                <w:rFonts w:ascii="Times New Roman" w:eastAsia="바탕체" w:hAnsi="Times New Roman" w:hint="eastAsia"/>
                <w:sz w:val="20"/>
                <w:szCs w:val="20"/>
              </w:rPr>
              <w:t>것임</w:t>
            </w:r>
            <w:r w:rsidRPr="00914CC9">
              <w:rPr>
                <w:rFonts w:ascii="Times New Roman" w:eastAsia="바탕체" w:hAnsi="Times New Roman"/>
                <w:sz w:val="20"/>
                <w:szCs w:val="20"/>
              </w:rPr>
              <w:t>.</w:t>
            </w:r>
            <w:r>
              <w:rPr>
                <w:rFonts w:ascii="Times New Roman" w:eastAsia="바탕체" w:hAnsi="Times New Roman" w:hint="eastAsia"/>
                <w:sz w:val="20"/>
                <w:szCs w:val="20"/>
                <w:lang w:eastAsia="ko-KR"/>
              </w:rPr>
              <w:t xml:space="preserve"> </w:t>
            </w:r>
          </w:p>
        </w:tc>
        <w:tc>
          <w:tcPr>
            <w:tcW w:w="25" w:type="pct"/>
            <w:shd w:val="clear" w:color="auto" w:fill="auto"/>
          </w:tcPr>
          <w:p w14:paraId="7123BADA" w14:textId="77777777" w:rsidR="00DE7AEF" w:rsidRPr="00850E72" w:rsidRDefault="00DE7AEF" w:rsidP="00F15868">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02C4274C" w14:textId="6D736AA1" w:rsidR="00DE7AEF" w:rsidRDefault="00DE7AEF" w:rsidP="00521102">
            <w:pPr>
              <w:wordWrap w:val="0"/>
              <w:autoSpaceDE w:val="0"/>
              <w:autoSpaceDN w:val="0"/>
              <w:snapToGrid w:val="0"/>
              <w:spacing w:after="120" w:line="280" w:lineRule="atLeast"/>
              <w:ind w:left="288"/>
              <w:jc w:val="both"/>
              <w:rPr>
                <w:rFonts w:ascii="Times New Roman" w:eastAsia="바탕체" w:hAnsi="Times New Roman"/>
                <w:sz w:val="20"/>
                <w:szCs w:val="20"/>
              </w:rPr>
            </w:pPr>
          </w:p>
        </w:tc>
      </w:tr>
      <w:tr w:rsidR="00661C2E" w:rsidRPr="00850E72" w14:paraId="41B4418E" w14:textId="77777777" w:rsidTr="00893737">
        <w:trPr>
          <w:trHeight w:val="1176"/>
        </w:trPr>
        <w:tc>
          <w:tcPr>
            <w:tcW w:w="572" w:type="pct"/>
            <w:tcBorders>
              <w:top w:val="single" w:sz="12" w:space="0" w:color="000080"/>
              <w:bottom w:val="single" w:sz="12" w:space="0" w:color="000080"/>
            </w:tcBorders>
            <w:shd w:val="clear" w:color="auto" w:fill="auto"/>
          </w:tcPr>
          <w:p w14:paraId="6D7348DD" w14:textId="3F7FB2FB" w:rsidR="00661C2E" w:rsidRPr="00850E72" w:rsidRDefault="00661C2E" w:rsidP="00D05420">
            <w:pPr>
              <w:pStyle w:val="38"/>
              <w:numPr>
                <w:ilvl w:val="0"/>
                <w:numId w:val="16"/>
              </w:numPr>
              <w:ind w:left="284" w:hanging="284"/>
              <w:jc w:val="left"/>
              <w:outlineLvl w:val="1"/>
              <w:rPr>
                <w:sz w:val="20"/>
              </w:rPr>
            </w:pPr>
            <w:bookmarkStart w:id="70" w:name="_Toc152170055"/>
            <w:r w:rsidRPr="00850E72">
              <w:rPr>
                <w:sz w:val="20"/>
              </w:rPr>
              <w:t>부동산거래신고</w:t>
            </w:r>
            <w:bookmarkEnd w:id="70"/>
          </w:p>
        </w:tc>
        <w:tc>
          <w:tcPr>
            <w:tcW w:w="25" w:type="pct"/>
            <w:shd w:val="clear" w:color="auto" w:fill="auto"/>
          </w:tcPr>
          <w:p w14:paraId="7ABF4A15" w14:textId="77777777" w:rsidR="00661C2E" w:rsidRPr="00850E72" w:rsidRDefault="00661C2E" w:rsidP="00F1586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3D7C7F1E" w14:textId="4D706EE8" w:rsidR="00ED530D" w:rsidRDefault="00243058" w:rsidP="00682239">
            <w:pPr>
              <w:numPr>
                <w:ilvl w:val="0"/>
                <w:numId w:val="14"/>
              </w:numPr>
              <w:wordWrap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부동산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매매계약인</w:t>
            </w:r>
            <w:r>
              <w:rPr>
                <w:rFonts w:ascii="Times New Roman" w:eastAsia="바탕체" w:hAnsi="Times New Roman" w:hint="eastAsia"/>
                <w:sz w:val="20"/>
                <w:szCs w:val="20"/>
                <w:lang w:eastAsia="ko-KR"/>
              </w:rPr>
              <w:t xml:space="preserve"> </w:t>
            </w:r>
            <w:r w:rsidR="00871D57" w:rsidRPr="00850E72">
              <w:rPr>
                <w:rFonts w:ascii="Times New Roman" w:eastAsia="바탕체" w:hAnsi="Times New Roman"/>
                <w:sz w:val="20"/>
                <w:szCs w:val="20"/>
                <w:lang w:eastAsia="ko-KR"/>
              </w:rPr>
              <w:t>본건</w:t>
            </w:r>
            <w:r w:rsidR="00871D57" w:rsidRPr="00850E72">
              <w:rPr>
                <w:rFonts w:ascii="Times New Roman" w:eastAsia="바탕체" w:hAnsi="Times New Roman"/>
                <w:sz w:val="20"/>
                <w:szCs w:val="20"/>
                <w:lang w:eastAsia="ko-KR"/>
              </w:rPr>
              <w:t xml:space="preserve"> </w:t>
            </w:r>
            <w:r w:rsidR="00871D57" w:rsidRPr="00850E72">
              <w:rPr>
                <w:rFonts w:ascii="Times New Roman" w:eastAsia="바탕체" w:hAnsi="Times New Roman"/>
                <w:sz w:val="20"/>
                <w:szCs w:val="20"/>
                <w:lang w:eastAsia="ko-KR"/>
              </w:rPr>
              <w:t>거래는</w:t>
            </w:r>
            <w:r w:rsidR="00871D57" w:rsidRPr="00850E72">
              <w:rPr>
                <w:rFonts w:ascii="Times New Roman" w:eastAsia="바탕체" w:hAnsi="Times New Roman"/>
                <w:sz w:val="20"/>
                <w:szCs w:val="20"/>
                <w:lang w:eastAsia="ko-KR"/>
              </w:rPr>
              <w:t xml:space="preserve"> </w:t>
            </w:r>
            <w:r w:rsidR="00871D57" w:rsidRPr="00850E72">
              <w:rPr>
                <w:rFonts w:ascii="Times New Roman" w:eastAsia="바탕체" w:hAnsi="Times New Roman"/>
                <w:sz w:val="20"/>
                <w:szCs w:val="20"/>
                <w:lang w:eastAsia="ko-KR"/>
              </w:rPr>
              <w:t>부동산거래계약신고</w:t>
            </w:r>
            <w:r w:rsidR="00871D57" w:rsidRPr="00850E72">
              <w:rPr>
                <w:rFonts w:ascii="Times New Roman" w:eastAsia="바탕체" w:hAnsi="Times New Roman"/>
                <w:sz w:val="20"/>
                <w:szCs w:val="20"/>
                <w:lang w:eastAsia="ko-KR"/>
              </w:rPr>
              <w:t xml:space="preserve"> </w:t>
            </w:r>
            <w:r w:rsidR="00871D57" w:rsidRPr="00850E72">
              <w:rPr>
                <w:rFonts w:ascii="Times New Roman" w:eastAsia="바탕체" w:hAnsi="Times New Roman"/>
                <w:sz w:val="20"/>
                <w:szCs w:val="20"/>
                <w:lang w:eastAsia="ko-KR"/>
              </w:rPr>
              <w:t>대상에</w:t>
            </w:r>
            <w:r w:rsidR="00871D57" w:rsidRPr="00850E72">
              <w:rPr>
                <w:rFonts w:ascii="Times New Roman" w:eastAsia="바탕체" w:hAnsi="Times New Roman"/>
                <w:sz w:val="20"/>
                <w:szCs w:val="20"/>
                <w:lang w:eastAsia="ko-KR"/>
              </w:rPr>
              <w:t xml:space="preserve"> </w:t>
            </w:r>
            <w:r w:rsidR="00871D57" w:rsidRPr="00850E72">
              <w:rPr>
                <w:rFonts w:ascii="Times New Roman" w:eastAsia="바탕체" w:hAnsi="Times New Roman"/>
                <w:sz w:val="20"/>
                <w:szCs w:val="20"/>
                <w:lang w:eastAsia="ko-KR"/>
              </w:rPr>
              <w:t>해당함</w:t>
            </w:r>
            <w:r w:rsidR="00CD1724">
              <w:rPr>
                <w:rFonts w:ascii="Times New Roman" w:eastAsia="바탕체" w:hAnsi="Times New Roman" w:hint="eastAsia"/>
                <w:sz w:val="20"/>
                <w:szCs w:val="20"/>
                <w:lang w:eastAsia="ko-KR"/>
              </w:rPr>
              <w:t>(</w:t>
            </w:r>
            <w:r w:rsidR="00CD1724" w:rsidRPr="00850E72">
              <w:rPr>
                <w:rFonts w:ascii="Times New Roman" w:eastAsia="바탕체" w:hAnsi="Times New Roman"/>
                <w:sz w:val="20"/>
                <w:szCs w:val="20"/>
                <w:lang w:eastAsia="ko-KR"/>
              </w:rPr>
              <w:t>부동산</w:t>
            </w:r>
            <w:r w:rsidR="00CD1724" w:rsidRPr="00850E72">
              <w:rPr>
                <w:rFonts w:ascii="Times New Roman" w:eastAsia="바탕체" w:hAnsi="Times New Roman"/>
                <w:sz w:val="20"/>
                <w:szCs w:val="20"/>
                <w:lang w:eastAsia="ko-KR"/>
              </w:rPr>
              <w:t xml:space="preserve"> </w:t>
            </w:r>
            <w:r w:rsidR="00CD1724" w:rsidRPr="00850E72">
              <w:rPr>
                <w:rFonts w:ascii="Times New Roman" w:eastAsia="바탕체" w:hAnsi="Times New Roman"/>
                <w:sz w:val="20"/>
                <w:szCs w:val="20"/>
                <w:lang w:eastAsia="ko-KR"/>
              </w:rPr>
              <w:t>거래신고</w:t>
            </w:r>
            <w:r w:rsidR="00CD1724" w:rsidRPr="00850E72">
              <w:rPr>
                <w:rFonts w:ascii="Times New Roman" w:eastAsia="바탕체" w:hAnsi="Times New Roman"/>
                <w:sz w:val="20"/>
                <w:szCs w:val="20"/>
                <w:lang w:eastAsia="ko-KR"/>
              </w:rPr>
              <w:t xml:space="preserve"> </w:t>
            </w:r>
            <w:r w:rsidR="00CD1724" w:rsidRPr="00850E72">
              <w:rPr>
                <w:rFonts w:ascii="Times New Roman" w:eastAsia="바탕체" w:hAnsi="Times New Roman"/>
                <w:sz w:val="20"/>
                <w:szCs w:val="20"/>
                <w:lang w:eastAsia="ko-KR"/>
              </w:rPr>
              <w:t>등에</w:t>
            </w:r>
            <w:r w:rsidR="00CD1724" w:rsidRPr="00850E72">
              <w:rPr>
                <w:rFonts w:ascii="Times New Roman" w:eastAsia="바탕체" w:hAnsi="Times New Roman"/>
                <w:sz w:val="20"/>
                <w:szCs w:val="20"/>
                <w:lang w:eastAsia="ko-KR"/>
              </w:rPr>
              <w:t xml:space="preserve"> </w:t>
            </w:r>
            <w:r w:rsidR="00CD1724" w:rsidRPr="00850E72">
              <w:rPr>
                <w:rFonts w:ascii="Times New Roman" w:eastAsia="바탕체" w:hAnsi="Times New Roman"/>
                <w:sz w:val="20"/>
                <w:szCs w:val="20"/>
                <w:lang w:eastAsia="ko-KR"/>
              </w:rPr>
              <w:t>관한</w:t>
            </w:r>
            <w:r w:rsidR="00CD1724" w:rsidRPr="00850E72">
              <w:rPr>
                <w:rFonts w:ascii="Times New Roman" w:eastAsia="바탕체" w:hAnsi="Times New Roman"/>
                <w:sz w:val="20"/>
                <w:szCs w:val="20"/>
                <w:lang w:eastAsia="ko-KR"/>
              </w:rPr>
              <w:t xml:space="preserve"> </w:t>
            </w:r>
            <w:r w:rsidR="00CD1724" w:rsidRPr="00850E72">
              <w:rPr>
                <w:rFonts w:ascii="Times New Roman" w:eastAsia="바탕체" w:hAnsi="Times New Roman"/>
                <w:sz w:val="20"/>
                <w:szCs w:val="20"/>
                <w:lang w:eastAsia="ko-KR"/>
              </w:rPr>
              <w:t>법률</w:t>
            </w:r>
            <w:r w:rsidR="00CD1724" w:rsidRPr="00850E72">
              <w:rPr>
                <w:rFonts w:ascii="Times New Roman" w:eastAsia="바탕체" w:hAnsi="Times New Roman"/>
                <w:sz w:val="20"/>
                <w:szCs w:val="20"/>
                <w:lang w:eastAsia="ko-KR"/>
              </w:rPr>
              <w:t xml:space="preserve"> </w:t>
            </w:r>
            <w:r w:rsidR="00CD1724" w:rsidRPr="00850E72">
              <w:rPr>
                <w:rFonts w:ascii="Times New Roman" w:eastAsia="바탕체" w:hAnsi="Times New Roman"/>
                <w:sz w:val="20"/>
                <w:szCs w:val="20"/>
                <w:lang w:eastAsia="ko-KR"/>
              </w:rPr>
              <w:t>제</w:t>
            </w:r>
            <w:r w:rsidR="00CD1724" w:rsidRPr="00850E72">
              <w:rPr>
                <w:rFonts w:ascii="Times New Roman" w:eastAsia="바탕체" w:hAnsi="Times New Roman"/>
                <w:sz w:val="20"/>
                <w:szCs w:val="20"/>
                <w:lang w:eastAsia="ko-KR"/>
              </w:rPr>
              <w:t>3</w:t>
            </w:r>
            <w:r w:rsidR="00CD1724" w:rsidRPr="00850E72">
              <w:rPr>
                <w:rFonts w:ascii="Times New Roman" w:eastAsia="바탕체" w:hAnsi="Times New Roman"/>
                <w:sz w:val="20"/>
                <w:szCs w:val="20"/>
                <w:lang w:eastAsia="ko-KR"/>
              </w:rPr>
              <w:t>조</w:t>
            </w:r>
            <w:r w:rsidR="00CD1724" w:rsidRPr="00850E72">
              <w:rPr>
                <w:rFonts w:ascii="Times New Roman" w:eastAsia="바탕체" w:hAnsi="Times New Roman"/>
                <w:sz w:val="20"/>
                <w:szCs w:val="20"/>
                <w:lang w:eastAsia="ko-KR"/>
              </w:rPr>
              <w:t xml:space="preserve"> </w:t>
            </w:r>
            <w:r w:rsidR="00CD1724" w:rsidRPr="00850E72">
              <w:rPr>
                <w:rFonts w:ascii="Times New Roman" w:eastAsia="바탕체" w:hAnsi="Times New Roman"/>
                <w:sz w:val="20"/>
                <w:szCs w:val="20"/>
                <w:lang w:eastAsia="ko-KR"/>
              </w:rPr>
              <w:t>제</w:t>
            </w:r>
            <w:r w:rsidR="00CD1724" w:rsidRPr="00850E72">
              <w:rPr>
                <w:rFonts w:ascii="Times New Roman" w:eastAsia="바탕체" w:hAnsi="Times New Roman"/>
                <w:sz w:val="20"/>
                <w:szCs w:val="20"/>
                <w:lang w:eastAsia="ko-KR"/>
              </w:rPr>
              <w:t>1</w:t>
            </w:r>
            <w:r w:rsidR="00CD1724" w:rsidRPr="00850E72">
              <w:rPr>
                <w:rFonts w:ascii="Times New Roman" w:eastAsia="바탕체" w:hAnsi="Times New Roman"/>
                <w:sz w:val="20"/>
                <w:szCs w:val="20"/>
                <w:lang w:eastAsia="ko-KR"/>
              </w:rPr>
              <w:t>항</w:t>
            </w:r>
            <w:r w:rsidR="00CD1724">
              <w:rPr>
                <w:rFonts w:ascii="Times New Roman" w:eastAsia="바탕체" w:hAnsi="Times New Roman" w:hint="eastAsia"/>
                <w:sz w:val="20"/>
                <w:szCs w:val="20"/>
                <w:lang w:eastAsia="ko-KR"/>
              </w:rPr>
              <w:t>)</w:t>
            </w:r>
            <w:r w:rsidR="00871D57" w:rsidRPr="00850E72">
              <w:rPr>
                <w:rFonts w:ascii="Times New Roman" w:eastAsia="바탕체" w:hAnsi="Times New Roman"/>
                <w:sz w:val="20"/>
                <w:szCs w:val="20"/>
                <w:lang w:eastAsia="ko-KR"/>
              </w:rPr>
              <w:t>.</w:t>
            </w:r>
          </w:p>
          <w:p w14:paraId="1789F4F4" w14:textId="6559B4DD" w:rsidR="0065175D" w:rsidRPr="00850E72" w:rsidRDefault="00871D57" w:rsidP="00682239">
            <w:pPr>
              <w:numPr>
                <w:ilvl w:val="0"/>
                <w:numId w:val="14"/>
              </w:numPr>
              <w:wordWrap w:val="0"/>
              <w:snapToGrid w:val="0"/>
              <w:spacing w:after="120" w:line="280" w:lineRule="atLeast"/>
              <w:jc w:val="both"/>
              <w:rPr>
                <w:rFonts w:ascii="Times New Roman" w:eastAsia="바탕체" w:hAnsi="Times New Roman"/>
                <w:sz w:val="20"/>
                <w:szCs w:val="20"/>
                <w:lang w:eastAsia="ko-KR"/>
              </w:rPr>
            </w:pPr>
            <w:r w:rsidRPr="00850E72">
              <w:rPr>
                <w:rFonts w:ascii="Times New Roman" w:eastAsia="바탕체" w:hAnsi="Times New Roman"/>
                <w:sz w:val="20"/>
                <w:szCs w:val="20"/>
                <w:lang w:eastAsia="ko-KR"/>
              </w:rPr>
              <w:t>따라서</w:t>
            </w:r>
            <w:r w:rsidRPr="00850E72">
              <w:rPr>
                <w:rFonts w:ascii="Times New Roman" w:eastAsia="바탕체" w:hAnsi="Times New Roman"/>
                <w:sz w:val="20"/>
                <w:szCs w:val="20"/>
                <w:lang w:eastAsia="ko-KR"/>
              </w:rPr>
              <w:t xml:space="preserve"> </w:t>
            </w:r>
            <w:r w:rsidR="00AB5F40" w:rsidRPr="00850E72">
              <w:rPr>
                <w:rFonts w:ascii="Times New Roman" w:eastAsia="바탕체" w:hAnsi="Times New Roman"/>
                <w:sz w:val="20"/>
                <w:szCs w:val="20"/>
                <w:lang w:eastAsia="ko-KR"/>
              </w:rPr>
              <w:t>매도인</w:t>
            </w:r>
            <w:r w:rsidRPr="00850E72">
              <w:rPr>
                <w:rFonts w:ascii="Times New Roman" w:eastAsia="바탕체" w:hAnsi="Times New Roman"/>
                <w:sz w:val="20"/>
                <w:szCs w:val="20"/>
                <w:lang w:eastAsia="ko-KR"/>
              </w:rPr>
              <w:t>과</w:t>
            </w:r>
            <w:r w:rsidRPr="00850E72">
              <w:rPr>
                <w:rFonts w:ascii="Times New Roman" w:eastAsia="바탕체" w:hAnsi="Times New Roman"/>
                <w:sz w:val="20"/>
                <w:szCs w:val="20"/>
                <w:lang w:eastAsia="ko-KR"/>
              </w:rPr>
              <w:t xml:space="preserve"> </w:t>
            </w:r>
            <w:r w:rsidR="00E14D08" w:rsidRPr="00850E72">
              <w:rPr>
                <w:rFonts w:ascii="Times New Roman" w:eastAsia="바탕체" w:hAnsi="Times New Roman"/>
                <w:sz w:val="20"/>
                <w:szCs w:val="20"/>
                <w:lang w:eastAsia="ko-KR"/>
              </w:rPr>
              <w:t>매</w:t>
            </w:r>
            <w:r w:rsidRPr="00850E72">
              <w:rPr>
                <w:rFonts w:ascii="Times New Roman" w:eastAsia="바탕체" w:hAnsi="Times New Roman"/>
                <w:sz w:val="20"/>
                <w:szCs w:val="20"/>
                <w:lang w:eastAsia="ko-KR"/>
              </w:rPr>
              <w:t>수인은</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본건</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매매계약</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체결일로부터</w:t>
            </w:r>
            <w:r w:rsidRPr="00850E72">
              <w:rPr>
                <w:rFonts w:ascii="Times New Roman" w:eastAsia="바탕체" w:hAnsi="Times New Roman"/>
                <w:sz w:val="20"/>
                <w:szCs w:val="20"/>
                <w:lang w:eastAsia="ko-KR"/>
              </w:rPr>
              <w:t xml:space="preserve"> 30</w:t>
            </w:r>
            <w:r w:rsidRPr="00850E72">
              <w:rPr>
                <w:rFonts w:ascii="Times New Roman" w:eastAsia="바탕체" w:hAnsi="Times New Roman"/>
                <w:sz w:val="20"/>
                <w:szCs w:val="20"/>
                <w:lang w:eastAsia="ko-KR"/>
              </w:rPr>
              <w:t>일이</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되는</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날</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또는</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본건</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거래의</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거래종결일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중</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빠른</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날까지</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부동산거래계약신고를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하여야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함</w:t>
            </w:r>
            <w:r w:rsidRPr="00850E72">
              <w:rPr>
                <w:rFonts w:ascii="Times New Roman" w:eastAsia="바탕체" w:hAnsi="Times New Roman"/>
                <w:sz w:val="20"/>
                <w:szCs w:val="20"/>
                <w:lang w:eastAsia="ko-KR"/>
              </w:rPr>
              <w:t>.</w:t>
            </w:r>
          </w:p>
        </w:tc>
        <w:tc>
          <w:tcPr>
            <w:tcW w:w="25" w:type="pct"/>
            <w:shd w:val="clear" w:color="auto" w:fill="auto"/>
          </w:tcPr>
          <w:p w14:paraId="2286E8B8" w14:textId="77777777" w:rsidR="00661C2E" w:rsidRPr="00850E72" w:rsidRDefault="00661C2E" w:rsidP="00F15868">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2C9A978A" w14:textId="77777777" w:rsidR="00661C2E" w:rsidRPr="00850E72" w:rsidRDefault="00866471"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850E72">
              <w:rPr>
                <w:rFonts w:ascii="Times New Roman" w:eastAsia="바탕체" w:hAnsi="Times New Roman"/>
                <w:sz w:val="20"/>
                <w:szCs w:val="20"/>
              </w:rPr>
              <w:t>본건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매매계약상</w:t>
            </w:r>
            <w:r w:rsidRPr="00850E72">
              <w:rPr>
                <w:rFonts w:ascii="Times New Roman" w:eastAsia="바탕체" w:hAnsi="Times New Roman"/>
                <w:sz w:val="20"/>
                <w:szCs w:val="20"/>
              </w:rPr>
              <w:t xml:space="preserve"> </w:t>
            </w:r>
            <w:r w:rsidR="00F27FDA" w:rsidRPr="00850E72">
              <w:rPr>
                <w:rFonts w:ascii="Times New Roman" w:eastAsia="바탕체" w:hAnsi="Times New Roman"/>
                <w:sz w:val="20"/>
                <w:szCs w:val="20"/>
              </w:rPr>
              <w:t>확약사항에</w:t>
            </w:r>
            <w:r w:rsidR="00F27FDA" w:rsidRPr="00850E72">
              <w:rPr>
                <w:rFonts w:ascii="Times New Roman" w:eastAsia="바탕체" w:hAnsi="Times New Roman"/>
                <w:sz w:val="20"/>
                <w:szCs w:val="20"/>
              </w:rPr>
              <w:t xml:space="preserve"> </w:t>
            </w:r>
            <w:r w:rsidR="00D42179" w:rsidRPr="00850E72">
              <w:rPr>
                <w:rFonts w:ascii="Times New Roman" w:eastAsia="바탕체" w:hAnsi="Times New Roman"/>
                <w:sz w:val="20"/>
                <w:szCs w:val="20"/>
              </w:rPr>
              <w:t>부동산거래계약신고의</w:t>
            </w:r>
            <w:r w:rsidR="00D42179" w:rsidRPr="00850E72">
              <w:rPr>
                <w:rFonts w:ascii="Times New Roman" w:eastAsia="바탕체" w:hAnsi="Times New Roman"/>
                <w:sz w:val="20"/>
                <w:szCs w:val="20"/>
              </w:rPr>
              <w:t xml:space="preserve"> </w:t>
            </w:r>
            <w:r w:rsidR="00D42179" w:rsidRPr="00850E72">
              <w:rPr>
                <w:rFonts w:ascii="Times New Roman" w:eastAsia="바탕체" w:hAnsi="Times New Roman"/>
                <w:sz w:val="20"/>
                <w:szCs w:val="20"/>
              </w:rPr>
              <w:t>이행을</w:t>
            </w:r>
            <w:r w:rsidR="00D42179" w:rsidRPr="00850E72">
              <w:rPr>
                <w:rFonts w:ascii="Times New Roman" w:eastAsia="바탕체" w:hAnsi="Times New Roman"/>
                <w:sz w:val="20"/>
                <w:szCs w:val="20"/>
              </w:rPr>
              <w:t xml:space="preserve"> </w:t>
            </w:r>
            <w:r w:rsidR="00F27FDA" w:rsidRPr="00850E72">
              <w:rPr>
                <w:rFonts w:ascii="Times New Roman" w:eastAsia="바탕체" w:hAnsi="Times New Roman"/>
                <w:sz w:val="20"/>
                <w:szCs w:val="20"/>
              </w:rPr>
              <w:t>추가할</w:t>
            </w:r>
            <w:r w:rsidR="00F27FDA" w:rsidRPr="00850E72">
              <w:rPr>
                <w:rFonts w:ascii="Times New Roman" w:eastAsia="바탕체" w:hAnsi="Times New Roman"/>
                <w:sz w:val="20"/>
                <w:szCs w:val="20"/>
              </w:rPr>
              <w:t xml:space="preserve"> </w:t>
            </w:r>
            <w:r w:rsidR="00F27FDA" w:rsidRPr="00850E72">
              <w:rPr>
                <w:rFonts w:ascii="Times New Roman" w:eastAsia="바탕체" w:hAnsi="Times New Roman"/>
                <w:sz w:val="20"/>
                <w:szCs w:val="20"/>
              </w:rPr>
              <w:t>필요</w:t>
            </w:r>
            <w:r w:rsidR="00F27FDA" w:rsidRPr="00850E72">
              <w:rPr>
                <w:rFonts w:ascii="Times New Roman" w:eastAsia="바탕체" w:hAnsi="Times New Roman"/>
                <w:sz w:val="20"/>
                <w:szCs w:val="20"/>
              </w:rPr>
              <w:t xml:space="preserve"> </w:t>
            </w:r>
            <w:r w:rsidR="00F27FDA" w:rsidRPr="00850E72">
              <w:rPr>
                <w:rFonts w:ascii="Times New Roman" w:eastAsia="바탕체" w:hAnsi="Times New Roman"/>
                <w:sz w:val="20"/>
                <w:szCs w:val="20"/>
              </w:rPr>
              <w:t>있음</w:t>
            </w:r>
            <w:r w:rsidR="00D42179" w:rsidRPr="00850E72">
              <w:rPr>
                <w:rFonts w:ascii="Times New Roman" w:eastAsia="바탕체" w:hAnsi="Times New Roman"/>
                <w:sz w:val="20"/>
                <w:szCs w:val="20"/>
              </w:rPr>
              <w:t>.</w:t>
            </w:r>
          </w:p>
        </w:tc>
      </w:tr>
      <w:tr w:rsidR="00E14D08" w:rsidRPr="00850E72" w14:paraId="2FA29C25" w14:textId="77777777" w:rsidTr="00893737">
        <w:trPr>
          <w:trHeight w:val="50"/>
        </w:trPr>
        <w:tc>
          <w:tcPr>
            <w:tcW w:w="5000" w:type="pct"/>
            <w:gridSpan w:val="5"/>
            <w:tcBorders>
              <w:top w:val="single" w:sz="12" w:space="0" w:color="000080"/>
              <w:bottom w:val="single" w:sz="12" w:space="0" w:color="000080"/>
            </w:tcBorders>
            <w:shd w:val="clear" w:color="auto" w:fill="D9D9D9"/>
          </w:tcPr>
          <w:p w14:paraId="3B43B5CF" w14:textId="046F6BD0" w:rsidR="00E14D08" w:rsidRPr="00850E72" w:rsidRDefault="00705DC8" w:rsidP="00D05420">
            <w:pPr>
              <w:pStyle w:val="38"/>
              <w:numPr>
                <w:ilvl w:val="0"/>
                <w:numId w:val="15"/>
              </w:numPr>
              <w:jc w:val="left"/>
              <w:outlineLvl w:val="1"/>
              <w:rPr>
                <w:sz w:val="20"/>
                <w:szCs w:val="20"/>
              </w:rPr>
            </w:pPr>
            <w:bookmarkStart w:id="71" w:name="_Toc152170056"/>
            <w:r w:rsidRPr="00850E72">
              <w:rPr>
                <w:sz w:val="20"/>
              </w:rPr>
              <w:lastRenderedPageBreak/>
              <w:t>매매목적물</w:t>
            </w:r>
            <w:r w:rsidR="00E14D08" w:rsidRPr="00850E72">
              <w:rPr>
                <w:sz w:val="20"/>
              </w:rPr>
              <w:t>에</w:t>
            </w:r>
            <w:r w:rsidR="00E14D08" w:rsidRPr="00850E72">
              <w:rPr>
                <w:sz w:val="20"/>
              </w:rPr>
              <w:t xml:space="preserve"> </w:t>
            </w:r>
            <w:r w:rsidR="00E14D08" w:rsidRPr="00850E72">
              <w:rPr>
                <w:sz w:val="20"/>
              </w:rPr>
              <w:t>관한</w:t>
            </w:r>
            <w:r w:rsidR="00E14D08" w:rsidRPr="00850E72">
              <w:rPr>
                <w:sz w:val="20"/>
              </w:rPr>
              <w:t xml:space="preserve"> </w:t>
            </w:r>
            <w:r w:rsidR="00E14D08" w:rsidRPr="00850E72">
              <w:rPr>
                <w:sz w:val="20"/>
              </w:rPr>
              <w:t>사항</w:t>
            </w:r>
            <w:bookmarkEnd w:id="71"/>
          </w:p>
        </w:tc>
      </w:tr>
      <w:tr w:rsidR="009B1B82" w:rsidRPr="00850E72" w14:paraId="5F6F6766" w14:textId="77777777" w:rsidTr="00893737">
        <w:trPr>
          <w:trHeight w:val="567"/>
        </w:trPr>
        <w:tc>
          <w:tcPr>
            <w:tcW w:w="572" w:type="pct"/>
            <w:tcBorders>
              <w:top w:val="single" w:sz="12" w:space="0" w:color="000080"/>
              <w:bottom w:val="single" w:sz="12" w:space="0" w:color="000080"/>
            </w:tcBorders>
            <w:shd w:val="clear" w:color="auto" w:fill="auto"/>
          </w:tcPr>
          <w:p w14:paraId="0C4CF808" w14:textId="01C0A334" w:rsidR="009B1B82" w:rsidRPr="00850E72" w:rsidRDefault="009B1B82" w:rsidP="00D05420">
            <w:pPr>
              <w:pStyle w:val="38"/>
              <w:numPr>
                <w:ilvl w:val="0"/>
                <w:numId w:val="17"/>
              </w:numPr>
              <w:ind w:left="284" w:hanging="284"/>
              <w:jc w:val="left"/>
              <w:outlineLvl w:val="1"/>
              <w:rPr>
                <w:sz w:val="20"/>
              </w:rPr>
            </w:pPr>
            <w:bookmarkStart w:id="72" w:name="_Toc136606264"/>
            <w:bookmarkStart w:id="73" w:name="_Toc152170057"/>
            <w:r w:rsidRPr="00850E72">
              <w:rPr>
                <w:sz w:val="20"/>
              </w:rPr>
              <w:t>매매목적물</w:t>
            </w:r>
            <w:r w:rsidRPr="00850E72">
              <w:rPr>
                <w:sz w:val="20"/>
              </w:rPr>
              <w:t xml:space="preserve"> </w:t>
            </w:r>
            <w:r w:rsidRPr="00850E72">
              <w:rPr>
                <w:sz w:val="20"/>
              </w:rPr>
              <w:t>현황</w:t>
            </w:r>
            <w:bookmarkEnd w:id="72"/>
            <w:bookmarkEnd w:id="73"/>
          </w:p>
        </w:tc>
        <w:tc>
          <w:tcPr>
            <w:tcW w:w="25" w:type="pct"/>
            <w:shd w:val="clear" w:color="auto" w:fill="auto"/>
          </w:tcPr>
          <w:p w14:paraId="7FD41468" w14:textId="77777777" w:rsidR="009B1B82" w:rsidRPr="00850E72" w:rsidRDefault="009B1B82" w:rsidP="009B1B82">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611F0D9D" w14:textId="77777777" w:rsidR="009B1B82" w:rsidRPr="00850E72" w:rsidRDefault="009B1B82" w:rsidP="009B1B82">
            <w:pPr>
              <w:wordWrap w:val="0"/>
              <w:snapToGrid w:val="0"/>
              <w:spacing w:after="120" w:line="280" w:lineRule="atLeast"/>
              <w:jc w:val="both"/>
              <w:rPr>
                <w:rFonts w:ascii="Times New Roman" w:eastAsia="바탕체" w:hAnsi="Times New Roman"/>
                <w:b/>
                <w:sz w:val="20"/>
                <w:szCs w:val="20"/>
                <w:u w:val="single"/>
                <w:lang w:eastAsia="ko-KR"/>
              </w:rPr>
            </w:pPr>
            <w:r w:rsidRPr="00850E72">
              <w:rPr>
                <w:rFonts w:ascii="Times New Roman" w:eastAsia="바탕체" w:hAnsi="Times New Roman"/>
                <w:b/>
                <w:sz w:val="20"/>
                <w:szCs w:val="20"/>
                <w:u w:val="single"/>
                <w:lang w:eastAsia="ko-KR"/>
              </w:rPr>
              <w:t>일반</w:t>
            </w:r>
            <w:r w:rsidRPr="00850E72">
              <w:rPr>
                <w:rFonts w:ascii="Times New Roman" w:eastAsia="바탕체" w:hAnsi="Times New Roman"/>
                <w:b/>
                <w:sz w:val="20"/>
                <w:szCs w:val="20"/>
                <w:u w:val="single"/>
                <w:lang w:eastAsia="ko-KR"/>
              </w:rPr>
              <w:t xml:space="preserve"> </w:t>
            </w:r>
            <w:r w:rsidRPr="00850E72">
              <w:rPr>
                <w:rFonts w:ascii="Times New Roman" w:eastAsia="바탕체" w:hAnsi="Times New Roman"/>
                <w:b/>
                <w:sz w:val="20"/>
                <w:szCs w:val="20"/>
                <w:u w:val="single"/>
                <w:lang w:eastAsia="ko-KR"/>
              </w:rPr>
              <w:t>현황</w:t>
            </w:r>
          </w:p>
          <w:p w14:paraId="7F5A36DE" w14:textId="7FCE9F77"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A36A8D">
              <w:rPr>
                <w:rFonts w:ascii="Times New Roman" w:eastAsia="바탕체" w:hAnsi="Times New Roman"/>
                <w:sz w:val="20"/>
                <w:szCs w:val="20"/>
                <w:lang w:eastAsia="ko-KR"/>
              </w:rPr>
              <w:t>제공된</w:t>
            </w:r>
            <w:r w:rsidRPr="00A36A8D">
              <w:rPr>
                <w:rFonts w:ascii="Times New Roman" w:eastAsia="바탕체" w:hAnsi="Times New Roman"/>
                <w:sz w:val="20"/>
                <w:szCs w:val="20"/>
                <w:lang w:eastAsia="ko-KR"/>
              </w:rPr>
              <w:t xml:space="preserve"> </w:t>
            </w:r>
            <w:r w:rsidRPr="00A36A8D">
              <w:rPr>
                <w:rFonts w:ascii="Times New Roman" w:eastAsia="바탕체" w:hAnsi="Times New Roman"/>
                <w:sz w:val="20"/>
                <w:szCs w:val="20"/>
                <w:lang w:eastAsia="ko-KR"/>
              </w:rPr>
              <w:t>매매목적물</w:t>
            </w:r>
            <w:r w:rsidRPr="00A36A8D">
              <w:rPr>
                <w:rFonts w:ascii="Times New Roman" w:eastAsia="바탕체" w:hAnsi="Times New Roman"/>
                <w:sz w:val="20"/>
                <w:szCs w:val="20"/>
                <w:lang w:eastAsia="ko-KR"/>
              </w:rPr>
              <w:t xml:space="preserve"> </w:t>
            </w:r>
            <w:r w:rsidRPr="00A36A8D">
              <w:rPr>
                <w:rFonts w:ascii="Times New Roman" w:eastAsia="바탕체" w:hAnsi="Times New Roman"/>
                <w:sz w:val="20"/>
                <w:szCs w:val="20"/>
                <w:lang w:eastAsia="ko-KR"/>
              </w:rPr>
              <w:t>목록</w:t>
            </w:r>
            <w:r w:rsidRPr="00A36A8D">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 xml:space="preserve">2023. 11. </w:t>
            </w:r>
            <w:proofErr w:type="gramStart"/>
            <w:r>
              <w:rPr>
                <w:rFonts w:ascii="Times New Roman" w:eastAsia="바탕체" w:hAnsi="Times New Roman"/>
                <w:sz w:val="20"/>
                <w:szCs w:val="20"/>
                <w:lang w:eastAsia="ko-KR"/>
              </w:rPr>
              <w:t>9.</w:t>
            </w:r>
            <w:r w:rsidRPr="00A36A8D">
              <w:rPr>
                <w:rFonts w:ascii="Times New Roman" w:eastAsia="바탕체" w:hAnsi="Times New Roman"/>
                <w:sz w:val="20"/>
                <w:szCs w:val="20"/>
                <w:lang w:eastAsia="ko-KR"/>
              </w:rPr>
              <w:t>자</w:t>
            </w:r>
            <w:proofErr w:type="gramEnd"/>
            <w:r w:rsidRPr="00A36A8D">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집합건축물대장</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005777C6">
              <w:rPr>
                <w:rFonts w:ascii="Times New Roman" w:eastAsia="바탕체" w:hAnsi="Times New Roman" w:hint="eastAsia"/>
                <w:b/>
                <w:sz w:val="20"/>
                <w:szCs w:val="20"/>
                <w:lang w:eastAsia="ko-KR"/>
              </w:rPr>
              <w:t>본건</w:t>
            </w:r>
            <w:r w:rsidR="005777C6">
              <w:rPr>
                <w:rFonts w:ascii="Times New Roman" w:eastAsia="바탕체" w:hAnsi="Times New Roman" w:hint="eastAsia"/>
                <w:b/>
                <w:sz w:val="20"/>
                <w:szCs w:val="20"/>
                <w:lang w:eastAsia="ko-KR"/>
              </w:rPr>
              <w:t xml:space="preserve"> </w:t>
            </w:r>
            <w:r w:rsidR="005777C6">
              <w:rPr>
                <w:rFonts w:ascii="Times New Roman" w:eastAsia="바탕체" w:hAnsi="Times New Roman" w:hint="eastAsia"/>
                <w:b/>
                <w:sz w:val="20"/>
                <w:szCs w:val="20"/>
                <w:lang w:eastAsia="ko-KR"/>
              </w:rPr>
              <w:t>집합건축물대장</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집합건물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등기사항전부증명서</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Pr="00764A2B">
              <w:rPr>
                <w:rFonts w:ascii="Times New Roman" w:eastAsia="바탕체" w:hAnsi="Times New Roman" w:hint="eastAsia"/>
                <w:b/>
                <w:sz w:val="20"/>
                <w:szCs w:val="20"/>
                <w:lang w:eastAsia="ko-KR"/>
              </w:rPr>
              <w:t>집합건물등기부</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총</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24</w:t>
            </w:r>
            <w:r>
              <w:rPr>
                <w:rFonts w:ascii="Times New Roman" w:eastAsia="바탕체" w:hAnsi="Times New Roman" w:hint="eastAsia"/>
                <w:sz w:val="20"/>
                <w:szCs w:val="20"/>
                <w:lang w:eastAsia="ko-KR"/>
              </w:rPr>
              <w:t>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호실의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집합건물로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구성되어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있으며</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중</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Pr="00764A2B">
              <w:rPr>
                <w:rFonts w:ascii="Times New Roman" w:eastAsia="바탕체" w:hAnsi="Times New Roman" w:hint="eastAsia"/>
                <w:b/>
                <w:sz w:val="20"/>
                <w:szCs w:val="20"/>
                <w:lang w:eastAsia="ko-KR"/>
              </w:rPr>
              <w:t>대견기업</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소유의</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14</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18</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6</w:t>
            </w:r>
            <w:r>
              <w:rPr>
                <w:rFonts w:ascii="Times New Roman" w:eastAsia="바탕체" w:hAnsi="Times New Roman" w:hint="eastAsia"/>
                <w:sz w:val="20"/>
                <w:szCs w:val="20"/>
                <w:lang w:eastAsia="ko-KR"/>
              </w:rPr>
              <w:t>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호실의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집합건물을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제외하고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나머지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지하</w:t>
            </w:r>
            <w:r>
              <w:rPr>
                <w:rFonts w:ascii="Times New Roman" w:eastAsia="바탕체" w:hAnsi="Times New Roman" w:hint="eastAsia"/>
                <w:sz w:val="20"/>
                <w:szCs w:val="20"/>
                <w:lang w:eastAsia="ko-KR"/>
              </w:rPr>
              <w:t>2</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지상</w:t>
            </w:r>
            <w:r>
              <w:rPr>
                <w:rFonts w:ascii="Times New Roman" w:eastAsia="바탕체" w:hAnsi="Times New Roman" w:hint="eastAsia"/>
                <w:sz w:val="20"/>
                <w:szCs w:val="20"/>
                <w:lang w:eastAsia="ko-KR"/>
              </w:rPr>
              <w:t>1</w:t>
            </w:r>
            <w:r>
              <w:rPr>
                <w:rFonts w:ascii="Times New Roman" w:eastAsia="바탕체" w:hAnsi="Times New Roman"/>
                <w:sz w:val="20"/>
                <w:szCs w:val="20"/>
                <w:lang w:eastAsia="ko-KR"/>
              </w:rPr>
              <w:t>3</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19</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20</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총</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18</w:t>
            </w:r>
            <w:r>
              <w:rPr>
                <w:rFonts w:ascii="Times New Roman" w:eastAsia="바탕체" w:hAnsi="Times New Roman" w:hint="eastAsia"/>
                <w:sz w:val="20"/>
                <w:szCs w:val="20"/>
                <w:lang w:eastAsia="ko-KR"/>
              </w:rPr>
              <w:t>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호실의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집합건물</w:t>
            </w:r>
            <w:r>
              <w:rPr>
                <w:rStyle w:val="ae"/>
                <w:rFonts w:ascii="Times New Roman" w:hAnsi="Times New Roman"/>
                <w:sz w:val="20"/>
                <w:szCs w:val="20"/>
                <w:lang w:eastAsia="ko-KR"/>
              </w:rPr>
              <w:footnoteReference w:id="4"/>
            </w:r>
            <w:r>
              <w:rPr>
                <w:rFonts w:ascii="Times New Roman" w:eastAsia="바탕체" w:hAnsi="Times New Roman" w:hint="eastAsia"/>
                <w:sz w:val="20"/>
                <w:szCs w:val="20"/>
                <w:lang w:eastAsia="ko-KR"/>
              </w:rPr>
              <w:t>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매매목적물에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해당함</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자세한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사항은</w:t>
            </w:r>
            <w:r w:rsidRPr="00F85FCB">
              <w:rPr>
                <w:rFonts w:ascii="Times New Roman" w:eastAsia="바탕체" w:hAnsi="Times New Roman" w:hint="eastAsia"/>
                <w:b/>
                <w:sz w:val="20"/>
                <w:szCs w:val="20"/>
                <w:u w:val="single"/>
                <w:lang w:eastAsia="ko-KR"/>
              </w:rPr>
              <w:t xml:space="preserve"> </w:t>
            </w:r>
            <w:r w:rsidRPr="00F85FCB">
              <w:rPr>
                <w:rFonts w:ascii="Times New Roman" w:eastAsia="바탕체" w:hAnsi="Times New Roman"/>
                <w:b/>
                <w:sz w:val="20"/>
                <w:szCs w:val="20"/>
                <w:u w:val="single"/>
                <w:lang w:eastAsia="ko-KR"/>
              </w:rPr>
              <w:t>[</w:t>
            </w:r>
            <w:r w:rsidRPr="00F85FCB">
              <w:rPr>
                <w:rFonts w:ascii="Times New Roman" w:eastAsia="바탕체" w:hAnsi="Times New Roman" w:hint="eastAsia"/>
                <w:b/>
                <w:sz w:val="20"/>
                <w:szCs w:val="20"/>
                <w:u w:val="single"/>
                <w:lang w:eastAsia="ko-KR"/>
              </w:rPr>
              <w:t>별첨</w:t>
            </w:r>
            <w:r w:rsidRPr="00F85FCB">
              <w:rPr>
                <w:rFonts w:ascii="Times New Roman" w:eastAsia="바탕체" w:hAnsi="Times New Roman"/>
                <w:b/>
                <w:sz w:val="20"/>
                <w:szCs w:val="20"/>
                <w:u w:val="single"/>
                <w:lang w:eastAsia="ko-KR"/>
              </w:rPr>
              <w:t xml:space="preserve"> 1</w:t>
            </w:r>
            <w:r w:rsidRPr="00F85FCB">
              <w:rPr>
                <w:rFonts w:ascii="Times New Roman" w:eastAsia="바탕체" w:hAnsi="Times New Roman" w:hint="eastAsia"/>
                <w:b/>
                <w:sz w:val="20"/>
                <w:szCs w:val="20"/>
                <w:u w:val="single"/>
                <w:lang w:eastAsia="ko-KR"/>
              </w:rPr>
              <w:t>]</w:t>
            </w:r>
            <w:r w:rsidRPr="00F85FCB">
              <w:rPr>
                <w:rFonts w:ascii="Times New Roman" w:eastAsia="바탕체" w:hAnsi="Times New Roman"/>
                <w:b/>
                <w:sz w:val="20"/>
                <w:szCs w:val="20"/>
                <w:u w:val="single"/>
                <w:lang w:eastAsia="ko-KR"/>
              </w:rPr>
              <w:t xml:space="preserve"> </w:t>
            </w:r>
            <w:r w:rsidRPr="00F85FCB">
              <w:rPr>
                <w:rFonts w:ascii="Times New Roman" w:eastAsia="바탕체" w:hAnsi="Times New Roman" w:hint="eastAsia"/>
                <w:b/>
                <w:sz w:val="20"/>
                <w:szCs w:val="20"/>
                <w:u w:val="single"/>
                <w:lang w:eastAsia="ko-KR"/>
              </w:rPr>
              <w:t>본건</w:t>
            </w:r>
            <w:r w:rsidRPr="00F85FCB">
              <w:rPr>
                <w:rFonts w:ascii="Times New Roman" w:eastAsia="바탕체" w:hAnsi="Times New Roman" w:hint="eastAsia"/>
                <w:b/>
                <w:sz w:val="20"/>
                <w:szCs w:val="20"/>
                <w:u w:val="single"/>
                <w:lang w:eastAsia="ko-KR"/>
              </w:rPr>
              <w:t xml:space="preserve"> </w:t>
            </w:r>
            <w:r w:rsidRPr="00F85FCB">
              <w:rPr>
                <w:rFonts w:ascii="Times New Roman" w:eastAsia="바탕체" w:hAnsi="Times New Roman" w:hint="eastAsia"/>
                <w:b/>
                <w:sz w:val="20"/>
                <w:szCs w:val="20"/>
                <w:u w:val="single"/>
                <w:lang w:eastAsia="ko-KR"/>
              </w:rPr>
              <w:t>건물</w:t>
            </w:r>
            <w:r w:rsidRPr="00F85FCB">
              <w:rPr>
                <w:rFonts w:ascii="Times New Roman" w:eastAsia="바탕체" w:hAnsi="Times New Roman" w:hint="eastAsia"/>
                <w:b/>
                <w:sz w:val="20"/>
                <w:szCs w:val="20"/>
                <w:u w:val="single"/>
                <w:lang w:eastAsia="ko-KR"/>
              </w:rPr>
              <w:t xml:space="preserve"> </w:t>
            </w:r>
            <w:r w:rsidRPr="00F85FCB">
              <w:rPr>
                <w:rFonts w:ascii="Times New Roman" w:eastAsia="바탕체" w:hAnsi="Times New Roman" w:hint="eastAsia"/>
                <w:b/>
                <w:sz w:val="20"/>
                <w:szCs w:val="20"/>
                <w:u w:val="single"/>
                <w:lang w:eastAsia="ko-KR"/>
              </w:rPr>
              <w:t>현황</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참조</w:t>
            </w:r>
            <w:r>
              <w:rPr>
                <w:rFonts w:ascii="Times New Roman" w:eastAsia="바탕체" w:hAnsi="Times New Roman" w:hint="eastAsia"/>
                <w:sz w:val="20"/>
                <w:szCs w:val="20"/>
                <w:lang w:eastAsia="ko-KR"/>
              </w:rPr>
              <w:t>.</w:t>
            </w:r>
          </w:p>
          <w:p w14:paraId="42F7E5FF" w14:textId="34C89789" w:rsidR="009B1B82" w:rsidRPr="00265B8E"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265B8E">
              <w:rPr>
                <w:rFonts w:ascii="Times New Roman" w:eastAsia="바탕체" w:hAnsi="Times New Roman" w:hint="eastAsia"/>
                <w:sz w:val="20"/>
                <w:szCs w:val="20"/>
                <w:lang w:eastAsia="ko-KR"/>
              </w:rPr>
              <w:t>대견기업</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소유</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sz w:val="20"/>
                <w:szCs w:val="20"/>
                <w:lang w:eastAsia="ko-KR"/>
              </w:rPr>
              <w:t>6</w:t>
            </w:r>
            <w:r w:rsidRPr="00265B8E">
              <w:rPr>
                <w:rFonts w:ascii="Times New Roman" w:eastAsia="바탕체" w:hAnsi="Times New Roman" w:hint="eastAsia"/>
                <w:sz w:val="20"/>
                <w:szCs w:val="20"/>
                <w:lang w:eastAsia="ko-KR"/>
              </w:rPr>
              <w:t>개</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호실은</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매도인이</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대견기업으로부터</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임차하고</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있으며</w:t>
            </w:r>
            <w:r w:rsidRPr="00265B8E">
              <w:rPr>
                <w:rFonts w:ascii="Times New Roman" w:eastAsia="바탕체" w:hAnsi="Times New Roman" w:hint="eastAsia"/>
                <w:sz w:val="20"/>
                <w:szCs w:val="20"/>
                <w:lang w:eastAsia="ko-KR"/>
              </w:rPr>
              <w:t>,</w:t>
            </w:r>
            <w:r w:rsidRPr="00265B8E">
              <w:rPr>
                <w:rFonts w:ascii="Times New Roman" w:eastAsia="바탕체" w:hAnsi="Times New Roman"/>
                <w:sz w:val="20"/>
                <w:szCs w:val="20"/>
                <w:lang w:eastAsia="ko-KR"/>
              </w:rPr>
              <w:t xml:space="preserve"> </w:t>
            </w:r>
            <w:r w:rsidRPr="00265B8E">
              <w:rPr>
                <w:rFonts w:ascii="Times New Roman" w:eastAsia="바탕체" w:hAnsi="Times New Roman" w:hint="eastAsia"/>
                <w:sz w:val="20"/>
                <w:szCs w:val="20"/>
                <w:lang w:eastAsia="ko-KR"/>
              </w:rPr>
              <w:t>이에</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대해서는</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아래</w:t>
            </w:r>
            <w:r w:rsidRPr="00265B8E">
              <w:rPr>
                <w:rFonts w:ascii="Times New Roman" w:eastAsia="바탕체" w:hAnsi="Times New Roman" w:hint="eastAsia"/>
                <w:sz w:val="20"/>
                <w:szCs w:val="20"/>
                <w:lang w:eastAsia="ko-KR"/>
              </w:rPr>
              <w:t xml:space="preserve"> </w:t>
            </w:r>
            <w:r w:rsidR="00AF72B7" w:rsidRPr="00AF72B7">
              <w:rPr>
                <w:rFonts w:ascii="Times New Roman" w:eastAsia="바탕체" w:hAnsi="Times New Roman" w:hint="eastAsia"/>
                <w:b/>
                <w:sz w:val="20"/>
                <w:szCs w:val="20"/>
                <w:u w:val="single"/>
                <w:lang w:eastAsia="ko-KR"/>
              </w:rPr>
              <w:t>III.</w:t>
            </w:r>
            <w:proofErr w:type="gramStart"/>
            <w:r w:rsidR="00AF72B7" w:rsidRPr="00AF72B7">
              <w:rPr>
                <w:rFonts w:ascii="Times New Roman" w:eastAsia="바탕체" w:hAnsi="Times New Roman" w:hint="eastAsia"/>
                <w:b/>
                <w:sz w:val="20"/>
                <w:szCs w:val="20"/>
                <w:u w:val="single"/>
                <w:lang w:eastAsia="ko-KR"/>
              </w:rPr>
              <w:t>1.</w:t>
            </w:r>
            <w:r w:rsidRPr="00265B8E">
              <w:rPr>
                <w:rFonts w:ascii="Times New Roman" w:eastAsia="바탕체" w:hAnsi="Times New Roman" w:hint="eastAsia"/>
                <w:b/>
                <w:sz w:val="20"/>
                <w:szCs w:val="20"/>
                <w:u w:val="single"/>
                <w:lang w:eastAsia="ko-KR"/>
              </w:rPr>
              <w:t>책임임대차계약</w:t>
            </w:r>
            <w:proofErr w:type="gramEnd"/>
            <w:r w:rsidRPr="00265B8E">
              <w:rPr>
                <w:rFonts w:ascii="Times New Roman" w:eastAsia="바탕체" w:hAnsi="Times New Roman" w:hint="eastAsia"/>
                <w:b/>
                <w:sz w:val="20"/>
                <w:szCs w:val="20"/>
                <w:u w:val="single"/>
                <w:lang w:eastAsia="ko-KR"/>
              </w:rPr>
              <w:t xml:space="preserve"> </w:t>
            </w:r>
            <w:r w:rsidRPr="00265B8E">
              <w:rPr>
                <w:rFonts w:ascii="Times New Roman" w:eastAsia="바탕체" w:hAnsi="Times New Roman" w:hint="eastAsia"/>
                <w:sz w:val="20"/>
                <w:szCs w:val="20"/>
                <w:lang w:eastAsia="ko-KR"/>
              </w:rPr>
              <w:t xml:space="preserve"> </w:t>
            </w:r>
            <w:r w:rsidRPr="00265B8E">
              <w:rPr>
                <w:rFonts w:ascii="Times New Roman" w:eastAsia="바탕체" w:hAnsi="Times New Roman" w:hint="eastAsia"/>
                <w:sz w:val="20"/>
                <w:szCs w:val="20"/>
                <w:lang w:eastAsia="ko-KR"/>
              </w:rPr>
              <w:t>참조</w:t>
            </w:r>
            <w:r w:rsidRPr="00265B8E">
              <w:rPr>
                <w:rFonts w:ascii="Times New Roman" w:eastAsia="바탕체" w:hAnsi="Times New Roman" w:hint="eastAsia"/>
                <w:sz w:val="20"/>
                <w:szCs w:val="20"/>
                <w:lang w:eastAsia="ko-KR"/>
              </w:rPr>
              <w:t>.</w:t>
            </w:r>
          </w:p>
          <w:tbl>
            <w:tblPr>
              <w:tblW w:w="9796" w:type="dxa"/>
              <w:tblInd w:w="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8"/>
              <w:gridCol w:w="4898"/>
            </w:tblGrid>
            <w:tr w:rsidR="009B1B82" w:rsidRPr="00850E72" w14:paraId="78B88C43" w14:textId="77777777" w:rsidTr="00440BC5">
              <w:trPr>
                <w:trHeight w:val="372"/>
              </w:trPr>
              <w:tc>
                <w:tcPr>
                  <w:tcW w:w="4898" w:type="dxa"/>
                  <w:shd w:val="clear" w:color="auto" w:fill="BDD6EE" w:themeFill="accent1" w:themeFillTint="66"/>
                  <w:vAlign w:val="center"/>
                </w:tcPr>
                <w:p w14:paraId="3B3F5183" w14:textId="77777777" w:rsidR="009B1B82" w:rsidRPr="00850E72" w:rsidRDefault="009B1B82" w:rsidP="009B1B82">
                  <w:pPr>
                    <w:wordWrap w:val="0"/>
                    <w:autoSpaceDE w:val="0"/>
                    <w:autoSpaceDN w:val="0"/>
                    <w:snapToGrid w:val="0"/>
                    <w:spacing w:line="20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위성사진</w:t>
                  </w:r>
                </w:p>
              </w:tc>
              <w:tc>
                <w:tcPr>
                  <w:tcW w:w="4898" w:type="dxa"/>
                  <w:shd w:val="clear" w:color="auto" w:fill="BDD6EE" w:themeFill="accent1" w:themeFillTint="66"/>
                  <w:vAlign w:val="center"/>
                </w:tcPr>
                <w:p w14:paraId="0726DB52" w14:textId="77777777" w:rsidR="009B1B82" w:rsidRPr="00850E72" w:rsidRDefault="009B1B82" w:rsidP="009B1B82">
                  <w:pPr>
                    <w:wordWrap w:val="0"/>
                    <w:autoSpaceDE w:val="0"/>
                    <w:autoSpaceDN w:val="0"/>
                    <w:snapToGrid w:val="0"/>
                    <w:spacing w:line="20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전</w:t>
                  </w:r>
                  <w:r>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경</w:t>
                  </w:r>
                </w:p>
              </w:tc>
            </w:tr>
            <w:tr w:rsidR="009B1B82" w:rsidRPr="00850E72" w14:paraId="2B6ED8AC" w14:textId="77777777" w:rsidTr="00440BC5">
              <w:trPr>
                <w:trHeight w:val="372"/>
              </w:trPr>
              <w:tc>
                <w:tcPr>
                  <w:tcW w:w="4898" w:type="dxa"/>
                  <w:vAlign w:val="center"/>
                </w:tcPr>
                <w:p w14:paraId="5AE9DE60" w14:textId="77777777" w:rsidR="009B1B82" w:rsidRPr="00850E72"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Pr>
                      <w:rFonts w:ascii="Times New Roman" w:eastAsia="바탕체" w:hAnsi="Times New Roman"/>
                      <w:noProof/>
                      <w:sz w:val="20"/>
                      <w:szCs w:val="20"/>
                      <w:lang w:eastAsia="ko-KR"/>
                    </w:rPr>
                    <w:drawing>
                      <wp:inline distT="0" distB="0" distL="0" distR="0" wp14:anchorId="5BA826CA" wp14:editId="5CE4F3E4">
                        <wp:extent cx="3009900" cy="2028825"/>
                        <wp:effectExtent l="0" t="0" r="0" b="9525"/>
                        <wp:docPr id="5" name="그림 5" descr="C:\Users\changwu.lee\Desktop\그림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angwu.lee\Desktop\그림2.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14100" b="14098"/>
                                <a:stretch/>
                              </pic:blipFill>
                              <pic:spPr bwMode="auto">
                                <a:xfrm>
                                  <a:off x="0" y="0"/>
                                  <a:ext cx="3009900" cy="20288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98" w:type="dxa"/>
                  <w:vAlign w:val="center"/>
                </w:tcPr>
                <w:p w14:paraId="5904E26A" w14:textId="77777777" w:rsidR="009B1B82" w:rsidRPr="00850E72"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Pr>
                      <w:rFonts w:ascii="Times New Roman" w:eastAsia="바탕체" w:hAnsi="Times New Roman"/>
                      <w:noProof/>
                      <w:sz w:val="20"/>
                      <w:szCs w:val="20"/>
                      <w:lang w:eastAsia="ko-KR"/>
                    </w:rPr>
                    <w:drawing>
                      <wp:inline distT="0" distB="0" distL="0" distR="0" wp14:anchorId="566D60DF" wp14:editId="3D2A2C32">
                        <wp:extent cx="2499360" cy="2055447"/>
                        <wp:effectExtent l="0" t="0" r="0" b="2540"/>
                        <wp:docPr id="3" name="그림 3" descr="C:\Users\changwu.lee\AppData\Local\Microsoft\Windows\INetCache\Content.Word\그림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angwu.lee\AppData\Local\Microsoft\Windows\INetCache\Content.Word\그림1.png"/>
                                <pic:cNvPicPr>
                                  <a:picLocks noChangeAspect="1" noChangeArrowheads="1"/>
                                </pic:cNvPicPr>
                              </pic:nvPicPr>
                              <pic:blipFill rotWithShape="1">
                                <a:blip r:embed="rId13">
                                  <a:extLst>
                                    <a:ext uri="{28A0092B-C50C-407E-A947-70E740481C1C}">
                                      <a14:useLocalDpi xmlns:a14="http://schemas.microsoft.com/office/drawing/2010/main" val="0"/>
                                    </a:ext>
                                  </a:extLst>
                                </a:blip>
                                <a:srcRect t="2305" b="8934"/>
                                <a:stretch/>
                              </pic:blipFill>
                              <pic:spPr bwMode="auto">
                                <a:xfrm>
                                  <a:off x="0" y="0"/>
                                  <a:ext cx="2528924" cy="20797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67B01FE" w14:textId="77777777" w:rsidR="009B1B82" w:rsidRPr="00850E72" w:rsidRDefault="009B1B82" w:rsidP="009B1B82">
            <w:pPr>
              <w:wordWrap w:val="0"/>
              <w:snapToGrid w:val="0"/>
              <w:spacing w:after="120" w:line="280" w:lineRule="atLeast"/>
              <w:jc w:val="both"/>
              <w:rPr>
                <w:rFonts w:ascii="Times New Roman" w:eastAsia="바탕체" w:hAnsi="Times New Roman"/>
                <w:sz w:val="20"/>
                <w:szCs w:val="20"/>
                <w:lang w:eastAsia="ko-KR"/>
              </w:rPr>
            </w:pPr>
          </w:p>
          <w:p w14:paraId="4808605D" w14:textId="77777777" w:rsidR="009B1B82" w:rsidRPr="00850E72" w:rsidRDefault="009B1B82" w:rsidP="009B1B82">
            <w:pPr>
              <w:wordWrap w:val="0"/>
              <w:snapToGrid w:val="0"/>
              <w:spacing w:after="120" w:line="280" w:lineRule="atLeast"/>
              <w:jc w:val="both"/>
              <w:rPr>
                <w:rFonts w:ascii="Times New Roman" w:eastAsia="바탕체" w:hAnsi="Times New Roman"/>
                <w:b/>
                <w:sz w:val="20"/>
                <w:szCs w:val="20"/>
                <w:u w:val="single"/>
                <w:lang w:eastAsia="ko-KR"/>
              </w:rPr>
            </w:pPr>
            <w:r w:rsidRPr="00850E72">
              <w:rPr>
                <w:rFonts w:ascii="Times New Roman" w:eastAsia="바탕체" w:hAnsi="Times New Roman"/>
                <w:b/>
                <w:sz w:val="20"/>
                <w:szCs w:val="20"/>
                <w:u w:val="single"/>
                <w:lang w:eastAsia="ko-KR"/>
              </w:rPr>
              <w:t>소유권</w:t>
            </w:r>
            <w:r w:rsidRPr="00850E72">
              <w:rPr>
                <w:rFonts w:ascii="Times New Roman" w:eastAsia="바탕체" w:hAnsi="Times New Roman"/>
                <w:b/>
                <w:sz w:val="20"/>
                <w:szCs w:val="20"/>
                <w:u w:val="single"/>
                <w:lang w:eastAsia="ko-KR"/>
              </w:rPr>
              <w:t xml:space="preserve"> </w:t>
            </w:r>
            <w:r w:rsidRPr="00850E72">
              <w:rPr>
                <w:rFonts w:ascii="Times New Roman" w:eastAsia="바탕체" w:hAnsi="Times New Roman"/>
                <w:b/>
                <w:sz w:val="20"/>
                <w:szCs w:val="20"/>
                <w:u w:val="single"/>
                <w:lang w:eastAsia="ko-KR"/>
              </w:rPr>
              <w:t>및</w:t>
            </w:r>
            <w:r w:rsidRPr="00850E72">
              <w:rPr>
                <w:rFonts w:ascii="Times New Roman" w:eastAsia="바탕체" w:hAnsi="Times New Roman"/>
                <w:b/>
                <w:sz w:val="20"/>
                <w:szCs w:val="20"/>
                <w:u w:val="single"/>
                <w:lang w:eastAsia="ko-KR"/>
              </w:rPr>
              <w:t xml:space="preserve"> </w:t>
            </w:r>
            <w:r>
              <w:rPr>
                <w:rFonts w:ascii="Times New Roman" w:eastAsia="바탕체" w:hAnsi="Times New Roman" w:hint="eastAsia"/>
                <w:b/>
                <w:sz w:val="20"/>
                <w:szCs w:val="20"/>
                <w:u w:val="single"/>
                <w:lang w:eastAsia="ko-KR"/>
              </w:rPr>
              <w:t>담보권</w:t>
            </w:r>
            <w:r w:rsidRPr="00850E72">
              <w:rPr>
                <w:rFonts w:ascii="Times New Roman" w:eastAsia="바탕체" w:hAnsi="Times New Roman"/>
                <w:b/>
                <w:sz w:val="20"/>
                <w:szCs w:val="20"/>
                <w:u w:val="single"/>
                <w:lang w:eastAsia="ko-KR"/>
              </w:rPr>
              <w:t xml:space="preserve"> </w:t>
            </w:r>
            <w:r w:rsidRPr="00850E72">
              <w:rPr>
                <w:rFonts w:ascii="Times New Roman" w:eastAsia="바탕체" w:hAnsi="Times New Roman"/>
                <w:b/>
                <w:sz w:val="20"/>
                <w:szCs w:val="20"/>
                <w:u w:val="single"/>
                <w:lang w:eastAsia="ko-KR"/>
              </w:rPr>
              <w:t>현황</w:t>
            </w:r>
          </w:p>
          <w:p w14:paraId="0465A9A1" w14:textId="0E6A2DA0"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집합건물등기부에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매매목적물은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2019. 5. </w:t>
            </w:r>
            <w:proofErr w:type="gramStart"/>
            <w:r>
              <w:rPr>
                <w:rFonts w:ascii="Times New Roman" w:eastAsia="바탕체" w:hAnsi="Times New Roman"/>
                <w:sz w:val="20"/>
                <w:szCs w:val="20"/>
                <w:lang w:eastAsia="ko-KR"/>
              </w:rPr>
              <w:t>10.</w:t>
            </w:r>
            <w:r>
              <w:rPr>
                <w:rFonts w:ascii="Times New Roman" w:eastAsia="바탕체" w:hAnsi="Times New Roman" w:hint="eastAsia"/>
                <w:sz w:val="20"/>
                <w:szCs w:val="20"/>
                <w:lang w:eastAsia="ko-KR"/>
              </w:rPr>
              <w:t>자</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원인으로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매도인에게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소유권이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이전되었고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현재는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수탁자인</w:t>
            </w:r>
            <w:r>
              <w:rPr>
                <w:rFonts w:ascii="Times New Roman" w:eastAsia="바탕체" w:hAnsi="Times New Roman" w:hint="eastAsia"/>
                <w:sz w:val="20"/>
                <w:szCs w:val="20"/>
                <w:lang w:eastAsia="ko-KR"/>
              </w:rPr>
              <w:t xml:space="preserve"> </w:t>
            </w:r>
            <w:proofErr w:type="spellStart"/>
            <w:r w:rsidR="005E703D">
              <w:rPr>
                <w:rFonts w:ascii="Times New Roman" w:eastAsia="바탕체" w:hAnsi="Times New Roman" w:hint="eastAsia"/>
                <w:sz w:val="20"/>
                <w:szCs w:val="20"/>
                <w:lang w:eastAsia="ko-KR"/>
              </w:rPr>
              <w:t>엔에이치</w:t>
            </w:r>
            <w:r>
              <w:rPr>
                <w:rFonts w:ascii="Times New Roman" w:eastAsia="바탕체" w:hAnsi="Times New Roman" w:hint="eastAsia"/>
                <w:sz w:val="20"/>
                <w:szCs w:val="20"/>
                <w:lang w:eastAsia="ko-KR"/>
              </w:rPr>
              <w:t>투자증권</w:t>
            </w:r>
            <w:proofErr w:type="spellEnd"/>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Pr="00D9753C">
              <w:rPr>
                <w:rFonts w:ascii="Times New Roman" w:eastAsia="바탕체" w:hAnsi="Times New Roman"/>
                <w:b/>
                <w:sz w:val="20"/>
                <w:szCs w:val="20"/>
                <w:lang w:eastAsia="ko-KR"/>
              </w:rPr>
              <w:t>NH</w:t>
            </w:r>
            <w:r w:rsidRPr="00D9753C">
              <w:rPr>
                <w:rFonts w:ascii="Times New Roman" w:eastAsia="바탕체" w:hAnsi="Times New Roman" w:hint="eastAsia"/>
                <w:b/>
                <w:sz w:val="20"/>
                <w:szCs w:val="20"/>
                <w:lang w:eastAsia="ko-KR"/>
              </w:rPr>
              <w:t>투자증권</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명의로</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신탁되어</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p>
          <w:p w14:paraId="4B2930CC" w14:textId="77944375" w:rsidR="009B1B82" w:rsidRPr="003D31D6"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매매목적물에는</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아래와</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같이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채무자를</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매도인으로하는</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17</w:t>
            </w:r>
            <w:r>
              <w:rPr>
                <w:rFonts w:ascii="Times New Roman" w:eastAsia="바탕체" w:hAnsi="Times New Roman" w:hint="eastAsia"/>
                <w:sz w:val="20"/>
                <w:szCs w:val="20"/>
                <w:lang w:eastAsia="ko-KR"/>
              </w:rPr>
              <w:t>건</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채권최고액</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합계</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금</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464,371,528,840</w:t>
            </w:r>
            <w:r>
              <w:rPr>
                <w:rFonts w:ascii="Times New Roman" w:eastAsia="바탕체" w:hAnsi="Times New Roman" w:hint="eastAsia"/>
                <w:sz w:val="20"/>
                <w:szCs w:val="20"/>
                <w:lang w:eastAsia="ko-KR"/>
              </w:rPr>
              <w:t>원</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설정되어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자세한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사항은</w:t>
            </w:r>
            <w:r>
              <w:rPr>
                <w:rFonts w:ascii="Times New Roman" w:eastAsia="바탕체" w:hAnsi="Times New Roman" w:hint="eastAsia"/>
                <w:sz w:val="20"/>
                <w:szCs w:val="20"/>
                <w:lang w:eastAsia="ko-KR"/>
              </w:rPr>
              <w:t xml:space="preserve"> </w:t>
            </w:r>
            <w:r w:rsidRPr="00FE1C64">
              <w:rPr>
                <w:rFonts w:ascii="Times New Roman" w:eastAsia="바탕체" w:hAnsi="Times New Roman"/>
                <w:b/>
                <w:sz w:val="20"/>
                <w:szCs w:val="20"/>
                <w:u w:val="single"/>
                <w:lang w:eastAsia="ko-KR"/>
              </w:rPr>
              <w:t>[</w:t>
            </w:r>
            <w:r w:rsidRPr="00FE1C64">
              <w:rPr>
                <w:rFonts w:ascii="Times New Roman" w:eastAsia="바탕체" w:hAnsi="Times New Roman" w:hint="eastAsia"/>
                <w:b/>
                <w:sz w:val="20"/>
                <w:szCs w:val="20"/>
                <w:u w:val="single"/>
                <w:lang w:eastAsia="ko-KR"/>
              </w:rPr>
              <w:t>별첨</w:t>
            </w:r>
            <w:r>
              <w:rPr>
                <w:rFonts w:ascii="Times New Roman" w:eastAsia="바탕체" w:hAnsi="Times New Roman" w:hint="eastAsia"/>
                <w:b/>
                <w:sz w:val="20"/>
                <w:szCs w:val="20"/>
                <w:u w:val="single"/>
                <w:lang w:eastAsia="ko-KR"/>
              </w:rPr>
              <w:t xml:space="preserve"> </w:t>
            </w:r>
            <w:r w:rsidRPr="00FE1C64">
              <w:rPr>
                <w:rFonts w:ascii="Times New Roman" w:eastAsia="바탕체" w:hAnsi="Times New Roman" w:hint="eastAsia"/>
                <w:b/>
                <w:sz w:val="20"/>
                <w:szCs w:val="20"/>
                <w:u w:val="single"/>
                <w:lang w:eastAsia="ko-KR"/>
              </w:rPr>
              <w:t>1</w:t>
            </w:r>
            <w:r w:rsidRPr="00FE1C64">
              <w:rPr>
                <w:rFonts w:ascii="Times New Roman" w:eastAsia="바탕체" w:hAnsi="Times New Roman"/>
                <w:b/>
                <w:sz w:val="20"/>
                <w:szCs w:val="20"/>
                <w:u w:val="single"/>
                <w:lang w:eastAsia="ko-KR"/>
              </w:rPr>
              <w:t xml:space="preserve">] </w:t>
            </w:r>
            <w:r w:rsidRPr="00FE1C64">
              <w:rPr>
                <w:rFonts w:ascii="Times New Roman" w:eastAsia="바탕체" w:hAnsi="Times New Roman" w:hint="eastAsia"/>
                <w:b/>
                <w:sz w:val="20"/>
                <w:szCs w:val="20"/>
                <w:u w:val="single"/>
                <w:lang w:eastAsia="ko-KR"/>
              </w:rPr>
              <w:t>본건</w:t>
            </w:r>
            <w:r w:rsidRPr="00FE1C64">
              <w:rPr>
                <w:rFonts w:ascii="Times New Roman" w:eastAsia="바탕체" w:hAnsi="Times New Roman" w:hint="eastAsia"/>
                <w:b/>
                <w:sz w:val="20"/>
                <w:szCs w:val="20"/>
                <w:u w:val="single"/>
                <w:lang w:eastAsia="ko-KR"/>
              </w:rPr>
              <w:t xml:space="preserve"> </w:t>
            </w:r>
            <w:r w:rsidRPr="00FE1C64">
              <w:rPr>
                <w:rFonts w:ascii="Times New Roman" w:eastAsia="바탕체" w:hAnsi="Times New Roman" w:hint="eastAsia"/>
                <w:b/>
                <w:sz w:val="20"/>
                <w:szCs w:val="20"/>
                <w:u w:val="single"/>
                <w:lang w:eastAsia="ko-KR"/>
              </w:rPr>
              <w:t>건물</w:t>
            </w:r>
            <w:r w:rsidRPr="00FE1C64">
              <w:rPr>
                <w:rFonts w:ascii="Times New Roman" w:eastAsia="바탕체" w:hAnsi="Times New Roman" w:hint="eastAsia"/>
                <w:b/>
                <w:sz w:val="20"/>
                <w:szCs w:val="20"/>
                <w:u w:val="single"/>
                <w:lang w:eastAsia="ko-KR"/>
              </w:rPr>
              <w:t xml:space="preserve"> </w:t>
            </w:r>
            <w:r w:rsidRPr="00FE1C64">
              <w:rPr>
                <w:rFonts w:ascii="Times New Roman" w:eastAsia="바탕체" w:hAnsi="Times New Roman" w:hint="eastAsia"/>
                <w:b/>
                <w:sz w:val="20"/>
                <w:szCs w:val="20"/>
                <w:u w:val="single"/>
                <w:lang w:eastAsia="ko-KR"/>
              </w:rPr>
              <w:t>현황</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참조</w:t>
            </w:r>
            <w:r>
              <w:rPr>
                <w:rFonts w:ascii="Times New Roman" w:eastAsia="바탕체" w:hAnsi="Times New Roman" w:hint="eastAsia"/>
                <w:sz w:val="20"/>
                <w:szCs w:val="20"/>
                <w:lang w:eastAsia="ko-KR"/>
              </w:rPr>
              <w:t>.</w:t>
            </w:r>
          </w:p>
          <w:tbl>
            <w:tblPr>
              <w:tblW w:w="9796" w:type="dxa"/>
              <w:tblInd w:w="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1559"/>
              <w:gridCol w:w="2126"/>
              <w:gridCol w:w="3987"/>
            </w:tblGrid>
            <w:tr w:rsidR="009B1B82" w:rsidRPr="00850E72" w14:paraId="53B298DF" w14:textId="77777777" w:rsidTr="00440BC5">
              <w:trPr>
                <w:trHeight w:val="372"/>
              </w:trPr>
              <w:tc>
                <w:tcPr>
                  <w:tcW w:w="2124" w:type="dxa"/>
                  <w:shd w:val="clear" w:color="auto" w:fill="BDD6EE" w:themeFill="accent1" w:themeFillTint="66"/>
                  <w:vAlign w:val="center"/>
                </w:tcPr>
                <w:p w14:paraId="0641DB81"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대상</w:t>
                  </w:r>
                </w:p>
              </w:tc>
              <w:tc>
                <w:tcPr>
                  <w:tcW w:w="1559" w:type="dxa"/>
                  <w:shd w:val="clear" w:color="auto" w:fill="BDD6EE" w:themeFill="accent1" w:themeFillTint="66"/>
                  <w:vAlign w:val="center"/>
                </w:tcPr>
                <w:p w14:paraId="278E8BBA"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유형</w:t>
                  </w:r>
                </w:p>
              </w:tc>
              <w:tc>
                <w:tcPr>
                  <w:tcW w:w="2126" w:type="dxa"/>
                  <w:shd w:val="clear" w:color="auto" w:fill="BDD6EE" w:themeFill="accent1" w:themeFillTint="66"/>
                  <w:vAlign w:val="center"/>
                </w:tcPr>
                <w:p w14:paraId="22932A53"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채권최고액</w:t>
                  </w:r>
                  <w:r w:rsidRPr="00850E72">
                    <w:rPr>
                      <w:rFonts w:ascii="Times New Roman" w:eastAsia="바탕체" w:hAnsi="Times New Roman"/>
                      <w:b/>
                      <w:sz w:val="20"/>
                      <w:szCs w:val="20"/>
                      <w:lang w:eastAsia="ko-KR"/>
                    </w:rPr>
                    <w:t xml:space="preserve"> </w:t>
                  </w:r>
                  <w:r w:rsidRPr="00850E72">
                    <w:rPr>
                      <w:rFonts w:ascii="Times New Roman" w:eastAsia="바탕체" w:hAnsi="Times New Roman"/>
                      <w:b/>
                      <w:sz w:val="20"/>
                      <w:szCs w:val="20"/>
                      <w:lang w:eastAsia="ko-KR"/>
                    </w:rPr>
                    <w:t>합계</w:t>
                  </w:r>
                  <w:r w:rsidRPr="00850E72">
                    <w:rPr>
                      <w:rFonts w:ascii="Times New Roman" w:eastAsia="바탕체" w:hAnsi="Times New Roman"/>
                      <w:b/>
                      <w:sz w:val="20"/>
                      <w:szCs w:val="20"/>
                      <w:lang w:eastAsia="ko-KR"/>
                    </w:rPr>
                    <w:t>(</w:t>
                  </w:r>
                  <w:r w:rsidRPr="00850E72">
                    <w:rPr>
                      <w:rFonts w:ascii="Times New Roman" w:eastAsia="바탕체" w:hAnsi="Times New Roman"/>
                      <w:b/>
                      <w:sz w:val="20"/>
                      <w:szCs w:val="20"/>
                      <w:lang w:eastAsia="ko-KR"/>
                    </w:rPr>
                    <w:t>원</w:t>
                  </w:r>
                  <w:r w:rsidRPr="00850E72">
                    <w:rPr>
                      <w:rFonts w:ascii="Times New Roman" w:eastAsia="바탕체" w:hAnsi="Times New Roman"/>
                      <w:b/>
                      <w:sz w:val="20"/>
                      <w:szCs w:val="20"/>
                      <w:lang w:eastAsia="ko-KR"/>
                    </w:rPr>
                    <w:t>)</w:t>
                  </w:r>
                </w:p>
              </w:tc>
              <w:tc>
                <w:tcPr>
                  <w:tcW w:w="3987" w:type="dxa"/>
                  <w:shd w:val="clear" w:color="auto" w:fill="BDD6EE" w:themeFill="accent1" w:themeFillTint="66"/>
                  <w:vAlign w:val="center"/>
                </w:tcPr>
                <w:p w14:paraId="02CB7E22"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근저당권자</w:t>
                  </w:r>
                </w:p>
              </w:tc>
            </w:tr>
            <w:tr w:rsidR="009B1B82" w:rsidRPr="00850E72" w14:paraId="78ED65B9" w14:textId="77777777" w:rsidTr="00440BC5">
              <w:trPr>
                <w:trHeight w:val="372"/>
              </w:trPr>
              <w:tc>
                <w:tcPr>
                  <w:tcW w:w="2124" w:type="dxa"/>
                  <w:vAlign w:val="center"/>
                </w:tcPr>
                <w:p w14:paraId="059F7789"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lastRenderedPageBreak/>
                    <w:t>매매목적물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전부</w:t>
                  </w:r>
                </w:p>
              </w:tc>
              <w:tc>
                <w:tcPr>
                  <w:tcW w:w="1559" w:type="dxa"/>
                  <w:vAlign w:val="center"/>
                </w:tcPr>
                <w:p w14:paraId="51B9890D"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10</w:t>
                  </w:r>
                  <w:r>
                    <w:rPr>
                      <w:rFonts w:ascii="Times New Roman" w:eastAsia="바탕체" w:hAnsi="Times New Roman" w:hint="eastAsia"/>
                      <w:sz w:val="20"/>
                      <w:szCs w:val="20"/>
                      <w:lang w:eastAsia="ko-KR"/>
                    </w:rPr>
                    <w:t>건</w:t>
                  </w:r>
                </w:p>
              </w:tc>
              <w:tc>
                <w:tcPr>
                  <w:tcW w:w="2126" w:type="dxa"/>
                  <w:vAlign w:val="center"/>
                </w:tcPr>
                <w:p w14:paraId="55CBA019" w14:textId="77777777" w:rsidR="009B1B82" w:rsidRDefault="009B1B82" w:rsidP="009B1B82">
                  <w:pPr>
                    <w:wordWrap w:val="0"/>
                    <w:autoSpaceDE w:val="0"/>
                    <w:autoSpaceDN w:val="0"/>
                    <w:snapToGrid w:val="0"/>
                    <w:spacing w:line="240" w:lineRule="atLeast"/>
                    <w:ind w:left="275" w:hanging="275"/>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452,400,000,000</w:t>
                  </w:r>
                </w:p>
              </w:tc>
              <w:tc>
                <w:tcPr>
                  <w:tcW w:w="3987" w:type="dxa"/>
                  <w:vAlign w:val="center"/>
                </w:tcPr>
                <w:p w14:paraId="7FC9B9E4"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삼성생명보험㈜</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㈜신한은행</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㈜하나은행</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㈜국민은행</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중소기업은행</w:t>
                  </w:r>
                </w:p>
              </w:tc>
            </w:tr>
            <w:tr w:rsidR="009B1B82" w:rsidRPr="00850E72" w14:paraId="795CC0DE" w14:textId="77777777" w:rsidTr="00440BC5">
              <w:trPr>
                <w:trHeight w:val="372"/>
              </w:trPr>
              <w:tc>
                <w:tcPr>
                  <w:tcW w:w="2124" w:type="dxa"/>
                  <w:vAlign w:val="center"/>
                </w:tcPr>
                <w:p w14:paraId="46645AD3" w14:textId="77777777" w:rsidR="009B1B82"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2</w:t>
                  </w:r>
                  <w:r>
                    <w:rPr>
                      <w:rFonts w:ascii="Times New Roman" w:eastAsia="바탕체" w:hAnsi="Times New Roman"/>
                      <w:sz w:val="20"/>
                      <w:szCs w:val="20"/>
                      <w:lang w:eastAsia="ko-KR"/>
                    </w:rPr>
                    <w:t>01</w:t>
                  </w:r>
                  <w:r>
                    <w:rPr>
                      <w:rFonts w:ascii="Times New Roman" w:eastAsia="바탕체" w:hAnsi="Times New Roman" w:hint="eastAsia"/>
                      <w:sz w:val="20"/>
                      <w:szCs w:val="20"/>
                      <w:lang w:eastAsia="ko-KR"/>
                    </w:rPr>
                    <w:t>호</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501</w:t>
                  </w:r>
                  <w:r>
                    <w:rPr>
                      <w:rFonts w:ascii="Times New Roman" w:eastAsia="바탕체" w:hAnsi="Times New Roman" w:hint="eastAsia"/>
                      <w:sz w:val="20"/>
                      <w:szCs w:val="20"/>
                      <w:lang w:eastAsia="ko-KR"/>
                    </w:rPr>
                    <w:t>호</w:t>
                  </w:r>
                </w:p>
              </w:tc>
              <w:tc>
                <w:tcPr>
                  <w:tcW w:w="1559" w:type="dxa"/>
                  <w:vAlign w:val="center"/>
                </w:tcPr>
                <w:p w14:paraId="12FD2ACB"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w:t>
                  </w:r>
                  <w:r>
                    <w:rPr>
                      <w:rFonts w:ascii="Times New Roman" w:eastAsia="바탕체" w:hAnsi="Times New Roman" w:hint="eastAsia"/>
                      <w:sz w:val="20"/>
                      <w:szCs w:val="20"/>
                      <w:lang w:eastAsia="ko-KR"/>
                    </w:rPr>
                    <w:t>건</w:t>
                  </w:r>
                </w:p>
              </w:tc>
              <w:tc>
                <w:tcPr>
                  <w:tcW w:w="2126" w:type="dxa"/>
                  <w:vAlign w:val="center"/>
                </w:tcPr>
                <w:p w14:paraId="155F74EE" w14:textId="77777777" w:rsidR="009B1B82" w:rsidRDefault="009B1B82" w:rsidP="009B1B82">
                  <w:pPr>
                    <w:wordWrap w:val="0"/>
                    <w:autoSpaceDE w:val="0"/>
                    <w:autoSpaceDN w:val="0"/>
                    <w:snapToGrid w:val="0"/>
                    <w:spacing w:line="240" w:lineRule="atLeast"/>
                    <w:ind w:left="275" w:hanging="275"/>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4,682,287,200</w:t>
                  </w:r>
                </w:p>
              </w:tc>
              <w:tc>
                <w:tcPr>
                  <w:tcW w:w="3987" w:type="dxa"/>
                  <w:vAlign w:val="center"/>
                </w:tcPr>
                <w:p w14:paraId="0A15975F"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웅진씽크빅</w:t>
                  </w:r>
                  <w:proofErr w:type="spellEnd"/>
                </w:p>
              </w:tc>
            </w:tr>
            <w:tr w:rsidR="009B1B82" w:rsidRPr="00850E72" w14:paraId="55F11EF3" w14:textId="77777777" w:rsidTr="00440BC5">
              <w:trPr>
                <w:trHeight w:val="372"/>
              </w:trPr>
              <w:tc>
                <w:tcPr>
                  <w:tcW w:w="2124" w:type="dxa"/>
                  <w:vAlign w:val="center"/>
                </w:tcPr>
                <w:p w14:paraId="76600F0A" w14:textId="5433A611" w:rsidR="009B1B82" w:rsidRDefault="009B1B82" w:rsidP="005444ED">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비</w:t>
                  </w:r>
                  <w:r>
                    <w:rPr>
                      <w:rFonts w:ascii="Times New Roman" w:eastAsia="바탕체" w:hAnsi="Times New Roman" w:hint="eastAsia"/>
                      <w:sz w:val="20"/>
                      <w:szCs w:val="20"/>
                      <w:lang w:eastAsia="ko-KR"/>
                    </w:rPr>
                    <w:t>2</w:t>
                  </w:r>
                  <w:r>
                    <w:rPr>
                      <w:rFonts w:ascii="Times New Roman" w:eastAsia="바탕체" w:hAnsi="Times New Roman"/>
                      <w:sz w:val="20"/>
                      <w:szCs w:val="20"/>
                      <w:lang w:eastAsia="ko-KR"/>
                    </w:rPr>
                    <w:t>01</w:t>
                  </w:r>
                  <w:r>
                    <w:rPr>
                      <w:rFonts w:ascii="Times New Roman" w:eastAsia="바탕체" w:hAnsi="Times New Roman" w:hint="eastAsia"/>
                      <w:sz w:val="20"/>
                      <w:szCs w:val="20"/>
                      <w:lang w:eastAsia="ko-KR"/>
                    </w:rPr>
                    <w:t>호</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601</w:t>
                  </w:r>
                  <w:r>
                    <w:rPr>
                      <w:rFonts w:ascii="Times New Roman" w:eastAsia="바탕체" w:hAnsi="Times New Roman" w:hint="eastAsia"/>
                      <w:sz w:val="20"/>
                      <w:szCs w:val="20"/>
                      <w:lang w:eastAsia="ko-KR"/>
                    </w:rPr>
                    <w:t>호</w:t>
                  </w:r>
                  <w:r w:rsidR="005444ED">
                    <w:rPr>
                      <w:rFonts w:ascii="Times New Roman" w:eastAsia="바탕체" w:hAnsi="Times New Roman"/>
                      <w:sz w:val="20"/>
                      <w:szCs w:val="20"/>
                      <w:lang w:eastAsia="ko-KR"/>
                    </w:rPr>
                    <w:t>~9</w:t>
                  </w:r>
                  <w:r>
                    <w:rPr>
                      <w:rFonts w:ascii="Times New Roman" w:eastAsia="바탕체" w:hAnsi="Times New Roman"/>
                      <w:sz w:val="20"/>
                      <w:szCs w:val="20"/>
                      <w:lang w:eastAsia="ko-KR"/>
                    </w:rPr>
                    <w:t>01</w:t>
                  </w:r>
                  <w:r>
                    <w:rPr>
                      <w:rFonts w:ascii="Times New Roman" w:eastAsia="바탕체" w:hAnsi="Times New Roman" w:hint="eastAsia"/>
                      <w:sz w:val="20"/>
                      <w:szCs w:val="20"/>
                      <w:lang w:eastAsia="ko-KR"/>
                    </w:rPr>
                    <w:t>호</w:t>
                  </w:r>
                </w:p>
              </w:tc>
              <w:tc>
                <w:tcPr>
                  <w:tcW w:w="1559" w:type="dxa"/>
                  <w:vAlign w:val="center"/>
                </w:tcPr>
                <w:p w14:paraId="5E2DDF5A"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w:t>
                  </w:r>
                  <w:r>
                    <w:rPr>
                      <w:rFonts w:ascii="Times New Roman" w:eastAsia="바탕체" w:hAnsi="Times New Roman" w:hint="eastAsia"/>
                      <w:sz w:val="20"/>
                      <w:szCs w:val="20"/>
                      <w:lang w:eastAsia="ko-KR"/>
                    </w:rPr>
                    <w:t>건</w:t>
                  </w:r>
                </w:p>
              </w:tc>
              <w:tc>
                <w:tcPr>
                  <w:tcW w:w="2126" w:type="dxa"/>
                  <w:vAlign w:val="center"/>
                </w:tcPr>
                <w:p w14:paraId="20DE6F1E" w14:textId="77777777" w:rsidR="009B1B82" w:rsidRDefault="009B1B82" w:rsidP="009B1B82">
                  <w:pPr>
                    <w:wordWrap w:val="0"/>
                    <w:autoSpaceDE w:val="0"/>
                    <w:autoSpaceDN w:val="0"/>
                    <w:snapToGrid w:val="0"/>
                    <w:spacing w:line="240" w:lineRule="atLeast"/>
                    <w:ind w:left="275" w:hanging="275"/>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6,128,102,400</w:t>
                  </w:r>
                </w:p>
              </w:tc>
              <w:tc>
                <w:tcPr>
                  <w:tcW w:w="3987" w:type="dxa"/>
                  <w:vAlign w:val="center"/>
                </w:tcPr>
                <w:p w14:paraId="10598933"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㈜웅진</w:t>
                  </w:r>
                </w:p>
              </w:tc>
            </w:tr>
            <w:tr w:rsidR="009B1B82" w:rsidRPr="00850E72" w14:paraId="50F1567F" w14:textId="77777777" w:rsidTr="00440BC5">
              <w:trPr>
                <w:trHeight w:val="372"/>
              </w:trPr>
              <w:tc>
                <w:tcPr>
                  <w:tcW w:w="2124" w:type="dxa"/>
                  <w:vAlign w:val="center"/>
                </w:tcPr>
                <w:p w14:paraId="1E3D3DAD"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102</w:t>
                  </w:r>
                  <w:r>
                    <w:rPr>
                      <w:rFonts w:ascii="Times New Roman" w:eastAsia="바탕체" w:hAnsi="Times New Roman" w:hint="eastAsia"/>
                      <w:sz w:val="20"/>
                      <w:szCs w:val="20"/>
                      <w:lang w:eastAsia="ko-KR"/>
                    </w:rPr>
                    <w:t>호</w:t>
                  </w:r>
                </w:p>
              </w:tc>
              <w:tc>
                <w:tcPr>
                  <w:tcW w:w="1559" w:type="dxa"/>
                  <w:vAlign w:val="center"/>
                </w:tcPr>
                <w:p w14:paraId="2E73D0D1"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w:t>
                  </w:r>
                  <w:r>
                    <w:rPr>
                      <w:rFonts w:ascii="Times New Roman" w:eastAsia="바탕체" w:hAnsi="Times New Roman" w:hint="eastAsia"/>
                      <w:sz w:val="20"/>
                      <w:szCs w:val="20"/>
                      <w:lang w:eastAsia="ko-KR"/>
                    </w:rPr>
                    <w:t>건</w:t>
                  </w:r>
                </w:p>
              </w:tc>
              <w:tc>
                <w:tcPr>
                  <w:tcW w:w="2126" w:type="dxa"/>
                  <w:vAlign w:val="center"/>
                </w:tcPr>
                <w:p w14:paraId="2C1EB9E5" w14:textId="77777777" w:rsidR="009B1B82" w:rsidRDefault="009B1B82" w:rsidP="009B1B82">
                  <w:pPr>
                    <w:wordWrap w:val="0"/>
                    <w:autoSpaceDE w:val="0"/>
                    <w:autoSpaceDN w:val="0"/>
                    <w:snapToGrid w:val="0"/>
                    <w:spacing w:line="240" w:lineRule="atLeast"/>
                    <w:ind w:left="275" w:hanging="275"/>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120,000,000</w:t>
                  </w:r>
                </w:p>
              </w:tc>
              <w:tc>
                <w:tcPr>
                  <w:tcW w:w="3987" w:type="dxa"/>
                  <w:vAlign w:val="center"/>
                </w:tcPr>
                <w:p w14:paraId="31CE431C"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동원홈푸드</w:t>
                  </w:r>
                  <w:proofErr w:type="spellEnd"/>
                </w:p>
              </w:tc>
            </w:tr>
            <w:tr w:rsidR="009B1B82" w:rsidRPr="00850E72" w14:paraId="65DF2D68" w14:textId="77777777" w:rsidTr="00440BC5">
              <w:trPr>
                <w:trHeight w:val="372"/>
              </w:trPr>
              <w:tc>
                <w:tcPr>
                  <w:tcW w:w="2124" w:type="dxa"/>
                  <w:vAlign w:val="center"/>
                </w:tcPr>
                <w:p w14:paraId="5590315C"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201</w:t>
                  </w:r>
                  <w:r>
                    <w:rPr>
                      <w:rFonts w:ascii="Times New Roman" w:eastAsia="바탕체" w:hAnsi="Times New Roman" w:hint="eastAsia"/>
                      <w:sz w:val="20"/>
                      <w:szCs w:val="20"/>
                      <w:lang w:eastAsia="ko-KR"/>
                    </w:rPr>
                    <w:t>호</w:t>
                  </w:r>
                </w:p>
              </w:tc>
              <w:tc>
                <w:tcPr>
                  <w:tcW w:w="1559" w:type="dxa"/>
                  <w:vAlign w:val="center"/>
                </w:tcPr>
                <w:p w14:paraId="17C26D7E"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w:t>
                  </w:r>
                  <w:r>
                    <w:rPr>
                      <w:rFonts w:ascii="Times New Roman" w:eastAsia="바탕체" w:hAnsi="Times New Roman" w:hint="eastAsia"/>
                      <w:sz w:val="20"/>
                      <w:szCs w:val="20"/>
                      <w:lang w:eastAsia="ko-KR"/>
                    </w:rPr>
                    <w:t>건</w:t>
                  </w:r>
                </w:p>
              </w:tc>
              <w:tc>
                <w:tcPr>
                  <w:tcW w:w="2126" w:type="dxa"/>
                  <w:vAlign w:val="center"/>
                </w:tcPr>
                <w:p w14:paraId="18EF30CD" w14:textId="77777777" w:rsidR="009B1B82" w:rsidRDefault="009B1B82" w:rsidP="009B1B82">
                  <w:pPr>
                    <w:wordWrap w:val="0"/>
                    <w:autoSpaceDE w:val="0"/>
                    <w:autoSpaceDN w:val="0"/>
                    <w:snapToGrid w:val="0"/>
                    <w:spacing w:line="240" w:lineRule="atLeast"/>
                    <w:ind w:left="275" w:hanging="275"/>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336,169,000</w:t>
                  </w:r>
                </w:p>
              </w:tc>
              <w:tc>
                <w:tcPr>
                  <w:tcW w:w="3987" w:type="dxa"/>
                  <w:vAlign w:val="center"/>
                </w:tcPr>
                <w:p w14:paraId="2B2FDA87"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웅진씽크빅</w:t>
                  </w:r>
                  <w:proofErr w:type="spellEnd"/>
                </w:p>
              </w:tc>
            </w:tr>
            <w:tr w:rsidR="009B1B82" w:rsidRPr="00850E72" w14:paraId="0CE9BB82" w14:textId="77777777" w:rsidTr="00440BC5">
              <w:trPr>
                <w:trHeight w:val="372"/>
              </w:trPr>
              <w:tc>
                <w:tcPr>
                  <w:tcW w:w="2124" w:type="dxa"/>
                  <w:vAlign w:val="center"/>
                </w:tcPr>
                <w:p w14:paraId="3DDDC9BF"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1301</w:t>
                  </w:r>
                  <w:r>
                    <w:rPr>
                      <w:rFonts w:ascii="Times New Roman" w:eastAsia="바탕체" w:hAnsi="Times New Roman" w:hint="eastAsia"/>
                      <w:sz w:val="20"/>
                      <w:szCs w:val="20"/>
                      <w:lang w:eastAsia="ko-KR"/>
                    </w:rPr>
                    <w:t>호</w:t>
                  </w:r>
                </w:p>
              </w:tc>
              <w:tc>
                <w:tcPr>
                  <w:tcW w:w="1559" w:type="dxa"/>
                  <w:vAlign w:val="center"/>
                </w:tcPr>
                <w:p w14:paraId="00916B7F"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1</w:t>
                  </w:r>
                  <w:r>
                    <w:rPr>
                      <w:rFonts w:ascii="Times New Roman" w:eastAsia="바탕체" w:hAnsi="Times New Roman" w:hint="eastAsia"/>
                      <w:sz w:val="20"/>
                      <w:szCs w:val="20"/>
                      <w:lang w:eastAsia="ko-KR"/>
                    </w:rPr>
                    <w:t>건</w:t>
                  </w:r>
                </w:p>
              </w:tc>
              <w:tc>
                <w:tcPr>
                  <w:tcW w:w="2126" w:type="dxa"/>
                  <w:vAlign w:val="center"/>
                </w:tcPr>
                <w:p w14:paraId="65D5A912" w14:textId="77777777" w:rsidR="009B1B82" w:rsidRDefault="009B1B82" w:rsidP="009B1B82">
                  <w:pPr>
                    <w:wordWrap w:val="0"/>
                    <w:autoSpaceDE w:val="0"/>
                    <w:autoSpaceDN w:val="0"/>
                    <w:snapToGrid w:val="0"/>
                    <w:spacing w:line="240" w:lineRule="atLeast"/>
                    <w:ind w:left="275" w:hanging="275"/>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704,970,240</w:t>
                  </w:r>
                </w:p>
              </w:tc>
              <w:tc>
                <w:tcPr>
                  <w:tcW w:w="3987" w:type="dxa"/>
                  <w:vAlign w:val="center"/>
                </w:tcPr>
                <w:p w14:paraId="50C411BF"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더블미</w:t>
                  </w:r>
                  <w:proofErr w:type="spellEnd"/>
                </w:p>
              </w:tc>
            </w:tr>
          </w:tbl>
          <w:p w14:paraId="0F3D5DF1" w14:textId="39A998E3" w:rsidR="0027628A" w:rsidRPr="00850E72" w:rsidRDefault="0027628A" w:rsidP="009950CC">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76645B5C" w14:textId="77777777" w:rsidR="009B1B82" w:rsidRPr="00850E72" w:rsidRDefault="009B1B82" w:rsidP="009B1B82">
            <w:pPr>
              <w:wordWrap w:val="0"/>
              <w:snapToGrid w:val="0"/>
              <w:spacing w:after="120" w:line="280" w:lineRule="atLeast"/>
              <w:jc w:val="both"/>
              <w:rPr>
                <w:rFonts w:ascii="Times New Roman" w:eastAsia="바탕체" w:hAnsi="Times New Roman"/>
                <w:b/>
                <w:sz w:val="20"/>
                <w:szCs w:val="20"/>
                <w:u w:val="single"/>
                <w:lang w:eastAsia="ko-KR"/>
              </w:rPr>
            </w:pPr>
            <w:r w:rsidRPr="00850E72">
              <w:rPr>
                <w:rFonts w:ascii="Times New Roman" w:eastAsia="바탕체" w:hAnsi="Times New Roman"/>
                <w:b/>
                <w:sz w:val="20"/>
                <w:szCs w:val="20"/>
                <w:u w:val="single"/>
                <w:lang w:eastAsia="ko-KR"/>
              </w:rPr>
              <w:t>경계침범</w:t>
            </w:r>
          </w:p>
          <w:p w14:paraId="684B236B" w14:textId="6D3B1822" w:rsidR="009B1B82" w:rsidRPr="00850E72" w:rsidRDefault="009B1B82" w:rsidP="00543C0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제공된</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2020. 6. </w:t>
            </w:r>
            <w:proofErr w:type="gramStart"/>
            <w:r>
              <w:rPr>
                <w:rFonts w:ascii="Times New Roman" w:eastAsia="바탕체" w:hAnsi="Times New Roman"/>
                <w:sz w:val="20"/>
                <w:szCs w:val="20"/>
                <w:lang w:eastAsia="ko-KR"/>
              </w:rPr>
              <w:t>11.</w:t>
            </w:r>
            <w:r>
              <w:rPr>
                <w:rFonts w:ascii="Times New Roman" w:eastAsia="바탕체" w:hAnsi="Times New Roman" w:hint="eastAsia"/>
                <w:sz w:val="20"/>
                <w:szCs w:val="20"/>
                <w:lang w:eastAsia="ko-KR"/>
              </w:rPr>
              <w:t>자</w:t>
            </w:r>
            <w:proofErr w:type="gramEnd"/>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경계복원측량성과도</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2021. 4. </w:t>
            </w:r>
            <w:proofErr w:type="gramStart"/>
            <w:r>
              <w:rPr>
                <w:rFonts w:ascii="Times New Roman" w:eastAsia="바탕체" w:hAnsi="Times New Roman"/>
                <w:sz w:val="20"/>
                <w:szCs w:val="20"/>
                <w:lang w:eastAsia="ko-KR"/>
              </w:rPr>
              <w:t>20.</w:t>
            </w:r>
            <w:r>
              <w:rPr>
                <w:rFonts w:ascii="Times New Roman" w:eastAsia="바탕체" w:hAnsi="Times New Roman" w:hint="eastAsia"/>
                <w:sz w:val="20"/>
                <w:szCs w:val="20"/>
                <w:lang w:eastAsia="ko-KR"/>
              </w:rPr>
              <w:t>자</w:t>
            </w:r>
            <w:proofErr w:type="gramEnd"/>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지적현황측량성과도에</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토지의</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경계점</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경계선에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인근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혹은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공작물의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침범이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존재하지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않는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보이고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내에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위치하고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제공된</w:t>
            </w:r>
            <w:r w:rsidRPr="002E5E78">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답변에</w:t>
            </w:r>
            <w:r w:rsidRPr="002E5E78">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의하면</w:t>
            </w:r>
            <w:r w:rsidRPr="002E5E78">
              <w:rPr>
                <w:rFonts w:ascii="Times New Roman" w:eastAsia="바탕체" w:hAnsi="Times New Roman" w:hint="eastAsia"/>
                <w:sz w:val="20"/>
                <w:szCs w:val="20"/>
                <w:lang w:eastAsia="ko-KR"/>
              </w:rPr>
              <w:t>,</w:t>
            </w:r>
            <w:r w:rsidRPr="002E5E78">
              <w:rPr>
                <w:rFonts w:ascii="Times New Roman" w:eastAsia="바탕체" w:hAnsi="Times New Roman"/>
                <w:sz w:val="20"/>
                <w:szCs w:val="20"/>
                <w:lang w:eastAsia="ko-KR"/>
              </w:rPr>
              <w:t xml:space="preserve"> </w:t>
            </w:r>
            <w:r w:rsidR="00543C02">
              <w:rPr>
                <w:rFonts w:ascii="Times New Roman" w:eastAsia="바탕체" w:hAnsi="Times New Roman" w:hint="eastAsia"/>
                <w:sz w:val="20"/>
                <w:szCs w:val="20"/>
                <w:lang w:eastAsia="ko-KR"/>
              </w:rPr>
              <w:t>매매목적물과</w:t>
            </w:r>
            <w:r w:rsidR="00543C02">
              <w:rPr>
                <w:rFonts w:ascii="Times New Roman" w:eastAsia="바탕체" w:hAnsi="Times New Roman" w:hint="eastAsia"/>
                <w:sz w:val="20"/>
                <w:szCs w:val="20"/>
                <w:lang w:eastAsia="ko-KR"/>
              </w:rPr>
              <w:t xml:space="preserve"> </w:t>
            </w:r>
            <w:r w:rsidR="00543C02">
              <w:rPr>
                <w:rFonts w:ascii="Times New Roman" w:eastAsia="바탕체" w:hAnsi="Times New Roman" w:hint="eastAsia"/>
                <w:sz w:val="20"/>
                <w:szCs w:val="20"/>
                <w:lang w:eastAsia="ko-KR"/>
              </w:rPr>
              <w:t>관련된</w:t>
            </w:r>
            <w:r w:rsidR="00543C02">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경계</w:t>
            </w:r>
            <w:r w:rsidRPr="002E5E78">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침범</w:t>
            </w:r>
            <w:r w:rsidRPr="002E5E78">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및</w:t>
            </w:r>
            <w:r w:rsidRPr="002E5E78">
              <w:rPr>
                <w:rFonts w:ascii="Times New Roman" w:eastAsia="바탕체" w:hAnsi="Times New Roman" w:hint="eastAsia"/>
                <w:sz w:val="20"/>
                <w:szCs w:val="20"/>
                <w:lang w:eastAsia="ko-KR"/>
              </w:rPr>
              <w:t xml:space="preserve"> </w:t>
            </w:r>
            <w:proofErr w:type="spellStart"/>
            <w:r w:rsidR="00543C02">
              <w:rPr>
                <w:rFonts w:ascii="Times New Roman" w:eastAsia="바탕체" w:hAnsi="Times New Roman" w:hint="eastAsia"/>
                <w:sz w:val="20"/>
                <w:szCs w:val="20"/>
                <w:lang w:eastAsia="ko-KR"/>
              </w:rPr>
              <w:t>피</w:t>
            </w:r>
            <w:r w:rsidRPr="002E5E78">
              <w:rPr>
                <w:rFonts w:ascii="Times New Roman" w:eastAsia="바탕체" w:hAnsi="Times New Roman" w:hint="eastAsia"/>
                <w:sz w:val="20"/>
                <w:szCs w:val="20"/>
                <w:lang w:eastAsia="ko-KR"/>
              </w:rPr>
              <w:t>침범</w:t>
            </w:r>
            <w:proofErr w:type="spellEnd"/>
            <w:r w:rsidRPr="002E5E78">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사실은</w:t>
            </w:r>
            <w:r w:rsidRPr="002E5E78">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없다고</w:t>
            </w:r>
            <w:r w:rsidRPr="002E5E78">
              <w:rPr>
                <w:rFonts w:ascii="Times New Roman" w:eastAsia="바탕체" w:hAnsi="Times New Roman" w:hint="eastAsia"/>
                <w:sz w:val="20"/>
                <w:szCs w:val="20"/>
                <w:lang w:eastAsia="ko-KR"/>
              </w:rPr>
              <w:t xml:space="preserve"> </w:t>
            </w:r>
            <w:r w:rsidRPr="002E5E78">
              <w:rPr>
                <w:rFonts w:ascii="Times New Roman" w:eastAsia="바탕체" w:hAnsi="Times New Roman" w:hint="eastAsia"/>
                <w:sz w:val="20"/>
                <w:szCs w:val="20"/>
                <w:lang w:eastAsia="ko-KR"/>
              </w:rPr>
              <w:t>함</w:t>
            </w:r>
            <w:r w:rsidRPr="002E5E78">
              <w:rPr>
                <w:rFonts w:ascii="Times New Roman" w:eastAsia="바탕체" w:hAnsi="Times New Roman" w:hint="eastAsia"/>
                <w:sz w:val="20"/>
                <w:szCs w:val="20"/>
                <w:lang w:eastAsia="ko-KR"/>
              </w:rPr>
              <w:t>.</w:t>
            </w:r>
            <w:r w:rsidRPr="002E5E78">
              <w:rPr>
                <w:rFonts w:ascii="Times New Roman" w:eastAsia="바탕체" w:hAnsi="Times New Roman"/>
                <w:sz w:val="20"/>
                <w:szCs w:val="20"/>
                <w:lang w:eastAsia="ko-KR"/>
              </w:rPr>
              <w:t xml:space="preserve"> </w:t>
            </w:r>
          </w:p>
        </w:tc>
        <w:tc>
          <w:tcPr>
            <w:tcW w:w="25" w:type="pct"/>
            <w:shd w:val="clear" w:color="auto" w:fill="auto"/>
          </w:tcPr>
          <w:p w14:paraId="259ABB6E" w14:textId="77777777" w:rsidR="009B1B82" w:rsidRPr="00850E72" w:rsidRDefault="009B1B82" w:rsidP="009B1B82">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3A9E1521" w14:textId="57C60874"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633F2181" w14:textId="465A0E61"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07E66B98" w14:textId="1168419B"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67A997F8" w14:textId="47FAF672"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01CD4923" w14:textId="7D5BF409"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4BADF574" w14:textId="6C5B6416"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091B9722" w14:textId="0894C667"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4E8C196F" w14:textId="3A137382"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17431450" w14:textId="10B0E15C"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6CC2534C" w14:textId="23BE20F5"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50032C7F" w14:textId="48FA1A2E"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3DCB211D" w14:textId="45A2AF76"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0D3228F9" w14:textId="6C689D9E"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0473B9E7" w14:textId="3A91AB0F"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015C25B6" w14:textId="097895C3"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721613E8" w14:textId="571C73A0" w:rsidR="009950CC" w:rsidRDefault="009950CC" w:rsidP="009950CC">
            <w:pPr>
              <w:wordWrap w:val="0"/>
              <w:autoSpaceDE w:val="0"/>
              <w:autoSpaceDN w:val="0"/>
              <w:snapToGrid w:val="0"/>
              <w:spacing w:after="120" w:line="280" w:lineRule="atLeast"/>
              <w:jc w:val="both"/>
              <w:rPr>
                <w:rFonts w:ascii="Times New Roman" w:eastAsia="DengXian" w:hAnsi="Times New Roman"/>
                <w:sz w:val="20"/>
                <w:szCs w:val="20"/>
              </w:rPr>
            </w:pPr>
          </w:p>
          <w:p w14:paraId="798CB20A" w14:textId="77777777" w:rsidR="009950CC" w:rsidRPr="009950CC" w:rsidRDefault="009950CC" w:rsidP="009950CC">
            <w:pPr>
              <w:wordWrap w:val="0"/>
              <w:autoSpaceDE w:val="0"/>
              <w:autoSpaceDN w:val="0"/>
              <w:snapToGrid w:val="0"/>
              <w:spacing w:after="120" w:line="280" w:lineRule="atLeast"/>
              <w:jc w:val="both"/>
              <w:rPr>
                <w:rFonts w:ascii="Times New Roman" w:eastAsia="바탕체" w:hAnsi="Times New Roman"/>
                <w:sz w:val="20"/>
                <w:szCs w:val="20"/>
              </w:rPr>
            </w:pPr>
          </w:p>
          <w:p w14:paraId="499F7F19" w14:textId="1C9927F1"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매매목적물에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설정된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대출</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관련</w:t>
            </w:r>
            <w:r>
              <w:rPr>
                <w:rFonts w:ascii="Times New Roman" w:eastAsia="바탕체" w:hAnsi="Times New Roman" w:hint="eastAsia"/>
                <w:sz w:val="20"/>
                <w:szCs w:val="20"/>
              </w:rPr>
              <w:t xml:space="preserve"> </w:t>
            </w:r>
            <w:r>
              <w:rPr>
                <w:rFonts w:ascii="Times New Roman" w:eastAsia="바탕체" w:hAnsi="Times New Roman" w:hint="eastAsia"/>
                <w:sz w:val="20"/>
                <w:szCs w:val="20"/>
              </w:rPr>
              <w:t>근저당권</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말소등기절차</w:t>
            </w:r>
            <w:r w:rsidR="005E703D">
              <w:rPr>
                <w:rFonts w:ascii="Times New Roman" w:eastAsia="바탕체" w:hAnsi="Times New Roman" w:hint="eastAsia"/>
                <w:sz w:val="20"/>
                <w:szCs w:val="20"/>
              </w:rPr>
              <w:t>에</w:t>
            </w:r>
            <w:r w:rsidR="005E703D">
              <w:rPr>
                <w:rFonts w:ascii="Times New Roman" w:eastAsia="바탕체" w:hAnsi="Times New Roman" w:hint="eastAsia"/>
                <w:sz w:val="20"/>
                <w:szCs w:val="20"/>
              </w:rPr>
              <w:t xml:space="preserve"> </w:t>
            </w:r>
            <w:r w:rsidR="005E703D">
              <w:rPr>
                <w:rFonts w:ascii="Times New Roman" w:eastAsia="바탕체" w:hAnsi="Times New Roman" w:hint="eastAsia"/>
                <w:sz w:val="20"/>
                <w:szCs w:val="20"/>
              </w:rPr>
              <w:t>필요한</w:t>
            </w:r>
            <w:r w:rsidR="005E703D">
              <w:rPr>
                <w:rFonts w:ascii="Times New Roman" w:eastAsia="바탕체" w:hAnsi="Times New Roman" w:hint="eastAsia"/>
                <w:sz w:val="20"/>
                <w:szCs w:val="20"/>
              </w:rPr>
              <w:t xml:space="preserve"> </w:t>
            </w:r>
            <w:r w:rsidR="005E703D">
              <w:rPr>
                <w:rFonts w:ascii="Times New Roman" w:eastAsia="바탕체" w:hAnsi="Times New Roman" w:hint="eastAsia"/>
                <w:sz w:val="20"/>
                <w:szCs w:val="20"/>
              </w:rPr>
              <w:t>서류</w:t>
            </w:r>
            <w:r w:rsidR="005E703D">
              <w:rPr>
                <w:rFonts w:ascii="Times New Roman" w:eastAsia="바탕체" w:hAnsi="Times New Roman" w:hint="eastAsia"/>
                <w:sz w:val="20"/>
                <w:szCs w:val="20"/>
              </w:rPr>
              <w:t xml:space="preserve"> </w:t>
            </w:r>
            <w:r w:rsidR="005E703D">
              <w:rPr>
                <w:rFonts w:ascii="Times New Roman" w:eastAsia="바탕체" w:hAnsi="Times New Roman" w:hint="eastAsia"/>
                <w:sz w:val="20"/>
                <w:szCs w:val="20"/>
              </w:rPr>
              <w:t>일체를</w:t>
            </w:r>
            <w:r w:rsidR="005E703D">
              <w:rPr>
                <w:rFonts w:ascii="Times New Roman" w:eastAsia="바탕체" w:hAnsi="Times New Roman" w:hint="eastAsia"/>
                <w:sz w:val="20"/>
                <w:szCs w:val="20"/>
              </w:rPr>
              <w:t xml:space="preserve"> </w:t>
            </w:r>
            <w:r w:rsidR="00450E2A">
              <w:rPr>
                <w:rFonts w:ascii="Times New Roman" w:eastAsia="바탕체" w:hAnsi="Times New Roman" w:hint="eastAsia"/>
                <w:sz w:val="20"/>
                <w:szCs w:val="20"/>
                <w:lang w:eastAsia="ko-KR"/>
              </w:rPr>
              <w:t>거래종결</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시</w:t>
            </w:r>
            <w:r w:rsidR="00450E2A">
              <w:rPr>
                <w:rFonts w:ascii="Times New Roman" w:eastAsia="바탕체" w:hAnsi="Times New Roman" w:hint="eastAsia"/>
                <w:sz w:val="20"/>
                <w:szCs w:val="20"/>
                <w:lang w:eastAsia="ko-KR"/>
              </w:rPr>
              <w:t xml:space="preserve"> </w:t>
            </w:r>
            <w:r w:rsidR="005E703D">
              <w:rPr>
                <w:rFonts w:ascii="Times New Roman" w:eastAsia="바탕체" w:hAnsi="Times New Roman" w:hint="eastAsia"/>
                <w:sz w:val="20"/>
                <w:szCs w:val="20"/>
              </w:rPr>
              <w:t>교부</w:t>
            </w:r>
            <w:r w:rsidR="00450E2A">
              <w:rPr>
                <w:rFonts w:ascii="Times New Roman" w:eastAsia="바탕체" w:hAnsi="Times New Roman" w:hint="eastAsia"/>
                <w:sz w:val="20"/>
                <w:szCs w:val="20"/>
                <w:lang w:eastAsia="ko-KR"/>
              </w:rPr>
              <w:t>할</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것을</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매도인의</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의무로</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규정</w:t>
            </w:r>
            <w:r>
              <w:rPr>
                <w:rFonts w:ascii="Times New Roman" w:eastAsia="바탕체" w:hAnsi="Times New Roman" w:hint="eastAsia"/>
                <w:sz w:val="20"/>
                <w:szCs w:val="20"/>
              </w:rPr>
              <w:t>할</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필요</w:t>
            </w:r>
            <w:r w:rsidR="00450E2A">
              <w:rPr>
                <w:rFonts w:ascii="Times New Roman" w:eastAsia="바탕체" w:hAnsi="Times New Roman" w:hint="eastAsia"/>
                <w:sz w:val="20"/>
                <w:szCs w:val="20"/>
                <w:lang w:eastAsia="ko-KR"/>
              </w:rPr>
              <w:t>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있음</w:t>
            </w:r>
            <w:r>
              <w:rPr>
                <w:rFonts w:ascii="Times New Roman" w:eastAsia="바탕체" w:hAnsi="Times New Roman" w:hint="eastAsia"/>
                <w:sz w:val="20"/>
                <w:szCs w:val="20"/>
              </w:rPr>
              <w:t>.</w:t>
            </w:r>
          </w:p>
          <w:p w14:paraId="7F3A5389" w14:textId="4A137A75" w:rsidR="00E645D0" w:rsidRDefault="00E645D0" w:rsidP="00E645D0">
            <w:pPr>
              <w:wordWrap w:val="0"/>
              <w:autoSpaceDE w:val="0"/>
              <w:autoSpaceDN w:val="0"/>
              <w:snapToGrid w:val="0"/>
              <w:spacing w:after="120" w:line="280" w:lineRule="atLeast"/>
              <w:ind w:left="288"/>
              <w:jc w:val="both"/>
              <w:rPr>
                <w:rFonts w:ascii="Times New Roman" w:eastAsia="바탕체" w:hAnsi="Times New Roman"/>
                <w:sz w:val="20"/>
                <w:szCs w:val="20"/>
              </w:rPr>
            </w:pPr>
          </w:p>
          <w:p w14:paraId="684DB996" w14:textId="09AE005B" w:rsidR="00E645D0" w:rsidRDefault="00E645D0" w:rsidP="00E645D0">
            <w:pPr>
              <w:wordWrap w:val="0"/>
              <w:autoSpaceDE w:val="0"/>
              <w:autoSpaceDN w:val="0"/>
              <w:snapToGrid w:val="0"/>
              <w:spacing w:after="120" w:line="280" w:lineRule="atLeast"/>
              <w:ind w:left="288"/>
              <w:jc w:val="both"/>
              <w:rPr>
                <w:rFonts w:ascii="Times New Roman" w:eastAsia="DengXian" w:hAnsi="Times New Roman"/>
                <w:sz w:val="20"/>
                <w:szCs w:val="20"/>
              </w:rPr>
            </w:pPr>
          </w:p>
          <w:p w14:paraId="73505D0D" w14:textId="654053B7" w:rsidR="009950CC" w:rsidRDefault="009950CC" w:rsidP="00E645D0">
            <w:pPr>
              <w:wordWrap w:val="0"/>
              <w:autoSpaceDE w:val="0"/>
              <w:autoSpaceDN w:val="0"/>
              <w:snapToGrid w:val="0"/>
              <w:spacing w:after="120" w:line="280" w:lineRule="atLeast"/>
              <w:ind w:left="288"/>
              <w:jc w:val="both"/>
              <w:rPr>
                <w:rFonts w:ascii="Times New Roman" w:eastAsia="DengXian" w:hAnsi="Times New Roman"/>
                <w:sz w:val="20"/>
                <w:szCs w:val="20"/>
              </w:rPr>
            </w:pPr>
          </w:p>
          <w:p w14:paraId="6FD877BB" w14:textId="24328888" w:rsidR="009950CC" w:rsidRDefault="009950CC" w:rsidP="00E645D0">
            <w:pPr>
              <w:wordWrap w:val="0"/>
              <w:autoSpaceDE w:val="0"/>
              <w:autoSpaceDN w:val="0"/>
              <w:snapToGrid w:val="0"/>
              <w:spacing w:after="120" w:line="280" w:lineRule="atLeast"/>
              <w:ind w:left="288"/>
              <w:jc w:val="both"/>
              <w:rPr>
                <w:rFonts w:ascii="Times New Roman" w:eastAsia="DengXian" w:hAnsi="Times New Roman"/>
                <w:sz w:val="20"/>
                <w:szCs w:val="20"/>
              </w:rPr>
            </w:pPr>
          </w:p>
          <w:p w14:paraId="41AC80B4" w14:textId="77777777" w:rsidR="009950CC" w:rsidRPr="009950CC" w:rsidRDefault="009950CC" w:rsidP="00E645D0">
            <w:pPr>
              <w:wordWrap w:val="0"/>
              <w:autoSpaceDE w:val="0"/>
              <w:autoSpaceDN w:val="0"/>
              <w:snapToGrid w:val="0"/>
              <w:spacing w:after="120" w:line="280" w:lineRule="atLeast"/>
              <w:ind w:left="288"/>
              <w:jc w:val="both"/>
              <w:rPr>
                <w:rFonts w:ascii="Times New Roman" w:eastAsia="DengXian" w:hAnsi="Times New Roman"/>
                <w:sz w:val="20"/>
                <w:szCs w:val="20"/>
              </w:rPr>
            </w:pPr>
          </w:p>
          <w:p w14:paraId="1442BD93" w14:textId="7F90B8B1" w:rsidR="009B1B82" w:rsidRPr="00850E72" w:rsidRDefault="009B1B82" w:rsidP="00450E2A">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매도인으로부터</w:t>
            </w:r>
            <w:r>
              <w:rPr>
                <w:rFonts w:ascii="Times New Roman" w:eastAsia="바탕체" w:hAnsi="Times New Roman" w:hint="eastAsia"/>
                <w:sz w:val="20"/>
                <w:szCs w:val="20"/>
              </w:rPr>
              <w:t xml:space="preserve"> </w:t>
            </w:r>
            <w:r w:rsidRPr="00850E72">
              <w:rPr>
                <w:rFonts w:ascii="Times New Roman" w:eastAsia="바탕체" w:hAnsi="Times New Roman"/>
                <w:sz w:val="20"/>
                <w:szCs w:val="20"/>
              </w:rPr>
              <w:t>경계</w:t>
            </w:r>
            <w:r>
              <w:rPr>
                <w:rFonts w:ascii="Times New Roman" w:eastAsia="바탕체" w:hAnsi="Times New Roman" w:hint="eastAsia"/>
                <w:sz w:val="20"/>
                <w:szCs w:val="20"/>
              </w:rPr>
              <w:t>(</w:t>
            </w:r>
            <w:r>
              <w:rPr>
                <w:rFonts w:ascii="Times New Roman" w:eastAsia="바탕체" w:hAnsi="Times New Roman" w:hint="eastAsia"/>
                <w:sz w:val="20"/>
                <w:szCs w:val="20"/>
              </w:rPr>
              <w:t>피</w:t>
            </w:r>
            <w:r>
              <w:rPr>
                <w:rFonts w:ascii="Times New Roman" w:eastAsia="바탕체" w:hAnsi="Times New Roman" w:hint="eastAsia"/>
                <w:sz w:val="20"/>
                <w:szCs w:val="20"/>
              </w:rPr>
              <w:t>)</w:t>
            </w:r>
            <w:r w:rsidRPr="00850E72">
              <w:rPr>
                <w:rFonts w:ascii="Times New Roman" w:eastAsia="바탕체" w:hAnsi="Times New Roman"/>
                <w:sz w:val="20"/>
                <w:szCs w:val="20"/>
              </w:rPr>
              <w:t>침범</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사실이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없다는</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점에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대해</w:t>
            </w:r>
            <w:r w:rsidRPr="00850E72">
              <w:rPr>
                <w:rFonts w:ascii="Times New Roman" w:eastAsia="바탕체" w:hAnsi="Times New Roman"/>
                <w:sz w:val="20"/>
                <w:szCs w:val="20"/>
              </w:rPr>
              <w:t xml:space="preserve"> </w:t>
            </w:r>
            <w:r>
              <w:rPr>
                <w:rFonts w:ascii="Times New Roman" w:eastAsia="바탕체" w:hAnsi="Times New Roman"/>
                <w:sz w:val="20"/>
                <w:szCs w:val="20"/>
              </w:rPr>
              <w:t>진술</w:t>
            </w:r>
            <w:r>
              <w:rPr>
                <w:rFonts w:ascii="Times New Roman" w:eastAsia="바탕체" w:hAnsi="Times New Roman"/>
                <w:sz w:val="20"/>
                <w:szCs w:val="20"/>
              </w:rPr>
              <w:t xml:space="preserve"> </w:t>
            </w:r>
            <w:r>
              <w:rPr>
                <w:rFonts w:ascii="Times New Roman" w:eastAsia="바탕체" w:hAnsi="Times New Roman"/>
                <w:sz w:val="20"/>
                <w:szCs w:val="20"/>
              </w:rPr>
              <w:t>및</w:t>
            </w:r>
            <w:r>
              <w:rPr>
                <w:rFonts w:ascii="Times New Roman" w:eastAsia="바탕체" w:hAnsi="Times New Roman"/>
                <w:sz w:val="20"/>
                <w:szCs w:val="20"/>
              </w:rPr>
              <w:t xml:space="preserve"> </w:t>
            </w:r>
            <w:r>
              <w:rPr>
                <w:rFonts w:ascii="Times New Roman" w:eastAsia="바탕체" w:hAnsi="Times New Roman"/>
                <w:sz w:val="20"/>
                <w:szCs w:val="20"/>
              </w:rPr>
              <w:t>보증</w:t>
            </w:r>
            <w:r w:rsidRPr="00850E72">
              <w:rPr>
                <w:rFonts w:ascii="Times New Roman" w:eastAsia="바탕체" w:hAnsi="Times New Roman"/>
                <w:sz w:val="20"/>
                <w:szCs w:val="20"/>
              </w:rPr>
              <w:t>을</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받</w:t>
            </w:r>
            <w:r w:rsidR="00450E2A">
              <w:rPr>
                <w:rFonts w:ascii="Times New Roman" w:eastAsia="바탕체" w:hAnsi="Times New Roman" w:hint="eastAsia"/>
                <w:sz w:val="20"/>
                <w:szCs w:val="20"/>
                <w:lang w:eastAsia="ko-KR"/>
              </w:rPr>
              <w:t>는</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것이</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바람직함</w:t>
            </w:r>
            <w:r w:rsidR="00450E2A">
              <w:rPr>
                <w:rFonts w:ascii="Times New Roman" w:eastAsia="바탕체" w:hAnsi="Times New Roman" w:hint="eastAsia"/>
                <w:sz w:val="20"/>
                <w:szCs w:val="20"/>
                <w:lang w:eastAsia="ko-KR"/>
              </w:rPr>
              <w:t>.</w:t>
            </w:r>
            <w:r w:rsidR="00450E2A">
              <w:rPr>
                <w:rFonts w:ascii="Times New Roman" w:eastAsia="바탕체" w:hAnsi="Times New Roman"/>
                <w:sz w:val="20"/>
                <w:szCs w:val="20"/>
                <w:lang w:eastAsia="ko-KR"/>
              </w:rPr>
              <w:t xml:space="preserve"> </w:t>
            </w:r>
            <w:r w:rsidR="00450E2A">
              <w:rPr>
                <w:rFonts w:ascii="Times New Roman" w:eastAsia="바탕체" w:hAnsi="Times New Roman" w:hint="eastAsia"/>
                <w:sz w:val="20"/>
                <w:szCs w:val="20"/>
                <w:lang w:eastAsia="ko-KR"/>
              </w:rPr>
              <w:t>이와</w:t>
            </w:r>
            <w:r w:rsidR="00450E2A">
              <w:rPr>
                <w:rFonts w:ascii="Times New Roman" w:eastAsia="바탕체" w:hAnsi="Times New Roman" w:hint="eastAsia"/>
                <w:sz w:val="20"/>
                <w:szCs w:val="20"/>
                <w:lang w:eastAsia="ko-KR"/>
              </w:rPr>
              <w:t xml:space="preserve"> </w:t>
            </w:r>
            <w:r w:rsidR="00450E2A">
              <w:rPr>
                <w:rFonts w:ascii="Times New Roman" w:eastAsia="바탕체" w:hAnsi="Times New Roman" w:hint="eastAsia"/>
                <w:sz w:val="20"/>
                <w:szCs w:val="20"/>
                <w:lang w:eastAsia="ko-KR"/>
              </w:rPr>
              <w:t>별도로</w:t>
            </w:r>
            <w:r w:rsidRPr="00850E72">
              <w:rPr>
                <w:rFonts w:ascii="Times New Roman" w:eastAsia="바탕체" w:hAnsi="Times New Roman"/>
                <w:sz w:val="20"/>
                <w:szCs w:val="20"/>
              </w:rPr>
              <w:t>물리실사</w:t>
            </w:r>
            <w:r>
              <w:rPr>
                <w:rFonts w:ascii="Times New Roman" w:eastAsia="바탕체" w:hAnsi="Times New Roman" w:hint="eastAsia"/>
                <w:sz w:val="20"/>
                <w:szCs w:val="20"/>
              </w:rPr>
              <w:t>를</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통해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경계</w:t>
            </w:r>
            <w:r>
              <w:rPr>
                <w:rFonts w:ascii="Times New Roman" w:eastAsia="바탕체" w:hAnsi="Times New Roman" w:hint="eastAsia"/>
                <w:sz w:val="20"/>
                <w:szCs w:val="20"/>
              </w:rPr>
              <w:t>(</w:t>
            </w:r>
            <w:r>
              <w:rPr>
                <w:rFonts w:ascii="Times New Roman" w:eastAsia="바탕체" w:hAnsi="Times New Roman" w:hint="eastAsia"/>
                <w:sz w:val="20"/>
                <w:szCs w:val="20"/>
              </w:rPr>
              <w:t>피</w:t>
            </w:r>
            <w:r>
              <w:rPr>
                <w:rFonts w:ascii="Times New Roman" w:eastAsia="바탕체" w:hAnsi="Times New Roman" w:hint="eastAsia"/>
                <w:sz w:val="20"/>
                <w:szCs w:val="20"/>
              </w:rPr>
              <w:t>)</w:t>
            </w:r>
            <w:r w:rsidRPr="00850E72">
              <w:rPr>
                <w:rFonts w:ascii="Times New Roman" w:eastAsia="바탕체" w:hAnsi="Times New Roman"/>
                <w:sz w:val="20"/>
                <w:szCs w:val="20"/>
              </w:rPr>
              <w:t>침범</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여부에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대해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확인</w:t>
            </w:r>
            <w:r>
              <w:rPr>
                <w:rFonts w:ascii="Times New Roman" w:eastAsia="바탕체" w:hAnsi="Times New Roman" w:hint="eastAsia"/>
                <w:sz w:val="20"/>
                <w:szCs w:val="20"/>
              </w:rPr>
              <w:t>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방안도</w:t>
            </w:r>
            <w:r>
              <w:rPr>
                <w:rFonts w:ascii="Times New Roman" w:eastAsia="바탕체" w:hAnsi="Times New Roman" w:hint="eastAsia"/>
                <w:sz w:val="20"/>
                <w:szCs w:val="20"/>
              </w:rPr>
              <w:t xml:space="preserve"> </w:t>
            </w:r>
            <w:r>
              <w:rPr>
                <w:rFonts w:ascii="Times New Roman" w:eastAsia="바탕체" w:hAnsi="Times New Roman" w:hint="eastAsia"/>
                <w:sz w:val="20"/>
                <w:szCs w:val="20"/>
              </w:rPr>
              <w:t>고려해볼</w:t>
            </w:r>
            <w:r>
              <w:rPr>
                <w:rFonts w:ascii="Times New Roman" w:eastAsia="바탕체" w:hAnsi="Times New Roman" w:hint="eastAsia"/>
                <w:sz w:val="20"/>
                <w:szCs w:val="20"/>
              </w:rPr>
              <w:t xml:space="preserve"> </w:t>
            </w:r>
            <w:r>
              <w:rPr>
                <w:rFonts w:ascii="Times New Roman" w:eastAsia="바탕체" w:hAnsi="Times New Roman" w:hint="eastAsia"/>
                <w:sz w:val="20"/>
                <w:szCs w:val="20"/>
              </w:rPr>
              <w:t>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있겠음</w:t>
            </w:r>
            <w:r w:rsidRPr="00850E72">
              <w:rPr>
                <w:rFonts w:ascii="Times New Roman" w:eastAsia="바탕체" w:hAnsi="Times New Roman"/>
                <w:sz w:val="20"/>
                <w:szCs w:val="20"/>
              </w:rPr>
              <w:t>.</w:t>
            </w:r>
          </w:p>
        </w:tc>
      </w:tr>
      <w:tr w:rsidR="009B1B82" w:rsidRPr="00850E72" w14:paraId="425DEEAA" w14:textId="77777777" w:rsidTr="00893737">
        <w:trPr>
          <w:trHeight w:val="567"/>
        </w:trPr>
        <w:tc>
          <w:tcPr>
            <w:tcW w:w="572" w:type="pct"/>
            <w:tcBorders>
              <w:top w:val="single" w:sz="12" w:space="0" w:color="000080"/>
              <w:bottom w:val="single" w:sz="12" w:space="0" w:color="000080"/>
            </w:tcBorders>
            <w:shd w:val="clear" w:color="auto" w:fill="auto"/>
          </w:tcPr>
          <w:p w14:paraId="4FDE9A55" w14:textId="5C62DF4E" w:rsidR="009B1B82" w:rsidRPr="00850E72" w:rsidRDefault="009B1B82" w:rsidP="00D05420">
            <w:pPr>
              <w:pStyle w:val="38"/>
              <w:numPr>
                <w:ilvl w:val="0"/>
                <w:numId w:val="17"/>
              </w:numPr>
              <w:ind w:left="284" w:hanging="284"/>
              <w:jc w:val="left"/>
              <w:outlineLvl w:val="1"/>
              <w:rPr>
                <w:sz w:val="20"/>
              </w:rPr>
            </w:pPr>
            <w:bookmarkStart w:id="74" w:name="_Toc136606265"/>
            <w:bookmarkStart w:id="75" w:name="_Toc152170058"/>
            <w:r w:rsidRPr="00850E72">
              <w:rPr>
                <w:sz w:val="20"/>
              </w:rPr>
              <w:lastRenderedPageBreak/>
              <w:t>건축</w:t>
            </w:r>
            <w:r w:rsidRPr="00850E72">
              <w:rPr>
                <w:sz w:val="20"/>
              </w:rPr>
              <w:t xml:space="preserve"> </w:t>
            </w:r>
            <w:r w:rsidRPr="00850E72">
              <w:rPr>
                <w:sz w:val="20"/>
              </w:rPr>
              <w:t>인</w:t>
            </w:r>
            <w:r w:rsidRPr="00850E72">
              <w:rPr>
                <w:sz w:val="20"/>
              </w:rPr>
              <w:t>∙</w:t>
            </w:r>
            <w:r w:rsidRPr="00850E72">
              <w:rPr>
                <w:sz w:val="20"/>
              </w:rPr>
              <w:t>허가</w:t>
            </w:r>
            <w:r w:rsidRPr="00850E72">
              <w:rPr>
                <w:sz w:val="20"/>
              </w:rPr>
              <w:t xml:space="preserve"> </w:t>
            </w:r>
            <w:r w:rsidRPr="00850E72">
              <w:rPr>
                <w:sz w:val="20"/>
              </w:rPr>
              <w:t>현황</w:t>
            </w:r>
            <w:bookmarkEnd w:id="74"/>
            <w:bookmarkEnd w:id="75"/>
          </w:p>
        </w:tc>
        <w:tc>
          <w:tcPr>
            <w:tcW w:w="25" w:type="pct"/>
            <w:shd w:val="clear" w:color="auto" w:fill="auto"/>
          </w:tcPr>
          <w:p w14:paraId="29D38666" w14:textId="77777777" w:rsidR="009B1B82" w:rsidRPr="00850E72" w:rsidRDefault="009B1B82" w:rsidP="009B1B82">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0DF3B2FD" w14:textId="1FAFE71B" w:rsidR="009B1B82" w:rsidRDefault="006343BA"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제공된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자료에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sidR="009B1B82">
              <w:rPr>
                <w:rFonts w:ascii="Times New Roman" w:eastAsia="바탕체" w:hAnsi="Times New Roman" w:hint="eastAsia"/>
                <w:sz w:val="20"/>
                <w:szCs w:val="20"/>
                <w:lang w:eastAsia="ko-KR"/>
              </w:rPr>
              <w:t>,</w:t>
            </w:r>
            <w:r w:rsidR="009B1B82">
              <w:rPr>
                <w:rFonts w:ascii="Times New Roman" w:eastAsia="바탕체" w:hAnsi="Times New Roman"/>
                <w:sz w:val="20"/>
                <w:szCs w:val="20"/>
                <w:lang w:eastAsia="ko-KR"/>
              </w:rPr>
              <w:t xml:space="preserve"> </w:t>
            </w:r>
            <w:r w:rsidR="009B1B82">
              <w:rPr>
                <w:rFonts w:ascii="Times New Roman" w:eastAsia="바탕체" w:hAnsi="Times New Roman" w:hint="eastAsia"/>
                <w:sz w:val="20"/>
                <w:szCs w:val="20"/>
                <w:lang w:eastAsia="ko-KR"/>
              </w:rPr>
              <w:t>본건</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건물의</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주요</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건축</w:t>
            </w:r>
            <w:r w:rsidR="009B1B82">
              <w:rPr>
                <w:rFonts w:ascii="Times New Roman" w:eastAsia="바탕체" w:hAnsi="Times New Roman" w:hint="eastAsia"/>
                <w:sz w:val="20"/>
                <w:szCs w:val="20"/>
                <w:lang w:eastAsia="ko-KR"/>
              </w:rPr>
              <w:t xml:space="preserve"> </w:t>
            </w:r>
            <w:proofErr w:type="spellStart"/>
            <w:r w:rsidR="009B1B82">
              <w:rPr>
                <w:rFonts w:ascii="Times New Roman" w:eastAsia="바탕체" w:hAnsi="Times New Roman" w:hint="eastAsia"/>
                <w:sz w:val="20"/>
                <w:szCs w:val="20"/>
                <w:lang w:eastAsia="ko-KR"/>
              </w:rPr>
              <w:t>인</w:t>
            </w:r>
            <w:r w:rsidR="009B1B82">
              <w:rPr>
                <w:rFonts w:ascii="바탕체" w:eastAsia="바탕체" w:hAnsi="바탕체" w:hint="eastAsia"/>
                <w:sz w:val="20"/>
                <w:szCs w:val="20"/>
                <w:lang w:eastAsia="ko-KR"/>
              </w:rPr>
              <w:t>ㆍ</w:t>
            </w:r>
            <w:r w:rsidR="009B1B82">
              <w:rPr>
                <w:rFonts w:ascii="Times New Roman" w:eastAsia="바탕체" w:hAnsi="Times New Roman" w:hint="eastAsia"/>
                <w:sz w:val="20"/>
                <w:szCs w:val="20"/>
                <w:lang w:eastAsia="ko-KR"/>
              </w:rPr>
              <w:t>허가</w:t>
            </w:r>
            <w:proofErr w:type="spellEnd"/>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현황은</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아래와</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같음</w:t>
            </w:r>
            <w:r w:rsidR="009B1B82">
              <w:rPr>
                <w:rFonts w:ascii="Times New Roman" w:eastAsia="바탕체" w:hAnsi="Times New Roman" w:hint="eastAsia"/>
                <w:sz w:val="20"/>
                <w:szCs w:val="20"/>
                <w:lang w:eastAsia="ko-KR"/>
              </w:rPr>
              <w:t>.</w:t>
            </w:r>
          </w:p>
          <w:tbl>
            <w:tblPr>
              <w:tblW w:w="9785" w:type="dxa"/>
              <w:tblInd w:w="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1"/>
              <w:gridCol w:w="1701"/>
              <w:gridCol w:w="1134"/>
              <w:gridCol w:w="5529"/>
            </w:tblGrid>
            <w:tr w:rsidR="009B1B82" w:rsidRPr="00850E72" w14:paraId="023BC988" w14:textId="77777777" w:rsidTr="00440BC5">
              <w:trPr>
                <w:trHeight w:val="372"/>
              </w:trPr>
              <w:tc>
                <w:tcPr>
                  <w:tcW w:w="1421" w:type="dxa"/>
                  <w:shd w:val="clear" w:color="auto" w:fill="BDD6EE" w:themeFill="accent1" w:themeFillTint="66"/>
                  <w:vAlign w:val="center"/>
                </w:tcPr>
                <w:p w14:paraId="592641D7"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일자</w:t>
                  </w:r>
                </w:p>
              </w:tc>
              <w:tc>
                <w:tcPr>
                  <w:tcW w:w="1701" w:type="dxa"/>
                  <w:shd w:val="clear" w:color="auto" w:fill="BDD6EE" w:themeFill="accent1" w:themeFillTint="66"/>
                  <w:vAlign w:val="center"/>
                </w:tcPr>
                <w:p w14:paraId="2BB8BC35"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인</w:t>
                  </w:r>
                  <w:r w:rsidRPr="00850E72">
                    <w:rPr>
                      <w:rFonts w:ascii="Times New Roman" w:eastAsia="바탕체" w:hAnsi="Times New Roman"/>
                      <w:b/>
                      <w:sz w:val="20"/>
                      <w:szCs w:val="20"/>
                      <w:lang w:eastAsia="ko-KR"/>
                    </w:rPr>
                    <w:t>∙</w:t>
                  </w:r>
                  <w:proofErr w:type="spellStart"/>
                  <w:r w:rsidRPr="00850E72">
                    <w:rPr>
                      <w:rFonts w:ascii="Times New Roman" w:eastAsia="바탕체" w:hAnsi="Times New Roman"/>
                      <w:b/>
                      <w:sz w:val="20"/>
                      <w:szCs w:val="20"/>
                      <w:lang w:eastAsia="ko-KR"/>
                    </w:rPr>
                    <w:t>허가명</w:t>
                  </w:r>
                  <w:proofErr w:type="spellEnd"/>
                </w:p>
              </w:tc>
              <w:tc>
                <w:tcPr>
                  <w:tcW w:w="6663" w:type="dxa"/>
                  <w:gridSpan w:val="2"/>
                  <w:shd w:val="clear" w:color="auto" w:fill="BDD6EE" w:themeFill="accent1" w:themeFillTint="66"/>
                  <w:vAlign w:val="center"/>
                </w:tcPr>
                <w:p w14:paraId="691914B1"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참고사항</w:t>
                  </w:r>
                </w:p>
              </w:tc>
            </w:tr>
            <w:tr w:rsidR="009B1B82" w:rsidRPr="00850E72" w14:paraId="57861183" w14:textId="77777777" w:rsidTr="00440BC5">
              <w:trPr>
                <w:trHeight w:val="372"/>
              </w:trPr>
              <w:tc>
                <w:tcPr>
                  <w:tcW w:w="1421" w:type="dxa"/>
                  <w:shd w:val="clear" w:color="auto" w:fill="auto"/>
                  <w:vAlign w:val="center"/>
                </w:tcPr>
                <w:p w14:paraId="4AAF2A37"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1992. 10. 13.</w:t>
                  </w:r>
                </w:p>
              </w:tc>
              <w:tc>
                <w:tcPr>
                  <w:tcW w:w="1701" w:type="dxa"/>
                  <w:shd w:val="clear" w:color="auto" w:fill="auto"/>
                  <w:vAlign w:val="center"/>
                </w:tcPr>
                <w:p w14:paraId="3CF36895"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최초</w:t>
                  </w:r>
                  <w:r w:rsidRPr="00B857C4">
                    <w:rPr>
                      <w:rFonts w:ascii="Times New Roman" w:eastAsia="바탕체" w:hAnsi="Times New Roman"/>
                      <w:sz w:val="20"/>
                      <w:szCs w:val="20"/>
                      <w:lang w:eastAsia="ko-KR"/>
                    </w:rPr>
                    <w:t xml:space="preserve"> </w:t>
                  </w:r>
                  <w:r w:rsidRPr="00B857C4">
                    <w:rPr>
                      <w:rFonts w:ascii="Times New Roman" w:eastAsia="바탕체" w:hAnsi="Times New Roman"/>
                      <w:sz w:val="20"/>
                      <w:szCs w:val="20"/>
                      <w:lang w:eastAsia="ko-KR"/>
                    </w:rPr>
                    <w:t>건축허가</w:t>
                  </w:r>
                </w:p>
              </w:tc>
              <w:tc>
                <w:tcPr>
                  <w:tcW w:w="6663" w:type="dxa"/>
                  <w:gridSpan w:val="2"/>
                  <w:shd w:val="clear" w:color="auto" w:fill="auto"/>
                  <w:vAlign w:val="center"/>
                </w:tcPr>
                <w:p w14:paraId="60FFFC7C"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w:t>
                  </w:r>
                </w:p>
              </w:tc>
            </w:tr>
            <w:tr w:rsidR="009B1B82" w:rsidRPr="00850E72" w14:paraId="64458875" w14:textId="77777777" w:rsidTr="00440BC5">
              <w:trPr>
                <w:trHeight w:val="372"/>
              </w:trPr>
              <w:tc>
                <w:tcPr>
                  <w:tcW w:w="1421" w:type="dxa"/>
                  <w:shd w:val="clear" w:color="auto" w:fill="auto"/>
                  <w:vAlign w:val="center"/>
                </w:tcPr>
                <w:p w14:paraId="4D5AC114"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1993. 7. 23.</w:t>
                  </w:r>
                </w:p>
              </w:tc>
              <w:tc>
                <w:tcPr>
                  <w:tcW w:w="1701" w:type="dxa"/>
                  <w:shd w:val="clear" w:color="auto" w:fill="auto"/>
                  <w:vAlign w:val="center"/>
                </w:tcPr>
                <w:p w14:paraId="2DAE0B16"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착공신고</w:t>
                  </w:r>
                </w:p>
              </w:tc>
              <w:tc>
                <w:tcPr>
                  <w:tcW w:w="6663" w:type="dxa"/>
                  <w:gridSpan w:val="2"/>
                  <w:shd w:val="clear" w:color="auto" w:fill="auto"/>
                  <w:vAlign w:val="center"/>
                </w:tcPr>
                <w:p w14:paraId="08EC1746"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w:t>
                  </w:r>
                </w:p>
              </w:tc>
            </w:tr>
            <w:tr w:rsidR="009B1B82" w:rsidRPr="00850E72" w14:paraId="787F2C21" w14:textId="77777777" w:rsidTr="00440BC5">
              <w:trPr>
                <w:trHeight w:val="372"/>
              </w:trPr>
              <w:tc>
                <w:tcPr>
                  <w:tcW w:w="1421" w:type="dxa"/>
                  <w:shd w:val="clear" w:color="auto" w:fill="auto"/>
                  <w:vAlign w:val="center"/>
                </w:tcPr>
                <w:p w14:paraId="5A90DAE7"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1997. 7. 31.</w:t>
                  </w:r>
                </w:p>
              </w:tc>
              <w:tc>
                <w:tcPr>
                  <w:tcW w:w="1701" w:type="dxa"/>
                  <w:shd w:val="clear" w:color="auto" w:fill="auto"/>
                  <w:vAlign w:val="center"/>
                </w:tcPr>
                <w:p w14:paraId="022AA710"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사용승인</w:t>
                  </w:r>
                </w:p>
              </w:tc>
              <w:tc>
                <w:tcPr>
                  <w:tcW w:w="6663" w:type="dxa"/>
                  <w:gridSpan w:val="2"/>
                  <w:shd w:val="clear" w:color="auto" w:fill="auto"/>
                  <w:vAlign w:val="center"/>
                </w:tcPr>
                <w:p w14:paraId="3957CDCE"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w:t>
                  </w:r>
                </w:p>
              </w:tc>
            </w:tr>
            <w:tr w:rsidR="009B1B82" w:rsidRPr="00850E72" w14:paraId="6994CEEB" w14:textId="77777777" w:rsidTr="00440BC5">
              <w:trPr>
                <w:trHeight w:val="372"/>
              </w:trPr>
              <w:tc>
                <w:tcPr>
                  <w:tcW w:w="1421" w:type="dxa"/>
                  <w:shd w:val="clear" w:color="auto" w:fill="auto"/>
                  <w:vAlign w:val="center"/>
                </w:tcPr>
                <w:p w14:paraId="41CCEC18"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2015. 8. 20.</w:t>
                  </w:r>
                </w:p>
              </w:tc>
              <w:tc>
                <w:tcPr>
                  <w:tcW w:w="1701" w:type="dxa"/>
                  <w:shd w:val="clear" w:color="auto" w:fill="auto"/>
                  <w:vAlign w:val="center"/>
                </w:tcPr>
                <w:p w14:paraId="6D8A232B"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proofErr w:type="spellStart"/>
                  <w:r w:rsidRPr="00B857C4">
                    <w:rPr>
                      <w:rFonts w:ascii="Times New Roman" w:eastAsia="바탕체" w:hAnsi="Times New Roman"/>
                      <w:sz w:val="20"/>
                      <w:szCs w:val="20"/>
                      <w:lang w:eastAsia="ko-KR"/>
                    </w:rPr>
                    <w:t>전유부</w:t>
                  </w:r>
                  <w:proofErr w:type="spellEnd"/>
                  <w:r w:rsidRPr="00B857C4">
                    <w:rPr>
                      <w:rFonts w:ascii="Times New Roman" w:eastAsia="바탕체" w:hAnsi="Times New Roman"/>
                      <w:sz w:val="20"/>
                      <w:szCs w:val="20"/>
                      <w:lang w:eastAsia="ko-KR"/>
                    </w:rPr>
                    <w:t xml:space="preserve"> </w:t>
                  </w:r>
                  <w:r w:rsidRPr="00B857C4">
                    <w:rPr>
                      <w:rFonts w:ascii="Times New Roman" w:eastAsia="바탕체" w:hAnsi="Times New Roman"/>
                      <w:sz w:val="20"/>
                      <w:szCs w:val="20"/>
                      <w:lang w:eastAsia="ko-KR"/>
                    </w:rPr>
                    <w:t>분할</w:t>
                  </w:r>
                </w:p>
              </w:tc>
              <w:tc>
                <w:tcPr>
                  <w:tcW w:w="6663" w:type="dxa"/>
                  <w:gridSpan w:val="2"/>
                  <w:shd w:val="clear" w:color="auto" w:fill="auto"/>
                  <w:vAlign w:val="center"/>
                </w:tcPr>
                <w:p w14:paraId="67740947"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제</w:t>
                  </w:r>
                  <w:r w:rsidRPr="00B857C4">
                    <w:rPr>
                      <w:rFonts w:ascii="Times New Roman" w:eastAsia="바탕체" w:hAnsi="Times New Roman"/>
                      <w:sz w:val="20"/>
                      <w:szCs w:val="20"/>
                      <w:lang w:eastAsia="ko-KR"/>
                    </w:rPr>
                    <w:t>101</w:t>
                  </w:r>
                  <w:r w:rsidRPr="00B857C4">
                    <w:rPr>
                      <w:rFonts w:ascii="Times New Roman" w:eastAsia="바탕체" w:hAnsi="Times New Roman"/>
                      <w:sz w:val="20"/>
                      <w:szCs w:val="20"/>
                      <w:lang w:eastAsia="ko-KR"/>
                    </w:rPr>
                    <w:t>호</w:t>
                  </w:r>
                  <w:r w:rsidRPr="00B857C4">
                    <w:rPr>
                      <w:rFonts w:ascii="Times New Roman" w:eastAsia="바탕체" w:hAnsi="Times New Roman"/>
                      <w:sz w:val="20"/>
                      <w:szCs w:val="20"/>
                      <w:lang w:eastAsia="ko-KR"/>
                    </w:rPr>
                    <w:t xml:space="preserve"> → </w:t>
                  </w:r>
                  <w:r w:rsidRPr="00B857C4">
                    <w:rPr>
                      <w:rFonts w:ascii="Times New Roman" w:eastAsia="바탕체" w:hAnsi="Times New Roman"/>
                      <w:sz w:val="20"/>
                      <w:szCs w:val="20"/>
                      <w:lang w:eastAsia="ko-KR"/>
                    </w:rPr>
                    <w:t>제</w:t>
                  </w:r>
                  <w:r w:rsidRPr="00B857C4">
                    <w:rPr>
                      <w:rFonts w:ascii="Times New Roman" w:eastAsia="바탕체" w:hAnsi="Times New Roman"/>
                      <w:sz w:val="20"/>
                      <w:szCs w:val="20"/>
                      <w:lang w:eastAsia="ko-KR"/>
                    </w:rPr>
                    <w:t>101</w:t>
                  </w:r>
                  <w:r w:rsidRPr="00B857C4">
                    <w:rPr>
                      <w:rFonts w:ascii="Times New Roman" w:eastAsia="바탕체" w:hAnsi="Times New Roman"/>
                      <w:sz w:val="20"/>
                      <w:szCs w:val="20"/>
                      <w:lang w:eastAsia="ko-KR"/>
                    </w:rPr>
                    <w:t>호</w:t>
                  </w:r>
                  <w:r w:rsidRPr="00B857C4">
                    <w:rPr>
                      <w:rFonts w:ascii="Times New Roman" w:eastAsia="바탕체" w:hAnsi="Times New Roman"/>
                      <w:sz w:val="20"/>
                      <w:szCs w:val="20"/>
                      <w:lang w:eastAsia="ko-KR"/>
                    </w:rPr>
                    <w:t xml:space="preserve"> </w:t>
                  </w:r>
                  <w:r w:rsidRPr="00B857C4">
                    <w:rPr>
                      <w:rFonts w:ascii="Times New Roman" w:eastAsia="바탕체" w:hAnsi="Times New Roman"/>
                      <w:sz w:val="20"/>
                      <w:szCs w:val="20"/>
                      <w:lang w:eastAsia="ko-KR"/>
                    </w:rPr>
                    <w:t>및</w:t>
                  </w:r>
                  <w:r w:rsidRPr="00B857C4">
                    <w:rPr>
                      <w:rFonts w:ascii="Times New Roman" w:eastAsia="바탕체" w:hAnsi="Times New Roman"/>
                      <w:sz w:val="20"/>
                      <w:szCs w:val="20"/>
                      <w:lang w:eastAsia="ko-KR"/>
                    </w:rPr>
                    <w:t xml:space="preserve"> </w:t>
                  </w:r>
                  <w:r w:rsidRPr="00B857C4">
                    <w:rPr>
                      <w:rFonts w:ascii="Times New Roman" w:eastAsia="바탕체" w:hAnsi="Times New Roman"/>
                      <w:sz w:val="20"/>
                      <w:szCs w:val="20"/>
                      <w:lang w:eastAsia="ko-KR"/>
                    </w:rPr>
                    <w:t>제</w:t>
                  </w:r>
                  <w:r w:rsidRPr="00B857C4">
                    <w:rPr>
                      <w:rFonts w:ascii="Times New Roman" w:eastAsia="바탕체" w:hAnsi="Times New Roman"/>
                      <w:sz w:val="20"/>
                      <w:szCs w:val="20"/>
                      <w:lang w:eastAsia="ko-KR"/>
                    </w:rPr>
                    <w:t>102</w:t>
                  </w:r>
                  <w:r w:rsidRPr="00B857C4">
                    <w:rPr>
                      <w:rFonts w:ascii="Times New Roman" w:eastAsia="바탕체" w:hAnsi="Times New Roman"/>
                      <w:sz w:val="20"/>
                      <w:szCs w:val="20"/>
                      <w:lang w:eastAsia="ko-KR"/>
                    </w:rPr>
                    <w:t>호</w:t>
                  </w:r>
                </w:p>
              </w:tc>
            </w:tr>
            <w:tr w:rsidR="009B1B82" w:rsidRPr="00850E72" w14:paraId="443EEA15" w14:textId="77777777" w:rsidTr="00440BC5">
              <w:trPr>
                <w:trHeight w:val="372"/>
              </w:trPr>
              <w:tc>
                <w:tcPr>
                  <w:tcW w:w="1421" w:type="dxa"/>
                  <w:shd w:val="clear" w:color="auto" w:fill="auto"/>
                  <w:vAlign w:val="center"/>
                </w:tcPr>
                <w:p w14:paraId="0CD2FD51"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2018. 1. 30.</w:t>
                  </w:r>
                </w:p>
              </w:tc>
              <w:tc>
                <w:tcPr>
                  <w:tcW w:w="1701" w:type="dxa"/>
                  <w:shd w:val="clear" w:color="auto" w:fill="auto"/>
                  <w:vAlign w:val="center"/>
                </w:tcPr>
                <w:p w14:paraId="154CCE24"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용도변경</w:t>
                  </w:r>
                </w:p>
              </w:tc>
              <w:tc>
                <w:tcPr>
                  <w:tcW w:w="1134" w:type="dxa"/>
                  <w:shd w:val="clear" w:color="auto" w:fill="auto"/>
                  <w:vAlign w:val="center"/>
                </w:tcPr>
                <w:p w14:paraId="3E8CFA05"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제</w:t>
                  </w:r>
                  <w:r w:rsidRPr="00B857C4">
                    <w:rPr>
                      <w:rFonts w:ascii="Times New Roman" w:eastAsia="바탕체" w:hAnsi="Times New Roman"/>
                      <w:sz w:val="20"/>
                      <w:szCs w:val="20"/>
                      <w:lang w:eastAsia="ko-KR"/>
                    </w:rPr>
                    <w:t>1901</w:t>
                  </w:r>
                  <w:r w:rsidRPr="00B857C4">
                    <w:rPr>
                      <w:rFonts w:ascii="Times New Roman" w:eastAsia="바탕체" w:hAnsi="Times New Roman"/>
                      <w:sz w:val="20"/>
                      <w:szCs w:val="20"/>
                      <w:lang w:eastAsia="ko-KR"/>
                    </w:rPr>
                    <w:t>호</w:t>
                  </w:r>
                </w:p>
              </w:tc>
              <w:tc>
                <w:tcPr>
                  <w:tcW w:w="5529" w:type="dxa"/>
                  <w:shd w:val="clear" w:color="auto" w:fill="auto"/>
                  <w:vAlign w:val="center"/>
                </w:tcPr>
                <w:p w14:paraId="41605B79"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업무시설</w:t>
                  </w:r>
                  <w:r w:rsidRPr="00B857C4">
                    <w:rPr>
                      <w:rFonts w:ascii="Times New Roman" w:eastAsia="바탕체" w:hAnsi="Times New Roman"/>
                      <w:sz w:val="20"/>
                      <w:szCs w:val="20"/>
                      <w:lang w:eastAsia="ko-KR"/>
                    </w:rPr>
                    <w:t xml:space="preserve"> 1,128.24</w:t>
                  </w:r>
                  <w:r w:rsidRPr="00B857C4">
                    <w:rPr>
                      <w:rFonts w:ascii="Times New Roman" w:eastAsia="바탕체" w:hAnsi="Times New Roman"/>
                      <w:sz w:val="20"/>
                      <w:szCs w:val="20"/>
                      <w:lang w:eastAsia="ko-KR"/>
                    </w:rPr>
                    <w:t>㎡</w:t>
                  </w:r>
                </w:p>
                <w:p w14:paraId="28A1F9A4"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w:t>
                  </w:r>
                </w:p>
                <w:p w14:paraId="68F2C365"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업무시설</w:t>
                  </w:r>
                  <w:r w:rsidRPr="00B857C4">
                    <w:rPr>
                      <w:rFonts w:ascii="Times New Roman" w:eastAsia="바탕체" w:hAnsi="Times New Roman"/>
                      <w:sz w:val="20"/>
                      <w:szCs w:val="20"/>
                      <w:lang w:eastAsia="ko-KR"/>
                    </w:rPr>
                    <w:t xml:space="preserve"> 1,109.49</w:t>
                  </w:r>
                  <w:r w:rsidRPr="00B857C4">
                    <w:rPr>
                      <w:rFonts w:ascii="Times New Roman" w:eastAsia="바탕체" w:hAnsi="Times New Roman"/>
                      <w:sz w:val="20"/>
                      <w:szCs w:val="20"/>
                      <w:lang w:eastAsia="ko-KR"/>
                    </w:rPr>
                    <w:t>㎡</w:t>
                  </w:r>
                  <w:r w:rsidRPr="00B857C4">
                    <w:rPr>
                      <w:rFonts w:ascii="Times New Roman" w:eastAsia="바탕체" w:hAnsi="Times New Roman"/>
                      <w:sz w:val="20"/>
                      <w:szCs w:val="20"/>
                      <w:lang w:eastAsia="ko-KR"/>
                    </w:rPr>
                    <w:t xml:space="preserve"> </w:t>
                  </w:r>
                  <w:r w:rsidRPr="00B857C4">
                    <w:rPr>
                      <w:rFonts w:ascii="Times New Roman" w:eastAsia="바탕체" w:hAnsi="Times New Roman"/>
                      <w:sz w:val="20"/>
                      <w:szCs w:val="20"/>
                      <w:lang w:eastAsia="ko-KR"/>
                    </w:rPr>
                    <w:t>및</w:t>
                  </w:r>
                  <w:r w:rsidRPr="00B857C4">
                    <w:rPr>
                      <w:rFonts w:ascii="Times New Roman" w:eastAsia="바탕체" w:hAnsi="Times New Roman"/>
                      <w:sz w:val="20"/>
                      <w:szCs w:val="20"/>
                      <w:lang w:eastAsia="ko-KR"/>
                    </w:rPr>
                    <w:t xml:space="preserve"> </w:t>
                  </w:r>
                  <w:r w:rsidRPr="00B857C4">
                    <w:rPr>
                      <w:rFonts w:ascii="Times New Roman" w:eastAsia="바탕체" w:hAnsi="Times New Roman"/>
                      <w:sz w:val="20"/>
                      <w:szCs w:val="20"/>
                      <w:lang w:eastAsia="ko-KR"/>
                    </w:rPr>
                    <w:t>제</w:t>
                  </w:r>
                  <w:r w:rsidRPr="00B857C4">
                    <w:rPr>
                      <w:rFonts w:ascii="Times New Roman" w:eastAsia="바탕체" w:hAnsi="Times New Roman"/>
                      <w:sz w:val="20"/>
                      <w:szCs w:val="20"/>
                      <w:lang w:eastAsia="ko-KR"/>
                    </w:rPr>
                    <w:t>1</w:t>
                  </w:r>
                  <w:r w:rsidRPr="00B857C4">
                    <w:rPr>
                      <w:rFonts w:ascii="Times New Roman" w:eastAsia="바탕체" w:hAnsi="Times New Roman"/>
                      <w:sz w:val="20"/>
                      <w:szCs w:val="20"/>
                      <w:lang w:eastAsia="ko-KR"/>
                    </w:rPr>
                    <w:t>종근생시설</w:t>
                  </w:r>
                  <w:r w:rsidRPr="00B857C4">
                    <w:rPr>
                      <w:rFonts w:ascii="Times New Roman" w:eastAsia="바탕체" w:hAnsi="Times New Roman"/>
                      <w:sz w:val="20"/>
                      <w:szCs w:val="20"/>
                      <w:lang w:eastAsia="ko-KR"/>
                    </w:rPr>
                    <w:t>(</w:t>
                  </w:r>
                  <w:r w:rsidRPr="00B857C4">
                    <w:rPr>
                      <w:rFonts w:ascii="Times New Roman" w:eastAsia="바탕체" w:hAnsi="Times New Roman"/>
                      <w:sz w:val="20"/>
                      <w:szCs w:val="20"/>
                      <w:lang w:eastAsia="ko-KR"/>
                    </w:rPr>
                    <w:t>휴게음식점</w:t>
                  </w:r>
                  <w:r w:rsidRPr="00B857C4">
                    <w:rPr>
                      <w:rFonts w:ascii="Times New Roman" w:eastAsia="바탕체" w:hAnsi="Times New Roman"/>
                      <w:sz w:val="20"/>
                      <w:szCs w:val="20"/>
                      <w:lang w:eastAsia="ko-KR"/>
                    </w:rPr>
                    <w:t>) 37.75</w:t>
                  </w:r>
                  <w:r w:rsidRPr="00B857C4">
                    <w:rPr>
                      <w:rFonts w:ascii="Times New Roman" w:eastAsia="바탕체" w:hAnsi="Times New Roman"/>
                      <w:sz w:val="20"/>
                      <w:szCs w:val="20"/>
                      <w:lang w:eastAsia="ko-KR"/>
                    </w:rPr>
                    <w:t>㎡</w:t>
                  </w:r>
                </w:p>
              </w:tc>
            </w:tr>
            <w:tr w:rsidR="009B1B82" w:rsidRPr="00850E72" w14:paraId="60668C9F" w14:textId="77777777" w:rsidTr="00440BC5">
              <w:trPr>
                <w:trHeight w:val="372"/>
              </w:trPr>
              <w:tc>
                <w:tcPr>
                  <w:tcW w:w="1421" w:type="dxa"/>
                  <w:shd w:val="clear" w:color="auto" w:fill="auto"/>
                  <w:vAlign w:val="center"/>
                </w:tcPr>
                <w:p w14:paraId="3CA71327"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2020. 4. 6.</w:t>
                  </w:r>
                </w:p>
              </w:tc>
              <w:tc>
                <w:tcPr>
                  <w:tcW w:w="1701" w:type="dxa"/>
                  <w:shd w:val="clear" w:color="auto" w:fill="auto"/>
                  <w:vAlign w:val="center"/>
                </w:tcPr>
                <w:p w14:paraId="70968BBE"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건축허가</w:t>
                  </w:r>
                </w:p>
              </w:tc>
              <w:tc>
                <w:tcPr>
                  <w:tcW w:w="6663" w:type="dxa"/>
                  <w:gridSpan w:val="2"/>
                  <w:shd w:val="clear" w:color="auto" w:fill="auto"/>
                  <w:vAlign w:val="center"/>
                </w:tcPr>
                <w:p w14:paraId="5A7BEA4A"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spellStart"/>
                  <w:proofErr w:type="gramStart"/>
                  <w:r w:rsidRPr="00B857C4">
                    <w:rPr>
                      <w:rFonts w:ascii="Times New Roman" w:eastAsia="바탕체" w:hAnsi="Times New Roman" w:cs="Times New Roman"/>
                      <w:spacing w:val="198"/>
                      <w:fitText w:val="998" w:id="-1145803003"/>
                    </w:rPr>
                    <w:t>건축</w:t>
                  </w:r>
                  <w:r w:rsidRPr="00B857C4">
                    <w:rPr>
                      <w:rFonts w:ascii="Times New Roman" w:eastAsia="바탕체" w:hAnsi="Times New Roman" w:cs="Times New Roman"/>
                      <w:spacing w:val="3"/>
                      <w:fitText w:val="998" w:id="-1145803003"/>
                    </w:rPr>
                    <w:t>주</w:t>
                  </w:r>
                  <w:proofErr w:type="spellEnd"/>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NH</w:t>
                  </w:r>
                  <w:r w:rsidRPr="00B857C4">
                    <w:rPr>
                      <w:rFonts w:ascii="Times New Roman" w:eastAsia="바탕체" w:hAnsi="Times New Roman" w:cs="Times New Roman"/>
                    </w:rPr>
                    <w:t>투자증권</w:t>
                  </w:r>
                  <w:r w:rsidRPr="00B857C4">
                    <w:rPr>
                      <w:rFonts w:ascii="Times New Roman" w:eastAsia="바탕체" w:hAnsi="Times New Roman" w:cs="Times New Roman"/>
                    </w:rPr>
                    <w:t xml:space="preserve"> </w:t>
                  </w:r>
                  <w:r w:rsidRPr="00B857C4">
                    <w:rPr>
                      <w:rFonts w:ascii="Times New Roman" w:eastAsia="바탕체" w:hAnsi="Times New Roman" w:cs="Times New Roman"/>
                    </w:rPr>
                    <w:t>및</w:t>
                  </w:r>
                  <w:r w:rsidRPr="00B857C4">
                    <w:rPr>
                      <w:rFonts w:ascii="Times New Roman" w:eastAsia="바탕체" w:hAnsi="Times New Roman" w:cs="Times New Roman"/>
                    </w:rPr>
                    <w:t xml:space="preserve"> </w:t>
                  </w:r>
                  <w:r w:rsidRPr="00B857C4">
                    <w:rPr>
                      <w:rFonts w:ascii="Times New Roman" w:eastAsia="바탕체" w:hAnsi="Times New Roman" w:cs="Times New Roman"/>
                    </w:rPr>
                    <w:t>대견기업</w:t>
                  </w:r>
                </w:p>
                <w:p w14:paraId="5ED7F2DF"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CC2317">
                    <w:rPr>
                      <w:rFonts w:ascii="Times New Roman" w:eastAsia="바탕체" w:hAnsi="Times New Roman" w:cs="Times New Roman"/>
                      <w:spacing w:val="65"/>
                      <w:fitText w:val="998" w:id="-1145803004"/>
                    </w:rPr>
                    <w:t>대지면</w:t>
                  </w:r>
                  <w:r w:rsidRPr="00CC2317">
                    <w:rPr>
                      <w:rFonts w:ascii="Times New Roman" w:eastAsia="바탕체" w:hAnsi="Times New Roman" w:cs="Times New Roman"/>
                      <w:spacing w:val="3"/>
                      <w:fitText w:val="998" w:id="-1145803004"/>
                    </w:rPr>
                    <w:t>적</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2,846.8</w:t>
                  </w:r>
                  <w:r w:rsidRPr="00B857C4">
                    <w:rPr>
                      <w:rFonts w:ascii="Times New Roman" w:eastAsia="바탕체" w:hAnsi="Times New Roman" w:cs="Times New Roman"/>
                    </w:rPr>
                    <w:t>㎡</w:t>
                  </w:r>
                </w:p>
                <w:p w14:paraId="1D8D349F"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spacing w:val="198"/>
                      <w:fitText w:val="998" w:id="-1145803005"/>
                    </w:rPr>
                    <w:t>주용</w:t>
                  </w:r>
                  <w:r w:rsidRPr="00B857C4">
                    <w:rPr>
                      <w:rFonts w:ascii="Times New Roman" w:eastAsia="바탕체" w:hAnsi="Times New Roman" w:cs="Times New Roman"/>
                      <w:spacing w:val="3"/>
                      <w:fitText w:val="998" w:id="-1145803005"/>
                    </w:rPr>
                    <w:t>도</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w:t>
                  </w:r>
                  <w:r w:rsidRPr="00B857C4">
                    <w:rPr>
                      <w:rFonts w:ascii="Times New Roman" w:eastAsia="바탕체" w:hAnsi="Times New Roman" w:cs="Times New Roman"/>
                    </w:rPr>
                    <w:t>업무시설</w:t>
                  </w:r>
                  <w:r w:rsidRPr="00B857C4">
                    <w:rPr>
                      <w:rFonts w:ascii="Times New Roman" w:eastAsia="바탕체" w:hAnsi="Times New Roman" w:cs="Times New Roman"/>
                    </w:rPr>
                    <w:t>(</w:t>
                  </w:r>
                  <w:r w:rsidRPr="00B857C4">
                    <w:rPr>
                      <w:rFonts w:ascii="Times New Roman" w:eastAsia="바탕체" w:hAnsi="Times New Roman" w:cs="Times New Roman"/>
                    </w:rPr>
                    <w:t>업무시설</w:t>
                  </w:r>
                  <w:r w:rsidRPr="00B857C4">
                    <w:rPr>
                      <w:rFonts w:ascii="Times New Roman" w:eastAsia="바탕체" w:hAnsi="Times New Roman" w:cs="Times New Roman"/>
                    </w:rPr>
                    <w:t xml:space="preserve">, </w:t>
                  </w:r>
                  <w:r w:rsidRPr="00B857C4">
                    <w:rPr>
                      <w:rFonts w:ascii="Times New Roman" w:eastAsia="바탕체" w:hAnsi="Times New Roman" w:cs="Times New Roman"/>
                    </w:rPr>
                    <w:t>근린생활시설</w:t>
                  </w:r>
                  <w:r w:rsidRPr="00B857C4">
                    <w:rPr>
                      <w:rFonts w:ascii="Times New Roman" w:eastAsia="바탕체" w:hAnsi="Times New Roman" w:cs="Times New Roman"/>
                    </w:rPr>
                    <w:t>)</w:t>
                  </w:r>
                </w:p>
                <w:p w14:paraId="4D2888E9"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spacing w:val="65"/>
                      <w:fitText w:val="998" w:id="-1145803006"/>
                    </w:rPr>
                    <w:t>건축면</w:t>
                  </w:r>
                  <w:r w:rsidRPr="00B857C4">
                    <w:rPr>
                      <w:rFonts w:ascii="Times New Roman" w:eastAsia="바탕체" w:hAnsi="Times New Roman" w:cs="Times New Roman"/>
                      <w:spacing w:val="3"/>
                      <w:fitText w:val="998" w:id="-1145803006"/>
                    </w:rPr>
                    <w:t>적</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1,298.67</w:t>
                  </w:r>
                  <w:r w:rsidRPr="00B857C4">
                    <w:rPr>
                      <w:rFonts w:ascii="Times New Roman" w:eastAsia="바탕체" w:hAnsi="Times New Roman" w:cs="Times New Roman"/>
                    </w:rPr>
                    <w:t>㎡</w:t>
                  </w:r>
                </w:p>
                <w:p w14:paraId="2719219F"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spacing w:val="198"/>
                      <w:fitText w:val="998" w:id="-1145803007"/>
                    </w:rPr>
                    <w:t>건폐</w:t>
                  </w:r>
                  <w:r w:rsidRPr="00B857C4">
                    <w:rPr>
                      <w:rFonts w:ascii="Times New Roman" w:eastAsia="바탕체" w:hAnsi="Times New Roman" w:cs="Times New Roman"/>
                      <w:spacing w:val="3"/>
                      <w:fitText w:val="998" w:id="-1145803007"/>
                    </w:rPr>
                    <w:t>율</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45.62%</w:t>
                  </w:r>
                </w:p>
                <w:p w14:paraId="0A2B9579"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rPr>
                    <w:t>연면적합계</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41,634.05</w:t>
                  </w:r>
                  <w:r w:rsidRPr="00B857C4">
                    <w:rPr>
                      <w:rFonts w:ascii="Times New Roman" w:eastAsia="바탕체" w:hAnsi="Times New Roman" w:cs="Times New Roman"/>
                    </w:rPr>
                    <w:t>㎡</w:t>
                  </w:r>
                </w:p>
                <w:p w14:paraId="45120C16"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spacing w:val="198"/>
                      <w:fitText w:val="998" w:id="-1145803008"/>
                    </w:rPr>
                    <w:t>용적</w:t>
                  </w:r>
                  <w:r w:rsidRPr="00B857C4">
                    <w:rPr>
                      <w:rFonts w:ascii="Times New Roman" w:eastAsia="바탕체" w:hAnsi="Times New Roman" w:cs="Times New Roman"/>
                      <w:spacing w:val="3"/>
                      <w:fitText w:val="998" w:id="-1145803008"/>
                    </w:rPr>
                    <w:t>률</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856.98%</w:t>
                  </w:r>
                </w:p>
              </w:tc>
            </w:tr>
            <w:tr w:rsidR="009B1B82" w:rsidRPr="00850E72" w14:paraId="69DA25BA" w14:textId="77777777" w:rsidTr="00440BC5">
              <w:trPr>
                <w:trHeight w:val="372"/>
              </w:trPr>
              <w:tc>
                <w:tcPr>
                  <w:tcW w:w="1421" w:type="dxa"/>
                  <w:shd w:val="clear" w:color="auto" w:fill="auto"/>
                  <w:vAlign w:val="center"/>
                </w:tcPr>
                <w:p w14:paraId="592D876D"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2020. 7. 10.</w:t>
                  </w:r>
                </w:p>
              </w:tc>
              <w:tc>
                <w:tcPr>
                  <w:tcW w:w="1701" w:type="dxa"/>
                  <w:shd w:val="clear" w:color="auto" w:fill="auto"/>
                  <w:vAlign w:val="center"/>
                </w:tcPr>
                <w:p w14:paraId="42B14E5E"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착공신고</w:t>
                  </w:r>
                </w:p>
              </w:tc>
              <w:tc>
                <w:tcPr>
                  <w:tcW w:w="6663" w:type="dxa"/>
                  <w:gridSpan w:val="2"/>
                  <w:shd w:val="clear" w:color="auto" w:fill="auto"/>
                  <w:vAlign w:val="center"/>
                </w:tcPr>
                <w:p w14:paraId="271849F6"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w:t>
                  </w:r>
                </w:p>
              </w:tc>
            </w:tr>
            <w:tr w:rsidR="009B1B82" w:rsidRPr="00850E72" w14:paraId="380D5151" w14:textId="77777777" w:rsidTr="00440BC5">
              <w:trPr>
                <w:trHeight w:val="372"/>
              </w:trPr>
              <w:tc>
                <w:tcPr>
                  <w:tcW w:w="1421" w:type="dxa"/>
                  <w:shd w:val="clear" w:color="auto" w:fill="auto"/>
                  <w:vAlign w:val="center"/>
                </w:tcPr>
                <w:p w14:paraId="70E635B9"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lastRenderedPageBreak/>
                    <w:t>2021. 1. 12.</w:t>
                  </w:r>
                </w:p>
              </w:tc>
              <w:tc>
                <w:tcPr>
                  <w:tcW w:w="1701" w:type="dxa"/>
                  <w:shd w:val="clear" w:color="auto" w:fill="auto"/>
                  <w:vAlign w:val="center"/>
                </w:tcPr>
                <w:p w14:paraId="4AA7DC4A"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건축허가</w:t>
                  </w:r>
                </w:p>
                <w:p w14:paraId="24BAD3E2"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w:t>
                  </w:r>
                  <w:r w:rsidRPr="00B857C4">
                    <w:rPr>
                      <w:rFonts w:ascii="Times New Roman" w:eastAsia="바탕체" w:hAnsi="Times New Roman"/>
                      <w:sz w:val="20"/>
                      <w:szCs w:val="20"/>
                      <w:lang w:eastAsia="ko-KR"/>
                    </w:rPr>
                    <w:t>제</w:t>
                  </w:r>
                  <w:r w:rsidRPr="00B857C4">
                    <w:rPr>
                      <w:rFonts w:ascii="Times New Roman" w:eastAsia="바탕체" w:hAnsi="Times New Roman"/>
                      <w:sz w:val="20"/>
                      <w:szCs w:val="20"/>
                      <w:lang w:eastAsia="ko-KR"/>
                    </w:rPr>
                    <w:t>1</w:t>
                  </w:r>
                  <w:r w:rsidRPr="00B857C4">
                    <w:rPr>
                      <w:rFonts w:ascii="Times New Roman" w:eastAsia="바탕체" w:hAnsi="Times New Roman"/>
                      <w:sz w:val="20"/>
                      <w:szCs w:val="20"/>
                      <w:lang w:eastAsia="ko-KR"/>
                    </w:rPr>
                    <w:t>차설계변경</w:t>
                  </w:r>
                  <w:r w:rsidRPr="00B857C4">
                    <w:rPr>
                      <w:rFonts w:ascii="Times New Roman" w:eastAsia="바탕체" w:hAnsi="Times New Roman"/>
                      <w:sz w:val="20"/>
                      <w:szCs w:val="20"/>
                      <w:lang w:eastAsia="ko-KR"/>
                    </w:rPr>
                    <w:t>)</w:t>
                  </w:r>
                </w:p>
              </w:tc>
              <w:tc>
                <w:tcPr>
                  <w:tcW w:w="6663" w:type="dxa"/>
                  <w:gridSpan w:val="2"/>
                  <w:shd w:val="clear" w:color="auto" w:fill="auto"/>
                  <w:vAlign w:val="center"/>
                </w:tcPr>
                <w:p w14:paraId="2E5F4624"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spacing w:val="65"/>
                      <w:fitText w:val="998" w:id="-1145803006"/>
                    </w:rPr>
                    <w:t>건축면</w:t>
                  </w:r>
                  <w:r w:rsidRPr="00B857C4">
                    <w:rPr>
                      <w:rFonts w:ascii="Times New Roman" w:eastAsia="바탕체" w:hAnsi="Times New Roman" w:cs="Times New Roman"/>
                      <w:spacing w:val="3"/>
                      <w:fitText w:val="998" w:id="-1145803006"/>
                    </w:rPr>
                    <w:t>적</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1,298.67</w:t>
                  </w:r>
                  <w:r w:rsidRPr="00B857C4">
                    <w:rPr>
                      <w:rFonts w:ascii="Times New Roman" w:eastAsia="바탕체" w:hAnsi="Times New Roman" w:cs="Times New Roman"/>
                    </w:rPr>
                    <w:t>㎡</w:t>
                  </w:r>
                  <w:r w:rsidRPr="00B857C4">
                    <w:rPr>
                      <w:rFonts w:ascii="Times New Roman" w:eastAsia="바탕체" w:hAnsi="Times New Roman" w:cs="Times New Roman"/>
                    </w:rPr>
                    <w:t xml:space="preserve"> </w:t>
                  </w:r>
                  <w:r w:rsidRPr="00B857C4">
                    <w:rPr>
                      <w:rFonts w:ascii="Times New Roman" w:eastAsia="바탕체" w:hAnsi="Times New Roman" w:cs="Times New Roman"/>
                      <w:color w:val="FF0000"/>
                    </w:rPr>
                    <w:t>→ 1,297.88</w:t>
                  </w:r>
                  <w:r w:rsidRPr="00B857C4">
                    <w:rPr>
                      <w:rFonts w:ascii="Times New Roman" w:eastAsia="바탕체" w:hAnsi="Times New Roman" w:cs="Times New Roman"/>
                      <w:color w:val="FF0000"/>
                    </w:rPr>
                    <w:t>㎡</w:t>
                  </w:r>
                </w:p>
                <w:p w14:paraId="1812A008"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0558">
                    <w:rPr>
                      <w:rFonts w:ascii="Times New Roman" w:eastAsia="바탕체" w:hAnsi="Times New Roman" w:cs="Times New Roman"/>
                      <w:spacing w:val="198"/>
                      <w:fitText w:val="998" w:id="-1145803007"/>
                    </w:rPr>
                    <w:t>건폐</w:t>
                  </w:r>
                  <w:r w:rsidRPr="00B80558">
                    <w:rPr>
                      <w:rFonts w:ascii="Times New Roman" w:eastAsia="바탕체" w:hAnsi="Times New Roman" w:cs="Times New Roman"/>
                      <w:spacing w:val="3"/>
                      <w:fitText w:val="998" w:id="-1145803007"/>
                    </w:rPr>
                    <w:t>율</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45.62% </w:t>
                  </w:r>
                  <w:r w:rsidRPr="00B857C4">
                    <w:rPr>
                      <w:rFonts w:ascii="Times New Roman" w:eastAsia="바탕체" w:hAnsi="Times New Roman" w:cs="Times New Roman"/>
                      <w:color w:val="FF0000"/>
                    </w:rPr>
                    <w:t>→ 45.59%</w:t>
                  </w:r>
                </w:p>
                <w:p w14:paraId="1D921B4A"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rPr>
                    <w:t>연면적합계</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41,634.05</w:t>
                  </w:r>
                  <w:r w:rsidRPr="00B857C4">
                    <w:rPr>
                      <w:rFonts w:ascii="Times New Roman" w:eastAsia="바탕체" w:hAnsi="Times New Roman" w:cs="Times New Roman"/>
                    </w:rPr>
                    <w:t>㎡</w:t>
                  </w:r>
                  <w:r w:rsidRPr="00B857C4">
                    <w:rPr>
                      <w:rFonts w:ascii="Times New Roman" w:eastAsia="바탕체" w:hAnsi="Times New Roman" w:cs="Times New Roman"/>
                    </w:rPr>
                    <w:t xml:space="preserve"> </w:t>
                  </w:r>
                  <w:r w:rsidRPr="00B857C4">
                    <w:rPr>
                      <w:rFonts w:ascii="Times New Roman" w:eastAsia="바탕체" w:hAnsi="Times New Roman" w:cs="Times New Roman"/>
                      <w:color w:val="FF0000"/>
                    </w:rPr>
                    <w:t>→ 41,676.87</w:t>
                  </w:r>
                  <w:r w:rsidRPr="00B857C4">
                    <w:rPr>
                      <w:rFonts w:ascii="Times New Roman" w:eastAsia="바탕체" w:hAnsi="Times New Roman" w:cs="Times New Roman"/>
                      <w:color w:val="FF0000"/>
                    </w:rPr>
                    <w:t>㎡</w:t>
                  </w:r>
                </w:p>
                <w:p w14:paraId="092DAB32" w14:textId="77777777" w:rsidR="009B1B82" w:rsidRPr="00B857C4" w:rsidRDefault="009B1B82" w:rsidP="00D05420">
                  <w:pPr>
                    <w:pStyle w:val="afff4"/>
                    <w:numPr>
                      <w:ilvl w:val="0"/>
                      <w:numId w:val="25"/>
                    </w:numPr>
                    <w:snapToGrid w:val="0"/>
                    <w:spacing w:line="240" w:lineRule="atLeast"/>
                    <w:ind w:leftChars="0" w:left="227" w:hanging="227"/>
                    <w:rPr>
                      <w:rFonts w:ascii="Times New Roman" w:eastAsia="바탕체" w:hAnsi="Times New Roman" w:cs="Times New Roman"/>
                    </w:rPr>
                  </w:pPr>
                  <w:proofErr w:type="gramStart"/>
                  <w:r w:rsidRPr="00B857C4">
                    <w:rPr>
                      <w:rFonts w:ascii="Times New Roman" w:eastAsia="바탕체" w:hAnsi="Times New Roman" w:cs="Times New Roman"/>
                      <w:spacing w:val="198"/>
                      <w:fitText w:val="998" w:id="-1145803008"/>
                    </w:rPr>
                    <w:t>용적</w:t>
                  </w:r>
                  <w:r w:rsidRPr="00B857C4">
                    <w:rPr>
                      <w:rFonts w:ascii="Times New Roman" w:eastAsia="바탕체" w:hAnsi="Times New Roman" w:cs="Times New Roman"/>
                      <w:spacing w:val="3"/>
                      <w:fitText w:val="998" w:id="-1145803008"/>
                    </w:rPr>
                    <w:t>률</w:t>
                  </w:r>
                  <w:r w:rsidRPr="00B857C4">
                    <w:rPr>
                      <w:rFonts w:ascii="Times New Roman" w:eastAsia="바탕체" w:hAnsi="Times New Roman" w:cs="Times New Roman"/>
                    </w:rPr>
                    <w:t xml:space="preserve"> :</w:t>
                  </w:r>
                  <w:proofErr w:type="gramEnd"/>
                  <w:r w:rsidRPr="00B857C4">
                    <w:rPr>
                      <w:rFonts w:ascii="Times New Roman" w:eastAsia="바탕체" w:hAnsi="Times New Roman" w:cs="Times New Roman"/>
                    </w:rPr>
                    <w:t xml:space="preserve"> 856.98% </w:t>
                  </w:r>
                  <w:r w:rsidRPr="00B857C4">
                    <w:rPr>
                      <w:rFonts w:ascii="Times New Roman" w:eastAsia="바탕체" w:hAnsi="Times New Roman" w:cs="Times New Roman"/>
                      <w:color w:val="FF0000"/>
                    </w:rPr>
                    <w:t>→ 858.48%</w:t>
                  </w:r>
                </w:p>
              </w:tc>
            </w:tr>
            <w:tr w:rsidR="009B1B82" w:rsidRPr="00850E72" w14:paraId="40D272BA" w14:textId="77777777" w:rsidTr="00440BC5">
              <w:trPr>
                <w:trHeight w:val="372"/>
              </w:trPr>
              <w:tc>
                <w:tcPr>
                  <w:tcW w:w="1421" w:type="dxa"/>
                  <w:shd w:val="clear" w:color="auto" w:fill="auto"/>
                  <w:vAlign w:val="center"/>
                </w:tcPr>
                <w:p w14:paraId="71F55415"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2021. 10. 13.</w:t>
                  </w:r>
                </w:p>
              </w:tc>
              <w:tc>
                <w:tcPr>
                  <w:tcW w:w="1701" w:type="dxa"/>
                  <w:shd w:val="clear" w:color="auto" w:fill="auto"/>
                  <w:vAlign w:val="center"/>
                </w:tcPr>
                <w:p w14:paraId="6BA7AAA7" w14:textId="77777777" w:rsidR="009B1B82" w:rsidRPr="00B857C4"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사용승인</w:t>
                  </w:r>
                </w:p>
              </w:tc>
              <w:tc>
                <w:tcPr>
                  <w:tcW w:w="6663" w:type="dxa"/>
                  <w:gridSpan w:val="2"/>
                  <w:shd w:val="clear" w:color="auto" w:fill="auto"/>
                  <w:vAlign w:val="center"/>
                </w:tcPr>
                <w:p w14:paraId="1A4AC0C8" w14:textId="77777777" w:rsidR="009B1B82" w:rsidRPr="00B857C4"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B857C4">
                    <w:rPr>
                      <w:rFonts w:ascii="Times New Roman" w:eastAsia="바탕체" w:hAnsi="Times New Roman"/>
                      <w:sz w:val="20"/>
                      <w:szCs w:val="20"/>
                      <w:lang w:eastAsia="ko-KR"/>
                    </w:rPr>
                    <w:t>-</w:t>
                  </w:r>
                </w:p>
              </w:tc>
            </w:tr>
            <w:tr w:rsidR="009B1B82" w:rsidRPr="00850E72" w14:paraId="536153E3" w14:textId="77777777" w:rsidTr="00440BC5">
              <w:trPr>
                <w:trHeight w:val="372"/>
              </w:trPr>
              <w:tc>
                <w:tcPr>
                  <w:tcW w:w="1421" w:type="dxa"/>
                  <w:vAlign w:val="center"/>
                </w:tcPr>
                <w:p w14:paraId="64881AA4"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 xml:space="preserve">2021. </w:t>
                  </w:r>
                  <w:r>
                    <w:rPr>
                      <w:rFonts w:ascii="Times New Roman" w:eastAsia="바탕체" w:hAnsi="Times New Roman"/>
                      <w:sz w:val="20"/>
                      <w:szCs w:val="20"/>
                      <w:lang w:eastAsia="ko-KR"/>
                    </w:rPr>
                    <w:t>12. 13.</w:t>
                  </w:r>
                </w:p>
              </w:tc>
              <w:tc>
                <w:tcPr>
                  <w:tcW w:w="1701" w:type="dxa"/>
                  <w:vAlign w:val="center"/>
                </w:tcPr>
                <w:p w14:paraId="5472F3F2" w14:textId="77777777" w:rsidR="009B1B82"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부설주차장</w:t>
                  </w:r>
                </w:p>
                <w:p w14:paraId="59057A1B" w14:textId="77777777" w:rsidR="009B1B82"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용도변경</w:t>
                  </w:r>
                </w:p>
              </w:tc>
              <w:tc>
                <w:tcPr>
                  <w:tcW w:w="1134" w:type="dxa"/>
                  <w:vAlign w:val="center"/>
                </w:tcPr>
                <w:p w14:paraId="422A4CED"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지하</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층</w:t>
                  </w:r>
                </w:p>
              </w:tc>
              <w:tc>
                <w:tcPr>
                  <w:tcW w:w="5529" w:type="dxa"/>
                  <w:vAlign w:val="center"/>
                </w:tcPr>
                <w:p w14:paraId="6BD6083F"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부설주차장</w:t>
                  </w:r>
                  <w:r>
                    <w:rPr>
                      <w:rFonts w:ascii="Times New Roman" w:eastAsia="바탕체" w:hAnsi="Times New Roman" w:hint="eastAsia"/>
                      <w:sz w:val="20"/>
                      <w:szCs w:val="20"/>
                      <w:lang w:eastAsia="ko-KR"/>
                    </w:rPr>
                    <w:t xml:space="preserve"> 2</w:t>
                  </w:r>
                  <w:r>
                    <w:rPr>
                      <w:rFonts w:ascii="Times New Roman" w:eastAsia="바탕체" w:hAnsi="Times New Roman"/>
                      <w:sz w:val="20"/>
                      <w:szCs w:val="20"/>
                      <w:lang w:eastAsia="ko-KR"/>
                    </w:rPr>
                    <w:t>,529.14</w:t>
                  </w:r>
                  <w:r w:rsidRPr="001C660D">
                    <w:rPr>
                      <w:rFonts w:ascii="Times New Roman" w:eastAsia="바탕체" w:hAnsi="Times New Roman"/>
                      <w:sz w:val="20"/>
                      <w:szCs w:val="20"/>
                      <w:lang w:eastAsia="ko-KR"/>
                    </w:rPr>
                    <w:t>㎡</w:t>
                  </w:r>
                </w:p>
                <w:p w14:paraId="0D074529"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바탕체" w:eastAsia="바탕체" w:hAnsi="바탕체" w:hint="eastAsia"/>
                      <w:sz w:val="20"/>
                      <w:szCs w:val="20"/>
                      <w:lang w:eastAsia="ko-KR"/>
                    </w:rPr>
                    <w:t>▼</w:t>
                  </w:r>
                </w:p>
                <w:p w14:paraId="6AF4FB80" w14:textId="77777777" w:rsidR="009B1B8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부설주차장</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2,477.60</w:t>
                  </w:r>
                  <w:r w:rsidRPr="001C660D">
                    <w:rPr>
                      <w:rFonts w:ascii="Times New Roman" w:eastAsia="바탕체" w:hAnsi="Times New Roman"/>
                      <w:sz w:val="20"/>
                      <w:szCs w:val="20"/>
                      <w:lang w:eastAsia="ko-KR"/>
                    </w:rPr>
                    <w:t>㎡</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업무시설</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창고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51.54</w:t>
                  </w:r>
                  <w:r w:rsidRPr="001C660D">
                    <w:rPr>
                      <w:rFonts w:ascii="Times New Roman" w:eastAsia="바탕체" w:hAnsi="Times New Roman"/>
                      <w:sz w:val="20"/>
                      <w:szCs w:val="20"/>
                      <w:lang w:eastAsia="ko-KR"/>
                    </w:rPr>
                    <w:t>㎡</w:t>
                  </w:r>
                </w:p>
              </w:tc>
            </w:tr>
          </w:tbl>
          <w:p w14:paraId="2CCA64A0" w14:textId="77777777" w:rsidR="00481974" w:rsidRPr="00481974" w:rsidRDefault="00481974" w:rsidP="00481974">
            <w:pPr>
              <w:wordWrap w:val="0"/>
              <w:autoSpaceDE w:val="0"/>
              <w:autoSpaceDN w:val="0"/>
              <w:snapToGrid w:val="0"/>
              <w:spacing w:after="120" w:line="280" w:lineRule="atLeast"/>
              <w:ind w:left="288"/>
              <w:jc w:val="both"/>
              <w:rPr>
                <w:rFonts w:ascii="Times New Roman" w:eastAsia="바탕체" w:hAnsi="Times New Roman"/>
                <w:b/>
                <w:sz w:val="20"/>
                <w:szCs w:val="20"/>
                <w:u w:val="single"/>
                <w:lang w:eastAsia="ko-KR"/>
              </w:rPr>
            </w:pPr>
          </w:p>
          <w:p w14:paraId="3B01FDB2" w14:textId="5059F82F" w:rsidR="009B1B82" w:rsidRPr="00850E72" w:rsidRDefault="009B1B82" w:rsidP="00082A67">
            <w:pPr>
              <w:numPr>
                <w:ilvl w:val="0"/>
                <w:numId w:val="14"/>
              </w:numPr>
              <w:wordWrap w:val="0"/>
              <w:autoSpaceDE w:val="0"/>
              <w:autoSpaceDN w:val="0"/>
              <w:snapToGrid w:val="0"/>
              <w:spacing w:after="120" w:line="280" w:lineRule="atLeast"/>
              <w:jc w:val="both"/>
              <w:rPr>
                <w:rFonts w:ascii="Times New Roman" w:eastAsia="바탕체" w:hAnsi="Times New Roman"/>
                <w:b/>
                <w:sz w:val="20"/>
                <w:szCs w:val="20"/>
                <w:u w:val="single"/>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2020. 4. </w:t>
            </w:r>
            <w:proofErr w:type="gramStart"/>
            <w:r>
              <w:rPr>
                <w:rFonts w:ascii="Times New Roman" w:eastAsia="바탕체" w:hAnsi="Times New Roman"/>
                <w:sz w:val="20"/>
                <w:szCs w:val="20"/>
                <w:lang w:eastAsia="ko-KR"/>
              </w:rPr>
              <w:t>6.</w:t>
            </w:r>
            <w:r>
              <w:rPr>
                <w:rFonts w:ascii="Times New Roman" w:eastAsia="바탕체" w:hAnsi="Times New Roman" w:hint="eastAsia"/>
                <w:sz w:val="20"/>
                <w:szCs w:val="20"/>
                <w:lang w:eastAsia="ko-KR"/>
              </w:rPr>
              <w:t>자</w:t>
            </w:r>
            <w:proofErr w:type="gramEnd"/>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2021. 1. </w:t>
            </w:r>
            <w:proofErr w:type="gramStart"/>
            <w:r>
              <w:rPr>
                <w:rFonts w:ascii="Times New Roman" w:eastAsia="바탕체" w:hAnsi="Times New Roman"/>
                <w:sz w:val="20"/>
                <w:szCs w:val="20"/>
                <w:lang w:eastAsia="ko-KR"/>
              </w:rPr>
              <w:t>12.</w:t>
            </w:r>
            <w:r>
              <w:rPr>
                <w:rFonts w:ascii="Times New Roman" w:eastAsia="바탕체" w:hAnsi="Times New Roman" w:hint="eastAsia"/>
                <w:sz w:val="20"/>
                <w:szCs w:val="20"/>
                <w:lang w:eastAsia="ko-KR"/>
              </w:rPr>
              <w:t>자</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허가서상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부여된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건축허가조건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005777C6">
              <w:rPr>
                <w:rFonts w:ascii="Times New Roman" w:eastAsia="바탕체" w:hAnsi="Times New Roman" w:hint="eastAsia"/>
                <w:b/>
                <w:sz w:val="20"/>
                <w:szCs w:val="20"/>
                <w:lang w:eastAsia="ko-KR"/>
              </w:rPr>
              <w:t>본건</w:t>
            </w:r>
            <w:r w:rsidR="005777C6">
              <w:rPr>
                <w:rFonts w:ascii="Times New Roman" w:eastAsia="바탕체" w:hAnsi="Times New Roman" w:hint="eastAsia"/>
                <w:b/>
                <w:sz w:val="20"/>
                <w:szCs w:val="20"/>
                <w:lang w:eastAsia="ko-KR"/>
              </w:rPr>
              <w:t xml:space="preserve"> </w:t>
            </w:r>
            <w:r w:rsidR="005777C6">
              <w:rPr>
                <w:rFonts w:ascii="Times New Roman" w:eastAsia="바탕체" w:hAnsi="Times New Roman" w:hint="eastAsia"/>
                <w:b/>
                <w:sz w:val="20"/>
                <w:szCs w:val="20"/>
                <w:lang w:eastAsia="ko-KR"/>
              </w:rPr>
              <w:t>건축허가조건</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w:t>
            </w:r>
            <w:r>
              <w:rPr>
                <w:rFonts w:ascii="Times New Roman" w:eastAsia="바탕체" w:hAnsi="Times New Roman" w:hint="eastAsia"/>
                <w:sz w:val="20"/>
                <w:szCs w:val="20"/>
                <w:lang w:eastAsia="ko-KR"/>
              </w:rPr>
              <w:t>층은</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저층부</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가로활성화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용도를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준수하도록</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저층부</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가로활성화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용도에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대해서는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아래</w:t>
            </w:r>
            <w:r>
              <w:rPr>
                <w:rFonts w:ascii="Times New Roman" w:eastAsia="바탕체" w:hAnsi="Times New Roman" w:hint="eastAsia"/>
                <w:sz w:val="20"/>
                <w:szCs w:val="20"/>
                <w:lang w:eastAsia="ko-KR"/>
              </w:rPr>
              <w:t xml:space="preserve"> </w:t>
            </w:r>
            <w:r w:rsidR="00456E9C" w:rsidRPr="00456E9C">
              <w:rPr>
                <w:rFonts w:ascii="Times New Roman" w:eastAsia="바탕체" w:hAnsi="Times New Roman"/>
                <w:b/>
                <w:sz w:val="20"/>
                <w:szCs w:val="20"/>
                <w:u w:val="single"/>
                <w:lang w:eastAsia="ko-KR"/>
              </w:rPr>
              <w:t>II.</w:t>
            </w:r>
            <w:proofErr w:type="gramStart"/>
            <w:r w:rsidR="00456E9C" w:rsidRPr="00456E9C">
              <w:rPr>
                <w:rFonts w:ascii="Times New Roman" w:eastAsia="바탕체" w:hAnsi="Times New Roman"/>
                <w:b/>
                <w:sz w:val="20"/>
                <w:szCs w:val="20"/>
                <w:u w:val="single"/>
                <w:lang w:eastAsia="ko-KR"/>
              </w:rPr>
              <w:t>3.</w:t>
            </w:r>
            <w:r w:rsidRPr="003C4FBC">
              <w:rPr>
                <w:rFonts w:ascii="Times New Roman" w:eastAsia="바탕체" w:hAnsi="Times New Roman" w:hint="eastAsia"/>
                <w:b/>
                <w:sz w:val="20"/>
                <w:szCs w:val="20"/>
                <w:u w:val="single"/>
                <w:lang w:eastAsia="ko-KR"/>
              </w:rPr>
              <w:t>도시정비사업에</w:t>
            </w:r>
            <w:proofErr w:type="gramEnd"/>
            <w:r w:rsidRPr="003C4FBC">
              <w:rPr>
                <w:rFonts w:ascii="Times New Roman" w:eastAsia="바탕체" w:hAnsi="Times New Roman" w:hint="eastAsia"/>
                <w:b/>
                <w:sz w:val="20"/>
                <w:szCs w:val="20"/>
                <w:u w:val="single"/>
                <w:lang w:eastAsia="ko-KR"/>
              </w:rPr>
              <w:t xml:space="preserve"> </w:t>
            </w:r>
            <w:r w:rsidRPr="003C4FBC">
              <w:rPr>
                <w:rFonts w:ascii="Times New Roman" w:eastAsia="바탕체" w:hAnsi="Times New Roman" w:hint="eastAsia"/>
                <w:b/>
                <w:sz w:val="20"/>
                <w:szCs w:val="20"/>
                <w:u w:val="single"/>
                <w:lang w:eastAsia="ko-KR"/>
              </w:rPr>
              <w:t>관한</w:t>
            </w:r>
            <w:r w:rsidRPr="003C4FBC">
              <w:rPr>
                <w:rFonts w:ascii="Times New Roman" w:eastAsia="바탕체" w:hAnsi="Times New Roman" w:hint="eastAsia"/>
                <w:b/>
                <w:sz w:val="20"/>
                <w:szCs w:val="20"/>
                <w:u w:val="single"/>
                <w:lang w:eastAsia="ko-KR"/>
              </w:rPr>
              <w:t xml:space="preserve"> </w:t>
            </w:r>
            <w:r w:rsidRPr="003C4FBC">
              <w:rPr>
                <w:rFonts w:ascii="Times New Roman" w:eastAsia="바탕체" w:hAnsi="Times New Roman" w:hint="eastAsia"/>
                <w:b/>
                <w:sz w:val="20"/>
                <w:szCs w:val="20"/>
                <w:u w:val="single"/>
                <w:lang w:eastAsia="ko-KR"/>
              </w:rPr>
              <w:t>사항</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참조</w:t>
            </w:r>
            <w:r>
              <w:rPr>
                <w:rFonts w:ascii="Times New Roman" w:eastAsia="바탕체" w:hAnsi="Times New Roman" w:hint="eastAsia"/>
                <w:sz w:val="20"/>
                <w:szCs w:val="20"/>
                <w:lang w:eastAsia="ko-KR"/>
              </w:rPr>
              <w:t xml:space="preserve">. </w:t>
            </w:r>
          </w:p>
        </w:tc>
        <w:tc>
          <w:tcPr>
            <w:tcW w:w="25" w:type="pct"/>
            <w:shd w:val="clear" w:color="auto" w:fill="auto"/>
          </w:tcPr>
          <w:p w14:paraId="566E5A99" w14:textId="77777777" w:rsidR="009B1B82" w:rsidRPr="00850E72" w:rsidRDefault="009B1B82" w:rsidP="009B1B82">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62967D9E" w14:textId="7098A7B2" w:rsidR="009B1B82" w:rsidRPr="00850E72" w:rsidRDefault="009B1B82" w:rsidP="00A9343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w:t>
            </w:r>
            <w:r>
              <w:rPr>
                <w:rFonts w:ascii="Times New Roman" w:eastAsia="바탕체" w:hAnsi="Times New Roman" w:hint="eastAsia"/>
                <w:sz w:val="20"/>
                <w:szCs w:val="20"/>
              </w:rPr>
              <w:t xml:space="preserve"> </w:t>
            </w:r>
            <w:r w:rsidRPr="00850E72">
              <w:rPr>
                <w:rFonts w:ascii="Times New Roman" w:eastAsia="바탕체" w:hAnsi="Times New Roman"/>
                <w:sz w:val="20"/>
                <w:szCs w:val="20"/>
              </w:rPr>
              <w:t>매매목적물에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관한</w:t>
            </w:r>
            <w:r w:rsidRPr="00850E72">
              <w:rPr>
                <w:rFonts w:ascii="Times New Roman" w:eastAsia="바탕체" w:hAnsi="Times New Roman"/>
                <w:sz w:val="20"/>
                <w:szCs w:val="20"/>
              </w:rPr>
              <w:t xml:space="preserve"> </w:t>
            </w:r>
            <w:r>
              <w:rPr>
                <w:rFonts w:ascii="Times New Roman" w:eastAsia="바탕체" w:hAnsi="Times New Roman" w:hint="eastAsia"/>
                <w:sz w:val="20"/>
                <w:szCs w:val="20"/>
              </w:rPr>
              <w:t>제반</w:t>
            </w:r>
            <w:r>
              <w:rPr>
                <w:rFonts w:ascii="Times New Roman" w:eastAsia="바탕체" w:hAnsi="Times New Roman" w:hint="eastAsia"/>
                <w:sz w:val="20"/>
                <w:szCs w:val="20"/>
              </w:rPr>
              <w:t xml:space="preserve"> </w:t>
            </w:r>
            <w:r w:rsidRPr="00850E72">
              <w:rPr>
                <w:rFonts w:ascii="Times New Roman" w:eastAsia="바탕체" w:hAnsi="Times New Roman"/>
                <w:sz w:val="20"/>
                <w:szCs w:val="20"/>
              </w:rPr>
              <w:t>인</w:t>
            </w:r>
            <w:r w:rsidRPr="00850E72">
              <w:rPr>
                <w:rFonts w:ascii="Times New Roman" w:eastAsia="바탕체" w:hAnsi="Times New Roman"/>
                <w:sz w:val="20"/>
                <w:szCs w:val="20"/>
              </w:rPr>
              <w:t>·</w:t>
            </w:r>
            <w:r w:rsidRPr="00850E72">
              <w:rPr>
                <w:rFonts w:ascii="Times New Roman" w:eastAsia="바탕체" w:hAnsi="Times New Roman"/>
                <w:sz w:val="20"/>
                <w:szCs w:val="20"/>
              </w:rPr>
              <w:t>허가의</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적법</w:t>
            </w:r>
            <w:r w:rsidRPr="00850E72">
              <w:rPr>
                <w:rFonts w:ascii="Times New Roman" w:eastAsia="바탕체" w:hAnsi="Times New Roman"/>
                <w:sz w:val="20"/>
                <w:szCs w:val="20"/>
              </w:rPr>
              <w:t>·</w:t>
            </w:r>
            <w:r w:rsidRPr="00850E72">
              <w:rPr>
                <w:rFonts w:ascii="Times New Roman" w:eastAsia="바탕체" w:hAnsi="Times New Roman"/>
                <w:sz w:val="20"/>
                <w:szCs w:val="20"/>
              </w:rPr>
              <w:t>유효한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취득</w:t>
            </w:r>
            <w:r w:rsidR="00A93438">
              <w:rPr>
                <w:rFonts w:ascii="Times New Roman" w:eastAsia="바탕체" w:hAnsi="Times New Roman" w:hint="eastAsia"/>
                <w:sz w:val="20"/>
                <w:szCs w:val="20"/>
              </w:rPr>
              <w:t>,</w:t>
            </w:r>
            <w:r>
              <w:rPr>
                <w:rFonts w:ascii="Times New Roman" w:eastAsia="바탕체" w:hAnsi="Times New Roman" w:hint="eastAsia"/>
                <w:sz w:val="20"/>
                <w:szCs w:val="20"/>
              </w:rPr>
              <w:t xml:space="preserve"> </w:t>
            </w:r>
            <w:r>
              <w:rPr>
                <w:rFonts w:ascii="Times New Roman" w:eastAsia="바탕체" w:hAnsi="Times New Roman" w:hint="eastAsia"/>
                <w:sz w:val="20"/>
                <w:szCs w:val="20"/>
              </w:rPr>
              <w:t>유지</w:t>
            </w:r>
            <w:r w:rsidR="00A93438">
              <w:rPr>
                <w:rFonts w:ascii="Times New Roman" w:eastAsia="바탕체" w:hAnsi="Times New Roman" w:hint="eastAsia"/>
                <w:sz w:val="20"/>
                <w:szCs w:val="20"/>
              </w:rPr>
              <w:t xml:space="preserve"> </w:t>
            </w:r>
            <w:r w:rsidR="00A93438">
              <w:rPr>
                <w:rFonts w:ascii="Times New Roman" w:eastAsia="바탕체" w:hAnsi="Times New Roman" w:hint="eastAsia"/>
                <w:sz w:val="20"/>
                <w:szCs w:val="20"/>
              </w:rPr>
              <w:t>및</w:t>
            </w:r>
            <w:r w:rsidR="00A93438">
              <w:rPr>
                <w:rFonts w:ascii="Times New Roman" w:eastAsia="바탕체" w:hAnsi="Times New Roman" w:hint="eastAsia"/>
                <w:sz w:val="20"/>
                <w:szCs w:val="20"/>
              </w:rPr>
              <w:t xml:space="preserve"> </w:t>
            </w:r>
            <w:r w:rsidR="00A93438">
              <w:rPr>
                <w:rFonts w:ascii="Times New Roman" w:eastAsia="바탕체" w:hAnsi="Times New Roman" w:hint="eastAsia"/>
                <w:sz w:val="20"/>
                <w:szCs w:val="20"/>
              </w:rPr>
              <w:t>준수</w:t>
            </w:r>
            <w:r w:rsidRPr="00850E72">
              <w:rPr>
                <w:rFonts w:ascii="Times New Roman" w:eastAsia="바탕체" w:hAnsi="Times New Roman"/>
                <w:sz w:val="20"/>
                <w:szCs w:val="20"/>
              </w:rPr>
              <w:t>에</w:t>
            </w:r>
            <w:r w:rsidRPr="00850E72">
              <w:rPr>
                <w:rFonts w:ascii="Times New Roman" w:eastAsia="바탕체" w:hAnsi="Times New Roman"/>
                <w:sz w:val="20"/>
                <w:szCs w:val="20"/>
              </w:rPr>
              <w:t xml:space="preserve"> </w:t>
            </w:r>
            <w:r>
              <w:rPr>
                <w:rFonts w:ascii="Times New Roman" w:eastAsia="바탕체" w:hAnsi="Times New Roman" w:hint="eastAsia"/>
                <w:sz w:val="20"/>
                <w:szCs w:val="20"/>
              </w:rPr>
              <w:t>관</w:t>
            </w:r>
            <w:r w:rsidRPr="00850E72">
              <w:rPr>
                <w:rFonts w:ascii="Times New Roman" w:eastAsia="바탕체" w:hAnsi="Times New Roman"/>
                <w:sz w:val="20"/>
                <w:szCs w:val="20"/>
              </w:rPr>
              <w:t>한</w:t>
            </w:r>
            <w:r w:rsidRPr="00850E72">
              <w:rPr>
                <w:rFonts w:ascii="Times New Roman" w:eastAsia="바탕체" w:hAnsi="Times New Roman"/>
                <w:sz w:val="20"/>
                <w:szCs w:val="20"/>
              </w:rPr>
              <w:t xml:space="preserve"> </w:t>
            </w:r>
            <w:r>
              <w:rPr>
                <w:rFonts w:ascii="Times New Roman" w:eastAsia="바탕체" w:hAnsi="Times New Roman"/>
                <w:sz w:val="20"/>
                <w:szCs w:val="20"/>
              </w:rPr>
              <w:t>진술</w:t>
            </w:r>
            <w:r>
              <w:rPr>
                <w:rFonts w:ascii="Times New Roman" w:eastAsia="바탕체" w:hAnsi="Times New Roman"/>
                <w:sz w:val="20"/>
                <w:szCs w:val="20"/>
              </w:rPr>
              <w:t xml:space="preserve"> </w:t>
            </w:r>
            <w:r>
              <w:rPr>
                <w:rFonts w:ascii="Times New Roman" w:eastAsia="바탕체" w:hAnsi="Times New Roman"/>
                <w:sz w:val="20"/>
                <w:szCs w:val="20"/>
              </w:rPr>
              <w:t>및</w:t>
            </w:r>
            <w:r>
              <w:rPr>
                <w:rFonts w:ascii="Times New Roman" w:eastAsia="바탕체" w:hAnsi="Times New Roman"/>
                <w:sz w:val="20"/>
                <w:szCs w:val="20"/>
              </w:rPr>
              <w:t xml:space="preserve"> </w:t>
            </w:r>
            <w:r>
              <w:rPr>
                <w:rFonts w:ascii="Times New Roman" w:eastAsia="바탕체" w:hAnsi="Times New Roman"/>
                <w:sz w:val="20"/>
                <w:szCs w:val="20"/>
              </w:rPr>
              <w:t>보증</w:t>
            </w:r>
            <w:r w:rsidRPr="00850E72">
              <w:rPr>
                <w:rFonts w:ascii="Times New Roman" w:eastAsia="바탕체" w:hAnsi="Times New Roman"/>
                <w:sz w:val="20"/>
                <w:szCs w:val="20"/>
              </w:rPr>
              <w:t>을</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받</w:t>
            </w:r>
            <w:r>
              <w:rPr>
                <w:rFonts w:ascii="Times New Roman" w:eastAsia="바탕체" w:hAnsi="Times New Roman" w:hint="eastAsia"/>
                <w:sz w:val="20"/>
                <w:szCs w:val="20"/>
              </w:rPr>
              <w:t>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것이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바람직함</w:t>
            </w:r>
            <w:r w:rsidRPr="00850E72">
              <w:rPr>
                <w:rFonts w:ascii="Times New Roman" w:eastAsia="바탕체" w:hAnsi="Times New Roman"/>
                <w:sz w:val="20"/>
                <w:szCs w:val="20"/>
              </w:rPr>
              <w:t>.</w:t>
            </w:r>
          </w:p>
        </w:tc>
      </w:tr>
      <w:tr w:rsidR="009B1B82" w:rsidRPr="00082A67" w14:paraId="392C91B1" w14:textId="77777777" w:rsidTr="00893737">
        <w:trPr>
          <w:trHeight w:val="567"/>
        </w:trPr>
        <w:tc>
          <w:tcPr>
            <w:tcW w:w="572" w:type="pct"/>
            <w:tcBorders>
              <w:top w:val="single" w:sz="12" w:space="0" w:color="000080"/>
              <w:bottom w:val="single" w:sz="12" w:space="0" w:color="000080"/>
            </w:tcBorders>
            <w:shd w:val="clear" w:color="auto" w:fill="auto"/>
          </w:tcPr>
          <w:p w14:paraId="2899C88D" w14:textId="14912D9D" w:rsidR="009B1B82" w:rsidRPr="00850E72" w:rsidRDefault="009B1B82" w:rsidP="00D05420">
            <w:pPr>
              <w:pStyle w:val="38"/>
              <w:numPr>
                <w:ilvl w:val="0"/>
                <w:numId w:val="17"/>
              </w:numPr>
              <w:ind w:left="284" w:hanging="284"/>
              <w:jc w:val="left"/>
              <w:outlineLvl w:val="1"/>
              <w:rPr>
                <w:sz w:val="20"/>
              </w:rPr>
            </w:pPr>
            <w:r>
              <w:rPr>
                <w:rFonts w:ascii="Arial" w:eastAsia="SC STKaiti" w:hAnsi="Arial"/>
                <w:b w:val="0"/>
                <w:color w:val="auto"/>
                <w:sz w:val="24"/>
                <w:szCs w:val="24"/>
                <w:lang w:eastAsia="zh-CN"/>
              </w:rPr>
              <w:br w:type="page"/>
            </w:r>
            <w:r>
              <w:rPr>
                <w:rFonts w:ascii="Arial" w:eastAsia="SC STKaiti" w:hAnsi="Arial"/>
                <w:b w:val="0"/>
                <w:color w:val="auto"/>
                <w:sz w:val="24"/>
                <w:szCs w:val="24"/>
                <w:lang w:eastAsia="zh-CN"/>
              </w:rPr>
              <w:br w:type="page"/>
            </w:r>
            <w:r>
              <w:rPr>
                <w:rFonts w:ascii="Arial" w:eastAsia="SC STKaiti" w:hAnsi="Arial"/>
                <w:b w:val="0"/>
                <w:color w:val="auto"/>
                <w:sz w:val="24"/>
                <w:szCs w:val="24"/>
                <w:lang w:eastAsia="zh-CN"/>
              </w:rPr>
              <w:br w:type="page"/>
            </w:r>
            <w:bookmarkStart w:id="76" w:name="_Toc152170059"/>
            <w:r>
              <w:rPr>
                <w:rFonts w:hint="eastAsia"/>
                <w:sz w:val="20"/>
              </w:rPr>
              <w:t>도시정비사업에</w:t>
            </w:r>
            <w:r>
              <w:rPr>
                <w:rFonts w:hint="eastAsia"/>
                <w:sz w:val="20"/>
              </w:rPr>
              <w:t xml:space="preserve"> </w:t>
            </w:r>
            <w:r>
              <w:rPr>
                <w:rFonts w:hint="eastAsia"/>
                <w:sz w:val="20"/>
              </w:rPr>
              <w:t>관한</w:t>
            </w:r>
            <w:r>
              <w:rPr>
                <w:rFonts w:hint="eastAsia"/>
                <w:sz w:val="20"/>
              </w:rPr>
              <w:t xml:space="preserve"> </w:t>
            </w:r>
            <w:r>
              <w:rPr>
                <w:rFonts w:hint="eastAsia"/>
                <w:sz w:val="20"/>
              </w:rPr>
              <w:t>사항</w:t>
            </w:r>
            <w:bookmarkEnd w:id="76"/>
          </w:p>
        </w:tc>
        <w:tc>
          <w:tcPr>
            <w:tcW w:w="25" w:type="pct"/>
            <w:shd w:val="clear" w:color="auto" w:fill="auto"/>
          </w:tcPr>
          <w:p w14:paraId="2EAF8611" w14:textId="77777777" w:rsidR="009B1B82" w:rsidRPr="00850E72" w:rsidRDefault="009B1B82" w:rsidP="009B1B82">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6BB7054F" w14:textId="5C76BE0E"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 xml:space="preserve">2023. </w:t>
            </w:r>
            <w:r>
              <w:rPr>
                <w:rFonts w:ascii="Times New Roman" w:eastAsia="바탕체" w:hAnsi="Times New Roman"/>
                <w:sz w:val="20"/>
                <w:szCs w:val="20"/>
                <w:lang w:eastAsia="ko-KR"/>
              </w:rPr>
              <w:t>11. 8.</w:t>
            </w:r>
            <w:r>
              <w:rPr>
                <w:rFonts w:ascii="Times New Roman" w:eastAsia="바탕체" w:hAnsi="Times New Roman" w:hint="eastAsia"/>
                <w:sz w:val="20"/>
                <w:szCs w:val="20"/>
                <w:lang w:eastAsia="ko-KR"/>
              </w:rPr>
              <w:t>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토지이용계획확인서</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005777C6">
              <w:rPr>
                <w:rFonts w:ascii="Times New Roman" w:eastAsia="바탕체" w:hAnsi="Times New Roman" w:hint="eastAsia"/>
                <w:b/>
                <w:sz w:val="20"/>
                <w:szCs w:val="20"/>
                <w:lang w:eastAsia="ko-KR"/>
              </w:rPr>
              <w:t>본건</w:t>
            </w:r>
            <w:r w:rsidR="005777C6">
              <w:rPr>
                <w:rFonts w:ascii="Times New Roman" w:eastAsia="바탕체" w:hAnsi="Times New Roman" w:hint="eastAsia"/>
                <w:b/>
                <w:sz w:val="20"/>
                <w:szCs w:val="20"/>
                <w:lang w:eastAsia="ko-KR"/>
              </w:rPr>
              <w:t xml:space="preserve"> </w:t>
            </w:r>
            <w:r w:rsidR="005777C6">
              <w:rPr>
                <w:rFonts w:ascii="Times New Roman" w:eastAsia="바탕체" w:hAnsi="Times New Roman" w:hint="eastAsia"/>
                <w:b/>
                <w:sz w:val="20"/>
                <w:szCs w:val="20"/>
                <w:lang w:eastAsia="ko-KR"/>
              </w:rPr>
              <w:t>토지이용계획확인서</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토지는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도시</w:t>
            </w:r>
            <w:r w:rsidR="00A93438">
              <w:rPr>
                <w:rFonts w:ascii="Times New Roman" w:eastAsia="바탕체" w:hAnsi="Times New Roman" w:hint="eastAsia"/>
                <w:sz w:val="20"/>
                <w:szCs w:val="20"/>
                <w:lang w:eastAsia="ko-KR"/>
              </w:rPr>
              <w:t xml:space="preserve"> </w:t>
            </w:r>
            <w:r w:rsidR="00A93438">
              <w:rPr>
                <w:rFonts w:ascii="Times New Roman" w:eastAsia="바탕체" w:hAnsi="Times New Roman" w:hint="eastAsia"/>
                <w:sz w:val="20"/>
                <w:szCs w:val="20"/>
                <w:lang w:eastAsia="ko-KR"/>
              </w:rPr>
              <w:t>및</w:t>
            </w:r>
            <w:r w:rsidR="00A93438">
              <w:rPr>
                <w:rFonts w:ascii="Times New Roman" w:eastAsia="바탕체" w:hAnsi="Times New Roman" w:hint="eastAsia"/>
                <w:sz w:val="20"/>
                <w:szCs w:val="20"/>
                <w:lang w:eastAsia="ko-KR"/>
              </w:rPr>
              <w:t xml:space="preserve"> </w:t>
            </w:r>
            <w:r w:rsidR="00A93438">
              <w:rPr>
                <w:rFonts w:ascii="Times New Roman" w:eastAsia="바탕체" w:hAnsi="Times New Roman" w:hint="eastAsia"/>
                <w:sz w:val="20"/>
                <w:szCs w:val="20"/>
                <w:lang w:eastAsia="ko-KR"/>
              </w:rPr>
              <w:t>주거환경</w:t>
            </w:r>
            <w:r>
              <w:rPr>
                <w:rFonts w:ascii="Times New Roman" w:eastAsia="바탕체" w:hAnsi="Times New Roman" w:hint="eastAsia"/>
                <w:sz w:val="20"/>
                <w:szCs w:val="20"/>
                <w:lang w:eastAsia="ko-KR"/>
              </w:rPr>
              <w:t>정비법</w:t>
            </w:r>
            <w:r w:rsidR="00A93438">
              <w:rPr>
                <w:rFonts w:ascii="Times New Roman" w:eastAsia="바탕체" w:hAnsi="Times New Roman" w:hint="eastAsia"/>
                <w:sz w:val="20"/>
                <w:szCs w:val="20"/>
                <w:lang w:eastAsia="ko-KR"/>
              </w:rPr>
              <w:t>(</w:t>
            </w:r>
            <w:r w:rsidR="00A93438">
              <w:rPr>
                <w:rFonts w:ascii="Times New Roman" w:eastAsia="바탕체" w:hAnsi="Times New Roman"/>
                <w:sz w:val="20"/>
                <w:szCs w:val="20"/>
                <w:lang w:eastAsia="ko-KR"/>
              </w:rPr>
              <w:t>“</w:t>
            </w:r>
            <w:r w:rsidR="00A93438" w:rsidRPr="00A93438">
              <w:rPr>
                <w:rFonts w:ascii="Times New Roman" w:eastAsia="바탕체" w:hAnsi="Times New Roman" w:hint="eastAsia"/>
                <w:b/>
                <w:sz w:val="20"/>
                <w:szCs w:val="20"/>
                <w:lang w:eastAsia="ko-KR"/>
              </w:rPr>
              <w:t>도시정비법</w:t>
            </w:r>
            <w:r w:rsidR="00A93438">
              <w:rPr>
                <w:rFonts w:ascii="Times New Roman" w:eastAsia="바탕체" w:hAnsi="Times New Roman"/>
                <w:sz w:val="20"/>
                <w:szCs w:val="20"/>
                <w:lang w:eastAsia="ko-KR"/>
              </w:rPr>
              <w:t>”)</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재개발구역</w:t>
            </w: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무교다동구역</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w:t>
            </w:r>
            <w:r>
              <w:rPr>
                <w:rFonts w:ascii="Times New Roman" w:eastAsia="바탕체" w:hAnsi="Times New Roman"/>
                <w:sz w:val="20"/>
                <w:szCs w:val="20"/>
                <w:lang w:eastAsia="ko-KR"/>
              </w:rPr>
              <w:t>3</w:t>
            </w:r>
            <w:r>
              <w:rPr>
                <w:rFonts w:ascii="Times New Roman" w:eastAsia="바탕체" w:hAnsi="Times New Roman" w:hint="eastAsia"/>
                <w:sz w:val="20"/>
                <w:szCs w:val="20"/>
                <w:lang w:eastAsia="ko-KR"/>
              </w:rPr>
              <w:t>지구</w:t>
            </w:r>
            <w:r>
              <w:rPr>
                <w:rFonts w:ascii="Times New Roman" w:eastAsia="바탕체" w:hAnsi="Times New Roman" w:hint="eastAsia"/>
                <w:sz w:val="20"/>
                <w:szCs w:val="20"/>
                <w:lang w:eastAsia="ko-KR"/>
              </w:rPr>
              <w:t>)</w:t>
            </w:r>
            <w:r w:rsidR="007502A0">
              <w:rPr>
                <w:rFonts w:ascii="Times New Roman" w:eastAsia="바탕체" w:hAnsi="Times New Roman" w:hint="eastAsia"/>
                <w:sz w:val="20"/>
                <w:szCs w:val="20"/>
                <w:lang w:eastAsia="ko-KR"/>
              </w:rPr>
              <w:t>으</w:t>
            </w:r>
            <w:r>
              <w:rPr>
                <w:rFonts w:ascii="Times New Roman" w:eastAsia="바탕체" w:hAnsi="Times New Roman" w:hint="eastAsia"/>
                <w:sz w:val="20"/>
                <w:szCs w:val="20"/>
                <w:lang w:eastAsia="ko-KR"/>
              </w:rPr>
              <w:t>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지정되어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있으며</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1997. 10. </w:t>
            </w:r>
            <w:proofErr w:type="gramStart"/>
            <w:r>
              <w:rPr>
                <w:rFonts w:ascii="Times New Roman" w:eastAsia="바탕체" w:hAnsi="Times New Roman"/>
                <w:sz w:val="20"/>
                <w:szCs w:val="20"/>
                <w:lang w:eastAsia="ko-KR"/>
              </w:rPr>
              <w:t>10.</w:t>
            </w:r>
            <w:r>
              <w:rPr>
                <w:rFonts w:ascii="Times New Roman" w:eastAsia="바탕체" w:hAnsi="Times New Roman" w:hint="eastAsia"/>
                <w:sz w:val="20"/>
                <w:szCs w:val="20"/>
                <w:lang w:eastAsia="ko-KR"/>
              </w:rPr>
              <w:t>자로</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재개발사업</w:t>
            </w:r>
            <w:r w:rsidR="007502A0">
              <w:rPr>
                <w:rFonts w:ascii="Times New Roman" w:eastAsia="바탕체" w:hAnsi="Times New Roman" w:hint="eastAsia"/>
                <w:sz w:val="20"/>
                <w:szCs w:val="20"/>
                <w:lang w:eastAsia="ko-KR"/>
              </w:rPr>
              <w:t>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완료되어</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현재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완료지구로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관리되고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sidR="00481974">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도시정비사업에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관한</w:t>
            </w:r>
            <w:r>
              <w:rPr>
                <w:rFonts w:ascii="Times New Roman" w:eastAsia="바탕체" w:hAnsi="Times New Roman" w:hint="eastAsia"/>
                <w:sz w:val="20"/>
                <w:szCs w:val="20"/>
                <w:lang w:eastAsia="ko-KR"/>
              </w:rPr>
              <w:t xml:space="preserve"> </w:t>
            </w:r>
            <w:r w:rsidR="00DE004A">
              <w:rPr>
                <w:rFonts w:ascii="Times New Roman" w:eastAsia="바탕체" w:hAnsi="Times New Roman" w:hint="eastAsia"/>
                <w:sz w:val="20"/>
                <w:szCs w:val="20"/>
                <w:lang w:eastAsia="ko-KR"/>
              </w:rPr>
              <w:t>이력</w:t>
            </w:r>
            <w:r>
              <w:rPr>
                <w:rFonts w:ascii="Times New Roman" w:eastAsia="바탕체" w:hAnsi="Times New Roman" w:hint="eastAsia"/>
                <w:sz w:val="20"/>
                <w:szCs w:val="20"/>
                <w:lang w:eastAsia="ko-KR"/>
              </w:rPr>
              <w:t>은</w:t>
            </w:r>
            <w:r w:rsidRPr="00F85FCB">
              <w:rPr>
                <w:rFonts w:ascii="Times New Roman" w:eastAsia="바탕체" w:hAnsi="Times New Roman" w:hint="eastAsia"/>
                <w:b/>
                <w:sz w:val="20"/>
                <w:szCs w:val="20"/>
                <w:u w:val="single"/>
                <w:lang w:eastAsia="ko-KR"/>
              </w:rPr>
              <w:t xml:space="preserve"> </w:t>
            </w:r>
            <w:r w:rsidRPr="00F85FCB">
              <w:rPr>
                <w:rFonts w:ascii="Times New Roman" w:eastAsia="바탕체" w:hAnsi="Times New Roman"/>
                <w:b/>
                <w:sz w:val="20"/>
                <w:szCs w:val="20"/>
                <w:u w:val="single"/>
                <w:lang w:eastAsia="ko-KR"/>
              </w:rPr>
              <w:t>[</w:t>
            </w:r>
            <w:r w:rsidRPr="00F85FCB">
              <w:rPr>
                <w:rFonts w:ascii="Times New Roman" w:eastAsia="바탕체" w:hAnsi="Times New Roman" w:hint="eastAsia"/>
                <w:b/>
                <w:sz w:val="20"/>
                <w:szCs w:val="20"/>
                <w:u w:val="single"/>
                <w:lang w:eastAsia="ko-KR"/>
              </w:rPr>
              <w:t>별첨</w:t>
            </w:r>
            <w:r>
              <w:rPr>
                <w:rFonts w:ascii="Times New Roman" w:eastAsia="바탕체" w:hAnsi="Times New Roman"/>
                <w:b/>
                <w:sz w:val="20"/>
                <w:szCs w:val="20"/>
                <w:u w:val="single"/>
                <w:lang w:eastAsia="ko-KR"/>
              </w:rPr>
              <w:t xml:space="preserve"> 2</w:t>
            </w:r>
            <w:r w:rsidRPr="00F85FCB">
              <w:rPr>
                <w:rFonts w:ascii="Times New Roman" w:eastAsia="바탕체" w:hAnsi="Times New Roman" w:hint="eastAsia"/>
                <w:b/>
                <w:sz w:val="20"/>
                <w:szCs w:val="20"/>
                <w:u w:val="single"/>
                <w:lang w:eastAsia="ko-KR"/>
              </w:rPr>
              <w:t>]</w:t>
            </w:r>
            <w:r w:rsidRPr="00F85FCB">
              <w:rPr>
                <w:rFonts w:ascii="Times New Roman" w:eastAsia="바탕체" w:hAnsi="Times New Roman"/>
                <w:b/>
                <w:sz w:val="20"/>
                <w:szCs w:val="20"/>
                <w:u w:val="single"/>
                <w:lang w:eastAsia="ko-KR"/>
              </w:rPr>
              <w:t xml:space="preserve"> </w:t>
            </w:r>
            <w:r>
              <w:rPr>
                <w:rFonts w:ascii="Times New Roman" w:eastAsia="바탕체" w:hAnsi="Times New Roman" w:hint="eastAsia"/>
                <w:b/>
                <w:sz w:val="20"/>
                <w:szCs w:val="20"/>
                <w:u w:val="single"/>
                <w:lang w:eastAsia="ko-KR"/>
              </w:rPr>
              <w:t>도시정비사업</w:t>
            </w:r>
            <w:r w:rsidRPr="00F85FCB">
              <w:rPr>
                <w:rFonts w:ascii="Times New Roman" w:eastAsia="바탕체" w:hAnsi="Times New Roman" w:hint="eastAsia"/>
                <w:b/>
                <w:sz w:val="20"/>
                <w:szCs w:val="20"/>
                <w:u w:val="single"/>
                <w:lang w:eastAsia="ko-KR"/>
              </w:rPr>
              <w:t xml:space="preserve"> </w:t>
            </w:r>
            <w:r w:rsidRPr="00F85FCB">
              <w:rPr>
                <w:rFonts w:ascii="Times New Roman" w:eastAsia="바탕체" w:hAnsi="Times New Roman" w:hint="eastAsia"/>
                <w:b/>
                <w:sz w:val="20"/>
                <w:szCs w:val="20"/>
                <w:u w:val="single"/>
                <w:lang w:eastAsia="ko-KR"/>
              </w:rPr>
              <w:t>현황</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참조</w:t>
            </w:r>
            <w:r>
              <w:rPr>
                <w:rFonts w:ascii="Times New Roman" w:eastAsia="바탕체" w:hAnsi="Times New Roman" w:hint="eastAsia"/>
                <w:sz w:val="20"/>
                <w:szCs w:val="20"/>
                <w:lang w:eastAsia="ko-KR"/>
              </w:rPr>
              <w:t>.</w:t>
            </w:r>
          </w:p>
          <w:p w14:paraId="6753A7E6" w14:textId="6539FF93"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sz w:val="20"/>
                <w:szCs w:val="20"/>
                <w:lang w:eastAsia="ko-KR"/>
              </w:rPr>
              <w:t xml:space="preserve">2025 </w:t>
            </w:r>
            <w:r>
              <w:rPr>
                <w:rFonts w:ascii="Times New Roman" w:eastAsia="바탕체" w:hAnsi="Times New Roman" w:hint="eastAsia"/>
                <w:sz w:val="20"/>
                <w:szCs w:val="20"/>
                <w:lang w:eastAsia="ko-KR"/>
              </w:rPr>
              <w:t>서울시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도시주거환경정비기본계획에</w:t>
            </w:r>
            <w:r>
              <w:rPr>
                <w:rFonts w:ascii="Times New Roman" w:eastAsia="바탕체" w:hAnsi="Times New Roman" w:hint="eastAsia"/>
                <w:sz w:val="20"/>
                <w:szCs w:val="20"/>
                <w:lang w:eastAsia="ko-KR"/>
              </w:rPr>
              <w:t xml:space="preserve"> </w:t>
            </w:r>
            <w:proofErr w:type="gramStart"/>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준공</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이후</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15</w:t>
            </w:r>
            <w:r>
              <w:rPr>
                <w:rFonts w:ascii="Times New Roman" w:eastAsia="바탕체" w:hAnsi="Times New Roman" w:hint="eastAsia"/>
                <w:sz w:val="20"/>
                <w:szCs w:val="20"/>
                <w:lang w:eastAsia="ko-KR"/>
              </w:rPr>
              <w:t>년이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경과한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완료지구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연면적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완화에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허용기준</w:t>
            </w: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저층부</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가로활성화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용도</w:t>
            </w:r>
            <w:r>
              <w:rPr>
                <w:rFonts w:ascii="Times New Roman" w:eastAsia="바탕체" w:hAnsi="Times New Roman" w:hint="eastAsia"/>
                <w:sz w:val="20"/>
                <w:szCs w:val="20"/>
              </w:rPr>
              <w:t xml:space="preserve"> </w:t>
            </w:r>
            <w:r>
              <w:rPr>
                <w:rFonts w:ascii="Times New Roman" w:eastAsia="바탕체" w:hAnsi="Times New Roman" w:hint="eastAsia"/>
                <w:sz w:val="20"/>
                <w:szCs w:val="20"/>
              </w:rPr>
              <w:t>등</w:t>
            </w:r>
            <w:r>
              <w:rPr>
                <w:rFonts w:ascii="Times New Roman" w:eastAsia="바탕체" w:hAnsi="Times New Roman" w:hint="eastAsia"/>
                <w:sz w:val="20"/>
                <w:szCs w:val="20"/>
              </w:rPr>
              <w:t>)</w:t>
            </w:r>
            <w:r>
              <w:rPr>
                <w:rFonts w:ascii="Times New Roman" w:eastAsia="바탕체" w:hAnsi="Times New Roman" w:hint="eastAsia"/>
                <w:sz w:val="20"/>
                <w:szCs w:val="20"/>
              </w:rPr>
              <w:t>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충족하는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경우</w:t>
            </w:r>
            <w:r>
              <w:rPr>
                <w:rFonts w:ascii="Times New Roman" w:eastAsia="바탕체" w:hAnsi="Times New Roman" w:hint="eastAsia"/>
                <w:sz w:val="20"/>
                <w:szCs w:val="20"/>
              </w:rPr>
              <w:t xml:space="preserve"> </w:t>
            </w:r>
            <w:r>
              <w:rPr>
                <w:rFonts w:ascii="Times New Roman" w:eastAsia="바탕체" w:hAnsi="Times New Roman" w:hint="eastAsia"/>
                <w:sz w:val="20"/>
                <w:szCs w:val="20"/>
              </w:rPr>
              <w:t>기존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연면적의</w:t>
            </w:r>
            <w:r>
              <w:rPr>
                <w:rFonts w:ascii="Times New Roman" w:eastAsia="바탕체" w:hAnsi="Times New Roman" w:hint="eastAsia"/>
                <w:sz w:val="20"/>
                <w:szCs w:val="20"/>
              </w:rPr>
              <w:t xml:space="preserve"> </w:t>
            </w:r>
            <w:r>
              <w:rPr>
                <w:rFonts w:ascii="Times New Roman" w:eastAsia="바탕체" w:hAnsi="Times New Roman"/>
                <w:sz w:val="20"/>
                <w:szCs w:val="20"/>
              </w:rPr>
              <w:t xml:space="preserve">10% </w:t>
            </w:r>
            <w:r>
              <w:rPr>
                <w:rFonts w:ascii="Times New Roman" w:eastAsia="바탕체" w:hAnsi="Times New Roman" w:hint="eastAsia"/>
                <w:sz w:val="20"/>
                <w:szCs w:val="20"/>
              </w:rPr>
              <w:t>이내의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증축을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허용하고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있음</w:t>
            </w:r>
            <w:r>
              <w:rPr>
                <w:rFonts w:ascii="Times New Roman" w:eastAsia="바탕체" w:hAnsi="Times New Roman"/>
                <w:sz w:val="20"/>
                <w:szCs w:val="20"/>
              </w:rPr>
              <w:t>.</w:t>
            </w:r>
          </w:p>
          <w:p w14:paraId="0F5D1AAB" w14:textId="6483511E" w:rsidR="009B1B82" w:rsidRDefault="00B80558"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건물은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최초</w:t>
            </w:r>
            <w:r>
              <w:rPr>
                <w:rFonts w:ascii="Times New Roman" w:eastAsia="바탕체" w:hAnsi="Times New Roman" w:hint="eastAsia"/>
                <w:sz w:val="20"/>
                <w:szCs w:val="20"/>
              </w:rPr>
              <w:t xml:space="preserve"> </w:t>
            </w:r>
            <w:r>
              <w:rPr>
                <w:rFonts w:ascii="Times New Roman" w:eastAsia="바탕체" w:hAnsi="Times New Roman" w:hint="eastAsia"/>
                <w:sz w:val="20"/>
                <w:szCs w:val="20"/>
              </w:rPr>
              <w:t>사용승인일인</w:t>
            </w:r>
            <w:r>
              <w:rPr>
                <w:rFonts w:ascii="Times New Roman" w:eastAsia="바탕체" w:hAnsi="Times New Roman" w:hint="eastAsia"/>
                <w:sz w:val="20"/>
                <w:szCs w:val="20"/>
              </w:rPr>
              <w:t xml:space="preserve"> </w:t>
            </w:r>
            <w:r>
              <w:rPr>
                <w:rFonts w:ascii="Times New Roman" w:eastAsia="바탕체" w:hAnsi="Times New Roman"/>
                <w:sz w:val="20"/>
                <w:szCs w:val="20"/>
              </w:rPr>
              <w:t xml:space="preserve">1997. 7. 31. </w:t>
            </w:r>
            <w:r>
              <w:rPr>
                <w:rFonts w:ascii="Times New Roman" w:eastAsia="바탕체" w:hAnsi="Times New Roman" w:hint="eastAsia"/>
                <w:sz w:val="20"/>
                <w:szCs w:val="20"/>
              </w:rPr>
              <w:t>이후</w:t>
            </w:r>
            <w:r>
              <w:rPr>
                <w:rFonts w:ascii="Times New Roman" w:eastAsia="바탕체" w:hAnsi="Times New Roman" w:hint="eastAsia"/>
                <w:sz w:val="20"/>
                <w:szCs w:val="20"/>
              </w:rPr>
              <w:t xml:space="preserve"> </w:t>
            </w:r>
            <w:r>
              <w:rPr>
                <w:rFonts w:ascii="Times New Roman" w:eastAsia="바탕체" w:hAnsi="Times New Roman"/>
                <w:sz w:val="20"/>
                <w:szCs w:val="20"/>
              </w:rPr>
              <w:t>15</w:t>
            </w:r>
            <w:r>
              <w:rPr>
                <w:rFonts w:ascii="Times New Roman" w:eastAsia="바탕체" w:hAnsi="Times New Roman" w:hint="eastAsia"/>
                <w:sz w:val="20"/>
                <w:szCs w:val="20"/>
              </w:rPr>
              <w:t>년이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경과하였으며</w:t>
            </w:r>
            <w:r>
              <w:rPr>
                <w:rFonts w:ascii="Times New Roman" w:eastAsia="바탕체" w:hAnsi="Times New Roman" w:hint="eastAsia"/>
                <w:sz w:val="20"/>
                <w:szCs w:val="20"/>
              </w:rPr>
              <w:t>,</w:t>
            </w:r>
            <w:r>
              <w:rPr>
                <w:rFonts w:ascii="Times New Roman" w:eastAsia="바탕체" w:hAnsi="Times New Roman"/>
                <w:sz w:val="20"/>
                <w:szCs w:val="20"/>
              </w:rPr>
              <w:t xml:space="preserve"> </w:t>
            </w:r>
            <w:r w:rsidR="009B1B82">
              <w:rPr>
                <w:rFonts w:ascii="Times New Roman" w:eastAsia="바탕체" w:hAnsi="Times New Roman" w:hint="eastAsia"/>
                <w:sz w:val="20"/>
                <w:szCs w:val="20"/>
              </w:rPr>
              <w:t xml:space="preserve">2020. </w:t>
            </w:r>
            <w:r w:rsidR="009B1B82">
              <w:rPr>
                <w:rFonts w:ascii="Times New Roman" w:eastAsia="바탕체" w:hAnsi="Times New Roman"/>
                <w:sz w:val="20"/>
                <w:szCs w:val="20"/>
              </w:rPr>
              <w:t>3. 26.</w:t>
            </w:r>
            <w:r w:rsidR="009B1B82">
              <w:rPr>
                <w:rFonts w:ascii="Times New Roman" w:eastAsia="바탕체" w:hAnsi="Times New Roman" w:hint="eastAsia"/>
                <w:sz w:val="20"/>
                <w:szCs w:val="20"/>
              </w:rPr>
              <w:t>자</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무교다동구역</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제</w:t>
            </w:r>
            <w:r w:rsidR="009B1B82">
              <w:rPr>
                <w:rFonts w:ascii="Times New Roman" w:eastAsia="바탕체" w:hAnsi="Times New Roman" w:hint="eastAsia"/>
                <w:sz w:val="20"/>
                <w:szCs w:val="20"/>
              </w:rPr>
              <w:t>1</w:t>
            </w:r>
            <w:r w:rsidR="009B1B82">
              <w:rPr>
                <w:rFonts w:ascii="Times New Roman" w:eastAsia="바탕체" w:hAnsi="Times New Roman"/>
                <w:sz w:val="20"/>
                <w:szCs w:val="20"/>
              </w:rPr>
              <w:t>3</w:t>
            </w:r>
            <w:r w:rsidR="009B1B82">
              <w:rPr>
                <w:rFonts w:ascii="Times New Roman" w:eastAsia="바탕체" w:hAnsi="Times New Roman" w:hint="eastAsia"/>
                <w:sz w:val="20"/>
                <w:szCs w:val="20"/>
              </w:rPr>
              <w:t>지구</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정비계획</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경미한</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변경</w:t>
            </w:r>
            <w:r w:rsidR="009B1B82">
              <w:rPr>
                <w:rFonts w:ascii="Times New Roman" w:eastAsia="바탕체" w:hAnsi="Times New Roman" w:hint="eastAsia"/>
                <w:sz w:val="20"/>
                <w:szCs w:val="20"/>
              </w:rPr>
              <w:t>)</w:t>
            </w:r>
            <w:r w:rsidR="009B1B82">
              <w:rPr>
                <w:rFonts w:ascii="Times New Roman" w:eastAsia="바탕체" w:hAnsi="Times New Roman"/>
                <w:sz w:val="20"/>
                <w:szCs w:val="20"/>
              </w:rPr>
              <w:t xml:space="preserve"> </w:t>
            </w:r>
            <w:r w:rsidR="009B1B82">
              <w:rPr>
                <w:rFonts w:ascii="Times New Roman" w:eastAsia="바탕체" w:hAnsi="Times New Roman" w:hint="eastAsia"/>
                <w:sz w:val="20"/>
                <w:szCs w:val="20"/>
              </w:rPr>
              <w:t>결정</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고시</w:t>
            </w:r>
            <w:r w:rsidR="009B1B82">
              <w:rPr>
                <w:rFonts w:ascii="Times New Roman" w:eastAsia="바탕체" w:hAnsi="Times New Roman" w:hint="eastAsia"/>
                <w:sz w:val="20"/>
                <w:szCs w:val="20"/>
              </w:rPr>
              <w:t>(</w:t>
            </w:r>
            <w:r w:rsidR="009B1B82">
              <w:rPr>
                <w:rFonts w:ascii="Times New Roman" w:eastAsia="바탕체" w:hAnsi="Times New Roman" w:hint="eastAsia"/>
                <w:sz w:val="20"/>
                <w:szCs w:val="20"/>
              </w:rPr>
              <w:t>서울</w:t>
            </w:r>
            <w:r w:rsidR="005777C6">
              <w:rPr>
                <w:rFonts w:ascii="Times New Roman" w:eastAsia="바탕체" w:hAnsi="Times New Roman" w:hint="eastAsia"/>
                <w:sz w:val="20"/>
                <w:szCs w:val="20"/>
              </w:rPr>
              <w:t>특별</w:t>
            </w:r>
            <w:r w:rsidR="009B1B82">
              <w:rPr>
                <w:rFonts w:ascii="Times New Roman" w:eastAsia="바탕체" w:hAnsi="Times New Roman" w:hint="eastAsia"/>
                <w:sz w:val="20"/>
                <w:szCs w:val="20"/>
              </w:rPr>
              <w:t>시고시</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제</w:t>
            </w:r>
            <w:r w:rsidR="009B1B82">
              <w:rPr>
                <w:rFonts w:ascii="Times New Roman" w:eastAsia="바탕체" w:hAnsi="Times New Roman" w:hint="eastAsia"/>
                <w:sz w:val="20"/>
                <w:szCs w:val="20"/>
              </w:rPr>
              <w:t>2</w:t>
            </w:r>
            <w:r w:rsidR="009B1B82">
              <w:rPr>
                <w:rFonts w:ascii="Times New Roman" w:eastAsia="바탕체" w:hAnsi="Times New Roman"/>
                <w:sz w:val="20"/>
                <w:szCs w:val="20"/>
              </w:rPr>
              <w:t>020-123</w:t>
            </w:r>
            <w:r w:rsidR="009B1B82">
              <w:rPr>
                <w:rFonts w:ascii="Times New Roman" w:eastAsia="바탕체" w:hAnsi="Times New Roman" w:hint="eastAsia"/>
                <w:sz w:val="20"/>
                <w:szCs w:val="20"/>
              </w:rPr>
              <w:t>호</w:t>
            </w:r>
            <w:r w:rsidR="009B1B82">
              <w:rPr>
                <w:rFonts w:ascii="Times New Roman" w:eastAsia="바탕체" w:hAnsi="Times New Roman" w:hint="eastAsia"/>
                <w:sz w:val="20"/>
                <w:szCs w:val="20"/>
              </w:rPr>
              <w:t>)</w:t>
            </w:r>
            <w:r w:rsidR="009B1B82">
              <w:rPr>
                <w:rFonts w:ascii="Times New Roman" w:eastAsia="바탕체" w:hAnsi="Times New Roman" w:hint="eastAsia"/>
                <w:sz w:val="20"/>
                <w:szCs w:val="20"/>
              </w:rPr>
              <w:t>에</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의하면</w:t>
            </w:r>
            <w:r w:rsidR="009B1B82">
              <w:rPr>
                <w:rFonts w:ascii="Times New Roman" w:eastAsia="바탕체" w:hAnsi="Times New Roman" w:hint="eastAsia"/>
                <w:sz w:val="20"/>
                <w:szCs w:val="20"/>
              </w:rPr>
              <w:t>,</w:t>
            </w:r>
            <w:r w:rsidR="009B1B82">
              <w:rPr>
                <w:rFonts w:ascii="Times New Roman" w:eastAsia="바탕체" w:hAnsi="Times New Roman"/>
                <w:sz w:val="20"/>
                <w:szCs w:val="20"/>
              </w:rPr>
              <w:t xml:space="preserve"> </w:t>
            </w:r>
            <w:r w:rsidR="009B1B82">
              <w:rPr>
                <w:rFonts w:ascii="Times New Roman" w:eastAsia="바탕체" w:hAnsi="Times New Roman" w:hint="eastAsia"/>
                <w:sz w:val="20"/>
                <w:szCs w:val="20"/>
              </w:rPr>
              <w:t>본건</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건물은</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저층부</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가로활성화</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용도를</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도입하는</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조건으로</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건폐율</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및</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용적률</w:t>
            </w:r>
            <w:r w:rsidR="005777C6">
              <w:rPr>
                <w:rFonts w:ascii="Times New Roman" w:eastAsia="바탕체" w:hAnsi="Times New Roman" w:hint="eastAsia"/>
                <w:sz w:val="20"/>
                <w:szCs w:val="20"/>
              </w:rPr>
              <w:t xml:space="preserve"> </w:t>
            </w:r>
            <w:r w:rsidR="005777C6">
              <w:rPr>
                <w:rFonts w:ascii="Times New Roman" w:eastAsia="바탕체" w:hAnsi="Times New Roman" w:hint="eastAsia"/>
                <w:sz w:val="20"/>
                <w:szCs w:val="20"/>
              </w:rPr>
              <w:t>제한을</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완화</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받</w:t>
            </w:r>
            <w:r>
              <w:rPr>
                <w:rFonts w:ascii="Times New Roman" w:eastAsia="바탕체" w:hAnsi="Times New Roman" w:hint="eastAsia"/>
                <w:sz w:val="20"/>
                <w:szCs w:val="20"/>
              </w:rPr>
              <w:t>고</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이에</w:t>
            </w:r>
            <w:r w:rsidR="009B1B82">
              <w:rPr>
                <w:rFonts w:ascii="Times New Roman" w:eastAsia="바탕체" w:hAnsi="Times New Roman" w:hint="eastAsia"/>
                <w:sz w:val="20"/>
                <w:szCs w:val="20"/>
              </w:rPr>
              <w:t xml:space="preserve"> </w:t>
            </w:r>
            <w:r w:rsidR="009B1B82">
              <w:rPr>
                <w:rFonts w:ascii="Times New Roman" w:eastAsia="바탕체" w:hAnsi="Times New Roman" w:hint="eastAsia"/>
                <w:sz w:val="20"/>
                <w:szCs w:val="20"/>
              </w:rPr>
              <w:t>따라</w:t>
            </w:r>
            <w:r w:rsidR="009B1B82">
              <w:rPr>
                <w:rFonts w:ascii="Times New Roman" w:eastAsia="바탕체" w:hAnsi="Times New Roman" w:hint="eastAsia"/>
                <w:sz w:val="20"/>
                <w:szCs w:val="20"/>
              </w:rPr>
              <w:t xml:space="preserve"> </w:t>
            </w:r>
            <w:r w:rsidR="009B1B82">
              <w:rPr>
                <w:rFonts w:ascii="Times New Roman" w:eastAsia="바탕체" w:hAnsi="Times New Roman"/>
                <w:sz w:val="20"/>
                <w:szCs w:val="20"/>
              </w:rPr>
              <w:t>2020</w:t>
            </w:r>
            <w:r w:rsidR="009B1B82">
              <w:rPr>
                <w:rFonts w:ascii="Times New Roman" w:eastAsia="바탕체" w:hAnsi="Times New Roman"/>
                <w:sz w:val="20"/>
                <w:szCs w:val="20"/>
                <w:lang w:eastAsia="ko-KR"/>
              </w:rPr>
              <w:t>. 4. 6.</w:t>
            </w:r>
            <w:r w:rsidR="009B1B82">
              <w:rPr>
                <w:rFonts w:ascii="Times New Roman" w:eastAsia="바탕체" w:hAnsi="Times New Roman" w:hint="eastAsia"/>
                <w:sz w:val="20"/>
                <w:szCs w:val="20"/>
                <w:lang w:eastAsia="ko-KR"/>
              </w:rPr>
              <w:t>자</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건축허가를</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득하여</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증축</w:t>
            </w:r>
            <w:r w:rsidR="005777C6">
              <w:rPr>
                <w:rFonts w:ascii="Times New Roman" w:eastAsia="바탕체" w:hAnsi="Times New Roman" w:hint="eastAsia"/>
                <w:sz w:val="20"/>
                <w:szCs w:val="20"/>
                <w:lang w:eastAsia="ko-KR"/>
              </w:rPr>
              <w:t>되었</w:t>
            </w:r>
            <w:r w:rsidR="009B1B82">
              <w:rPr>
                <w:rFonts w:ascii="Times New Roman" w:eastAsia="바탕체" w:hAnsi="Times New Roman" w:hint="eastAsia"/>
                <w:sz w:val="20"/>
                <w:szCs w:val="20"/>
                <w:lang w:eastAsia="ko-KR"/>
              </w:rPr>
              <w:t>음</w:t>
            </w:r>
            <w:r w:rsidR="009B1B82">
              <w:rPr>
                <w:rFonts w:ascii="Times New Roman" w:eastAsia="바탕체" w:hAnsi="Times New Roman" w:hint="eastAsia"/>
                <w:sz w:val="20"/>
                <w:szCs w:val="20"/>
                <w:lang w:eastAsia="ko-KR"/>
              </w:rPr>
              <w:t>.</w:t>
            </w:r>
          </w:p>
          <w:p w14:paraId="01D4CC1F" w14:textId="16CEF8F5" w:rsidR="009B1B82" w:rsidRDefault="005777C6" w:rsidP="00F352D3">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sz w:val="20"/>
                <w:szCs w:val="20"/>
                <w:lang w:eastAsia="ko-KR"/>
              </w:rPr>
              <w:t>본건</w:t>
            </w:r>
            <w:r>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건축허가조건</w:t>
            </w:r>
            <w:r w:rsidR="001B0B7B">
              <w:rPr>
                <w:rFonts w:ascii="Times New Roman" w:eastAsia="바탕체" w:hAnsi="Times New Roman" w:hint="eastAsia"/>
                <w:sz w:val="20"/>
                <w:szCs w:val="20"/>
                <w:lang w:eastAsia="ko-KR"/>
              </w:rPr>
              <w:t xml:space="preserve"> </w:t>
            </w:r>
            <w:r w:rsidR="001B0B7B">
              <w:rPr>
                <w:rFonts w:ascii="Times New Roman" w:eastAsia="바탕체" w:hAnsi="Times New Roman" w:hint="eastAsia"/>
                <w:sz w:val="20"/>
                <w:szCs w:val="20"/>
                <w:lang w:eastAsia="ko-KR"/>
              </w:rPr>
              <w:t>및</w:t>
            </w:r>
            <w:r w:rsidR="001B0B7B">
              <w:rPr>
                <w:rFonts w:ascii="Times New Roman" w:eastAsia="바탕체" w:hAnsi="Times New Roman" w:hint="eastAsia"/>
                <w:sz w:val="20"/>
                <w:szCs w:val="20"/>
                <w:lang w:eastAsia="ko-KR"/>
              </w:rPr>
              <w:t xml:space="preserve"> </w:t>
            </w:r>
            <w:r w:rsidR="00CE71AF">
              <w:rPr>
                <w:rFonts w:ascii="Times New Roman" w:eastAsia="바탕체" w:hAnsi="Times New Roman" w:hint="eastAsia"/>
                <w:sz w:val="20"/>
                <w:szCs w:val="20"/>
                <w:lang w:eastAsia="ko-KR"/>
              </w:rPr>
              <w:t>본건</w:t>
            </w:r>
            <w:r w:rsidR="00CE71AF">
              <w:rPr>
                <w:rFonts w:ascii="Times New Roman" w:eastAsia="바탕체" w:hAnsi="Times New Roman" w:hint="eastAsia"/>
                <w:sz w:val="20"/>
                <w:szCs w:val="20"/>
                <w:lang w:eastAsia="ko-KR"/>
              </w:rPr>
              <w:t xml:space="preserve"> </w:t>
            </w:r>
            <w:r w:rsidR="00CE71AF">
              <w:rPr>
                <w:rFonts w:ascii="Times New Roman" w:eastAsia="바탕체" w:hAnsi="Times New Roman" w:hint="eastAsia"/>
                <w:sz w:val="20"/>
                <w:szCs w:val="20"/>
                <w:lang w:eastAsia="ko-KR"/>
              </w:rPr>
              <w:t>집합건축물대장</w:t>
            </w:r>
            <w:r w:rsidR="009B1B82" w:rsidRPr="00AB3DC2">
              <w:rPr>
                <w:rFonts w:ascii="Times New Roman" w:eastAsia="바탕체" w:hAnsi="Times New Roman"/>
                <w:sz w:val="20"/>
                <w:szCs w:val="20"/>
                <w:lang w:eastAsia="ko-KR"/>
              </w:rPr>
              <w:t>에</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의하면</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본건</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건물</w:t>
            </w:r>
            <w:r w:rsidR="009B1B82" w:rsidRPr="00AB3DC2">
              <w:rPr>
                <w:rFonts w:ascii="Times New Roman" w:eastAsia="바탕체" w:hAnsi="Times New Roman"/>
                <w:sz w:val="20"/>
                <w:szCs w:val="20"/>
                <w:lang w:eastAsia="ko-KR"/>
              </w:rPr>
              <w:t xml:space="preserve"> 1</w:t>
            </w:r>
            <w:r w:rsidR="009B1B82" w:rsidRPr="00AB3DC2">
              <w:rPr>
                <w:rFonts w:ascii="Times New Roman" w:eastAsia="바탕체" w:hAnsi="Times New Roman"/>
                <w:sz w:val="20"/>
                <w:szCs w:val="20"/>
                <w:lang w:eastAsia="ko-KR"/>
              </w:rPr>
              <w:t>층</w:t>
            </w:r>
            <w:r w:rsidR="009B1B82">
              <w:rPr>
                <w:rFonts w:ascii="Times New Roman" w:eastAsia="바탕체" w:hAnsi="Times New Roman"/>
                <w:sz w:val="20"/>
                <w:szCs w:val="20"/>
                <w:lang w:eastAsia="ko-KR"/>
              </w:rPr>
              <w:t xml:space="preserve"> </w:t>
            </w:r>
            <w:r w:rsidR="009B1B82">
              <w:rPr>
                <w:rFonts w:ascii="Times New Roman" w:eastAsia="바탕체" w:hAnsi="Times New Roman" w:hint="eastAsia"/>
                <w:sz w:val="20"/>
                <w:szCs w:val="20"/>
                <w:lang w:eastAsia="ko-KR"/>
              </w:rPr>
              <w:t>부분</w:t>
            </w:r>
            <w:r w:rsidR="009B1B82" w:rsidRPr="00AB3DC2">
              <w:rPr>
                <w:rFonts w:ascii="Times New Roman" w:eastAsia="바탕체" w:hAnsi="Times New Roman"/>
                <w:sz w:val="20"/>
                <w:szCs w:val="20"/>
                <w:lang w:eastAsia="ko-KR"/>
              </w:rPr>
              <w:t>(</w:t>
            </w:r>
            <w:r w:rsidR="009B1B82" w:rsidRPr="00AB3DC2">
              <w:rPr>
                <w:rFonts w:ascii="Times New Roman" w:eastAsia="바탕체" w:hAnsi="Times New Roman"/>
                <w:sz w:val="20"/>
                <w:szCs w:val="20"/>
                <w:lang w:eastAsia="ko-KR"/>
              </w:rPr>
              <w:t>제</w:t>
            </w:r>
            <w:r w:rsidR="009B1B82" w:rsidRPr="00AB3DC2">
              <w:rPr>
                <w:rFonts w:ascii="Times New Roman" w:eastAsia="바탕체" w:hAnsi="Times New Roman"/>
                <w:sz w:val="20"/>
                <w:szCs w:val="20"/>
                <w:lang w:eastAsia="ko-KR"/>
              </w:rPr>
              <w:t>101</w:t>
            </w:r>
            <w:r w:rsidR="009B1B82" w:rsidRPr="00AB3DC2">
              <w:rPr>
                <w:rFonts w:ascii="Times New Roman" w:eastAsia="바탕체" w:hAnsi="Times New Roman"/>
                <w:sz w:val="20"/>
                <w:szCs w:val="20"/>
                <w:lang w:eastAsia="ko-KR"/>
              </w:rPr>
              <w:t>호</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및</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제</w:t>
            </w:r>
            <w:r w:rsidR="009B1B82" w:rsidRPr="00AB3DC2">
              <w:rPr>
                <w:rFonts w:ascii="Times New Roman" w:eastAsia="바탕체" w:hAnsi="Times New Roman"/>
                <w:sz w:val="20"/>
                <w:szCs w:val="20"/>
                <w:lang w:eastAsia="ko-KR"/>
              </w:rPr>
              <w:t>102</w:t>
            </w:r>
            <w:r w:rsidR="009B1B82" w:rsidRPr="00AB3DC2">
              <w:rPr>
                <w:rFonts w:ascii="Times New Roman" w:eastAsia="바탕체" w:hAnsi="Times New Roman"/>
                <w:sz w:val="20"/>
                <w:szCs w:val="20"/>
                <w:lang w:eastAsia="ko-KR"/>
              </w:rPr>
              <w:t>호</w:t>
            </w:r>
            <w:r w:rsidR="009B1B82" w:rsidRPr="00AB3DC2">
              <w:rPr>
                <w:rFonts w:ascii="Times New Roman" w:eastAsia="바탕체" w:hAnsi="Times New Roman"/>
                <w:sz w:val="20"/>
                <w:szCs w:val="20"/>
                <w:lang w:eastAsia="ko-KR"/>
              </w:rPr>
              <w:t>)</w:t>
            </w:r>
            <w:r w:rsidR="009B1B82">
              <w:rPr>
                <w:rFonts w:ascii="Times New Roman" w:eastAsia="바탕체" w:hAnsi="Times New Roman" w:hint="eastAsia"/>
                <w:sz w:val="20"/>
                <w:szCs w:val="20"/>
                <w:lang w:eastAsia="ko-KR"/>
              </w:rPr>
              <w:t>은</w:t>
            </w:r>
            <w:r w:rsidR="009B1B82" w:rsidRPr="00AB3DC2">
              <w:rPr>
                <w:rFonts w:ascii="Times New Roman" w:eastAsia="바탕체" w:hAnsi="Times New Roman"/>
                <w:sz w:val="20"/>
                <w:szCs w:val="20"/>
                <w:lang w:eastAsia="ko-KR"/>
              </w:rPr>
              <w:t xml:space="preserve"> </w:t>
            </w:r>
            <w:r w:rsidR="009B1B82">
              <w:rPr>
                <w:rFonts w:ascii="Times New Roman" w:eastAsia="바탕체" w:hAnsi="Times New Roman" w:hint="eastAsia"/>
                <w:sz w:val="20"/>
                <w:szCs w:val="20"/>
                <w:lang w:eastAsia="ko-KR"/>
              </w:rPr>
              <w:t>연면적</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완화에</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대한</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허용기준인</w:t>
            </w:r>
            <w:r w:rsidR="009B1B82">
              <w:rPr>
                <w:rFonts w:ascii="Times New Roman" w:eastAsia="바탕체" w:hAnsi="Times New Roman" w:hint="eastAsia"/>
                <w:sz w:val="20"/>
                <w:szCs w:val="20"/>
                <w:lang w:eastAsia="ko-KR"/>
              </w:rPr>
              <w:t xml:space="preserve"> </w:t>
            </w:r>
            <w:proofErr w:type="spellStart"/>
            <w:r w:rsidR="009B1B82" w:rsidRPr="00AB3DC2">
              <w:rPr>
                <w:rFonts w:ascii="Times New Roman" w:eastAsia="바탕체" w:hAnsi="Times New Roman"/>
                <w:sz w:val="20"/>
                <w:szCs w:val="20"/>
                <w:lang w:eastAsia="ko-KR"/>
              </w:rPr>
              <w:t>저층부</w:t>
            </w:r>
            <w:proofErr w:type="spellEnd"/>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가로활성화용도</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따라</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타용도로의</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용도변경</w:t>
            </w:r>
            <w:r>
              <w:rPr>
                <w:rFonts w:ascii="Times New Roman" w:eastAsia="바탕체" w:hAnsi="Times New Roman" w:hint="eastAsia"/>
                <w:sz w:val="20"/>
                <w:szCs w:val="20"/>
                <w:lang w:eastAsia="ko-KR"/>
              </w:rPr>
              <w:t>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금지되어</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있고</w:t>
            </w:r>
            <w:r w:rsidR="009B1B82" w:rsidRPr="00AB3DC2">
              <w:rPr>
                <w:rFonts w:ascii="Times New Roman" w:eastAsia="바탕체" w:hAnsi="Times New Roman"/>
                <w:sz w:val="20"/>
                <w:szCs w:val="20"/>
                <w:lang w:eastAsia="ko-KR"/>
              </w:rPr>
              <w:t xml:space="preserve">, </w:t>
            </w:r>
            <w:r w:rsidR="009B1B82">
              <w:rPr>
                <w:rFonts w:ascii="Times New Roman" w:eastAsia="바탕체" w:hAnsi="Times New Roman" w:hint="eastAsia"/>
                <w:sz w:val="20"/>
                <w:szCs w:val="20"/>
                <w:lang w:eastAsia="ko-KR"/>
              </w:rPr>
              <w:t>해당</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사항은</w:t>
            </w:r>
            <w:r w:rsidR="009B1B82">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본건</w:t>
            </w:r>
            <w:r>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집합건축물대장</w:t>
            </w:r>
            <w:r w:rsidR="009B1B82" w:rsidRPr="00AB3DC2">
              <w:rPr>
                <w:rFonts w:ascii="Times New Roman" w:eastAsia="바탕체" w:hAnsi="Times New Roman"/>
                <w:sz w:val="20"/>
                <w:szCs w:val="20"/>
                <w:lang w:eastAsia="ko-KR"/>
              </w:rPr>
              <w:t>상으로도</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표기되어</w:t>
            </w:r>
            <w:r w:rsidR="009B1B82" w:rsidRPr="00AB3DC2">
              <w:rPr>
                <w:rFonts w:ascii="Times New Roman" w:eastAsia="바탕체" w:hAnsi="Times New Roman"/>
                <w:sz w:val="20"/>
                <w:szCs w:val="20"/>
                <w:lang w:eastAsia="ko-KR"/>
              </w:rPr>
              <w:t xml:space="preserve"> </w:t>
            </w:r>
            <w:r w:rsidR="009B1B82">
              <w:rPr>
                <w:rFonts w:ascii="Times New Roman" w:eastAsia="바탕체" w:hAnsi="Times New Roman"/>
                <w:sz w:val="20"/>
                <w:szCs w:val="20"/>
                <w:lang w:eastAsia="ko-KR"/>
              </w:rPr>
              <w:t>있</w:t>
            </w:r>
            <w:r w:rsidR="009B1B82">
              <w:rPr>
                <w:rFonts w:ascii="Times New Roman" w:eastAsia="바탕체" w:hAnsi="Times New Roman" w:hint="eastAsia"/>
                <w:sz w:val="20"/>
                <w:szCs w:val="20"/>
                <w:lang w:eastAsia="ko-KR"/>
              </w:rPr>
              <w:t>음</w:t>
            </w:r>
            <w:r w:rsidR="009B1B82">
              <w:rPr>
                <w:rFonts w:ascii="Times New Roman" w:eastAsia="바탕체" w:hAnsi="Times New Roman" w:hint="eastAsia"/>
                <w:sz w:val="20"/>
                <w:szCs w:val="20"/>
                <w:lang w:eastAsia="ko-KR"/>
              </w:rPr>
              <w:t>.</w:t>
            </w:r>
            <w:r w:rsidR="009B1B82" w:rsidRPr="00AB3DC2">
              <w:rPr>
                <w:rFonts w:ascii="Times New Roman" w:eastAsia="바탕체" w:hAnsi="Times New Roman"/>
                <w:sz w:val="20"/>
                <w:szCs w:val="20"/>
                <w:lang w:eastAsia="ko-KR"/>
              </w:rPr>
              <w:t xml:space="preserve"> 1</w:t>
            </w:r>
            <w:r w:rsidR="009B1B82" w:rsidRPr="00AB3DC2">
              <w:rPr>
                <w:rFonts w:ascii="Times New Roman" w:eastAsia="바탕체" w:hAnsi="Times New Roman"/>
                <w:sz w:val="20"/>
                <w:szCs w:val="20"/>
                <w:lang w:eastAsia="ko-KR"/>
              </w:rPr>
              <w:t>층</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제</w:t>
            </w:r>
            <w:r w:rsidR="009B1B82" w:rsidRPr="00AB3DC2">
              <w:rPr>
                <w:rFonts w:ascii="Times New Roman" w:eastAsia="바탕체" w:hAnsi="Times New Roman"/>
                <w:sz w:val="20"/>
                <w:szCs w:val="20"/>
                <w:lang w:eastAsia="ko-KR"/>
              </w:rPr>
              <w:t>101</w:t>
            </w:r>
            <w:r w:rsidR="009B1B82" w:rsidRPr="00AB3DC2">
              <w:rPr>
                <w:rFonts w:ascii="Times New Roman" w:eastAsia="바탕체" w:hAnsi="Times New Roman"/>
                <w:sz w:val="20"/>
                <w:szCs w:val="20"/>
                <w:lang w:eastAsia="ko-KR"/>
              </w:rPr>
              <w:t>호</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및</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제</w:t>
            </w:r>
            <w:r w:rsidR="009B1B82" w:rsidRPr="00AB3DC2">
              <w:rPr>
                <w:rFonts w:ascii="Times New Roman" w:eastAsia="바탕체" w:hAnsi="Times New Roman"/>
                <w:sz w:val="20"/>
                <w:szCs w:val="20"/>
                <w:lang w:eastAsia="ko-KR"/>
              </w:rPr>
              <w:t>102</w:t>
            </w:r>
            <w:r w:rsidR="009B1B82" w:rsidRPr="00AB3DC2">
              <w:rPr>
                <w:rFonts w:ascii="Times New Roman" w:eastAsia="바탕체" w:hAnsi="Times New Roman"/>
                <w:sz w:val="20"/>
                <w:szCs w:val="20"/>
                <w:lang w:eastAsia="ko-KR"/>
              </w:rPr>
              <w:t>호는</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제</w:t>
            </w:r>
            <w:r w:rsidR="009B1B82" w:rsidRPr="00AB3DC2">
              <w:rPr>
                <w:rFonts w:ascii="Times New Roman" w:eastAsia="바탕체" w:hAnsi="Times New Roman"/>
                <w:sz w:val="20"/>
                <w:szCs w:val="20"/>
                <w:lang w:eastAsia="ko-KR"/>
              </w:rPr>
              <w:t>2</w:t>
            </w:r>
            <w:r w:rsidR="009B1B82" w:rsidRPr="00AB3DC2">
              <w:rPr>
                <w:rFonts w:ascii="Times New Roman" w:eastAsia="바탕체" w:hAnsi="Times New Roman"/>
                <w:sz w:val="20"/>
                <w:szCs w:val="20"/>
                <w:lang w:eastAsia="ko-KR"/>
              </w:rPr>
              <w:t>종근린생활시설</w:t>
            </w:r>
            <w:r w:rsidR="009B1B82" w:rsidRPr="00AB3DC2">
              <w:rPr>
                <w:rFonts w:ascii="Times New Roman" w:eastAsia="바탕체" w:hAnsi="Times New Roman"/>
                <w:sz w:val="20"/>
                <w:szCs w:val="20"/>
                <w:lang w:eastAsia="ko-KR"/>
              </w:rPr>
              <w:t>(</w:t>
            </w:r>
            <w:r w:rsidR="009B1B82" w:rsidRPr="00AB3DC2">
              <w:rPr>
                <w:rFonts w:ascii="Times New Roman" w:eastAsia="바탕체" w:hAnsi="Times New Roman"/>
                <w:sz w:val="20"/>
                <w:szCs w:val="20"/>
                <w:lang w:eastAsia="ko-KR"/>
              </w:rPr>
              <w:t>휴게음식점</w:t>
            </w:r>
            <w:r w:rsidR="009B1B82" w:rsidRPr="00AB3DC2">
              <w:rPr>
                <w:rFonts w:ascii="Times New Roman" w:eastAsia="바탕체" w:hAnsi="Times New Roman"/>
                <w:sz w:val="20"/>
                <w:szCs w:val="20"/>
                <w:lang w:eastAsia="ko-KR"/>
              </w:rPr>
              <w:t>/</w:t>
            </w:r>
            <w:r w:rsidR="009B1B82" w:rsidRPr="00AB3DC2">
              <w:rPr>
                <w:rFonts w:ascii="Times New Roman" w:eastAsia="바탕체" w:hAnsi="Times New Roman"/>
                <w:sz w:val="20"/>
                <w:szCs w:val="20"/>
                <w:lang w:eastAsia="ko-KR"/>
              </w:rPr>
              <w:t>일반음식점</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용도</w:t>
            </w:r>
            <w:r w:rsidR="009B1B82" w:rsidRPr="00AB3DC2">
              <w:rPr>
                <w:rFonts w:ascii="Times New Roman" w:eastAsia="바탕체" w:hAnsi="Times New Roman"/>
                <w:sz w:val="20"/>
                <w:szCs w:val="20"/>
                <w:lang w:eastAsia="ko-KR"/>
              </w:rPr>
              <w:t xml:space="preserve"> 670.53</w:t>
            </w:r>
            <w:r w:rsidR="009B1B82" w:rsidRPr="00AB3DC2">
              <w:rPr>
                <w:rFonts w:ascii="Times New Roman" w:eastAsia="바탕체" w:hAnsi="Times New Roman"/>
                <w:sz w:val="20"/>
                <w:szCs w:val="20"/>
                <w:lang w:eastAsia="ko-KR"/>
              </w:rPr>
              <w:t>㎡</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면적</w:t>
            </w:r>
            <w:r w:rsidR="00F352D3">
              <w:rPr>
                <w:rFonts w:ascii="Times New Roman" w:eastAsia="바탕체" w:hAnsi="Times New Roman" w:hint="eastAsia"/>
                <w:sz w:val="20"/>
                <w:szCs w:val="20"/>
                <w:lang w:eastAsia="ko-KR"/>
              </w:rPr>
              <w:t>으로서</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공용공간을</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제외한</w:t>
            </w:r>
            <w:r w:rsidR="00F352D3">
              <w:rPr>
                <w:rFonts w:ascii="Times New Roman" w:eastAsia="바탕체" w:hAnsi="Times New Roman" w:hint="eastAsia"/>
                <w:sz w:val="20"/>
                <w:szCs w:val="20"/>
                <w:lang w:eastAsia="ko-KR"/>
              </w:rPr>
              <w:t xml:space="preserve"> 1</w:t>
            </w:r>
            <w:r w:rsidR="00F352D3">
              <w:rPr>
                <w:rFonts w:ascii="Times New Roman" w:eastAsia="바탕체" w:hAnsi="Times New Roman" w:hint="eastAsia"/>
                <w:sz w:val="20"/>
                <w:szCs w:val="20"/>
                <w:lang w:eastAsia="ko-KR"/>
              </w:rPr>
              <w:t>층</w:t>
            </w:r>
            <w:r w:rsidR="00F352D3">
              <w:rPr>
                <w:rFonts w:ascii="Times New Roman" w:eastAsia="바탕체" w:hAnsi="Times New Roman" w:hint="eastAsia"/>
                <w:sz w:val="20"/>
                <w:szCs w:val="20"/>
                <w:lang w:eastAsia="ko-KR"/>
              </w:rPr>
              <w:t xml:space="preserve"> 8</w:t>
            </w:r>
            <w:r w:rsidR="00F352D3">
              <w:rPr>
                <w:rFonts w:ascii="Times New Roman" w:eastAsia="바탕체" w:hAnsi="Times New Roman"/>
                <w:sz w:val="20"/>
                <w:szCs w:val="20"/>
                <w:lang w:eastAsia="ko-KR"/>
              </w:rPr>
              <w:t>43.21</w:t>
            </w:r>
            <w:r w:rsidR="00F352D3" w:rsidRPr="00265B8E">
              <w:rPr>
                <w:rFonts w:ascii="Times New Roman" w:eastAsia="바탕체" w:hAnsi="Times New Roman"/>
                <w:sz w:val="20"/>
                <w:szCs w:val="20"/>
                <w:lang w:eastAsia="ko-KR"/>
              </w:rPr>
              <w:t>㎡</w:t>
            </w:r>
            <w:r w:rsidR="00F352D3">
              <w:rPr>
                <w:rFonts w:ascii="Times New Roman" w:eastAsia="바탕체" w:hAnsi="Times New Roman" w:hint="eastAsia"/>
                <w:sz w:val="20"/>
                <w:szCs w:val="20"/>
                <w:lang w:eastAsia="ko-KR"/>
              </w:rPr>
              <w:t>의</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sz w:val="20"/>
                <w:szCs w:val="20"/>
                <w:lang w:eastAsia="ko-KR"/>
              </w:rPr>
              <w:t>3</w:t>
            </w:r>
            <w:r w:rsidR="00F352D3">
              <w:rPr>
                <w:rFonts w:ascii="Times New Roman" w:eastAsia="바탕체" w:hAnsi="Times New Roman" w:hint="eastAsia"/>
                <w:sz w:val="20"/>
                <w:szCs w:val="20"/>
                <w:lang w:eastAsia="ko-KR"/>
              </w:rPr>
              <w:t>분의</w:t>
            </w:r>
            <w:r w:rsidR="00F352D3">
              <w:rPr>
                <w:rFonts w:ascii="Times New Roman" w:eastAsia="바탕체" w:hAnsi="Times New Roman" w:hint="eastAsia"/>
                <w:sz w:val="20"/>
                <w:szCs w:val="20"/>
                <w:lang w:eastAsia="ko-KR"/>
              </w:rPr>
              <w:t xml:space="preserve"> 2</w:t>
            </w:r>
            <w:r w:rsidR="00F352D3">
              <w:rPr>
                <w:rFonts w:ascii="Times New Roman" w:eastAsia="바탕체" w:hAnsi="Times New Roman" w:hint="eastAsia"/>
                <w:sz w:val="20"/>
                <w:szCs w:val="20"/>
                <w:lang w:eastAsia="ko-KR"/>
              </w:rPr>
              <w:t>인</w:t>
            </w:r>
            <w:r w:rsidR="00F352D3">
              <w:rPr>
                <w:rFonts w:ascii="Times New Roman" w:eastAsia="바탕체" w:hAnsi="Times New Roman" w:hint="eastAsia"/>
                <w:sz w:val="20"/>
                <w:szCs w:val="20"/>
                <w:lang w:eastAsia="ko-KR"/>
              </w:rPr>
              <w:t xml:space="preserve"> </w:t>
            </w:r>
            <w:r w:rsidR="00F352D3" w:rsidRPr="00F352D3">
              <w:rPr>
                <w:rFonts w:ascii="Times New Roman" w:eastAsia="바탕체" w:hAnsi="Times New Roman"/>
                <w:sz w:val="20"/>
                <w:szCs w:val="20"/>
                <w:lang w:eastAsia="ko-KR"/>
              </w:rPr>
              <w:t>562.14</w:t>
            </w:r>
            <w:r w:rsidR="00F352D3" w:rsidRPr="00265B8E">
              <w:rPr>
                <w:rFonts w:ascii="Times New Roman" w:eastAsia="바탕체" w:hAnsi="Times New Roman"/>
                <w:sz w:val="20"/>
                <w:szCs w:val="20"/>
                <w:lang w:eastAsia="ko-KR"/>
              </w:rPr>
              <w:t>㎡</w:t>
            </w:r>
            <w:r w:rsidR="00F352D3">
              <w:rPr>
                <w:rFonts w:ascii="Times New Roman" w:eastAsia="바탕체" w:hAnsi="Times New Roman" w:hint="eastAsia"/>
                <w:sz w:val="20"/>
                <w:szCs w:val="20"/>
                <w:lang w:eastAsia="ko-KR"/>
              </w:rPr>
              <w:t>를</w:t>
            </w:r>
            <w:r w:rsidR="00F352D3">
              <w:rPr>
                <w:rFonts w:ascii="Times New Roman" w:eastAsia="바탕체" w:hAnsi="Times New Roman" w:hint="eastAsia"/>
                <w:sz w:val="20"/>
                <w:szCs w:val="20"/>
                <w:lang w:eastAsia="ko-KR"/>
              </w:rPr>
              <w:t xml:space="preserve"> </w:t>
            </w:r>
            <w:proofErr w:type="spellStart"/>
            <w:r w:rsidR="00F352D3">
              <w:rPr>
                <w:rFonts w:ascii="Times New Roman" w:eastAsia="바탕체" w:hAnsi="Times New Roman" w:hint="eastAsia"/>
                <w:sz w:val="20"/>
                <w:szCs w:val="20"/>
                <w:lang w:eastAsia="ko-KR"/>
              </w:rPr>
              <w:t>초과하는바</w:t>
            </w:r>
            <w:proofErr w:type="spellEnd"/>
            <w:r w:rsidR="009B1B82" w:rsidRPr="00AB3DC2">
              <w:rPr>
                <w:rFonts w:ascii="Times New Roman" w:eastAsia="바탕체" w:hAnsi="Times New Roman"/>
                <w:sz w:val="20"/>
                <w:szCs w:val="20"/>
                <w:lang w:eastAsia="ko-KR"/>
              </w:rPr>
              <w:t xml:space="preserve">, </w:t>
            </w:r>
            <w:r w:rsidR="00F352D3">
              <w:rPr>
                <w:rFonts w:ascii="Times New Roman" w:eastAsia="바탕체" w:hAnsi="Times New Roman" w:hint="eastAsia"/>
                <w:sz w:val="20"/>
                <w:szCs w:val="20"/>
                <w:lang w:eastAsia="ko-KR"/>
              </w:rPr>
              <w:t>본건</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건물은</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본건</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건축허가조건</w:t>
            </w:r>
            <w:r w:rsidR="009B1B82" w:rsidRPr="00AB3DC2">
              <w:rPr>
                <w:rFonts w:ascii="Times New Roman" w:eastAsia="바탕체" w:hAnsi="Times New Roman"/>
                <w:sz w:val="20"/>
                <w:szCs w:val="20"/>
                <w:lang w:eastAsia="ko-KR"/>
              </w:rPr>
              <w:t>을</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준수하고</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있는</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것으로</w:t>
            </w:r>
            <w:r w:rsidR="009B1B82" w:rsidRPr="00AB3DC2">
              <w:rPr>
                <w:rFonts w:ascii="Times New Roman" w:eastAsia="바탕체" w:hAnsi="Times New Roman"/>
                <w:sz w:val="20"/>
                <w:szCs w:val="20"/>
                <w:lang w:eastAsia="ko-KR"/>
              </w:rPr>
              <w:t xml:space="preserve"> </w:t>
            </w:r>
            <w:r w:rsidR="009B1B82" w:rsidRPr="00AB3DC2">
              <w:rPr>
                <w:rFonts w:ascii="Times New Roman" w:eastAsia="바탕체" w:hAnsi="Times New Roman"/>
                <w:sz w:val="20"/>
                <w:szCs w:val="20"/>
                <w:lang w:eastAsia="ko-KR"/>
              </w:rPr>
              <w:t>보임</w:t>
            </w:r>
            <w:r w:rsidR="009B1B82" w:rsidRPr="00AB3DC2">
              <w:rPr>
                <w:rFonts w:ascii="Times New Roman" w:eastAsia="바탕체" w:hAnsi="Times New Roman"/>
                <w:sz w:val="20"/>
                <w:szCs w:val="20"/>
                <w:lang w:eastAsia="ko-KR"/>
              </w:rPr>
              <w:t>.</w:t>
            </w:r>
          </w:p>
          <w:tbl>
            <w:tblPr>
              <w:tblW w:w="9813" w:type="dxa"/>
              <w:tblInd w:w="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8"/>
              <w:gridCol w:w="9265"/>
            </w:tblGrid>
            <w:tr w:rsidR="009B1B82" w:rsidRPr="00850E72" w14:paraId="41BEF83B" w14:textId="77777777" w:rsidTr="00440BC5">
              <w:trPr>
                <w:trHeight w:val="292"/>
              </w:trPr>
              <w:tc>
                <w:tcPr>
                  <w:tcW w:w="548" w:type="dxa"/>
                  <w:tcBorders>
                    <w:bottom w:val="single" w:sz="4" w:space="0" w:color="auto"/>
                  </w:tcBorders>
                  <w:shd w:val="clear" w:color="auto" w:fill="BDD6EE" w:themeFill="accent1" w:themeFillTint="66"/>
                  <w:vAlign w:val="center"/>
                </w:tcPr>
                <w:p w14:paraId="5BA76500" w14:textId="77777777" w:rsidR="009B1B82" w:rsidRPr="00F96819" w:rsidRDefault="009B1B82" w:rsidP="009B1B82">
                  <w:pPr>
                    <w:wordWrap w:val="0"/>
                    <w:autoSpaceDE w:val="0"/>
                    <w:autoSpaceDN w:val="0"/>
                    <w:snapToGrid w:val="0"/>
                    <w:spacing w:line="240" w:lineRule="atLeast"/>
                    <w:jc w:val="center"/>
                    <w:rPr>
                      <w:rFonts w:ascii="Times New Roman" w:eastAsia="DengXian" w:hAnsi="Times New Roman"/>
                      <w:b/>
                      <w:sz w:val="20"/>
                    </w:rPr>
                  </w:pPr>
                  <w:r>
                    <w:rPr>
                      <w:rFonts w:ascii="Times New Roman" w:eastAsia="바탕체" w:hAnsi="Times New Roman" w:hint="eastAsia"/>
                      <w:b/>
                      <w:sz w:val="20"/>
                      <w:lang w:eastAsia="ko-KR"/>
                    </w:rPr>
                    <w:t>N</w:t>
                  </w:r>
                  <w:r>
                    <w:rPr>
                      <w:rFonts w:ascii="Times New Roman" w:eastAsia="바탕체" w:hAnsi="Times New Roman"/>
                      <w:b/>
                      <w:sz w:val="20"/>
                      <w:lang w:eastAsia="ko-KR"/>
                    </w:rPr>
                    <w:t>o.</w:t>
                  </w:r>
                </w:p>
              </w:tc>
              <w:tc>
                <w:tcPr>
                  <w:tcW w:w="9265" w:type="dxa"/>
                  <w:tcBorders>
                    <w:bottom w:val="single" w:sz="4" w:space="0" w:color="auto"/>
                    <w:right w:val="single" w:sz="4" w:space="0" w:color="auto"/>
                  </w:tcBorders>
                  <w:shd w:val="clear" w:color="auto" w:fill="BDD6EE" w:themeFill="accent1" w:themeFillTint="66"/>
                  <w:vAlign w:val="center"/>
                </w:tcPr>
                <w:p w14:paraId="3FDAA37E" w14:textId="255989A6" w:rsidR="009B1B82" w:rsidRPr="00850E72" w:rsidRDefault="005777C6" w:rsidP="009B1B82">
                  <w:pPr>
                    <w:wordWrap w:val="0"/>
                    <w:autoSpaceDE w:val="0"/>
                    <w:autoSpaceDN w:val="0"/>
                    <w:snapToGrid w:val="0"/>
                    <w:spacing w:line="240" w:lineRule="atLeast"/>
                    <w:jc w:val="center"/>
                    <w:rPr>
                      <w:rFonts w:ascii="Times New Roman" w:eastAsia="바탕체" w:hAnsi="Times New Roman"/>
                      <w:b/>
                      <w:sz w:val="20"/>
                      <w:lang w:eastAsia="ko-KR"/>
                    </w:rPr>
                  </w:pPr>
                  <w:r>
                    <w:rPr>
                      <w:rFonts w:ascii="Times New Roman" w:eastAsia="바탕체" w:hAnsi="Times New Roman" w:hint="eastAsia"/>
                      <w:b/>
                      <w:sz w:val="20"/>
                      <w:lang w:eastAsia="ko-KR"/>
                    </w:rPr>
                    <w:t>본건</w:t>
                  </w:r>
                  <w:r>
                    <w:rPr>
                      <w:rFonts w:ascii="Times New Roman" w:eastAsia="바탕체" w:hAnsi="Times New Roman" w:hint="eastAsia"/>
                      <w:b/>
                      <w:sz w:val="20"/>
                      <w:lang w:eastAsia="ko-KR"/>
                    </w:rPr>
                    <w:t xml:space="preserve"> </w:t>
                  </w:r>
                  <w:r>
                    <w:rPr>
                      <w:rFonts w:ascii="Times New Roman" w:eastAsia="바탕체" w:hAnsi="Times New Roman" w:hint="eastAsia"/>
                      <w:b/>
                      <w:sz w:val="20"/>
                      <w:lang w:eastAsia="ko-KR"/>
                    </w:rPr>
                    <w:t>건축허가조건</w:t>
                  </w:r>
                  <w:r w:rsidR="009B1B82">
                    <w:rPr>
                      <w:rFonts w:ascii="Times New Roman" w:eastAsia="바탕체" w:hAnsi="Times New Roman" w:hint="eastAsia"/>
                      <w:b/>
                      <w:sz w:val="20"/>
                      <w:lang w:eastAsia="ko-KR"/>
                    </w:rPr>
                    <w:t xml:space="preserve"> </w:t>
                  </w:r>
                  <w:r w:rsidR="009B1B82">
                    <w:rPr>
                      <w:rFonts w:ascii="Times New Roman" w:eastAsia="바탕체" w:hAnsi="Times New Roman"/>
                      <w:b/>
                      <w:sz w:val="20"/>
                      <w:lang w:eastAsia="ko-KR"/>
                    </w:rPr>
                    <w:t>(</w:t>
                  </w:r>
                  <w:proofErr w:type="spellStart"/>
                  <w:r w:rsidR="009B1B82">
                    <w:rPr>
                      <w:rFonts w:ascii="Times New Roman" w:eastAsia="바탕체" w:hAnsi="Times New Roman" w:hint="eastAsia"/>
                      <w:b/>
                      <w:sz w:val="20"/>
                      <w:lang w:eastAsia="ko-KR"/>
                    </w:rPr>
                    <w:t>저층부</w:t>
                  </w:r>
                  <w:proofErr w:type="spellEnd"/>
                  <w:r w:rsidR="009B1B82">
                    <w:rPr>
                      <w:rFonts w:ascii="Times New Roman" w:eastAsia="바탕체" w:hAnsi="Times New Roman" w:hint="eastAsia"/>
                      <w:b/>
                      <w:sz w:val="20"/>
                      <w:lang w:eastAsia="ko-KR"/>
                    </w:rPr>
                    <w:t xml:space="preserve"> </w:t>
                  </w:r>
                  <w:r w:rsidR="009B1B82">
                    <w:rPr>
                      <w:rFonts w:ascii="Times New Roman" w:eastAsia="바탕체" w:hAnsi="Times New Roman" w:hint="eastAsia"/>
                      <w:b/>
                      <w:sz w:val="20"/>
                      <w:lang w:eastAsia="ko-KR"/>
                    </w:rPr>
                    <w:t>가로활성화용도</w:t>
                  </w:r>
                  <w:r w:rsidR="009B1B82">
                    <w:rPr>
                      <w:rFonts w:ascii="Times New Roman" w:eastAsia="바탕체" w:hAnsi="Times New Roman" w:hint="eastAsia"/>
                      <w:b/>
                      <w:sz w:val="20"/>
                      <w:lang w:eastAsia="ko-KR"/>
                    </w:rPr>
                    <w:t xml:space="preserve"> </w:t>
                  </w:r>
                  <w:r w:rsidR="009B1B82">
                    <w:rPr>
                      <w:rFonts w:ascii="Times New Roman" w:eastAsia="바탕체" w:hAnsi="Times New Roman" w:hint="eastAsia"/>
                      <w:b/>
                      <w:sz w:val="20"/>
                      <w:lang w:eastAsia="ko-KR"/>
                    </w:rPr>
                    <w:t>준수</w:t>
                  </w:r>
                  <w:r w:rsidR="009B1B82">
                    <w:rPr>
                      <w:rFonts w:ascii="Times New Roman" w:eastAsia="바탕체" w:hAnsi="Times New Roman" w:hint="eastAsia"/>
                      <w:b/>
                      <w:sz w:val="20"/>
                      <w:lang w:eastAsia="ko-KR"/>
                    </w:rPr>
                    <w:t>)</w:t>
                  </w:r>
                </w:p>
              </w:tc>
            </w:tr>
            <w:tr w:rsidR="009B1B82" w:rsidRPr="00C1711A" w14:paraId="17351FE0" w14:textId="77777777" w:rsidTr="00440BC5">
              <w:trPr>
                <w:trHeight w:val="295"/>
              </w:trPr>
              <w:tc>
                <w:tcPr>
                  <w:tcW w:w="548" w:type="dxa"/>
                  <w:tcBorders>
                    <w:top w:val="single" w:sz="4" w:space="0" w:color="auto"/>
                  </w:tcBorders>
                  <w:vAlign w:val="center"/>
                </w:tcPr>
                <w:p w14:paraId="5645D902"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b/>
                      <w:sz w:val="20"/>
                      <w:szCs w:val="20"/>
                      <w:lang w:eastAsia="ko-KR"/>
                    </w:rPr>
                    <w:t>1</w:t>
                  </w:r>
                </w:p>
              </w:tc>
              <w:tc>
                <w:tcPr>
                  <w:tcW w:w="9265" w:type="dxa"/>
                  <w:tcBorders>
                    <w:top w:val="single" w:sz="4" w:space="0" w:color="auto"/>
                    <w:bottom w:val="single" w:sz="4" w:space="0" w:color="auto"/>
                    <w:right w:val="single" w:sz="4" w:space="0" w:color="auto"/>
                  </w:tcBorders>
                  <w:vAlign w:val="center"/>
                </w:tcPr>
                <w:p w14:paraId="50A2F8F1" w14:textId="71001B45" w:rsidR="009B1B82" w:rsidRPr="00850E72" w:rsidRDefault="009B1B82" w:rsidP="00914CC9">
                  <w:pPr>
                    <w:wordWrap w:val="0"/>
                    <w:autoSpaceDE w:val="0"/>
                    <w:autoSpaceDN w:val="0"/>
                    <w:snapToGrid w:val="0"/>
                    <w:spacing w:line="24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1</w:t>
                  </w:r>
                  <w:r>
                    <w:rPr>
                      <w:rFonts w:ascii="Times New Roman" w:eastAsia="바탕체" w:hAnsi="Times New Roman" w:hint="eastAsia"/>
                      <w:sz w:val="20"/>
                      <w:szCs w:val="20"/>
                      <w:lang w:eastAsia="ko-KR"/>
                    </w:rPr>
                    <w:t>층</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부분은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sidR="00DE18C3">
                    <w:rPr>
                      <w:rFonts w:ascii="Times New Roman" w:eastAsia="바탕체" w:hAnsi="Times New Roman" w:hint="eastAsia"/>
                      <w:sz w:val="20"/>
                      <w:szCs w:val="20"/>
                      <w:lang w:eastAsia="ko-KR"/>
                    </w:rPr>
                    <w:t>2</w:t>
                  </w:r>
                  <w:r>
                    <w:rPr>
                      <w:rFonts w:ascii="Times New Roman" w:eastAsia="바탕체" w:hAnsi="Times New Roman" w:hint="eastAsia"/>
                      <w:sz w:val="20"/>
                      <w:szCs w:val="20"/>
                      <w:lang w:eastAsia="ko-KR"/>
                    </w:rPr>
                    <w:t>종근린생활시설</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의류</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잡화</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서적</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음반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소매점이나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카페</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식당</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상업용도</w:t>
                  </w:r>
                  <w:r>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및</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갤러리</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미디어아트</w:t>
                  </w:r>
                  <w:r w:rsidRPr="00914CC9">
                    <w:rPr>
                      <w:rFonts w:ascii="Times New Roman" w:eastAsia="바탕체" w:hAnsi="Times New Roman" w:hint="eastAsia"/>
                      <w:sz w:val="20"/>
                      <w:szCs w:val="20"/>
                      <w:lang w:eastAsia="ko-KR"/>
                    </w:rPr>
                    <w:t>,</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체험형</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스튜디오</w:t>
                  </w:r>
                  <w:r w:rsidRPr="00914CC9">
                    <w:rPr>
                      <w:rFonts w:ascii="Times New Roman" w:eastAsia="바탕체" w:hAnsi="Times New Roman" w:hint="eastAsia"/>
                      <w:sz w:val="20"/>
                      <w:szCs w:val="20"/>
                      <w:lang w:eastAsia="ko-KR"/>
                    </w:rPr>
                    <w:t>,</w:t>
                  </w:r>
                  <w:r w:rsidRPr="00914CC9">
                    <w:rPr>
                      <w:rFonts w:ascii="Times New Roman" w:eastAsia="바탕체" w:hAnsi="Times New Roman"/>
                      <w:sz w:val="20"/>
                      <w:szCs w:val="20"/>
                      <w:lang w:eastAsia="ko-KR"/>
                    </w:rPr>
                    <w:t xml:space="preserve"> </w:t>
                  </w:r>
                  <w:r w:rsidRPr="00914CC9">
                    <w:rPr>
                      <w:rFonts w:ascii="Times New Roman" w:eastAsia="바탕체" w:hAnsi="Times New Roman" w:hint="eastAsia"/>
                      <w:sz w:val="20"/>
                      <w:szCs w:val="20"/>
                      <w:lang w:eastAsia="ko-KR"/>
                    </w:rPr>
                    <w:t>기업홍보관</w:t>
                  </w:r>
                  <w:r w:rsidRPr="00914CC9">
                    <w:rPr>
                      <w:rFonts w:ascii="Times New Roman" w:eastAsia="바탕체" w:hAnsi="Times New Roman" w:hint="eastAsia"/>
                      <w:sz w:val="20"/>
                      <w:szCs w:val="20"/>
                      <w:lang w:eastAsia="ko-KR"/>
                    </w:rPr>
                    <w:t>(</w:t>
                  </w:r>
                  <w:r w:rsidRPr="00914CC9">
                    <w:rPr>
                      <w:rFonts w:ascii="Times New Roman" w:eastAsia="바탕체" w:hAnsi="Times New Roman" w:hint="eastAsia"/>
                      <w:sz w:val="20"/>
                      <w:szCs w:val="20"/>
                      <w:lang w:eastAsia="ko-KR"/>
                    </w:rPr>
                    <w:t>공공개방가능</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정보안내소</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등</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전시시설</w:t>
                  </w:r>
                  <w:r w:rsidRPr="00914CC9">
                    <w:rPr>
                      <w:rFonts w:ascii="Times New Roman" w:eastAsia="바탕체" w:hAnsi="Times New Roman" w:hint="eastAsia"/>
                      <w:sz w:val="20"/>
                      <w:szCs w:val="20"/>
                      <w:lang w:eastAsia="ko-KR"/>
                    </w:rPr>
                    <w:t>)</w:t>
                  </w:r>
                  <w:r w:rsidRPr="00914CC9">
                    <w:rPr>
                      <w:rFonts w:ascii="Times New Roman" w:eastAsia="바탕체" w:hAnsi="Times New Roman" w:hint="eastAsia"/>
                      <w:sz w:val="20"/>
                      <w:szCs w:val="20"/>
                      <w:lang w:eastAsia="ko-KR"/>
                    </w:rPr>
                    <w:t>에서</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타용도로</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변경</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제한</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및</w:t>
                  </w:r>
                  <w:r w:rsidR="00906DC5" w:rsidRPr="00914CC9">
                    <w:rPr>
                      <w:rFonts w:ascii="Times New Roman" w:eastAsia="바탕체" w:hAnsi="Times New Roman" w:hint="eastAsia"/>
                      <w:sz w:val="20"/>
                      <w:szCs w:val="20"/>
                      <w:lang w:eastAsia="ko-KR"/>
                    </w:rPr>
                    <w:t xml:space="preserve"> </w:t>
                  </w:r>
                  <w:r w:rsidR="00906DC5" w:rsidRPr="00914CC9">
                    <w:rPr>
                      <w:rFonts w:ascii="Times New Roman" w:eastAsia="바탕체" w:hAnsi="Times New Roman" w:hint="eastAsia"/>
                      <w:sz w:val="20"/>
                      <w:szCs w:val="20"/>
                      <w:lang w:eastAsia="ko-KR"/>
                    </w:rPr>
                    <w:t>가로활성화</w:t>
                  </w:r>
                  <w:r w:rsidR="00906DC5" w:rsidRPr="00914CC9">
                    <w:rPr>
                      <w:rFonts w:ascii="Times New Roman" w:eastAsia="바탕체" w:hAnsi="Times New Roman" w:hint="eastAsia"/>
                      <w:sz w:val="20"/>
                      <w:szCs w:val="20"/>
                      <w:lang w:eastAsia="ko-KR"/>
                    </w:rPr>
                    <w:t xml:space="preserve"> </w:t>
                  </w:r>
                  <w:r w:rsidR="00906DC5" w:rsidRPr="00914CC9">
                    <w:rPr>
                      <w:rFonts w:ascii="Times New Roman" w:eastAsia="바탕체" w:hAnsi="Times New Roman" w:hint="eastAsia"/>
                      <w:sz w:val="20"/>
                      <w:szCs w:val="20"/>
                      <w:lang w:eastAsia="ko-KR"/>
                    </w:rPr>
                    <w:t>용도의</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위치</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변경</w:t>
                  </w:r>
                  <w:r w:rsidRPr="00914CC9">
                    <w:rPr>
                      <w:rFonts w:ascii="Times New Roman" w:eastAsia="바탕체" w:hAnsi="Times New Roman" w:hint="eastAsia"/>
                      <w:sz w:val="20"/>
                      <w:szCs w:val="20"/>
                      <w:lang w:eastAsia="ko-KR"/>
                    </w:rPr>
                    <w:t xml:space="preserve"> </w:t>
                  </w:r>
                  <w:r w:rsidRPr="00914CC9">
                    <w:rPr>
                      <w:rFonts w:ascii="Times New Roman" w:eastAsia="바탕체" w:hAnsi="Times New Roman" w:hint="eastAsia"/>
                      <w:sz w:val="20"/>
                      <w:szCs w:val="20"/>
                      <w:lang w:eastAsia="ko-KR"/>
                    </w:rPr>
                    <w:t>제한</w:t>
                  </w:r>
                  <w:r w:rsidR="00906DC5" w:rsidRPr="00914CC9">
                    <w:rPr>
                      <w:rFonts w:ascii="Times New Roman" w:eastAsia="바탕체" w:hAnsi="Times New Roman" w:hint="eastAsia"/>
                      <w:sz w:val="20"/>
                      <w:szCs w:val="20"/>
                      <w:lang w:eastAsia="ko-KR"/>
                    </w:rPr>
                    <w:t xml:space="preserve">. </w:t>
                  </w:r>
                  <w:r w:rsidR="00620D8A">
                    <w:rPr>
                      <w:rFonts w:ascii="Times New Roman" w:eastAsia="바탕체" w:hAnsi="Times New Roman"/>
                      <w:sz w:val="20"/>
                      <w:szCs w:val="20"/>
                      <w:lang w:eastAsia="ko-KR"/>
                    </w:rPr>
                    <w:t xml:space="preserve"> </w:t>
                  </w:r>
                  <w:r w:rsidR="00620D8A">
                    <w:rPr>
                      <w:rFonts w:ascii="Times New Roman" w:eastAsia="바탕체" w:hAnsi="Times New Roman" w:hint="eastAsia"/>
                      <w:sz w:val="20"/>
                      <w:szCs w:val="20"/>
                      <w:lang w:eastAsia="ko-KR"/>
                    </w:rPr>
                    <w:t>단</w:t>
                  </w:r>
                  <w:r w:rsidR="00620D8A">
                    <w:rPr>
                      <w:rFonts w:ascii="Times New Roman" w:eastAsia="바탕체" w:hAnsi="Times New Roman" w:hint="eastAsia"/>
                      <w:sz w:val="20"/>
                      <w:szCs w:val="20"/>
                      <w:lang w:eastAsia="ko-KR"/>
                    </w:rPr>
                    <w:t>,</w:t>
                  </w:r>
                  <w:r w:rsidR="00620D8A">
                    <w:rPr>
                      <w:rFonts w:ascii="Times New Roman" w:eastAsia="바탕체" w:hAnsi="Times New Roman"/>
                      <w:sz w:val="20"/>
                      <w:szCs w:val="20"/>
                      <w:lang w:eastAsia="ko-KR"/>
                    </w:rPr>
                    <w:t xml:space="preserve"> </w:t>
                  </w:r>
                  <w:r w:rsidR="00906DC5" w:rsidRPr="00914CC9">
                    <w:rPr>
                      <w:rFonts w:ascii="Times New Roman" w:eastAsia="바탕체" w:hAnsi="Times New Roman" w:hint="eastAsia"/>
                      <w:sz w:val="20"/>
                      <w:szCs w:val="20"/>
                      <w:lang w:eastAsia="ko-KR"/>
                    </w:rPr>
                    <w:t>자동차판매점</w:t>
                  </w:r>
                  <w:r w:rsidR="00906DC5" w:rsidRPr="00914CC9">
                    <w:rPr>
                      <w:rFonts w:ascii="Times New Roman" w:eastAsia="바탕체" w:hAnsi="Times New Roman" w:hint="eastAsia"/>
                      <w:sz w:val="20"/>
                      <w:szCs w:val="20"/>
                      <w:lang w:eastAsia="ko-KR"/>
                    </w:rPr>
                    <w:t>,</w:t>
                  </w:r>
                  <w:r w:rsidR="00906DC5" w:rsidRPr="00914CC9">
                    <w:rPr>
                      <w:rFonts w:ascii="Times New Roman" w:eastAsia="바탕체" w:hAnsi="Times New Roman"/>
                      <w:sz w:val="20"/>
                      <w:szCs w:val="20"/>
                      <w:lang w:eastAsia="ko-KR"/>
                    </w:rPr>
                    <w:t xml:space="preserve"> </w:t>
                  </w:r>
                  <w:r w:rsidR="00906DC5" w:rsidRPr="00914CC9">
                    <w:rPr>
                      <w:rFonts w:ascii="Times New Roman" w:eastAsia="바탕체" w:hAnsi="Times New Roman" w:hint="eastAsia"/>
                      <w:sz w:val="20"/>
                      <w:szCs w:val="20"/>
                      <w:lang w:eastAsia="ko-KR"/>
                    </w:rPr>
                    <w:t>금융업소</w:t>
                  </w:r>
                  <w:r w:rsidR="00914CC9" w:rsidRPr="00914CC9">
                    <w:rPr>
                      <w:rFonts w:ascii="Times New Roman" w:eastAsia="바탕체" w:hAnsi="Times New Roman" w:hint="eastAsia"/>
                      <w:sz w:val="20"/>
                      <w:szCs w:val="20"/>
                      <w:lang w:eastAsia="ko-KR"/>
                    </w:rPr>
                    <w:t>는</w:t>
                  </w:r>
                  <w:r w:rsidR="00906DC5" w:rsidRPr="00914CC9">
                    <w:rPr>
                      <w:rFonts w:ascii="Times New Roman" w:eastAsia="바탕체" w:hAnsi="Times New Roman" w:hint="eastAsia"/>
                      <w:sz w:val="20"/>
                      <w:szCs w:val="20"/>
                      <w:lang w:eastAsia="ko-KR"/>
                    </w:rPr>
                    <w:t xml:space="preserve"> </w:t>
                  </w:r>
                  <w:r w:rsidR="00906DC5" w:rsidRPr="00914CC9">
                    <w:rPr>
                      <w:rFonts w:ascii="Times New Roman" w:eastAsia="바탕체" w:hAnsi="Times New Roman" w:hint="eastAsia"/>
                      <w:sz w:val="20"/>
                      <w:szCs w:val="20"/>
                      <w:lang w:eastAsia="ko-KR"/>
                    </w:rPr>
                    <w:t>불허</w:t>
                  </w:r>
                  <w:r w:rsidR="00914CC9" w:rsidRPr="00914CC9">
                    <w:rPr>
                      <w:rFonts w:ascii="Times New Roman" w:eastAsia="바탕체" w:hAnsi="Times New Roman" w:hint="eastAsia"/>
                      <w:sz w:val="20"/>
                      <w:szCs w:val="20"/>
                      <w:lang w:eastAsia="ko-KR"/>
                    </w:rPr>
                    <w:t>됨</w:t>
                  </w:r>
                  <w:r w:rsidR="00914CC9" w:rsidRPr="00914CC9">
                    <w:rPr>
                      <w:rFonts w:ascii="Times New Roman" w:eastAsia="바탕체" w:hAnsi="Times New Roman" w:hint="eastAsia"/>
                      <w:sz w:val="20"/>
                      <w:szCs w:val="20"/>
                      <w:lang w:eastAsia="ko-KR"/>
                    </w:rPr>
                    <w:t xml:space="preserve">. </w:t>
                  </w:r>
                </w:p>
              </w:tc>
            </w:tr>
            <w:tr w:rsidR="009B1B82" w:rsidRPr="00850E72" w14:paraId="733D953C" w14:textId="77777777" w:rsidTr="00440BC5">
              <w:trPr>
                <w:trHeight w:val="295"/>
              </w:trPr>
              <w:tc>
                <w:tcPr>
                  <w:tcW w:w="548" w:type="dxa"/>
                  <w:vAlign w:val="center"/>
                </w:tcPr>
                <w:p w14:paraId="6C14A48C"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2</w:t>
                  </w:r>
                </w:p>
              </w:tc>
              <w:tc>
                <w:tcPr>
                  <w:tcW w:w="9265" w:type="dxa"/>
                  <w:tcBorders>
                    <w:top w:val="single" w:sz="4" w:space="0" w:color="auto"/>
                    <w:bottom w:val="single" w:sz="4" w:space="0" w:color="auto"/>
                    <w:right w:val="single" w:sz="4" w:space="0" w:color="auto"/>
                  </w:tcBorders>
                  <w:vAlign w:val="center"/>
                </w:tcPr>
                <w:p w14:paraId="6EF97655" w14:textId="06E0BACC" w:rsidR="009B1B82" w:rsidRPr="00850E72" w:rsidRDefault="00906DC5" w:rsidP="00906DC5">
                  <w:pPr>
                    <w:wordWrap w:val="0"/>
                    <w:autoSpaceDE w:val="0"/>
                    <w:autoSpaceDN w:val="0"/>
                    <w:snapToGrid w:val="0"/>
                    <w:spacing w:line="24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가로활성화용도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설치구간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주요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보행로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인접지역에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도로에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투영된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벽면길이의</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1/2 </w:t>
                  </w:r>
                  <w:r>
                    <w:rPr>
                      <w:rFonts w:ascii="Times New Roman" w:eastAsia="바탕체" w:hAnsi="Times New Roman" w:hint="eastAsia"/>
                      <w:sz w:val="20"/>
                      <w:szCs w:val="20"/>
                      <w:lang w:eastAsia="ko-KR"/>
                    </w:rPr>
                    <w:t>이상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투시형으로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조성</w:t>
                  </w:r>
                </w:p>
              </w:tc>
            </w:tr>
            <w:tr w:rsidR="009B1B82" w:rsidRPr="00850E72" w14:paraId="72E184F4" w14:textId="77777777" w:rsidTr="00440BC5">
              <w:trPr>
                <w:trHeight w:val="295"/>
              </w:trPr>
              <w:tc>
                <w:tcPr>
                  <w:tcW w:w="548" w:type="dxa"/>
                  <w:tcBorders>
                    <w:bottom w:val="single" w:sz="4" w:space="0" w:color="auto"/>
                  </w:tcBorders>
                  <w:vAlign w:val="center"/>
                </w:tcPr>
                <w:p w14:paraId="1C931077"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lastRenderedPageBreak/>
                    <w:t>3</w:t>
                  </w:r>
                </w:p>
              </w:tc>
              <w:tc>
                <w:tcPr>
                  <w:tcW w:w="9265" w:type="dxa"/>
                  <w:tcBorders>
                    <w:top w:val="single" w:sz="4" w:space="0" w:color="auto"/>
                    <w:right w:val="single" w:sz="4" w:space="0" w:color="auto"/>
                  </w:tcBorders>
                  <w:vAlign w:val="center"/>
                </w:tcPr>
                <w:p w14:paraId="50EB6DD6" w14:textId="766ACDEB" w:rsidR="009B1B82" w:rsidRPr="00265B8E" w:rsidRDefault="009B1B82" w:rsidP="009B1B82">
                  <w:pPr>
                    <w:wordWrap w:val="0"/>
                    <w:autoSpaceDE w:val="0"/>
                    <w:autoSpaceDN w:val="0"/>
                    <w:snapToGrid w:val="0"/>
                    <w:spacing w:line="240" w:lineRule="atLeast"/>
                    <w:jc w:val="both"/>
                    <w:rPr>
                      <w:rFonts w:ascii="Times New Roman" w:eastAsia="바탕체" w:hAnsi="Times New Roman"/>
                      <w:sz w:val="20"/>
                      <w:szCs w:val="20"/>
                      <w:lang w:eastAsia="ko-KR"/>
                    </w:rPr>
                  </w:pPr>
                  <w:proofErr w:type="spellStart"/>
                  <w:r w:rsidRPr="00265B8E">
                    <w:rPr>
                      <w:rFonts w:ascii="Times New Roman" w:eastAsia="바탕체" w:hAnsi="Times New Roman"/>
                      <w:sz w:val="20"/>
                      <w:szCs w:val="20"/>
                      <w:lang w:eastAsia="ko-KR"/>
                    </w:rPr>
                    <w:t>저층부</w:t>
                  </w:r>
                  <w:proofErr w:type="spellEnd"/>
                  <w:r w:rsidRPr="00265B8E">
                    <w:rPr>
                      <w:rFonts w:ascii="Times New Roman" w:eastAsia="바탕체" w:hAnsi="Times New Roman"/>
                      <w:sz w:val="20"/>
                      <w:szCs w:val="20"/>
                      <w:lang w:eastAsia="ko-KR"/>
                    </w:rPr>
                    <w:t xml:space="preserve"> </w:t>
                  </w:r>
                  <w:r w:rsidRPr="00265B8E">
                    <w:rPr>
                      <w:rFonts w:ascii="Times New Roman" w:eastAsia="바탕체" w:hAnsi="Times New Roman"/>
                      <w:sz w:val="20"/>
                      <w:szCs w:val="20"/>
                      <w:lang w:eastAsia="ko-KR"/>
                    </w:rPr>
                    <w:t>가로활성화</w:t>
                  </w:r>
                  <w:r w:rsidRPr="00265B8E">
                    <w:rPr>
                      <w:rFonts w:ascii="Times New Roman" w:eastAsia="바탕체" w:hAnsi="Times New Roman"/>
                      <w:sz w:val="20"/>
                      <w:szCs w:val="20"/>
                      <w:lang w:eastAsia="ko-KR"/>
                    </w:rPr>
                    <w:t xml:space="preserve"> </w:t>
                  </w:r>
                  <w:r w:rsidRPr="00265B8E">
                    <w:rPr>
                      <w:rFonts w:ascii="Times New Roman" w:eastAsia="바탕체" w:hAnsi="Times New Roman"/>
                      <w:sz w:val="20"/>
                      <w:szCs w:val="20"/>
                      <w:lang w:eastAsia="ko-KR"/>
                    </w:rPr>
                    <w:t>용도는</w:t>
                  </w:r>
                  <w:r w:rsidRPr="00265B8E">
                    <w:rPr>
                      <w:rFonts w:ascii="Times New Roman" w:eastAsia="바탕체" w:hAnsi="Times New Roman"/>
                      <w:sz w:val="20"/>
                      <w:szCs w:val="20"/>
                      <w:lang w:eastAsia="ko-KR"/>
                    </w:rPr>
                    <w:t xml:space="preserve"> 1</w:t>
                  </w:r>
                  <w:r w:rsidRPr="00265B8E">
                    <w:rPr>
                      <w:rFonts w:ascii="Times New Roman" w:eastAsia="바탕체" w:hAnsi="Times New Roman"/>
                      <w:sz w:val="20"/>
                      <w:szCs w:val="20"/>
                      <w:lang w:eastAsia="ko-KR"/>
                    </w:rPr>
                    <w:t>층</w:t>
                  </w:r>
                  <w:r w:rsidRPr="00265B8E">
                    <w:rPr>
                      <w:rFonts w:ascii="Times New Roman" w:eastAsia="바탕체" w:hAnsi="Times New Roman"/>
                      <w:sz w:val="20"/>
                      <w:szCs w:val="20"/>
                      <w:lang w:eastAsia="ko-KR"/>
                    </w:rPr>
                    <w:t xml:space="preserve"> </w:t>
                  </w:r>
                  <w:r w:rsidRPr="00265B8E">
                    <w:rPr>
                      <w:rFonts w:ascii="Times New Roman" w:eastAsia="바탕체" w:hAnsi="Times New Roman"/>
                      <w:sz w:val="20"/>
                      <w:szCs w:val="20"/>
                      <w:lang w:eastAsia="ko-KR"/>
                    </w:rPr>
                    <w:t>바닥면적의</w:t>
                  </w:r>
                  <w:r w:rsidRPr="00265B8E">
                    <w:rPr>
                      <w:rFonts w:ascii="Times New Roman" w:eastAsia="바탕체" w:hAnsi="Times New Roman"/>
                      <w:sz w:val="20"/>
                      <w:szCs w:val="20"/>
                      <w:lang w:eastAsia="ko-KR"/>
                    </w:rPr>
                    <w:t xml:space="preserve"> 3</w:t>
                  </w:r>
                  <w:r w:rsidRPr="00265B8E">
                    <w:rPr>
                      <w:rFonts w:ascii="Times New Roman" w:eastAsia="바탕체" w:hAnsi="Times New Roman"/>
                      <w:sz w:val="20"/>
                      <w:szCs w:val="20"/>
                      <w:lang w:eastAsia="ko-KR"/>
                    </w:rPr>
                    <w:t>분의</w:t>
                  </w:r>
                  <w:r w:rsidRPr="00265B8E">
                    <w:rPr>
                      <w:rFonts w:ascii="Times New Roman" w:eastAsia="바탕체" w:hAnsi="Times New Roman"/>
                      <w:sz w:val="20"/>
                      <w:szCs w:val="20"/>
                      <w:lang w:eastAsia="ko-KR"/>
                    </w:rPr>
                    <w:t xml:space="preserve"> 2 </w:t>
                  </w:r>
                  <w:r w:rsidRPr="00265B8E">
                    <w:rPr>
                      <w:rFonts w:ascii="Times New Roman" w:eastAsia="바탕체" w:hAnsi="Times New Roman"/>
                      <w:sz w:val="20"/>
                      <w:szCs w:val="20"/>
                      <w:lang w:eastAsia="ko-KR"/>
                    </w:rPr>
                    <w:t>이상</w:t>
                  </w:r>
                  <w:r w:rsidRPr="00265B8E">
                    <w:rPr>
                      <w:rFonts w:ascii="Times New Roman" w:eastAsia="바탕체" w:hAnsi="Times New Roman"/>
                      <w:sz w:val="20"/>
                      <w:szCs w:val="20"/>
                      <w:lang w:eastAsia="ko-KR"/>
                    </w:rPr>
                    <w:t xml:space="preserve"> </w:t>
                  </w:r>
                  <w:r w:rsidRPr="00265B8E">
                    <w:rPr>
                      <w:rFonts w:ascii="Times New Roman" w:eastAsia="바탕체" w:hAnsi="Times New Roman"/>
                      <w:sz w:val="20"/>
                      <w:szCs w:val="20"/>
                      <w:lang w:eastAsia="ko-KR"/>
                    </w:rPr>
                    <w:t>유지</w:t>
                  </w:r>
                  <w:r w:rsidRPr="00265B8E">
                    <w:rPr>
                      <w:rFonts w:ascii="Times New Roman" w:eastAsia="바탕체" w:hAnsi="Times New Roman"/>
                      <w:sz w:val="20"/>
                      <w:szCs w:val="20"/>
                      <w:lang w:eastAsia="ko-KR"/>
                    </w:rPr>
                    <w:t>(</w:t>
                  </w:r>
                  <w:r w:rsidRPr="00265B8E">
                    <w:rPr>
                      <w:rFonts w:ascii="Times New Roman" w:eastAsia="바탕체" w:hAnsi="Times New Roman"/>
                      <w:sz w:val="20"/>
                      <w:szCs w:val="20"/>
                      <w:lang w:eastAsia="ko-KR"/>
                    </w:rPr>
                    <w:t>공용공간을</w:t>
                  </w:r>
                  <w:r w:rsidRPr="00265B8E">
                    <w:rPr>
                      <w:rFonts w:ascii="Times New Roman" w:eastAsia="바탕체" w:hAnsi="Times New Roman"/>
                      <w:sz w:val="20"/>
                      <w:szCs w:val="20"/>
                      <w:lang w:eastAsia="ko-KR"/>
                    </w:rPr>
                    <w:t xml:space="preserve"> </w:t>
                  </w:r>
                  <w:r w:rsidRPr="00265B8E">
                    <w:rPr>
                      <w:rFonts w:ascii="Times New Roman" w:eastAsia="바탕체" w:hAnsi="Times New Roman"/>
                      <w:sz w:val="20"/>
                      <w:szCs w:val="20"/>
                      <w:lang w:eastAsia="ko-KR"/>
                    </w:rPr>
                    <w:t>제외한</w:t>
                  </w:r>
                  <w:r w:rsidRPr="00265B8E">
                    <w:rPr>
                      <w:rFonts w:ascii="Times New Roman" w:eastAsia="바탕체" w:hAnsi="Times New Roman"/>
                      <w:sz w:val="20"/>
                      <w:szCs w:val="20"/>
                      <w:lang w:eastAsia="ko-KR"/>
                    </w:rPr>
                    <w:t xml:space="preserve"> 1</w:t>
                  </w:r>
                  <w:r w:rsidRPr="00265B8E">
                    <w:rPr>
                      <w:rFonts w:ascii="Times New Roman" w:eastAsia="바탕체" w:hAnsi="Times New Roman"/>
                      <w:sz w:val="20"/>
                      <w:szCs w:val="20"/>
                      <w:lang w:eastAsia="ko-KR"/>
                    </w:rPr>
                    <w:t>층</w:t>
                  </w:r>
                  <w:r w:rsidRPr="00265B8E">
                    <w:rPr>
                      <w:rFonts w:ascii="Times New Roman" w:eastAsia="바탕체" w:hAnsi="Times New Roman"/>
                      <w:sz w:val="20"/>
                      <w:szCs w:val="20"/>
                      <w:lang w:eastAsia="ko-KR"/>
                    </w:rPr>
                    <w:t xml:space="preserve"> 843.21</w:t>
                  </w:r>
                  <w:r w:rsidRPr="00265B8E">
                    <w:rPr>
                      <w:rFonts w:ascii="Times New Roman" w:eastAsia="바탕체" w:hAnsi="Times New Roman"/>
                      <w:sz w:val="20"/>
                      <w:szCs w:val="20"/>
                      <w:lang w:eastAsia="ko-KR"/>
                    </w:rPr>
                    <w:t>㎡의</w:t>
                  </w:r>
                  <w:r w:rsidRPr="00265B8E">
                    <w:rPr>
                      <w:rFonts w:ascii="Times New Roman" w:eastAsia="바탕체" w:hAnsi="Times New Roman"/>
                      <w:sz w:val="20"/>
                      <w:szCs w:val="20"/>
                      <w:lang w:eastAsia="ko-KR"/>
                    </w:rPr>
                    <w:t xml:space="preserve"> 3</w:t>
                  </w:r>
                  <w:r w:rsidRPr="00265B8E">
                    <w:rPr>
                      <w:rFonts w:ascii="Times New Roman" w:eastAsia="바탕체" w:hAnsi="Times New Roman"/>
                      <w:sz w:val="20"/>
                      <w:szCs w:val="20"/>
                      <w:lang w:eastAsia="ko-KR"/>
                    </w:rPr>
                    <w:t>분의</w:t>
                  </w:r>
                  <w:r w:rsidRPr="00265B8E">
                    <w:rPr>
                      <w:rFonts w:ascii="Times New Roman" w:eastAsia="바탕체" w:hAnsi="Times New Roman"/>
                      <w:sz w:val="20"/>
                      <w:szCs w:val="20"/>
                      <w:lang w:eastAsia="ko-KR"/>
                    </w:rPr>
                    <w:t xml:space="preserve"> 2 </w:t>
                  </w:r>
                  <w:r w:rsidRPr="00265B8E">
                    <w:rPr>
                      <w:rFonts w:ascii="Times New Roman" w:eastAsia="바탕체" w:hAnsi="Times New Roman"/>
                      <w:sz w:val="20"/>
                      <w:szCs w:val="20"/>
                      <w:lang w:eastAsia="ko-KR"/>
                    </w:rPr>
                    <w:t>이상</w:t>
                  </w:r>
                  <w:r w:rsidRPr="00265B8E">
                    <w:rPr>
                      <w:rFonts w:ascii="Times New Roman" w:eastAsia="바탕체" w:hAnsi="Times New Roman"/>
                      <w:sz w:val="20"/>
                      <w:szCs w:val="20"/>
                      <w:lang w:eastAsia="ko-KR"/>
                    </w:rPr>
                    <w:t xml:space="preserve"> </w:t>
                  </w:r>
                  <w:r w:rsidRPr="00265B8E">
                    <w:rPr>
                      <w:rFonts w:ascii="Times New Roman" w:eastAsia="바탕체" w:hAnsi="Times New Roman"/>
                      <w:sz w:val="20"/>
                      <w:szCs w:val="20"/>
                      <w:lang w:eastAsia="ko-KR"/>
                    </w:rPr>
                    <w:t>유지</w:t>
                  </w:r>
                  <w:r w:rsidR="00F352D3">
                    <w:rPr>
                      <w:rFonts w:ascii="Times New Roman" w:eastAsia="바탕체" w:hAnsi="Times New Roman" w:hint="eastAsia"/>
                      <w:sz w:val="20"/>
                      <w:szCs w:val="20"/>
                      <w:lang w:eastAsia="ko-KR"/>
                    </w:rPr>
                    <w:t>)</w:t>
                  </w:r>
                </w:p>
              </w:tc>
            </w:tr>
          </w:tbl>
          <w:p w14:paraId="233DCB2B" w14:textId="2D6415F6" w:rsidR="009B1B82" w:rsidRPr="00850E72" w:rsidRDefault="009B1B82" w:rsidP="009B1B82">
            <w:pPr>
              <w:wordWrap w:val="0"/>
              <w:autoSpaceDE w:val="0"/>
              <w:autoSpaceDN w:val="0"/>
              <w:snapToGrid w:val="0"/>
              <w:spacing w:after="120" w:line="280" w:lineRule="atLeast"/>
              <w:jc w:val="both"/>
              <w:rPr>
                <w:rFonts w:ascii="Times New Roman" w:eastAsia="바탕체" w:hAnsi="Times New Roman"/>
                <w:sz w:val="20"/>
                <w:szCs w:val="20"/>
                <w:lang w:eastAsia="ko-KR"/>
              </w:rPr>
            </w:pPr>
          </w:p>
        </w:tc>
        <w:tc>
          <w:tcPr>
            <w:tcW w:w="25" w:type="pct"/>
            <w:shd w:val="clear" w:color="auto" w:fill="auto"/>
          </w:tcPr>
          <w:p w14:paraId="14A80512" w14:textId="77777777" w:rsidR="009B1B82" w:rsidRPr="00850E72" w:rsidRDefault="009B1B82" w:rsidP="009B1B82">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6DE63312" w14:textId="0A31A999" w:rsidR="00025D1F" w:rsidRPr="000B39BF" w:rsidRDefault="009B1B82"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0B39BF">
              <w:rPr>
                <w:rFonts w:ascii="Times New Roman" w:eastAsia="바탕체" w:hAnsi="Times New Roman" w:hint="eastAsia"/>
                <w:sz w:val="20"/>
                <w:szCs w:val="20"/>
              </w:rPr>
              <w:t>본건</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매매계약</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체결</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시</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매매목적물</w:t>
            </w:r>
            <w:r w:rsidR="00082A67">
              <w:rPr>
                <w:rFonts w:ascii="Times New Roman" w:eastAsia="바탕체" w:hAnsi="Times New Roman" w:hint="eastAsia"/>
                <w:sz w:val="20"/>
                <w:szCs w:val="20"/>
                <w:lang w:eastAsia="ko-KR"/>
              </w:rPr>
              <w:t>이</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도시정비사업에</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관한</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제반</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인</w:t>
            </w:r>
            <w:r w:rsidRPr="009743F8">
              <w:rPr>
                <w:rFonts w:ascii="Times New Roman" w:eastAsia="바탕체" w:hAnsi="Times New Roman" w:hint="eastAsia"/>
                <w:sz w:val="20"/>
                <w:szCs w:val="20"/>
              </w:rPr>
              <w:t>ㆍ</w:t>
            </w:r>
            <w:r w:rsidRPr="000B39BF">
              <w:rPr>
                <w:rFonts w:ascii="Times New Roman" w:eastAsia="바탕체" w:hAnsi="Times New Roman" w:hint="eastAsia"/>
                <w:sz w:val="20"/>
                <w:szCs w:val="20"/>
              </w:rPr>
              <w:t>허가</w:t>
            </w:r>
            <w:r w:rsidR="00A93438">
              <w:rPr>
                <w:rFonts w:ascii="Times New Roman" w:eastAsia="바탕체" w:hAnsi="Times New Roman" w:hint="eastAsia"/>
                <w:sz w:val="20"/>
                <w:szCs w:val="20"/>
              </w:rPr>
              <w:t>의</w:t>
            </w:r>
            <w:r w:rsidR="00A93438">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조건</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등</w:t>
            </w:r>
            <w:r w:rsidR="00082A67">
              <w:rPr>
                <w:rFonts w:ascii="Times New Roman" w:eastAsia="바탕체" w:hAnsi="Times New Roman" w:hint="eastAsia"/>
                <w:sz w:val="20"/>
                <w:szCs w:val="20"/>
                <w:lang w:eastAsia="ko-KR"/>
              </w:rPr>
              <w:t>을</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적법</w:t>
            </w:r>
            <w:r w:rsidR="00082A67">
              <w:rPr>
                <w:rFonts w:ascii="Times New Roman" w:eastAsia="바탕체" w:hAnsi="Times New Roman" w:hint="eastAsia"/>
                <w:sz w:val="20"/>
                <w:szCs w:val="20"/>
                <w:lang w:eastAsia="ko-KR"/>
              </w:rPr>
              <w:t>하게</w:t>
            </w:r>
            <w:r w:rsidR="00082A67">
              <w:rPr>
                <w:rFonts w:ascii="Times New Roman" w:eastAsia="바탕체" w:hAnsi="Times New Roman" w:hint="eastAsia"/>
                <w:sz w:val="20"/>
                <w:szCs w:val="20"/>
                <w:lang w:eastAsia="ko-KR"/>
              </w:rPr>
              <w:t xml:space="preserve"> </w:t>
            </w:r>
            <w:r w:rsidR="00082A67">
              <w:rPr>
                <w:rFonts w:ascii="Times New Roman" w:eastAsia="바탕체" w:hAnsi="Times New Roman" w:hint="eastAsia"/>
                <w:sz w:val="20"/>
                <w:szCs w:val="20"/>
                <w:lang w:eastAsia="ko-KR"/>
              </w:rPr>
              <w:t>준수하고</w:t>
            </w:r>
            <w:r w:rsidR="00082A67">
              <w:rPr>
                <w:rFonts w:ascii="Times New Roman" w:eastAsia="바탕체" w:hAnsi="Times New Roman" w:hint="eastAsia"/>
                <w:sz w:val="20"/>
                <w:szCs w:val="20"/>
                <w:lang w:eastAsia="ko-KR"/>
              </w:rPr>
              <w:t xml:space="preserve"> </w:t>
            </w:r>
            <w:r w:rsidR="00082A67">
              <w:rPr>
                <w:rFonts w:ascii="Times New Roman" w:eastAsia="바탕체" w:hAnsi="Times New Roman" w:hint="eastAsia"/>
                <w:sz w:val="20"/>
                <w:szCs w:val="20"/>
                <w:lang w:eastAsia="ko-KR"/>
              </w:rPr>
              <w:t>있다는</w:t>
            </w:r>
            <w:r w:rsidR="00082A67">
              <w:rPr>
                <w:rFonts w:ascii="Times New Roman" w:eastAsia="바탕체" w:hAnsi="Times New Roman" w:hint="eastAsia"/>
                <w:sz w:val="20"/>
                <w:szCs w:val="20"/>
                <w:lang w:eastAsia="ko-KR"/>
              </w:rPr>
              <w:t xml:space="preserve"> </w:t>
            </w:r>
            <w:r w:rsidR="00082A67">
              <w:rPr>
                <w:rFonts w:ascii="Times New Roman" w:eastAsia="바탕체" w:hAnsi="Times New Roman" w:hint="eastAsia"/>
                <w:sz w:val="20"/>
                <w:szCs w:val="20"/>
                <w:lang w:eastAsia="ko-KR"/>
              </w:rPr>
              <w:t>점</w:t>
            </w:r>
            <w:r w:rsidRPr="000B39BF">
              <w:rPr>
                <w:rFonts w:ascii="Times New Roman" w:eastAsia="바탕체" w:hAnsi="Times New Roman" w:hint="eastAsia"/>
                <w:sz w:val="20"/>
                <w:szCs w:val="20"/>
              </w:rPr>
              <w:t>에</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대한</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진술</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및</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보증을</w:t>
            </w:r>
            <w:r w:rsidRPr="000B39BF">
              <w:rPr>
                <w:rFonts w:ascii="Times New Roman" w:eastAsia="바탕체" w:hAnsi="Times New Roman" w:hint="eastAsia"/>
                <w:sz w:val="20"/>
                <w:szCs w:val="20"/>
              </w:rPr>
              <w:t xml:space="preserve"> </w:t>
            </w:r>
            <w:r w:rsidR="00082A67">
              <w:rPr>
                <w:rFonts w:ascii="Times New Roman" w:eastAsia="바탕체" w:hAnsi="Times New Roman" w:hint="eastAsia"/>
                <w:sz w:val="20"/>
                <w:szCs w:val="20"/>
                <w:lang w:eastAsia="ko-KR"/>
              </w:rPr>
              <w:t>받는</w:t>
            </w:r>
            <w:r w:rsidR="00082A67">
              <w:rPr>
                <w:rFonts w:ascii="Times New Roman" w:eastAsia="바탕체" w:hAnsi="Times New Roman" w:hint="eastAsia"/>
                <w:sz w:val="20"/>
                <w:szCs w:val="20"/>
                <w:lang w:eastAsia="ko-KR"/>
              </w:rPr>
              <w:t xml:space="preserve"> </w:t>
            </w:r>
            <w:r w:rsidR="00082A67">
              <w:rPr>
                <w:rFonts w:ascii="Times New Roman" w:eastAsia="바탕체" w:hAnsi="Times New Roman" w:hint="eastAsia"/>
                <w:sz w:val="20"/>
                <w:szCs w:val="20"/>
                <w:lang w:eastAsia="ko-KR"/>
              </w:rPr>
              <w:t>것이</w:t>
            </w:r>
            <w:r w:rsidR="00082A67">
              <w:rPr>
                <w:rFonts w:ascii="Times New Roman" w:eastAsia="바탕체" w:hAnsi="Times New Roman" w:hint="eastAsia"/>
                <w:sz w:val="20"/>
                <w:szCs w:val="20"/>
                <w:lang w:eastAsia="ko-KR"/>
              </w:rPr>
              <w:t xml:space="preserve"> </w:t>
            </w:r>
            <w:r w:rsidR="00082A67">
              <w:rPr>
                <w:rFonts w:ascii="Times New Roman" w:eastAsia="바탕체" w:hAnsi="Times New Roman" w:hint="eastAsia"/>
                <w:sz w:val="20"/>
                <w:szCs w:val="20"/>
                <w:lang w:eastAsia="ko-KR"/>
              </w:rPr>
              <w:t>바람직함</w:t>
            </w:r>
            <w:r w:rsidR="00025D1F" w:rsidRPr="000B39BF">
              <w:rPr>
                <w:rFonts w:ascii="Times New Roman" w:eastAsia="바탕체" w:hAnsi="Times New Roman" w:hint="eastAsia"/>
                <w:sz w:val="20"/>
                <w:szCs w:val="20"/>
              </w:rPr>
              <w:t>.</w:t>
            </w:r>
          </w:p>
          <w:p w14:paraId="0CD742DB" w14:textId="2E43F7BF" w:rsidR="009B1B82" w:rsidRPr="00850E72" w:rsidRDefault="00025D1F"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0B39BF">
              <w:rPr>
                <w:rFonts w:ascii="Times New Roman" w:eastAsia="바탕체" w:hAnsi="Times New Roman" w:hint="eastAsia"/>
                <w:sz w:val="20"/>
                <w:szCs w:val="20"/>
              </w:rPr>
              <w:t>본건</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매매계약</w:t>
            </w:r>
            <w:r w:rsidR="00082A67">
              <w:rPr>
                <w:rFonts w:ascii="Times New Roman" w:eastAsia="바탕체" w:hAnsi="Times New Roman" w:hint="eastAsia"/>
                <w:sz w:val="20"/>
                <w:szCs w:val="20"/>
                <w:lang w:eastAsia="ko-KR"/>
              </w:rPr>
              <w:t>에</w:t>
            </w:r>
            <w:r w:rsidR="00082A67">
              <w:rPr>
                <w:rFonts w:ascii="Times New Roman" w:eastAsia="바탕체" w:hAnsi="Times New Roman" w:hint="eastAsia"/>
                <w:sz w:val="20"/>
                <w:szCs w:val="20"/>
                <w:lang w:eastAsia="ko-KR"/>
              </w:rPr>
              <w:t xml:space="preserve"> </w:t>
            </w:r>
            <w:r w:rsidR="00082A67">
              <w:rPr>
                <w:rFonts w:ascii="Times New Roman" w:eastAsia="바탕체" w:hAnsi="Times New Roman" w:hint="eastAsia"/>
                <w:sz w:val="20"/>
                <w:szCs w:val="20"/>
                <w:lang w:eastAsia="ko-KR"/>
              </w:rPr>
              <w:t>따른</w:t>
            </w:r>
            <w:r w:rsidR="00082A67">
              <w:rPr>
                <w:rFonts w:ascii="Times New Roman" w:eastAsia="바탕체" w:hAnsi="Times New Roman" w:hint="eastAsia"/>
                <w:sz w:val="20"/>
                <w:szCs w:val="20"/>
                <w:lang w:eastAsia="ko-KR"/>
              </w:rPr>
              <w:t xml:space="preserve"> </w:t>
            </w:r>
            <w:r w:rsidR="00082A67">
              <w:rPr>
                <w:rFonts w:ascii="Times New Roman" w:eastAsia="바탕체" w:hAnsi="Times New Roman" w:hint="eastAsia"/>
                <w:sz w:val="20"/>
                <w:szCs w:val="20"/>
                <w:lang w:eastAsia="ko-KR"/>
              </w:rPr>
              <w:t>거래종결</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이후에도</w:t>
            </w:r>
            <w:r w:rsidRPr="000B39BF">
              <w:rPr>
                <w:rFonts w:ascii="Times New Roman" w:eastAsia="바탕체" w:hAnsi="Times New Roman"/>
                <w:sz w:val="20"/>
                <w:szCs w:val="20"/>
              </w:rPr>
              <w:t xml:space="preserve"> </w:t>
            </w:r>
            <w:r w:rsidRPr="000B39BF">
              <w:rPr>
                <w:rFonts w:ascii="Times New Roman" w:eastAsia="바탕체" w:hAnsi="Times New Roman" w:hint="eastAsia"/>
                <w:sz w:val="20"/>
                <w:szCs w:val="20"/>
              </w:rPr>
              <w:t>본건</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건물</w:t>
            </w:r>
            <w:r w:rsidRPr="000B39BF">
              <w:rPr>
                <w:rFonts w:ascii="Times New Roman" w:eastAsia="바탕체" w:hAnsi="Times New Roman" w:hint="eastAsia"/>
                <w:sz w:val="20"/>
                <w:szCs w:val="20"/>
              </w:rPr>
              <w:t xml:space="preserve"> </w:t>
            </w:r>
            <w:r w:rsidRPr="000B39BF">
              <w:rPr>
                <w:rFonts w:ascii="Times New Roman" w:eastAsia="바탕체" w:hAnsi="Times New Roman"/>
                <w:sz w:val="20"/>
                <w:szCs w:val="20"/>
              </w:rPr>
              <w:t>1</w:t>
            </w:r>
            <w:r w:rsidRPr="000B39BF">
              <w:rPr>
                <w:rFonts w:ascii="Times New Roman" w:eastAsia="바탕체" w:hAnsi="Times New Roman" w:hint="eastAsia"/>
                <w:sz w:val="20"/>
                <w:szCs w:val="20"/>
              </w:rPr>
              <w:t>층</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부분은</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계속하여</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저층부</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가로활성화용도</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관련</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조건을</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준수하여야</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함을</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유의할</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필요가</w:t>
            </w:r>
            <w:r w:rsidRPr="000B39BF">
              <w:rPr>
                <w:rFonts w:ascii="Times New Roman" w:eastAsia="바탕체" w:hAnsi="Times New Roman" w:hint="eastAsia"/>
                <w:sz w:val="20"/>
                <w:szCs w:val="20"/>
              </w:rPr>
              <w:t xml:space="preserve"> </w:t>
            </w:r>
            <w:r w:rsidRPr="000B39BF">
              <w:rPr>
                <w:rFonts w:ascii="Times New Roman" w:eastAsia="바탕체" w:hAnsi="Times New Roman" w:hint="eastAsia"/>
                <w:sz w:val="20"/>
                <w:szCs w:val="20"/>
              </w:rPr>
              <w:t>있음</w:t>
            </w:r>
            <w:r w:rsidRPr="000B39BF">
              <w:rPr>
                <w:rFonts w:ascii="Times New Roman" w:eastAsia="바탕체" w:hAnsi="Times New Roman" w:hint="eastAsia"/>
                <w:sz w:val="20"/>
                <w:szCs w:val="20"/>
              </w:rPr>
              <w:t>.</w:t>
            </w:r>
          </w:p>
        </w:tc>
      </w:tr>
      <w:tr w:rsidR="009B1B82" w:rsidRPr="00850E72" w14:paraId="0572D297" w14:textId="77777777" w:rsidTr="00893737">
        <w:trPr>
          <w:trHeight w:val="567"/>
        </w:trPr>
        <w:tc>
          <w:tcPr>
            <w:tcW w:w="572" w:type="pct"/>
            <w:tcBorders>
              <w:top w:val="single" w:sz="12" w:space="0" w:color="000080"/>
              <w:bottom w:val="single" w:sz="12" w:space="0" w:color="000080"/>
            </w:tcBorders>
            <w:shd w:val="clear" w:color="auto" w:fill="auto"/>
          </w:tcPr>
          <w:p w14:paraId="7DDE0DBC" w14:textId="7156DE55" w:rsidR="009B1B82" w:rsidRPr="00850E72" w:rsidRDefault="009B1B82" w:rsidP="00D05420">
            <w:pPr>
              <w:pStyle w:val="38"/>
              <w:numPr>
                <w:ilvl w:val="0"/>
                <w:numId w:val="17"/>
              </w:numPr>
              <w:ind w:left="284" w:hanging="284"/>
              <w:jc w:val="left"/>
              <w:outlineLvl w:val="1"/>
              <w:rPr>
                <w:sz w:val="20"/>
              </w:rPr>
            </w:pPr>
            <w:bookmarkStart w:id="77" w:name="_Toc136606266"/>
            <w:bookmarkStart w:id="78" w:name="_Toc152170060"/>
            <w:r w:rsidRPr="00850E72">
              <w:rPr>
                <w:sz w:val="20"/>
              </w:rPr>
              <w:t>Zoning</w:t>
            </w:r>
            <w:r w:rsidRPr="00850E72">
              <w:rPr>
                <w:sz w:val="20"/>
              </w:rPr>
              <w:t>에</w:t>
            </w:r>
            <w:r w:rsidRPr="00850E72">
              <w:rPr>
                <w:sz w:val="20"/>
              </w:rPr>
              <w:t xml:space="preserve"> </w:t>
            </w:r>
            <w:r w:rsidRPr="00850E72">
              <w:rPr>
                <w:sz w:val="20"/>
              </w:rPr>
              <w:t>따른</w:t>
            </w:r>
            <w:r w:rsidRPr="00850E72">
              <w:rPr>
                <w:sz w:val="20"/>
              </w:rPr>
              <w:t xml:space="preserve"> </w:t>
            </w:r>
            <w:r w:rsidRPr="00850E72">
              <w:rPr>
                <w:sz w:val="20"/>
              </w:rPr>
              <w:t>행위제한</w:t>
            </w:r>
            <w:bookmarkEnd w:id="77"/>
            <w:bookmarkEnd w:id="78"/>
          </w:p>
        </w:tc>
        <w:tc>
          <w:tcPr>
            <w:tcW w:w="25" w:type="pct"/>
            <w:shd w:val="clear" w:color="auto" w:fill="auto"/>
          </w:tcPr>
          <w:p w14:paraId="4AC1EEB7" w14:textId="77777777" w:rsidR="009B1B82" w:rsidRPr="00850E72" w:rsidRDefault="009B1B82" w:rsidP="009B1B82">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2E761B3C" w14:textId="6B5E6088" w:rsidR="009B1B82" w:rsidRPr="00850E72" w:rsidRDefault="005777C6"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sz w:val="20"/>
                <w:szCs w:val="20"/>
                <w:lang w:eastAsia="ko-KR"/>
              </w:rPr>
              <w:t>본건</w:t>
            </w:r>
            <w:r>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토지이용계획확인서</w:t>
            </w:r>
            <w:r w:rsidR="009B1B82" w:rsidRPr="00850E72">
              <w:rPr>
                <w:rFonts w:ascii="Times New Roman" w:eastAsia="바탕체" w:hAnsi="Times New Roman"/>
                <w:sz w:val="20"/>
                <w:szCs w:val="20"/>
                <w:lang w:eastAsia="ko-KR"/>
              </w:rPr>
              <w:t>에</w:t>
            </w:r>
            <w:r w:rsidR="009B1B82" w:rsidRPr="00850E72">
              <w:rPr>
                <w:rFonts w:ascii="Times New Roman" w:eastAsia="바탕체" w:hAnsi="Times New Roman"/>
                <w:sz w:val="20"/>
                <w:szCs w:val="20"/>
                <w:lang w:eastAsia="ko-KR"/>
              </w:rPr>
              <w:t xml:space="preserve"> </w:t>
            </w:r>
            <w:r w:rsidR="009B1B82" w:rsidRPr="00850E72">
              <w:rPr>
                <w:rFonts w:ascii="Times New Roman" w:eastAsia="바탕체" w:hAnsi="Times New Roman"/>
                <w:sz w:val="20"/>
                <w:szCs w:val="20"/>
                <w:lang w:eastAsia="ko-KR"/>
              </w:rPr>
              <w:t>의하면</w:t>
            </w:r>
            <w:r w:rsidR="009B1B82" w:rsidRPr="00850E72">
              <w:rPr>
                <w:rFonts w:ascii="Times New Roman" w:eastAsia="바탕체" w:hAnsi="Times New Roman"/>
                <w:sz w:val="20"/>
                <w:szCs w:val="20"/>
                <w:lang w:eastAsia="ko-KR"/>
              </w:rPr>
              <w:t xml:space="preserve"> </w:t>
            </w:r>
            <w:r w:rsidR="009B1B82" w:rsidRPr="00850E72">
              <w:rPr>
                <w:rFonts w:ascii="Times New Roman" w:eastAsia="바탕체" w:hAnsi="Times New Roman"/>
                <w:sz w:val="20"/>
                <w:szCs w:val="20"/>
                <w:lang w:eastAsia="ko-KR"/>
              </w:rPr>
              <w:t>본건</w:t>
            </w:r>
            <w:r w:rsidR="009B1B82" w:rsidRPr="00850E72">
              <w:rPr>
                <w:rFonts w:ascii="Times New Roman" w:eastAsia="바탕체" w:hAnsi="Times New Roman"/>
                <w:sz w:val="20"/>
                <w:szCs w:val="20"/>
                <w:lang w:eastAsia="ko-KR"/>
              </w:rPr>
              <w:t xml:space="preserve"> </w:t>
            </w:r>
            <w:r w:rsidR="009B1B82" w:rsidRPr="00850E72">
              <w:rPr>
                <w:rFonts w:ascii="Times New Roman" w:eastAsia="바탕체" w:hAnsi="Times New Roman"/>
                <w:sz w:val="20"/>
                <w:szCs w:val="20"/>
                <w:lang w:eastAsia="ko-KR"/>
              </w:rPr>
              <w:t>토지</w:t>
            </w:r>
            <w:r w:rsidR="009B1B82">
              <w:rPr>
                <w:rFonts w:ascii="Times New Roman" w:eastAsia="바탕체" w:hAnsi="Times New Roman" w:hint="eastAsia"/>
                <w:sz w:val="20"/>
                <w:szCs w:val="20"/>
                <w:lang w:eastAsia="ko-KR"/>
              </w:rPr>
              <w:t>에</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지정된</w:t>
            </w:r>
            <w:r w:rsidR="009B1B82">
              <w:rPr>
                <w:rFonts w:ascii="Times New Roman" w:eastAsia="바탕체" w:hAnsi="Times New Roman" w:hint="eastAsia"/>
                <w:sz w:val="20"/>
                <w:szCs w:val="20"/>
                <w:lang w:eastAsia="ko-KR"/>
              </w:rPr>
              <w:t xml:space="preserve"> </w:t>
            </w:r>
            <w:r w:rsidR="009B1B82" w:rsidRPr="00850E72">
              <w:rPr>
                <w:rFonts w:ascii="Times New Roman" w:eastAsia="바탕체" w:hAnsi="Times New Roman"/>
                <w:sz w:val="20"/>
                <w:szCs w:val="20"/>
                <w:lang w:eastAsia="ko-KR"/>
              </w:rPr>
              <w:t>Zoning</w:t>
            </w:r>
            <w:r w:rsidR="009B1B82">
              <w:rPr>
                <w:rFonts w:ascii="Times New Roman" w:eastAsia="바탕체" w:hAnsi="Times New Roman" w:hint="eastAsia"/>
                <w:sz w:val="20"/>
                <w:szCs w:val="20"/>
                <w:lang w:eastAsia="ko-KR"/>
              </w:rPr>
              <w:t>과</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본건</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건물에</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적용되는</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규제에</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관한</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검토</w:t>
            </w:r>
            <w:r w:rsidR="009B1B82" w:rsidRPr="00850E72">
              <w:rPr>
                <w:rStyle w:val="ae"/>
                <w:rFonts w:ascii="Times New Roman" w:hAnsi="Times New Roman"/>
                <w:sz w:val="20"/>
                <w:szCs w:val="20"/>
                <w:lang w:eastAsia="ko-KR"/>
              </w:rPr>
              <w:footnoteReference w:id="5"/>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내용은</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아래와</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같음</w:t>
            </w:r>
            <w:r w:rsidR="009B1B82">
              <w:rPr>
                <w:rFonts w:ascii="Times New Roman" w:eastAsia="바탕체" w:hAnsi="Times New Roman" w:hint="eastAsia"/>
                <w:sz w:val="20"/>
                <w:szCs w:val="20"/>
                <w:lang w:eastAsia="ko-KR"/>
              </w:rPr>
              <w:t>.</w:t>
            </w:r>
            <w:r w:rsidR="0014191C">
              <w:rPr>
                <w:rFonts w:ascii="Times New Roman" w:eastAsia="바탕체" w:hAnsi="Times New Roman"/>
                <w:sz w:val="20"/>
                <w:szCs w:val="20"/>
                <w:lang w:eastAsia="ko-KR"/>
              </w:rPr>
              <w:t xml:space="preserve"> </w:t>
            </w:r>
          </w:p>
          <w:tbl>
            <w:tblPr>
              <w:tblW w:w="9813" w:type="dxa"/>
              <w:tblInd w:w="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2"/>
              <w:gridCol w:w="3119"/>
              <w:gridCol w:w="5722"/>
            </w:tblGrid>
            <w:tr w:rsidR="009B1B82" w:rsidRPr="00850E72" w14:paraId="7673FA0E" w14:textId="77777777" w:rsidTr="00440BC5">
              <w:trPr>
                <w:trHeight w:val="292"/>
              </w:trPr>
              <w:tc>
                <w:tcPr>
                  <w:tcW w:w="972" w:type="dxa"/>
                  <w:tcBorders>
                    <w:bottom w:val="single" w:sz="4" w:space="0" w:color="auto"/>
                  </w:tcBorders>
                  <w:shd w:val="clear" w:color="auto" w:fill="BDD6EE" w:themeFill="accent1" w:themeFillTint="66"/>
                  <w:vAlign w:val="center"/>
                </w:tcPr>
                <w:p w14:paraId="03FFA897"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rPr>
                  </w:pPr>
                  <w:r w:rsidRPr="00850E72">
                    <w:rPr>
                      <w:rFonts w:ascii="Times New Roman" w:eastAsia="바탕체" w:hAnsi="Times New Roman"/>
                      <w:b/>
                      <w:sz w:val="20"/>
                    </w:rPr>
                    <w:t>공통</w:t>
                  </w:r>
                </w:p>
              </w:tc>
              <w:tc>
                <w:tcPr>
                  <w:tcW w:w="3119" w:type="dxa"/>
                  <w:tcBorders>
                    <w:bottom w:val="single" w:sz="4" w:space="0" w:color="auto"/>
                    <w:right w:val="single" w:sz="4" w:space="0" w:color="auto"/>
                  </w:tcBorders>
                  <w:shd w:val="clear" w:color="auto" w:fill="BDD6EE" w:themeFill="accent1" w:themeFillTint="66"/>
                  <w:vAlign w:val="center"/>
                </w:tcPr>
                <w:p w14:paraId="01F34987"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lang w:eastAsia="ko-KR"/>
                    </w:rPr>
                  </w:pPr>
                  <w:r w:rsidRPr="00850E72">
                    <w:rPr>
                      <w:rFonts w:ascii="Times New Roman" w:eastAsia="바탕체" w:hAnsi="Times New Roman"/>
                      <w:b/>
                      <w:sz w:val="20"/>
                      <w:lang w:eastAsia="ko-KR"/>
                    </w:rPr>
                    <w:t>Zoning</w:t>
                  </w:r>
                </w:p>
              </w:tc>
              <w:tc>
                <w:tcPr>
                  <w:tcW w:w="5722" w:type="dxa"/>
                  <w:tcBorders>
                    <w:bottom w:val="single" w:sz="4" w:space="0" w:color="auto"/>
                    <w:right w:val="single" w:sz="4" w:space="0" w:color="auto"/>
                  </w:tcBorders>
                  <w:shd w:val="clear" w:color="auto" w:fill="BDD6EE" w:themeFill="accent1" w:themeFillTint="66"/>
                  <w:vAlign w:val="center"/>
                </w:tcPr>
                <w:p w14:paraId="6D587B02"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lang w:eastAsia="ko-KR"/>
                    </w:rPr>
                  </w:pPr>
                  <w:r w:rsidRPr="00850E72">
                    <w:rPr>
                      <w:rFonts w:ascii="Times New Roman" w:eastAsia="바탕체" w:hAnsi="Times New Roman"/>
                      <w:b/>
                      <w:sz w:val="20"/>
                      <w:lang w:eastAsia="ko-KR"/>
                    </w:rPr>
                    <w:t>참고사항</w:t>
                  </w:r>
                </w:p>
              </w:tc>
            </w:tr>
            <w:tr w:rsidR="009B1B82" w:rsidRPr="00850E72" w14:paraId="7A07D954" w14:textId="77777777" w:rsidTr="008C0C2F">
              <w:trPr>
                <w:trHeight w:val="1034"/>
              </w:trPr>
              <w:tc>
                <w:tcPr>
                  <w:tcW w:w="972" w:type="dxa"/>
                  <w:vMerge w:val="restart"/>
                  <w:tcBorders>
                    <w:top w:val="single" w:sz="4" w:space="0" w:color="auto"/>
                  </w:tcBorders>
                  <w:vAlign w:val="center"/>
                </w:tcPr>
                <w:p w14:paraId="5A4CE571" w14:textId="77777777" w:rsidR="009B1B8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건축물</w:t>
                  </w:r>
                </w:p>
                <w:p w14:paraId="530B11B7"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용도</w:t>
                  </w:r>
                </w:p>
              </w:tc>
              <w:tc>
                <w:tcPr>
                  <w:tcW w:w="3119" w:type="dxa"/>
                  <w:tcBorders>
                    <w:top w:val="single" w:sz="4" w:space="0" w:color="auto"/>
                    <w:bottom w:val="single" w:sz="4" w:space="0" w:color="auto"/>
                    <w:right w:val="single" w:sz="4" w:space="0" w:color="auto"/>
                  </w:tcBorders>
                  <w:vAlign w:val="center"/>
                </w:tcPr>
                <w:p w14:paraId="6AB3885F" w14:textId="77777777" w:rsidR="009B1B82" w:rsidRPr="00850E7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sidRPr="00850E72">
                    <w:rPr>
                      <w:rFonts w:ascii="Times New Roman" w:eastAsia="바탕체" w:hAnsi="Times New Roman"/>
                      <w:sz w:val="20"/>
                      <w:szCs w:val="20"/>
                      <w:lang w:eastAsia="ko-KR"/>
                    </w:rPr>
                    <w:t>일반상업지역</w:t>
                  </w:r>
                </w:p>
              </w:tc>
              <w:tc>
                <w:tcPr>
                  <w:tcW w:w="5722" w:type="dxa"/>
                  <w:vMerge w:val="restart"/>
                  <w:tcBorders>
                    <w:top w:val="single" w:sz="4" w:space="0" w:color="auto"/>
                    <w:right w:val="single" w:sz="4" w:space="0" w:color="auto"/>
                  </w:tcBorders>
                  <w:vAlign w:val="center"/>
                </w:tcPr>
                <w:p w14:paraId="04839E20"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건축물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용도는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업무시설</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2</w:t>
                  </w:r>
                  <w:r>
                    <w:rPr>
                      <w:rFonts w:ascii="Times New Roman" w:eastAsia="바탕체" w:hAnsi="Times New Roman" w:hint="eastAsia"/>
                      <w:sz w:val="20"/>
                      <w:szCs w:val="20"/>
                      <w:lang w:eastAsia="ko-KR"/>
                    </w:rPr>
                    <w:t>종근린생활시설</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운동시설</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판매시설에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해당함</w:t>
                  </w:r>
                  <w:r>
                    <w:rPr>
                      <w:rFonts w:ascii="Times New Roman" w:eastAsia="바탕체" w:hAnsi="Times New Roman" w:hint="eastAsia"/>
                      <w:sz w:val="20"/>
                      <w:szCs w:val="20"/>
                      <w:lang w:eastAsia="ko-KR"/>
                    </w:rPr>
                    <w:t>.</w:t>
                  </w:r>
                </w:p>
                <w:p w14:paraId="4855DD88" w14:textId="70B96B24"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2</w:t>
                  </w:r>
                  <w:r>
                    <w:rPr>
                      <w:rFonts w:ascii="Times New Roman" w:eastAsia="바탕체" w:hAnsi="Times New Roman"/>
                      <w:sz w:val="20"/>
                      <w:szCs w:val="20"/>
                      <w:lang w:eastAsia="ko-KR"/>
                    </w:rPr>
                    <w:t>022. 3. 17.</w:t>
                  </w:r>
                  <w:r>
                    <w:rPr>
                      <w:rFonts w:ascii="Times New Roman" w:eastAsia="바탕체" w:hAnsi="Times New Roman" w:hint="eastAsia"/>
                      <w:sz w:val="20"/>
                      <w:szCs w:val="20"/>
                      <w:lang w:eastAsia="ko-KR"/>
                    </w:rPr>
                    <w:t>자</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무교다동</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도시정비형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재개발구역</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정비계획</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변경결정고시</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서울</w:t>
                  </w:r>
                  <w:r w:rsidR="00A93438">
                    <w:rPr>
                      <w:rFonts w:ascii="Times New Roman" w:eastAsia="바탕체" w:hAnsi="Times New Roman" w:hint="eastAsia"/>
                      <w:sz w:val="20"/>
                      <w:szCs w:val="20"/>
                      <w:lang w:eastAsia="ko-KR"/>
                    </w:rPr>
                    <w:t>특별</w:t>
                  </w:r>
                  <w:r>
                    <w:rPr>
                      <w:rFonts w:ascii="Times New Roman" w:eastAsia="바탕체" w:hAnsi="Times New Roman" w:hint="eastAsia"/>
                      <w:sz w:val="20"/>
                      <w:szCs w:val="20"/>
                      <w:lang w:eastAsia="ko-KR"/>
                    </w:rPr>
                    <w:t>시고시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2</w:t>
                  </w:r>
                  <w:r>
                    <w:rPr>
                      <w:rFonts w:ascii="Times New Roman" w:eastAsia="바탕체" w:hAnsi="Times New Roman"/>
                      <w:sz w:val="20"/>
                      <w:szCs w:val="20"/>
                      <w:lang w:eastAsia="ko-KR"/>
                    </w:rPr>
                    <w:t>022-116</w:t>
                  </w:r>
                  <w:r w:rsidR="00A93438">
                    <w:rPr>
                      <w:rFonts w:ascii="Times New Roman" w:eastAsia="바탕체" w:hAnsi="Times New Roman" w:hint="eastAsia"/>
                      <w:sz w:val="20"/>
                      <w:szCs w:val="20"/>
                      <w:lang w:eastAsia="ko-KR"/>
                    </w:rPr>
                    <w:t>호</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적용되는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정비계획</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00F352D3" w:rsidRPr="00F352D3">
                    <w:rPr>
                      <w:rFonts w:ascii="Times New Roman" w:eastAsia="바탕체" w:hAnsi="Times New Roman" w:hint="eastAsia"/>
                      <w:b/>
                      <w:sz w:val="20"/>
                      <w:szCs w:val="20"/>
                      <w:lang w:eastAsia="ko-KR"/>
                    </w:rPr>
                    <w:t>본건</w:t>
                  </w:r>
                  <w:r w:rsidR="00F352D3" w:rsidRPr="00F352D3">
                    <w:rPr>
                      <w:rFonts w:ascii="Times New Roman" w:eastAsia="바탕체" w:hAnsi="Times New Roman" w:hint="eastAsia"/>
                      <w:b/>
                      <w:sz w:val="20"/>
                      <w:szCs w:val="20"/>
                      <w:lang w:eastAsia="ko-KR"/>
                    </w:rPr>
                    <w:t xml:space="preserve"> </w:t>
                  </w:r>
                  <w:r w:rsidRPr="003B263F">
                    <w:rPr>
                      <w:rFonts w:ascii="Times New Roman" w:eastAsia="바탕체" w:hAnsi="Times New Roman" w:hint="eastAsia"/>
                      <w:b/>
                      <w:sz w:val="20"/>
                      <w:szCs w:val="20"/>
                      <w:lang w:eastAsia="ko-KR"/>
                    </w:rPr>
                    <w:t>정비계획</w:t>
                  </w:r>
                  <w:r>
                    <w:rPr>
                      <w:rFonts w:ascii="Times New Roman" w:eastAsia="바탕체" w:hAnsi="Times New Roman"/>
                      <w:sz w:val="20"/>
                      <w:szCs w:val="20"/>
                      <w:lang w:eastAsia="ko-KR"/>
                    </w:rPr>
                    <w:t>”)</w:t>
                  </w:r>
                  <w:r w:rsidR="00F352D3">
                    <w:rPr>
                      <w:rFonts w:ascii="Times New Roman" w:eastAsia="바탕체" w:hAnsi="Times New Roman" w:hint="eastAsia"/>
                      <w:sz w:val="20"/>
                      <w:szCs w:val="20"/>
                      <w:lang w:eastAsia="ko-KR"/>
                    </w:rPr>
                    <w:t>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주용도</w:t>
                  </w:r>
                  <w:r>
                    <w:rPr>
                      <w:rStyle w:val="ae"/>
                      <w:rFonts w:ascii="Times New Roman" w:hAnsi="Times New Roman"/>
                      <w:sz w:val="20"/>
                      <w:szCs w:val="20"/>
                      <w:lang w:eastAsia="ko-KR"/>
                    </w:rPr>
                    <w:footnoteReference w:id="6"/>
                  </w:r>
                  <w:r>
                    <w:rPr>
                      <w:rFonts w:ascii="Times New Roman" w:eastAsia="바탕체" w:hAnsi="Times New Roman" w:hint="eastAsia"/>
                      <w:sz w:val="20"/>
                      <w:szCs w:val="20"/>
                      <w:lang w:eastAsia="ko-KR"/>
                    </w:rPr>
                    <w:t>로</w:t>
                  </w:r>
                  <w:r>
                    <w:rPr>
                      <w:rFonts w:ascii="Times New Roman" w:eastAsia="바탕체" w:hAnsi="Times New Roman" w:hint="eastAsia"/>
                      <w:sz w:val="20"/>
                      <w:szCs w:val="20"/>
                      <w:lang w:eastAsia="ko-KR"/>
                    </w:rPr>
                    <w:t xml:space="preserve"> </w:t>
                  </w:r>
                  <w:r w:rsidRPr="00820F20">
                    <w:rPr>
                      <w:rFonts w:ascii="Times New Roman" w:eastAsia="바탕체" w:hAnsi="Times New Roman" w:hint="eastAsia"/>
                      <w:sz w:val="20"/>
                      <w:szCs w:val="20"/>
                      <w:u w:val="single"/>
                      <w:lang w:eastAsia="ko-KR"/>
                    </w:rPr>
                    <w:t>업무시설</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정하고</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있</w:t>
                  </w:r>
                  <w:r w:rsidR="00F352D3">
                    <w:rPr>
                      <w:rFonts w:ascii="Times New Roman" w:eastAsia="바탕체" w:hAnsi="Times New Roman" w:hint="eastAsia"/>
                      <w:sz w:val="20"/>
                      <w:szCs w:val="20"/>
                      <w:lang w:eastAsia="ko-KR"/>
                    </w:rPr>
                    <w:t>는바</w:t>
                  </w:r>
                  <w:proofErr w:type="spellEnd"/>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본건</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건물의</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건축물</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용도</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중</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업무시설은</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이에</w:t>
                  </w:r>
                  <w:r w:rsidR="00F352D3">
                    <w:rPr>
                      <w:rFonts w:ascii="Times New Roman" w:eastAsia="바탕체" w:hAnsi="Times New Roman" w:hint="eastAsia"/>
                      <w:sz w:val="20"/>
                      <w:szCs w:val="20"/>
                      <w:lang w:eastAsia="ko-KR"/>
                    </w:rPr>
                    <w:t xml:space="preserve"> </w:t>
                  </w:r>
                  <w:r w:rsidR="00F352D3">
                    <w:rPr>
                      <w:rFonts w:ascii="Times New Roman" w:eastAsia="바탕체" w:hAnsi="Times New Roman" w:hint="eastAsia"/>
                      <w:sz w:val="20"/>
                      <w:szCs w:val="20"/>
                      <w:lang w:eastAsia="ko-KR"/>
                    </w:rPr>
                    <w:t>부합함</w:t>
                  </w:r>
                  <w:r w:rsidR="00F352D3">
                    <w:rPr>
                      <w:rFonts w:ascii="Times New Roman" w:eastAsia="바탕체" w:hAnsi="Times New Roman" w:hint="eastAsia"/>
                      <w:sz w:val="20"/>
                      <w:szCs w:val="20"/>
                      <w:lang w:eastAsia="ko-KR"/>
                    </w:rPr>
                    <w:t>.</w:t>
                  </w:r>
                </w:p>
                <w:p w14:paraId="2120952E" w14:textId="563C6167" w:rsidR="009B1B82" w:rsidRPr="00850E72" w:rsidRDefault="00F352D3"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sz w:val="20"/>
                      <w:szCs w:val="20"/>
                      <w:lang w:eastAsia="ko-KR"/>
                    </w:rPr>
                    <w:t xml:space="preserve">2025 </w:t>
                  </w:r>
                  <w:r>
                    <w:rPr>
                      <w:rFonts w:ascii="Times New Roman" w:eastAsia="바탕체" w:hAnsi="Times New Roman" w:hint="eastAsia"/>
                      <w:sz w:val="20"/>
                      <w:szCs w:val="20"/>
                      <w:lang w:eastAsia="ko-KR"/>
                    </w:rPr>
                    <w:t>서울시</w:t>
                  </w:r>
                  <w:r>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도시주거환경정비</w:t>
                  </w:r>
                  <w:r>
                    <w:rPr>
                      <w:rFonts w:ascii="Times New Roman" w:eastAsia="바탕체" w:hAnsi="Times New Roman" w:hint="eastAsia"/>
                      <w:sz w:val="20"/>
                      <w:szCs w:val="20"/>
                      <w:lang w:eastAsia="ko-KR"/>
                    </w:rPr>
                    <w:t>기본</w:t>
                  </w:r>
                  <w:r w:rsidR="009B1B82">
                    <w:rPr>
                      <w:rFonts w:ascii="Times New Roman" w:eastAsia="바탕체" w:hAnsi="Times New Roman" w:hint="eastAsia"/>
                      <w:sz w:val="20"/>
                      <w:szCs w:val="20"/>
                      <w:lang w:eastAsia="ko-KR"/>
                    </w:rPr>
                    <w:t>계획에</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의하면</w:t>
                  </w:r>
                  <w:r w:rsidR="009B1B82">
                    <w:rPr>
                      <w:rFonts w:ascii="Times New Roman" w:eastAsia="바탕체" w:hAnsi="Times New Roman" w:hint="eastAsia"/>
                      <w:sz w:val="20"/>
                      <w:szCs w:val="20"/>
                      <w:lang w:eastAsia="ko-KR"/>
                    </w:rPr>
                    <w:t>,</w:t>
                  </w:r>
                  <w:r w:rsidR="009B1B82">
                    <w:rPr>
                      <w:rFonts w:ascii="Times New Roman" w:eastAsia="바탕체" w:hAnsi="Times New Roman"/>
                      <w:sz w:val="20"/>
                      <w:szCs w:val="20"/>
                      <w:lang w:eastAsia="ko-KR"/>
                    </w:rPr>
                    <w:t xml:space="preserve"> </w:t>
                  </w:r>
                  <w:r w:rsidR="009B1B82">
                    <w:rPr>
                      <w:rFonts w:ascii="Times New Roman" w:eastAsia="바탕체" w:hAnsi="Times New Roman" w:hint="eastAsia"/>
                      <w:sz w:val="20"/>
                      <w:szCs w:val="20"/>
                      <w:lang w:eastAsia="ko-KR"/>
                    </w:rPr>
                    <w:t>주용도</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이외</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용도는</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해당</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용도지역에서</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허용되는</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건축물</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용도를</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따르도록</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하고</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있어</w:t>
                  </w:r>
                  <w:r w:rsidR="009B1B82">
                    <w:rPr>
                      <w:rFonts w:ascii="Times New Roman" w:eastAsia="바탕체" w:hAnsi="Times New Roman" w:hint="eastAsia"/>
                      <w:sz w:val="20"/>
                      <w:szCs w:val="20"/>
                      <w:lang w:eastAsia="ko-KR"/>
                    </w:rPr>
                    <w:t>,</w:t>
                  </w:r>
                  <w:r w:rsidR="009B1B82">
                    <w:rPr>
                      <w:rFonts w:ascii="Times New Roman" w:eastAsia="바탕체" w:hAnsi="Times New Roman"/>
                      <w:sz w:val="20"/>
                      <w:szCs w:val="20"/>
                      <w:lang w:eastAsia="ko-KR"/>
                    </w:rPr>
                    <w:t xml:space="preserve"> </w:t>
                  </w:r>
                  <w:r w:rsidR="009B1B82">
                    <w:rPr>
                      <w:rFonts w:ascii="Times New Roman" w:eastAsia="바탕체" w:hAnsi="Times New Roman" w:hint="eastAsia"/>
                      <w:sz w:val="20"/>
                      <w:szCs w:val="20"/>
                      <w:lang w:eastAsia="ko-KR"/>
                    </w:rPr>
                    <w:t>업무시설</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용도를</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제외한</w:t>
                  </w:r>
                  <w:r w:rsidR="009B1B82">
                    <w:rPr>
                      <w:rFonts w:ascii="Times New Roman" w:eastAsia="바탕체" w:hAnsi="Times New Roman" w:hint="eastAsia"/>
                      <w:sz w:val="20"/>
                      <w:szCs w:val="20"/>
                      <w:lang w:eastAsia="ko-KR"/>
                    </w:rPr>
                    <w:t xml:space="preserve"> </w:t>
                  </w:r>
                  <w:r w:rsidR="009B1B82" w:rsidRPr="00820F20">
                    <w:rPr>
                      <w:rFonts w:ascii="Times New Roman" w:eastAsia="바탕체" w:hAnsi="Times New Roman" w:hint="eastAsia"/>
                      <w:sz w:val="20"/>
                      <w:szCs w:val="20"/>
                      <w:u w:val="single"/>
                      <w:lang w:eastAsia="ko-KR"/>
                    </w:rPr>
                    <w:t>제</w:t>
                  </w:r>
                  <w:r w:rsidR="009B1B82" w:rsidRPr="00820F20">
                    <w:rPr>
                      <w:rFonts w:ascii="Times New Roman" w:eastAsia="바탕체" w:hAnsi="Times New Roman" w:hint="eastAsia"/>
                      <w:sz w:val="20"/>
                      <w:szCs w:val="20"/>
                      <w:u w:val="single"/>
                      <w:lang w:eastAsia="ko-KR"/>
                    </w:rPr>
                    <w:t>2</w:t>
                  </w:r>
                  <w:r w:rsidR="009B1B82" w:rsidRPr="00820F20">
                    <w:rPr>
                      <w:rFonts w:ascii="Times New Roman" w:eastAsia="바탕체" w:hAnsi="Times New Roman" w:hint="eastAsia"/>
                      <w:sz w:val="20"/>
                      <w:szCs w:val="20"/>
                      <w:u w:val="single"/>
                      <w:lang w:eastAsia="ko-KR"/>
                    </w:rPr>
                    <w:t>종근린생활시설</w:t>
                  </w:r>
                  <w:r w:rsidR="009B1B82" w:rsidRPr="00820F20">
                    <w:rPr>
                      <w:rFonts w:ascii="Times New Roman" w:eastAsia="바탕체" w:hAnsi="Times New Roman" w:hint="eastAsia"/>
                      <w:sz w:val="20"/>
                      <w:szCs w:val="20"/>
                      <w:u w:val="single"/>
                      <w:lang w:eastAsia="ko-KR"/>
                    </w:rPr>
                    <w:t>,</w:t>
                  </w:r>
                  <w:r w:rsidR="009B1B82" w:rsidRPr="00820F20">
                    <w:rPr>
                      <w:rFonts w:ascii="Times New Roman" w:eastAsia="바탕체" w:hAnsi="Times New Roman"/>
                      <w:sz w:val="20"/>
                      <w:szCs w:val="20"/>
                      <w:u w:val="single"/>
                      <w:lang w:eastAsia="ko-KR"/>
                    </w:rPr>
                    <w:t xml:space="preserve"> </w:t>
                  </w:r>
                  <w:r w:rsidR="009B1B82" w:rsidRPr="00820F20">
                    <w:rPr>
                      <w:rFonts w:ascii="Times New Roman" w:eastAsia="바탕체" w:hAnsi="Times New Roman" w:hint="eastAsia"/>
                      <w:sz w:val="20"/>
                      <w:szCs w:val="20"/>
                      <w:u w:val="single"/>
                      <w:lang w:eastAsia="ko-KR"/>
                    </w:rPr>
                    <w:t>운동시설</w:t>
                  </w:r>
                  <w:r w:rsidR="009B1B82" w:rsidRPr="00820F20">
                    <w:rPr>
                      <w:rFonts w:ascii="Times New Roman" w:eastAsia="바탕체" w:hAnsi="Times New Roman" w:hint="eastAsia"/>
                      <w:sz w:val="20"/>
                      <w:szCs w:val="20"/>
                      <w:u w:val="single"/>
                      <w:lang w:eastAsia="ko-KR"/>
                    </w:rPr>
                    <w:t xml:space="preserve"> </w:t>
                  </w:r>
                  <w:r w:rsidR="009B1B82" w:rsidRPr="00820F20">
                    <w:rPr>
                      <w:rFonts w:ascii="Times New Roman" w:eastAsia="바탕체" w:hAnsi="Times New Roman" w:hint="eastAsia"/>
                      <w:sz w:val="20"/>
                      <w:szCs w:val="20"/>
                      <w:u w:val="single"/>
                      <w:lang w:eastAsia="ko-KR"/>
                    </w:rPr>
                    <w:t>및</w:t>
                  </w:r>
                  <w:r w:rsidR="009B1B82" w:rsidRPr="00820F20">
                    <w:rPr>
                      <w:rFonts w:ascii="Times New Roman" w:eastAsia="바탕체" w:hAnsi="Times New Roman" w:hint="eastAsia"/>
                      <w:sz w:val="20"/>
                      <w:szCs w:val="20"/>
                      <w:u w:val="single"/>
                      <w:lang w:eastAsia="ko-KR"/>
                    </w:rPr>
                    <w:t xml:space="preserve"> </w:t>
                  </w:r>
                  <w:r w:rsidR="009B1B82" w:rsidRPr="00820F20">
                    <w:rPr>
                      <w:rFonts w:ascii="Times New Roman" w:eastAsia="바탕체" w:hAnsi="Times New Roman" w:hint="eastAsia"/>
                      <w:sz w:val="20"/>
                      <w:szCs w:val="20"/>
                      <w:u w:val="single"/>
                      <w:lang w:eastAsia="ko-KR"/>
                    </w:rPr>
                    <w:t>판매시설</w:t>
                  </w:r>
                  <w:r w:rsidR="009B1B82">
                    <w:rPr>
                      <w:rFonts w:ascii="Times New Roman" w:eastAsia="바탕체" w:hAnsi="Times New Roman" w:hint="eastAsia"/>
                      <w:sz w:val="20"/>
                      <w:szCs w:val="20"/>
                      <w:lang w:eastAsia="ko-KR"/>
                    </w:rPr>
                    <w:t>의</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용도도</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본건</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건물에서</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사용</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가능한</w:t>
                  </w:r>
                  <w:r w:rsidR="009B1B82">
                    <w:rPr>
                      <w:rFonts w:ascii="Times New Roman" w:eastAsia="바탕체" w:hAnsi="Times New Roman" w:hint="eastAsia"/>
                      <w:sz w:val="20"/>
                      <w:szCs w:val="20"/>
                      <w:lang w:eastAsia="ko-KR"/>
                    </w:rPr>
                    <w:t xml:space="preserve"> </w:t>
                  </w:r>
                  <w:r w:rsidR="009B1B82">
                    <w:rPr>
                      <w:rFonts w:ascii="Times New Roman" w:eastAsia="바탕체" w:hAnsi="Times New Roman" w:hint="eastAsia"/>
                      <w:sz w:val="20"/>
                      <w:szCs w:val="20"/>
                      <w:lang w:eastAsia="ko-KR"/>
                    </w:rPr>
                    <w:t>용도</w:t>
                  </w:r>
                  <w:r w:rsidR="00AB710C">
                    <w:rPr>
                      <w:rFonts w:ascii="Times New Roman" w:eastAsia="바탕체" w:hAnsi="Times New Roman" w:hint="eastAsia"/>
                      <w:sz w:val="20"/>
                      <w:szCs w:val="20"/>
                      <w:lang w:eastAsia="ko-KR"/>
                    </w:rPr>
                    <w:t>로서</w:t>
                  </w:r>
                  <w:r w:rsidR="00AB710C">
                    <w:rPr>
                      <w:rFonts w:ascii="Times New Roman" w:eastAsia="바탕체" w:hAnsi="Times New Roman" w:hint="eastAsia"/>
                      <w:sz w:val="20"/>
                      <w:szCs w:val="20"/>
                      <w:lang w:eastAsia="ko-KR"/>
                    </w:rPr>
                    <w:t xml:space="preserve"> </w:t>
                  </w:r>
                  <w:r w:rsidR="00AB710C">
                    <w:rPr>
                      <w:rFonts w:ascii="Times New Roman" w:eastAsia="바탕체" w:hAnsi="Times New Roman" w:hint="eastAsia"/>
                      <w:sz w:val="20"/>
                      <w:szCs w:val="20"/>
                      <w:lang w:eastAsia="ko-KR"/>
                    </w:rPr>
                    <w:t>건축물</w:t>
                  </w:r>
                  <w:r w:rsidR="00AB710C">
                    <w:rPr>
                      <w:rFonts w:ascii="Times New Roman" w:eastAsia="바탕체" w:hAnsi="Times New Roman" w:hint="eastAsia"/>
                      <w:sz w:val="20"/>
                      <w:szCs w:val="20"/>
                      <w:lang w:eastAsia="ko-KR"/>
                    </w:rPr>
                    <w:t xml:space="preserve"> </w:t>
                  </w:r>
                  <w:r w:rsidR="00AB710C">
                    <w:rPr>
                      <w:rFonts w:ascii="Times New Roman" w:eastAsia="바탕체" w:hAnsi="Times New Roman" w:hint="eastAsia"/>
                      <w:sz w:val="20"/>
                      <w:szCs w:val="20"/>
                      <w:lang w:eastAsia="ko-KR"/>
                    </w:rPr>
                    <w:t>용도규제에</w:t>
                  </w:r>
                  <w:r w:rsidR="00AB710C">
                    <w:rPr>
                      <w:rFonts w:ascii="Times New Roman" w:eastAsia="바탕체" w:hAnsi="Times New Roman" w:hint="eastAsia"/>
                      <w:sz w:val="20"/>
                      <w:szCs w:val="20"/>
                      <w:lang w:eastAsia="ko-KR"/>
                    </w:rPr>
                    <w:t xml:space="preserve"> </w:t>
                  </w:r>
                  <w:r w:rsidR="00AB710C">
                    <w:rPr>
                      <w:rFonts w:ascii="Times New Roman" w:eastAsia="바탕체" w:hAnsi="Times New Roman" w:hint="eastAsia"/>
                      <w:sz w:val="20"/>
                      <w:szCs w:val="20"/>
                      <w:lang w:eastAsia="ko-KR"/>
                    </w:rPr>
                    <w:t>부합함</w:t>
                  </w:r>
                  <w:r w:rsidR="009B1B82">
                    <w:rPr>
                      <w:rFonts w:ascii="Times New Roman" w:eastAsia="바탕체" w:hAnsi="Times New Roman" w:hint="eastAsia"/>
                      <w:sz w:val="20"/>
                      <w:szCs w:val="20"/>
                      <w:lang w:eastAsia="ko-KR"/>
                    </w:rPr>
                    <w:t>.</w:t>
                  </w:r>
                </w:p>
              </w:tc>
            </w:tr>
            <w:tr w:rsidR="009B1B82" w:rsidRPr="00850E72" w14:paraId="23F42214" w14:textId="77777777" w:rsidTr="008C0C2F">
              <w:trPr>
                <w:trHeight w:val="1034"/>
              </w:trPr>
              <w:tc>
                <w:tcPr>
                  <w:tcW w:w="972" w:type="dxa"/>
                  <w:vMerge/>
                  <w:vAlign w:val="center"/>
                </w:tcPr>
                <w:p w14:paraId="1A2960A2"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p>
              </w:tc>
              <w:tc>
                <w:tcPr>
                  <w:tcW w:w="3119" w:type="dxa"/>
                  <w:tcBorders>
                    <w:top w:val="single" w:sz="4" w:space="0" w:color="auto"/>
                    <w:bottom w:val="single" w:sz="4" w:space="0" w:color="auto"/>
                    <w:right w:val="single" w:sz="4" w:space="0" w:color="auto"/>
                  </w:tcBorders>
                  <w:vAlign w:val="center"/>
                </w:tcPr>
                <w:p w14:paraId="406CD6BB" w14:textId="77777777" w:rsidR="009B1B82" w:rsidRPr="00850E7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특정개발진흥지구</w:t>
                  </w:r>
                </w:p>
              </w:tc>
              <w:tc>
                <w:tcPr>
                  <w:tcW w:w="5722" w:type="dxa"/>
                  <w:vMerge/>
                  <w:tcBorders>
                    <w:right w:val="single" w:sz="4" w:space="0" w:color="auto"/>
                  </w:tcBorders>
                  <w:vAlign w:val="center"/>
                </w:tcPr>
                <w:p w14:paraId="2A76A066" w14:textId="77777777" w:rsidR="009B1B82" w:rsidRPr="00850E7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p>
              </w:tc>
            </w:tr>
            <w:tr w:rsidR="009B1B82" w:rsidRPr="00850E72" w14:paraId="454D95FD" w14:textId="77777777" w:rsidTr="008C0C2F">
              <w:trPr>
                <w:trHeight w:val="1034"/>
              </w:trPr>
              <w:tc>
                <w:tcPr>
                  <w:tcW w:w="972" w:type="dxa"/>
                  <w:vMerge/>
                  <w:vAlign w:val="center"/>
                </w:tcPr>
                <w:p w14:paraId="67CC1582"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p>
              </w:tc>
              <w:tc>
                <w:tcPr>
                  <w:tcW w:w="3119" w:type="dxa"/>
                  <w:tcBorders>
                    <w:top w:val="single" w:sz="4" w:space="0" w:color="auto"/>
                    <w:right w:val="single" w:sz="4" w:space="0" w:color="auto"/>
                  </w:tcBorders>
                  <w:vAlign w:val="center"/>
                </w:tcPr>
                <w:p w14:paraId="1B61F791"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정비구역</w:t>
                  </w:r>
                </w:p>
                <w:p w14:paraId="18633944" w14:textId="77777777" w:rsidR="009B1B82" w:rsidRPr="00B35F15" w:rsidRDefault="009B1B82" w:rsidP="009B1B82">
                  <w:pPr>
                    <w:wordWrap w:val="0"/>
                    <w:autoSpaceDE w:val="0"/>
                    <w:autoSpaceDN w:val="0"/>
                    <w:snapToGrid w:val="0"/>
                    <w:spacing w:line="240" w:lineRule="atLeast"/>
                    <w:ind w:left="227"/>
                    <w:jc w:val="both"/>
                    <w:rPr>
                      <w:rFonts w:ascii="Times New Roman" w:eastAsia="바탕체" w:hAnsi="Times New Roman"/>
                      <w:sz w:val="20"/>
                      <w:szCs w:val="20"/>
                      <w:lang w:eastAsia="ko-KR"/>
                    </w:rPr>
                  </w:pPr>
                  <w:r w:rsidRPr="00B35F15">
                    <w:rPr>
                      <w:rFonts w:ascii="Times New Roman" w:eastAsia="바탕체" w:hAnsi="Times New Roman" w:hint="eastAsia"/>
                      <w:sz w:val="20"/>
                      <w:szCs w:val="20"/>
                      <w:lang w:eastAsia="ko-KR"/>
                    </w:rPr>
                    <w:t>(</w:t>
                  </w:r>
                  <w:r w:rsidRPr="00B35F15">
                    <w:rPr>
                      <w:rFonts w:ascii="Times New Roman" w:eastAsia="바탕체" w:hAnsi="Times New Roman" w:hint="eastAsia"/>
                      <w:sz w:val="20"/>
                      <w:szCs w:val="20"/>
                      <w:lang w:eastAsia="ko-KR"/>
                    </w:rPr>
                    <w:t>도시정비형</w:t>
                  </w:r>
                  <w:r w:rsidRPr="00B35F15">
                    <w:rPr>
                      <w:rFonts w:ascii="Times New Roman" w:eastAsia="바탕체" w:hAnsi="Times New Roman" w:hint="eastAsia"/>
                      <w:sz w:val="20"/>
                      <w:szCs w:val="20"/>
                      <w:lang w:eastAsia="ko-KR"/>
                    </w:rPr>
                    <w:t xml:space="preserve"> </w:t>
                  </w:r>
                  <w:r w:rsidRPr="00B35F15">
                    <w:rPr>
                      <w:rFonts w:ascii="Times New Roman" w:eastAsia="바탕체" w:hAnsi="Times New Roman" w:hint="eastAsia"/>
                      <w:sz w:val="20"/>
                      <w:szCs w:val="20"/>
                      <w:lang w:eastAsia="ko-KR"/>
                    </w:rPr>
                    <w:t>재개발구역</w:t>
                  </w:r>
                  <w:r w:rsidRPr="00B35F15">
                    <w:rPr>
                      <w:rFonts w:ascii="Times New Roman" w:eastAsia="바탕체" w:hAnsi="Times New Roman" w:hint="eastAsia"/>
                      <w:sz w:val="20"/>
                      <w:szCs w:val="20"/>
                      <w:lang w:eastAsia="ko-KR"/>
                    </w:rPr>
                    <w:t>)</w:t>
                  </w:r>
                </w:p>
              </w:tc>
              <w:tc>
                <w:tcPr>
                  <w:tcW w:w="5722" w:type="dxa"/>
                  <w:vMerge/>
                  <w:tcBorders>
                    <w:bottom w:val="single" w:sz="4" w:space="0" w:color="auto"/>
                    <w:right w:val="single" w:sz="4" w:space="0" w:color="auto"/>
                  </w:tcBorders>
                  <w:vAlign w:val="center"/>
                </w:tcPr>
                <w:p w14:paraId="31989309" w14:textId="77777777" w:rsidR="009B1B82" w:rsidRPr="00850E7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p>
              </w:tc>
            </w:tr>
            <w:tr w:rsidR="009B1B82" w:rsidRPr="00850E72" w14:paraId="65812ECD" w14:textId="77777777" w:rsidTr="00440BC5">
              <w:trPr>
                <w:trHeight w:val="70"/>
              </w:trPr>
              <w:tc>
                <w:tcPr>
                  <w:tcW w:w="972" w:type="dxa"/>
                  <w:tcBorders>
                    <w:top w:val="single" w:sz="4" w:space="0" w:color="auto"/>
                  </w:tcBorders>
                  <w:vAlign w:val="center"/>
                </w:tcPr>
                <w:p w14:paraId="4C7FDCF5" w14:textId="77777777" w:rsidR="009B1B8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건폐율</w:t>
                  </w:r>
                  <w:r>
                    <w:rPr>
                      <w:rFonts w:ascii="Times New Roman" w:eastAsia="바탕체" w:hAnsi="Times New Roman" w:hint="eastAsia"/>
                      <w:b/>
                      <w:sz w:val="20"/>
                      <w:szCs w:val="20"/>
                      <w:lang w:eastAsia="ko-KR"/>
                    </w:rPr>
                    <w:t>,</w:t>
                  </w:r>
                </w:p>
                <w:p w14:paraId="604C78DF"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용적률</w:t>
                  </w:r>
                </w:p>
              </w:tc>
              <w:tc>
                <w:tcPr>
                  <w:tcW w:w="3119" w:type="dxa"/>
                  <w:tcBorders>
                    <w:right w:val="single" w:sz="4" w:space="0" w:color="auto"/>
                  </w:tcBorders>
                  <w:vAlign w:val="center"/>
                </w:tcPr>
                <w:p w14:paraId="70C5E2FE"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정비구역</w:t>
                  </w:r>
                </w:p>
                <w:p w14:paraId="72A21E42" w14:textId="77777777" w:rsidR="009B1B82" w:rsidRPr="00E82F45" w:rsidRDefault="009B1B82" w:rsidP="009B1B82">
                  <w:pPr>
                    <w:wordWrap w:val="0"/>
                    <w:autoSpaceDE w:val="0"/>
                    <w:autoSpaceDN w:val="0"/>
                    <w:snapToGrid w:val="0"/>
                    <w:spacing w:line="240" w:lineRule="atLeast"/>
                    <w:ind w:left="227"/>
                    <w:jc w:val="both"/>
                    <w:rPr>
                      <w:rFonts w:ascii="Times New Roman" w:eastAsia="바탕체" w:hAnsi="Times New Roman"/>
                      <w:sz w:val="20"/>
                      <w:szCs w:val="20"/>
                      <w:lang w:eastAsia="ko-KR"/>
                    </w:rPr>
                  </w:pPr>
                  <w:r w:rsidRPr="00E82F45">
                    <w:rPr>
                      <w:rFonts w:ascii="Times New Roman" w:eastAsia="바탕체" w:hAnsi="Times New Roman" w:hint="eastAsia"/>
                      <w:sz w:val="20"/>
                      <w:szCs w:val="20"/>
                      <w:lang w:eastAsia="ko-KR"/>
                    </w:rPr>
                    <w:t>(</w:t>
                  </w:r>
                  <w:r w:rsidRPr="00E82F45">
                    <w:rPr>
                      <w:rFonts w:ascii="Times New Roman" w:eastAsia="바탕체" w:hAnsi="Times New Roman" w:hint="eastAsia"/>
                      <w:sz w:val="20"/>
                      <w:szCs w:val="20"/>
                      <w:lang w:eastAsia="ko-KR"/>
                    </w:rPr>
                    <w:t>도시정비형</w:t>
                  </w:r>
                  <w:r w:rsidRPr="00E82F45">
                    <w:rPr>
                      <w:rFonts w:ascii="Times New Roman" w:eastAsia="바탕체" w:hAnsi="Times New Roman" w:hint="eastAsia"/>
                      <w:sz w:val="20"/>
                      <w:szCs w:val="20"/>
                      <w:lang w:eastAsia="ko-KR"/>
                    </w:rPr>
                    <w:t xml:space="preserve"> </w:t>
                  </w:r>
                  <w:r w:rsidRPr="00E82F45">
                    <w:rPr>
                      <w:rFonts w:ascii="Times New Roman" w:eastAsia="바탕체" w:hAnsi="Times New Roman" w:hint="eastAsia"/>
                      <w:sz w:val="20"/>
                      <w:szCs w:val="20"/>
                      <w:lang w:eastAsia="ko-KR"/>
                    </w:rPr>
                    <w:t>재개발구역</w:t>
                  </w:r>
                  <w:r w:rsidRPr="00E82F45">
                    <w:rPr>
                      <w:rFonts w:ascii="Times New Roman" w:eastAsia="바탕체" w:hAnsi="Times New Roman" w:hint="eastAsia"/>
                      <w:sz w:val="20"/>
                      <w:szCs w:val="20"/>
                      <w:lang w:eastAsia="ko-KR"/>
                    </w:rPr>
                    <w:t>)</w:t>
                  </w:r>
                </w:p>
              </w:tc>
              <w:tc>
                <w:tcPr>
                  <w:tcW w:w="5722" w:type="dxa"/>
                  <w:tcBorders>
                    <w:top w:val="single" w:sz="4" w:space="0" w:color="auto"/>
                    <w:right w:val="single" w:sz="4" w:space="0" w:color="auto"/>
                  </w:tcBorders>
                  <w:vAlign w:val="center"/>
                </w:tcPr>
                <w:p w14:paraId="506FD112" w14:textId="788CA89D"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건폐율은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45.59%</w:t>
                  </w:r>
                  <w:r>
                    <w:rPr>
                      <w:rFonts w:ascii="Times New Roman" w:eastAsia="바탕체" w:hAnsi="Times New Roman" w:hint="eastAsia"/>
                      <w:sz w:val="20"/>
                      <w:szCs w:val="20"/>
                      <w:lang w:eastAsia="ko-KR"/>
                    </w:rPr>
                    <w:t>로</w:t>
                  </w:r>
                  <w:r>
                    <w:rPr>
                      <w:rFonts w:ascii="Times New Roman" w:eastAsia="바탕체" w:hAnsi="Times New Roman" w:hint="eastAsia"/>
                      <w:sz w:val="20"/>
                      <w:szCs w:val="20"/>
                      <w:lang w:eastAsia="ko-KR"/>
                    </w:rPr>
                    <w:t xml:space="preserve">, </w:t>
                  </w:r>
                  <w:r w:rsidR="00AB710C">
                    <w:rPr>
                      <w:rFonts w:ascii="Times New Roman" w:eastAsia="바탕체" w:hAnsi="Times New Roman" w:hint="eastAsia"/>
                      <w:sz w:val="20"/>
                      <w:szCs w:val="20"/>
                      <w:lang w:eastAsia="ko-KR"/>
                    </w:rPr>
                    <w:t>본건</w:t>
                  </w:r>
                  <w:r w:rsidR="00AB710C">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정비계획에서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건폐율을</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46.19% </w:t>
                  </w:r>
                  <w:r>
                    <w:rPr>
                      <w:rFonts w:ascii="Times New Roman" w:eastAsia="바탕체" w:hAnsi="Times New Roman" w:hint="eastAsia"/>
                      <w:sz w:val="20"/>
                      <w:szCs w:val="20"/>
                      <w:lang w:eastAsia="ko-KR"/>
                    </w:rPr>
                    <w:t>이하로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적합함</w:t>
                  </w:r>
                  <w:r>
                    <w:rPr>
                      <w:rFonts w:ascii="Times New Roman" w:eastAsia="바탕체" w:hAnsi="Times New Roman" w:hint="eastAsia"/>
                      <w:sz w:val="20"/>
                      <w:szCs w:val="20"/>
                      <w:lang w:eastAsia="ko-KR"/>
                    </w:rPr>
                    <w:t>.</w:t>
                  </w:r>
                </w:p>
                <w:p w14:paraId="6CB48C8F" w14:textId="3A6D362A" w:rsidR="009B1B82" w:rsidRPr="0000711A"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용적률은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858.48%</w:t>
                  </w:r>
                  <w:r>
                    <w:rPr>
                      <w:rFonts w:ascii="Times New Roman" w:eastAsia="바탕체" w:hAnsi="Times New Roman" w:hint="eastAsia"/>
                      <w:sz w:val="20"/>
                      <w:szCs w:val="20"/>
                      <w:lang w:eastAsia="ko-KR"/>
                    </w:rPr>
                    <w:t>로</w:t>
                  </w:r>
                  <w:r>
                    <w:rPr>
                      <w:rFonts w:ascii="Times New Roman" w:eastAsia="바탕체" w:hAnsi="Times New Roman" w:hint="eastAsia"/>
                      <w:sz w:val="20"/>
                      <w:szCs w:val="20"/>
                      <w:lang w:eastAsia="ko-KR"/>
                    </w:rPr>
                    <w:t xml:space="preserve">, </w:t>
                  </w:r>
                  <w:r w:rsidR="00AB710C">
                    <w:rPr>
                      <w:rFonts w:ascii="Times New Roman" w:eastAsia="바탕체" w:hAnsi="Times New Roman" w:hint="eastAsia"/>
                      <w:sz w:val="20"/>
                      <w:szCs w:val="20"/>
                      <w:lang w:eastAsia="ko-KR"/>
                    </w:rPr>
                    <w:t>본건</w:t>
                  </w:r>
                  <w:r w:rsidR="00AB710C">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정비계획에서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용적률을</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865.00% </w:t>
                  </w:r>
                  <w:r>
                    <w:rPr>
                      <w:rFonts w:ascii="Times New Roman" w:eastAsia="바탕체" w:hAnsi="Times New Roman" w:hint="eastAsia"/>
                      <w:sz w:val="20"/>
                      <w:szCs w:val="20"/>
                      <w:lang w:eastAsia="ko-KR"/>
                    </w:rPr>
                    <w:t>이하로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적합함</w:t>
                  </w:r>
                  <w:r>
                    <w:rPr>
                      <w:rFonts w:ascii="Times New Roman" w:eastAsia="바탕체" w:hAnsi="Times New Roman" w:hint="eastAsia"/>
                      <w:sz w:val="20"/>
                      <w:szCs w:val="20"/>
                      <w:lang w:eastAsia="ko-KR"/>
                    </w:rPr>
                    <w:t>.</w:t>
                  </w:r>
                </w:p>
              </w:tc>
            </w:tr>
            <w:tr w:rsidR="009B1B82" w:rsidRPr="00850E72" w14:paraId="502C837D" w14:textId="77777777" w:rsidTr="00440BC5">
              <w:trPr>
                <w:trHeight w:val="196"/>
              </w:trPr>
              <w:tc>
                <w:tcPr>
                  <w:tcW w:w="972" w:type="dxa"/>
                  <w:vMerge w:val="restart"/>
                  <w:tcBorders>
                    <w:top w:val="single" w:sz="4" w:space="0" w:color="auto"/>
                  </w:tcBorders>
                  <w:vAlign w:val="center"/>
                </w:tcPr>
                <w:p w14:paraId="27ED5B32" w14:textId="77777777" w:rsidR="009B1B8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건축물</w:t>
                  </w:r>
                </w:p>
                <w:p w14:paraId="57D05625"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높이</w:t>
                  </w:r>
                </w:p>
              </w:tc>
              <w:tc>
                <w:tcPr>
                  <w:tcW w:w="3119" w:type="dxa"/>
                  <w:tcBorders>
                    <w:top w:val="single" w:sz="4" w:space="0" w:color="auto"/>
                    <w:bottom w:val="single" w:sz="4" w:space="0" w:color="auto"/>
                    <w:right w:val="single" w:sz="4" w:space="0" w:color="auto"/>
                  </w:tcBorders>
                  <w:vAlign w:val="center"/>
                </w:tcPr>
                <w:p w14:paraId="6E85A022"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정비구역</w:t>
                  </w:r>
                </w:p>
                <w:p w14:paraId="175D1843" w14:textId="77777777" w:rsidR="009B1B82" w:rsidRPr="00E82F45" w:rsidRDefault="009B1B82" w:rsidP="009B1B82">
                  <w:pPr>
                    <w:wordWrap w:val="0"/>
                    <w:autoSpaceDE w:val="0"/>
                    <w:autoSpaceDN w:val="0"/>
                    <w:snapToGrid w:val="0"/>
                    <w:spacing w:line="240" w:lineRule="atLeast"/>
                    <w:ind w:left="227"/>
                    <w:jc w:val="both"/>
                    <w:rPr>
                      <w:rFonts w:ascii="Times New Roman" w:eastAsia="바탕체" w:hAnsi="Times New Roman"/>
                      <w:sz w:val="20"/>
                      <w:szCs w:val="20"/>
                      <w:lang w:eastAsia="ko-KR"/>
                    </w:rPr>
                  </w:pPr>
                  <w:r w:rsidRPr="00E82F45">
                    <w:rPr>
                      <w:rFonts w:ascii="Times New Roman" w:eastAsia="바탕체" w:hAnsi="Times New Roman" w:hint="eastAsia"/>
                      <w:sz w:val="20"/>
                      <w:szCs w:val="20"/>
                      <w:lang w:eastAsia="ko-KR"/>
                    </w:rPr>
                    <w:t>(</w:t>
                  </w:r>
                  <w:r w:rsidRPr="00E82F45">
                    <w:rPr>
                      <w:rFonts w:ascii="Times New Roman" w:eastAsia="바탕체" w:hAnsi="Times New Roman" w:hint="eastAsia"/>
                      <w:sz w:val="20"/>
                      <w:szCs w:val="20"/>
                      <w:lang w:eastAsia="ko-KR"/>
                    </w:rPr>
                    <w:t>도시정비형</w:t>
                  </w:r>
                  <w:r w:rsidRPr="00E82F45">
                    <w:rPr>
                      <w:rFonts w:ascii="Times New Roman" w:eastAsia="바탕체" w:hAnsi="Times New Roman" w:hint="eastAsia"/>
                      <w:sz w:val="20"/>
                      <w:szCs w:val="20"/>
                      <w:lang w:eastAsia="ko-KR"/>
                    </w:rPr>
                    <w:t xml:space="preserve"> </w:t>
                  </w:r>
                  <w:r w:rsidRPr="00E82F45">
                    <w:rPr>
                      <w:rFonts w:ascii="Times New Roman" w:eastAsia="바탕체" w:hAnsi="Times New Roman" w:hint="eastAsia"/>
                      <w:sz w:val="20"/>
                      <w:szCs w:val="20"/>
                      <w:lang w:eastAsia="ko-KR"/>
                    </w:rPr>
                    <w:t>재개발구역</w:t>
                  </w:r>
                  <w:r w:rsidRPr="00E82F45">
                    <w:rPr>
                      <w:rFonts w:ascii="Times New Roman" w:eastAsia="바탕체" w:hAnsi="Times New Roman" w:hint="eastAsia"/>
                      <w:sz w:val="20"/>
                      <w:szCs w:val="20"/>
                      <w:lang w:eastAsia="ko-KR"/>
                    </w:rPr>
                    <w:t>)</w:t>
                  </w:r>
                </w:p>
              </w:tc>
              <w:tc>
                <w:tcPr>
                  <w:tcW w:w="5722" w:type="dxa"/>
                  <w:vMerge w:val="restart"/>
                  <w:tcBorders>
                    <w:top w:val="single" w:sz="4" w:space="0" w:color="auto"/>
                    <w:right w:val="single" w:sz="4" w:space="0" w:color="auto"/>
                  </w:tcBorders>
                  <w:vAlign w:val="center"/>
                </w:tcPr>
                <w:p w14:paraId="697888FF" w14:textId="3C93AB1C" w:rsidR="009B1B82" w:rsidRPr="00850E7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높이는</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105.68m</w:t>
                  </w:r>
                  <w:r>
                    <w:rPr>
                      <w:rFonts w:ascii="Times New Roman" w:eastAsia="바탕체" w:hAnsi="Times New Roman" w:hint="eastAsia"/>
                      <w:sz w:val="20"/>
                      <w:szCs w:val="20"/>
                      <w:lang w:eastAsia="ko-KR"/>
                    </w:rPr>
                    <w:t>로</w:t>
                  </w:r>
                  <w:r>
                    <w:rPr>
                      <w:rFonts w:ascii="Times New Roman" w:eastAsia="바탕체" w:hAnsi="Times New Roman" w:hint="eastAsia"/>
                      <w:sz w:val="20"/>
                      <w:szCs w:val="20"/>
                      <w:lang w:eastAsia="ko-KR"/>
                    </w:rPr>
                    <w:t xml:space="preserve">, </w:t>
                  </w:r>
                  <w:r w:rsidR="00AB710C">
                    <w:rPr>
                      <w:rFonts w:ascii="Times New Roman" w:eastAsia="바탕체" w:hAnsi="Times New Roman" w:hint="eastAsia"/>
                      <w:sz w:val="20"/>
                      <w:szCs w:val="20"/>
                      <w:lang w:eastAsia="ko-KR"/>
                    </w:rPr>
                    <w:t>본건</w:t>
                  </w:r>
                  <w:r w:rsidR="00AB710C">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정비계획에서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높이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기준은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106.00m</w:t>
                  </w:r>
                  <w:r>
                    <w:rPr>
                      <w:rFonts w:ascii="Times New Roman" w:eastAsia="바탕체" w:hAnsi="Times New Roman" w:hint="eastAsia"/>
                      <w:sz w:val="20"/>
                      <w:szCs w:val="20"/>
                      <w:lang w:eastAsia="ko-KR"/>
                    </w:rPr>
                    <w:t>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적합함</w:t>
                  </w:r>
                  <w:r>
                    <w:rPr>
                      <w:rFonts w:ascii="Times New Roman" w:eastAsia="바탕체" w:hAnsi="Times New Roman" w:hint="eastAsia"/>
                      <w:sz w:val="20"/>
                      <w:szCs w:val="20"/>
                      <w:lang w:eastAsia="ko-KR"/>
                    </w:rPr>
                    <w:t>.</w:t>
                  </w:r>
                </w:p>
              </w:tc>
            </w:tr>
            <w:tr w:rsidR="009B1B82" w:rsidRPr="00850E72" w14:paraId="03B76B8C" w14:textId="77777777" w:rsidTr="00440BC5">
              <w:trPr>
                <w:trHeight w:val="195"/>
              </w:trPr>
              <w:tc>
                <w:tcPr>
                  <w:tcW w:w="972" w:type="dxa"/>
                  <w:vMerge/>
                  <w:vAlign w:val="center"/>
                </w:tcPr>
                <w:p w14:paraId="56BD3EFB"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p>
              </w:tc>
              <w:tc>
                <w:tcPr>
                  <w:tcW w:w="3119" w:type="dxa"/>
                  <w:tcBorders>
                    <w:top w:val="single" w:sz="4" w:space="0" w:color="auto"/>
                    <w:bottom w:val="single" w:sz="4" w:space="0" w:color="auto"/>
                    <w:right w:val="single" w:sz="4" w:space="0" w:color="auto"/>
                  </w:tcBorders>
                  <w:vAlign w:val="center"/>
                </w:tcPr>
                <w:p w14:paraId="35260497" w14:textId="77777777" w:rsidR="009B1B82" w:rsidRPr="00850E7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sidRPr="00850E72">
                    <w:rPr>
                      <w:rFonts w:ascii="Times New Roman" w:eastAsia="바탕체" w:hAnsi="Times New Roman"/>
                      <w:sz w:val="20"/>
                      <w:szCs w:val="20"/>
                      <w:lang w:eastAsia="ko-KR"/>
                    </w:rPr>
                    <w:t>가로구역별</w:t>
                  </w:r>
                  <w:r w:rsidRPr="00850E72">
                    <w:rPr>
                      <w:rFonts w:ascii="Times New Roman" w:eastAsia="바탕체" w:hAnsi="Times New Roman"/>
                      <w:sz w:val="20"/>
                      <w:szCs w:val="20"/>
                      <w:lang w:eastAsia="ko-KR"/>
                    </w:rPr>
                    <w:t xml:space="preserve"> </w:t>
                  </w:r>
                  <w:proofErr w:type="spellStart"/>
                  <w:r w:rsidRPr="00850E72">
                    <w:rPr>
                      <w:rFonts w:ascii="Times New Roman" w:eastAsia="바탕체" w:hAnsi="Times New Roman"/>
                      <w:sz w:val="20"/>
                      <w:szCs w:val="20"/>
                      <w:lang w:eastAsia="ko-KR"/>
                    </w:rPr>
                    <w:t>최고높이제한지역</w:t>
                  </w:r>
                  <w:proofErr w:type="spellEnd"/>
                </w:p>
              </w:tc>
              <w:tc>
                <w:tcPr>
                  <w:tcW w:w="5722" w:type="dxa"/>
                  <w:vMerge/>
                  <w:tcBorders>
                    <w:right w:val="single" w:sz="4" w:space="0" w:color="auto"/>
                  </w:tcBorders>
                  <w:vAlign w:val="center"/>
                </w:tcPr>
                <w:p w14:paraId="0E8AF3CB"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p>
              </w:tc>
            </w:tr>
            <w:tr w:rsidR="009B1B82" w:rsidRPr="00850E72" w14:paraId="05520223" w14:textId="77777777" w:rsidTr="00440BC5">
              <w:trPr>
                <w:trHeight w:val="195"/>
              </w:trPr>
              <w:tc>
                <w:tcPr>
                  <w:tcW w:w="972" w:type="dxa"/>
                  <w:vMerge/>
                  <w:vAlign w:val="center"/>
                </w:tcPr>
                <w:p w14:paraId="2EA58133"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p>
              </w:tc>
              <w:tc>
                <w:tcPr>
                  <w:tcW w:w="3119" w:type="dxa"/>
                  <w:tcBorders>
                    <w:top w:val="single" w:sz="4" w:space="0" w:color="auto"/>
                    <w:bottom w:val="single" w:sz="4" w:space="0" w:color="auto"/>
                    <w:right w:val="single" w:sz="4" w:space="0" w:color="auto"/>
                  </w:tcBorders>
                  <w:vAlign w:val="center"/>
                </w:tcPr>
                <w:p w14:paraId="1E5A42DE"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대공방어협조구역</w:t>
                  </w:r>
                </w:p>
                <w:p w14:paraId="07C4011D" w14:textId="77777777" w:rsidR="009B1B82" w:rsidRPr="00850E72" w:rsidRDefault="009B1B82" w:rsidP="009B1B82">
                  <w:pPr>
                    <w:wordWrap w:val="0"/>
                    <w:autoSpaceDE w:val="0"/>
                    <w:autoSpaceDN w:val="0"/>
                    <w:snapToGrid w:val="0"/>
                    <w:spacing w:line="240" w:lineRule="atLeast"/>
                    <w:ind w:left="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위탁고도</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77-257m)</w:t>
                  </w:r>
                </w:p>
              </w:tc>
              <w:tc>
                <w:tcPr>
                  <w:tcW w:w="5722" w:type="dxa"/>
                  <w:tcBorders>
                    <w:right w:val="single" w:sz="4" w:space="0" w:color="auto"/>
                  </w:tcBorders>
                  <w:vAlign w:val="center"/>
                </w:tcPr>
                <w:p w14:paraId="056B6D70" w14:textId="4F3863A6"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증축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관련하여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허가권자</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중구청</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국방부장관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또는</w:t>
                  </w:r>
                  <w:r>
                    <w:rPr>
                      <w:rFonts w:ascii="Times New Roman" w:eastAsia="바탕체" w:hAnsi="Times New Roman" w:hint="eastAsia"/>
                      <w:sz w:val="20"/>
                      <w:szCs w:val="20"/>
                      <w:lang w:eastAsia="ko-KR"/>
                    </w:rPr>
                    <w:t xml:space="preserve"> </w:t>
                  </w:r>
                  <w:proofErr w:type="gramStart"/>
                  <w:r>
                    <w:rPr>
                      <w:rFonts w:ascii="Times New Roman" w:eastAsia="바탕체" w:hAnsi="Times New Roman" w:hint="eastAsia"/>
                      <w:sz w:val="20"/>
                      <w:szCs w:val="20"/>
                      <w:lang w:eastAsia="ko-KR"/>
                    </w:rPr>
                    <w:t>관할부대장에</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협의를</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구하거나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허가권자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판단에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건축허가를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내준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추정됨</w:t>
                  </w:r>
                  <w:r>
                    <w:rPr>
                      <w:rFonts w:ascii="Times New Roman" w:eastAsia="바탕체" w:hAnsi="Times New Roman" w:hint="eastAsia"/>
                      <w:sz w:val="20"/>
                      <w:szCs w:val="20"/>
                      <w:lang w:eastAsia="ko-KR"/>
                    </w:rPr>
                    <w:t>.</w:t>
                  </w:r>
                </w:p>
              </w:tc>
            </w:tr>
            <w:tr w:rsidR="009B1B82" w:rsidRPr="00850E72" w14:paraId="48FA02A7" w14:textId="77777777" w:rsidTr="00440BC5">
              <w:trPr>
                <w:trHeight w:val="436"/>
              </w:trPr>
              <w:tc>
                <w:tcPr>
                  <w:tcW w:w="972" w:type="dxa"/>
                  <w:tcBorders>
                    <w:top w:val="single" w:sz="4" w:space="0" w:color="auto"/>
                  </w:tcBorders>
                  <w:vAlign w:val="center"/>
                </w:tcPr>
                <w:p w14:paraId="36289EC8" w14:textId="77777777" w:rsidR="009B1B8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건축물</w:t>
                  </w:r>
                </w:p>
                <w:p w14:paraId="4F601C9F"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경관</w:t>
                  </w:r>
                </w:p>
              </w:tc>
              <w:tc>
                <w:tcPr>
                  <w:tcW w:w="3119" w:type="dxa"/>
                  <w:tcBorders>
                    <w:top w:val="single" w:sz="4" w:space="0" w:color="auto"/>
                    <w:bottom w:val="single" w:sz="4" w:space="0" w:color="auto"/>
                    <w:right w:val="single" w:sz="4" w:space="0" w:color="auto"/>
                  </w:tcBorders>
                  <w:vAlign w:val="center"/>
                </w:tcPr>
                <w:p w14:paraId="3536E1EB"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sidRPr="00850E72">
                    <w:rPr>
                      <w:rFonts w:ascii="Times New Roman" w:eastAsia="바탕체" w:hAnsi="Times New Roman"/>
                      <w:sz w:val="20"/>
                      <w:szCs w:val="20"/>
                      <w:lang w:eastAsia="ko-KR"/>
                    </w:rPr>
                    <w:t>중점경관관리구역</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역사도심</w:t>
                  </w:r>
                  <w:r>
                    <w:rPr>
                      <w:rFonts w:ascii="Times New Roman" w:eastAsia="바탕체" w:hAnsi="Times New Roman" w:hint="eastAsia"/>
                      <w:sz w:val="20"/>
                      <w:szCs w:val="20"/>
                      <w:lang w:eastAsia="ko-KR"/>
                    </w:rPr>
                    <w:t>)</w:t>
                  </w:r>
                </w:p>
              </w:tc>
              <w:tc>
                <w:tcPr>
                  <w:tcW w:w="5722" w:type="dxa"/>
                  <w:tcBorders>
                    <w:top w:val="single" w:sz="4" w:space="0" w:color="auto"/>
                    <w:right w:val="single" w:sz="4" w:space="0" w:color="auto"/>
                  </w:tcBorders>
                  <w:vAlign w:val="center"/>
                </w:tcPr>
                <w:p w14:paraId="1585CC44" w14:textId="77777777" w:rsidR="009B1B82" w:rsidRPr="006C1E63"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증축에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앞서</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2020. 2. </w:t>
                  </w:r>
                  <w:proofErr w:type="gramStart"/>
                  <w:r>
                    <w:rPr>
                      <w:rFonts w:ascii="Times New Roman" w:eastAsia="바탕체" w:hAnsi="Times New Roman"/>
                      <w:sz w:val="20"/>
                      <w:szCs w:val="20"/>
                      <w:lang w:eastAsia="ko-KR"/>
                    </w:rPr>
                    <w:t>19.</w:t>
                  </w:r>
                  <w:r>
                    <w:rPr>
                      <w:rFonts w:ascii="Times New Roman" w:eastAsia="바탕체" w:hAnsi="Times New Roman" w:hint="eastAsia"/>
                      <w:sz w:val="20"/>
                      <w:szCs w:val="20"/>
                      <w:lang w:eastAsia="ko-KR"/>
                    </w:rPr>
                    <w:t>자</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건축위원회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경관심의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득하였음</w:t>
                  </w:r>
                  <w:r>
                    <w:rPr>
                      <w:rFonts w:ascii="Times New Roman" w:eastAsia="바탕체" w:hAnsi="Times New Roman" w:hint="eastAsia"/>
                      <w:sz w:val="20"/>
                      <w:szCs w:val="20"/>
                      <w:lang w:eastAsia="ko-KR"/>
                    </w:rPr>
                    <w:t>.</w:t>
                  </w:r>
                </w:p>
              </w:tc>
            </w:tr>
            <w:tr w:rsidR="009B1B82" w:rsidRPr="00850E72" w14:paraId="27656760" w14:textId="77777777" w:rsidTr="00440BC5">
              <w:trPr>
                <w:trHeight w:val="436"/>
              </w:trPr>
              <w:tc>
                <w:tcPr>
                  <w:tcW w:w="972" w:type="dxa"/>
                  <w:vMerge w:val="restart"/>
                  <w:tcBorders>
                    <w:top w:val="single" w:sz="4" w:space="0" w:color="auto"/>
                  </w:tcBorders>
                  <w:vAlign w:val="center"/>
                </w:tcPr>
                <w:p w14:paraId="3A44921E" w14:textId="77777777" w:rsidR="009B1B8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건축물</w:t>
                  </w:r>
                </w:p>
                <w:p w14:paraId="73A64D61"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구조</w:t>
                  </w:r>
                </w:p>
              </w:tc>
              <w:tc>
                <w:tcPr>
                  <w:tcW w:w="3119" w:type="dxa"/>
                  <w:tcBorders>
                    <w:top w:val="single" w:sz="4" w:space="0" w:color="auto"/>
                    <w:bottom w:val="single" w:sz="4" w:space="0" w:color="auto"/>
                    <w:right w:val="single" w:sz="4" w:space="0" w:color="auto"/>
                  </w:tcBorders>
                  <w:vAlign w:val="center"/>
                </w:tcPr>
                <w:p w14:paraId="4DF38330" w14:textId="77777777" w:rsidR="009B1B82" w:rsidRPr="00850E7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건축선</w:t>
                  </w:r>
                </w:p>
              </w:tc>
              <w:tc>
                <w:tcPr>
                  <w:tcW w:w="5722" w:type="dxa"/>
                  <w:tcBorders>
                    <w:top w:val="single" w:sz="4" w:space="0" w:color="auto"/>
                    <w:right w:val="single" w:sz="4" w:space="0" w:color="auto"/>
                  </w:tcBorders>
                  <w:vAlign w:val="center"/>
                </w:tcPr>
                <w:p w14:paraId="11FCB982" w14:textId="77777777" w:rsidR="009B1B82" w:rsidRPr="006C1E63"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sidRPr="000347AC">
                    <w:rPr>
                      <w:rFonts w:ascii="Times New Roman" w:eastAsia="바탕체" w:hAnsi="Times New Roman" w:hint="eastAsia"/>
                      <w:sz w:val="20"/>
                      <w:szCs w:val="20"/>
                      <w:lang w:eastAsia="ko-KR"/>
                    </w:rPr>
                    <w:t>본건</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건물의</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북측으로</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건축선</w:t>
                  </w:r>
                  <w:r w:rsidRPr="000347AC">
                    <w:rPr>
                      <w:rFonts w:ascii="Times New Roman" w:eastAsia="바탕체" w:hAnsi="Times New Roman" w:hint="eastAsia"/>
                      <w:sz w:val="20"/>
                      <w:szCs w:val="20"/>
                      <w:lang w:eastAsia="ko-KR"/>
                    </w:rPr>
                    <w:t xml:space="preserve"> 3</w:t>
                  </w:r>
                  <w:r w:rsidRPr="000347AC">
                    <w:rPr>
                      <w:rFonts w:ascii="Times New Roman" w:eastAsia="바탕체" w:hAnsi="Times New Roman"/>
                      <w:sz w:val="20"/>
                      <w:szCs w:val="20"/>
                      <w:lang w:eastAsia="ko-KR"/>
                    </w:rPr>
                    <w:t>m</w:t>
                  </w:r>
                  <w:r w:rsidRPr="000347AC">
                    <w:rPr>
                      <w:rFonts w:ascii="Times New Roman" w:eastAsia="바탕체" w:hAnsi="Times New Roman" w:hint="eastAsia"/>
                      <w:sz w:val="20"/>
                      <w:szCs w:val="20"/>
                      <w:lang w:eastAsia="ko-KR"/>
                    </w:rPr>
                    <w:t>이</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지정되어</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있고</w:t>
                  </w:r>
                  <w:r w:rsidRPr="000347AC">
                    <w:rPr>
                      <w:rFonts w:ascii="Times New Roman" w:eastAsia="바탕체" w:hAnsi="Times New Roman" w:hint="eastAsia"/>
                      <w:sz w:val="20"/>
                      <w:szCs w:val="20"/>
                      <w:lang w:eastAsia="ko-KR"/>
                    </w:rPr>
                    <w:t>,</w:t>
                  </w:r>
                  <w:r w:rsidRPr="000347AC">
                    <w:rPr>
                      <w:rFonts w:ascii="Times New Roman" w:eastAsia="바탕체" w:hAnsi="Times New Roman"/>
                      <w:sz w:val="20"/>
                      <w:szCs w:val="20"/>
                      <w:lang w:eastAsia="ko-KR"/>
                    </w:rPr>
                    <w:t xml:space="preserve"> </w:t>
                  </w:r>
                  <w:r w:rsidRPr="000347AC">
                    <w:rPr>
                      <w:rFonts w:ascii="Times New Roman" w:eastAsia="바탕체" w:hAnsi="Times New Roman" w:hint="eastAsia"/>
                      <w:sz w:val="20"/>
                      <w:szCs w:val="20"/>
                      <w:lang w:eastAsia="ko-KR"/>
                    </w:rPr>
                    <w:t>본건</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건물은</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건축선에</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저촉되지</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아니하게</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건축</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증축</w:t>
                  </w:r>
                  <w:r>
                    <w:rPr>
                      <w:rFonts w:ascii="Times New Roman" w:eastAsia="바탕체" w:hAnsi="Times New Roman" w:hint="eastAsia"/>
                      <w:sz w:val="20"/>
                      <w:szCs w:val="20"/>
                      <w:lang w:eastAsia="ko-KR"/>
                    </w:rPr>
                    <w:t>)</w:t>
                  </w:r>
                  <w:r w:rsidRPr="000347AC">
                    <w:rPr>
                      <w:rFonts w:ascii="Times New Roman" w:eastAsia="바탕체" w:hAnsi="Times New Roman" w:hint="eastAsia"/>
                      <w:sz w:val="20"/>
                      <w:szCs w:val="20"/>
                      <w:lang w:eastAsia="ko-KR"/>
                    </w:rPr>
                    <w:t>된</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것으로</w:t>
                  </w:r>
                  <w:r w:rsidRPr="000347AC">
                    <w:rPr>
                      <w:rFonts w:ascii="Times New Roman" w:eastAsia="바탕체" w:hAnsi="Times New Roman" w:hint="eastAsia"/>
                      <w:sz w:val="20"/>
                      <w:szCs w:val="20"/>
                      <w:lang w:eastAsia="ko-KR"/>
                    </w:rPr>
                    <w:t xml:space="preserve"> </w:t>
                  </w:r>
                  <w:r w:rsidRPr="000347AC">
                    <w:rPr>
                      <w:rFonts w:ascii="Times New Roman" w:eastAsia="바탕체" w:hAnsi="Times New Roman" w:hint="eastAsia"/>
                      <w:sz w:val="20"/>
                      <w:szCs w:val="20"/>
                      <w:lang w:eastAsia="ko-KR"/>
                    </w:rPr>
                    <w:t>보임</w:t>
                  </w:r>
                  <w:r w:rsidRPr="000347AC">
                    <w:rPr>
                      <w:rFonts w:ascii="Times New Roman" w:eastAsia="바탕체" w:hAnsi="Times New Roman" w:hint="eastAsia"/>
                      <w:sz w:val="20"/>
                      <w:szCs w:val="20"/>
                      <w:lang w:eastAsia="ko-KR"/>
                    </w:rPr>
                    <w:t>.</w:t>
                  </w:r>
                </w:p>
              </w:tc>
            </w:tr>
            <w:tr w:rsidR="009B1B82" w:rsidRPr="00850E72" w14:paraId="0A87197A" w14:textId="77777777" w:rsidTr="00440BC5">
              <w:trPr>
                <w:trHeight w:val="435"/>
              </w:trPr>
              <w:tc>
                <w:tcPr>
                  <w:tcW w:w="972" w:type="dxa"/>
                  <w:vMerge/>
                  <w:vAlign w:val="center"/>
                </w:tcPr>
                <w:p w14:paraId="783B9BB9"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p>
              </w:tc>
              <w:tc>
                <w:tcPr>
                  <w:tcW w:w="3119" w:type="dxa"/>
                  <w:tcBorders>
                    <w:top w:val="single" w:sz="4" w:space="0" w:color="auto"/>
                    <w:bottom w:val="single" w:sz="4" w:space="0" w:color="auto"/>
                    <w:right w:val="single" w:sz="4" w:space="0" w:color="auto"/>
                  </w:tcBorders>
                  <w:vAlign w:val="center"/>
                </w:tcPr>
                <w:p w14:paraId="21D1FDD9" w14:textId="77777777" w:rsidR="009B1B82"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방화지구</w:t>
                  </w:r>
                </w:p>
              </w:tc>
              <w:tc>
                <w:tcPr>
                  <w:tcW w:w="5722" w:type="dxa"/>
                  <w:tcBorders>
                    <w:right w:val="single" w:sz="4" w:space="0" w:color="auto"/>
                  </w:tcBorders>
                  <w:vAlign w:val="center"/>
                </w:tcPr>
                <w:p w14:paraId="10042834" w14:textId="77777777" w:rsidR="009B1B82" w:rsidRPr="000347AC" w:rsidRDefault="009B1B82" w:rsidP="00D05420">
                  <w:pPr>
                    <w:numPr>
                      <w:ilvl w:val="0"/>
                      <w:numId w:val="21"/>
                    </w:numPr>
                    <w:wordWrap w:val="0"/>
                    <w:autoSpaceDE w:val="0"/>
                    <w:autoSpaceDN w:val="0"/>
                    <w:snapToGrid w:val="0"/>
                    <w:spacing w:line="240" w:lineRule="atLeast"/>
                    <w:ind w:left="227" w:hanging="227"/>
                    <w:jc w:val="both"/>
                    <w:rPr>
                      <w:rFonts w:ascii="Times New Roman" w:eastAsia="바탕체" w:hAnsi="Times New Roman"/>
                      <w:sz w:val="20"/>
                      <w:szCs w:val="20"/>
                      <w:lang w:eastAsia="ko-KR"/>
                    </w:rPr>
                  </w:pPr>
                  <w:r w:rsidRPr="006C1E63">
                    <w:rPr>
                      <w:rFonts w:ascii="Times New Roman" w:eastAsia="바탕체" w:hAnsi="Times New Roman" w:hint="eastAsia"/>
                      <w:sz w:val="20"/>
                      <w:szCs w:val="20"/>
                      <w:lang w:eastAsia="ko-KR"/>
                    </w:rPr>
                    <w:t>방화지구</w:t>
                  </w:r>
                  <w:r w:rsidRPr="006C1E63">
                    <w:rPr>
                      <w:rFonts w:ascii="Times New Roman" w:eastAsia="바탕체" w:hAnsi="Times New Roman" w:hint="eastAsia"/>
                      <w:sz w:val="20"/>
                      <w:szCs w:val="20"/>
                      <w:lang w:eastAsia="ko-KR"/>
                    </w:rPr>
                    <w:t xml:space="preserve"> </w:t>
                  </w:r>
                  <w:r w:rsidRPr="006C1E63">
                    <w:rPr>
                      <w:rFonts w:ascii="Times New Roman" w:eastAsia="바탕체" w:hAnsi="Times New Roman" w:hint="eastAsia"/>
                      <w:sz w:val="20"/>
                      <w:szCs w:val="20"/>
                      <w:lang w:eastAsia="ko-KR"/>
                    </w:rPr>
                    <w:t>안의</w:t>
                  </w:r>
                  <w:r w:rsidRPr="006C1E63">
                    <w:rPr>
                      <w:rFonts w:ascii="Times New Roman" w:eastAsia="바탕체" w:hAnsi="Times New Roman" w:hint="eastAsia"/>
                      <w:sz w:val="20"/>
                      <w:szCs w:val="20"/>
                      <w:lang w:eastAsia="ko-KR"/>
                    </w:rPr>
                    <w:t xml:space="preserve"> </w:t>
                  </w:r>
                  <w:r w:rsidRPr="006C1E63">
                    <w:rPr>
                      <w:rFonts w:ascii="Times New Roman" w:eastAsia="바탕체" w:hAnsi="Times New Roman" w:hint="eastAsia"/>
                      <w:sz w:val="20"/>
                      <w:szCs w:val="20"/>
                      <w:lang w:eastAsia="ko-KR"/>
                    </w:rPr>
                    <w:t>건축물은</w:t>
                  </w:r>
                  <w:r w:rsidRPr="006C1E63">
                    <w:rPr>
                      <w:rFonts w:ascii="Times New Roman" w:eastAsia="바탕체" w:hAnsi="Times New Roman" w:hint="eastAsia"/>
                      <w:sz w:val="20"/>
                      <w:szCs w:val="20"/>
                      <w:lang w:eastAsia="ko-KR"/>
                    </w:rPr>
                    <w:t xml:space="preserve"> </w:t>
                  </w:r>
                  <w:r w:rsidRPr="006C1E63">
                    <w:rPr>
                      <w:rFonts w:ascii="Times New Roman" w:eastAsia="바탕체" w:hAnsi="Times New Roman" w:hint="eastAsia"/>
                      <w:sz w:val="20"/>
                      <w:szCs w:val="20"/>
                      <w:lang w:eastAsia="ko-KR"/>
                    </w:rPr>
                    <w:t>주요구조부와</w:t>
                  </w:r>
                  <w:r w:rsidRPr="006C1E63">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외벽을</w:t>
                  </w:r>
                  <w:r w:rsidRPr="006C1E63">
                    <w:rPr>
                      <w:rFonts w:ascii="Times New Roman" w:eastAsia="바탕체" w:hAnsi="Times New Roman" w:hint="eastAsia"/>
                      <w:sz w:val="20"/>
                      <w:szCs w:val="20"/>
                      <w:lang w:eastAsia="ko-KR"/>
                    </w:rPr>
                    <w:t xml:space="preserve"> </w:t>
                  </w:r>
                  <w:r w:rsidRPr="006C1E63">
                    <w:rPr>
                      <w:rFonts w:ascii="Times New Roman" w:eastAsia="바탕체" w:hAnsi="Times New Roman" w:hint="eastAsia"/>
                      <w:sz w:val="20"/>
                      <w:szCs w:val="20"/>
                      <w:lang w:eastAsia="ko-KR"/>
                    </w:rPr>
                    <w:t>내화구조</w:t>
                  </w:r>
                  <w:r>
                    <w:rPr>
                      <w:rStyle w:val="ae"/>
                      <w:rFonts w:ascii="Times New Roman" w:hAnsi="Times New Roman"/>
                      <w:sz w:val="20"/>
                      <w:szCs w:val="20"/>
                      <w:lang w:eastAsia="ko-KR"/>
                    </w:rPr>
                    <w:footnoteReference w:id="7"/>
                  </w:r>
                  <w:r w:rsidRPr="006C1E63">
                    <w:rPr>
                      <w:rFonts w:ascii="Times New Roman" w:eastAsia="바탕체" w:hAnsi="Times New Roman" w:hint="eastAsia"/>
                      <w:sz w:val="20"/>
                      <w:szCs w:val="20"/>
                      <w:lang w:eastAsia="ko-KR"/>
                    </w:rPr>
                    <w:t>로</w:t>
                  </w:r>
                  <w:r w:rsidRPr="006C1E63">
                    <w:rPr>
                      <w:rFonts w:ascii="Times New Roman" w:eastAsia="바탕체" w:hAnsi="Times New Roman" w:hint="eastAsia"/>
                      <w:sz w:val="20"/>
                      <w:szCs w:val="20"/>
                      <w:lang w:eastAsia="ko-KR"/>
                    </w:rPr>
                    <w:t xml:space="preserve"> </w:t>
                  </w:r>
                  <w:r w:rsidRPr="006C1E63">
                    <w:rPr>
                      <w:rFonts w:ascii="Times New Roman" w:eastAsia="바탕체" w:hAnsi="Times New Roman" w:hint="eastAsia"/>
                      <w:sz w:val="20"/>
                      <w:szCs w:val="20"/>
                      <w:lang w:eastAsia="ko-KR"/>
                    </w:rPr>
                    <w:t>구성하여야</w:t>
                  </w:r>
                  <w:r w:rsidRPr="006C1E63">
                    <w:rPr>
                      <w:rFonts w:ascii="Times New Roman" w:eastAsia="바탕체" w:hAnsi="Times New Roman" w:hint="eastAsia"/>
                      <w:sz w:val="20"/>
                      <w:szCs w:val="20"/>
                      <w:lang w:eastAsia="ko-KR"/>
                    </w:rPr>
                    <w:t xml:space="preserve"> </w:t>
                  </w:r>
                  <w:r w:rsidRPr="006C1E63">
                    <w:rPr>
                      <w:rFonts w:ascii="Times New Roman" w:eastAsia="바탕체" w:hAnsi="Times New Roman" w:hint="eastAsia"/>
                      <w:sz w:val="20"/>
                      <w:szCs w:val="20"/>
                      <w:lang w:eastAsia="ko-KR"/>
                    </w:rPr>
                    <w:t>함</w:t>
                  </w:r>
                  <w:r w:rsidRPr="006C1E63">
                    <w:rPr>
                      <w:rFonts w:ascii="Times New Roman" w:eastAsia="바탕체" w:hAnsi="Times New Roman" w:hint="eastAsia"/>
                      <w:sz w:val="20"/>
                      <w:szCs w:val="20"/>
                      <w:lang w:eastAsia="ko-KR"/>
                    </w:rPr>
                    <w:t>.</w:t>
                  </w:r>
                </w:p>
              </w:tc>
            </w:tr>
          </w:tbl>
          <w:p w14:paraId="41CC9287" w14:textId="0A74E623" w:rsidR="009B1B82" w:rsidRPr="00F72F62" w:rsidRDefault="009B1B82" w:rsidP="00025D1F">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tc>
        <w:tc>
          <w:tcPr>
            <w:tcW w:w="25" w:type="pct"/>
            <w:shd w:val="clear" w:color="auto" w:fill="auto"/>
          </w:tcPr>
          <w:p w14:paraId="601E0BD9" w14:textId="77777777" w:rsidR="009B1B82" w:rsidRPr="00850E72" w:rsidRDefault="009B1B82" w:rsidP="009B1B82">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7116DA88" w14:textId="469A12E7"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w:t>
            </w:r>
            <w:r>
              <w:rPr>
                <w:rFonts w:ascii="Times New Roman" w:eastAsia="바탕체" w:hAnsi="Times New Roman" w:hint="eastAsia"/>
                <w:sz w:val="20"/>
                <w:szCs w:val="20"/>
              </w:rPr>
              <w:t xml:space="preserve"> </w:t>
            </w:r>
            <w:r w:rsidR="0014191C">
              <w:rPr>
                <w:rFonts w:ascii="Times New Roman" w:eastAsia="바탕체" w:hAnsi="Times New Roman" w:hint="eastAsia"/>
                <w:sz w:val="20"/>
                <w:szCs w:val="20"/>
                <w:lang w:eastAsia="ko-KR"/>
              </w:rPr>
              <w:t>본건</w:t>
            </w:r>
            <w:r w:rsidR="0014191C">
              <w:rPr>
                <w:rFonts w:ascii="Times New Roman" w:eastAsia="바탕체" w:hAnsi="Times New Roman" w:hint="eastAsia"/>
                <w:sz w:val="20"/>
                <w:szCs w:val="20"/>
                <w:lang w:eastAsia="ko-KR"/>
              </w:rPr>
              <w:t xml:space="preserve"> </w:t>
            </w:r>
            <w:r w:rsidR="0014191C">
              <w:rPr>
                <w:rFonts w:ascii="Times New Roman" w:eastAsia="바탕체" w:hAnsi="Times New Roman" w:hint="eastAsia"/>
                <w:sz w:val="20"/>
                <w:szCs w:val="20"/>
                <w:lang w:eastAsia="ko-KR"/>
              </w:rPr>
              <w:t>건물이</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용도지역</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지구</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등</w:t>
            </w:r>
            <w:r w:rsidRPr="00174EB7">
              <w:rPr>
                <w:rFonts w:ascii="Times New Roman" w:eastAsia="바탕체" w:hAnsi="Times New Roman" w:hint="eastAsia"/>
                <w:sz w:val="20"/>
                <w:szCs w:val="20"/>
              </w:rPr>
              <w:t xml:space="preserve"> </w:t>
            </w:r>
            <w:r>
              <w:rPr>
                <w:rFonts w:ascii="Times New Roman" w:eastAsia="바탕체" w:hAnsi="Times New Roman"/>
                <w:sz w:val="20"/>
                <w:szCs w:val="20"/>
              </w:rPr>
              <w:t>Z</w:t>
            </w:r>
            <w:r w:rsidRPr="00174EB7">
              <w:rPr>
                <w:rFonts w:ascii="Times New Roman" w:eastAsia="바탕체" w:hAnsi="Times New Roman"/>
                <w:sz w:val="20"/>
                <w:szCs w:val="20"/>
              </w:rPr>
              <w:t>oning</w:t>
            </w:r>
            <w:r w:rsidRPr="00174EB7">
              <w:rPr>
                <w:rFonts w:ascii="Times New Roman" w:eastAsia="바탕체" w:hAnsi="Times New Roman" w:hint="eastAsia"/>
                <w:sz w:val="20"/>
                <w:szCs w:val="20"/>
              </w:rPr>
              <w:t>에</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대한</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규제</w:t>
            </w:r>
            <w:r>
              <w:rPr>
                <w:rFonts w:ascii="Times New Roman" w:eastAsia="바탕체" w:hAnsi="Times New Roman" w:hint="eastAsia"/>
                <w:sz w:val="20"/>
                <w:szCs w:val="20"/>
              </w:rPr>
              <w:t>(</w:t>
            </w:r>
            <w:r>
              <w:rPr>
                <w:rFonts w:ascii="Times New Roman" w:eastAsia="바탕체" w:hAnsi="Times New Roman" w:hint="eastAsia"/>
                <w:sz w:val="20"/>
                <w:szCs w:val="20"/>
              </w:rPr>
              <w:t>특히</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방화지구</w:t>
            </w:r>
            <w:r>
              <w:rPr>
                <w:rFonts w:ascii="Times New Roman" w:eastAsia="바탕체" w:hAnsi="Times New Roman" w:hint="eastAsia"/>
                <w:sz w:val="20"/>
                <w:szCs w:val="20"/>
              </w:rPr>
              <w:t xml:space="preserve"> </w:t>
            </w:r>
            <w:r>
              <w:rPr>
                <w:rFonts w:ascii="Times New Roman" w:eastAsia="바탕체" w:hAnsi="Times New Roman" w:hint="eastAsia"/>
                <w:sz w:val="20"/>
                <w:szCs w:val="20"/>
              </w:rPr>
              <w:t>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건축</w:t>
            </w:r>
            <w:r>
              <w:rPr>
                <w:rFonts w:ascii="Times New Roman" w:eastAsia="바탕체" w:hAnsi="Times New Roman" w:hint="eastAsia"/>
                <w:sz w:val="20"/>
                <w:szCs w:val="20"/>
              </w:rPr>
              <w:t xml:space="preserve"> </w:t>
            </w:r>
            <w:r>
              <w:rPr>
                <w:rFonts w:ascii="Times New Roman" w:eastAsia="바탕체" w:hAnsi="Times New Roman" w:hint="eastAsia"/>
                <w:sz w:val="20"/>
                <w:szCs w:val="20"/>
              </w:rPr>
              <w:t>구조</w:t>
            </w:r>
            <w:r>
              <w:rPr>
                <w:rFonts w:ascii="Times New Roman" w:eastAsia="바탕체" w:hAnsi="Times New Roman" w:hint="eastAsia"/>
                <w:sz w:val="20"/>
                <w:szCs w:val="20"/>
              </w:rPr>
              <w:t xml:space="preserve"> </w:t>
            </w:r>
            <w:r>
              <w:rPr>
                <w:rFonts w:ascii="Times New Roman" w:eastAsia="바탕체" w:hAnsi="Times New Roman" w:hint="eastAsia"/>
                <w:sz w:val="20"/>
                <w:szCs w:val="20"/>
              </w:rPr>
              <w:t>기준</w:t>
            </w:r>
            <w:r>
              <w:rPr>
                <w:rFonts w:ascii="Times New Roman" w:eastAsia="바탕체" w:hAnsi="Times New Roman" w:hint="eastAsia"/>
                <w:sz w:val="20"/>
                <w:szCs w:val="20"/>
              </w:rPr>
              <w:t>)</w:t>
            </w:r>
            <w:r w:rsidRPr="00174EB7">
              <w:rPr>
                <w:rFonts w:ascii="Times New Roman" w:eastAsia="바탕체" w:hAnsi="Times New Roman" w:hint="eastAsia"/>
                <w:sz w:val="20"/>
                <w:szCs w:val="20"/>
              </w:rPr>
              <w:t>에</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적합하게</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건축되었다는</w:t>
            </w:r>
            <w:r w:rsidRPr="00174EB7">
              <w:rPr>
                <w:rFonts w:ascii="Times New Roman" w:eastAsia="바탕체" w:hAnsi="Times New Roman" w:hint="eastAsia"/>
                <w:sz w:val="20"/>
                <w:szCs w:val="20"/>
              </w:rPr>
              <w:t xml:space="preserve"> </w:t>
            </w:r>
            <w:r w:rsidRPr="00174EB7">
              <w:rPr>
                <w:rFonts w:ascii="Times New Roman" w:eastAsia="바탕체" w:hAnsi="Times New Roman" w:hint="eastAsia"/>
                <w:sz w:val="20"/>
                <w:szCs w:val="20"/>
              </w:rPr>
              <w:t>점에</w:t>
            </w:r>
            <w:r w:rsidRPr="00174EB7">
              <w:rPr>
                <w:rFonts w:ascii="Times New Roman" w:eastAsia="바탕체" w:hAnsi="Times New Roman" w:hint="eastAsia"/>
                <w:sz w:val="20"/>
                <w:szCs w:val="20"/>
              </w:rPr>
              <w:t xml:space="preserve"> </w:t>
            </w:r>
            <w:r w:rsidRPr="00174EB7">
              <w:rPr>
                <w:rFonts w:ascii="Times New Roman" w:eastAsia="바탕체" w:hAnsi="Times New Roman"/>
                <w:sz w:val="20"/>
                <w:szCs w:val="20"/>
              </w:rPr>
              <w:t>대한</w:t>
            </w:r>
            <w:r w:rsidRPr="00174EB7">
              <w:rPr>
                <w:rFonts w:ascii="Times New Roman" w:eastAsia="바탕체" w:hAnsi="Times New Roman"/>
                <w:sz w:val="20"/>
                <w:szCs w:val="20"/>
              </w:rPr>
              <w:t xml:space="preserve"> </w:t>
            </w:r>
            <w:r w:rsidRPr="00174EB7">
              <w:rPr>
                <w:rFonts w:ascii="Times New Roman" w:eastAsia="바탕체" w:hAnsi="Times New Roman"/>
                <w:sz w:val="20"/>
                <w:szCs w:val="20"/>
              </w:rPr>
              <w:t>진술</w:t>
            </w:r>
            <w:r w:rsidRPr="00174EB7">
              <w:rPr>
                <w:rFonts w:ascii="Times New Roman" w:eastAsia="바탕체" w:hAnsi="Times New Roman"/>
                <w:sz w:val="20"/>
                <w:szCs w:val="20"/>
              </w:rPr>
              <w:t xml:space="preserve"> </w:t>
            </w:r>
            <w:r w:rsidRPr="00174EB7">
              <w:rPr>
                <w:rFonts w:ascii="Times New Roman" w:eastAsia="바탕체" w:hAnsi="Times New Roman"/>
                <w:sz w:val="20"/>
                <w:szCs w:val="20"/>
              </w:rPr>
              <w:t>및</w:t>
            </w:r>
            <w:r w:rsidRPr="00174EB7">
              <w:rPr>
                <w:rFonts w:ascii="Times New Roman" w:eastAsia="바탕체" w:hAnsi="Times New Roman"/>
                <w:sz w:val="20"/>
                <w:szCs w:val="20"/>
              </w:rPr>
              <w:t xml:space="preserve"> </w:t>
            </w:r>
            <w:r w:rsidRPr="00174EB7">
              <w:rPr>
                <w:rFonts w:ascii="Times New Roman" w:eastAsia="바탕체" w:hAnsi="Times New Roman"/>
                <w:sz w:val="20"/>
                <w:szCs w:val="20"/>
              </w:rPr>
              <w:t>보증을</w:t>
            </w:r>
            <w:r w:rsidRPr="00174EB7">
              <w:rPr>
                <w:rFonts w:ascii="Times New Roman" w:eastAsia="바탕체" w:hAnsi="Times New Roman"/>
                <w:sz w:val="20"/>
                <w:szCs w:val="20"/>
              </w:rPr>
              <w:t xml:space="preserve"> </w:t>
            </w:r>
            <w:r w:rsidR="0014191C" w:rsidRPr="00850E72">
              <w:rPr>
                <w:rFonts w:ascii="Times New Roman" w:eastAsia="바탕체" w:hAnsi="Times New Roman"/>
                <w:sz w:val="20"/>
                <w:szCs w:val="20"/>
              </w:rPr>
              <w:t>받</w:t>
            </w:r>
            <w:r w:rsidR="0014191C">
              <w:rPr>
                <w:rFonts w:ascii="Times New Roman" w:eastAsia="바탕체" w:hAnsi="Times New Roman" w:hint="eastAsia"/>
                <w:sz w:val="20"/>
                <w:szCs w:val="20"/>
              </w:rPr>
              <w:t>는</w:t>
            </w:r>
            <w:r w:rsidR="0014191C">
              <w:rPr>
                <w:rFonts w:ascii="Times New Roman" w:eastAsia="바탕체" w:hAnsi="Times New Roman" w:hint="eastAsia"/>
                <w:sz w:val="20"/>
                <w:szCs w:val="20"/>
              </w:rPr>
              <w:t xml:space="preserve"> </w:t>
            </w:r>
            <w:r w:rsidR="0014191C">
              <w:rPr>
                <w:rFonts w:ascii="Times New Roman" w:eastAsia="바탕체" w:hAnsi="Times New Roman" w:hint="eastAsia"/>
                <w:sz w:val="20"/>
                <w:szCs w:val="20"/>
              </w:rPr>
              <w:t>것이</w:t>
            </w:r>
            <w:r w:rsidR="0014191C">
              <w:rPr>
                <w:rFonts w:ascii="Times New Roman" w:eastAsia="바탕체" w:hAnsi="Times New Roman" w:hint="eastAsia"/>
                <w:sz w:val="20"/>
                <w:szCs w:val="20"/>
              </w:rPr>
              <w:t xml:space="preserve"> </w:t>
            </w:r>
            <w:r w:rsidR="0014191C">
              <w:rPr>
                <w:rFonts w:ascii="Times New Roman" w:eastAsia="바탕체" w:hAnsi="Times New Roman" w:hint="eastAsia"/>
                <w:sz w:val="20"/>
                <w:szCs w:val="20"/>
              </w:rPr>
              <w:t>바람직함</w:t>
            </w:r>
            <w:r w:rsidR="0014191C" w:rsidRPr="00850E72">
              <w:rPr>
                <w:rFonts w:ascii="Times New Roman" w:eastAsia="바탕체" w:hAnsi="Times New Roman"/>
                <w:sz w:val="20"/>
                <w:szCs w:val="20"/>
              </w:rPr>
              <w:t>.</w:t>
            </w:r>
          </w:p>
          <w:p w14:paraId="14CA8753" w14:textId="1FD401E9" w:rsidR="009B1B82" w:rsidRPr="00174EB7"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필요한</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경우</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건물의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주요구조</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외벽이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내화구조로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되어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있는지에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관하여</w:t>
            </w:r>
            <w:r>
              <w:rPr>
                <w:rFonts w:ascii="Times New Roman" w:eastAsia="바탕체" w:hAnsi="Times New Roman" w:hint="eastAsia"/>
                <w:sz w:val="20"/>
                <w:szCs w:val="20"/>
              </w:rPr>
              <w:t xml:space="preserve"> </w:t>
            </w:r>
            <w:r>
              <w:rPr>
                <w:rFonts w:ascii="Times New Roman" w:eastAsia="바탕체" w:hAnsi="Times New Roman" w:hint="eastAsia"/>
                <w:sz w:val="20"/>
                <w:szCs w:val="20"/>
              </w:rPr>
              <w:t>물리실사기관을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통해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사전</w:t>
            </w:r>
            <w:r>
              <w:rPr>
                <w:rFonts w:ascii="Times New Roman" w:eastAsia="바탕체" w:hAnsi="Times New Roman" w:hint="eastAsia"/>
                <w:sz w:val="20"/>
                <w:szCs w:val="20"/>
              </w:rPr>
              <w:t xml:space="preserve"> </w:t>
            </w:r>
            <w:r>
              <w:rPr>
                <w:rFonts w:ascii="Times New Roman" w:eastAsia="바탕체" w:hAnsi="Times New Roman" w:hint="eastAsia"/>
                <w:sz w:val="20"/>
                <w:szCs w:val="20"/>
              </w:rPr>
              <w:t>확인하는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것을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고려할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있음</w:t>
            </w:r>
            <w:r>
              <w:rPr>
                <w:rFonts w:ascii="Times New Roman" w:eastAsia="바탕체" w:hAnsi="Times New Roman" w:hint="eastAsia"/>
                <w:sz w:val="20"/>
                <w:szCs w:val="20"/>
              </w:rPr>
              <w:t>.</w:t>
            </w:r>
          </w:p>
          <w:p w14:paraId="15089618" w14:textId="7A8F8916" w:rsidR="009B1B82" w:rsidRPr="00F72F62" w:rsidRDefault="009B1B82" w:rsidP="00025D1F">
            <w:pPr>
              <w:wordWrap w:val="0"/>
              <w:snapToGrid w:val="0"/>
              <w:spacing w:after="120" w:line="280" w:lineRule="atLeast"/>
              <w:ind w:left="288"/>
              <w:jc w:val="both"/>
              <w:rPr>
                <w:rFonts w:ascii="Times New Roman" w:eastAsia="바탕체" w:hAnsi="Times New Roman"/>
                <w:sz w:val="20"/>
                <w:szCs w:val="20"/>
              </w:rPr>
            </w:pPr>
          </w:p>
        </w:tc>
      </w:tr>
      <w:tr w:rsidR="009B1B82" w:rsidRPr="00E12801" w14:paraId="186597AB" w14:textId="77777777" w:rsidTr="00893737">
        <w:trPr>
          <w:trHeight w:val="567"/>
        </w:trPr>
        <w:tc>
          <w:tcPr>
            <w:tcW w:w="572" w:type="pct"/>
            <w:tcBorders>
              <w:top w:val="single" w:sz="12" w:space="0" w:color="000080"/>
              <w:bottom w:val="single" w:sz="12" w:space="0" w:color="000080"/>
            </w:tcBorders>
            <w:shd w:val="clear" w:color="auto" w:fill="auto"/>
          </w:tcPr>
          <w:p w14:paraId="2105A35B" w14:textId="34698E04" w:rsidR="009B1B82" w:rsidRPr="00850E72" w:rsidRDefault="009B1B82" w:rsidP="00D05420">
            <w:pPr>
              <w:pStyle w:val="38"/>
              <w:numPr>
                <w:ilvl w:val="0"/>
                <w:numId w:val="17"/>
              </w:numPr>
              <w:ind w:left="284" w:hanging="284"/>
              <w:jc w:val="left"/>
              <w:outlineLvl w:val="1"/>
              <w:rPr>
                <w:sz w:val="20"/>
              </w:rPr>
            </w:pPr>
            <w:bookmarkStart w:id="79" w:name="_Toc152170061"/>
            <w:proofErr w:type="spellStart"/>
            <w:r>
              <w:rPr>
                <w:rFonts w:hint="eastAsia"/>
                <w:sz w:val="20"/>
              </w:rPr>
              <w:t>도로점용허가에</w:t>
            </w:r>
            <w:proofErr w:type="spellEnd"/>
            <w:r>
              <w:rPr>
                <w:rFonts w:hint="eastAsia"/>
                <w:sz w:val="20"/>
              </w:rPr>
              <w:t xml:space="preserve"> </w:t>
            </w:r>
            <w:r>
              <w:rPr>
                <w:rFonts w:hint="eastAsia"/>
                <w:sz w:val="20"/>
              </w:rPr>
              <w:t>관한</w:t>
            </w:r>
            <w:r>
              <w:rPr>
                <w:rFonts w:hint="eastAsia"/>
                <w:sz w:val="20"/>
              </w:rPr>
              <w:t xml:space="preserve"> </w:t>
            </w:r>
            <w:r>
              <w:rPr>
                <w:rFonts w:hint="eastAsia"/>
                <w:sz w:val="20"/>
              </w:rPr>
              <w:t>사항</w:t>
            </w:r>
            <w:bookmarkEnd w:id="79"/>
          </w:p>
        </w:tc>
        <w:tc>
          <w:tcPr>
            <w:tcW w:w="25" w:type="pct"/>
            <w:shd w:val="clear" w:color="auto" w:fill="auto"/>
          </w:tcPr>
          <w:p w14:paraId="70588BE2" w14:textId="77777777" w:rsidR="009B1B82" w:rsidRPr="00850E72" w:rsidRDefault="009B1B82" w:rsidP="009B1B82">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4027A829" w14:textId="77777777" w:rsidR="009B1B82" w:rsidRPr="009743F8"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C93538">
              <w:rPr>
                <w:rFonts w:ascii="Times New Roman" w:eastAsia="바탕체" w:hAnsi="Times New Roman"/>
                <w:snapToGrid w:val="0"/>
                <w:sz w:val="20"/>
                <w:szCs w:val="20"/>
                <w:lang w:eastAsia="ko-KR"/>
              </w:rPr>
              <w:t>도로법에</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의하면</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건축물에</w:t>
            </w:r>
            <w:r w:rsidRPr="00C93538">
              <w:rPr>
                <w:rFonts w:ascii="Times New Roman" w:eastAsia="바탕체" w:hAnsi="Times New Roman"/>
                <w:snapToGrid w:val="0"/>
                <w:sz w:val="20"/>
                <w:szCs w:val="20"/>
                <w:lang w:eastAsia="ko-KR"/>
              </w:rPr>
              <w:t xml:space="preserve"> </w:t>
            </w:r>
            <w:proofErr w:type="spellStart"/>
            <w:r w:rsidRPr="00C93538">
              <w:rPr>
                <w:rFonts w:ascii="Times New Roman" w:eastAsia="바탕체" w:hAnsi="Times New Roman"/>
                <w:snapToGrid w:val="0"/>
                <w:sz w:val="20"/>
                <w:szCs w:val="20"/>
                <w:lang w:eastAsia="ko-KR"/>
              </w:rPr>
              <w:t>진ㆍ출입할</w:t>
            </w:r>
            <w:proofErr w:type="spellEnd"/>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목적으로</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도로를</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점용하고자</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하는</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경우</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관할</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행정기관으로부터</w:t>
            </w:r>
            <w:r w:rsidRPr="00C93538">
              <w:rPr>
                <w:rFonts w:ascii="Times New Roman" w:eastAsia="바탕체" w:hAnsi="Times New Roman"/>
                <w:snapToGrid w:val="0"/>
                <w:sz w:val="20"/>
                <w:szCs w:val="20"/>
                <w:lang w:eastAsia="ko-KR"/>
              </w:rPr>
              <w:t xml:space="preserve"> </w:t>
            </w:r>
            <w:proofErr w:type="spellStart"/>
            <w:r w:rsidRPr="00C93538">
              <w:rPr>
                <w:rFonts w:ascii="Times New Roman" w:eastAsia="바탕체" w:hAnsi="Times New Roman"/>
                <w:snapToGrid w:val="0"/>
                <w:sz w:val="20"/>
                <w:szCs w:val="20"/>
                <w:lang w:eastAsia="ko-KR"/>
              </w:rPr>
              <w:t>도로점용허가를</w:t>
            </w:r>
            <w:proofErr w:type="spellEnd"/>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받아야</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하며</w:t>
            </w:r>
            <w:r w:rsidRPr="00C93538">
              <w:rPr>
                <w:rFonts w:ascii="Times New Roman" w:eastAsia="바탕체" w:hAnsi="Times New Roman"/>
                <w:snapToGrid w:val="0"/>
                <w:sz w:val="20"/>
                <w:szCs w:val="20"/>
                <w:lang w:eastAsia="ko-KR"/>
              </w:rPr>
              <w:t>(</w:t>
            </w:r>
            <w:proofErr w:type="spellStart"/>
            <w:r w:rsidRPr="00C93538">
              <w:rPr>
                <w:rFonts w:ascii="Times New Roman" w:eastAsia="바탕체" w:hAnsi="Times New Roman"/>
                <w:snapToGrid w:val="0"/>
                <w:sz w:val="20"/>
                <w:szCs w:val="20"/>
                <w:lang w:eastAsia="ko-KR"/>
              </w:rPr>
              <w:t>도로법</w:t>
            </w:r>
            <w:proofErr w:type="spellEnd"/>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제</w:t>
            </w:r>
            <w:r w:rsidRPr="00C93538">
              <w:rPr>
                <w:rFonts w:ascii="Times New Roman" w:eastAsia="바탕체" w:hAnsi="Times New Roman"/>
                <w:snapToGrid w:val="0"/>
                <w:sz w:val="20"/>
                <w:szCs w:val="20"/>
                <w:lang w:eastAsia="ko-KR"/>
              </w:rPr>
              <w:t>61</w:t>
            </w:r>
            <w:r w:rsidRPr="00C93538">
              <w:rPr>
                <w:rFonts w:ascii="Times New Roman" w:eastAsia="바탕체" w:hAnsi="Times New Roman"/>
                <w:snapToGrid w:val="0"/>
                <w:sz w:val="20"/>
                <w:szCs w:val="20"/>
                <w:lang w:eastAsia="ko-KR"/>
              </w:rPr>
              <w:t>조</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및</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같은</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법</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시행령</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제</w:t>
            </w:r>
            <w:r w:rsidRPr="00C93538">
              <w:rPr>
                <w:rFonts w:ascii="Times New Roman" w:eastAsia="바탕체" w:hAnsi="Times New Roman"/>
                <w:snapToGrid w:val="0"/>
                <w:sz w:val="20"/>
                <w:szCs w:val="20"/>
                <w:lang w:eastAsia="ko-KR"/>
              </w:rPr>
              <w:t>55</w:t>
            </w:r>
            <w:r w:rsidRPr="00C93538">
              <w:rPr>
                <w:rFonts w:ascii="Times New Roman" w:eastAsia="바탕체" w:hAnsi="Times New Roman"/>
                <w:snapToGrid w:val="0"/>
                <w:sz w:val="20"/>
                <w:szCs w:val="20"/>
                <w:lang w:eastAsia="ko-KR"/>
              </w:rPr>
              <w:t>조</w:t>
            </w:r>
            <w:r w:rsidRPr="00C93538">
              <w:rPr>
                <w:rFonts w:ascii="Times New Roman" w:eastAsia="바탕체" w:hAnsi="Times New Roman"/>
                <w:snapToGrid w:val="0"/>
                <w:sz w:val="20"/>
                <w:szCs w:val="20"/>
                <w:lang w:eastAsia="ko-KR"/>
              </w:rPr>
              <w:t xml:space="preserve">), </w:t>
            </w:r>
            <w:proofErr w:type="spellStart"/>
            <w:r w:rsidRPr="00C93538">
              <w:rPr>
                <w:rFonts w:ascii="Times New Roman" w:eastAsia="바탕체" w:hAnsi="Times New Roman"/>
                <w:snapToGrid w:val="0"/>
                <w:sz w:val="20"/>
                <w:szCs w:val="20"/>
                <w:lang w:eastAsia="ko-KR"/>
              </w:rPr>
              <w:t>도로점용허가로</w:t>
            </w:r>
            <w:proofErr w:type="spellEnd"/>
            <w:r w:rsidRPr="00C93538">
              <w:rPr>
                <w:rFonts w:ascii="Times New Roman" w:eastAsia="바탕체" w:hAnsi="Times New Roman"/>
                <w:snapToGrid w:val="0"/>
                <w:sz w:val="20"/>
                <w:szCs w:val="20"/>
                <w:lang w:eastAsia="ko-KR"/>
              </w:rPr>
              <w:t xml:space="preserve"> </w:t>
            </w:r>
            <w:r>
              <w:rPr>
                <w:rFonts w:ascii="Times New Roman" w:eastAsia="바탕체" w:hAnsi="Times New Roman" w:hint="eastAsia"/>
                <w:snapToGrid w:val="0"/>
                <w:sz w:val="20"/>
                <w:szCs w:val="20"/>
                <w:lang w:eastAsia="ko-KR"/>
              </w:rPr>
              <w:t>인하여</w:t>
            </w:r>
            <w:r>
              <w:rPr>
                <w:rFonts w:ascii="Times New Roman" w:eastAsia="바탕체" w:hAnsi="Times New Roman" w:hint="eastAsia"/>
                <w:snapToGrid w:val="0"/>
                <w:sz w:val="20"/>
                <w:szCs w:val="20"/>
                <w:lang w:eastAsia="ko-KR"/>
              </w:rPr>
              <w:t xml:space="preserve"> </w:t>
            </w:r>
            <w:r w:rsidRPr="00C93538">
              <w:rPr>
                <w:rFonts w:ascii="Times New Roman" w:eastAsia="바탕체" w:hAnsi="Times New Roman"/>
                <w:snapToGrid w:val="0"/>
                <w:sz w:val="20"/>
                <w:szCs w:val="20"/>
                <w:lang w:eastAsia="ko-KR"/>
              </w:rPr>
              <w:t>발생한</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권리나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의무를</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가진</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자가</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그</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지위를</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양수인에게</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양도한</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경우</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권리나</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의무를</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승계한</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양수인은</w:t>
            </w:r>
            <w:r w:rsidRPr="009743F8">
              <w:rPr>
                <w:rFonts w:ascii="Times New Roman" w:eastAsia="바탕체" w:hAnsi="Times New Roman"/>
                <w:sz w:val="20"/>
                <w:szCs w:val="20"/>
              </w:rPr>
              <w:t xml:space="preserve"> 2</w:t>
            </w:r>
            <w:r w:rsidRPr="009743F8">
              <w:rPr>
                <w:rFonts w:ascii="Times New Roman" w:eastAsia="바탕체" w:hAnsi="Times New Roman"/>
                <w:sz w:val="20"/>
                <w:szCs w:val="20"/>
              </w:rPr>
              <w:t>개월</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이내에</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관할</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행정기관에</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신고하여야</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함</w:t>
            </w:r>
            <w:r w:rsidRPr="009743F8">
              <w:rPr>
                <w:rFonts w:ascii="Times New Roman" w:eastAsia="바탕체" w:hAnsi="Times New Roman"/>
                <w:sz w:val="20"/>
                <w:szCs w:val="20"/>
              </w:rPr>
              <w:t>(</w:t>
            </w:r>
            <w:r w:rsidRPr="009743F8">
              <w:rPr>
                <w:rFonts w:ascii="Times New Roman" w:eastAsia="바탕체" w:hAnsi="Times New Roman"/>
                <w:sz w:val="20"/>
                <w:szCs w:val="20"/>
              </w:rPr>
              <w:t>도로법</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제</w:t>
            </w:r>
            <w:r w:rsidRPr="009743F8">
              <w:rPr>
                <w:rFonts w:ascii="Times New Roman" w:eastAsia="바탕체" w:hAnsi="Times New Roman"/>
                <w:sz w:val="20"/>
                <w:szCs w:val="20"/>
              </w:rPr>
              <w:t>106</w:t>
            </w:r>
            <w:r w:rsidRPr="009743F8">
              <w:rPr>
                <w:rFonts w:ascii="Times New Roman" w:eastAsia="바탕체" w:hAnsi="Times New Roman"/>
                <w:sz w:val="20"/>
                <w:szCs w:val="20"/>
              </w:rPr>
              <w:t>조</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및</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같은</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법</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시행규칙</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제</w:t>
            </w:r>
            <w:r w:rsidRPr="009743F8">
              <w:rPr>
                <w:rFonts w:ascii="Times New Roman" w:eastAsia="바탕체" w:hAnsi="Times New Roman"/>
                <w:sz w:val="20"/>
                <w:szCs w:val="20"/>
              </w:rPr>
              <w:t>50</w:t>
            </w:r>
            <w:r w:rsidRPr="009743F8">
              <w:rPr>
                <w:rFonts w:ascii="Times New Roman" w:eastAsia="바탕체" w:hAnsi="Times New Roman"/>
                <w:sz w:val="20"/>
                <w:szCs w:val="20"/>
              </w:rPr>
              <w:t>조</w:t>
            </w:r>
            <w:r w:rsidRPr="009743F8">
              <w:rPr>
                <w:rFonts w:ascii="Times New Roman" w:eastAsia="바탕체" w:hAnsi="Times New Roman"/>
                <w:sz w:val="20"/>
                <w:szCs w:val="20"/>
              </w:rPr>
              <w:t>).</w:t>
            </w:r>
          </w:p>
          <w:p w14:paraId="4C6B0649" w14:textId="56C74494" w:rsidR="009B1B82" w:rsidRPr="00C93538"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napToGrid w:val="0"/>
                <w:sz w:val="20"/>
                <w:szCs w:val="20"/>
              </w:rPr>
            </w:pPr>
            <w:r w:rsidRPr="009743F8">
              <w:rPr>
                <w:rFonts w:ascii="Times New Roman" w:eastAsia="바탕체" w:hAnsi="Times New Roman"/>
                <w:sz w:val="20"/>
                <w:szCs w:val="20"/>
              </w:rPr>
              <w:t>자체</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확인한</w:t>
            </w:r>
            <w:r w:rsidRPr="009743F8">
              <w:rPr>
                <w:rFonts w:ascii="Times New Roman" w:eastAsia="바탕체" w:hAnsi="Times New Roman"/>
                <w:sz w:val="20"/>
                <w:szCs w:val="20"/>
              </w:rPr>
              <w:t xml:space="preserve"> 2023. 9.</w:t>
            </w:r>
            <w:r w:rsidRPr="009743F8">
              <w:rPr>
                <w:rFonts w:ascii="Times New Roman" w:eastAsia="바탕체" w:hAnsi="Times New Roman"/>
                <w:sz w:val="20"/>
                <w:szCs w:val="20"/>
              </w:rPr>
              <w:t>자</w:t>
            </w:r>
            <w:r w:rsidRPr="00C93538">
              <w:rPr>
                <w:rFonts w:ascii="Times New Roman" w:eastAsia="바탕체" w:hAnsi="Times New Roman"/>
                <w:snapToGrid w:val="0"/>
                <w:sz w:val="20"/>
                <w:szCs w:val="20"/>
                <w:lang w:eastAsia="ko-KR"/>
              </w:rPr>
              <w:t xml:space="preserve"> </w:t>
            </w:r>
            <w:proofErr w:type="spellStart"/>
            <w:r w:rsidRPr="00C93538">
              <w:rPr>
                <w:rFonts w:ascii="Times New Roman" w:eastAsia="바탕체" w:hAnsi="Times New Roman"/>
                <w:snapToGrid w:val="0"/>
                <w:sz w:val="20"/>
                <w:szCs w:val="20"/>
                <w:lang w:eastAsia="ko-KR"/>
              </w:rPr>
              <w:t>인터넷로드뷰서비스</w:t>
            </w:r>
            <w:proofErr w:type="spellEnd"/>
            <w:r w:rsidRPr="00C93538">
              <w:rPr>
                <w:rFonts w:ascii="Times New Roman" w:eastAsia="바탕체" w:hAnsi="Times New Roman"/>
                <w:snapToGrid w:val="0"/>
                <w:sz w:val="20"/>
                <w:szCs w:val="20"/>
                <w:lang w:eastAsia="ko-KR"/>
              </w:rPr>
              <w:t>(“</w:t>
            </w:r>
            <w:proofErr w:type="spellStart"/>
            <w:r w:rsidRPr="00C93538">
              <w:rPr>
                <w:rFonts w:ascii="Times New Roman" w:eastAsia="바탕체" w:hAnsi="Times New Roman"/>
                <w:b/>
                <w:snapToGrid w:val="0"/>
                <w:sz w:val="20"/>
                <w:szCs w:val="20"/>
                <w:lang w:eastAsia="ko-KR"/>
              </w:rPr>
              <w:t>로드뷰</w:t>
            </w:r>
            <w:proofErr w:type="spellEnd"/>
            <w:r w:rsidRPr="00C93538">
              <w:rPr>
                <w:rFonts w:ascii="Times New Roman" w:eastAsia="바탕체" w:hAnsi="Times New Roman"/>
                <w:b/>
                <w:snapToGrid w:val="0"/>
                <w:sz w:val="20"/>
                <w:szCs w:val="20"/>
                <w:lang w:eastAsia="ko-KR"/>
              </w:rPr>
              <w:t xml:space="preserve"> </w:t>
            </w:r>
            <w:r w:rsidRPr="00C93538">
              <w:rPr>
                <w:rFonts w:ascii="Times New Roman" w:eastAsia="바탕체" w:hAnsi="Times New Roman"/>
                <w:b/>
                <w:snapToGrid w:val="0"/>
                <w:sz w:val="20"/>
                <w:szCs w:val="20"/>
                <w:lang w:eastAsia="ko-KR"/>
              </w:rPr>
              <w:t>서비스</w:t>
            </w:r>
            <w:r w:rsidRPr="00C93538">
              <w:rPr>
                <w:rFonts w:ascii="Times New Roman" w:eastAsia="바탕체" w:hAnsi="Times New Roman"/>
                <w:snapToGrid w:val="0"/>
                <w:sz w:val="20"/>
                <w:szCs w:val="20"/>
                <w:lang w:eastAsia="ko-KR"/>
              </w:rPr>
              <w:t>”)</w:t>
            </w:r>
            <w:r w:rsidRPr="00C93538">
              <w:rPr>
                <w:rFonts w:ascii="Times New Roman" w:eastAsia="바탕체" w:hAnsi="Times New Roman"/>
                <w:snapToGrid w:val="0"/>
                <w:sz w:val="20"/>
                <w:szCs w:val="20"/>
                <w:lang w:eastAsia="ko-KR"/>
              </w:rPr>
              <w:t>에</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의하면</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본건</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건물의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뒤쪽</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지하주차장으로</w:t>
            </w:r>
            <w:r w:rsidRPr="00C93538">
              <w:rPr>
                <w:rFonts w:ascii="Times New Roman" w:eastAsia="바탕체" w:hAnsi="Times New Roman"/>
                <w:snapToGrid w:val="0"/>
                <w:sz w:val="20"/>
                <w:szCs w:val="20"/>
                <w:lang w:eastAsia="ko-KR"/>
              </w:rPr>
              <w:t xml:space="preserve"> </w:t>
            </w:r>
            <w:proofErr w:type="spellStart"/>
            <w:r w:rsidRPr="00C93538">
              <w:rPr>
                <w:rFonts w:ascii="Times New Roman" w:eastAsia="바탕체" w:hAnsi="Times New Roman"/>
                <w:snapToGrid w:val="0"/>
                <w:sz w:val="20"/>
                <w:szCs w:val="20"/>
                <w:lang w:eastAsia="ko-KR"/>
              </w:rPr>
              <w:t>진ㆍ출입하기</w:t>
            </w:r>
            <w:proofErr w:type="spellEnd"/>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위하여</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중구</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소유</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도로인</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서울시</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중구</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다동</w:t>
            </w:r>
            <w:r w:rsidRPr="00C93538">
              <w:rPr>
                <w:rFonts w:ascii="Times New Roman" w:eastAsia="바탕체" w:hAnsi="Times New Roman"/>
                <w:snapToGrid w:val="0"/>
                <w:sz w:val="20"/>
                <w:szCs w:val="20"/>
                <w:lang w:eastAsia="ko-KR"/>
              </w:rPr>
              <w:t xml:space="preserve"> 39-2 </w:t>
            </w:r>
            <w:r w:rsidRPr="00C93538">
              <w:rPr>
                <w:rFonts w:ascii="Times New Roman" w:eastAsia="바탕체" w:hAnsi="Times New Roman"/>
                <w:snapToGrid w:val="0"/>
                <w:sz w:val="20"/>
                <w:szCs w:val="20"/>
                <w:lang w:eastAsia="ko-KR"/>
              </w:rPr>
              <w:t>토지</w:t>
            </w:r>
            <w:r w:rsidRPr="00C93538">
              <w:rPr>
                <w:rFonts w:ascii="Times New Roman" w:eastAsia="바탕체" w:hAnsi="Times New Roman"/>
                <w:snapToGrid w:val="0"/>
                <w:sz w:val="20"/>
                <w:szCs w:val="20"/>
                <w:lang w:eastAsia="ko-KR"/>
              </w:rPr>
              <w:t>(</w:t>
            </w:r>
            <w:r w:rsidRPr="00C93538">
              <w:rPr>
                <w:rFonts w:ascii="Times New Roman" w:eastAsia="바탕체" w:hAnsi="Times New Roman"/>
                <w:snapToGrid w:val="0"/>
                <w:sz w:val="20"/>
                <w:szCs w:val="20"/>
                <w:lang w:eastAsia="ko-KR"/>
              </w:rPr>
              <w:t>지목</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도로</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면적</w:t>
            </w:r>
            <w:r w:rsidRPr="00C93538">
              <w:rPr>
                <w:rFonts w:ascii="Times New Roman" w:eastAsia="바탕체" w:hAnsi="Times New Roman"/>
                <w:snapToGrid w:val="0"/>
                <w:sz w:val="20"/>
                <w:szCs w:val="20"/>
                <w:lang w:eastAsia="ko-KR"/>
              </w:rPr>
              <w:t>: 340.7</w:t>
            </w:r>
            <w:r w:rsidRPr="00C93538">
              <w:rPr>
                <w:rFonts w:ascii="Times New Roman" w:eastAsia="바탕체" w:hAnsi="Times New Roman"/>
                <w:snapToGrid w:val="0"/>
                <w:sz w:val="20"/>
                <w:szCs w:val="20"/>
                <w:lang w:eastAsia="ko-KR"/>
              </w:rPr>
              <w:t>㎡</w:t>
            </w:r>
            <w:r w:rsidRPr="00C93538">
              <w:rPr>
                <w:rFonts w:ascii="Times New Roman" w:eastAsia="바탕체" w:hAnsi="Times New Roman"/>
                <w:snapToGrid w:val="0"/>
                <w:sz w:val="20"/>
                <w:szCs w:val="20"/>
                <w:lang w:eastAsia="ko-KR"/>
              </w:rPr>
              <w:t>)</w:t>
            </w:r>
            <w:r w:rsidRPr="00C93538">
              <w:rPr>
                <w:rFonts w:ascii="Times New Roman" w:eastAsia="바탕체" w:hAnsi="Times New Roman"/>
                <w:snapToGrid w:val="0"/>
                <w:sz w:val="20"/>
                <w:szCs w:val="20"/>
                <w:lang w:eastAsia="ko-KR"/>
              </w:rPr>
              <w:t>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일부</w:t>
            </w:r>
            <w:r w:rsidR="007865FA">
              <w:rPr>
                <w:rFonts w:ascii="Times New Roman" w:eastAsia="바탕체" w:hAnsi="Times New Roman" w:hint="eastAsia"/>
                <w:snapToGrid w:val="0"/>
                <w:sz w:val="20"/>
                <w:szCs w:val="20"/>
                <w:lang w:eastAsia="ko-KR"/>
              </w:rPr>
              <w:t>를</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사용하고</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있는</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것으로</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보임</w:t>
            </w:r>
            <w:r w:rsidR="007865FA">
              <w:rPr>
                <w:rFonts w:ascii="Times New Roman" w:eastAsia="바탕체" w:hAnsi="Times New Roman" w:hint="eastAsia"/>
                <w:snapToGrid w:val="0"/>
                <w:sz w:val="20"/>
                <w:szCs w:val="20"/>
                <w:lang w:eastAsia="ko-KR"/>
              </w:rPr>
              <w:t xml:space="preserve">. </w:t>
            </w:r>
          </w:p>
          <w:tbl>
            <w:tblPr>
              <w:tblW w:w="9796" w:type="dxa"/>
              <w:tblInd w:w="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8"/>
              <w:gridCol w:w="4898"/>
            </w:tblGrid>
            <w:tr w:rsidR="009B1B82" w:rsidRPr="00C93538" w14:paraId="3AB15C0E" w14:textId="77777777" w:rsidTr="00440BC5">
              <w:trPr>
                <w:trHeight w:val="372"/>
              </w:trPr>
              <w:tc>
                <w:tcPr>
                  <w:tcW w:w="4898" w:type="dxa"/>
                  <w:shd w:val="clear" w:color="auto" w:fill="BDD6EE" w:themeFill="accent1" w:themeFillTint="66"/>
                  <w:vAlign w:val="center"/>
                </w:tcPr>
                <w:p w14:paraId="40DCECBF" w14:textId="77777777" w:rsidR="009B1B82" w:rsidRPr="00C93538" w:rsidRDefault="009B1B82" w:rsidP="009B1B82">
                  <w:pPr>
                    <w:wordWrap w:val="0"/>
                    <w:autoSpaceDE w:val="0"/>
                    <w:autoSpaceDN w:val="0"/>
                    <w:snapToGrid w:val="0"/>
                    <w:spacing w:line="200" w:lineRule="atLeast"/>
                    <w:jc w:val="center"/>
                    <w:rPr>
                      <w:rFonts w:ascii="Times New Roman" w:eastAsia="바탕체" w:hAnsi="Times New Roman"/>
                      <w:b/>
                      <w:sz w:val="20"/>
                      <w:szCs w:val="20"/>
                      <w:lang w:eastAsia="ko-KR"/>
                    </w:rPr>
                  </w:pPr>
                  <w:r w:rsidRPr="00C93538">
                    <w:rPr>
                      <w:rFonts w:ascii="Times New Roman" w:eastAsia="바탕체" w:hAnsi="Times New Roman"/>
                      <w:b/>
                      <w:sz w:val="20"/>
                      <w:szCs w:val="20"/>
                      <w:lang w:eastAsia="ko-KR"/>
                    </w:rPr>
                    <w:t>배치도</w:t>
                  </w:r>
                </w:p>
              </w:tc>
              <w:tc>
                <w:tcPr>
                  <w:tcW w:w="4898" w:type="dxa"/>
                  <w:shd w:val="clear" w:color="auto" w:fill="BDD6EE" w:themeFill="accent1" w:themeFillTint="66"/>
                  <w:vAlign w:val="center"/>
                </w:tcPr>
                <w:p w14:paraId="76732723" w14:textId="77777777" w:rsidR="009B1B82" w:rsidRPr="00C93538" w:rsidRDefault="009B1B82" w:rsidP="009B1B82">
                  <w:pPr>
                    <w:wordWrap w:val="0"/>
                    <w:autoSpaceDE w:val="0"/>
                    <w:autoSpaceDN w:val="0"/>
                    <w:snapToGrid w:val="0"/>
                    <w:spacing w:line="200" w:lineRule="atLeast"/>
                    <w:jc w:val="center"/>
                    <w:rPr>
                      <w:rFonts w:ascii="Times New Roman" w:eastAsia="바탕체" w:hAnsi="Times New Roman"/>
                      <w:b/>
                      <w:sz w:val="20"/>
                      <w:szCs w:val="20"/>
                      <w:lang w:eastAsia="ko-KR"/>
                    </w:rPr>
                  </w:pPr>
                  <w:r w:rsidRPr="00C93538">
                    <w:rPr>
                      <w:rFonts w:ascii="Times New Roman" w:eastAsia="바탕체" w:hAnsi="Times New Roman"/>
                      <w:b/>
                      <w:sz w:val="20"/>
                      <w:szCs w:val="20"/>
                      <w:lang w:eastAsia="ko-KR"/>
                    </w:rPr>
                    <w:t>전</w:t>
                  </w:r>
                  <w:r w:rsidRPr="00C93538">
                    <w:rPr>
                      <w:rFonts w:ascii="Times New Roman" w:eastAsia="바탕체" w:hAnsi="Times New Roman"/>
                      <w:b/>
                      <w:sz w:val="20"/>
                      <w:szCs w:val="20"/>
                      <w:lang w:eastAsia="ko-KR"/>
                    </w:rPr>
                    <w:t xml:space="preserve"> </w:t>
                  </w:r>
                  <w:r w:rsidRPr="00C93538">
                    <w:rPr>
                      <w:rFonts w:ascii="Times New Roman" w:eastAsia="바탕체" w:hAnsi="Times New Roman"/>
                      <w:b/>
                      <w:sz w:val="20"/>
                      <w:szCs w:val="20"/>
                      <w:lang w:eastAsia="ko-KR"/>
                    </w:rPr>
                    <w:t>경</w:t>
                  </w:r>
                </w:p>
              </w:tc>
            </w:tr>
            <w:tr w:rsidR="009B1B82" w:rsidRPr="00C93538" w14:paraId="617BC375" w14:textId="77777777" w:rsidTr="00440BC5">
              <w:trPr>
                <w:trHeight w:val="767"/>
              </w:trPr>
              <w:tc>
                <w:tcPr>
                  <w:tcW w:w="4898" w:type="dxa"/>
                  <w:vAlign w:val="center"/>
                </w:tcPr>
                <w:p w14:paraId="4125661E" w14:textId="77777777" w:rsidR="009B1B82" w:rsidRPr="00C93538"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C93538">
                    <w:rPr>
                      <w:rFonts w:ascii="Times New Roman" w:eastAsia="바탕체" w:hAnsi="Times New Roman"/>
                      <w:noProof/>
                      <w:sz w:val="20"/>
                      <w:szCs w:val="20"/>
                      <w:lang w:eastAsia="ko-KR"/>
                    </w:rPr>
                    <w:drawing>
                      <wp:inline distT="0" distB="0" distL="0" distR="0" wp14:anchorId="4BACF28A" wp14:editId="44E17BF0">
                        <wp:extent cx="2800350" cy="1130911"/>
                        <wp:effectExtent l="0" t="0" r="0" b="0"/>
                        <wp:docPr id="6" name="그림 6" descr="C:\Users\changwu.lee\Desktop\그림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angwu.lee\Desktop\그림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0350" cy="1130911"/>
                                </a:xfrm>
                                <a:prstGeom prst="rect">
                                  <a:avLst/>
                                </a:prstGeom>
                                <a:noFill/>
                                <a:ln>
                                  <a:noFill/>
                                </a:ln>
                              </pic:spPr>
                            </pic:pic>
                          </a:graphicData>
                        </a:graphic>
                      </wp:inline>
                    </w:drawing>
                  </w:r>
                </w:p>
              </w:tc>
              <w:tc>
                <w:tcPr>
                  <w:tcW w:w="4898" w:type="dxa"/>
                  <w:vAlign w:val="center"/>
                </w:tcPr>
                <w:p w14:paraId="52CB6F5A" w14:textId="77777777" w:rsidR="009B1B82" w:rsidRPr="00C93538" w:rsidRDefault="009B1B82" w:rsidP="009B1B82">
                  <w:pPr>
                    <w:wordWrap w:val="0"/>
                    <w:autoSpaceDE w:val="0"/>
                    <w:autoSpaceDN w:val="0"/>
                    <w:snapToGrid w:val="0"/>
                    <w:spacing w:line="240" w:lineRule="atLeast"/>
                    <w:ind w:left="275" w:hanging="275"/>
                    <w:jc w:val="center"/>
                    <w:rPr>
                      <w:rFonts w:ascii="Times New Roman" w:eastAsia="바탕체" w:hAnsi="Times New Roman"/>
                      <w:sz w:val="20"/>
                      <w:szCs w:val="20"/>
                      <w:lang w:eastAsia="ko-KR"/>
                    </w:rPr>
                  </w:pPr>
                  <w:r w:rsidRPr="00C93538">
                    <w:rPr>
                      <w:rFonts w:ascii="Times New Roman" w:eastAsia="바탕체" w:hAnsi="Times New Roman"/>
                      <w:noProof/>
                      <w:sz w:val="20"/>
                      <w:szCs w:val="20"/>
                      <w:lang w:eastAsia="ko-KR"/>
                    </w:rPr>
                    <w:drawing>
                      <wp:inline distT="0" distB="0" distL="0" distR="0" wp14:anchorId="195C7DEE" wp14:editId="0C57E1D7">
                        <wp:extent cx="2990850" cy="1209675"/>
                        <wp:effectExtent l="0" t="0" r="0" b="9525"/>
                        <wp:docPr id="8" name="그림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rotWithShape="1">
                                <a:blip r:embed="rId15" r:link="rId16" cstate="print">
                                  <a:extLst>
                                    <a:ext uri="{28A0092B-C50C-407E-A947-70E740481C1C}">
                                      <a14:useLocalDpi xmlns:a14="http://schemas.microsoft.com/office/drawing/2010/main" val="0"/>
                                    </a:ext>
                                  </a:extLst>
                                </a:blip>
                                <a:srcRect b="9775"/>
                                <a:stretch/>
                              </pic:blipFill>
                              <pic:spPr bwMode="auto">
                                <a:xfrm>
                                  <a:off x="0" y="0"/>
                                  <a:ext cx="2990850" cy="12096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4F2EDD7" w14:textId="3348697A" w:rsidR="007865FA" w:rsidRDefault="006A53B5" w:rsidP="00542B48">
            <w:pPr>
              <w:numPr>
                <w:ilvl w:val="0"/>
                <w:numId w:val="14"/>
              </w:numPr>
              <w:wordWrap w:val="0"/>
              <w:autoSpaceDE w:val="0"/>
              <w:autoSpaceDN w:val="0"/>
              <w:snapToGrid w:val="0"/>
              <w:spacing w:after="120" w:line="280" w:lineRule="atLeast"/>
              <w:jc w:val="both"/>
              <w:rPr>
                <w:rFonts w:ascii="Times New Roman" w:eastAsia="바탕체" w:hAnsi="Times New Roman"/>
                <w:snapToGrid w:val="0"/>
                <w:sz w:val="20"/>
                <w:szCs w:val="20"/>
              </w:rPr>
            </w:pPr>
            <w:r>
              <w:rPr>
                <w:rFonts w:ascii="Times New Roman" w:eastAsia="바탕체" w:hAnsi="Times New Roman" w:hint="eastAsia"/>
                <w:snapToGrid w:val="0"/>
                <w:sz w:val="20"/>
                <w:szCs w:val="20"/>
                <w:lang w:eastAsia="ko-KR"/>
              </w:rPr>
              <w:t>제공된</w:t>
            </w:r>
            <w:r>
              <w:rPr>
                <w:rFonts w:ascii="Times New Roman" w:eastAsia="바탕체" w:hAnsi="Times New Roman" w:hint="eastAsia"/>
                <w:snapToGrid w:val="0"/>
                <w:sz w:val="20"/>
                <w:szCs w:val="20"/>
                <w:lang w:eastAsia="ko-KR"/>
              </w:rPr>
              <w:t xml:space="preserve"> </w:t>
            </w:r>
            <w:r>
              <w:rPr>
                <w:rFonts w:ascii="Times New Roman" w:eastAsia="바탕체" w:hAnsi="Times New Roman" w:hint="eastAsia"/>
                <w:snapToGrid w:val="0"/>
                <w:sz w:val="20"/>
                <w:szCs w:val="20"/>
                <w:lang w:eastAsia="ko-KR"/>
              </w:rPr>
              <w:t>답변에</w:t>
            </w:r>
            <w:r>
              <w:rPr>
                <w:rFonts w:ascii="Times New Roman" w:eastAsia="바탕체" w:hAnsi="Times New Roman" w:hint="eastAsia"/>
                <w:snapToGrid w:val="0"/>
                <w:sz w:val="20"/>
                <w:szCs w:val="20"/>
                <w:lang w:eastAsia="ko-KR"/>
              </w:rPr>
              <w:t xml:space="preserve"> </w:t>
            </w:r>
            <w:r>
              <w:rPr>
                <w:rFonts w:ascii="Times New Roman" w:eastAsia="바탕체" w:hAnsi="Times New Roman" w:hint="eastAsia"/>
                <w:snapToGrid w:val="0"/>
                <w:sz w:val="20"/>
                <w:szCs w:val="20"/>
                <w:lang w:eastAsia="ko-KR"/>
              </w:rPr>
              <w:t>의하면</w:t>
            </w:r>
            <w:r>
              <w:rPr>
                <w:rFonts w:ascii="Times New Roman" w:eastAsia="바탕체" w:hAnsi="Times New Roman" w:hint="eastAsia"/>
                <w:snapToGrid w:val="0"/>
                <w:sz w:val="20"/>
                <w:szCs w:val="20"/>
                <w:lang w:eastAsia="ko-KR"/>
              </w:rPr>
              <w:t>,</w:t>
            </w:r>
            <w:r w:rsidR="007865FA">
              <w:rPr>
                <w:rFonts w:ascii="Times New Roman" w:eastAsia="바탕체" w:hAnsi="Times New Roman"/>
                <w:snapToGrid w:val="0"/>
                <w:sz w:val="20"/>
                <w:szCs w:val="20"/>
                <w:lang w:eastAsia="ko-KR"/>
              </w:rPr>
              <w:t xml:space="preserve"> </w:t>
            </w:r>
            <w:r w:rsidR="007865FA">
              <w:rPr>
                <w:rFonts w:ascii="Times New Roman" w:eastAsia="바탕체" w:hAnsi="Times New Roman" w:hint="eastAsia"/>
                <w:snapToGrid w:val="0"/>
                <w:sz w:val="20"/>
                <w:szCs w:val="20"/>
                <w:lang w:eastAsia="ko-KR"/>
              </w:rPr>
              <w:t>본건</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건물의</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소유</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및</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사용을</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위하여</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국공유재산이나</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도로</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등을</w:t>
            </w:r>
            <w:r w:rsidR="007865FA">
              <w:rPr>
                <w:rFonts w:ascii="Times New Roman" w:eastAsia="바탕체" w:hAnsi="Times New Roman" w:hint="eastAsia"/>
                <w:snapToGrid w:val="0"/>
                <w:sz w:val="20"/>
                <w:szCs w:val="20"/>
                <w:lang w:eastAsia="ko-KR"/>
              </w:rPr>
              <w:t xml:space="preserve"> </w:t>
            </w:r>
            <w:proofErr w:type="spellStart"/>
            <w:r w:rsidR="007865FA">
              <w:rPr>
                <w:rFonts w:ascii="Times New Roman" w:eastAsia="바탕체" w:hAnsi="Times New Roman" w:hint="eastAsia"/>
                <w:snapToGrid w:val="0"/>
                <w:sz w:val="20"/>
                <w:szCs w:val="20"/>
                <w:lang w:eastAsia="ko-KR"/>
              </w:rPr>
              <w:t>점</w:t>
            </w:r>
            <w:r w:rsidR="007865FA" w:rsidRPr="00542B48">
              <w:rPr>
                <w:rFonts w:ascii="바탕체" w:eastAsia="바탕체" w:hAnsi="바탕체" w:hint="eastAsia"/>
                <w:snapToGrid w:val="0"/>
                <w:sz w:val="20"/>
                <w:szCs w:val="20"/>
                <w:lang w:eastAsia="ko-KR"/>
              </w:rPr>
              <w:t>ㆍ</w:t>
            </w:r>
            <w:r w:rsidR="007865FA">
              <w:rPr>
                <w:rFonts w:ascii="Times New Roman" w:eastAsia="바탕체" w:hAnsi="Times New Roman" w:hint="eastAsia"/>
                <w:snapToGrid w:val="0"/>
                <w:sz w:val="20"/>
                <w:szCs w:val="20"/>
                <w:lang w:eastAsia="ko-KR"/>
              </w:rPr>
              <w:t>사용하고</w:t>
            </w:r>
            <w:proofErr w:type="spellEnd"/>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있는</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것은</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없다고</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하며</w:t>
            </w:r>
            <w:r w:rsidR="007865FA">
              <w:rPr>
                <w:rFonts w:ascii="Times New Roman" w:eastAsia="바탕체" w:hAnsi="Times New Roman" w:hint="eastAsia"/>
                <w:snapToGrid w:val="0"/>
                <w:sz w:val="20"/>
                <w:szCs w:val="20"/>
                <w:lang w:eastAsia="ko-KR"/>
              </w:rPr>
              <w:t>,</w:t>
            </w:r>
            <w:r w:rsidR="007865FA">
              <w:rPr>
                <w:rFonts w:ascii="Times New Roman" w:eastAsia="바탕체" w:hAnsi="Times New Roman"/>
                <w:snapToGrid w:val="0"/>
                <w:sz w:val="20"/>
                <w:szCs w:val="20"/>
                <w:lang w:eastAsia="ko-KR"/>
              </w:rPr>
              <w:t xml:space="preserve"> </w:t>
            </w:r>
            <w:r w:rsidR="007865FA">
              <w:rPr>
                <w:rFonts w:ascii="Times New Roman" w:eastAsia="바탕체" w:hAnsi="Times New Roman" w:hint="eastAsia"/>
                <w:snapToGrid w:val="0"/>
                <w:sz w:val="20"/>
                <w:szCs w:val="20"/>
                <w:lang w:eastAsia="ko-KR"/>
              </w:rPr>
              <w:t>매도인은</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위</w:t>
            </w:r>
            <w:r w:rsidR="007865FA">
              <w:rPr>
                <w:rFonts w:ascii="Times New Roman" w:eastAsia="바탕체" w:hAnsi="Times New Roman" w:hint="eastAsia"/>
                <w:snapToGrid w:val="0"/>
                <w:sz w:val="20"/>
                <w:szCs w:val="20"/>
                <w:lang w:eastAsia="ko-KR"/>
              </w:rPr>
              <w:t xml:space="preserve"> </w:t>
            </w:r>
            <w:r w:rsidR="007865FA" w:rsidRPr="00C93538">
              <w:rPr>
                <w:rFonts w:ascii="Times New Roman" w:eastAsia="바탕체" w:hAnsi="Times New Roman"/>
                <w:snapToGrid w:val="0"/>
                <w:sz w:val="20"/>
                <w:szCs w:val="20"/>
                <w:lang w:eastAsia="ko-KR"/>
              </w:rPr>
              <w:t>다동</w:t>
            </w:r>
            <w:r w:rsidR="007865FA" w:rsidRPr="00C93538">
              <w:rPr>
                <w:rFonts w:ascii="Times New Roman" w:eastAsia="바탕체" w:hAnsi="Times New Roman"/>
                <w:snapToGrid w:val="0"/>
                <w:sz w:val="20"/>
                <w:szCs w:val="20"/>
                <w:lang w:eastAsia="ko-KR"/>
              </w:rPr>
              <w:t xml:space="preserve"> 39-2 </w:t>
            </w:r>
            <w:r w:rsidR="007865FA" w:rsidRPr="00C93538">
              <w:rPr>
                <w:rFonts w:ascii="Times New Roman" w:eastAsia="바탕체" w:hAnsi="Times New Roman"/>
                <w:snapToGrid w:val="0"/>
                <w:sz w:val="20"/>
                <w:szCs w:val="20"/>
                <w:lang w:eastAsia="ko-KR"/>
              </w:rPr>
              <w:t>토지</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부분은</w:t>
            </w:r>
            <w:r w:rsidR="007865FA">
              <w:rPr>
                <w:rFonts w:ascii="Times New Roman" w:eastAsia="바탕체" w:hAnsi="Times New Roman" w:hint="eastAsia"/>
                <w:snapToGrid w:val="0"/>
                <w:sz w:val="20"/>
                <w:szCs w:val="20"/>
                <w:lang w:eastAsia="ko-KR"/>
              </w:rPr>
              <w:t xml:space="preserve"> </w:t>
            </w:r>
            <w:proofErr w:type="spellStart"/>
            <w:r w:rsidR="007865FA">
              <w:rPr>
                <w:rFonts w:ascii="Times New Roman" w:eastAsia="바탕체" w:hAnsi="Times New Roman" w:hint="eastAsia"/>
                <w:snapToGrid w:val="0"/>
                <w:sz w:val="20"/>
                <w:szCs w:val="20"/>
                <w:lang w:eastAsia="ko-KR"/>
              </w:rPr>
              <w:t>공공도로이므로</w:t>
            </w:r>
            <w:proofErr w:type="spellEnd"/>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매도인이</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본건</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건물의</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사용을</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위하여</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점용하고</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있는</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것이</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아니라는</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입장으로</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보임</w:t>
            </w:r>
            <w:r w:rsidR="007865FA">
              <w:rPr>
                <w:rFonts w:ascii="Times New Roman" w:eastAsia="바탕체" w:hAnsi="Times New Roman" w:hint="eastAsia"/>
                <w:snapToGrid w:val="0"/>
                <w:sz w:val="20"/>
                <w:szCs w:val="20"/>
                <w:lang w:eastAsia="ko-KR"/>
              </w:rPr>
              <w:t xml:space="preserve">. </w:t>
            </w:r>
            <w:r w:rsidR="00620D8A">
              <w:rPr>
                <w:rFonts w:ascii="Times New Roman" w:eastAsia="바탕체" w:hAnsi="Times New Roman"/>
                <w:snapToGrid w:val="0"/>
                <w:sz w:val="20"/>
                <w:szCs w:val="20"/>
                <w:lang w:eastAsia="ko-KR"/>
              </w:rPr>
              <w:t xml:space="preserve"> </w:t>
            </w:r>
            <w:r w:rsidR="007865FA">
              <w:rPr>
                <w:rFonts w:ascii="Times New Roman" w:eastAsia="바탕체" w:hAnsi="Times New Roman" w:hint="eastAsia"/>
                <w:snapToGrid w:val="0"/>
                <w:sz w:val="20"/>
                <w:szCs w:val="20"/>
                <w:lang w:eastAsia="ko-KR"/>
              </w:rPr>
              <w:t>매도인의</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답변에</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의하면</w:t>
            </w:r>
            <w:r w:rsidR="00620D8A">
              <w:rPr>
                <w:rFonts w:ascii="Times New Roman" w:eastAsia="바탕체" w:hAnsi="Times New Roman" w:hint="eastAsia"/>
                <w:snapToGrid w:val="0"/>
                <w:sz w:val="20"/>
                <w:szCs w:val="20"/>
                <w:lang w:eastAsia="ko-KR"/>
              </w:rPr>
              <w:t>,</w:t>
            </w:r>
            <w:r w:rsidR="007865FA">
              <w:rPr>
                <w:rFonts w:ascii="Times New Roman" w:eastAsia="바탕체" w:hAnsi="Times New Roman" w:hint="eastAsia"/>
                <w:snapToGrid w:val="0"/>
                <w:sz w:val="20"/>
                <w:szCs w:val="20"/>
                <w:lang w:eastAsia="ko-KR"/>
              </w:rPr>
              <w:t xml:space="preserve"> </w:t>
            </w:r>
            <w:proofErr w:type="spellStart"/>
            <w:r w:rsidR="007865FA">
              <w:rPr>
                <w:rFonts w:ascii="Times New Roman" w:eastAsia="바탕체" w:hAnsi="Times New Roman" w:hint="eastAsia"/>
                <w:snapToGrid w:val="0"/>
                <w:sz w:val="20"/>
                <w:szCs w:val="20"/>
                <w:lang w:eastAsia="ko-KR"/>
              </w:rPr>
              <w:t>도로점용허가와</w:t>
            </w:r>
            <w:proofErr w:type="spellEnd"/>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관련하여</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중구청과</w:t>
            </w:r>
            <w:r w:rsidR="007865FA">
              <w:rPr>
                <w:rFonts w:ascii="Times New Roman" w:eastAsia="바탕체" w:hAnsi="Times New Roman" w:hint="eastAsia"/>
                <w:snapToGrid w:val="0"/>
                <w:sz w:val="20"/>
                <w:szCs w:val="20"/>
                <w:lang w:eastAsia="ko-KR"/>
              </w:rPr>
              <w:t xml:space="preserve"> </w:t>
            </w:r>
            <w:r>
              <w:rPr>
                <w:rFonts w:ascii="Times New Roman" w:eastAsia="바탕체" w:hAnsi="Times New Roman" w:hint="eastAsia"/>
                <w:snapToGrid w:val="0"/>
                <w:sz w:val="20"/>
                <w:szCs w:val="20"/>
                <w:lang w:eastAsia="ko-KR"/>
              </w:rPr>
              <w:t>별도</w:t>
            </w:r>
            <w:r w:rsidR="007865FA">
              <w:rPr>
                <w:rFonts w:ascii="Times New Roman" w:eastAsia="바탕체" w:hAnsi="Times New Roman" w:hint="eastAsia"/>
                <w:snapToGrid w:val="0"/>
                <w:sz w:val="20"/>
                <w:szCs w:val="20"/>
                <w:lang w:eastAsia="ko-KR"/>
              </w:rPr>
              <w:t>로</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협의한</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바는</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없다고</w:t>
            </w:r>
            <w:r w:rsidR="007865FA">
              <w:rPr>
                <w:rFonts w:ascii="Times New Roman" w:eastAsia="바탕체" w:hAnsi="Times New Roman" w:hint="eastAsia"/>
                <w:snapToGrid w:val="0"/>
                <w:sz w:val="20"/>
                <w:szCs w:val="20"/>
                <w:lang w:eastAsia="ko-KR"/>
              </w:rPr>
              <w:t xml:space="preserve"> </w:t>
            </w:r>
            <w:r w:rsidR="007865FA">
              <w:rPr>
                <w:rFonts w:ascii="Times New Roman" w:eastAsia="바탕체" w:hAnsi="Times New Roman" w:hint="eastAsia"/>
                <w:snapToGrid w:val="0"/>
                <w:sz w:val="20"/>
                <w:szCs w:val="20"/>
                <w:lang w:eastAsia="ko-KR"/>
              </w:rPr>
              <w:t>함</w:t>
            </w:r>
            <w:r w:rsidR="007865FA">
              <w:rPr>
                <w:rFonts w:ascii="Times New Roman" w:eastAsia="바탕체" w:hAnsi="Times New Roman"/>
                <w:snapToGrid w:val="0"/>
                <w:sz w:val="20"/>
                <w:szCs w:val="20"/>
                <w:lang w:eastAsia="ko-KR"/>
              </w:rPr>
              <w:t>.</w:t>
            </w:r>
            <w:r w:rsidR="00542B48">
              <w:rPr>
                <w:rFonts w:ascii="Times New Roman" w:eastAsia="바탕체" w:hAnsi="Times New Roman"/>
                <w:snapToGrid w:val="0"/>
                <w:sz w:val="20"/>
                <w:szCs w:val="20"/>
                <w:lang w:eastAsia="ko-KR"/>
              </w:rPr>
              <w:t xml:space="preserve"> </w:t>
            </w:r>
            <w:r w:rsidR="00481974">
              <w:rPr>
                <w:rFonts w:ascii="Times New Roman" w:eastAsia="바탕체" w:hAnsi="Times New Roman"/>
                <w:snapToGrid w:val="0"/>
                <w:sz w:val="20"/>
                <w:szCs w:val="20"/>
                <w:lang w:eastAsia="ko-KR"/>
              </w:rPr>
              <w:t xml:space="preserve"> </w:t>
            </w:r>
          </w:p>
          <w:p w14:paraId="168D2B22" w14:textId="3A9BD2A7" w:rsidR="009B1B82" w:rsidRPr="00545A6C" w:rsidRDefault="009B1B82" w:rsidP="00855E11">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9743F8">
              <w:rPr>
                <w:rFonts w:ascii="Times New Roman" w:eastAsia="바탕체" w:hAnsi="Times New Roman" w:hint="eastAsia"/>
                <w:sz w:val="20"/>
                <w:szCs w:val="20"/>
              </w:rPr>
              <w:t>만약</w:t>
            </w:r>
            <w:r w:rsidRPr="009743F8">
              <w:rPr>
                <w:rFonts w:ascii="Times New Roman" w:eastAsia="바탕체" w:hAnsi="Times New Roman" w:hint="eastAsia"/>
                <w:sz w:val="20"/>
                <w:szCs w:val="20"/>
              </w:rPr>
              <w:t>,</w:t>
            </w:r>
            <w:r w:rsidRPr="009743F8">
              <w:rPr>
                <w:rFonts w:ascii="Times New Roman" w:eastAsia="바탕체" w:hAnsi="Times New Roman"/>
                <w:sz w:val="20"/>
                <w:szCs w:val="20"/>
              </w:rPr>
              <w:t xml:space="preserve"> </w:t>
            </w:r>
            <w:r w:rsidRPr="009743F8">
              <w:rPr>
                <w:rFonts w:ascii="Times New Roman" w:eastAsia="바탕체" w:hAnsi="Times New Roman" w:hint="eastAsia"/>
                <w:sz w:val="20"/>
                <w:szCs w:val="20"/>
              </w:rPr>
              <w:t>도로점용허가</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대상임에도</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불구하고</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도로점용허가</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없이</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도로를</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점용한</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경우</w:t>
            </w:r>
            <w:r w:rsidRPr="009743F8">
              <w:rPr>
                <w:rFonts w:ascii="Times New Roman" w:eastAsia="바탕체" w:hAnsi="Times New Roman" w:hint="eastAsia"/>
                <w:sz w:val="20"/>
                <w:szCs w:val="20"/>
              </w:rPr>
              <w:t xml:space="preserve"> </w:t>
            </w:r>
            <w:r w:rsidRPr="009743F8">
              <w:rPr>
                <w:rFonts w:ascii="Times New Roman" w:eastAsia="바탕체" w:hAnsi="Times New Roman"/>
                <w:sz w:val="20"/>
                <w:szCs w:val="20"/>
              </w:rPr>
              <w:t>관할</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행정기관</w:t>
            </w:r>
            <w:r w:rsidRPr="009743F8">
              <w:rPr>
                <w:rFonts w:ascii="Times New Roman" w:eastAsia="바탕체" w:hAnsi="Times New Roman" w:hint="eastAsia"/>
                <w:sz w:val="20"/>
                <w:szCs w:val="20"/>
              </w:rPr>
              <w:t>은</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원상회복</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등의</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시정명령을</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할</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수</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있고</w:t>
            </w:r>
            <w:r w:rsidRPr="009743F8">
              <w:rPr>
                <w:rFonts w:ascii="Times New Roman" w:eastAsia="바탕체" w:hAnsi="Times New Roman"/>
                <w:sz w:val="20"/>
                <w:szCs w:val="20"/>
              </w:rPr>
              <w:t>(</w:t>
            </w:r>
            <w:r w:rsidRPr="009743F8">
              <w:rPr>
                <w:rFonts w:ascii="Times New Roman" w:eastAsia="바탕체" w:hAnsi="Times New Roman"/>
                <w:sz w:val="20"/>
                <w:szCs w:val="20"/>
              </w:rPr>
              <w:t>도로법</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제</w:t>
            </w:r>
            <w:r w:rsidRPr="009743F8">
              <w:rPr>
                <w:rFonts w:ascii="Times New Roman" w:eastAsia="바탕체" w:hAnsi="Times New Roman"/>
                <w:sz w:val="20"/>
                <w:szCs w:val="20"/>
              </w:rPr>
              <w:t>73</w:t>
            </w:r>
            <w:r w:rsidRPr="009743F8">
              <w:rPr>
                <w:rFonts w:ascii="Times New Roman" w:eastAsia="바탕체" w:hAnsi="Times New Roman"/>
                <w:sz w:val="20"/>
                <w:szCs w:val="20"/>
              </w:rPr>
              <w:t>조</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원상회복</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등의</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시정명령에서</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정한</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시정기간</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내에</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그</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명령을</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이행하지</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아니하면</w:t>
            </w:r>
            <w:r w:rsidRPr="00C93538">
              <w:rPr>
                <w:rFonts w:ascii="Times New Roman" w:eastAsia="바탕체" w:hAnsi="Times New Roman"/>
                <w:snapToGrid w:val="0"/>
                <w:sz w:val="20"/>
                <w:szCs w:val="20"/>
                <w:lang w:eastAsia="ko-KR"/>
              </w:rPr>
              <w:t xml:space="preserve"> 1</w:t>
            </w:r>
            <w:r w:rsidRPr="00C93538">
              <w:rPr>
                <w:rFonts w:ascii="Times New Roman" w:eastAsia="바탕체" w:hAnsi="Times New Roman"/>
                <w:snapToGrid w:val="0"/>
                <w:sz w:val="20"/>
                <w:szCs w:val="20"/>
                <w:lang w:eastAsia="ko-KR"/>
              </w:rPr>
              <w:t>천만원</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이하의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이행강제금이</w:t>
            </w:r>
            <w:r w:rsidRPr="00C93538">
              <w:rPr>
                <w:rFonts w:ascii="Times New Roman" w:eastAsia="바탕체" w:hAnsi="Times New Roman"/>
                <w:snapToGrid w:val="0"/>
                <w:sz w:val="20"/>
                <w:szCs w:val="20"/>
                <w:lang w:eastAsia="ko-KR"/>
              </w:rPr>
              <w:t xml:space="preserve"> </w:t>
            </w:r>
            <w:r>
              <w:rPr>
                <w:rFonts w:ascii="Times New Roman" w:eastAsia="바탕체" w:hAnsi="Times New Roman"/>
                <w:snapToGrid w:val="0"/>
                <w:sz w:val="20"/>
                <w:szCs w:val="20"/>
                <w:lang w:eastAsia="ko-KR"/>
              </w:rPr>
              <w:t>부과</w:t>
            </w:r>
            <w:r>
              <w:rPr>
                <w:rFonts w:ascii="Times New Roman" w:eastAsia="바탕체" w:hAnsi="Times New Roman" w:hint="eastAsia"/>
                <w:snapToGrid w:val="0"/>
                <w:sz w:val="20"/>
                <w:szCs w:val="20"/>
                <w:lang w:eastAsia="ko-KR"/>
              </w:rPr>
              <w:t>될</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있음</w:t>
            </w:r>
            <w:r w:rsidRPr="00C93538">
              <w:rPr>
                <w:rFonts w:ascii="Times New Roman" w:eastAsia="바탕체" w:hAnsi="Times New Roman"/>
                <w:snapToGrid w:val="0"/>
                <w:sz w:val="20"/>
                <w:szCs w:val="20"/>
                <w:lang w:eastAsia="ko-KR"/>
              </w:rPr>
              <w:t>(</w:t>
            </w:r>
            <w:proofErr w:type="spellStart"/>
            <w:r w:rsidRPr="00C93538">
              <w:rPr>
                <w:rFonts w:ascii="Times New Roman" w:eastAsia="바탕체" w:hAnsi="Times New Roman"/>
                <w:snapToGrid w:val="0"/>
                <w:sz w:val="20"/>
                <w:szCs w:val="20"/>
                <w:lang w:eastAsia="ko-KR"/>
              </w:rPr>
              <w:t>도로법</w:t>
            </w:r>
            <w:proofErr w:type="spellEnd"/>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제</w:t>
            </w:r>
            <w:r w:rsidRPr="00C93538">
              <w:rPr>
                <w:rFonts w:ascii="Times New Roman" w:eastAsia="바탕체" w:hAnsi="Times New Roman"/>
                <w:snapToGrid w:val="0"/>
                <w:sz w:val="20"/>
                <w:szCs w:val="20"/>
                <w:lang w:eastAsia="ko-KR"/>
              </w:rPr>
              <w:t>100</w:t>
            </w:r>
            <w:r w:rsidRPr="00C93538">
              <w:rPr>
                <w:rFonts w:ascii="Times New Roman" w:eastAsia="바탕체" w:hAnsi="Times New Roman"/>
                <w:snapToGrid w:val="0"/>
                <w:sz w:val="20"/>
                <w:szCs w:val="20"/>
                <w:lang w:eastAsia="ko-KR"/>
              </w:rPr>
              <w:t>조</w:t>
            </w:r>
            <w:r w:rsidRPr="00C93538">
              <w:rPr>
                <w:rFonts w:ascii="Times New Roman" w:eastAsia="바탕체" w:hAnsi="Times New Roman"/>
                <w:snapToGrid w:val="0"/>
                <w:sz w:val="20"/>
                <w:szCs w:val="20"/>
                <w:lang w:eastAsia="ko-KR"/>
              </w:rPr>
              <w:t xml:space="preserve">). </w:t>
            </w:r>
            <w:r w:rsidR="00870364">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또한</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그와는</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별도로</w:t>
            </w:r>
            <w:r w:rsidRPr="00C93538">
              <w:rPr>
                <w:rFonts w:ascii="Times New Roman" w:eastAsia="바탕체" w:hAnsi="Times New Roman"/>
                <w:snapToGrid w:val="0"/>
                <w:sz w:val="20"/>
                <w:szCs w:val="20"/>
                <w:lang w:eastAsia="ko-KR"/>
              </w:rPr>
              <w:t xml:space="preserve"> 2</w:t>
            </w:r>
            <w:r w:rsidRPr="00C93538">
              <w:rPr>
                <w:rFonts w:ascii="Times New Roman" w:eastAsia="바탕체" w:hAnsi="Times New Roman"/>
                <w:snapToGrid w:val="0"/>
                <w:sz w:val="20"/>
                <w:szCs w:val="20"/>
                <w:lang w:eastAsia="ko-KR"/>
              </w:rPr>
              <w:t>년</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이하의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징역이나</w:t>
            </w:r>
            <w:r w:rsidRPr="00C93538">
              <w:rPr>
                <w:rFonts w:ascii="Times New Roman" w:eastAsia="바탕체" w:hAnsi="Times New Roman"/>
                <w:snapToGrid w:val="0"/>
                <w:sz w:val="20"/>
                <w:szCs w:val="20"/>
                <w:lang w:eastAsia="ko-KR"/>
              </w:rPr>
              <w:t xml:space="preserve"> 2</w:t>
            </w:r>
            <w:r w:rsidRPr="00C93538">
              <w:rPr>
                <w:rFonts w:ascii="Times New Roman" w:eastAsia="바탕체" w:hAnsi="Times New Roman"/>
                <w:snapToGrid w:val="0"/>
                <w:sz w:val="20"/>
                <w:szCs w:val="20"/>
                <w:lang w:eastAsia="ko-KR"/>
              </w:rPr>
              <w:t>천만원</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이하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벌금에</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처</w:t>
            </w:r>
            <w:r w:rsidR="007865FA">
              <w:rPr>
                <w:rFonts w:ascii="Times New Roman" w:eastAsia="바탕체" w:hAnsi="Times New Roman" w:hint="eastAsia"/>
                <w:snapToGrid w:val="0"/>
                <w:sz w:val="20"/>
                <w:szCs w:val="20"/>
                <w:lang w:eastAsia="ko-KR"/>
              </w:rPr>
              <w:t>해질</w:t>
            </w:r>
            <w:r w:rsidR="007865FA">
              <w:rPr>
                <w:rFonts w:ascii="Times New Roman" w:eastAsia="바탕체" w:hAnsi="Times New Roman" w:hint="eastAsia"/>
                <w:snapToGrid w:val="0"/>
                <w:sz w:val="20"/>
                <w:szCs w:val="20"/>
                <w:lang w:eastAsia="ko-KR"/>
              </w:rPr>
              <w:t xml:space="preserve"> </w:t>
            </w:r>
            <w:r w:rsidRPr="00C93538">
              <w:rPr>
                <w:rFonts w:ascii="Times New Roman" w:eastAsia="바탕체" w:hAnsi="Times New Roman"/>
                <w:snapToGrid w:val="0"/>
                <w:sz w:val="20"/>
                <w:szCs w:val="20"/>
                <w:lang w:eastAsia="ko-KR"/>
              </w:rPr>
              <w:t>수</w:t>
            </w:r>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있음</w:t>
            </w:r>
            <w:r w:rsidRPr="00C93538">
              <w:rPr>
                <w:rFonts w:ascii="Times New Roman" w:eastAsia="바탕체" w:hAnsi="Times New Roman"/>
                <w:snapToGrid w:val="0"/>
                <w:sz w:val="20"/>
                <w:szCs w:val="20"/>
                <w:lang w:eastAsia="ko-KR"/>
              </w:rPr>
              <w:t>(</w:t>
            </w:r>
            <w:proofErr w:type="spellStart"/>
            <w:r w:rsidRPr="00C93538">
              <w:rPr>
                <w:rFonts w:ascii="Times New Roman" w:eastAsia="바탕체" w:hAnsi="Times New Roman"/>
                <w:snapToGrid w:val="0"/>
                <w:sz w:val="20"/>
                <w:szCs w:val="20"/>
                <w:lang w:eastAsia="ko-KR"/>
              </w:rPr>
              <w:t>도로법</w:t>
            </w:r>
            <w:proofErr w:type="spellEnd"/>
            <w:r w:rsidRPr="00C93538">
              <w:rPr>
                <w:rFonts w:ascii="Times New Roman" w:eastAsia="바탕체" w:hAnsi="Times New Roman"/>
                <w:snapToGrid w:val="0"/>
                <w:sz w:val="20"/>
                <w:szCs w:val="20"/>
                <w:lang w:eastAsia="ko-KR"/>
              </w:rPr>
              <w:t xml:space="preserve"> </w:t>
            </w:r>
            <w:r w:rsidRPr="00C93538">
              <w:rPr>
                <w:rFonts w:ascii="Times New Roman" w:eastAsia="바탕체" w:hAnsi="Times New Roman"/>
                <w:snapToGrid w:val="0"/>
                <w:sz w:val="20"/>
                <w:szCs w:val="20"/>
                <w:lang w:eastAsia="ko-KR"/>
              </w:rPr>
              <w:t>제</w:t>
            </w:r>
            <w:r w:rsidRPr="00C93538">
              <w:rPr>
                <w:rFonts w:ascii="Times New Roman" w:eastAsia="바탕체" w:hAnsi="Times New Roman"/>
                <w:snapToGrid w:val="0"/>
                <w:sz w:val="20"/>
                <w:szCs w:val="20"/>
                <w:lang w:eastAsia="ko-KR"/>
              </w:rPr>
              <w:t>114</w:t>
            </w:r>
            <w:r w:rsidRPr="00C93538">
              <w:rPr>
                <w:rFonts w:ascii="Times New Roman" w:eastAsia="바탕체" w:hAnsi="Times New Roman"/>
                <w:snapToGrid w:val="0"/>
                <w:sz w:val="20"/>
                <w:szCs w:val="20"/>
                <w:lang w:eastAsia="ko-KR"/>
              </w:rPr>
              <w:t>조</w:t>
            </w:r>
            <w:r w:rsidRPr="00C93538">
              <w:rPr>
                <w:rFonts w:ascii="Times New Roman" w:eastAsia="바탕체" w:hAnsi="Times New Roman"/>
                <w:snapToGrid w:val="0"/>
                <w:sz w:val="20"/>
                <w:szCs w:val="20"/>
                <w:lang w:eastAsia="ko-KR"/>
              </w:rPr>
              <w:t>).</w:t>
            </w:r>
          </w:p>
        </w:tc>
        <w:tc>
          <w:tcPr>
            <w:tcW w:w="25" w:type="pct"/>
            <w:shd w:val="clear" w:color="auto" w:fill="auto"/>
          </w:tcPr>
          <w:p w14:paraId="40BC7DC9" w14:textId="77777777" w:rsidR="009B1B82" w:rsidRPr="00850E72" w:rsidRDefault="009B1B82" w:rsidP="009B1B82">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227FA86F" w14:textId="0FFED1C7" w:rsidR="009B1B82" w:rsidRDefault="009B1B82" w:rsidP="009B1B82">
            <w:pPr>
              <w:numPr>
                <w:ilvl w:val="0"/>
                <w:numId w:val="14"/>
              </w:numPr>
              <w:wordWrap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매도인</w:t>
            </w:r>
            <w:r w:rsidR="00870364">
              <w:rPr>
                <w:rFonts w:ascii="Times New Roman" w:eastAsia="바탕체" w:hAnsi="Times New Roman" w:hint="eastAsia"/>
                <w:sz w:val="20"/>
                <w:szCs w:val="20"/>
                <w:lang w:eastAsia="ko-KR"/>
              </w:rPr>
              <w:t>을</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통하여</w:t>
            </w:r>
            <w:r>
              <w:rPr>
                <w:rFonts w:ascii="Times New Roman" w:eastAsia="바탕체" w:hAnsi="Times New Roman" w:hint="eastAsia"/>
                <w:sz w:val="20"/>
                <w:szCs w:val="20"/>
                <w:lang w:eastAsia="ko-KR"/>
              </w:rPr>
              <w:t xml:space="preserve"> </w:t>
            </w:r>
            <w:r w:rsidR="00620D8A">
              <w:rPr>
                <w:rFonts w:ascii="Times New Roman" w:eastAsia="바탕체" w:hAnsi="Times New Roman" w:hint="eastAsia"/>
                <w:sz w:val="20"/>
                <w:szCs w:val="20"/>
                <w:lang w:eastAsia="ko-KR"/>
              </w:rPr>
              <w:t>또는</w:t>
            </w:r>
            <w:r w:rsidR="00620D8A">
              <w:rPr>
                <w:rFonts w:ascii="Times New Roman" w:eastAsia="바탕체" w:hAnsi="Times New Roman" w:hint="eastAsia"/>
                <w:sz w:val="20"/>
                <w:szCs w:val="20"/>
                <w:lang w:eastAsia="ko-KR"/>
              </w:rPr>
              <w:t xml:space="preserve"> </w:t>
            </w:r>
            <w:r w:rsidR="00620D8A">
              <w:rPr>
                <w:rFonts w:ascii="Times New Roman" w:eastAsia="바탕체" w:hAnsi="Times New Roman" w:hint="eastAsia"/>
                <w:sz w:val="20"/>
                <w:szCs w:val="20"/>
                <w:lang w:eastAsia="ko-KR"/>
              </w:rPr>
              <w:t>매도인의</w:t>
            </w:r>
            <w:r w:rsidR="00620D8A">
              <w:rPr>
                <w:rFonts w:ascii="Times New Roman" w:eastAsia="바탕체" w:hAnsi="Times New Roman" w:hint="eastAsia"/>
                <w:sz w:val="20"/>
                <w:szCs w:val="20"/>
                <w:lang w:eastAsia="ko-KR"/>
              </w:rPr>
              <w:t xml:space="preserve"> </w:t>
            </w:r>
            <w:r w:rsidR="00620D8A">
              <w:rPr>
                <w:rFonts w:ascii="Times New Roman" w:eastAsia="바탕체" w:hAnsi="Times New Roman" w:hint="eastAsia"/>
                <w:sz w:val="20"/>
                <w:szCs w:val="20"/>
                <w:lang w:eastAsia="ko-KR"/>
              </w:rPr>
              <w:t>양해를</w:t>
            </w:r>
            <w:r w:rsidR="00620D8A">
              <w:rPr>
                <w:rFonts w:ascii="Times New Roman" w:eastAsia="바탕체" w:hAnsi="Times New Roman" w:hint="eastAsia"/>
                <w:sz w:val="20"/>
                <w:szCs w:val="20"/>
                <w:lang w:eastAsia="ko-KR"/>
              </w:rPr>
              <w:t xml:space="preserve"> </w:t>
            </w:r>
            <w:r w:rsidR="00620D8A">
              <w:rPr>
                <w:rFonts w:ascii="Times New Roman" w:eastAsia="바탕체" w:hAnsi="Times New Roman" w:hint="eastAsia"/>
                <w:sz w:val="20"/>
                <w:szCs w:val="20"/>
                <w:lang w:eastAsia="ko-KR"/>
              </w:rPr>
              <w:t>얻어</w:t>
            </w:r>
            <w:r w:rsidR="00620D8A">
              <w:rPr>
                <w:rFonts w:ascii="Times New Roman" w:eastAsia="바탕체" w:hAnsi="Times New Roman" w:hint="eastAsia"/>
                <w:sz w:val="20"/>
                <w:szCs w:val="20"/>
                <w:lang w:eastAsia="ko-KR"/>
              </w:rPr>
              <w:t xml:space="preserve"> </w:t>
            </w:r>
            <w:proofErr w:type="spellStart"/>
            <w:r w:rsidR="00620D8A">
              <w:rPr>
                <w:rFonts w:ascii="Times New Roman" w:eastAsia="바탕체" w:hAnsi="Times New Roman" w:hint="eastAsia"/>
                <w:sz w:val="20"/>
                <w:szCs w:val="20"/>
                <w:lang w:eastAsia="ko-KR"/>
              </w:rPr>
              <w:t>매수인측이</w:t>
            </w:r>
            <w:proofErr w:type="spellEnd"/>
            <w:r w:rsidR="00620D8A">
              <w:rPr>
                <w:rFonts w:ascii="Times New Roman" w:eastAsia="바탕체" w:hAnsi="Times New Roman" w:hint="eastAsia"/>
                <w:sz w:val="20"/>
                <w:szCs w:val="20"/>
                <w:lang w:eastAsia="ko-KR"/>
              </w:rPr>
              <w:t xml:space="preserve"> </w:t>
            </w:r>
            <w:r w:rsidR="00620D8A">
              <w:rPr>
                <w:rFonts w:ascii="Times New Roman" w:eastAsia="바탕체" w:hAnsi="Times New Roman" w:hint="eastAsia"/>
                <w:sz w:val="20"/>
                <w:szCs w:val="20"/>
                <w:lang w:eastAsia="ko-KR"/>
              </w:rPr>
              <w:t>직접</w:t>
            </w:r>
            <w:r w:rsidR="00620D8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진</w:t>
            </w:r>
            <w:r>
              <w:rPr>
                <w:rFonts w:ascii="바탕체" w:eastAsia="바탕체" w:hAnsi="바탕체" w:hint="eastAsia"/>
                <w:sz w:val="20"/>
                <w:szCs w:val="20"/>
                <w:lang w:eastAsia="ko-KR"/>
              </w:rPr>
              <w:t>ㆍ</w:t>
            </w:r>
            <w:r>
              <w:rPr>
                <w:rFonts w:ascii="Times New Roman" w:eastAsia="바탕체" w:hAnsi="Times New Roman" w:hint="eastAsia"/>
                <w:sz w:val="20"/>
                <w:szCs w:val="20"/>
                <w:lang w:eastAsia="ko-KR"/>
              </w:rPr>
              <w:t>출입로</w:t>
            </w:r>
            <w:r w:rsidR="007865FA">
              <w:rPr>
                <w:rFonts w:ascii="Times New Roman" w:eastAsia="바탕체" w:hAnsi="Times New Roman" w:hint="eastAsia"/>
                <w:sz w:val="20"/>
                <w:szCs w:val="20"/>
                <w:lang w:eastAsia="ko-KR"/>
              </w:rPr>
              <w:t>인</w:t>
            </w:r>
            <w:proofErr w:type="spellEnd"/>
            <w:r w:rsidR="006A53B5">
              <w:rPr>
                <w:rFonts w:ascii="Times New Roman" w:eastAsia="바탕체" w:hAnsi="Times New Roman" w:hint="eastAsia"/>
                <w:sz w:val="20"/>
                <w:szCs w:val="20"/>
                <w:lang w:eastAsia="ko-KR"/>
              </w:rPr>
              <w:t xml:space="preserve"> </w:t>
            </w:r>
            <w:r w:rsidR="00CA524E">
              <w:rPr>
                <w:rFonts w:ascii="Times New Roman" w:eastAsia="바탕체" w:hAnsi="Times New Roman" w:hint="eastAsia"/>
                <w:sz w:val="20"/>
                <w:szCs w:val="20"/>
                <w:lang w:eastAsia="ko-KR"/>
              </w:rPr>
              <w:t>서울시</w:t>
            </w:r>
            <w:r w:rsidR="00CA524E">
              <w:rPr>
                <w:rFonts w:ascii="Times New Roman" w:eastAsia="바탕체" w:hAnsi="Times New Roman" w:hint="eastAsia"/>
                <w:sz w:val="20"/>
                <w:szCs w:val="20"/>
                <w:lang w:eastAsia="ko-KR"/>
              </w:rPr>
              <w:t xml:space="preserve"> </w:t>
            </w:r>
            <w:r w:rsidR="00CA524E">
              <w:rPr>
                <w:rFonts w:ascii="Times New Roman" w:eastAsia="바탕체" w:hAnsi="Times New Roman" w:hint="eastAsia"/>
                <w:sz w:val="20"/>
                <w:szCs w:val="20"/>
                <w:lang w:eastAsia="ko-KR"/>
              </w:rPr>
              <w:t>중구</w:t>
            </w:r>
            <w:r w:rsidR="00CA524E">
              <w:rPr>
                <w:rFonts w:ascii="Times New Roman" w:eastAsia="바탕체" w:hAnsi="Times New Roman" w:hint="eastAsia"/>
                <w:sz w:val="20"/>
                <w:szCs w:val="20"/>
                <w:lang w:eastAsia="ko-KR"/>
              </w:rPr>
              <w:t xml:space="preserve"> </w:t>
            </w:r>
            <w:r w:rsidR="006A53B5">
              <w:rPr>
                <w:rFonts w:ascii="Times New Roman" w:eastAsia="바탕체" w:hAnsi="Times New Roman" w:hint="eastAsia"/>
                <w:sz w:val="20"/>
                <w:szCs w:val="20"/>
                <w:lang w:eastAsia="ko-KR"/>
              </w:rPr>
              <w:t>다동</w:t>
            </w:r>
            <w:r w:rsidR="006A53B5">
              <w:rPr>
                <w:rFonts w:ascii="Times New Roman" w:eastAsia="바탕체" w:hAnsi="Times New Roman" w:hint="eastAsia"/>
                <w:sz w:val="20"/>
                <w:szCs w:val="20"/>
                <w:lang w:eastAsia="ko-KR"/>
              </w:rPr>
              <w:t xml:space="preserve"> </w:t>
            </w:r>
            <w:r w:rsidR="006A53B5">
              <w:rPr>
                <w:rFonts w:ascii="Times New Roman" w:eastAsia="바탕체" w:hAnsi="Times New Roman"/>
                <w:sz w:val="20"/>
                <w:szCs w:val="20"/>
                <w:lang w:eastAsia="ko-KR"/>
              </w:rPr>
              <w:t xml:space="preserve">39-2 </w:t>
            </w:r>
            <w:r w:rsidR="006A53B5">
              <w:rPr>
                <w:rFonts w:ascii="Times New Roman" w:eastAsia="바탕체" w:hAnsi="Times New Roman" w:hint="eastAsia"/>
                <w:sz w:val="20"/>
                <w:szCs w:val="20"/>
                <w:lang w:eastAsia="ko-KR"/>
              </w:rPr>
              <w:t>토지</w:t>
            </w:r>
            <w:r>
              <w:rPr>
                <w:rFonts w:ascii="Times New Roman" w:eastAsia="바탕체" w:hAnsi="Times New Roman" w:hint="eastAsia"/>
                <w:sz w:val="20"/>
                <w:szCs w:val="20"/>
                <w:lang w:eastAsia="ko-KR"/>
              </w:rPr>
              <w:t>가</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도로점용허가</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대상인지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여부에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대하여</w:t>
            </w:r>
            <w:r>
              <w:rPr>
                <w:rFonts w:ascii="Times New Roman" w:eastAsia="바탕체" w:hAnsi="Times New Roman" w:hint="eastAsia"/>
                <w:sz w:val="20"/>
                <w:szCs w:val="20"/>
                <w:lang w:eastAsia="ko-KR"/>
              </w:rPr>
              <w:t xml:space="preserve"> </w:t>
            </w:r>
            <w:r w:rsidR="00CD256D">
              <w:rPr>
                <w:rFonts w:ascii="Times New Roman" w:eastAsia="바탕체" w:hAnsi="Times New Roman" w:hint="eastAsia"/>
                <w:sz w:val="20"/>
                <w:szCs w:val="20"/>
                <w:lang w:eastAsia="ko-KR"/>
              </w:rPr>
              <w:t>구체적으로</w:t>
            </w:r>
            <w:r w:rsidR="00CD256D">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행정기관</w:t>
            </w:r>
            <w:r w:rsidR="007865FA">
              <w:rPr>
                <w:rFonts w:ascii="Times New Roman" w:eastAsia="바탕체" w:hAnsi="Times New Roman" w:hint="eastAsia"/>
                <w:sz w:val="20"/>
                <w:szCs w:val="20"/>
                <w:lang w:eastAsia="ko-KR"/>
              </w:rPr>
              <w:t>과</w:t>
            </w:r>
            <w:r w:rsidR="007865FA">
              <w:rPr>
                <w:rFonts w:ascii="Times New Roman" w:eastAsia="바탕체" w:hAnsi="Times New Roman" w:hint="eastAsia"/>
                <w:sz w:val="20"/>
                <w:szCs w:val="20"/>
                <w:lang w:eastAsia="ko-KR"/>
              </w:rPr>
              <w:t xml:space="preserve"> </w:t>
            </w:r>
            <w:r w:rsidR="007865FA">
              <w:rPr>
                <w:rFonts w:ascii="Times New Roman" w:eastAsia="바탕체" w:hAnsi="Times New Roman" w:hint="eastAsia"/>
                <w:sz w:val="20"/>
                <w:szCs w:val="20"/>
                <w:lang w:eastAsia="ko-KR"/>
              </w:rPr>
              <w:t>확인</w:t>
            </w:r>
            <w:r w:rsidR="007865FA">
              <w:rPr>
                <w:rFonts w:ascii="Times New Roman" w:eastAsia="바탕체" w:hAnsi="Times New Roman" w:hint="eastAsia"/>
                <w:sz w:val="20"/>
                <w:szCs w:val="20"/>
                <w:lang w:eastAsia="ko-KR"/>
              </w:rPr>
              <w:t xml:space="preserve"> </w:t>
            </w:r>
            <w:r w:rsidR="007865FA">
              <w:rPr>
                <w:rFonts w:ascii="Times New Roman" w:eastAsia="바탕체" w:hAnsi="Times New Roman" w:hint="eastAsia"/>
                <w:sz w:val="20"/>
                <w:szCs w:val="20"/>
                <w:lang w:eastAsia="ko-KR"/>
              </w:rPr>
              <w:t>및</w:t>
            </w:r>
            <w:r w:rsidR="007865FA">
              <w:rPr>
                <w:rFonts w:ascii="Times New Roman" w:eastAsia="바탕체" w:hAnsi="Times New Roman" w:hint="eastAsia"/>
                <w:sz w:val="20"/>
                <w:szCs w:val="20"/>
                <w:lang w:eastAsia="ko-KR"/>
              </w:rPr>
              <w:t xml:space="preserve"> </w:t>
            </w:r>
            <w:r w:rsidR="007865FA">
              <w:rPr>
                <w:rFonts w:ascii="Times New Roman" w:eastAsia="바탕체" w:hAnsi="Times New Roman" w:hint="eastAsia"/>
                <w:sz w:val="20"/>
                <w:szCs w:val="20"/>
                <w:lang w:eastAsia="ko-KR"/>
              </w:rPr>
              <w:t>협의하는</w:t>
            </w:r>
            <w:r w:rsidR="007865FA">
              <w:rPr>
                <w:rFonts w:ascii="Times New Roman" w:eastAsia="바탕체" w:hAnsi="Times New Roman" w:hint="eastAsia"/>
                <w:sz w:val="20"/>
                <w:szCs w:val="20"/>
                <w:lang w:eastAsia="ko-KR"/>
              </w:rPr>
              <w:t xml:space="preserve"> </w:t>
            </w:r>
            <w:r w:rsidR="007865FA">
              <w:rPr>
                <w:rFonts w:ascii="Times New Roman" w:eastAsia="바탕체" w:hAnsi="Times New Roman" w:hint="eastAsia"/>
                <w:sz w:val="20"/>
                <w:szCs w:val="20"/>
                <w:lang w:eastAsia="ko-KR"/>
              </w:rPr>
              <w:t>방안을</w:t>
            </w:r>
            <w:r w:rsidR="007865FA">
              <w:rPr>
                <w:rFonts w:ascii="Times New Roman" w:eastAsia="바탕체" w:hAnsi="Times New Roman" w:hint="eastAsia"/>
                <w:sz w:val="20"/>
                <w:szCs w:val="20"/>
                <w:lang w:eastAsia="ko-KR"/>
              </w:rPr>
              <w:t xml:space="preserve"> </w:t>
            </w:r>
            <w:r w:rsidR="007865FA">
              <w:rPr>
                <w:rFonts w:ascii="Times New Roman" w:eastAsia="바탕체" w:hAnsi="Times New Roman" w:hint="eastAsia"/>
                <w:sz w:val="20"/>
                <w:szCs w:val="20"/>
                <w:lang w:eastAsia="ko-KR"/>
              </w:rPr>
              <w:t>고려해볼</w:t>
            </w:r>
            <w:r w:rsidR="007865FA">
              <w:rPr>
                <w:rFonts w:ascii="Times New Roman" w:eastAsia="바탕체" w:hAnsi="Times New Roman" w:hint="eastAsia"/>
                <w:sz w:val="20"/>
                <w:szCs w:val="20"/>
                <w:lang w:eastAsia="ko-KR"/>
              </w:rPr>
              <w:t xml:space="preserve"> </w:t>
            </w:r>
            <w:r w:rsidR="007865FA">
              <w:rPr>
                <w:rFonts w:ascii="Times New Roman" w:eastAsia="바탕체" w:hAnsi="Times New Roman" w:hint="eastAsia"/>
                <w:sz w:val="20"/>
                <w:szCs w:val="20"/>
                <w:lang w:eastAsia="ko-KR"/>
              </w:rPr>
              <w:t>수</w:t>
            </w:r>
            <w:r w:rsidR="007865FA">
              <w:rPr>
                <w:rFonts w:ascii="Times New Roman" w:eastAsia="바탕체" w:hAnsi="Times New Roman" w:hint="eastAsia"/>
                <w:sz w:val="20"/>
                <w:szCs w:val="20"/>
                <w:lang w:eastAsia="ko-KR"/>
              </w:rPr>
              <w:t xml:space="preserve"> </w:t>
            </w:r>
            <w:r w:rsidR="00542B48">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p>
          <w:p w14:paraId="1A3257F8" w14:textId="3DC273D1" w:rsidR="009B1B82" w:rsidRPr="00850E72" w:rsidRDefault="009B1B82" w:rsidP="00620D8A">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만약</w:t>
            </w:r>
            <w:r>
              <w:rPr>
                <w:rFonts w:ascii="Times New Roman" w:eastAsia="바탕체" w:hAnsi="Times New Roman"/>
                <w:sz w:val="20"/>
                <w:szCs w:val="20"/>
                <w:lang w:eastAsia="ko-KR"/>
              </w:rPr>
              <w:t xml:space="preserve"> </w:t>
            </w:r>
            <w:proofErr w:type="spellStart"/>
            <w:r>
              <w:rPr>
                <w:rFonts w:ascii="Times New Roman" w:eastAsia="바탕체" w:hAnsi="Times New Roman" w:hint="eastAsia"/>
                <w:sz w:val="20"/>
                <w:szCs w:val="20"/>
                <w:lang w:eastAsia="ko-KR"/>
              </w:rPr>
              <w:t>도로점용허가가</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필요</w:t>
            </w:r>
            <w:r w:rsidR="00620D8A">
              <w:rPr>
                <w:rFonts w:ascii="Times New Roman" w:eastAsia="바탕체" w:hAnsi="Times New Roman" w:hint="eastAsia"/>
                <w:sz w:val="20"/>
                <w:szCs w:val="20"/>
                <w:lang w:eastAsia="ko-KR"/>
              </w:rPr>
              <w:t>하다고</w:t>
            </w:r>
            <w:r w:rsidR="00620D8A">
              <w:rPr>
                <w:rFonts w:ascii="Times New Roman" w:eastAsia="바탕체" w:hAnsi="Times New Roman" w:hint="eastAsia"/>
                <w:sz w:val="20"/>
                <w:szCs w:val="20"/>
                <w:lang w:eastAsia="ko-KR"/>
              </w:rPr>
              <w:t xml:space="preserve"> </w:t>
            </w:r>
            <w:r w:rsidR="00620D8A">
              <w:rPr>
                <w:rFonts w:ascii="Times New Roman" w:eastAsia="바탕체" w:hAnsi="Times New Roman" w:hint="eastAsia"/>
                <w:sz w:val="20"/>
                <w:szCs w:val="20"/>
                <w:lang w:eastAsia="ko-KR"/>
              </w:rPr>
              <w:t>확인된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w:t>
            </w:r>
            <w:r w:rsidR="00481974">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매매계약체결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시</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확약사항으로</w:t>
            </w:r>
            <w:r w:rsidR="00481974">
              <w:rPr>
                <w:rFonts w:ascii="Times New Roman" w:eastAsia="바탕체" w:hAnsi="Times New Roman" w:hint="eastAsia"/>
                <w:sz w:val="20"/>
                <w:szCs w:val="20"/>
                <w:lang w:eastAsia="ko-KR"/>
              </w:rPr>
              <w:t xml:space="preserve"> </w:t>
            </w:r>
            <w:r w:rsidR="00481974">
              <w:rPr>
                <w:rFonts w:ascii="Times New Roman" w:eastAsia="바탕체" w:hAnsi="Times New Roman" w:hint="eastAsia"/>
                <w:sz w:val="20"/>
                <w:szCs w:val="20"/>
                <w:lang w:eastAsia="ko-KR"/>
              </w:rPr>
              <w:t>매도인이</w:t>
            </w:r>
            <w:r w:rsidR="00481974">
              <w:rPr>
                <w:rFonts w:ascii="Times New Roman" w:eastAsia="바탕체" w:hAnsi="Times New Roman" w:hint="eastAsia"/>
                <w:sz w:val="20"/>
                <w:szCs w:val="20"/>
                <w:lang w:eastAsia="ko-KR"/>
              </w:rPr>
              <w:t xml:space="preserve"> </w:t>
            </w:r>
            <w:r w:rsidR="00481974">
              <w:rPr>
                <w:rFonts w:ascii="Times New Roman" w:eastAsia="바탕체" w:hAnsi="Times New Roman" w:hint="eastAsia"/>
                <w:sz w:val="20"/>
                <w:szCs w:val="20"/>
                <w:lang w:eastAsia="ko-KR"/>
              </w:rPr>
              <w:t>거래종결</w:t>
            </w:r>
            <w:r w:rsidR="00481974">
              <w:rPr>
                <w:rFonts w:ascii="Times New Roman" w:eastAsia="바탕체" w:hAnsi="Times New Roman" w:hint="eastAsia"/>
                <w:sz w:val="20"/>
                <w:szCs w:val="20"/>
                <w:lang w:eastAsia="ko-KR"/>
              </w:rPr>
              <w:t xml:space="preserve"> </w:t>
            </w:r>
            <w:r w:rsidR="00481974">
              <w:rPr>
                <w:rFonts w:ascii="Times New Roman" w:eastAsia="바탕체" w:hAnsi="Times New Roman" w:hint="eastAsia"/>
                <w:sz w:val="20"/>
                <w:szCs w:val="20"/>
                <w:lang w:eastAsia="ko-KR"/>
              </w:rPr>
              <w:t>전</w:t>
            </w:r>
            <w:r w:rsidR="007865FA">
              <w:rPr>
                <w:rFonts w:ascii="Times New Roman" w:eastAsia="바탕체" w:hAnsi="Times New Roman" w:hint="eastAsia"/>
                <w:sz w:val="20"/>
                <w:szCs w:val="20"/>
                <w:lang w:eastAsia="ko-KR"/>
              </w:rPr>
              <w:t>까지</w:t>
            </w:r>
            <w:r w:rsidR="009C48A9">
              <w:rPr>
                <w:rFonts w:ascii="Times New Roman" w:eastAsia="바탕체" w:hAnsi="Times New Roman" w:hint="eastAsia"/>
                <w:sz w:val="20"/>
                <w:szCs w:val="20"/>
                <w:lang w:eastAsia="ko-KR"/>
              </w:rPr>
              <w:t xml:space="preserve"> </w:t>
            </w:r>
            <w:proofErr w:type="spellStart"/>
            <w:r w:rsidR="009C48A9">
              <w:rPr>
                <w:rFonts w:ascii="Times New Roman" w:eastAsia="바탕체" w:hAnsi="Times New Roman" w:hint="eastAsia"/>
                <w:sz w:val="20"/>
                <w:szCs w:val="20"/>
                <w:lang w:eastAsia="ko-KR"/>
              </w:rPr>
              <w:t>도로점용허가를</w:t>
            </w:r>
            <w:proofErr w:type="spellEnd"/>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득하고</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이를</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매수인에게</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이전하여</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주기</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위해</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필요한</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서류를</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교부할</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것을</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요구할</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필요가</w:t>
            </w:r>
            <w:r w:rsidR="009C48A9">
              <w:rPr>
                <w:rFonts w:ascii="Times New Roman" w:eastAsia="바탕체" w:hAnsi="Times New Roman" w:hint="eastAsia"/>
                <w:sz w:val="20"/>
                <w:szCs w:val="20"/>
                <w:lang w:eastAsia="ko-KR"/>
              </w:rPr>
              <w:t xml:space="preserve"> </w:t>
            </w:r>
            <w:r w:rsidR="009C48A9">
              <w:rPr>
                <w:rFonts w:ascii="Times New Roman" w:eastAsia="바탕체" w:hAnsi="Times New Roman" w:hint="eastAsia"/>
                <w:sz w:val="20"/>
                <w:szCs w:val="20"/>
                <w:lang w:eastAsia="ko-KR"/>
              </w:rPr>
              <w:t>있음</w:t>
            </w:r>
            <w:r w:rsidR="009C48A9">
              <w:rPr>
                <w:rFonts w:ascii="Times New Roman" w:eastAsia="바탕체" w:hAnsi="Times New Roman" w:hint="eastAsia"/>
                <w:sz w:val="20"/>
                <w:szCs w:val="20"/>
                <w:lang w:eastAsia="ko-KR"/>
              </w:rPr>
              <w:t>.</w:t>
            </w:r>
          </w:p>
        </w:tc>
      </w:tr>
      <w:tr w:rsidR="009B1B82" w:rsidRPr="00850E72" w14:paraId="1871EC6C" w14:textId="77777777" w:rsidTr="00893737">
        <w:trPr>
          <w:trHeight w:val="567"/>
        </w:trPr>
        <w:tc>
          <w:tcPr>
            <w:tcW w:w="572" w:type="pct"/>
            <w:tcBorders>
              <w:top w:val="single" w:sz="12" w:space="0" w:color="000080"/>
              <w:bottom w:val="single" w:sz="12" w:space="0" w:color="000080"/>
            </w:tcBorders>
            <w:shd w:val="clear" w:color="auto" w:fill="auto"/>
          </w:tcPr>
          <w:p w14:paraId="3C7056B8" w14:textId="63A8C2E5" w:rsidR="009B1B82" w:rsidRPr="00850E72" w:rsidRDefault="009B1B82" w:rsidP="00D05420">
            <w:pPr>
              <w:pStyle w:val="38"/>
              <w:numPr>
                <w:ilvl w:val="0"/>
                <w:numId w:val="17"/>
              </w:numPr>
              <w:ind w:left="284" w:hanging="284"/>
              <w:jc w:val="left"/>
              <w:outlineLvl w:val="1"/>
              <w:rPr>
                <w:sz w:val="20"/>
              </w:rPr>
            </w:pPr>
            <w:bookmarkStart w:id="80" w:name="_Toc136606269"/>
            <w:bookmarkStart w:id="81" w:name="_Toc152170062"/>
            <w:r w:rsidRPr="00850E72">
              <w:rPr>
                <w:sz w:val="20"/>
              </w:rPr>
              <w:t>기타</w:t>
            </w:r>
            <w:r w:rsidRPr="00850E72">
              <w:rPr>
                <w:sz w:val="20"/>
              </w:rPr>
              <w:t xml:space="preserve"> </w:t>
            </w:r>
            <w:r w:rsidRPr="00850E72">
              <w:rPr>
                <w:sz w:val="20"/>
              </w:rPr>
              <w:t>법령에</w:t>
            </w:r>
            <w:r w:rsidRPr="00850E72">
              <w:rPr>
                <w:sz w:val="20"/>
              </w:rPr>
              <w:t xml:space="preserve"> </w:t>
            </w:r>
            <w:r w:rsidRPr="00850E72">
              <w:rPr>
                <w:sz w:val="20"/>
              </w:rPr>
              <w:t>대한</w:t>
            </w:r>
            <w:r w:rsidRPr="00850E72">
              <w:rPr>
                <w:sz w:val="20"/>
              </w:rPr>
              <w:t xml:space="preserve"> </w:t>
            </w:r>
            <w:r w:rsidRPr="00850E72">
              <w:rPr>
                <w:sz w:val="20"/>
              </w:rPr>
              <w:t>사항</w:t>
            </w:r>
            <w:bookmarkEnd w:id="80"/>
            <w:bookmarkEnd w:id="81"/>
          </w:p>
        </w:tc>
        <w:tc>
          <w:tcPr>
            <w:tcW w:w="25" w:type="pct"/>
            <w:shd w:val="clear" w:color="auto" w:fill="auto"/>
          </w:tcPr>
          <w:p w14:paraId="3CBBB2C7" w14:textId="77777777" w:rsidR="009B1B82" w:rsidRPr="00850E72" w:rsidRDefault="009B1B82" w:rsidP="009B1B82">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26964E1B" w14:textId="77777777" w:rsidR="009B1B82" w:rsidRPr="00850E72" w:rsidRDefault="009B1B82" w:rsidP="009B1B82">
            <w:pPr>
              <w:wordWrap w:val="0"/>
              <w:autoSpaceDE w:val="0"/>
              <w:autoSpaceDN w:val="0"/>
              <w:snapToGrid w:val="0"/>
              <w:spacing w:after="120" w:line="280" w:lineRule="atLeast"/>
              <w:jc w:val="both"/>
              <w:rPr>
                <w:rFonts w:ascii="Times New Roman" w:eastAsia="바탕체" w:hAnsi="Times New Roman"/>
                <w:b/>
                <w:sz w:val="20"/>
                <w:szCs w:val="20"/>
                <w:u w:val="single"/>
                <w:lang w:eastAsia="ko-KR"/>
              </w:rPr>
            </w:pPr>
            <w:r w:rsidRPr="00850E72">
              <w:rPr>
                <w:rFonts w:ascii="Times New Roman" w:eastAsia="바탕체" w:hAnsi="Times New Roman"/>
                <w:b/>
                <w:sz w:val="20"/>
                <w:szCs w:val="20"/>
                <w:u w:val="single"/>
                <w:lang w:eastAsia="ko-KR"/>
              </w:rPr>
              <w:t>부설주차장</w:t>
            </w:r>
          </w:p>
          <w:p w14:paraId="6F3F34C0" w14:textId="6C809F2C" w:rsidR="009B1B82" w:rsidRPr="00C53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napToGrid w:val="0"/>
                <w:sz w:val="23"/>
                <w:szCs w:val="23"/>
              </w:rPr>
            </w:pPr>
            <w:r w:rsidRPr="00850E72">
              <w:rPr>
                <w:rFonts w:ascii="Times New Roman" w:eastAsia="바탕체" w:hAnsi="Times New Roman"/>
                <w:sz w:val="20"/>
                <w:szCs w:val="20"/>
                <w:lang w:eastAsia="ko-KR"/>
              </w:rPr>
              <w:t>주차장법</w:t>
            </w:r>
            <w:r w:rsidRPr="00850E72">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서울특별시</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주자창</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조례</w:t>
            </w:r>
            <w:r w:rsidRPr="00850E72">
              <w:rPr>
                <w:rFonts w:ascii="Times New Roman" w:eastAsia="바탕체" w:hAnsi="Times New Roman"/>
                <w:sz w:val="20"/>
                <w:szCs w:val="20"/>
                <w:lang w:eastAsia="ko-KR"/>
              </w:rPr>
              <w:t>(</w:t>
            </w:r>
            <w:r w:rsidRPr="00946E16">
              <w:rPr>
                <w:rFonts w:ascii="Times New Roman" w:eastAsia="바탕체" w:hAnsi="Times New Roman"/>
                <w:sz w:val="20"/>
                <w:szCs w:val="20"/>
                <w:lang w:eastAsia="ko-KR"/>
              </w:rPr>
              <w:t>“</w:t>
            </w:r>
            <w:r w:rsidRPr="00850E72">
              <w:rPr>
                <w:rFonts w:ascii="Times New Roman" w:eastAsia="바탕체" w:hAnsi="Times New Roman"/>
                <w:b/>
                <w:sz w:val="20"/>
                <w:szCs w:val="20"/>
                <w:lang w:eastAsia="ko-KR"/>
              </w:rPr>
              <w:t>주차장</w:t>
            </w:r>
            <w:r>
              <w:rPr>
                <w:rFonts w:ascii="Times New Roman" w:eastAsia="바탕체" w:hAnsi="Times New Roman"/>
                <w:b/>
                <w:sz w:val="20"/>
                <w:szCs w:val="20"/>
                <w:lang w:eastAsia="ko-KR"/>
              </w:rPr>
              <w:t xml:space="preserve"> </w:t>
            </w:r>
            <w:r w:rsidRPr="00850E72">
              <w:rPr>
                <w:rFonts w:ascii="Times New Roman" w:eastAsia="바탕체" w:hAnsi="Times New Roman"/>
                <w:b/>
                <w:sz w:val="20"/>
                <w:szCs w:val="20"/>
                <w:lang w:eastAsia="ko-KR"/>
              </w:rPr>
              <w:t>조례</w:t>
            </w:r>
            <w:r w:rsidRPr="00850E72">
              <w:rPr>
                <w:rFonts w:ascii="Times New Roman" w:eastAsia="바탕체" w:hAnsi="Times New Roman"/>
                <w:sz w:val="20"/>
                <w:szCs w:val="20"/>
                <w:lang w:eastAsia="ko-KR"/>
              </w:rPr>
              <w:t>”)</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건물은</w:t>
            </w:r>
            <w:r>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일정</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규모</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이상의</w:t>
            </w:r>
            <w:r w:rsidR="00C007A8">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부설주차장의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설치가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제한되는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부설주차장</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설치제한지역에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해당하며</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건물에</w:t>
            </w:r>
            <w:r w:rsidR="00C007A8">
              <w:rPr>
                <w:rFonts w:ascii="Times New Roman" w:eastAsia="바탕체" w:hAnsi="Times New Roman" w:hint="eastAsia"/>
                <w:sz w:val="20"/>
                <w:szCs w:val="20"/>
                <w:lang w:eastAsia="ko-KR"/>
              </w:rPr>
              <w:t>는</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아래와</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같이</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sz w:val="20"/>
                <w:szCs w:val="20"/>
                <w:lang w:eastAsia="ko-KR"/>
              </w:rPr>
              <w:t>26</w:t>
            </w:r>
            <w:r w:rsidR="003E28D6">
              <w:rPr>
                <w:rFonts w:ascii="Times New Roman" w:eastAsia="바탕체" w:hAnsi="Times New Roman"/>
                <w:sz w:val="20"/>
                <w:szCs w:val="20"/>
                <w:lang w:eastAsia="ko-KR"/>
              </w:rPr>
              <w:t>4</w:t>
            </w:r>
            <w:r w:rsidR="00C007A8">
              <w:rPr>
                <w:rFonts w:ascii="Times New Roman" w:eastAsia="바탕체" w:hAnsi="Times New Roman" w:hint="eastAsia"/>
                <w:sz w:val="20"/>
                <w:szCs w:val="20"/>
                <w:lang w:eastAsia="ko-KR"/>
              </w:rPr>
              <w:t>대</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이하</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규모의</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부설주차장</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설치가</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가능할</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것으로</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보임</w:t>
            </w:r>
            <w:r w:rsidR="00C007A8">
              <w:rPr>
                <w:rFonts w:ascii="Times New Roman" w:eastAsia="바탕체" w:hAnsi="Times New Roman" w:hint="eastAsia"/>
                <w:sz w:val="20"/>
                <w:szCs w:val="20"/>
                <w:lang w:eastAsia="ko-KR"/>
              </w:rPr>
              <w:t xml:space="preserve">. </w:t>
            </w:r>
            <w:r w:rsidR="00642F17">
              <w:rPr>
                <w:rFonts w:ascii="Times New Roman" w:eastAsia="바탕체" w:hAnsi="Times New Roman" w:hint="eastAsia"/>
                <w:sz w:val="20"/>
                <w:szCs w:val="20"/>
                <w:lang w:eastAsia="ko-KR"/>
              </w:rPr>
              <w:t>본건</w:t>
            </w:r>
            <w:r w:rsidR="00642F17">
              <w:rPr>
                <w:rFonts w:ascii="Times New Roman" w:eastAsia="바탕체" w:hAnsi="Times New Roman" w:hint="eastAsia"/>
                <w:sz w:val="20"/>
                <w:szCs w:val="20"/>
                <w:lang w:eastAsia="ko-KR"/>
              </w:rPr>
              <w:t xml:space="preserve"> </w:t>
            </w:r>
            <w:r w:rsidR="00642F17">
              <w:rPr>
                <w:rFonts w:ascii="Times New Roman" w:eastAsia="바탕체" w:hAnsi="Times New Roman" w:hint="eastAsia"/>
                <w:sz w:val="20"/>
                <w:szCs w:val="20"/>
                <w:lang w:eastAsia="ko-KR"/>
              </w:rPr>
              <w:t>집합</w:t>
            </w:r>
            <w:r>
              <w:rPr>
                <w:rFonts w:ascii="Times New Roman" w:eastAsia="바탕체" w:hAnsi="Times New Roman" w:hint="eastAsia"/>
                <w:sz w:val="20"/>
                <w:szCs w:val="20"/>
                <w:lang w:eastAsia="ko-KR"/>
              </w:rPr>
              <w:t>건축물대장에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설치되어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부설주차장은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217</w:t>
            </w:r>
            <w:r>
              <w:rPr>
                <w:rFonts w:ascii="Times New Roman" w:eastAsia="바탕체" w:hAnsi="Times New Roman" w:hint="eastAsia"/>
                <w:sz w:val="20"/>
                <w:szCs w:val="20"/>
                <w:lang w:eastAsia="ko-KR"/>
              </w:rPr>
              <w:t>대</w:t>
            </w:r>
            <w:r w:rsidR="00642F17">
              <w:rPr>
                <w:rFonts w:ascii="Times New Roman" w:eastAsia="바탕체" w:hAnsi="Times New Roman" w:hint="eastAsia"/>
                <w:sz w:val="20"/>
                <w:szCs w:val="20"/>
                <w:lang w:eastAsia="ko-KR"/>
              </w:rPr>
              <w:t>이므로</w:t>
            </w:r>
            <w:r>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위</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기준</w:t>
            </w:r>
            <w:r w:rsidR="003E28D6">
              <w:rPr>
                <w:rFonts w:ascii="Times New Roman" w:eastAsia="바탕체" w:hAnsi="Times New Roman" w:hint="eastAsia"/>
                <w:sz w:val="20"/>
                <w:szCs w:val="20"/>
                <w:lang w:eastAsia="ko-KR"/>
              </w:rPr>
              <w:t>(264</w:t>
            </w:r>
            <w:r w:rsidR="003E28D6">
              <w:rPr>
                <w:rFonts w:ascii="Times New Roman" w:eastAsia="바탕체" w:hAnsi="Times New Roman" w:hint="eastAsia"/>
                <w:sz w:val="20"/>
                <w:szCs w:val="20"/>
                <w:lang w:eastAsia="ko-KR"/>
              </w:rPr>
              <w:t>대</w:t>
            </w:r>
            <w:r w:rsidR="003E28D6">
              <w:rPr>
                <w:rFonts w:ascii="Times New Roman" w:eastAsia="바탕체" w:hAnsi="Times New Roman" w:hint="eastAsia"/>
                <w:sz w:val="20"/>
                <w:szCs w:val="20"/>
                <w:lang w:eastAsia="ko-KR"/>
              </w:rPr>
              <w:t xml:space="preserve"> </w:t>
            </w:r>
            <w:r w:rsidR="003E28D6">
              <w:rPr>
                <w:rFonts w:ascii="Times New Roman" w:eastAsia="바탕체" w:hAnsi="Times New Roman" w:hint="eastAsia"/>
                <w:sz w:val="20"/>
                <w:szCs w:val="20"/>
                <w:lang w:eastAsia="ko-KR"/>
              </w:rPr>
              <w:t>이하</w:t>
            </w:r>
            <w:r w:rsidR="003E28D6">
              <w:rPr>
                <w:rFonts w:ascii="Times New Roman" w:eastAsia="바탕체" w:hAnsi="Times New Roman" w:hint="eastAsia"/>
                <w:sz w:val="20"/>
                <w:szCs w:val="20"/>
                <w:lang w:eastAsia="ko-KR"/>
              </w:rPr>
              <w:t>)</w:t>
            </w:r>
            <w:r w:rsidR="00C007A8">
              <w:rPr>
                <w:rFonts w:ascii="Times New Roman" w:eastAsia="바탕체" w:hAnsi="Times New Roman" w:hint="eastAsia"/>
                <w:sz w:val="20"/>
                <w:szCs w:val="20"/>
                <w:lang w:eastAsia="ko-KR"/>
              </w:rPr>
              <w:t>을</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위반하지</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않는</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것으로</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w:t>
            </w:r>
            <w:r w:rsidRPr="00C53B82">
              <w:rPr>
                <w:rFonts w:ascii="Times New Roman" w:eastAsia="바탕체" w:hAnsi="Times New Roman"/>
                <w:sz w:val="20"/>
                <w:szCs w:val="20"/>
                <w:lang w:eastAsia="ko-KR"/>
              </w:rPr>
              <w:t xml:space="preserve"> </w:t>
            </w:r>
          </w:p>
          <w:tbl>
            <w:tblPr>
              <w:tblW w:w="9969" w:type="dxa"/>
              <w:tblInd w:w="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2"/>
              <w:gridCol w:w="2492"/>
              <w:gridCol w:w="2492"/>
              <w:gridCol w:w="2493"/>
            </w:tblGrid>
            <w:tr w:rsidR="009B1B82" w:rsidRPr="00850E72" w14:paraId="7D666A6F" w14:textId="77777777" w:rsidTr="00440BC5">
              <w:trPr>
                <w:trHeight w:val="292"/>
              </w:trPr>
              <w:tc>
                <w:tcPr>
                  <w:tcW w:w="2492" w:type="dxa"/>
                  <w:tcBorders>
                    <w:bottom w:val="single" w:sz="4" w:space="0" w:color="auto"/>
                  </w:tcBorders>
                  <w:shd w:val="clear" w:color="auto" w:fill="BDD6EE" w:themeFill="accent1" w:themeFillTint="66"/>
                  <w:vAlign w:val="center"/>
                </w:tcPr>
                <w:p w14:paraId="66D7ACDF"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rPr>
                  </w:pPr>
                  <w:r>
                    <w:rPr>
                      <w:rFonts w:ascii="Times New Roman" w:eastAsia="바탕체" w:hAnsi="Times New Roman" w:hint="eastAsia"/>
                      <w:b/>
                      <w:sz w:val="20"/>
                      <w:lang w:eastAsia="ko-KR"/>
                    </w:rPr>
                    <w:lastRenderedPageBreak/>
                    <w:t>용도구분</w:t>
                  </w:r>
                </w:p>
              </w:tc>
              <w:tc>
                <w:tcPr>
                  <w:tcW w:w="2492" w:type="dxa"/>
                  <w:tcBorders>
                    <w:bottom w:val="single" w:sz="4" w:space="0" w:color="auto"/>
                    <w:right w:val="single" w:sz="4" w:space="0" w:color="auto"/>
                  </w:tcBorders>
                  <w:shd w:val="clear" w:color="auto" w:fill="BDD6EE" w:themeFill="accent1" w:themeFillTint="66"/>
                  <w:vAlign w:val="center"/>
                </w:tcPr>
                <w:p w14:paraId="7B0FE26A"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lang w:eastAsia="ko-KR"/>
                    </w:rPr>
                  </w:pPr>
                  <w:r>
                    <w:rPr>
                      <w:rFonts w:ascii="Times New Roman" w:eastAsia="바탕체" w:hAnsi="Times New Roman" w:hint="eastAsia"/>
                      <w:b/>
                      <w:sz w:val="20"/>
                      <w:lang w:eastAsia="ko-KR"/>
                    </w:rPr>
                    <w:t>시설면적</w:t>
                  </w:r>
                  <w:r>
                    <w:rPr>
                      <w:rStyle w:val="ae"/>
                      <w:rFonts w:ascii="Times New Roman" w:hAnsi="Times New Roman"/>
                      <w:b/>
                      <w:sz w:val="20"/>
                      <w:lang w:eastAsia="ko-KR"/>
                    </w:rPr>
                    <w:footnoteReference w:id="8"/>
                  </w:r>
                  <w:r>
                    <w:rPr>
                      <w:rFonts w:ascii="Times New Roman" w:eastAsia="바탕체" w:hAnsi="Times New Roman" w:hint="eastAsia"/>
                      <w:b/>
                      <w:sz w:val="20"/>
                      <w:lang w:eastAsia="ko-KR"/>
                    </w:rPr>
                    <w:t>(</w:t>
                  </w:r>
                  <w:r w:rsidRPr="00091BF2">
                    <w:rPr>
                      <w:rFonts w:ascii="바탕체" w:eastAsia="바탕체" w:hAnsi="바탕체"/>
                      <w:b/>
                      <w:sz w:val="20"/>
                      <w:lang w:eastAsia="ko-KR"/>
                    </w:rPr>
                    <w:t>㎡</w:t>
                  </w:r>
                  <w:r>
                    <w:rPr>
                      <w:rFonts w:ascii="Times New Roman" w:eastAsia="바탕체" w:hAnsi="Times New Roman"/>
                      <w:b/>
                      <w:sz w:val="20"/>
                      <w:lang w:eastAsia="ko-KR"/>
                    </w:rPr>
                    <w:t>)</w:t>
                  </w:r>
                </w:p>
              </w:tc>
              <w:tc>
                <w:tcPr>
                  <w:tcW w:w="2492" w:type="dxa"/>
                  <w:tcBorders>
                    <w:bottom w:val="single" w:sz="4" w:space="0" w:color="auto"/>
                  </w:tcBorders>
                  <w:shd w:val="clear" w:color="auto" w:fill="BDD6EE" w:themeFill="accent1" w:themeFillTint="66"/>
                  <w:vAlign w:val="center"/>
                </w:tcPr>
                <w:p w14:paraId="2B6E02EE"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lang w:eastAsia="ko-KR"/>
                    </w:rPr>
                  </w:pPr>
                  <w:r>
                    <w:rPr>
                      <w:rFonts w:ascii="Times New Roman" w:eastAsia="바탕체" w:hAnsi="Times New Roman" w:hint="eastAsia"/>
                      <w:b/>
                      <w:sz w:val="20"/>
                      <w:lang w:eastAsia="ko-KR"/>
                    </w:rPr>
                    <w:t>부설주차장</w:t>
                  </w:r>
                  <w:r>
                    <w:rPr>
                      <w:rFonts w:ascii="Times New Roman" w:eastAsia="바탕체" w:hAnsi="Times New Roman" w:hint="eastAsia"/>
                      <w:b/>
                      <w:sz w:val="20"/>
                      <w:lang w:eastAsia="ko-KR"/>
                    </w:rPr>
                    <w:t xml:space="preserve"> </w:t>
                  </w:r>
                  <w:r>
                    <w:rPr>
                      <w:rFonts w:ascii="Times New Roman" w:eastAsia="바탕체" w:hAnsi="Times New Roman" w:hint="eastAsia"/>
                      <w:b/>
                      <w:sz w:val="20"/>
                      <w:lang w:eastAsia="ko-KR"/>
                    </w:rPr>
                    <w:t>설치제한기준</w:t>
                  </w:r>
                </w:p>
              </w:tc>
              <w:tc>
                <w:tcPr>
                  <w:tcW w:w="2493" w:type="dxa"/>
                  <w:tcBorders>
                    <w:bottom w:val="single" w:sz="4" w:space="0" w:color="auto"/>
                    <w:right w:val="single" w:sz="4" w:space="0" w:color="auto"/>
                  </w:tcBorders>
                  <w:shd w:val="clear" w:color="auto" w:fill="BDD6EE" w:themeFill="accent1" w:themeFillTint="66"/>
                  <w:vAlign w:val="center"/>
                </w:tcPr>
                <w:p w14:paraId="36733935"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lang w:eastAsia="ko-KR"/>
                    </w:rPr>
                  </w:pPr>
                  <w:r>
                    <w:rPr>
                      <w:rFonts w:ascii="Times New Roman" w:eastAsia="바탕체" w:hAnsi="Times New Roman" w:hint="eastAsia"/>
                      <w:b/>
                      <w:sz w:val="20"/>
                      <w:lang w:eastAsia="ko-KR"/>
                    </w:rPr>
                    <w:t>법정</w:t>
                  </w:r>
                  <w:r>
                    <w:rPr>
                      <w:rFonts w:ascii="Times New Roman" w:eastAsia="바탕체" w:hAnsi="Times New Roman" w:hint="eastAsia"/>
                      <w:b/>
                      <w:sz w:val="20"/>
                      <w:lang w:eastAsia="ko-KR"/>
                    </w:rPr>
                    <w:t xml:space="preserve"> </w:t>
                  </w:r>
                  <w:r>
                    <w:rPr>
                      <w:rFonts w:ascii="Times New Roman" w:eastAsia="바탕체" w:hAnsi="Times New Roman" w:hint="eastAsia"/>
                      <w:b/>
                      <w:sz w:val="20"/>
                      <w:lang w:eastAsia="ko-KR"/>
                    </w:rPr>
                    <w:t>주차대수</w:t>
                  </w:r>
                  <w:r>
                    <w:rPr>
                      <w:rFonts w:ascii="Times New Roman" w:eastAsia="바탕체" w:hAnsi="Times New Roman" w:hint="eastAsia"/>
                      <w:b/>
                      <w:sz w:val="20"/>
                      <w:lang w:eastAsia="ko-KR"/>
                    </w:rPr>
                    <w:t>(</w:t>
                  </w:r>
                  <w:r>
                    <w:rPr>
                      <w:rFonts w:ascii="Times New Roman" w:eastAsia="바탕체" w:hAnsi="Times New Roman" w:hint="eastAsia"/>
                      <w:b/>
                      <w:sz w:val="20"/>
                      <w:lang w:eastAsia="ko-KR"/>
                    </w:rPr>
                    <w:t>대</w:t>
                  </w:r>
                  <w:r>
                    <w:rPr>
                      <w:rFonts w:ascii="Times New Roman" w:eastAsia="바탕체" w:hAnsi="Times New Roman" w:hint="eastAsia"/>
                      <w:b/>
                      <w:sz w:val="20"/>
                      <w:lang w:eastAsia="ko-KR"/>
                    </w:rPr>
                    <w:t>)</w:t>
                  </w:r>
                </w:p>
              </w:tc>
            </w:tr>
            <w:tr w:rsidR="009B1B82" w:rsidRPr="0000711A" w14:paraId="2B7CF377" w14:textId="77777777" w:rsidTr="00440BC5">
              <w:trPr>
                <w:trHeight w:val="70"/>
              </w:trPr>
              <w:tc>
                <w:tcPr>
                  <w:tcW w:w="2492" w:type="dxa"/>
                  <w:tcBorders>
                    <w:top w:val="single" w:sz="4" w:space="0" w:color="auto"/>
                    <w:bottom w:val="single" w:sz="4" w:space="0" w:color="auto"/>
                  </w:tcBorders>
                  <w:vAlign w:val="center"/>
                </w:tcPr>
                <w:p w14:paraId="5D0E2FC4"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업무시설</w:t>
                  </w:r>
                </w:p>
              </w:tc>
              <w:tc>
                <w:tcPr>
                  <w:tcW w:w="2492" w:type="dxa"/>
                  <w:tcBorders>
                    <w:right w:val="single" w:sz="4" w:space="0" w:color="auto"/>
                  </w:tcBorders>
                  <w:vAlign w:val="center"/>
                </w:tcPr>
                <w:p w14:paraId="044B4D65" w14:textId="77777777" w:rsidR="009B1B82" w:rsidRPr="00E82F45"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29,280.74</w:t>
                  </w:r>
                </w:p>
              </w:tc>
              <w:tc>
                <w:tcPr>
                  <w:tcW w:w="2492" w:type="dxa"/>
                  <w:vAlign w:val="center"/>
                </w:tcPr>
                <w:p w14:paraId="57E4D157" w14:textId="77777777" w:rsidR="009B1B82" w:rsidRPr="00091BF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091BF2">
                    <w:rPr>
                      <w:rFonts w:ascii="Times New Roman" w:eastAsia="바탕체" w:hAnsi="Times New Roman"/>
                      <w:sz w:val="20"/>
                      <w:szCs w:val="20"/>
                      <w:lang w:eastAsia="ko-KR"/>
                    </w:rPr>
                    <w:t>시설면적</w:t>
                  </w:r>
                  <w:r w:rsidRPr="00091BF2">
                    <w:rPr>
                      <w:rFonts w:ascii="Times New Roman" w:eastAsia="바탕체" w:hAnsi="Times New Roman"/>
                      <w:sz w:val="20"/>
                      <w:szCs w:val="20"/>
                      <w:lang w:eastAsia="ko-KR"/>
                    </w:rPr>
                    <w:t xml:space="preserve"> 122</w:t>
                  </w:r>
                  <w:r w:rsidRPr="00091BF2">
                    <w:rPr>
                      <w:rFonts w:ascii="Times New Roman" w:eastAsia="바탕체" w:hAnsi="Times New Roman"/>
                      <w:sz w:val="20"/>
                      <w:lang w:eastAsia="ko-KR"/>
                    </w:rPr>
                    <w:t>㎡</w:t>
                  </w:r>
                  <w:r w:rsidRPr="00091BF2">
                    <w:rPr>
                      <w:rFonts w:ascii="Times New Roman" w:eastAsia="바탕체" w:hAnsi="Times New Roman"/>
                      <w:sz w:val="20"/>
                      <w:lang w:eastAsia="ko-KR"/>
                    </w:rPr>
                    <w:t xml:space="preserve"> </w:t>
                  </w:r>
                  <w:r w:rsidRPr="00091BF2">
                    <w:rPr>
                      <w:rFonts w:ascii="Times New Roman" w:eastAsia="바탕체" w:hAnsi="Times New Roman"/>
                      <w:sz w:val="20"/>
                      <w:lang w:eastAsia="ko-KR"/>
                    </w:rPr>
                    <w:t>당</w:t>
                  </w:r>
                  <w:r w:rsidRPr="00091BF2">
                    <w:rPr>
                      <w:rFonts w:ascii="Times New Roman" w:eastAsia="바탕체" w:hAnsi="Times New Roman"/>
                      <w:sz w:val="20"/>
                      <w:lang w:eastAsia="ko-KR"/>
                    </w:rPr>
                    <w:t xml:space="preserve"> 1</w:t>
                  </w:r>
                  <w:r w:rsidRPr="00091BF2">
                    <w:rPr>
                      <w:rFonts w:ascii="Times New Roman" w:eastAsia="바탕체" w:hAnsi="Times New Roman"/>
                      <w:sz w:val="20"/>
                      <w:lang w:eastAsia="ko-KR"/>
                    </w:rPr>
                    <w:t>대</w:t>
                  </w:r>
                </w:p>
              </w:tc>
              <w:tc>
                <w:tcPr>
                  <w:tcW w:w="2493" w:type="dxa"/>
                  <w:tcBorders>
                    <w:top w:val="single" w:sz="4" w:space="0" w:color="auto"/>
                    <w:bottom w:val="single" w:sz="4" w:space="0" w:color="auto"/>
                    <w:right w:val="single" w:sz="4" w:space="0" w:color="auto"/>
                  </w:tcBorders>
                  <w:vAlign w:val="center"/>
                </w:tcPr>
                <w:p w14:paraId="003FD28C" w14:textId="77777777" w:rsidR="009B1B82" w:rsidRPr="0000711A"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240.00</w:t>
                  </w:r>
                </w:p>
              </w:tc>
            </w:tr>
            <w:tr w:rsidR="009B1B82" w:rsidRPr="0000711A" w14:paraId="1E262EA3" w14:textId="77777777" w:rsidTr="00440BC5">
              <w:trPr>
                <w:trHeight w:val="70"/>
              </w:trPr>
              <w:tc>
                <w:tcPr>
                  <w:tcW w:w="2492" w:type="dxa"/>
                  <w:tcBorders>
                    <w:top w:val="single" w:sz="4" w:space="0" w:color="auto"/>
                    <w:bottom w:val="single" w:sz="4" w:space="0" w:color="auto"/>
                  </w:tcBorders>
                  <w:vAlign w:val="center"/>
                </w:tcPr>
                <w:p w14:paraId="7394F552"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제</w:t>
                  </w:r>
                  <w:r>
                    <w:rPr>
                      <w:rFonts w:ascii="Times New Roman" w:eastAsia="바탕체" w:hAnsi="Times New Roman" w:hint="eastAsia"/>
                      <w:b/>
                      <w:sz w:val="20"/>
                      <w:szCs w:val="20"/>
                      <w:lang w:eastAsia="ko-KR"/>
                    </w:rPr>
                    <w:t>2</w:t>
                  </w:r>
                  <w:r>
                    <w:rPr>
                      <w:rFonts w:ascii="Times New Roman" w:eastAsia="바탕체" w:hAnsi="Times New Roman" w:hint="eastAsia"/>
                      <w:b/>
                      <w:sz w:val="20"/>
                      <w:szCs w:val="20"/>
                      <w:lang w:eastAsia="ko-KR"/>
                    </w:rPr>
                    <w:t>종근린생활시설</w:t>
                  </w:r>
                </w:p>
              </w:tc>
              <w:tc>
                <w:tcPr>
                  <w:tcW w:w="2492" w:type="dxa"/>
                  <w:tcBorders>
                    <w:right w:val="single" w:sz="4" w:space="0" w:color="auto"/>
                  </w:tcBorders>
                  <w:vAlign w:val="center"/>
                </w:tcPr>
                <w:p w14:paraId="349431E4" w14:textId="77777777" w:rsidR="009B1B82" w:rsidRPr="00E82F45"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1,057.90</w:t>
                  </w:r>
                </w:p>
              </w:tc>
              <w:tc>
                <w:tcPr>
                  <w:tcW w:w="2492" w:type="dxa"/>
                  <w:vAlign w:val="center"/>
                </w:tcPr>
                <w:p w14:paraId="344ACF45" w14:textId="77777777" w:rsidR="009B1B82" w:rsidRPr="00091BF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091BF2">
                    <w:rPr>
                      <w:rFonts w:ascii="Times New Roman" w:eastAsia="바탕체" w:hAnsi="Times New Roman"/>
                      <w:sz w:val="20"/>
                      <w:szCs w:val="20"/>
                      <w:lang w:eastAsia="ko-KR"/>
                    </w:rPr>
                    <w:t>시설면적</w:t>
                  </w:r>
                  <w:r w:rsidRPr="00091BF2">
                    <w:rPr>
                      <w:rFonts w:ascii="Times New Roman" w:eastAsia="바탕체" w:hAnsi="Times New Roman"/>
                      <w:sz w:val="20"/>
                      <w:szCs w:val="20"/>
                      <w:lang w:eastAsia="ko-KR"/>
                    </w:rPr>
                    <w:t xml:space="preserve"> 268</w:t>
                  </w:r>
                  <w:r w:rsidRPr="00091BF2">
                    <w:rPr>
                      <w:rFonts w:ascii="Times New Roman" w:eastAsia="바탕체" w:hAnsi="Times New Roman"/>
                      <w:sz w:val="20"/>
                      <w:lang w:eastAsia="ko-KR"/>
                    </w:rPr>
                    <w:t>㎡</w:t>
                  </w:r>
                  <w:r w:rsidRPr="00091BF2">
                    <w:rPr>
                      <w:rFonts w:ascii="Times New Roman" w:eastAsia="바탕체" w:hAnsi="Times New Roman"/>
                      <w:sz w:val="20"/>
                      <w:lang w:eastAsia="ko-KR"/>
                    </w:rPr>
                    <w:t xml:space="preserve"> </w:t>
                  </w:r>
                  <w:r w:rsidRPr="00091BF2">
                    <w:rPr>
                      <w:rFonts w:ascii="Times New Roman" w:eastAsia="바탕체" w:hAnsi="Times New Roman"/>
                      <w:sz w:val="20"/>
                      <w:lang w:eastAsia="ko-KR"/>
                    </w:rPr>
                    <w:t>당</w:t>
                  </w:r>
                  <w:r w:rsidRPr="00091BF2">
                    <w:rPr>
                      <w:rFonts w:ascii="Times New Roman" w:eastAsia="바탕체" w:hAnsi="Times New Roman"/>
                      <w:sz w:val="20"/>
                      <w:lang w:eastAsia="ko-KR"/>
                    </w:rPr>
                    <w:t xml:space="preserve"> 1</w:t>
                  </w:r>
                  <w:r w:rsidRPr="00091BF2">
                    <w:rPr>
                      <w:rFonts w:ascii="Times New Roman" w:eastAsia="바탕체" w:hAnsi="Times New Roman"/>
                      <w:sz w:val="20"/>
                      <w:lang w:eastAsia="ko-KR"/>
                    </w:rPr>
                    <w:t>대</w:t>
                  </w:r>
                </w:p>
              </w:tc>
              <w:tc>
                <w:tcPr>
                  <w:tcW w:w="2493" w:type="dxa"/>
                  <w:tcBorders>
                    <w:top w:val="single" w:sz="4" w:space="0" w:color="auto"/>
                    <w:bottom w:val="single" w:sz="4" w:space="0" w:color="auto"/>
                    <w:right w:val="single" w:sz="4" w:space="0" w:color="auto"/>
                  </w:tcBorders>
                  <w:vAlign w:val="center"/>
                </w:tcPr>
                <w:p w14:paraId="34FE62EF" w14:textId="77777777" w:rsidR="009B1B82" w:rsidRPr="0000711A"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3.97</w:t>
                  </w:r>
                </w:p>
              </w:tc>
            </w:tr>
            <w:tr w:rsidR="009B1B82" w:rsidRPr="0000711A" w14:paraId="115187E6" w14:textId="77777777" w:rsidTr="00440BC5">
              <w:trPr>
                <w:trHeight w:val="70"/>
              </w:trPr>
              <w:tc>
                <w:tcPr>
                  <w:tcW w:w="2492" w:type="dxa"/>
                  <w:tcBorders>
                    <w:top w:val="single" w:sz="4" w:space="0" w:color="auto"/>
                    <w:bottom w:val="single" w:sz="4" w:space="0" w:color="auto"/>
                  </w:tcBorders>
                  <w:vAlign w:val="center"/>
                </w:tcPr>
                <w:p w14:paraId="39D7E574"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운동시설</w:t>
                  </w:r>
                </w:p>
              </w:tc>
              <w:tc>
                <w:tcPr>
                  <w:tcW w:w="2492" w:type="dxa"/>
                  <w:tcBorders>
                    <w:right w:val="single" w:sz="4" w:space="0" w:color="auto"/>
                  </w:tcBorders>
                  <w:vAlign w:val="center"/>
                </w:tcPr>
                <w:p w14:paraId="2A8A5C7F" w14:textId="77777777" w:rsidR="009B1B82" w:rsidRPr="00E82F45"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1,207.32</w:t>
                  </w:r>
                </w:p>
              </w:tc>
              <w:tc>
                <w:tcPr>
                  <w:tcW w:w="2492" w:type="dxa"/>
                  <w:vAlign w:val="center"/>
                </w:tcPr>
                <w:p w14:paraId="190B474F" w14:textId="77777777" w:rsidR="009B1B82" w:rsidRPr="00091BF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091BF2">
                    <w:rPr>
                      <w:rFonts w:ascii="Times New Roman" w:eastAsia="바탕체" w:hAnsi="Times New Roman"/>
                      <w:sz w:val="20"/>
                      <w:szCs w:val="20"/>
                      <w:lang w:eastAsia="ko-KR"/>
                    </w:rPr>
                    <w:t>시설면적</w:t>
                  </w:r>
                  <w:r w:rsidRPr="00091BF2">
                    <w:rPr>
                      <w:rFonts w:ascii="Times New Roman" w:eastAsia="바탕체" w:hAnsi="Times New Roman"/>
                      <w:sz w:val="20"/>
                      <w:szCs w:val="20"/>
                      <w:lang w:eastAsia="ko-KR"/>
                    </w:rPr>
                    <w:t xml:space="preserve"> 122</w:t>
                  </w:r>
                  <w:r w:rsidRPr="00091BF2">
                    <w:rPr>
                      <w:rFonts w:ascii="Times New Roman" w:eastAsia="바탕체" w:hAnsi="Times New Roman"/>
                      <w:sz w:val="20"/>
                      <w:lang w:eastAsia="ko-KR"/>
                    </w:rPr>
                    <w:t>㎡</w:t>
                  </w:r>
                  <w:r w:rsidRPr="00091BF2">
                    <w:rPr>
                      <w:rFonts w:ascii="Times New Roman" w:eastAsia="바탕체" w:hAnsi="Times New Roman"/>
                      <w:sz w:val="20"/>
                      <w:lang w:eastAsia="ko-KR"/>
                    </w:rPr>
                    <w:t xml:space="preserve"> </w:t>
                  </w:r>
                  <w:r w:rsidRPr="00091BF2">
                    <w:rPr>
                      <w:rFonts w:ascii="Times New Roman" w:eastAsia="바탕체" w:hAnsi="Times New Roman"/>
                      <w:sz w:val="20"/>
                      <w:lang w:eastAsia="ko-KR"/>
                    </w:rPr>
                    <w:t>당</w:t>
                  </w:r>
                  <w:r w:rsidRPr="00091BF2">
                    <w:rPr>
                      <w:rFonts w:ascii="Times New Roman" w:eastAsia="바탕체" w:hAnsi="Times New Roman"/>
                      <w:sz w:val="20"/>
                      <w:lang w:eastAsia="ko-KR"/>
                    </w:rPr>
                    <w:t xml:space="preserve"> 1</w:t>
                  </w:r>
                  <w:r w:rsidRPr="00091BF2">
                    <w:rPr>
                      <w:rFonts w:ascii="Times New Roman" w:eastAsia="바탕체" w:hAnsi="Times New Roman"/>
                      <w:sz w:val="20"/>
                      <w:lang w:eastAsia="ko-KR"/>
                    </w:rPr>
                    <w:t>대</w:t>
                  </w:r>
                </w:p>
              </w:tc>
              <w:tc>
                <w:tcPr>
                  <w:tcW w:w="2493" w:type="dxa"/>
                  <w:tcBorders>
                    <w:top w:val="single" w:sz="4" w:space="0" w:color="auto"/>
                    <w:bottom w:val="single" w:sz="4" w:space="0" w:color="auto"/>
                    <w:right w:val="single" w:sz="4" w:space="0" w:color="auto"/>
                  </w:tcBorders>
                  <w:vAlign w:val="center"/>
                </w:tcPr>
                <w:p w14:paraId="60BB6D00" w14:textId="77777777" w:rsidR="009B1B82" w:rsidRPr="0000711A"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9.89</w:t>
                  </w:r>
                </w:p>
              </w:tc>
            </w:tr>
            <w:tr w:rsidR="009B1B82" w:rsidRPr="0000711A" w14:paraId="300A4E69" w14:textId="77777777" w:rsidTr="00440BC5">
              <w:trPr>
                <w:trHeight w:val="70"/>
              </w:trPr>
              <w:tc>
                <w:tcPr>
                  <w:tcW w:w="2492" w:type="dxa"/>
                  <w:tcBorders>
                    <w:top w:val="single" w:sz="4" w:space="0" w:color="auto"/>
                    <w:bottom w:val="single" w:sz="4" w:space="0" w:color="auto"/>
                  </w:tcBorders>
                  <w:vAlign w:val="center"/>
                </w:tcPr>
                <w:p w14:paraId="7FD72F6F" w14:textId="77777777" w:rsidR="009B1B82" w:rsidRPr="00850E72"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판매시설</w:t>
                  </w:r>
                </w:p>
              </w:tc>
              <w:tc>
                <w:tcPr>
                  <w:tcW w:w="2492" w:type="dxa"/>
                  <w:tcBorders>
                    <w:right w:val="single" w:sz="4" w:space="0" w:color="auto"/>
                  </w:tcBorders>
                  <w:vAlign w:val="center"/>
                </w:tcPr>
                <w:p w14:paraId="7D43ADF5" w14:textId="77777777" w:rsidR="009B1B82" w:rsidRPr="00E82F45"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1,186.22</w:t>
                  </w:r>
                </w:p>
              </w:tc>
              <w:tc>
                <w:tcPr>
                  <w:tcW w:w="2492" w:type="dxa"/>
                  <w:vAlign w:val="center"/>
                </w:tcPr>
                <w:p w14:paraId="28757AEE" w14:textId="77777777" w:rsidR="009B1B82" w:rsidRPr="00091BF2" w:rsidRDefault="009B1B82" w:rsidP="009B1B82">
                  <w:pPr>
                    <w:wordWrap w:val="0"/>
                    <w:autoSpaceDE w:val="0"/>
                    <w:autoSpaceDN w:val="0"/>
                    <w:snapToGrid w:val="0"/>
                    <w:spacing w:line="240" w:lineRule="atLeast"/>
                    <w:jc w:val="center"/>
                    <w:rPr>
                      <w:rFonts w:ascii="Times New Roman" w:eastAsia="바탕체" w:hAnsi="Times New Roman"/>
                      <w:sz w:val="20"/>
                      <w:szCs w:val="20"/>
                      <w:lang w:eastAsia="ko-KR"/>
                    </w:rPr>
                  </w:pPr>
                  <w:r w:rsidRPr="00091BF2">
                    <w:rPr>
                      <w:rFonts w:ascii="Times New Roman" w:eastAsia="바탕체" w:hAnsi="Times New Roman"/>
                      <w:sz w:val="20"/>
                      <w:szCs w:val="20"/>
                      <w:lang w:eastAsia="ko-KR"/>
                    </w:rPr>
                    <w:t>시설면적</w:t>
                  </w:r>
                  <w:r w:rsidRPr="00091BF2">
                    <w:rPr>
                      <w:rFonts w:ascii="Times New Roman" w:eastAsia="바탕체" w:hAnsi="Times New Roman"/>
                      <w:sz w:val="20"/>
                      <w:szCs w:val="20"/>
                      <w:lang w:eastAsia="ko-KR"/>
                    </w:rPr>
                    <w:t xml:space="preserve"> 122</w:t>
                  </w:r>
                  <w:r w:rsidRPr="00091BF2">
                    <w:rPr>
                      <w:rFonts w:ascii="Times New Roman" w:eastAsia="바탕체" w:hAnsi="Times New Roman"/>
                      <w:sz w:val="20"/>
                      <w:lang w:eastAsia="ko-KR"/>
                    </w:rPr>
                    <w:t>㎡</w:t>
                  </w:r>
                  <w:r w:rsidRPr="00091BF2">
                    <w:rPr>
                      <w:rFonts w:ascii="Times New Roman" w:eastAsia="바탕체" w:hAnsi="Times New Roman"/>
                      <w:sz w:val="20"/>
                      <w:lang w:eastAsia="ko-KR"/>
                    </w:rPr>
                    <w:t xml:space="preserve"> </w:t>
                  </w:r>
                  <w:r w:rsidRPr="00091BF2">
                    <w:rPr>
                      <w:rFonts w:ascii="Times New Roman" w:eastAsia="바탕체" w:hAnsi="Times New Roman"/>
                      <w:sz w:val="20"/>
                      <w:lang w:eastAsia="ko-KR"/>
                    </w:rPr>
                    <w:t>당</w:t>
                  </w:r>
                  <w:r w:rsidRPr="00091BF2">
                    <w:rPr>
                      <w:rFonts w:ascii="Times New Roman" w:eastAsia="바탕체" w:hAnsi="Times New Roman"/>
                      <w:sz w:val="20"/>
                      <w:lang w:eastAsia="ko-KR"/>
                    </w:rPr>
                    <w:t xml:space="preserve"> 1</w:t>
                  </w:r>
                  <w:r w:rsidRPr="00091BF2">
                    <w:rPr>
                      <w:rFonts w:ascii="Times New Roman" w:eastAsia="바탕체" w:hAnsi="Times New Roman"/>
                      <w:sz w:val="20"/>
                      <w:lang w:eastAsia="ko-KR"/>
                    </w:rPr>
                    <w:t>대</w:t>
                  </w:r>
                </w:p>
              </w:tc>
              <w:tc>
                <w:tcPr>
                  <w:tcW w:w="2493" w:type="dxa"/>
                  <w:tcBorders>
                    <w:top w:val="single" w:sz="4" w:space="0" w:color="auto"/>
                    <w:bottom w:val="single" w:sz="4" w:space="0" w:color="auto"/>
                    <w:right w:val="single" w:sz="4" w:space="0" w:color="auto"/>
                  </w:tcBorders>
                  <w:vAlign w:val="center"/>
                </w:tcPr>
                <w:p w14:paraId="3DF9B7BB" w14:textId="77777777" w:rsidR="009B1B82" w:rsidRPr="0000711A" w:rsidRDefault="009B1B82" w:rsidP="009B1B82">
                  <w:pPr>
                    <w:wordWrap w:val="0"/>
                    <w:autoSpaceDE w:val="0"/>
                    <w:autoSpaceDN w:val="0"/>
                    <w:snapToGrid w:val="0"/>
                    <w:spacing w:line="24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9.72</w:t>
                  </w:r>
                </w:p>
              </w:tc>
            </w:tr>
            <w:tr w:rsidR="009B1B82" w:rsidRPr="0000711A" w14:paraId="564E0003" w14:textId="77777777" w:rsidTr="00440BC5">
              <w:trPr>
                <w:trHeight w:val="70"/>
              </w:trPr>
              <w:tc>
                <w:tcPr>
                  <w:tcW w:w="7476" w:type="dxa"/>
                  <w:gridSpan w:val="3"/>
                  <w:tcBorders>
                    <w:top w:val="single" w:sz="4" w:space="0" w:color="auto"/>
                  </w:tcBorders>
                  <w:shd w:val="clear" w:color="auto" w:fill="D9D9D9" w:themeFill="background1" w:themeFillShade="D9"/>
                  <w:vAlign w:val="center"/>
                </w:tcPr>
                <w:p w14:paraId="166EE4F1" w14:textId="77777777" w:rsidR="009B1B82" w:rsidRPr="00C00373" w:rsidRDefault="009B1B82" w:rsidP="009B1B82">
                  <w:pPr>
                    <w:wordWrap w:val="0"/>
                    <w:autoSpaceDE w:val="0"/>
                    <w:autoSpaceDN w:val="0"/>
                    <w:snapToGrid w:val="0"/>
                    <w:spacing w:line="240" w:lineRule="atLeast"/>
                    <w:jc w:val="center"/>
                    <w:rPr>
                      <w:rFonts w:ascii="Times New Roman" w:eastAsia="바탕체" w:hAnsi="Times New Roman"/>
                      <w:b/>
                      <w:sz w:val="20"/>
                      <w:szCs w:val="20"/>
                      <w:lang w:eastAsia="ko-KR"/>
                    </w:rPr>
                  </w:pPr>
                  <w:r w:rsidRPr="00C00373">
                    <w:rPr>
                      <w:rFonts w:ascii="Times New Roman" w:eastAsia="바탕체" w:hAnsi="Times New Roman" w:hint="eastAsia"/>
                      <w:b/>
                      <w:sz w:val="20"/>
                      <w:szCs w:val="20"/>
                      <w:lang w:eastAsia="ko-KR"/>
                    </w:rPr>
                    <w:t>합</w:t>
                  </w:r>
                  <w:r w:rsidRPr="00C00373">
                    <w:rPr>
                      <w:rFonts w:ascii="Times New Roman" w:eastAsia="바탕체" w:hAnsi="Times New Roman" w:hint="eastAsia"/>
                      <w:b/>
                      <w:sz w:val="20"/>
                      <w:szCs w:val="20"/>
                      <w:lang w:eastAsia="ko-KR"/>
                    </w:rPr>
                    <w:t xml:space="preserve"> </w:t>
                  </w:r>
                  <w:r w:rsidRPr="00C00373">
                    <w:rPr>
                      <w:rFonts w:ascii="Times New Roman" w:eastAsia="바탕체" w:hAnsi="Times New Roman" w:hint="eastAsia"/>
                      <w:b/>
                      <w:sz w:val="20"/>
                      <w:szCs w:val="20"/>
                      <w:lang w:eastAsia="ko-KR"/>
                    </w:rPr>
                    <w:t>계</w:t>
                  </w:r>
                </w:p>
              </w:tc>
              <w:tc>
                <w:tcPr>
                  <w:tcW w:w="2493" w:type="dxa"/>
                  <w:tcBorders>
                    <w:top w:val="single" w:sz="4" w:space="0" w:color="auto"/>
                    <w:right w:val="single" w:sz="4" w:space="0" w:color="auto"/>
                  </w:tcBorders>
                  <w:shd w:val="clear" w:color="auto" w:fill="D9D9D9" w:themeFill="background1" w:themeFillShade="D9"/>
                  <w:vAlign w:val="center"/>
                </w:tcPr>
                <w:p w14:paraId="3751C060" w14:textId="6423DEBC" w:rsidR="009B1B82" w:rsidRPr="00C00373" w:rsidRDefault="009B1B82" w:rsidP="009B1B82">
                  <w:pPr>
                    <w:wordWrap w:val="0"/>
                    <w:autoSpaceDE w:val="0"/>
                    <w:autoSpaceDN w:val="0"/>
                    <w:snapToGrid w:val="0"/>
                    <w:spacing w:line="240" w:lineRule="atLeast"/>
                    <w:jc w:val="right"/>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263.58</w:t>
                  </w:r>
                  <w:r w:rsidR="003E28D6">
                    <w:rPr>
                      <w:rFonts w:ascii="Times New Roman" w:eastAsia="바탕체" w:hAnsi="Times New Roman"/>
                      <w:b/>
                      <w:sz w:val="20"/>
                      <w:szCs w:val="20"/>
                      <w:lang w:eastAsia="ko-KR"/>
                    </w:rPr>
                    <w:t xml:space="preserve"> (264)</w:t>
                  </w:r>
                </w:p>
              </w:tc>
            </w:tr>
          </w:tbl>
          <w:p w14:paraId="09634477" w14:textId="77777777" w:rsidR="009B1B82" w:rsidRPr="00850E72" w:rsidRDefault="009B1B82" w:rsidP="009B1B82">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404646BF" w14:textId="77777777" w:rsidR="009B1B82" w:rsidRPr="00850E72" w:rsidRDefault="009B1B82" w:rsidP="009B1B82">
            <w:pPr>
              <w:wordWrap w:val="0"/>
              <w:autoSpaceDE w:val="0"/>
              <w:autoSpaceDN w:val="0"/>
              <w:snapToGrid w:val="0"/>
              <w:spacing w:after="120" w:line="280" w:lineRule="atLeast"/>
              <w:jc w:val="both"/>
              <w:rPr>
                <w:rFonts w:ascii="Times New Roman" w:eastAsia="바탕체" w:hAnsi="Times New Roman"/>
                <w:b/>
                <w:sz w:val="20"/>
                <w:szCs w:val="20"/>
                <w:u w:val="single"/>
                <w:lang w:eastAsia="ko-KR"/>
              </w:rPr>
            </w:pPr>
            <w:r w:rsidRPr="00850E72">
              <w:rPr>
                <w:rFonts w:ascii="Times New Roman" w:eastAsia="바탕체" w:hAnsi="Times New Roman"/>
                <w:b/>
                <w:sz w:val="20"/>
                <w:szCs w:val="20"/>
                <w:u w:val="single"/>
                <w:lang w:eastAsia="ko-KR"/>
              </w:rPr>
              <w:t>옥외광고물</w:t>
            </w:r>
          </w:p>
          <w:p w14:paraId="6314EC18" w14:textId="77777777" w:rsidR="009B1B82" w:rsidRPr="002878AA"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옥외광고물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관리와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옥외광고산업</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진흥에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법률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sidRPr="00196F3F">
              <w:rPr>
                <w:rFonts w:ascii="Times New Roman" w:eastAsia="바탕체" w:hAnsi="Times New Roman" w:hint="eastAsia"/>
                <w:b/>
                <w:sz w:val="20"/>
                <w:szCs w:val="20"/>
                <w:lang w:eastAsia="ko-KR"/>
              </w:rPr>
              <w:t>옥외광고물법</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sidRPr="0062429B">
              <w:rPr>
                <w:rFonts w:ascii="Times New Roman" w:eastAsia="바탕체" w:hAnsi="Times New Roman" w:hint="eastAsia"/>
                <w:sz w:val="20"/>
                <w:szCs w:val="20"/>
                <w:lang w:eastAsia="ko-KR"/>
              </w:rPr>
              <w:t>일정한</w:t>
            </w:r>
            <w:r w:rsidRPr="0062429B">
              <w:rPr>
                <w:rFonts w:ascii="Times New Roman" w:eastAsia="바탕체" w:hAnsi="Times New Roman"/>
                <w:sz w:val="20"/>
                <w:szCs w:val="20"/>
                <w:lang w:eastAsia="ko-KR"/>
              </w:rPr>
              <w:t xml:space="preserve"> </w:t>
            </w:r>
            <w:r w:rsidRPr="0062429B">
              <w:rPr>
                <w:rFonts w:ascii="Times New Roman" w:eastAsia="바탕체" w:hAnsi="Times New Roman" w:hint="eastAsia"/>
                <w:sz w:val="20"/>
                <w:szCs w:val="20"/>
                <w:lang w:eastAsia="ko-KR"/>
              </w:rPr>
              <w:t>면적</w:t>
            </w:r>
            <w:r w:rsidRPr="0062429B">
              <w:rPr>
                <w:rFonts w:ascii="Times New Roman" w:eastAsia="바탕체" w:hAnsi="Times New Roman"/>
                <w:sz w:val="20"/>
                <w:szCs w:val="20"/>
                <w:lang w:eastAsia="ko-KR"/>
              </w:rPr>
              <w:t xml:space="preserve"> </w:t>
            </w:r>
            <w:r w:rsidRPr="0062429B">
              <w:rPr>
                <w:rFonts w:ascii="Times New Roman" w:eastAsia="바탕체" w:hAnsi="Times New Roman" w:hint="eastAsia"/>
                <w:sz w:val="20"/>
                <w:szCs w:val="20"/>
                <w:lang w:eastAsia="ko-KR"/>
              </w:rPr>
              <w:t>또는</w:t>
            </w:r>
            <w:r w:rsidRPr="0062429B">
              <w:rPr>
                <w:rFonts w:ascii="Times New Roman" w:eastAsia="바탕체" w:hAnsi="Times New Roman"/>
                <w:sz w:val="20"/>
                <w:szCs w:val="20"/>
                <w:lang w:eastAsia="ko-KR"/>
              </w:rPr>
              <w:t xml:space="preserve"> </w:t>
            </w:r>
            <w:r w:rsidRPr="0062429B">
              <w:rPr>
                <w:rFonts w:ascii="Times New Roman" w:eastAsia="바탕체" w:hAnsi="Times New Roman" w:hint="eastAsia"/>
                <w:sz w:val="20"/>
                <w:szCs w:val="20"/>
                <w:lang w:eastAsia="ko-KR"/>
              </w:rPr>
              <w:t>위치</w:t>
            </w:r>
            <w:r w:rsidRPr="0062429B">
              <w:rPr>
                <w:rFonts w:ascii="Times New Roman" w:eastAsia="바탕체" w:hAnsi="Times New Roman"/>
                <w:sz w:val="20"/>
                <w:szCs w:val="20"/>
                <w:lang w:eastAsia="ko-KR"/>
              </w:rPr>
              <w:t xml:space="preserve"> </w:t>
            </w:r>
            <w:r w:rsidRPr="0062429B">
              <w:rPr>
                <w:rFonts w:ascii="Times New Roman" w:eastAsia="바탕체" w:hAnsi="Times New Roman" w:hint="eastAsia"/>
                <w:sz w:val="20"/>
                <w:szCs w:val="20"/>
                <w:lang w:eastAsia="ko-KR"/>
              </w:rPr>
              <w:t>등의</w:t>
            </w:r>
            <w:r w:rsidRPr="0062429B">
              <w:rPr>
                <w:rFonts w:ascii="Times New Roman" w:eastAsia="바탕체" w:hAnsi="Times New Roman"/>
                <w:sz w:val="20"/>
                <w:szCs w:val="20"/>
                <w:lang w:eastAsia="ko-KR"/>
              </w:rPr>
              <w:t xml:space="preserve"> </w:t>
            </w:r>
            <w:r w:rsidRPr="0062429B">
              <w:rPr>
                <w:rFonts w:ascii="Times New Roman" w:eastAsia="바탕체" w:hAnsi="Times New Roman" w:hint="eastAsia"/>
                <w:sz w:val="20"/>
                <w:szCs w:val="20"/>
                <w:lang w:eastAsia="ko-KR"/>
              </w:rPr>
              <w:t>요건에</w:t>
            </w:r>
            <w:r w:rsidRPr="0062429B">
              <w:rPr>
                <w:rFonts w:ascii="Times New Roman" w:eastAsia="바탕체" w:hAnsi="Times New Roman"/>
                <w:sz w:val="20"/>
                <w:szCs w:val="20"/>
                <w:lang w:eastAsia="ko-KR"/>
              </w:rPr>
              <w:t xml:space="preserve"> </w:t>
            </w:r>
            <w:r w:rsidRPr="0062429B">
              <w:rPr>
                <w:rFonts w:ascii="Times New Roman" w:eastAsia="바탕체" w:hAnsi="Times New Roman" w:hint="eastAsia"/>
                <w:sz w:val="20"/>
                <w:szCs w:val="20"/>
                <w:lang w:eastAsia="ko-KR"/>
              </w:rPr>
              <w:t>해당하는</w:t>
            </w:r>
            <w:r w:rsidRPr="0062429B">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옥외</w:t>
            </w:r>
            <w:r w:rsidRPr="0062429B">
              <w:rPr>
                <w:rFonts w:ascii="Times New Roman" w:eastAsia="바탕체" w:hAnsi="Times New Roman" w:hint="eastAsia"/>
                <w:sz w:val="20"/>
                <w:szCs w:val="20"/>
                <w:lang w:eastAsia="ko-KR"/>
              </w:rPr>
              <w:t>광고물</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설치하려는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해당</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옥외광고물의</w:t>
            </w:r>
            <w:r>
              <w:rPr>
                <w:rFonts w:ascii="Times New Roman" w:eastAsia="바탕체" w:hAnsi="Times New Roman" w:hint="eastAsia"/>
                <w:sz w:val="20"/>
                <w:szCs w:val="20"/>
                <w:lang w:eastAsia="ko-KR"/>
              </w:rPr>
              <w:t xml:space="preserve"> </w:t>
            </w:r>
            <w:r w:rsidRPr="0062429B">
              <w:rPr>
                <w:rFonts w:ascii="Times New Roman" w:eastAsia="바탕체" w:hAnsi="Times New Roman"/>
                <w:sz w:val="20"/>
                <w:szCs w:val="20"/>
                <w:lang w:eastAsia="ko-KR"/>
              </w:rPr>
              <w:t>종류</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모양</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위치</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크기</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및</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설치</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방법</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등에</w:t>
            </w:r>
            <w:r w:rsidRPr="0062429B">
              <w:rPr>
                <w:rFonts w:ascii="Times New Roman" w:eastAsia="바탕체" w:hAnsi="Times New Roman"/>
                <w:sz w:val="20"/>
                <w:szCs w:val="20"/>
                <w:lang w:eastAsia="ko-KR"/>
              </w:rPr>
              <w:t xml:space="preserve"> </w:t>
            </w:r>
            <w:r w:rsidRPr="0062429B">
              <w:rPr>
                <w:rFonts w:ascii="Times New Roman" w:eastAsia="바탕체" w:hAnsi="Times New Roman"/>
                <w:sz w:val="20"/>
                <w:szCs w:val="20"/>
                <w:lang w:eastAsia="ko-KR"/>
              </w:rPr>
              <w:t>따라</w:t>
            </w:r>
            <w:r w:rsidRPr="0062429B">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관할</w:t>
            </w:r>
            <w:r w:rsidRPr="002878AA">
              <w:rPr>
                <w:rFonts w:ascii="Times New Roman" w:eastAsia="바탕체" w:hAnsi="Times New Roman"/>
                <w:sz w:val="20"/>
                <w:szCs w:val="20"/>
                <w:lang w:eastAsia="ko-KR"/>
              </w:rPr>
              <w:t xml:space="preserve"> </w:t>
            </w:r>
            <w:r w:rsidRPr="002878AA">
              <w:rPr>
                <w:rFonts w:ascii="Times New Roman" w:eastAsia="바탕체" w:hAnsi="Times New Roman" w:hint="eastAsia"/>
                <w:sz w:val="20"/>
                <w:szCs w:val="20"/>
                <w:lang w:eastAsia="ko-KR"/>
              </w:rPr>
              <w:t>행정기관</w:t>
            </w:r>
            <w:r w:rsidRPr="002878AA">
              <w:rPr>
                <w:rFonts w:ascii="Times New Roman" w:eastAsia="바탕체" w:hAnsi="Times New Roman"/>
                <w:sz w:val="20"/>
                <w:szCs w:val="20"/>
                <w:lang w:eastAsia="ko-KR"/>
              </w:rPr>
              <w:t>으로부터</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허가를</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득하거나</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신고를</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하여야</w:t>
            </w:r>
            <w:r w:rsidRPr="002878AA">
              <w:rPr>
                <w:rFonts w:ascii="Times New Roman" w:eastAsia="바탕체" w:hAnsi="Times New Roman"/>
                <w:sz w:val="20"/>
                <w:szCs w:val="20"/>
                <w:lang w:eastAsia="ko-KR"/>
              </w:rPr>
              <w:t xml:space="preserve"> </w:t>
            </w:r>
            <w:r w:rsidRPr="002878AA">
              <w:rPr>
                <w:rFonts w:ascii="Times New Roman" w:eastAsia="바탕체" w:hAnsi="Times New Roman" w:hint="eastAsia"/>
                <w:sz w:val="20"/>
                <w:szCs w:val="20"/>
                <w:lang w:eastAsia="ko-KR"/>
              </w:rPr>
              <w:t>하고</w:t>
            </w:r>
            <w:r w:rsidRPr="002878AA">
              <w:rPr>
                <w:rFonts w:ascii="Times New Roman" w:eastAsia="바탕체" w:hAnsi="Times New Roman" w:hint="eastAsia"/>
                <w:sz w:val="20"/>
                <w:szCs w:val="20"/>
                <w:lang w:eastAsia="ko-KR"/>
              </w:rPr>
              <w:t>(</w:t>
            </w:r>
            <w:r w:rsidRPr="002878AA">
              <w:rPr>
                <w:rFonts w:ascii="Times New Roman" w:eastAsia="바탕체" w:hAnsi="Times New Roman" w:hint="eastAsia"/>
                <w:sz w:val="20"/>
                <w:szCs w:val="20"/>
                <w:lang w:eastAsia="ko-KR"/>
              </w:rPr>
              <w:t>옥외광고물법</w:t>
            </w:r>
            <w:r w:rsidRPr="002878A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조</w:t>
            </w:r>
            <w:r w:rsidRPr="002878AA">
              <w:rPr>
                <w:rFonts w:ascii="Times New Roman" w:eastAsia="바탕체" w:hAnsi="Times New Roman"/>
                <w:sz w:val="20"/>
                <w:szCs w:val="20"/>
                <w:lang w:eastAsia="ko-KR"/>
              </w:rPr>
              <w:t>)</w:t>
            </w:r>
            <w:r w:rsidRPr="002878AA">
              <w:rPr>
                <w:rFonts w:ascii="Times New Roman" w:eastAsia="바탕체" w:hAnsi="Times New Roman" w:hint="eastAsia"/>
                <w:sz w:val="20"/>
                <w:szCs w:val="20"/>
                <w:lang w:eastAsia="ko-KR"/>
              </w:rPr>
              <w:t>,</w:t>
            </w:r>
            <w:r w:rsidRPr="002878AA">
              <w:rPr>
                <w:rFonts w:ascii="Times New Roman" w:eastAsia="바탕체" w:hAnsi="Times New Roman"/>
                <w:sz w:val="20"/>
                <w:szCs w:val="20"/>
                <w:lang w:eastAsia="ko-KR"/>
              </w:rPr>
              <w:t xml:space="preserve"> </w:t>
            </w:r>
            <w:r w:rsidRPr="002878AA">
              <w:rPr>
                <w:rFonts w:ascii="Times New Roman" w:eastAsia="바탕체" w:hAnsi="Times New Roman" w:hint="eastAsia"/>
                <w:sz w:val="20"/>
                <w:szCs w:val="20"/>
                <w:lang w:eastAsia="ko-KR"/>
              </w:rPr>
              <w:t>이를</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위반할</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경우</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sz w:val="20"/>
                <w:szCs w:val="20"/>
                <w:lang w:eastAsia="ko-KR"/>
              </w:rPr>
              <w:t>행정기관은</w:t>
            </w:r>
            <w:r w:rsidRPr="002878AA">
              <w:rPr>
                <w:rFonts w:ascii="Times New Roman" w:eastAsia="바탕체" w:hAnsi="Times New Roman"/>
                <w:sz w:val="20"/>
                <w:szCs w:val="20"/>
                <w:lang w:eastAsia="ko-KR"/>
              </w:rPr>
              <w:t xml:space="preserve"> </w:t>
            </w:r>
            <w:r w:rsidRPr="002878AA">
              <w:rPr>
                <w:rFonts w:ascii="Times New Roman" w:eastAsia="바탕체" w:hAnsi="Times New Roman" w:hint="eastAsia"/>
                <w:sz w:val="20"/>
                <w:szCs w:val="20"/>
                <w:lang w:eastAsia="ko-KR"/>
              </w:rPr>
              <w:t>무단으로</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설치한</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광고물에</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대해서는</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sz w:val="20"/>
                <w:szCs w:val="20"/>
                <w:lang w:eastAsia="ko-KR"/>
              </w:rPr>
              <w:t>광고물</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등의</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제거</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기타</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필요한</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조치</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등의</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시정명령을</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sz w:val="20"/>
                <w:szCs w:val="20"/>
                <w:lang w:eastAsia="ko-KR"/>
              </w:rPr>
              <w:t>할</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수</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있고</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옥외광고물법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w:t>
            </w:r>
            <w:r>
              <w:rPr>
                <w:rFonts w:ascii="Times New Roman" w:eastAsia="바탕체" w:hAnsi="Times New Roman"/>
                <w:sz w:val="20"/>
                <w:szCs w:val="20"/>
                <w:lang w:eastAsia="ko-KR"/>
              </w:rPr>
              <w:t>0</w:t>
            </w:r>
            <w:r>
              <w:rPr>
                <w:rFonts w:ascii="Times New Roman" w:eastAsia="바탕체" w:hAnsi="Times New Roman" w:hint="eastAsia"/>
                <w:sz w:val="20"/>
                <w:szCs w:val="20"/>
                <w:lang w:eastAsia="ko-KR"/>
              </w:rPr>
              <w:t>조</w:t>
            </w:r>
            <w:r>
              <w:rPr>
                <w:rFonts w:ascii="Times New Roman" w:eastAsia="바탕체" w:hAnsi="Times New Roman" w:hint="eastAsia"/>
                <w:sz w:val="20"/>
                <w:szCs w:val="20"/>
                <w:lang w:eastAsia="ko-KR"/>
              </w:rPr>
              <w:t>)</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시정명령을</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이행하지</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아니한</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경우</w:t>
            </w:r>
            <w:r w:rsidRPr="002878AA">
              <w:rPr>
                <w:rFonts w:ascii="Times New Roman" w:eastAsia="바탕체" w:hAnsi="Times New Roman"/>
                <w:sz w:val="20"/>
                <w:szCs w:val="20"/>
                <w:lang w:eastAsia="ko-KR"/>
              </w:rPr>
              <w:t xml:space="preserve"> 500</w:t>
            </w:r>
            <w:r w:rsidRPr="002878AA">
              <w:rPr>
                <w:rFonts w:ascii="Times New Roman" w:eastAsia="바탕체" w:hAnsi="Times New Roman"/>
                <w:sz w:val="20"/>
                <w:szCs w:val="20"/>
                <w:lang w:eastAsia="ko-KR"/>
              </w:rPr>
              <w:t>만원</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이하의</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이행강제금이</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부과될</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수</w:t>
            </w:r>
            <w:r w:rsidRPr="002878AA">
              <w:rPr>
                <w:rFonts w:ascii="Times New Roman" w:eastAsia="바탕체" w:hAnsi="Times New Roman"/>
                <w:sz w:val="20"/>
                <w:szCs w:val="20"/>
                <w:lang w:eastAsia="ko-KR"/>
              </w:rPr>
              <w:t xml:space="preserve"> </w:t>
            </w:r>
            <w:r w:rsidRPr="002878AA">
              <w:rPr>
                <w:rFonts w:ascii="Times New Roman" w:eastAsia="바탕체" w:hAnsi="Times New Roman"/>
                <w:sz w:val="20"/>
                <w:szCs w:val="20"/>
                <w:lang w:eastAsia="ko-KR"/>
              </w:rPr>
              <w:t>있음</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옥외광고물법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w:t>
            </w:r>
            <w:r>
              <w:rPr>
                <w:rFonts w:ascii="Times New Roman" w:eastAsia="바탕체" w:hAnsi="Times New Roman"/>
                <w:sz w:val="20"/>
                <w:szCs w:val="20"/>
                <w:lang w:eastAsia="ko-KR"/>
              </w:rPr>
              <w:t>0</w:t>
            </w:r>
            <w:r>
              <w:rPr>
                <w:rFonts w:ascii="Times New Roman" w:eastAsia="바탕체" w:hAnsi="Times New Roman" w:hint="eastAsia"/>
                <w:sz w:val="20"/>
                <w:szCs w:val="20"/>
                <w:lang w:eastAsia="ko-KR"/>
              </w:rPr>
              <w:t>조의</w:t>
            </w:r>
            <w:r>
              <w:rPr>
                <w:rFonts w:ascii="Times New Roman" w:eastAsia="바탕체" w:hAnsi="Times New Roman" w:hint="eastAsia"/>
                <w:sz w:val="20"/>
                <w:szCs w:val="20"/>
                <w:lang w:eastAsia="ko-KR"/>
              </w:rPr>
              <w:t>3</w:t>
            </w:r>
            <w:r>
              <w:rPr>
                <w:rFonts w:ascii="Times New Roman" w:eastAsia="바탕체" w:hAnsi="Times New Roman"/>
                <w:sz w:val="20"/>
                <w:szCs w:val="20"/>
                <w:lang w:eastAsia="ko-KR"/>
              </w:rPr>
              <w:t>)</w:t>
            </w:r>
            <w:r w:rsidRPr="002878AA">
              <w:rPr>
                <w:rFonts w:ascii="Times New Roman" w:eastAsia="바탕체" w:hAnsi="Times New Roman"/>
                <w:sz w:val="20"/>
                <w:szCs w:val="20"/>
                <w:lang w:eastAsia="ko-KR"/>
              </w:rPr>
              <w:t xml:space="preserve">. </w:t>
            </w:r>
            <w:r w:rsidRPr="002878AA">
              <w:rPr>
                <w:rFonts w:ascii="Times New Roman" w:eastAsia="바탕체" w:hAnsi="Times New Roman" w:hint="eastAsia"/>
                <w:sz w:val="20"/>
                <w:szCs w:val="20"/>
                <w:lang w:eastAsia="ko-KR"/>
              </w:rPr>
              <w:t>또한</w:t>
            </w:r>
            <w:r>
              <w:rPr>
                <w:rFonts w:ascii="Times New Roman" w:eastAsia="바탕체" w:hAnsi="Times New Roman" w:hint="eastAsia"/>
                <w:sz w:val="20"/>
                <w:szCs w:val="20"/>
                <w:lang w:eastAsia="ko-KR"/>
              </w:rPr>
              <w:t>,</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그와</w:t>
            </w:r>
            <w:r>
              <w:rPr>
                <w:rFonts w:ascii="Times New Roman" w:eastAsia="바탕체" w:hAnsi="Times New Roman" w:hint="eastAsia"/>
                <w:sz w:val="20"/>
                <w:szCs w:val="20"/>
                <w:lang w:eastAsia="ko-KR"/>
              </w:rPr>
              <w:t>는</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별도로</w:t>
            </w:r>
            <w:r w:rsidRPr="002878AA">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w:t>
            </w:r>
            <w:r>
              <w:rPr>
                <w:rFonts w:ascii="Times New Roman" w:eastAsia="바탕체" w:hAnsi="Times New Roman" w:hint="eastAsia"/>
                <w:sz w:val="20"/>
                <w:szCs w:val="20"/>
                <w:lang w:eastAsia="ko-KR"/>
              </w:rPr>
              <w:t>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이하의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징역</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또는</w:t>
            </w:r>
            <w:r>
              <w:rPr>
                <w:rFonts w:ascii="Times New Roman" w:eastAsia="바탕체" w:hAnsi="Times New Roman" w:hint="eastAsia"/>
                <w:sz w:val="20"/>
                <w:szCs w:val="20"/>
                <w:lang w:eastAsia="ko-KR"/>
              </w:rPr>
              <w:t xml:space="preserve"> </w:t>
            </w:r>
            <w:r w:rsidRPr="002878AA">
              <w:rPr>
                <w:rFonts w:ascii="Times New Roman" w:eastAsia="바탕체" w:hAnsi="Times New Roman"/>
                <w:sz w:val="20"/>
                <w:szCs w:val="20"/>
                <w:lang w:eastAsia="ko-KR"/>
              </w:rPr>
              <w:t>1</w:t>
            </w:r>
            <w:r w:rsidRPr="002878AA">
              <w:rPr>
                <w:rFonts w:ascii="Times New Roman" w:eastAsia="바탕체" w:hAnsi="Times New Roman" w:hint="eastAsia"/>
                <w:sz w:val="20"/>
                <w:szCs w:val="20"/>
                <w:lang w:eastAsia="ko-KR"/>
              </w:rPr>
              <w:t>천만원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이하의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벌금</w:t>
            </w:r>
            <w:r w:rsidRPr="002878AA">
              <w:rPr>
                <w:rFonts w:ascii="Times New Roman" w:eastAsia="바탕체" w:hAnsi="Times New Roman" w:hint="eastAsia"/>
                <w:sz w:val="20"/>
                <w:szCs w:val="20"/>
                <w:lang w:eastAsia="ko-KR"/>
              </w:rPr>
              <w:t>(</w:t>
            </w:r>
            <w:r w:rsidRPr="002878AA">
              <w:rPr>
                <w:rFonts w:ascii="Times New Roman" w:eastAsia="바탕체" w:hAnsi="Times New Roman" w:hint="eastAsia"/>
                <w:sz w:val="20"/>
                <w:szCs w:val="20"/>
                <w:lang w:eastAsia="ko-KR"/>
              </w:rPr>
              <w:t>허가대상</w:t>
            </w:r>
            <w:r>
              <w:rPr>
                <w:rFonts w:ascii="Times New Roman" w:eastAsia="바탕체" w:hAnsi="Times New Roman" w:hint="eastAsia"/>
                <w:sz w:val="20"/>
                <w:szCs w:val="20"/>
                <w:lang w:eastAsia="ko-KR"/>
              </w:rPr>
              <w:t>),</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sz w:val="20"/>
                <w:szCs w:val="20"/>
                <w:lang w:eastAsia="ko-KR"/>
              </w:rPr>
              <w:t>500</w:t>
            </w:r>
            <w:r w:rsidRPr="002878AA">
              <w:rPr>
                <w:rFonts w:ascii="Times New Roman" w:eastAsia="바탕체" w:hAnsi="Times New Roman" w:hint="eastAsia"/>
                <w:sz w:val="20"/>
                <w:szCs w:val="20"/>
                <w:lang w:eastAsia="ko-KR"/>
              </w:rPr>
              <w:t>만원</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이하의</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벌금</w:t>
            </w:r>
            <w:r w:rsidRPr="002878AA">
              <w:rPr>
                <w:rFonts w:ascii="Times New Roman" w:eastAsia="바탕체" w:hAnsi="Times New Roman" w:hint="eastAsia"/>
                <w:sz w:val="20"/>
                <w:szCs w:val="20"/>
                <w:lang w:eastAsia="ko-KR"/>
              </w:rPr>
              <w:t>(</w:t>
            </w:r>
            <w:r w:rsidRPr="002878AA">
              <w:rPr>
                <w:rFonts w:ascii="Times New Roman" w:eastAsia="바탕체" w:hAnsi="Times New Roman" w:hint="eastAsia"/>
                <w:sz w:val="20"/>
                <w:szCs w:val="20"/>
                <w:lang w:eastAsia="ko-KR"/>
              </w:rPr>
              <w:t>신고대상</w:t>
            </w:r>
            <w:r w:rsidRPr="002878AA">
              <w:rPr>
                <w:rFonts w:ascii="Times New Roman" w:eastAsia="바탕체" w:hAnsi="Times New Roman" w:hint="eastAsia"/>
                <w:sz w:val="20"/>
                <w:szCs w:val="20"/>
                <w:lang w:eastAsia="ko-KR"/>
              </w:rPr>
              <w:t>)</w:t>
            </w:r>
            <w:r w:rsidRPr="002878AA">
              <w:rPr>
                <w:rFonts w:ascii="Times New Roman" w:eastAsia="바탕체" w:hAnsi="Times New Roman" w:hint="eastAsia"/>
                <w:sz w:val="20"/>
                <w:szCs w:val="20"/>
                <w:lang w:eastAsia="ko-KR"/>
              </w:rPr>
              <w:t>에</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처할</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수</w:t>
            </w:r>
            <w:r w:rsidRPr="002878AA">
              <w:rPr>
                <w:rFonts w:ascii="Times New Roman" w:eastAsia="바탕체" w:hAnsi="Times New Roman" w:hint="eastAsia"/>
                <w:sz w:val="20"/>
                <w:szCs w:val="20"/>
                <w:lang w:eastAsia="ko-KR"/>
              </w:rPr>
              <w:t xml:space="preserve"> </w:t>
            </w:r>
            <w:r w:rsidRPr="002878AA">
              <w:rPr>
                <w:rFonts w:ascii="Times New Roman" w:eastAsia="바탕체" w:hAnsi="Times New Roman" w:hint="eastAsia"/>
                <w:sz w:val="20"/>
                <w:szCs w:val="20"/>
                <w:lang w:eastAsia="ko-KR"/>
              </w:rPr>
              <w:t>있음</w:t>
            </w:r>
            <w:r w:rsidRPr="002878AA">
              <w:rPr>
                <w:rFonts w:ascii="Times New Roman" w:eastAsia="바탕체" w:hAnsi="Times New Roman" w:hint="eastAsia"/>
                <w:sz w:val="20"/>
                <w:szCs w:val="20"/>
                <w:lang w:eastAsia="ko-KR"/>
              </w:rPr>
              <w:t>.</w:t>
            </w:r>
          </w:p>
          <w:p w14:paraId="34B24556" w14:textId="77777777"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proofErr w:type="spellStart"/>
            <w:r>
              <w:rPr>
                <w:rFonts w:ascii="Times New Roman" w:eastAsia="바탕체" w:hAnsi="Times New Roman" w:hint="eastAsia"/>
                <w:sz w:val="20"/>
                <w:szCs w:val="20"/>
                <w:lang w:eastAsia="ko-KR"/>
              </w:rPr>
              <w:t>로드뷰</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서비스에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w:t>
            </w:r>
            <w:r>
              <w:rPr>
                <w:rFonts w:ascii="Times New Roman" w:eastAsia="바탕체" w:hAnsi="Times New Roman" w:hint="eastAsia"/>
                <w:sz w:val="20"/>
                <w:szCs w:val="20"/>
                <w:lang w:eastAsia="ko-KR"/>
              </w:rPr>
              <w:t>층에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벽면이용간판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형태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옥외광고물</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상호명</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MAHOGANY COFFEE) 1</w:t>
            </w:r>
            <w:r>
              <w:rPr>
                <w:rFonts w:ascii="Times New Roman" w:eastAsia="바탕체" w:hAnsi="Times New Roman" w:hint="eastAsia"/>
                <w:sz w:val="20"/>
                <w:szCs w:val="20"/>
                <w:lang w:eastAsia="ko-KR"/>
              </w:rPr>
              <w:t>건이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설치되어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p>
          <w:p w14:paraId="5346780E" w14:textId="7D1971C6" w:rsidR="006A53B5" w:rsidRDefault="009B1B82" w:rsidP="006A53B5">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벽면이용간판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형태의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옥외광고물은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규모에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옥외광고물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인허가</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허가</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혹은</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신고</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없이</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설치할</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수</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있음</w:t>
            </w:r>
            <w:r w:rsidRPr="0072376D">
              <w:rPr>
                <w:rFonts w:ascii="Times New Roman" w:eastAsia="바탕체" w:hAnsi="Times New Roman"/>
                <w:sz w:val="20"/>
                <w:szCs w:val="20"/>
                <w:lang w:eastAsia="ko-KR"/>
              </w:rPr>
              <w:t>.</w:t>
            </w:r>
            <w:r w:rsidRPr="0072376D">
              <w:rPr>
                <w:rStyle w:val="ae"/>
                <w:rFonts w:ascii="Times New Roman" w:eastAsia="바탕체" w:hAnsi="Times New Roman"/>
                <w:sz w:val="20"/>
                <w:szCs w:val="20"/>
                <w:lang w:eastAsia="ko-KR"/>
              </w:rPr>
              <w:footnoteReference w:id="9"/>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제공된</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답변에</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의하면</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해당</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옥외광고물</w:t>
            </w:r>
            <w:r>
              <w:rPr>
                <w:rFonts w:ascii="Times New Roman" w:eastAsia="바탕체" w:hAnsi="Times New Roman" w:hint="eastAsia"/>
                <w:sz w:val="20"/>
                <w:szCs w:val="20"/>
                <w:lang w:eastAsia="ko-KR"/>
              </w:rPr>
              <w:t>의</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한</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변의</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길이는</w:t>
            </w:r>
            <w:r w:rsidRPr="0072376D">
              <w:rPr>
                <w:rFonts w:ascii="Times New Roman" w:eastAsia="바탕체" w:hAnsi="Times New Roman"/>
                <w:sz w:val="20"/>
                <w:szCs w:val="20"/>
                <w:lang w:eastAsia="ko-KR"/>
              </w:rPr>
              <w:t xml:space="preserve"> 10m </w:t>
            </w:r>
            <w:r w:rsidR="006A53B5">
              <w:rPr>
                <w:rFonts w:ascii="Times New Roman" w:eastAsia="바탕체" w:hAnsi="Times New Roman"/>
                <w:sz w:val="20"/>
                <w:szCs w:val="20"/>
                <w:lang w:eastAsia="ko-KR"/>
              </w:rPr>
              <w:t>미만</w:t>
            </w:r>
            <w:r w:rsidR="006A53B5">
              <w:rPr>
                <w:rFonts w:ascii="Times New Roman" w:eastAsia="바탕체" w:hAnsi="Times New Roman" w:hint="eastAsia"/>
                <w:sz w:val="20"/>
                <w:szCs w:val="20"/>
                <w:lang w:eastAsia="ko-KR"/>
              </w:rPr>
              <w:t>이고</w:t>
            </w:r>
            <w:r w:rsidR="006A53B5">
              <w:rPr>
                <w:rFonts w:ascii="Times New Roman" w:eastAsia="바탕체" w:hAnsi="Times New Roman" w:hint="eastAsia"/>
                <w:sz w:val="20"/>
                <w:szCs w:val="20"/>
                <w:lang w:eastAsia="ko-KR"/>
              </w:rPr>
              <w:t>,</w:t>
            </w:r>
            <w:r w:rsidR="006A53B5">
              <w:rPr>
                <w:rFonts w:ascii="Times New Roman" w:eastAsia="바탕체" w:hAnsi="Times New Roman"/>
                <w:sz w:val="20"/>
                <w:szCs w:val="20"/>
                <w:lang w:eastAsia="ko-KR"/>
              </w:rPr>
              <w:t xml:space="preserve"> </w:t>
            </w:r>
            <w:r w:rsidR="006A53B5">
              <w:rPr>
                <w:rFonts w:ascii="Times New Roman" w:eastAsia="바탕체" w:hAnsi="Times New Roman" w:hint="eastAsia"/>
                <w:sz w:val="20"/>
                <w:szCs w:val="20"/>
                <w:lang w:eastAsia="ko-KR"/>
              </w:rPr>
              <w:t>면적은</w:t>
            </w:r>
            <w:r w:rsidR="006A53B5">
              <w:rPr>
                <w:rFonts w:ascii="Times New Roman" w:eastAsia="바탕체" w:hAnsi="Times New Roman" w:hint="eastAsia"/>
                <w:sz w:val="20"/>
                <w:szCs w:val="20"/>
                <w:lang w:eastAsia="ko-KR"/>
              </w:rPr>
              <w:t xml:space="preserve"> </w:t>
            </w:r>
            <w:r w:rsidR="006A53B5">
              <w:rPr>
                <w:rFonts w:ascii="Times New Roman" w:eastAsia="바탕체" w:hAnsi="Times New Roman"/>
                <w:sz w:val="20"/>
                <w:szCs w:val="20"/>
                <w:lang w:eastAsia="ko-KR"/>
              </w:rPr>
              <w:t>5</w:t>
            </w:r>
            <w:r w:rsidR="006A53B5" w:rsidRPr="0072376D">
              <w:rPr>
                <w:rFonts w:ascii="Times New Roman" w:eastAsia="바탕체" w:hAnsi="Times New Roman"/>
                <w:sz w:val="20"/>
                <w:szCs w:val="20"/>
                <w:lang w:eastAsia="ko-KR"/>
              </w:rPr>
              <w:t>㎡</w:t>
            </w:r>
            <w:r w:rsidR="006A53B5">
              <w:rPr>
                <w:rFonts w:ascii="Times New Roman" w:eastAsia="바탕체" w:hAnsi="Times New Roman" w:hint="eastAsia"/>
                <w:sz w:val="20"/>
                <w:szCs w:val="20"/>
                <w:lang w:eastAsia="ko-KR"/>
              </w:rPr>
              <w:t xml:space="preserve"> </w:t>
            </w:r>
            <w:r w:rsidR="006A53B5">
              <w:rPr>
                <w:rFonts w:ascii="Times New Roman" w:eastAsia="바탕체" w:hAnsi="Times New Roman" w:hint="eastAsia"/>
                <w:sz w:val="20"/>
                <w:szCs w:val="20"/>
                <w:lang w:eastAsia="ko-KR"/>
              </w:rPr>
              <w:t>미만에</w:t>
            </w:r>
            <w:r w:rsidR="006A53B5">
              <w:rPr>
                <w:rFonts w:ascii="Times New Roman" w:eastAsia="바탕체" w:hAnsi="Times New Roman" w:hint="eastAsia"/>
                <w:sz w:val="20"/>
                <w:szCs w:val="20"/>
                <w:lang w:eastAsia="ko-KR"/>
              </w:rPr>
              <w:t xml:space="preserve"> </w:t>
            </w:r>
            <w:r w:rsidR="006A53B5">
              <w:rPr>
                <w:rFonts w:ascii="Times New Roman" w:eastAsia="바탕체" w:hAnsi="Times New Roman" w:hint="eastAsia"/>
                <w:sz w:val="20"/>
                <w:szCs w:val="20"/>
                <w:lang w:eastAsia="ko-KR"/>
              </w:rPr>
              <w:t>해당하여</w:t>
            </w:r>
            <w:r w:rsidRPr="0072376D">
              <w:rPr>
                <w:rFonts w:ascii="Times New Roman" w:eastAsia="바탕체" w:hAnsi="Times New Roman"/>
                <w:sz w:val="20"/>
                <w:szCs w:val="20"/>
                <w:lang w:eastAsia="ko-KR"/>
              </w:rPr>
              <w:t xml:space="preserve"> </w:t>
            </w:r>
            <w:r w:rsidR="001A4743">
              <w:rPr>
                <w:rFonts w:ascii="Times New Roman" w:eastAsia="바탕체" w:hAnsi="Times New Roman" w:hint="eastAsia"/>
                <w:sz w:val="20"/>
                <w:szCs w:val="20"/>
                <w:lang w:eastAsia="ko-KR"/>
              </w:rPr>
              <w:t>별도</w:t>
            </w:r>
            <w:r w:rsidRPr="0072376D">
              <w:rPr>
                <w:rFonts w:ascii="Times New Roman" w:eastAsia="바탕체" w:hAnsi="Times New Roman"/>
                <w:sz w:val="20"/>
                <w:szCs w:val="20"/>
                <w:lang w:eastAsia="ko-KR"/>
              </w:rPr>
              <w:t xml:space="preserve"> </w:t>
            </w:r>
            <w:r w:rsidR="006A53B5">
              <w:rPr>
                <w:rFonts w:ascii="Times New Roman" w:eastAsia="바탕체" w:hAnsi="Times New Roman" w:hint="eastAsia"/>
                <w:sz w:val="20"/>
                <w:szCs w:val="20"/>
                <w:lang w:eastAsia="ko-KR"/>
              </w:rPr>
              <w:t>인</w:t>
            </w:r>
            <w:r w:rsidRPr="0072376D">
              <w:rPr>
                <w:rFonts w:ascii="Times New Roman" w:eastAsia="바탕체" w:hAnsi="Times New Roman"/>
                <w:sz w:val="20"/>
                <w:szCs w:val="20"/>
                <w:lang w:eastAsia="ko-KR"/>
              </w:rPr>
              <w:t>허가</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없이</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설치가</w:t>
            </w:r>
            <w:r w:rsidRPr="0072376D">
              <w:rPr>
                <w:rFonts w:ascii="Times New Roman" w:eastAsia="바탕체" w:hAnsi="Times New Roman"/>
                <w:sz w:val="20"/>
                <w:szCs w:val="20"/>
                <w:lang w:eastAsia="ko-KR"/>
              </w:rPr>
              <w:t xml:space="preserve"> </w:t>
            </w:r>
            <w:r w:rsidRPr="0072376D">
              <w:rPr>
                <w:rFonts w:ascii="Times New Roman" w:eastAsia="바탕체" w:hAnsi="Times New Roman"/>
                <w:sz w:val="20"/>
                <w:szCs w:val="20"/>
                <w:lang w:eastAsia="ko-KR"/>
              </w:rPr>
              <w:t>가능하였다고</w:t>
            </w:r>
            <w:r w:rsidRPr="0072376D">
              <w:rPr>
                <w:rFonts w:ascii="Times New Roman" w:eastAsia="바탕체" w:hAnsi="Times New Roman"/>
                <w:sz w:val="20"/>
                <w:szCs w:val="20"/>
                <w:lang w:eastAsia="ko-KR"/>
              </w:rPr>
              <w:t xml:space="preserve"> </w:t>
            </w:r>
            <w:r w:rsidR="006A53B5">
              <w:rPr>
                <w:rFonts w:ascii="Times New Roman" w:eastAsia="바탕체" w:hAnsi="Times New Roman" w:hint="eastAsia"/>
                <w:sz w:val="20"/>
                <w:szCs w:val="20"/>
                <w:lang w:eastAsia="ko-KR"/>
              </w:rPr>
              <w:t>함</w:t>
            </w:r>
            <w:r w:rsidR="006A53B5">
              <w:rPr>
                <w:rFonts w:ascii="Times New Roman" w:eastAsia="바탕체" w:hAnsi="Times New Roman" w:hint="eastAsia"/>
                <w:sz w:val="20"/>
                <w:szCs w:val="20"/>
                <w:lang w:eastAsia="ko-KR"/>
              </w:rPr>
              <w:t>.</w:t>
            </w:r>
          </w:p>
          <w:p w14:paraId="3D696CEA" w14:textId="1BA2E561" w:rsidR="009B1B82" w:rsidRDefault="006A53B5" w:rsidP="006A53B5">
            <w:p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sz w:val="20"/>
                <w:szCs w:val="20"/>
                <w:lang w:eastAsia="ko-KR"/>
              </w:rPr>
              <w:t xml:space="preserve"> </w:t>
            </w:r>
          </w:p>
          <w:p w14:paraId="10841A0A" w14:textId="18640CD2" w:rsidR="009B1B82" w:rsidRPr="00512080" w:rsidRDefault="009B1B82" w:rsidP="009B1B82">
            <w:pPr>
              <w:wordWrap w:val="0"/>
              <w:autoSpaceDE w:val="0"/>
              <w:autoSpaceDN w:val="0"/>
              <w:snapToGrid w:val="0"/>
              <w:spacing w:after="120" w:line="280" w:lineRule="atLeast"/>
              <w:jc w:val="both"/>
              <w:rPr>
                <w:rFonts w:ascii="Times New Roman" w:eastAsia="바탕체" w:hAnsi="Times New Roman"/>
                <w:b/>
                <w:sz w:val="20"/>
                <w:szCs w:val="20"/>
                <w:u w:val="single"/>
                <w:lang w:eastAsia="ko-KR"/>
              </w:rPr>
            </w:pPr>
            <w:r w:rsidRPr="00512080">
              <w:rPr>
                <w:rFonts w:ascii="Times New Roman" w:eastAsia="바탕체" w:hAnsi="Times New Roman" w:hint="eastAsia"/>
                <w:b/>
                <w:sz w:val="20"/>
                <w:szCs w:val="20"/>
                <w:u w:val="single"/>
                <w:lang w:eastAsia="ko-KR"/>
              </w:rPr>
              <w:t>미술작품</w:t>
            </w:r>
          </w:p>
          <w:p w14:paraId="36E79A9F" w14:textId="77777777" w:rsidR="009B1B82" w:rsidRDefault="009B1B82" w:rsidP="009B1B8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문화예술진흥법에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건물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연면적</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주차장</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기계실</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전기실</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roofErr w:type="spellStart"/>
            <w:r>
              <w:rPr>
                <w:rFonts w:ascii="Times New Roman" w:eastAsia="바탕체" w:hAnsi="Times New Roman" w:hint="eastAsia"/>
                <w:sz w:val="20"/>
                <w:szCs w:val="20"/>
                <w:lang w:eastAsia="ko-KR"/>
              </w:rPr>
              <w:t>변전실</w:t>
            </w:r>
            <w:proofErr w:type="spellEnd"/>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발전실</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공조실</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면적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제외</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이</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10,000</w:t>
            </w:r>
            <w:r w:rsidRPr="001C0B0C">
              <w:rPr>
                <w:rFonts w:ascii="Times New Roman" w:eastAsia="바탕체" w:hAnsi="Times New Roman"/>
                <w:sz w:val="20"/>
                <w:szCs w:val="20"/>
                <w:lang w:eastAsia="ko-KR"/>
              </w:rPr>
              <w:t>㎡</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이상으로서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업무시설</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판매시설</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근린생활시설</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용도에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해당하는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건축물을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건축하는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경우</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건축</w:t>
            </w:r>
            <w:r>
              <w:rPr>
                <w:rFonts w:ascii="Times New Roman" w:eastAsia="바탕체" w:hAnsi="Times New Roman" w:hint="eastAsia"/>
                <w:sz w:val="20"/>
                <w:szCs w:val="20"/>
              </w:rPr>
              <w:t xml:space="preserve"> </w:t>
            </w:r>
            <w:r>
              <w:rPr>
                <w:rFonts w:ascii="Times New Roman" w:eastAsia="바탕체" w:hAnsi="Times New Roman" w:hint="eastAsia"/>
                <w:sz w:val="20"/>
                <w:szCs w:val="20"/>
              </w:rPr>
              <w:t>비용의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일정</w:t>
            </w:r>
            <w:r>
              <w:rPr>
                <w:rFonts w:ascii="Times New Roman" w:eastAsia="바탕체" w:hAnsi="Times New Roman" w:hint="eastAsia"/>
                <w:sz w:val="20"/>
                <w:szCs w:val="20"/>
              </w:rPr>
              <w:t xml:space="preserve"> </w:t>
            </w:r>
            <w:r>
              <w:rPr>
                <w:rFonts w:ascii="Times New Roman" w:eastAsia="바탕체" w:hAnsi="Times New Roman" w:hint="eastAsia"/>
                <w:sz w:val="20"/>
                <w:szCs w:val="20"/>
              </w:rPr>
              <w:t>비율에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해당하는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금액의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미술작품을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설치하여야</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함</w:t>
            </w:r>
            <w:r>
              <w:rPr>
                <w:rFonts w:ascii="Times New Roman" w:eastAsia="바탕체" w:hAnsi="Times New Roman" w:hint="eastAsia"/>
                <w:sz w:val="20"/>
                <w:szCs w:val="20"/>
              </w:rPr>
              <w:t>(</w:t>
            </w:r>
            <w:r>
              <w:rPr>
                <w:rFonts w:ascii="Times New Roman" w:eastAsia="바탕체" w:hAnsi="Times New Roman" w:hint="eastAsia"/>
                <w:sz w:val="20"/>
                <w:szCs w:val="20"/>
              </w:rPr>
              <w:t>문화예술진흥법</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제</w:t>
            </w:r>
            <w:r>
              <w:rPr>
                <w:rFonts w:ascii="Times New Roman" w:eastAsia="바탕체" w:hAnsi="Times New Roman" w:hint="eastAsia"/>
                <w:sz w:val="20"/>
                <w:szCs w:val="20"/>
              </w:rPr>
              <w:t>9</w:t>
            </w:r>
            <w:r>
              <w:rPr>
                <w:rFonts w:ascii="Times New Roman" w:eastAsia="바탕체" w:hAnsi="Times New Roman" w:hint="eastAsia"/>
                <w:sz w:val="20"/>
                <w:szCs w:val="20"/>
              </w:rPr>
              <w:t>조</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같은</w:t>
            </w:r>
            <w:r>
              <w:rPr>
                <w:rFonts w:ascii="Times New Roman" w:eastAsia="바탕체" w:hAnsi="Times New Roman" w:hint="eastAsia"/>
                <w:sz w:val="20"/>
                <w:szCs w:val="20"/>
              </w:rPr>
              <w:t xml:space="preserve"> </w:t>
            </w:r>
            <w:r>
              <w:rPr>
                <w:rFonts w:ascii="Times New Roman" w:eastAsia="바탕체" w:hAnsi="Times New Roman" w:hint="eastAsia"/>
                <w:sz w:val="20"/>
                <w:szCs w:val="20"/>
              </w:rPr>
              <w:t>법</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시행령</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제</w:t>
            </w:r>
            <w:r>
              <w:rPr>
                <w:rFonts w:ascii="Times New Roman" w:eastAsia="바탕체" w:hAnsi="Times New Roman" w:hint="eastAsia"/>
                <w:sz w:val="20"/>
                <w:szCs w:val="20"/>
              </w:rPr>
              <w:t>1</w:t>
            </w:r>
            <w:r>
              <w:rPr>
                <w:rFonts w:ascii="Times New Roman" w:eastAsia="바탕체" w:hAnsi="Times New Roman"/>
                <w:sz w:val="20"/>
                <w:szCs w:val="20"/>
              </w:rPr>
              <w:t>2</w:t>
            </w:r>
            <w:r>
              <w:rPr>
                <w:rFonts w:ascii="Times New Roman" w:eastAsia="바탕체" w:hAnsi="Times New Roman" w:hint="eastAsia"/>
                <w:sz w:val="20"/>
                <w:szCs w:val="20"/>
              </w:rPr>
              <w:t>조</w:t>
            </w:r>
            <w:r>
              <w:rPr>
                <w:rFonts w:ascii="Times New Roman" w:eastAsia="바탕체" w:hAnsi="Times New Roman" w:hint="eastAsia"/>
                <w:sz w:val="20"/>
                <w:szCs w:val="20"/>
              </w:rPr>
              <w:t>)</w:t>
            </w:r>
            <w:r>
              <w:rPr>
                <w:rFonts w:ascii="Times New Roman" w:eastAsia="바탕체" w:hAnsi="Times New Roman"/>
                <w:sz w:val="20"/>
                <w:szCs w:val="20"/>
              </w:rPr>
              <w:t>.</w:t>
            </w:r>
          </w:p>
          <w:p w14:paraId="07C63F48" w14:textId="769F7068" w:rsidR="009B1B82" w:rsidRPr="00545A6C" w:rsidRDefault="009B1B82" w:rsidP="001A4743">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제공된</w:t>
            </w:r>
            <w:r>
              <w:rPr>
                <w:rFonts w:ascii="Times New Roman" w:eastAsia="바탕체" w:hAnsi="Times New Roman" w:hint="eastAsia"/>
                <w:sz w:val="20"/>
                <w:szCs w:val="20"/>
              </w:rPr>
              <w:t xml:space="preserve"> </w:t>
            </w:r>
            <w:r>
              <w:rPr>
                <w:rFonts w:ascii="Times New Roman" w:eastAsia="바탕체" w:hAnsi="Times New Roman"/>
                <w:sz w:val="20"/>
                <w:szCs w:val="20"/>
              </w:rPr>
              <w:t>1997. 7. 31.</w:t>
            </w:r>
            <w:r>
              <w:rPr>
                <w:rFonts w:ascii="Times New Roman" w:eastAsia="바탕체" w:hAnsi="Times New Roman" w:hint="eastAsia"/>
                <w:sz w:val="20"/>
                <w:szCs w:val="20"/>
              </w:rPr>
              <w:t>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사용승인서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사진</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자료</w:t>
            </w:r>
            <w:r>
              <w:rPr>
                <w:rFonts w:ascii="Times New Roman" w:eastAsia="바탕체" w:hAnsi="Times New Roman" w:hint="eastAsia"/>
                <w:sz w:val="20"/>
                <w:szCs w:val="20"/>
              </w:rPr>
              <w:t xml:space="preserve"> </w:t>
            </w:r>
            <w:r>
              <w:rPr>
                <w:rFonts w:ascii="Times New Roman" w:eastAsia="바탕체" w:hAnsi="Times New Roman" w:hint="eastAsia"/>
                <w:sz w:val="20"/>
                <w:szCs w:val="20"/>
              </w:rPr>
              <w:t>등에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의하면</w:t>
            </w:r>
            <w:r>
              <w:rPr>
                <w:rFonts w:ascii="Times New Roman" w:eastAsia="바탕체" w:hAnsi="Times New Roman" w:hint="eastAsia"/>
                <w:sz w:val="20"/>
                <w:szCs w:val="20"/>
              </w:rPr>
              <w:t>,</w:t>
            </w:r>
            <w:r>
              <w:rPr>
                <w:rFonts w:ascii="Times New Roman" w:eastAsia="바탕체" w:hAnsi="Times New Roman"/>
                <w:sz w:val="20"/>
                <w:szCs w:val="20"/>
              </w:rPr>
              <w:t xml:space="preserve"> </w:t>
            </w:r>
            <w:r>
              <w:rPr>
                <w:rFonts w:ascii="Times New Roman" w:eastAsia="바탕체" w:hAnsi="Times New Roman" w:hint="eastAsia"/>
                <w:sz w:val="20"/>
                <w:szCs w:val="20"/>
              </w:rPr>
              <w:t>신축</w:t>
            </w:r>
            <w:r>
              <w:rPr>
                <w:rFonts w:ascii="Times New Roman" w:eastAsia="바탕체" w:hAnsi="Times New Roman" w:hint="eastAsia"/>
                <w:sz w:val="20"/>
                <w:szCs w:val="20"/>
              </w:rPr>
              <w:t xml:space="preserve"> </w:t>
            </w:r>
            <w:r>
              <w:rPr>
                <w:rFonts w:ascii="Times New Roman" w:eastAsia="바탕체" w:hAnsi="Times New Roman" w:hint="eastAsia"/>
                <w:sz w:val="20"/>
                <w:szCs w:val="20"/>
              </w:rPr>
              <w:t>당시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건물에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미술작품</w:t>
            </w:r>
            <w:r>
              <w:rPr>
                <w:rFonts w:ascii="Times New Roman" w:eastAsia="바탕체" w:hAnsi="Times New Roman" w:hint="eastAsia"/>
                <w:sz w:val="20"/>
                <w:szCs w:val="20"/>
              </w:rPr>
              <w:t xml:space="preserve"> 3</w:t>
            </w:r>
            <w:r>
              <w:rPr>
                <w:rFonts w:ascii="Times New Roman" w:eastAsia="바탕체" w:hAnsi="Times New Roman" w:hint="eastAsia"/>
                <w:sz w:val="20"/>
                <w:szCs w:val="20"/>
              </w:rPr>
              <w:t>점</w:t>
            </w:r>
            <w:r>
              <w:rPr>
                <w:rFonts w:ascii="Times New Roman" w:eastAsia="바탕체" w:hAnsi="Times New Roman" w:hint="eastAsia"/>
                <w:sz w:val="20"/>
                <w:szCs w:val="20"/>
              </w:rPr>
              <w:t>(</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건물</w:t>
            </w:r>
            <w:r>
              <w:rPr>
                <w:rFonts w:ascii="Times New Roman" w:eastAsia="바탕체" w:hAnsi="Times New Roman" w:hint="eastAsia"/>
                <w:sz w:val="20"/>
                <w:szCs w:val="20"/>
              </w:rPr>
              <w:t xml:space="preserve"> </w:t>
            </w:r>
            <w:r>
              <w:rPr>
                <w:rFonts w:ascii="Times New Roman" w:eastAsia="바탕체" w:hAnsi="Times New Roman" w:hint="eastAsia"/>
                <w:sz w:val="20"/>
                <w:szCs w:val="20"/>
              </w:rPr>
              <w:t>내부</w:t>
            </w:r>
            <w:r>
              <w:rPr>
                <w:rFonts w:ascii="Times New Roman" w:eastAsia="바탕체" w:hAnsi="Times New Roman" w:hint="eastAsia"/>
                <w:sz w:val="20"/>
                <w:szCs w:val="20"/>
              </w:rPr>
              <w:t xml:space="preserve"> </w:t>
            </w:r>
            <w:r>
              <w:rPr>
                <w:rFonts w:ascii="Times New Roman" w:eastAsia="바탕체" w:hAnsi="Times New Roman" w:hint="eastAsia"/>
                <w:sz w:val="20"/>
                <w:szCs w:val="20"/>
              </w:rPr>
              <w:t>회화</w:t>
            </w:r>
            <w:r>
              <w:rPr>
                <w:rFonts w:ascii="Times New Roman" w:eastAsia="바탕체" w:hAnsi="Times New Roman" w:hint="eastAsia"/>
                <w:sz w:val="20"/>
                <w:szCs w:val="20"/>
              </w:rPr>
              <w:t xml:space="preserve"> </w:t>
            </w:r>
            <w:r>
              <w:rPr>
                <w:rFonts w:ascii="Times New Roman" w:eastAsia="바탕체" w:hAnsi="Times New Roman"/>
                <w:sz w:val="20"/>
                <w:szCs w:val="20"/>
              </w:rPr>
              <w:t>2</w:t>
            </w:r>
            <w:r>
              <w:rPr>
                <w:rFonts w:ascii="Times New Roman" w:eastAsia="바탕체" w:hAnsi="Times New Roman" w:hint="eastAsia"/>
                <w:sz w:val="20"/>
                <w:szCs w:val="20"/>
              </w:rPr>
              <w:t>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외부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조각</w:t>
            </w:r>
            <w:r>
              <w:rPr>
                <w:rFonts w:ascii="Times New Roman" w:eastAsia="바탕체" w:hAnsi="Times New Roman" w:hint="eastAsia"/>
                <w:sz w:val="20"/>
                <w:szCs w:val="20"/>
              </w:rPr>
              <w:t xml:space="preserve"> </w:t>
            </w:r>
            <w:r>
              <w:rPr>
                <w:rFonts w:ascii="Times New Roman" w:eastAsia="바탕체" w:hAnsi="Times New Roman"/>
                <w:sz w:val="20"/>
                <w:szCs w:val="20"/>
              </w:rPr>
              <w:t>1</w:t>
            </w:r>
            <w:r>
              <w:rPr>
                <w:rFonts w:ascii="Times New Roman" w:eastAsia="바탕체" w:hAnsi="Times New Roman" w:hint="eastAsia"/>
                <w:sz w:val="20"/>
                <w:szCs w:val="20"/>
              </w:rPr>
              <w:t>점</w:t>
            </w:r>
            <w:r>
              <w:rPr>
                <w:rFonts w:ascii="Times New Roman" w:eastAsia="바탕체" w:hAnsi="Times New Roman" w:hint="eastAsia"/>
                <w:sz w:val="20"/>
                <w:szCs w:val="20"/>
              </w:rPr>
              <w:t>)</w:t>
            </w:r>
            <w:r>
              <w:rPr>
                <w:rFonts w:ascii="Times New Roman" w:eastAsia="바탕체" w:hAnsi="Times New Roman" w:hint="eastAsia"/>
                <w:sz w:val="20"/>
                <w:szCs w:val="20"/>
              </w:rPr>
              <w:t>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설치되어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유지되고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 xml:space="preserve">. </w:t>
            </w:r>
          </w:p>
        </w:tc>
        <w:tc>
          <w:tcPr>
            <w:tcW w:w="25" w:type="pct"/>
            <w:shd w:val="clear" w:color="auto" w:fill="auto"/>
          </w:tcPr>
          <w:p w14:paraId="5B766F77" w14:textId="77777777" w:rsidR="009B1B82" w:rsidRPr="00850E72" w:rsidRDefault="009B1B82" w:rsidP="009B1B82">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699F1EEA" w14:textId="619C55BD" w:rsidR="009B1B82" w:rsidRPr="006A53B5" w:rsidRDefault="009B1B82" w:rsidP="006A53B5">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매매계약</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체결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매매목적물이</w:t>
            </w:r>
            <w:r>
              <w:rPr>
                <w:rFonts w:ascii="Times New Roman" w:eastAsia="바탕체" w:hAnsi="Times New Roman" w:hint="eastAsia"/>
                <w:sz w:val="20"/>
                <w:szCs w:val="20"/>
                <w:lang w:eastAsia="ko-KR"/>
              </w:rPr>
              <w:t xml:space="preserve"> </w:t>
            </w:r>
            <w:r w:rsidRPr="00850E72">
              <w:rPr>
                <w:rFonts w:ascii="Times New Roman" w:eastAsia="바탕체" w:hAnsi="Times New Roman"/>
                <w:sz w:val="20"/>
                <w:szCs w:val="20"/>
                <w:lang w:eastAsia="ko-KR"/>
              </w:rPr>
              <w:t>주차장법</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옥외광고물법</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문화예술진흥법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기타</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관련</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법률에</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따라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rPr>
              <w:t>적법하게</w:t>
            </w:r>
            <w:r w:rsidRPr="00850E72">
              <w:rPr>
                <w:rFonts w:ascii="Times New Roman" w:eastAsia="바탕체" w:hAnsi="Times New Roman"/>
                <w:sz w:val="20"/>
                <w:szCs w:val="20"/>
                <w:lang w:eastAsia="ko-KR"/>
              </w:rPr>
              <w:t xml:space="preserve"> </w:t>
            </w:r>
            <w:proofErr w:type="spellStart"/>
            <w:r w:rsidRPr="00850E72">
              <w:rPr>
                <w:rFonts w:ascii="Times New Roman" w:eastAsia="바탕체" w:hAnsi="Times New Roman"/>
                <w:sz w:val="20"/>
                <w:szCs w:val="20"/>
                <w:lang w:eastAsia="ko-KR"/>
              </w:rPr>
              <w:t>설치</w:t>
            </w:r>
            <w:r>
              <w:rPr>
                <w:rFonts w:ascii="바탕체" w:eastAsia="바탕체" w:hAnsi="바탕체" w:hint="eastAsia"/>
                <w:sz w:val="20"/>
                <w:szCs w:val="20"/>
                <w:lang w:eastAsia="ko-KR"/>
              </w:rPr>
              <w:t>ㆍ</w:t>
            </w:r>
            <w:r w:rsidRPr="00850E72">
              <w:rPr>
                <w:rFonts w:ascii="Times New Roman" w:eastAsia="바탕체" w:hAnsi="Times New Roman"/>
                <w:sz w:val="20"/>
                <w:szCs w:val="20"/>
                <w:lang w:eastAsia="ko-KR"/>
              </w:rPr>
              <w:t>유지</w:t>
            </w:r>
            <w:r>
              <w:rPr>
                <w:rFonts w:ascii="바탕체" w:eastAsia="바탕체" w:hAnsi="바탕체" w:hint="eastAsia"/>
                <w:sz w:val="20"/>
                <w:szCs w:val="20"/>
                <w:lang w:eastAsia="ko-KR"/>
              </w:rPr>
              <w:t>ㆍ</w:t>
            </w:r>
            <w:r w:rsidRPr="00850E72">
              <w:rPr>
                <w:rFonts w:ascii="Times New Roman" w:eastAsia="바탕체" w:hAnsi="Times New Roman"/>
                <w:sz w:val="20"/>
                <w:szCs w:val="20"/>
                <w:lang w:eastAsia="ko-KR"/>
              </w:rPr>
              <w:lastRenderedPageBreak/>
              <w:t>관리되었다는</w:t>
            </w:r>
            <w:proofErr w:type="spellEnd"/>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점에</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관한</w:t>
            </w:r>
            <w:r w:rsidRPr="00850E72">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진술</w:t>
            </w:r>
            <w:r>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및</w:t>
            </w:r>
            <w:r>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보증</w:t>
            </w:r>
            <w:r w:rsidRPr="00850E72">
              <w:rPr>
                <w:rFonts w:ascii="Times New Roman" w:eastAsia="바탕체" w:hAnsi="Times New Roman"/>
                <w:sz w:val="20"/>
                <w:szCs w:val="20"/>
                <w:lang w:eastAsia="ko-KR"/>
              </w:rPr>
              <w:t>을</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받</w:t>
            </w:r>
            <w:r w:rsidR="00C007A8">
              <w:rPr>
                <w:rFonts w:ascii="Times New Roman" w:eastAsia="바탕체" w:hAnsi="Times New Roman" w:hint="eastAsia"/>
                <w:sz w:val="20"/>
                <w:szCs w:val="20"/>
                <w:lang w:eastAsia="ko-KR"/>
              </w:rPr>
              <w:t>는</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것이</w:t>
            </w:r>
            <w:r w:rsidR="00C007A8">
              <w:rPr>
                <w:rFonts w:ascii="Times New Roman" w:eastAsia="바탕체" w:hAnsi="Times New Roman" w:hint="eastAsia"/>
                <w:sz w:val="20"/>
                <w:szCs w:val="20"/>
                <w:lang w:eastAsia="ko-KR"/>
              </w:rPr>
              <w:t xml:space="preserve"> </w:t>
            </w:r>
            <w:r w:rsidR="00C007A8">
              <w:rPr>
                <w:rFonts w:ascii="Times New Roman" w:eastAsia="바탕체" w:hAnsi="Times New Roman" w:hint="eastAsia"/>
                <w:sz w:val="20"/>
                <w:szCs w:val="20"/>
                <w:lang w:eastAsia="ko-KR"/>
              </w:rPr>
              <w:t>바람직함</w:t>
            </w:r>
            <w:r w:rsidR="00C007A8">
              <w:rPr>
                <w:rFonts w:ascii="Times New Roman" w:eastAsia="바탕체" w:hAnsi="Times New Roman" w:hint="eastAsia"/>
                <w:sz w:val="20"/>
                <w:szCs w:val="20"/>
                <w:lang w:eastAsia="ko-KR"/>
              </w:rPr>
              <w:t>.</w:t>
            </w:r>
            <w:r w:rsidR="00C007A8">
              <w:rPr>
                <w:rFonts w:ascii="Times New Roman" w:eastAsia="바탕체" w:hAnsi="Times New Roman"/>
                <w:sz w:val="20"/>
                <w:szCs w:val="20"/>
                <w:lang w:eastAsia="ko-KR"/>
              </w:rPr>
              <w:t xml:space="preserve"> </w:t>
            </w:r>
          </w:p>
        </w:tc>
      </w:tr>
      <w:tr w:rsidR="00FD6D7C" w:rsidRPr="00850E72" w14:paraId="7A97AA21" w14:textId="77777777" w:rsidTr="00893737">
        <w:trPr>
          <w:trHeight w:val="50"/>
        </w:trPr>
        <w:tc>
          <w:tcPr>
            <w:tcW w:w="5000" w:type="pct"/>
            <w:gridSpan w:val="5"/>
            <w:tcBorders>
              <w:top w:val="single" w:sz="12" w:space="0" w:color="000080"/>
              <w:bottom w:val="single" w:sz="12" w:space="0" w:color="000080"/>
            </w:tcBorders>
            <w:shd w:val="clear" w:color="auto" w:fill="D9D9D9"/>
          </w:tcPr>
          <w:p w14:paraId="0C78350B" w14:textId="2E74EA25" w:rsidR="00FD6D7C" w:rsidRPr="009743F8" w:rsidRDefault="00FD6D7C" w:rsidP="00D05420">
            <w:pPr>
              <w:pStyle w:val="38"/>
              <w:numPr>
                <w:ilvl w:val="0"/>
                <w:numId w:val="15"/>
              </w:numPr>
              <w:jc w:val="left"/>
              <w:outlineLvl w:val="1"/>
              <w:rPr>
                <w:sz w:val="20"/>
                <w:szCs w:val="20"/>
              </w:rPr>
            </w:pPr>
            <w:bookmarkStart w:id="82" w:name="_Toc152170063"/>
            <w:r w:rsidRPr="009743F8">
              <w:rPr>
                <w:sz w:val="20"/>
                <w:szCs w:val="20"/>
              </w:rPr>
              <w:lastRenderedPageBreak/>
              <w:t>매매목적물의</w:t>
            </w:r>
            <w:r w:rsidRPr="009743F8">
              <w:rPr>
                <w:sz w:val="20"/>
                <w:szCs w:val="20"/>
              </w:rPr>
              <w:t xml:space="preserve"> </w:t>
            </w:r>
            <w:r w:rsidR="00F83171" w:rsidRPr="009743F8">
              <w:rPr>
                <w:rFonts w:hint="eastAsia"/>
                <w:sz w:val="20"/>
                <w:szCs w:val="20"/>
              </w:rPr>
              <w:t>임대차</w:t>
            </w:r>
            <w:r w:rsidRPr="009743F8">
              <w:rPr>
                <w:sz w:val="20"/>
                <w:szCs w:val="20"/>
              </w:rPr>
              <w:t>에</w:t>
            </w:r>
            <w:r w:rsidRPr="009743F8">
              <w:rPr>
                <w:sz w:val="20"/>
                <w:szCs w:val="20"/>
              </w:rPr>
              <w:t xml:space="preserve"> </w:t>
            </w:r>
            <w:r w:rsidRPr="009743F8">
              <w:rPr>
                <w:sz w:val="20"/>
                <w:szCs w:val="20"/>
              </w:rPr>
              <w:t>관한</w:t>
            </w:r>
            <w:r w:rsidRPr="009743F8">
              <w:rPr>
                <w:sz w:val="20"/>
                <w:szCs w:val="20"/>
              </w:rPr>
              <w:t xml:space="preserve"> </w:t>
            </w:r>
            <w:r w:rsidRPr="009743F8">
              <w:rPr>
                <w:sz w:val="20"/>
                <w:szCs w:val="20"/>
              </w:rPr>
              <w:t>사항</w:t>
            </w:r>
            <w:bookmarkEnd w:id="82"/>
          </w:p>
        </w:tc>
      </w:tr>
      <w:tr w:rsidR="00F83171" w:rsidRPr="00850E72" w14:paraId="1C5A0FE9" w14:textId="77777777" w:rsidTr="00893737">
        <w:trPr>
          <w:trHeight w:val="1176"/>
        </w:trPr>
        <w:tc>
          <w:tcPr>
            <w:tcW w:w="572" w:type="pct"/>
            <w:tcBorders>
              <w:top w:val="single" w:sz="12" w:space="0" w:color="000080"/>
              <w:bottom w:val="single" w:sz="12" w:space="0" w:color="000080"/>
            </w:tcBorders>
            <w:shd w:val="clear" w:color="auto" w:fill="auto"/>
          </w:tcPr>
          <w:p w14:paraId="2766AA9A" w14:textId="27BABC0E" w:rsidR="00F83171" w:rsidRPr="00850E72" w:rsidRDefault="00F83171" w:rsidP="00D05420">
            <w:pPr>
              <w:pStyle w:val="38"/>
              <w:numPr>
                <w:ilvl w:val="0"/>
                <w:numId w:val="18"/>
              </w:numPr>
              <w:ind w:left="284" w:hanging="284"/>
              <w:jc w:val="left"/>
              <w:outlineLvl w:val="1"/>
              <w:rPr>
                <w:sz w:val="20"/>
              </w:rPr>
            </w:pPr>
            <w:bookmarkStart w:id="83" w:name="_Toc152170064"/>
            <w:r w:rsidRPr="00F83171">
              <w:rPr>
                <w:rFonts w:hint="eastAsia"/>
                <w:sz w:val="20"/>
              </w:rPr>
              <w:lastRenderedPageBreak/>
              <w:t>책임임대차계약</w:t>
            </w:r>
            <w:r>
              <w:rPr>
                <w:sz w:val="20"/>
              </w:rPr>
              <w:br/>
            </w:r>
            <w:r w:rsidRPr="00F83171">
              <w:rPr>
                <w:rFonts w:hint="eastAsia"/>
                <w:sz w:val="20"/>
              </w:rPr>
              <w:t>(</w:t>
            </w:r>
            <w:r w:rsidRPr="00F83171">
              <w:rPr>
                <w:rFonts w:hint="eastAsia"/>
                <w:sz w:val="20"/>
              </w:rPr>
              <w:t>매도인이</w:t>
            </w:r>
            <w:r w:rsidRPr="00F83171">
              <w:rPr>
                <w:rFonts w:hint="eastAsia"/>
                <w:sz w:val="20"/>
              </w:rPr>
              <w:t xml:space="preserve"> </w:t>
            </w:r>
            <w:r w:rsidRPr="00F83171">
              <w:rPr>
                <w:rFonts w:hint="eastAsia"/>
                <w:sz w:val="20"/>
              </w:rPr>
              <w:t>임차인인</w:t>
            </w:r>
            <w:r w:rsidRPr="00F83171">
              <w:rPr>
                <w:rFonts w:hint="eastAsia"/>
                <w:sz w:val="20"/>
              </w:rPr>
              <w:t xml:space="preserve"> </w:t>
            </w:r>
            <w:r w:rsidRPr="00F83171">
              <w:rPr>
                <w:rFonts w:hint="eastAsia"/>
                <w:sz w:val="20"/>
              </w:rPr>
              <w:t>것</w:t>
            </w:r>
            <w:r w:rsidRPr="00F83171">
              <w:rPr>
                <w:rFonts w:hint="eastAsia"/>
                <w:sz w:val="20"/>
              </w:rPr>
              <w:t>)</w:t>
            </w:r>
            <w:bookmarkEnd w:id="83"/>
          </w:p>
        </w:tc>
        <w:tc>
          <w:tcPr>
            <w:tcW w:w="25" w:type="pct"/>
            <w:shd w:val="clear" w:color="auto" w:fill="auto"/>
          </w:tcPr>
          <w:p w14:paraId="28AB9E1A" w14:textId="77777777" w:rsidR="00F83171" w:rsidRPr="00850E72" w:rsidRDefault="00F83171"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5E645F7D" w14:textId="78518644" w:rsid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매도인은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lang w:eastAsia="ko-KR"/>
              </w:rPr>
              <w:t>건물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중</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매매목적물에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포함되지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않은</w:t>
            </w:r>
            <w:r w:rsidRPr="00F83171">
              <w:rPr>
                <w:rFonts w:ascii="Times New Roman" w:eastAsia="바탕체" w:hAnsi="Times New Roman" w:hint="eastAsia"/>
                <w:sz w:val="20"/>
                <w:szCs w:val="20"/>
              </w:rPr>
              <w:t xml:space="preserve"> 14</w:t>
            </w:r>
            <w:r w:rsidRPr="00F83171">
              <w:rPr>
                <w:rFonts w:ascii="Times New Roman" w:eastAsia="바탕체" w:hAnsi="Times New Roman" w:hint="eastAsia"/>
                <w:sz w:val="20"/>
                <w:szCs w:val="20"/>
              </w:rPr>
              <w:t>층</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 18</w:t>
            </w:r>
            <w:r w:rsidRPr="00F83171">
              <w:rPr>
                <w:rFonts w:ascii="Times New Roman" w:eastAsia="바탕체" w:hAnsi="Times New Roman" w:hint="eastAsia"/>
                <w:sz w:val="20"/>
                <w:szCs w:val="20"/>
              </w:rPr>
              <w:t>층</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6</w:t>
            </w:r>
            <w:r w:rsidRPr="00F83171">
              <w:rPr>
                <w:rFonts w:ascii="Times New Roman" w:eastAsia="바탕체" w:hAnsi="Times New Roman" w:hint="eastAsia"/>
                <w:sz w:val="20"/>
                <w:szCs w:val="20"/>
              </w:rPr>
              <w:t>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호실</w:t>
            </w:r>
            <w:r w:rsidRPr="00F83171">
              <w:rPr>
                <w:rStyle w:val="ae"/>
                <w:rFonts w:ascii="Times New Roman" w:eastAsia="바탕체" w:hAnsi="Times New Roman"/>
                <w:sz w:val="20"/>
                <w:szCs w:val="20"/>
              </w:rPr>
              <w:footnoteReference w:id="10"/>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이하</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w:t>
            </w:r>
            <w:r w:rsidRPr="00F83171">
              <w:rPr>
                <w:rFonts w:ascii="Times New Roman" w:eastAsia="바탕체" w:hAnsi="Times New Roman" w:hint="eastAsia"/>
                <w:b/>
                <w:sz w:val="20"/>
                <w:szCs w:val="20"/>
              </w:rPr>
              <w:t>책임임대차목적물</w:t>
            </w:r>
            <w:r w:rsidRPr="00F83171">
              <w:rPr>
                <w:rFonts w:ascii="Times New Roman" w:eastAsia="바탕체" w:hAnsi="Times New Roman"/>
                <w:sz w:val="20"/>
                <w:szCs w:val="20"/>
              </w:rPr>
              <w:t>”)</w:t>
            </w:r>
            <w:r w:rsidRPr="00F83171">
              <w:rPr>
                <w:rFonts w:ascii="Times New Roman" w:eastAsia="바탕체" w:hAnsi="Times New Roman" w:hint="eastAsia"/>
                <w:sz w:val="20"/>
                <w:szCs w:val="20"/>
              </w:rPr>
              <w:t>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임차하기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위하여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소유자인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대견기업과</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2020. 5. 8.</w:t>
            </w:r>
            <w:r w:rsidRPr="00F83171">
              <w:rPr>
                <w:rFonts w:ascii="Times New Roman" w:eastAsia="바탕체" w:hAnsi="Times New Roman" w:hint="eastAsia"/>
                <w:sz w:val="20"/>
                <w:szCs w:val="20"/>
              </w:rPr>
              <w:t>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체결하고</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건물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운영</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관련</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비용의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분담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방법</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등을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정하기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위하여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대한</w:t>
            </w:r>
            <w:r w:rsidR="00AB710C">
              <w:rPr>
                <w:rFonts w:ascii="Times New Roman" w:eastAsia="바탕체" w:hAnsi="Times New Roman" w:hint="eastAsia"/>
                <w:sz w:val="20"/>
                <w:szCs w:val="20"/>
                <w:lang w:eastAsia="ko-KR"/>
              </w:rPr>
              <w:t xml:space="preserve"> 2021. 1</w:t>
            </w:r>
            <w:r w:rsidR="00AB710C">
              <w:rPr>
                <w:rFonts w:ascii="Times New Roman" w:eastAsia="바탕체" w:hAnsi="Times New Roman"/>
                <w:sz w:val="20"/>
                <w:szCs w:val="20"/>
                <w:lang w:eastAsia="ko-KR"/>
              </w:rPr>
              <w:t>1. 2.</w:t>
            </w:r>
            <w:r w:rsidR="00AB710C">
              <w:rPr>
                <w:rFonts w:ascii="Times New Roman" w:eastAsia="바탕체" w:hAnsi="Times New Roman" w:hint="eastAsia"/>
                <w:sz w:val="20"/>
                <w:szCs w:val="20"/>
                <w:lang w:eastAsia="ko-KR"/>
              </w:rPr>
              <w:t>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부속합의서를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체결하였음</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이하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총칭하여</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w:t>
            </w:r>
            <w:r w:rsidRPr="00F83171">
              <w:rPr>
                <w:rFonts w:ascii="Times New Roman" w:eastAsia="바탕체" w:hAnsi="Times New Roman" w:hint="eastAsia"/>
                <w:b/>
                <w:sz w:val="20"/>
                <w:szCs w:val="20"/>
              </w:rPr>
              <w:t>본건</w:t>
            </w:r>
            <w:r w:rsidRPr="00F83171">
              <w:rPr>
                <w:rFonts w:ascii="Times New Roman" w:eastAsia="바탕체" w:hAnsi="Times New Roman" w:hint="eastAsia"/>
                <w:b/>
                <w:sz w:val="20"/>
                <w:szCs w:val="20"/>
              </w:rPr>
              <w:t xml:space="preserve"> </w:t>
            </w:r>
            <w:r w:rsidRPr="00F83171">
              <w:rPr>
                <w:rFonts w:ascii="Times New Roman" w:eastAsia="바탕체" w:hAnsi="Times New Roman" w:hint="eastAsia"/>
                <w:b/>
                <w:sz w:val="20"/>
                <w:szCs w:val="20"/>
              </w:rPr>
              <w:t>책임임대차계약</w:t>
            </w:r>
            <w:r w:rsidRPr="00F83171">
              <w:rPr>
                <w:rFonts w:ascii="Times New Roman" w:eastAsia="바탕체" w:hAnsi="Times New Roman"/>
                <w:sz w:val="20"/>
                <w:szCs w:val="20"/>
              </w:rPr>
              <w:t>”).</w:t>
            </w:r>
            <w:r w:rsidR="00870364">
              <w:rPr>
                <w:rFonts w:ascii="Times New Roman" w:eastAsia="바탕체" w:hAnsi="Times New Roman"/>
                <w:sz w:val="20"/>
                <w:szCs w:val="20"/>
              </w:rPr>
              <w:t xml:space="preserve">  </w:t>
            </w:r>
            <w:r w:rsidR="00870364">
              <w:rPr>
                <w:rFonts w:ascii="Times New Roman" w:eastAsia="바탕체" w:hAnsi="Times New Roman" w:hint="eastAsia"/>
                <w:sz w:val="20"/>
                <w:szCs w:val="20"/>
                <w:lang w:eastAsia="ko-KR"/>
              </w:rPr>
              <w:t>그</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책임임대차</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계약내용</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중</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주요</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쟁점은</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아래와</w:t>
            </w:r>
            <w:r w:rsidR="00870364">
              <w:rPr>
                <w:rFonts w:ascii="Times New Roman" w:eastAsia="바탕체" w:hAnsi="Times New Roman" w:hint="eastAsia"/>
                <w:sz w:val="20"/>
                <w:szCs w:val="20"/>
                <w:lang w:eastAsia="ko-KR"/>
              </w:rPr>
              <w:t xml:space="preserve"> </w:t>
            </w:r>
            <w:r w:rsidR="00870364">
              <w:rPr>
                <w:rFonts w:ascii="Times New Roman" w:eastAsia="바탕체" w:hAnsi="Times New Roman" w:hint="eastAsia"/>
                <w:sz w:val="20"/>
                <w:szCs w:val="20"/>
                <w:lang w:eastAsia="ko-KR"/>
              </w:rPr>
              <w:t>같음</w:t>
            </w:r>
            <w:r w:rsidR="00870364">
              <w:rPr>
                <w:rFonts w:ascii="Times New Roman" w:eastAsia="바탕체" w:hAnsi="Times New Roman" w:hint="eastAsia"/>
                <w:sz w:val="20"/>
                <w:szCs w:val="20"/>
                <w:lang w:eastAsia="ko-KR"/>
              </w:rPr>
              <w:t>.</w:t>
            </w:r>
          </w:p>
          <w:p w14:paraId="6FA9B6D2" w14:textId="77777777" w:rsidR="00512080" w:rsidRPr="00F83171"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rPr>
            </w:pPr>
          </w:p>
          <w:p w14:paraId="4BB028CF" w14:textId="745B9F15" w:rsidR="00F83171" w:rsidRPr="00512080" w:rsidRDefault="00F83171" w:rsidP="00F83171">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lang w:eastAsia="ko-KR"/>
              </w:rPr>
              <w:t>계약기간</w:t>
            </w:r>
          </w:p>
          <w:p w14:paraId="401A6457" w14:textId="3C9BB5AB" w:rsid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계약기간은</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2021. 8. 1. ~ 2036. 12. 31.</w:t>
            </w:r>
            <w:r w:rsidRPr="00F83171">
              <w:rPr>
                <w:rFonts w:ascii="Times New Roman" w:eastAsia="바탕체" w:hAnsi="Times New Roman" w:hint="eastAsia"/>
                <w:sz w:val="20"/>
                <w:szCs w:val="20"/>
              </w:rPr>
              <w:t>이며</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만료일</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1</w:t>
            </w:r>
            <w:r w:rsidRPr="00F83171">
              <w:rPr>
                <w:rFonts w:ascii="Times New Roman" w:eastAsia="바탕체" w:hAnsi="Times New Roman" w:hint="eastAsia"/>
                <w:sz w:val="20"/>
                <w:szCs w:val="20"/>
              </w:rPr>
              <w:t>년</w:t>
            </w:r>
            <w:r w:rsidRPr="00F83171">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전까지</w:t>
            </w:r>
            <w:r w:rsidRPr="005918DC">
              <w:rPr>
                <w:rFonts w:ascii="Times New Roman" w:eastAsia="바탕체" w:hAnsi="Times New Roman" w:hint="eastAsia"/>
                <w:sz w:val="20"/>
                <w:szCs w:val="20"/>
              </w:rPr>
              <w:t xml:space="preserve"> </w:t>
            </w:r>
            <w:r w:rsidR="00597A82" w:rsidRPr="005918DC">
              <w:rPr>
                <w:rFonts w:ascii="Times New Roman" w:eastAsia="바탕체" w:hAnsi="Times New Roman" w:hint="eastAsia"/>
                <w:sz w:val="20"/>
                <w:szCs w:val="20"/>
                <w:lang w:eastAsia="ko-KR"/>
              </w:rPr>
              <w:t>쌍방의</w:t>
            </w:r>
            <w:r w:rsidR="00597A82"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rPr>
              <w:t>서면</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갱신</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거절</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통보가</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없는</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동일한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조건으로</w:t>
            </w:r>
            <w:r w:rsidRPr="005918DC">
              <w:rPr>
                <w:rFonts w:ascii="Times New Roman" w:eastAsia="바탕체" w:hAnsi="Times New Roman" w:hint="eastAsia"/>
                <w:sz w:val="20"/>
                <w:szCs w:val="20"/>
              </w:rPr>
              <w:t xml:space="preserve"> </w:t>
            </w:r>
            <w:r w:rsidRPr="005918DC">
              <w:rPr>
                <w:rFonts w:ascii="Times New Roman" w:eastAsia="바탕체" w:hAnsi="Times New Roman"/>
                <w:sz w:val="20"/>
                <w:szCs w:val="20"/>
              </w:rPr>
              <w:t>1</w:t>
            </w:r>
            <w:r w:rsidRPr="005918DC">
              <w:rPr>
                <w:rFonts w:ascii="Times New Roman" w:eastAsia="바탕체" w:hAnsi="Times New Roman" w:hint="eastAsia"/>
                <w:sz w:val="20"/>
                <w:szCs w:val="20"/>
              </w:rPr>
              <w:t>년씩</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다시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임대한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것으로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봄</w:t>
            </w:r>
            <w:r w:rsidRPr="005918DC">
              <w:rPr>
                <w:rFonts w:ascii="Times New Roman" w:eastAsia="바탕체" w:hAnsi="Times New Roman" w:hint="eastAsia"/>
                <w:sz w:val="20"/>
                <w:szCs w:val="20"/>
              </w:rPr>
              <w:t>.</w:t>
            </w:r>
            <w:r w:rsidRPr="005918DC">
              <w:rPr>
                <w:rFonts w:ascii="Times New Roman" w:eastAsia="바탕체" w:hAnsi="Times New Roman"/>
                <w:sz w:val="20"/>
                <w:szCs w:val="20"/>
              </w:rPr>
              <w:t xml:space="preserve"> </w:t>
            </w:r>
            <w:r w:rsidR="00F218C4" w:rsidRPr="005918DC">
              <w:rPr>
                <w:rFonts w:ascii="Times New Roman" w:eastAsia="바탕체" w:hAnsi="Times New Roman"/>
                <w:sz w:val="20"/>
                <w:szCs w:val="20"/>
              </w:rPr>
              <w:t xml:space="preserve"> </w:t>
            </w:r>
            <w:r w:rsidRPr="005918DC">
              <w:rPr>
                <w:rFonts w:ascii="Times New Roman" w:eastAsia="바탕체" w:hAnsi="Times New Roman" w:hint="eastAsia"/>
                <w:sz w:val="20"/>
                <w:szCs w:val="20"/>
              </w:rPr>
              <w:t>단</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갱신</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거절</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통보는</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임차인이</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임대료</w:t>
            </w:r>
            <w:r w:rsidRPr="005918DC">
              <w:rPr>
                <w:rFonts w:ascii="Times New Roman" w:eastAsia="바탕체" w:hAnsi="Times New Roman" w:hint="eastAsia"/>
                <w:sz w:val="20"/>
                <w:szCs w:val="20"/>
              </w:rPr>
              <w:t xml:space="preserve"> </w:t>
            </w:r>
            <w:r w:rsidRPr="005918DC">
              <w:rPr>
                <w:rFonts w:ascii="Times New Roman" w:eastAsia="바탕체" w:hAnsi="Times New Roman"/>
                <w:sz w:val="20"/>
                <w:szCs w:val="20"/>
              </w:rPr>
              <w:t>3</w:t>
            </w:r>
            <w:r w:rsidRPr="005918DC">
              <w:rPr>
                <w:rFonts w:ascii="Times New Roman" w:eastAsia="바탕체" w:hAnsi="Times New Roman" w:hint="eastAsia"/>
                <w:sz w:val="20"/>
                <w:szCs w:val="20"/>
              </w:rPr>
              <w:t>개월분을</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연체한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경우</w:t>
            </w:r>
            <w:r w:rsidRPr="005918DC">
              <w:rPr>
                <w:rFonts w:ascii="Times New Roman" w:eastAsia="바탕체" w:hAnsi="Times New Roman" w:hint="eastAsia"/>
                <w:sz w:val="20"/>
                <w:szCs w:val="20"/>
              </w:rPr>
              <w:t>,</w:t>
            </w:r>
            <w:r w:rsidRPr="005918DC">
              <w:rPr>
                <w:rFonts w:ascii="Times New Roman" w:eastAsia="바탕체" w:hAnsi="Times New Roman"/>
                <w:sz w:val="20"/>
                <w:szCs w:val="20"/>
              </w:rPr>
              <w:t xml:space="preserve"> </w:t>
            </w:r>
            <w:r w:rsidRPr="005918DC">
              <w:rPr>
                <w:rFonts w:ascii="Times New Roman" w:eastAsia="바탕체" w:hAnsi="Times New Roman" w:hint="eastAsia"/>
                <w:sz w:val="20"/>
                <w:szCs w:val="20"/>
                <w:lang w:eastAsia="ko-KR"/>
              </w:rPr>
              <w:t>임차인이</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의무를</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현저히</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위반한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경우</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임대인이</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경영상의</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이유로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본건</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책임임대차계약을</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유지하기</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곤란하다고</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판단하는</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경우</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등의</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일정한</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사유</w:t>
            </w:r>
            <w:r w:rsidR="00794FF1" w:rsidRPr="005918DC">
              <w:rPr>
                <w:rStyle w:val="ae"/>
                <w:rFonts w:ascii="Times New Roman" w:hAnsi="Times New Roman"/>
                <w:sz w:val="20"/>
                <w:szCs w:val="20"/>
              </w:rPr>
              <w:footnoteReference w:id="11"/>
            </w:r>
            <w:r w:rsidRPr="005918DC">
              <w:rPr>
                <w:rFonts w:ascii="Times New Roman" w:eastAsia="바탕체" w:hAnsi="Times New Roman" w:hint="eastAsia"/>
                <w:sz w:val="20"/>
                <w:szCs w:val="20"/>
              </w:rPr>
              <w:t>가</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있는</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경우에만</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할</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수</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있도록</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규정하고</w:t>
            </w:r>
            <w:r w:rsidRPr="005918DC">
              <w:rPr>
                <w:rFonts w:ascii="Times New Roman" w:eastAsia="바탕체" w:hAnsi="Times New Roman" w:hint="eastAsia"/>
                <w:sz w:val="20"/>
                <w:szCs w:val="20"/>
              </w:rPr>
              <w:t xml:space="preserve"> </w:t>
            </w:r>
            <w:r w:rsidRPr="005918DC">
              <w:rPr>
                <w:rFonts w:ascii="Times New Roman" w:eastAsia="바탕체" w:hAnsi="Times New Roman" w:hint="eastAsia"/>
                <w:sz w:val="20"/>
                <w:szCs w:val="20"/>
              </w:rPr>
              <w:t>있음</w:t>
            </w:r>
            <w:r w:rsidRPr="005918DC">
              <w:rPr>
                <w:rFonts w:ascii="Times New Roman" w:eastAsia="바탕체" w:hAnsi="Times New Roman" w:hint="eastAsia"/>
                <w:sz w:val="20"/>
                <w:szCs w:val="20"/>
              </w:rPr>
              <w:t>(</w:t>
            </w:r>
            <w:r w:rsidRPr="005918DC">
              <w:rPr>
                <w:rFonts w:ascii="Times New Roman" w:eastAsia="바탕체" w:hAnsi="Times New Roman" w:hint="eastAsia"/>
                <w:sz w:val="20"/>
                <w:szCs w:val="20"/>
              </w:rPr>
              <w:t>제</w:t>
            </w:r>
            <w:r w:rsidRPr="005918DC">
              <w:rPr>
                <w:rFonts w:ascii="Times New Roman" w:eastAsia="바탕체" w:hAnsi="Times New Roman" w:hint="eastAsia"/>
                <w:sz w:val="20"/>
                <w:szCs w:val="20"/>
              </w:rPr>
              <w:t>3</w:t>
            </w:r>
            <w:r w:rsidRPr="005918DC">
              <w:rPr>
                <w:rFonts w:ascii="Times New Roman" w:eastAsia="바탕체" w:hAnsi="Times New Roman" w:hint="eastAsia"/>
                <w:sz w:val="20"/>
                <w:szCs w:val="20"/>
              </w:rPr>
              <w:t>조</w:t>
            </w:r>
            <w:r w:rsidRPr="005918DC">
              <w:rPr>
                <w:rFonts w:ascii="Times New Roman" w:eastAsia="바탕체" w:hAnsi="Times New Roman" w:hint="eastAsia"/>
                <w:sz w:val="20"/>
                <w:szCs w:val="20"/>
              </w:rPr>
              <w:t>)</w:t>
            </w:r>
            <w:r w:rsidR="00794FF1" w:rsidRPr="005918DC">
              <w:rPr>
                <w:rStyle w:val="ae"/>
                <w:rFonts w:ascii="Times New Roman" w:hAnsi="Times New Roman"/>
                <w:sz w:val="20"/>
                <w:szCs w:val="20"/>
              </w:rPr>
              <w:footnoteReference w:id="12"/>
            </w:r>
            <w:r w:rsidRPr="005918DC">
              <w:rPr>
                <w:rFonts w:ascii="Times New Roman" w:eastAsia="바탕체" w:hAnsi="Times New Roman" w:hint="eastAsia"/>
                <w:sz w:val="20"/>
                <w:szCs w:val="20"/>
              </w:rPr>
              <w:t>.</w:t>
            </w:r>
          </w:p>
          <w:p w14:paraId="0E43DA6B" w14:textId="77777777" w:rsidR="00512080" w:rsidRPr="00F83171"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rPr>
            </w:pPr>
          </w:p>
          <w:p w14:paraId="4F8840F6" w14:textId="14EC7346" w:rsidR="00F83171" w:rsidRPr="00512080" w:rsidRDefault="00F83171" w:rsidP="00F83171">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rPr>
              <w:t>임대차보증금</w:t>
            </w:r>
          </w:p>
          <w:p w14:paraId="6ACE8FB9" w14:textId="32402ED0" w:rsidR="00613C5D"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lang w:eastAsia="ko-KR"/>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의하면</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임대차보증금의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액수는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임관리비의</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7</w:t>
            </w:r>
            <w:r w:rsidRPr="00F83171">
              <w:rPr>
                <w:rFonts w:ascii="Times New Roman" w:eastAsia="바탕체" w:hAnsi="Times New Roman" w:hint="eastAsia"/>
                <w:sz w:val="20"/>
                <w:szCs w:val="20"/>
              </w:rPr>
              <w:t>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내지</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10</w:t>
            </w:r>
            <w:r w:rsidRPr="00F83171">
              <w:rPr>
                <w:rFonts w:ascii="Times New Roman" w:eastAsia="바탕체" w:hAnsi="Times New Roman" w:hint="eastAsia"/>
                <w:sz w:val="20"/>
                <w:szCs w:val="20"/>
              </w:rPr>
              <w:t>배수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내에서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당사자간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별도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합의로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정하기로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되어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w:t>
            </w:r>
            <w:r w:rsidR="00AB710C">
              <w:rPr>
                <w:rFonts w:ascii="Times New Roman" w:eastAsia="바탕체" w:hAnsi="Times New Roman" w:hint="eastAsia"/>
                <w:sz w:val="20"/>
                <w:szCs w:val="20"/>
                <w:lang w:eastAsia="ko-KR"/>
              </w:rPr>
              <w:t>음</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5</w:t>
            </w:r>
            <w:r w:rsidRPr="00F83171">
              <w:rPr>
                <w:rFonts w:ascii="Times New Roman" w:eastAsia="바탕체" w:hAnsi="Times New Roman" w:hint="eastAsia"/>
                <w:sz w:val="20"/>
                <w:szCs w:val="20"/>
              </w:rPr>
              <w:t>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1</w:t>
            </w:r>
            <w:r w:rsidRPr="00F83171">
              <w:rPr>
                <w:rFonts w:ascii="Times New Roman" w:eastAsia="바탕체" w:hAnsi="Times New Roman" w:hint="eastAsia"/>
                <w:sz w:val="20"/>
                <w:szCs w:val="20"/>
              </w:rPr>
              <w:t>항</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00794FF1">
              <w:rPr>
                <w:rFonts w:ascii="Times New Roman" w:eastAsia="바탕체" w:hAnsi="Times New Roman" w:hint="eastAsia"/>
                <w:sz w:val="20"/>
                <w:szCs w:val="20"/>
                <w:lang w:eastAsia="ko-KR"/>
              </w:rPr>
              <w:t>본건</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책임임대차계약에</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따른</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임대차보증금</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액수를</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질의하였으나</w:t>
            </w:r>
            <w:r w:rsidR="00794FF1">
              <w:rPr>
                <w:rFonts w:ascii="Times New Roman" w:eastAsia="바탕체" w:hAnsi="Times New Roman" w:hint="eastAsia"/>
                <w:sz w:val="20"/>
                <w:szCs w:val="20"/>
                <w:lang w:eastAsia="ko-KR"/>
              </w:rPr>
              <w:t>,</w:t>
            </w:r>
            <w:r w:rsidR="00794FF1">
              <w:rPr>
                <w:rFonts w:ascii="Times New Roman" w:eastAsia="바탕체" w:hAnsi="Times New Roman"/>
                <w:sz w:val="20"/>
                <w:szCs w:val="20"/>
                <w:lang w:eastAsia="ko-KR"/>
              </w:rPr>
              <w:t xml:space="preserve"> </w:t>
            </w:r>
            <w:r w:rsidR="00794FF1">
              <w:rPr>
                <w:rFonts w:ascii="Times New Roman" w:eastAsia="바탕체" w:hAnsi="Times New Roman" w:hint="eastAsia"/>
                <w:sz w:val="20"/>
                <w:szCs w:val="20"/>
                <w:lang w:eastAsia="ko-KR"/>
              </w:rPr>
              <w:t>이에</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대한</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답변이</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제공되지</w:t>
            </w:r>
            <w:r w:rsidR="00794FF1">
              <w:rPr>
                <w:rFonts w:ascii="Times New Roman" w:eastAsia="바탕체" w:hAnsi="Times New Roman" w:hint="eastAsia"/>
                <w:sz w:val="20"/>
                <w:szCs w:val="20"/>
                <w:lang w:eastAsia="ko-KR"/>
              </w:rPr>
              <w:t xml:space="preserve"> </w:t>
            </w:r>
            <w:r w:rsidR="00794FF1">
              <w:rPr>
                <w:rFonts w:ascii="Times New Roman" w:eastAsia="바탕체" w:hAnsi="Times New Roman" w:hint="eastAsia"/>
                <w:sz w:val="20"/>
                <w:szCs w:val="20"/>
                <w:lang w:eastAsia="ko-KR"/>
              </w:rPr>
              <w:t>아니함</w:t>
            </w:r>
            <w:r w:rsidR="00794FF1">
              <w:rPr>
                <w:rFonts w:ascii="Times New Roman" w:eastAsia="바탕체" w:hAnsi="Times New Roman" w:hint="eastAsia"/>
                <w:sz w:val="20"/>
                <w:szCs w:val="20"/>
                <w:lang w:eastAsia="ko-KR"/>
              </w:rPr>
              <w:t>.</w:t>
            </w:r>
            <w:r w:rsidR="00794FF1">
              <w:rPr>
                <w:rFonts w:ascii="Times New Roman" w:eastAsia="바탕체" w:hAnsi="Times New Roman"/>
                <w:sz w:val="20"/>
                <w:szCs w:val="20"/>
                <w:lang w:eastAsia="ko-KR"/>
              </w:rPr>
              <w:t xml:space="preserve"> </w:t>
            </w:r>
          </w:p>
          <w:p w14:paraId="345F2563" w14:textId="77777777" w:rsidR="00613C5D" w:rsidRDefault="00613C5D" w:rsidP="00613C5D">
            <w:pPr>
              <w:wordWrap w:val="0"/>
              <w:autoSpaceDE w:val="0"/>
              <w:autoSpaceDN w:val="0"/>
              <w:snapToGrid w:val="0"/>
              <w:spacing w:after="120" w:line="280" w:lineRule="atLeast"/>
              <w:jc w:val="both"/>
              <w:rPr>
                <w:rFonts w:ascii="Times New Roman" w:eastAsia="바탕체" w:hAnsi="Times New Roman"/>
                <w:sz w:val="20"/>
                <w:szCs w:val="20"/>
                <w:lang w:eastAsia="ko-KR"/>
              </w:rPr>
            </w:pPr>
          </w:p>
          <w:p w14:paraId="3930F1AA" w14:textId="3C06C9B9" w:rsidR="00F83171" w:rsidRPr="00613C5D" w:rsidRDefault="00613C5D" w:rsidP="00613C5D">
            <w:pPr>
              <w:wordWrap w:val="0"/>
              <w:autoSpaceDE w:val="0"/>
              <w:autoSpaceDN w:val="0"/>
              <w:snapToGrid w:val="0"/>
              <w:spacing w:after="120" w:line="280" w:lineRule="atLeast"/>
              <w:jc w:val="both"/>
              <w:rPr>
                <w:rFonts w:ascii="Times New Roman" w:eastAsia="DengXian" w:hAnsi="Times New Roman"/>
                <w:b/>
                <w:sz w:val="20"/>
                <w:szCs w:val="20"/>
                <w:u w:val="single"/>
                <w:lang w:eastAsia="ko-KR"/>
              </w:rPr>
            </w:pPr>
            <w:r>
              <w:rPr>
                <w:rFonts w:ascii="Times New Roman" w:eastAsia="바탕체" w:hAnsi="Times New Roman" w:hint="eastAsia"/>
                <w:b/>
                <w:sz w:val="20"/>
                <w:szCs w:val="20"/>
                <w:u w:val="single"/>
              </w:rPr>
              <w:t>임대</w:t>
            </w:r>
            <w:r>
              <w:rPr>
                <w:rFonts w:ascii="Times New Roman" w:eastAsia="바탕체" w:hAnsi="Times New Roman" w:hint="eastAsia"/>
                <w:b/>
                <w:sz w:val="20"/>
                <w:szCs w:val="20"/>
                <w:u w:val="single"/>
                <w:lang w:eastAsia="ko-KR"/>
              </w:rPr>
              <w:t>료</w:t>
            </w:r>
            <w:r>
              <w:rPr>
                <w:rFonts w:ascii="Times New Roman" w:eastAsia="바탕체" w:hAnsi="Times New Roman" w:hint="eastAsia"/>
                <w:b/>
                <w:sz w:val="20"/>
                <w:szCs w:val="20"/>
                <w:u w:val="single"/>
                <w:lang w:eastAsia="ko-KR"/>
              </w:rPr>
              <w:t xml:space="preserve"> </w:t>
            </w:r>
            <w:r>
              <w:rPr>
                <w:rFonts w:ascii="Times New Roman" w:eastAsia="바탕체" w:hAnsi="Times New Roman" w:hint="eastAsia"/>
                <w:b/>
                <w:sz w:val="20"/>
                <w:szCs w:val="20"/>
                <w:u w:val="single"/>
                <w:lang w:eastAsia="ko-KR"/>
              </w:rPr>
              <w:t>및</w:t>
            </w:r>
            <w:r>
              <w:rPr>
                <w:rFonts w:ascii="Times New Roman" w:eastAsia="바탕체" w:hAnsi="Times New Roman" w:hint="eastAsia"/>
                <w:b/>
                <w:sz w:val="20"/>
                <w:szCs w:val="20"/>
                <w:u w:val="single"/>
                <w:lang w:eastAsia="ko-KR"/>
              </w:rPr>
              <w:t xml:space="preserve"> </w:t>
            </w:r>
            <w:r>
              <w:rPr>
                <w:rFonts w:ascii="Times New Roman" w:eastAsia="바탕체" w:hAnsi="Times New Roman" w:hint="eastAsia"/>
                <w:b/>
                <w:sz w:val="20"/>
                <w:szCs w:val="20"/>
                <w:u w:val="single"/>
                <w:lang w:eastAsia="ko-KR"/>
              </w:rPr>
              <w:t>관리비</w:t>
            </w:r>
            <w:r>
              <w:rPr>
                <w:rFonts w:ascii="Times New Roman" w:eastAsia="바탕체" w:hAnsi="Times New Roman" w:hint="eastAsia"/>
                <w:b/>
                <w:sz w:val="20"/>
                <w:szCs w:val="20"/>
                <w:u w:val="single"/>
                <w:lang w:eastAsia="ko-KR"/>
              </w:rPr>
              <w:t xml:space="preserve"> </w:t>
            </w:r>
          </w:p>
          <w:p w14:paraId="25B3C77F" w14:textId="26663872" w:rsid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임관리비</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임대료와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관리비를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포함</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전유부분의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면적당</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NOC 21</w:t>
            </w:r>
            <w:r w:rsidRPr="00F83171">
              <w:rPr>
                <w:rFonts w:ascii="Times New Roman" w:eastAsia="바탕체" w:hAnsi="Times New Roman" w:hint="eastAsia"/>
                <w:sz w:val="20"/>
                <w:szCs w:val="20"/>
              </w:rPr>
              <w:t>만원으로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하되</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추후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종로타워</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 xml:space="preserve">SFC </w:t>
            </w:r>
            <w:r w:rsidRPr="00F83171">
              <w:rPr>
                <w:rFonts w:ascii="Times New Roman" w:eastAsia="바탕체" w:hAnsi="Times New Roman" w:hint="eastAsia"/>
                <w:sz w:val="20"/>
                <w:szCs w:val="20"/>
              </w:rPr>
              <w:t>빌딩의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실질</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 xml:space="preserve">NOC </w:t>
            </w:r>
            <w:r w:rsidRPr="00F83171">
              <w:rPr>
                <w:rFonts w:ascii="Times New Roman" w:eastAsia="바탕체" w:hAnsi="Times New Roman" w:hint="eastAsia"/>
                <w:sz w:val="20"/>
                <w:szCs w:val="20"/>
                <w:lang w:eastAsia="ko-KR"/>
              </w:rPr>
              <w:t>변동률에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변동될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있으며</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이에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따라</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임관리비를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변경하고자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하는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경우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상호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합의하여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정하기로</w:t>
            </w:r>
            <w:r w:rsidRPr="00F83171">
              <w:rPr>
                <w:rFonts w:ascii="Times New Roman" w:eastAsia="바탕체" w:hAnsi="Times New Roman" w:hint="eastAsia"/>
                <w:sz w:val="20"/>
                <w:szCs w:val="20"/>
              </w:rPr>
              <w:t xml:space="preserve"> </w:t>
            </w:r>
            <w:r w:rsidR="002364C4">
              <w:rPr>
                <w:rFonts w:ascii="Times New Roman" w:eastAsia="바탕체" w:hAnsi="Times New Roman" w:hint="eastAsia"/>
                <w:sz w:val="20"/>
                <w:szCs w:val="20"/>
                <w:lang w:eastAsia="ko-KR"/>
              </w:rPr>
              <w:t>하고</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단</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증액청구는</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임대차개시일</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또는</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약정한</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월</w:t>
            </w:r>
            <w:r w:rsidR="002364C4">
              <w:rPr>
                <w:rFonts w:ascii="Times New Roman" w:eastAsia="바탕체" w:hAnsi="Times New Roman"/>
                <w:sz w:val="20"/>
                <w:szCs w:val="20"/>
                <w:lang w:eastAsia="ko-KR"/>
              </w:rPr>
              <w:t xml:space="preserve"> </w:t>
            </w:r>
            <w:r w:rsidR="002364C4">
              <w:rPr>
                <w:rFonts w:ascii="Times New Roman" w:eastAsia="바탕체" w:hAnsi="Times New Roman" w:hint="eastAsia"/>
                <w:sz w:val="20"/>
                <w:szCs w:val="20"/>
                <w:lang w:eastAsia="ko-KR"/>
              </w:rPr>
              <w:t>임관리비의</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증액이</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있은</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후</w:t>
            </w:r>
            <w:r w:rsidR="002364C4">
              <w:rPr>
                <w:rFonts w:ascii="Times New Roman" w:eastAsia="바탕체" w:hAnsi="Times New Roman" w:hint="eastAsia"/>
                <w:sz w:val="20"/>
                <w:szCs w:val="20"/>
                <w:lang w:eastAsia="ko-KR"/>
              </w:rPr>
              <w:t xml:space="preserve"> 1</w:t>
            </w:r>
            <w:r w:rsidR="002364C4">
              <w:rPr>
                <w:rFonts w:ascii="Times New Roman" w:eastAsia="바탕체" w:hAnsi="Times New Roman" w:hint="eastAsia"/>
                <w:sz w:val="20"/>
                <w:szCs w:val="20"/>
                <w:lang w:eastAsia="ko-KR"/>
              </w:rPr>
              <w:t>년</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이내에는</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하지</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못한다고</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규정</w:t>
            </w:r>
            <w:r w:rsidR="002364C4">
              <w:rPr>
                <w:rFonts w:ascii="Times New Roman" w:eastAsia="바탕체" w:hAnsi="Times New Roman" w:hint="eastAsia"/>
                <w:sz w:val="20"/>
                <w:szCs w:val="20"/>
                <w:lang w:eastAsia="ko-KR"/>
              </w:rPr>
              <w:lastRenderedPageBreak/>
              <w:t>하고</w:t>
            </w:r>
            <w:r w:rsidR="002364C4">
              <w:rPr>
                <w:rFonts w:ascii="Times New Roman" w:eastAsia="바탕체" w:hAnsi="Times New Roman" w:hint="eastAsia"/>
                <w:sz w:val="20"/>
                <w:szCs w:val="20"/>
                <w:lang w:eastAsia="ko-KR"/>
              </w:rPr>
              <w:t xml:space="preserve"> </w:t>
            </w:r>
            <w:r w:rsidR="002364C4">
              <w:rPr>
                <w:rFonts w:ascii="Times New Roman" w:eastAsia="바탕체" w:hAnsi="Times New Roman" w:hint="eastAsia"/>
                <w:sz w:val="20"/>
                <w:szCs w:val="20"/>
                <w:lang w:eastAsia="ko-KR"/>
              </w:rPr>
              <w:t>있음</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5</w:t>
            </w:r>
            <w:r w:rsidRPr="00F83171">
              <w:rPr>
                <w:rFonts w:ascii="Times New Roman" w:eastAsia="바탕체" w:hAnsi="Times New Roman" w:hint="eastAsia"/>
                <w:sz w:val="20"/>
                <w:szCs w:val="20"/>
              </w:rPr>
              <w:t>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항</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4</w:t>
            </w:r>
            <w:r w:rsidRPr="00F83171">
              <w:rPr>
                <w:rFonts w:ascii="Times New Roman" w:eastAsia="바탕체" w:hAnsi="Times New Roman" w:hint="eastAsia"/>
                <w:sz w:val="20"/>
                <w:szCs w:val="20"/>
              </w:rPr>
              <w:t>항</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이와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별도로</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당사자들은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임대차개시일로부터</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5</w:t>
            </w:r>
            <w:r w:rsidRPr="00F83171">
              <w:rPr>
                <w:rFonts w:ascii="Times New Roman" w:eastAsia="바탕체" w:hAnsi="Times New Roman" w:hint="eastAsia"/>
                <w:sz w:val="20"/>
                <w:szCs w:val="20"/>
              </w:rPr>
              <w:t>주기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단위로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주변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시세에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맞추어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상호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협의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하에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임관리비를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조정할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있도록</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규정하고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있음</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5</w:t>
            </w:r>
            <w:r w:rsidRPr="00F83171">
              <w:rPr>
                <w:rFonts w:ascii="Times New Roman" w:eastAsia="바탕체" w:hAnsi="Times New Roman" w:hint="eastAsia"/>
                <w:sz w:val="20"/>
                <w:szCs w:val="20"/>
              </w:rPr>
              <w:t>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1</w:t>
            </w:r>
            <w:r w:rsidRPr="00F83171">
              <w:rPr>
                <w:rFonts w:ascii="Times New Roman" w:eastAsia="바탕체" w:hAnsi="Times New Roman"/>
                <w:sz w:val="20"/>
                <w:szCs w:val="20"/>
              </w:rPr>
              <w:t>0</w:t>
            </w:r>
            <w:r w:rsidRPr="00F83171">
              <w:rPr>
                <w:rFonts w:ascii="Times New Roman" w:eastAsia="바탕체" w:hAnsi="Times New Roman" w:hint="eastAsia"/>
                <w:sz w:val="20"/>
                <w:szCs w:val="20"/>
              </w:rPr>
              <w:t>항</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p>
          <w:p w14:paraId="33CFCA85" w14:textId="0D3B5BD4" w:rsidR="00D61FC9" w:rsidRPr="00613C5D" w:rsidRDefault="00EC24AB" w:rsidP="00CA02F9">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613C5D">
              <w:rPr>
                <w:rFonts w:ascii="Times New Roman" w:eastAsia="바탕체" w:hAnsi="Times New Roman" w:hint="eastAsia"/>
                <w:sz w:val="20"/>
                <w:szCs w:val="20"/>
              </w:rPr>
              <w:t>매도인의</w:t>
            </w:r>
            <w:r w:rsidRPr="00613C5D">
              <w:rPr>
                <w:rFonts w:ascii="Times New Roman" w:eastAsia="바탕체" w:hAnsi="Times New Roman"/>
                <w:sz w:val="20"/>
                <w:szCs w:val="20"/>
              </w:rPr>
              <w:t xml:space="preserve"> </w:t>
            </w:r>
            <w:r w:rsidRPr="00613C5D">
              <w:rPr>
                <w:rFonts w:ascii="Times New Roman" w:eastAsia="바탕체" w:hAnsi="Times New Roman" w:hint="eastAsia"/>
                <w:sz w:val="20"/>
                <w:szCs w:val="20"/>
                <w:lang w:eastAsia="ko-KR"/>
              </w:rPr>
              <w:t>답변에</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rPr>
              <w:t>의하면</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본건</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책임임대차계약</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제</w:t>
            </w:r>
            <w:r w:rsidRPr="00613C5D">
              <w:rPr>
                <w:rFonts w:ascii="Times New Roman" w:eastAsia="바탕체" w:hAnsi="Times New Roman" w:hint="eastAsia"/>
                <w:sz w:val="20"/>
                <w:szCs w:val="20"/>
                <w:lang w:eastAsia="ko-KR"/>
              </w:rPr>
              <w:t>5</w:t>
            </w:r>
            <w:r w:rsidRPr="00613C5D">
              <w:rPr>
                <w:rFonts w:ascii="Times New Roman" w:eastAsia="바탕체" w:hAnsi="Times New Roman" w:hint="eastAsia"/>
                <w:sz w:val="20"/>
                <w:szCs w:val="20"/>
                <w:lang w:eastAsia="ko-KR"/>
              </w:rPr>
              <w:t>조</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제</w:t>
            </w:r>
            <w:r w:rsidRPr="00613C5D">
              <w:rPr>
                <w:rFonts w:ascii="Times New Roman" w:eastAsia="바탕체" w:hAnsi="Times New Roman" w:hint="eastAsia"/>
                <w:sz w:val="20"/>
                <w:szCs w:val="20"/>
                <w:lang w:eastAsia="ko-KR"/>
              </w:rPr>
              <w:t>3</w:t>
            </w:r>
            <w:r w:rsidRPr="00613C5D">
              <w:rPr>
                <w:rFonts w:ascii="Times New Roman" w:eastAsia="바탕체" w:hAnsi="Times New Roman" w:hint="eastAsia"/>
                <w:sz w:val="20"/>
                <w:szCs w:val="20"/>
                <w:lang w:eastAsia="ko-KR"/>
              </w:rPr>
              <w:t>항</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및</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제</w:t>
            </w:r>
            <w:r w:rsidRPr="00613C5D">
              <w:rPr>
                <w:rFonts w:ascii="Times New Roman" w:eastAsia="바탕체" w:hAnsi="Times New Roman" w:hint="eastAsia"/>
                <w:sz w:val="20"/>
                <w:szCs w:val="20"/>
                <w:lang w:eastAsia="ko-KR"/>
              </w:rPr>
              <w:t>4</w:t>
            </w:r>
            <w:r w:rsidRPr="00613C5D">
              <w:rPr>
                <w:rFonts w:ascii="Times New Roman" w:eastAsia="바탕체" w:hAnsi="Times New Roman" w:hint="eastAsia"/>
                <w:sz w:val="20"/>
                <w:szCs w:val="20"/>
                <w:lang w:eastAsia="ko-KR"/>
              </w:rPr>
              <w:t>항에</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따른</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임관리비</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변경은</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임대차개시</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시점에</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sz w:val="20"/>
                <w:szCs w:val="20"/>
                <w:lang w:eastAsia="ko-KR"/>
              </w:rPr>
              <w:t>1</w:t>
            </w:r>
            <w:r w:rsidRPr="00613C5D">
              <w:rPr>
                <w:rFonts w:ascii="Times New Roman" w:eastAsia="바탕체" w:hAnsi="Times New Roman" w:hint="eastAsia"/>
                <w:sz w:val="20"/>
                <w:szCs w:val="20"/>
                <w:lang w:eastAsia="ko-KR"/>
              </w:rPr>
              <w:t>회에</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한하여</w:t>
            </w:r>
            <w:r w:rsidRPr="00613C5D">
              <w:rPr>
                <w:rFonts w:ascii="Times New Roman" w:eastAsia="바탕체" w:hAnsi="Times New Roman" w:hint="eastAsia"/>
                <w:sz w:val="20"/>
                <w:szCs w:val="20"/>
                <w:lang w:eastAsia="ko-KR"/>
              </w:rPr>
              <w:t xml:space="preserve"> </w:t>
            </w:r>
            <w:r w:rsidRPr="00613C5D">
              <w:rPr>
                <w:rFonts w:ascii="Times New Roman" w:eastAsia="바탕체" w:hAnsi="Times New Roman" w:hint="eastAsia"/>
                <w:sz w:val="20"/>
                <w:szCs w:val="20"/>
                <w:lang w:eastAsia="ko-KR"/>
              </w:rPr>
              <w:t>가능하</w:t>
            </w:r>
            <w:r w:rsidR="00613C5D" w:rsidRPr="00613C5D">
              <w:rPr>
                <w:rFonts w:ascii="Times New Roman" w:eastAsia="바탕체" w:hAnsi="Times New Roman" w:hint="eastAsia"/>
                <w:sz w:val="20"/>
                <w:szCs w:val="20"/>
                <w:lang w:eastAsia="ko-KR"/>
              </w:rPr>
              <w:t>도록</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하고자</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것이</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당사자들의</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의사였다고</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함</w:t>
            </w:r>
            <w:r w:rsidR="00613C5D" w:rsidRPr="00613C5D">
              <w:rPr>
                <w:rFonts w:ascii="Times New Roman" w:eastAsia="바탕체" w:hAnsi="Times New Roman" w:hint="eastAsia"/>
                <w:sz w:val="20"/>
                <w:szCs w:val="20"/>
                <w:lang w:eastAsia="ko-KR"/>
              </w:rPr>
              <w:t xml:space="preserve">. </w:t>
            </w:r>
            <w:r w:rsidR="00D61FC9" w:rsidRPr="00613C5D">
              <w:rPr>
                <w:rFonts w:ascii="Times New Roman" w:eastAsia="바탕체" w:hAnsi="Times New Roman" w:hint="eastAsia"/>
                <w:sz w:val="20"/>
                <w:szCs w:val="20"/>
              </w:rPr>
              <w:t>그러나</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본건</w:t>
            </w:r>
            <w:r w:rsidR="00D61FC9" w:rsidRPr="00613C5D">
              <w:rPr>
                <w:rFonts w:ascii="Times New Roman" w:eastAsia="바탕체" w:hAnsi="Times New Roman"/>
                <w:sz w:val="20"/>
                <w:szCs w:val="20"/>
              </w:rPr>
              <w:t xml:space="preserve"> </w:t>
            </w:r>
            <w:r w:rsidR="00D61FC9" w:rsidRPr="00613C5D">
              <w:rPr>
                <w:rFonts w:ascii="Times New Roman" w:eastAsia="바탕체" w:hAnsi="Times New Roman" w:hint="eastAsia"/>
                <w:sz w:val="20"/>
                <w:szCs w:val="20"/>
              </w:rPr>
              <w:t>책임임대차계약</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제</w:t>
            </w:r>
            <w:r w:rsidR="00D61FC9" w:rsidRPr="00613C5D">
              <w:rPr>
                <w:rFonts w:ascii="Times New Roman" w:eastAsia="바탕체" w:hAnsi="Times New Roman" w:hint="eastAsia"/>
                <w:sz w:val="20"/>
                <w:szCs w:val="20"/>
              </w:rPr>
              <w:t>5</w:t>
            </w:r>
            <w:r w:rsidR="00D61FC9" w:rsidRPr="00613C5D">
              <w:rPr>
                <w:rFonts w:ascii="Times New Roman" w:eastAsia="바탕체" w:hAnsi="Times New Roman" w:hint="eastAsia"/>
                <w:sz w:val="20"/>
                <w:szCs w:val="20"/>
              </w:rPr>
              <w:t>조</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제</w:t>
            </w:r>
            <w:r w:rsidR="00D61FC9" w:rsidRPr="00613C5D">
              <w:rPr>
                <w:rFonts w:ascii="Times New Roman" w:eastAsia="바탕체" w:hAnsi="Times New Roman" w:hint="eastAsia"/>
                <w:sz w:val="20"/>
                <w:szCs w:val="20"/>
              </w:rPr>
              <w:t>4</w:t>
            </w:r>
            <w:r w:rsidR="00D61FC9" w:rsidRPr="00613C5D">
              <w:rPr>
                <w:rFonts w:ascii="Times New Roman" w:eastAsia="바탕체" w:hAnsi="Times New Roman" w:hint="eastAsia"/>
                <w:sz w:val="20"/>
                <w:szCs w:val="20"/>
              </w:rPr>
              <w:t>항의</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문언</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상으로는</w:t>
            </w:r>
            <w:r w:rsidR="00613C5D">
              <w:rPr>
                <w:rFonts w:ascii="Times New Roman" w:eastAsia="바탕체" w:hAnsi="Times New Roman" w:hint="eastAsia"/>
                <w:sz w:val="20"/>
                <w:szCs w:val="20"/>
                <w:lang w:eastAsia="ko-KR"/>
              </w:rPr>
              <w:t xml:space="preserve"> </w:t>
            </w:r>
            <w:r w:rsidR="00D61FC9" w:rsidRPr="00613C5D">
              <w:rPr>
                <w:rFonts w:ascii="Times New Roman" w:eastAsia="바탕체" w:hAnsi="Times New Roman" w:hint="eastAsia"/>
                <w:sz w:val="20"/>
                <w:szCs w:val="20"/>
              </w:rPr>
              <w:t>임대차개시일</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또는</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증액일로부터</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sz w:val="20"/>
                <w:szCs w:val="20"/>
              </w:rPr>
              <w:t>1</w:t>
            </w:r>
            <w:r w:rsidR="00D61FC9" w:rsidRPr="00613C5D">
              <w:rPr>
                <w:rFonts w:ascii="Times New Roman" w:eastAsia="바탕체" w:hAnsi="Times New Roman" w:hint="eastAsia"/>
                <w:sz w:val="20"/>
                <w:szCs w:val="20"/>
              </w:rPr>
              <w:t>년이</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지난</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후</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sz w:val="20"/>
                <w:szCs w:val="20"/>
              </w:rPr>
              <w:t>NOC</w:t>
            </w:r>
            <w:r w:rsidR="00D61FC9" w:rsidRPr="00613C5D">
              <w:rPr>
                <w:rFonts w:ascii="Times New Roman" w:eastAsia="바탕체" w:hAnsi="Times New Roman" w:hint="eastAsia"/>
                <w:sz w:val="20"/>
                <w:szCs w:val="20"/>
              </w:rPr>
              <w:t>변동에</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따른</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증액청구가</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가능하고</w:t>
            </w:r>
            <w:r w:rsidR="00D61FC9" w:rsidRPr="00613C5D">
              <w:rPr>
                <w:rFonts w:ascii="Times New Roman" w:eastAsia="바탕체" w:hAnsi="Times New Roman"/>
                <w:sz w:val="20"/>
                <w:szCs w:val="20"/>
              </w:rPr>
              <w:t xml:space="preserve"> </w:t>
            </w:r>
            <w:r w:rsidR="00D61FC9" w:rsidRPr="00613C5D">
              <w:rPr>
                <w:rFonts w:ascii="Times New Roman" w:eastAsia="바탕체" w:hAnsi="Times New Roman" w:hint="eastAsia"/>
                <w:sz w:val="20"/>
                <w:szCs w:val="20"/>
              </w:rPr>
              <w:t>감액청구는</w:t>
            </w:r>
            <w:r w:rsidR="00D61FC9" w:rsidRPr="00613C5D">
              <w:rPr>
                <w:rFonts w:ascii="Times New Roman" w:eastAsia="바탕체" w:hAnsi="Times New Roman" w:hint="eastAsia"/>
                <w:sz w:val="20"/>
                <w:szCs w:val="20"/>
              </w:rPr>
              <w:t xml:space="preserve"> </w:t>
            </w:r>
            <w:r w:rsidR="00D61FC9" w:rsidRPr="00613C5D">
              <w:rPr>
                <w:rFonts w:ascii="Times New Roman" w:eastAsia="바탕체" w:hAnsi="Times New Roman" w:hint="eastAsia"/>
                <w:sz w:val="20"/>
                <w:szCs w:val="20"/>
              </w:rPr>
              <w:t>수시로</w:t>
            </w:r>
            <w:r w:rsidR="00D61FC9" w:rsidRPr="00613C5D">
              <w:rPr>
                <w:rFonts w:ascii="Times New Roman" w:eastAsia="바탕체" w:hAnsi="Times New Roman" w:hint="eastAsia"/>
                <w:sz w:val="20"/>
                <w:szCs w:val="20"/>
              </w:rPr>
              <w:t xml:space="preserve"> </w:t>
            </w:r>
            <w:r w:rsidR="009C001E" w:rsidRPr="00613C5D">
              <w:rPr>
                <w:rFonts w:ascii="Times New Roman" w:eastAsia="바탕체" w:hAnsi="Times New Roman" w:hint="eastAsia"/>
                <w:sz w:val="20"/>
                <w:szCs w:val="20"/>
              </w:rPr>
              <w:t>가능하</w:t>
            </w:r>
            <w:r w:rsidR="00613C5D">
              <w:rPr>
                <w:rFonts w:ascii="Times New Roman" w:eastAsia="바탕체" w:hAnsi="Times New Roman" w:hint="eastAsia"/>
                <w:sz w:val="20"/>
                <w:szCs w:val="20"/>
                <w:lang w:eastAsia="ko-KR"/>
              </w:rPr>
              <w:t>다고</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해석될</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수</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있을</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것으로</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보임</w:t>
            </w:r>
            <w:r w:rsidR="00613C5D">
              <w:rPr>
                <w:rFonts w:ascii="Times New Roman" w:eastAsia="바탕체" w:hAnsi="Times New Roman" w:hint="eastAsia"/>
                <w:sz w:val="20"/>
                <w:szCs w:val="20"/>
                <w:lang w:eastAsia="ko-KR"/>
              </w:rPr>
              <w:t xml:space="preserve">. </w:t>
            </w:r>
          </w:p>
          <w:p w14:paraId="5DBF0435" w14:textId="31871FED" w:rsidR="00613C5D" w:rsidRDefault="00AA7FAF" w:rsidP="00613C5D">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제공된</w:t>
            </w:r>
            <w:r>
              <w:rPr>
                <w:rFonts w:ascii="Times New Roman" w:eastAsia="바탕체" w:hAnsi="Times New Roman"/>
                <w:sz w:val="20"/>
                <w:szCs w:val="20"/>
              </w:rPr>
              <w:t xml:space="preserve"> </w:t>
            </w:r>
            <w:r>
              <w:rPr>
                <w:rFonts w:ascii="Times New Roman" w:eastAsia="바탕체" w:hAnsi="Times New Roman" w:hint="eastAsia"/>
                <w:sz w:val="20"/>
                <w:szCs w:val="20"/>
                <w:lang w:eastAsia="ko-KR"/>
              </w:rPr>
              <w:t>매도인과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공문에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w:t>
            </w:r>
            <w:r w:rsidR="00613C5D">
              <w:rPr>
                <w:rFonts w:ascii="Times New Roman" w:eastAsia="바탕체" w:hAnsi="Times New Roman" w:hint="eastAsia"/>
                <w:sz w:val="20"/>
                <w:szCs w:val="20"/>
                <w:lang w:eastAsia="ko-KR"/>
              </w:rPr>
              <w:t>면</w:t>
            </w:r>
            <w:r>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최초</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임대차개시</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시점인</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sz w:val="20"/>
                <w:szCs w:val="20"/>
                <w:lang w:eastAsia="ko-KR"/>
              </w:rPr>
              <w:t>2021</w:t>
            </w:r>
            <w:r w:rsidRPr="00AA7FAF">
              <w:rPr>
                <w:rFonts w:ascii="Times New Roman" w:eastAsia="바탕체" w:hAnsi="Times New Roman" w:hint="eastAsia"/>
                <w:sz w:val="20"/>
                <w:szCs w:val="20"/>
                <w:lang w:eastAsia="ko-KR"/>
              </w:rPr>
              <w:t>년</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무렵에는</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임차인</w:t>
            </w:r>
            <w:r w:rsidRPr="00AA7FAF">
              <w:rPr>
                <w:rFonts w:ascii="Times New Roman" w:eastAsia="바탕체" w:hAnsi="Times New Roman" w:hint="eastAsia"/>
                <w:sz w:val="20"/>
                <w:szCs w:val="20"/>
                <w:lang w:eastAsia="ko-KR"/>
              </w:rPr>
              <w:t>(</w:t>
            </w:r>
            <w:r w:rsidRPr="00AA7FAF">
              <w:rPr>
                <w:rFonts w:ascii="Times New Roman" w:eastAsia="바탕체" w:hAnsi="Times New Roman" w:hint="eastAsia"/>
                <w:sz w:val="20"/>
                <w:szCs w:val="20"/>
                <w:lang w:eastAsia="ko-KR"/>
              </w:rPr>
              <w:t>매도인</w:t>
            </w:r>
            <w:r w:rsidRPr="00AA7FAF">
              <w:rPr>
                <w:rFonts w:ascii="Times New Roman" w:eastAsia="바탕체" w:hAnsi="Times New Roman" w:hint="eastAsia"/>
                <w:sz w:val="20"/>
                <w:szCs w:val="20"/>
                <w:lang w:eastAsia="ko-KR"/>
              </w:rPr>
              <w:t>)</w:t>
            </w:r>
            <w:r w:rsidRPr="00AA7FAF">
              <w:rPr>
                <w:rFonts w:ascii="Times New Roman" w:eastAsia="바탕체" w:hAnsi="Times New Roman" w:hint="eastAsia"/>
                <w:sz w:val="20"/>
                <w:szCs w:val="20"/>
                <w:lang w:eastAsia="ko-KR"/>
              </w:rPr>
              <w:t>의</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전대차계약에</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따른</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실질</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sz w:val="20"/>
                <w:szCs w:val="20"/>
                <w:lang w:eastAsia="ko-KR"/>
              </w:rPr>
              <w:t xml:space="preserve">NOC </w:t>
            </w:r>
            <w:r w:rsidRPr="00AA7FAF">
              <w:rPr>
                <w:rFonts w:ascii="Times New Roman" w:eastAsia="바탕체" w:hAnsi="Times New Roman" w:hint="eastAsia"/>
                <w:sz w:val="20"/>
                <w:szCs w:val="20"/>
                <w:lang w:eastAsia="ko-KR"/>
              </w:rPr>
              <w:t>등을</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고려하여</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잠정적으로</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sz w:val="20"/>
                <w:szCs w:val="20"/>
                <w:lang w:eastAsia="ko-KR"/>
              </w:rPr>
              <w:t>NOC 21</w:t>
            </w:r>
            <w:r w:rsidRPr="00AA7FAF">
              <w:rPr>
                <w:rFonts w:ascii="Times New Roman" w:eastAsia="바탕체" w:hAnsi="Times New Roman"/>
                <w:sz w:val="20"/>
                <w:szCs w:val="20"/>
                <w:lang w:eastAsia="ko-KR"/>
              </w:rPr>
              <w:t>만원</w:t>
            </w:r>
            <w:r w:rsidRPr="00AA7FAF">
              <w:rPr>
                <w:rFonts w:ascii="Times New Roman" w:eastAsia="바탕체" w:hAnsi="Times New Roman" w:hint="eastAsia"/>
                <w:sz w:val="20"/>
                <w:szCs w:val="20"/>
                <w:lang w:eastAsia="ko-KR"/>
              </w:rPr>
              <w:t>이</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아니라</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sz w:val="20"/>
                <w:szCs w:val="20"/>
                <w:lang w:eastAsia="ko-KR"/>
              </w:rPr>
              <w:t>193,500</w:t>
            </w:r>
            <w:r w:rsidRPr="00AA7FAF">
              <w:rPr>
                <w:rFonts w:ascii="Times New Roman" w:eastAsia="바탕체" w:hAnsi="Times New Roman" w:hint="eastAsia"/>
                <w:sz w:val="20"/>
                <w:szCs w:val="20"/>
                <w:lang w:eastAsia="ko-KR"/>
              </w:rPr>
              <w:t>원을</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적용하면서</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향후</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제반</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사정</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등을</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고려하여</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임대인</w:t>
            </w:r>
            <w:r>
              <w:rPr>
                <w:rFonts w:ascii="Times New Roman" w:eastAsia="바탕체" w:hAnsi="Times New Roman" w:hint="eastAsia"/>
                <w:sz w:val="20"/>
                <w:szCs w:val="20"/>
                <w:lang w:eastAsia="ko-KR"/>
              </w:rPr>
              <w:t>(</w:t>
            </w:r>
            <w:r>
              <w:rPr>
                <w:rFonts w:ascii="Times New Roman" w:eastAsia="바탕체" w:hAnsi="Times New Roman" w:hint="eastAsia"/>
                <w:sz w:val="20"/>
                <w:szCs w:val="20"/>
              </w:rPr>
              <w:t>대견기업</w:t>
            </w:r>
            <w:r>
              <w:rPr>
                <w:rFonts w:ascii="Times New Roman" w:eastAsia="바탕체" w:hAnsi="Times New Roman" w:hint="eastAsia"/>
                <w:sz w:val="20"/>
                <w:szCs w:val="20"/>
                <w:lang w:eastAsia="ko-KR"/>
              </w:rPr>
              <w:t>)</w:t>
            </w:r>
            <w:r w:rsidRPr="00AA7FAF">
              <w:rPr>
                <w:rFonts w:ascii="Times New Roman" w:eastAsia="바탕체" w:hAnsi="Times New Roman" w:hint="eastAsia"/>
                <w:sz w:val="20"/>
                <w:szCs w:val="20"/>
                <w:lang w:eastAsia="ko-KR"/>
              </w:rPr>
              <w:t>이</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판단하는</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적절한</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시점에</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sz w:val="20"/>
                <w:szCs w:val="20"/>
                <w:lang w:eastAsia="ko-KR"/>
              </w:rPr>
              <w:t>NOC 21</w:t>
            </w:r>
            <w:r w:rsidRPr="00AA7FAF">
              <w:rPr>
                <w:rFonts w:ascii="Times New Roman" w:eastAsia="바탕체" w:hAnsi="Times New Roman" w:hint="eastAsia"/>
                <w:sz w:val="20"/>
                <w:szCs w:val="20"/>
                <w:lang w:eastAsia="ko-KR"/>
              </w:rPr>
              <w:t>만원</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수준으로</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복귀하여</w:t>
            </w:r>
            <w:r w:rsidRPr="00AA7FAF">
              <w:rPr>
                <w:rFonts w:ascii="Times New Roman" w:eastAsia="바탕체" w:hAnsi="Times New Roman" w:hint="eastAsia"/>
                <w:sz w:val="20"/>
                <w:szCs w:val="20"/>
                <w:lang w:eastAsia="ko-KR"/>
              </w:rPr>
              <w:t xml:space="preserve"> </w:t>
            </w:r>
            <w:r w:rsidRPr="00AA7FAF">
              <w:rPr>
                <w:rFonts w:ascii="Times New Roman" w:eastAsia="바탕체" w:hAnsi="Times New Roman" w:hint="eastAsia"/>
                <w:sz w:val="20"/>
                <w:szCs w:val="20"/>
                <w:lang w:eastAsia="ko-KR"/>
              </w:rPr>
              <w:t>적용하기로</w:t>
            </w:r>
            <w:r w:rsidRPr="00AA7FAF">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한</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것으로</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보임</w:t>
            </w:r>
            <w:r w:rsidR="00613C5D">
              <w:rPr>
                <w:rFonts w:ascii="Times New Roman" w:eastAsia="바탕체" w:hAnsi="Times New Roman" w:hint="eastAsia"/>
                <w:sz w:val="20"/>
                <w:szCs w:val="20"/>
                <w:lang w:eastAsia="ko-KR"/>
              </w:rPr>
              <w:t xml:space="preserve">. </w:t>
            </w:r>
            <w:r w:rsidR="00613C5D">
              <w:rPr>
                <w:rFonts w:ascii="Times New Roman" w:eastAsia="바탕체" w:hAnsi="Times New Roman" w:hint="eastAsia"/>
                <w:sz w:val="20"/>
                <w:szCs w:val="20"/>
                <w:lang w:eastAsia="ko-KR"/>
              </w:rPr>
              <w:t>나아가</w:t>
            </w:r>
            <w:r w:rsid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대견기업은</w:t>
            </w:r>
            <w:r w:rsidR="00613C5D" w:rsidRPr="00613C5D">
              <w:rPr>
                <w:rFonts w:ascii="Times New Roman" w:eastAsia="바탕체" w:hAnsi="Times New Roman" w:hint="eastAsia"/>
                <w:sz w:val="20"/>
                <w:szCs w:val="20"/>
                <w:lang w:eastAsia="ko-KR"/>
              </w:rPr>
              <w:t xml:space="preserve"> 202</w:t>
            </w:r>
            <w:r w:rsidR="00613C5D" w:rsidRPr="00613C5D">
              <w:rPr>
                <w:rFonts w:ascii="Times New Roman" w:eastAsia="바탕체" w:hAnsi="Times New Roman"/>
                <w:sz w:val="20"/>
                <w:szCs w:val="20"/>
                <w:lang w:eastAsia="ko-KR"/>
              </w:rPr>
              <w:t>3</w:t>
            </w:r>
            <w:r w:rsidR="00613C5D" w:rsidRPr="00613C5D">
              <w:rPr>
                <w:rFonts w:ascii="Times New Roman" w:eastAsia="바탕체" w:hAnsi="Times New Roman" w:hint="eastAsia"/>
                <w:sz w:val="20"/>
                <w:szCs w:val="20"/>
                <w:lang w:eastAsia="ko-KR"/>
              </w:rPr>
              <w:t>년</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임관리비를</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sz w:val="20"/>
                <w:szCs w:val="20"/>
                <w:lang w:eastAsia="ko-KR"/>
              </w:rPr>
              <w:t>NOC 202,000</w:t>
            </w:r>
            <w:r w:rsidR="00613C5D" w:rsidRPr="00613C5D">
              <w:rPr>
                <w:rFonts w:ascii="Times New Roman" w:eastAsia="바탕체" w:hAnsi="Times New Roman" w:hint="eastAsia"/>
                <w:sz w:val="20"/>
                <w:szCs w:val="20"/>
                <w:lang w:eastAsia="ko-KR"/>
              </w:rPr>
              <w:t>으로</w:t>
            </w:r>
            <w:r w:rsidR="00613C5D" w:rsidRPr="00613C5D">
              <w:rPr>
                <w:rFonts w:ascii="Times New Roman" w:eastAsia="바탕체" w:hAnsi="Times New Roman"/>
                <w:sz w:val="20"/>
                <w:szCs w:val="20"/>
                <w:lang w:eastAsia="ko-KR"/>
              </w:rPr>
              <w:t xml:space="preserve"> </w:t>
            </w:r>
            <w:r w:rsidR="00613C5D" w:rsidRPr="00613C5D">
              <w:rPr>
                <w:rFonts w:ascii="Times New Roman" w:eastAsia="바탕체" w:hAnsi="Times New Roman" w:hint="eastAsia"/>
                <w:sz w:val="20"/>
                <w:szCs w:val="20"/>
                <w:lang w:eastAsia="ko-KR"/>
              </w:rPr>
              <w:t>인상할</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것을</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요청하였다가</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임차인과의</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협의로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sz w:val="20"/>
                <w:szCs w:val="20"/>
                <w:lang w:eastAsia="ko-KR"/>
              </w:rPr>
              <w:t>NOC 199,000</w:t>
            </w:r>
            <w:r w:rsidR="00613C5D" w:rsidRPr="00613C5D">
              <w:rPr>
                <w:rFonts w:ascii="Times New Roman" w:eastAsia="바탕체" w:hAnsi="Times New Roman" w:hint="eastAsia"/>
                <w:sz w:val="20"/>
                <w:szCs w:val="20"/>
                <w:lang w:eastAsia="ko-KR"/>
              </w:rPr>
              <w:t>원으로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확정하였고</w:t>
            </w:r>
            <w:r w:rsidR="00613C5D" w:rsidRPr="00613C5D">
              <w:rPr>
                <w:rFonts w:ascii="Times New Roman" w:eastAsia="바탕체" w:hAnsi="Times New Roman" w:hint="eastAsia"/>
                <w:sz w:val="20"/>
                <w:szCs w:val="20"/>
                <w:lang w:eastAsia="ko-KR"/>
              </w:rPr>
              <w:t>,</w:t>
            </w:r>
            <w:r w:rsidR="00613C5D" w:rsidRPr="00613C5D">
              <w:rPr>
                <w:rFonts w:ascii="Times New Roman" w:eastAsia="바탕체" w:hAnsi="Times New Roman"/>
                <w:sz w:val="20"/>
                <w:szCs w:val="20"/>
                <w:lang w:eastAsia="ko-KR"/>
              </w:rPr>
              <w:t xml:space="preserve"> 2023. 11. </w:t>
            </w:r>
            <w:proofErr w:type="gramStart"/>
            <w:r w:rsidR="00613C5D" w:rsidRPr="00613C5D">
              <w:rPr>
                <w:rFonts w:ascii="Times New Roman" w:eastAsia="바탕체" w:hAnsi="Times New Roman"/>
                <w:sz w:val="20"/>
                <w:szCs w:val="20"/>
                <w:lang w:eastAsia="ko-KR"/>
              </w:rPr>
              <w:t>7.</w:t>
            </w:r>
            <w:r w:rsidR="00613C5D" w:rsidRPr="00613C5D">
              <w:rPr>
                <w:rFonts w:ascii="Times New Roman" w:eastAsia="바탕체" w:hAnsi="Times New Roman" w:hint="eastAsia"/>
                <w:sz w:val="20"/>
                <w:szCs w:val="20"/>
                <w:lang w:eastAsia="ko-KR"/>
              </w:rPr>
              <w:t>에는</w:t>
            </w:r>
            <w:proofErr w:type="gramEnd"/>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sz w:val="20"/>
                <w:szCs w:val="20"/>
                <w:lang w:eastAsia="ko-KR"/>
              </w:rPr>
              <w:t>2024</w:t>
            </w:r>
            <w:r w:rsidR="00613C5D" w:rsidRPr="00613C5D">
              <w:rPr>
                <w:rFonts w:ascii="Times New Roman" w:eastAsia="바탕체" w:hAnsi="Times New Roman" w:hint="eastAsia"/>
                <w:sz w:val="20"/>
                <w:szCs w:val="20"/>
                <w:lang w:eastAsia="ko-KR"/>
              </w:rPr>
              <w:t>년</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임관리비</w:t>
            </w:r>
            <w:r w:rsidR="00613C5D">
              <w:rPr>
                <w:rFonts w:ascii="Times New Roman" w:eastAsia="바탕체" w:hAnsi="Times New Roman" w:hint="eastAsia"/>
                <w:sz w:val="20"/>
                <w:szCs w:val="20"/>
                <w:lang w:eastAsia="ko-KR"/>
              </w:rPr>
              <w:t>를</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sz w:val="20"/>
                <w:szCs w:val="20"/>
                <w:lang w:eastAsia="ko-KR"/>
              </w:rPr>
              <w:t xml:space="preserve">NOC 206,500 </w:t>
            </w:r>
            <w:r w:rsidR="00613C5D" w:rsidRPr="00613C5D">
              <w:rPr>
                <w:rFonts w:ascii="Times New Roman" w:eastAsia="바탕체" w:hAnsi="Times New Roman" w:hint="eastAsia"/>
                <w:sz w:val="20"/>
                <w:szCs w:val="20"/>
                <w:lang w:eastAsia="ko-KR"/>
              </w:rPr>
              <w:t>수준으로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인상을</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요청하면서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이후에는</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제반</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상황에</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따라</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적절한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시점에</w:t>
            </w:r>
            <w:r w:rsidR="00613C5D" w:rsidRPr="00613C5D">
              <w:rPr>
                <w:rFonts w:ascii="Times New Roman" w:eastAsia="바탕체" w:hAnsi="Times New Roman" w:hint="eastAsia"/>
                <w:sz w:val="20"/>
                <w:szCs w:val="20"/>
                <w:lang w:eastAsia="ko-KR"/>
              </w:rPr>
              <w:t xml:space="preserve"> NOC 21</w:t>
            </w:r>
            <w:r w:rsidR="00613C5D" w:rsidRPr="00613C5D">
              <w:rPr>
                <w:rFonts w:ascii="Times New Roman" w:eastAsia="바탕체" w:hAnsi="Times New Roman" w:hint="eastAsia"/>
                <w:sz w:val="20"/>
                <w:szCs w:val="20"/>
                <w:lang w:eastAsia="ko-KR"/>
              </w:rPr>
              <w:t>만원</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수준으로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인상할</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예정임을</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재확인하는</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내용의</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공문을</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보낸</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것으로</w:t>
            </w:r>
            <w:r w:rsidR="00613C5D" w:rsidRPr="00613C5D">
              <w:rPr>
                <w:rFonts w:ascii="Times New Roman" w:eastAsia="바탕체" w:hAnsi="Times New Roman" w:hint="eastAsia"/>
                <w:sz w:val="20"/>
                <w:szCs w:val="20"/>
                <w:lang w:eastAsia="ko-KR"/>
              </w:rPr>
              <w:t xml:space="preserve"> </w:t>
            </w:r>
            <w:r w:rsidR="00613C5D" w:rsidRPr="00613C5D">
              <w:rPr>
                <w:rFonts w:ascii="Times New Roman" w:eastAsia="바탕체" w:hAnsi="Times New Roman" w:hint="eastAsia"/>
                <w:sz w:val="20"/>
                <w:szCs w:val="20"/>
                <w:lang w:eastAsia="ko-KR"/>
              </w:rPr>
              <w:t>보</w:t>
            </w:r>
            <w:r w:rsidR="00613C5D">
              <w:rPr>
                <w:rFonts w:ascii="Times New Roman" w:eastAsia="바탕체" w:hAnsi="Times New Roman" w:hint="eastAsia"/>
                <w:sz w:val="20"/>
                <w:szCs w:val="20"/>
                <w:lang w:eastAsia="ko-KR"/>
              </w:rPr>
              <w:t>임</w:t>
            </w:r>
            <w:r w:rsidR="00613C5D">
              <w:rPr>
                <w:rFonts w:ascii="Times New Roman" w:eastAsia="바탕체" w:hAnsi="Times New Roman" w:hint="eastAsia"/>
                <w:sz w:val="20"/>
                <w:szCs w:val="20"/>
                <w:lang w:eastAsia="ko-KR"/>
              </w:rPr>
              <w:t xml:space="preserve">. </w:t>
            </w:r>
            <w:r w:rsidR="005918DC">
              <w:rPr>
                <w:rFonts w:ascii="Times New Roman" w:eastAsia="바탕체" w:hAnsi="Times New Roman" w:hint="eastAsia"/>
                <w:sz w:val="20"/>
                <w:szCs w:val="20"/>
                <w:lang w:eastAsia="ko-KR"/>
              </w:rPr>
              <w:t>위</w:t>
            </w:r>
            <w:r w:rsidR="005918DC">
              <w:rPr>
                <w:rFonts w:ascii="Times New Roman" w:eastAsia="바탕체" w:hAnsi="Times New Roman" w:hint="eastAsia"/>
                <w:sz w:val="20"/>
                <w:szCs w:val="20"/>
                <w:lang w:eastAsia="ko-KR"/>
              </w:rPr>
              <w:t xml:space="preserve"> </w:t>
            </w:r>
            <w:r w:rsidR="005918DC" w:rsidRPr="005918DC">
              <w:rPr>
                <w:rFonts w:ascii="Times New Roman" w:eastAsia="바탕체" w:hAnsi="Times New Roman" w:hint="eastAsia"/>
                <w:sz w:val="20"/>
                <w:szCs w:val="20"/>
                <w:lang w:eastAsia="ko-KR"/>
              </w:rPr>
              <w:t>대견기업의</w:t>
            </w:r>
            <w:r w:rsidR="005918DC">
              <w:rPr>
                <w:rFonts w:ascii="Times New Roman" w:eastAsia="바탕체" w:hAnsi="Times New Roman" w:hint="eastAsia"/>
                <w:sz w:val="20"/>
                <w:szCs w:val="20"/>
                <w:lang w:eastAsia="ko-KR"/>
              </w:rPr>
              <w:t xml:space="preserve"> 2024</w:t>
            </w:r>
            <w:r w:rsidR="005918DC">
              <w:rPr>
                <w:rFonts w:ascii="Times New Roman" w:eastAsia="바탕체" w:hAnsi="Times New Roman" w:hint="eastAsia"/>
                <w:sz w:val="20"/>
                <w:szCs w:val="20"/>
                <w:lang w:eastAsia="ko-KR"/>
              </w:rPr>
              <w:t>년</w:t>
            </w:r>
            <w:r w:rsidR="005918DC">
              <w:rPr>
                <w:rFonts w:ascii="Times New Roman" w:eastAsia="바탕체" w:hAnsi="Times New Roman" w:hint="eastAsia"/>
                <w:sz w:val="20"/>
                <w:szCs w:val="20"/>
                <w:lang w:eastAsia="ko-KR"/>
              </w:rPr>
              <w:t xml:space="preserve"> </w:t>
            </w:r>
            <w:r w:rsidR="005918DC">
              <w:rPr>
                <w:rFonts w:ascii="Times New Roman" w:eastAsia="바탕체" w:hAnsi="Times New Roman" w:hint="eastAsia"/>
                <w:sz w:val="20"/>
                <w:szCs w:val="20"/>
                <w:lang w:eastAsia="ko-KR"/>
              </w:rPr>
              <w:t>임관리비</w:t>
            </w:r>
            <w:r w:rsidR="005918DC">
              <w:rPr>
                <w:rFonts w:ascii="Times New Roman" w:eastAsia="바탕체" w:hAnsi="Times New Roman" w:hint="eastAsia"/>
                <w:sz w:val="20"/>
                <w:szCs w:val="20"/>
                <w:lang w:eastAsia="ko-KR"/>
              </w:rPr>
              <w:t xml:space="preserve"> </w:t>
            </w:r>
            <w:r w:rsidR="005918DC">
              <w:rPr>
                <w:rFonts w:ascii="Times New Roman" w:eastAsia="바탕체" w:hAnsi="Times New Roman" w:hint="eastAsia"/>
                <w:sz w:val="20"/>
                <w:szCs w:val="20"/>
                <w:lang w:eastAsia="ko-KR"/>
              </w:rPr>
              <w:t>인상</w:t>
            </w:r>
            <w:r w:rsidR="005918DC">
              <w:rPr>
                <w:rFonts w:ascii="Times New Roman" w:eastAsia="바탕체" w:hAnsi="Times New Roman" w:hint="eastAsia"/>
                <w:sz w:val="20"/>
                <w:szCs w:val="20"/>
                <w:lang w:eastAsia="ko-KR"/>
              </w:rPr>
              <w:t xml:space="preserve"> </w:t>
            </w:r>
            <w:r w:rsidR="005918DC" w:rsidRPr="005918DC">
              <w:rPr>
                <w:rFonts w:ascii="Times New Roman" w:eastAsia="바탕체" w:hAnsi="Times New Roman" w:hint="eastAsia"/>
                <w:sz w:val="20"/>
                <w:szCs w:val="20"/>
                <w:lang w:eastAsia="ko-KR"/>
              </w:rPr>
              <w:t>요청에</w:t>
            </w:r>
            <w:r w:rsidR="005918DC" w:rsidRPr="005918DC">
              <w:rPr>
                <w:rFonts w:ascii="Times New Roman" w:eastAsia="바탕체" w:hAnsi="Times New Roman" w:hint="eastAsia"/>
                <w:sz w:val="20"/>
                <w:szCs w:val="20"/>
                <w:lang w:eastAsia="ko-KR"/>
              </w:rPr>
              <w:t xml:space="preserve"> </w:t>
            </w:r>
            <w:r w:rsidR="005918DC" w:rsidRPr="005918DC">
              <w:rPr>
                <w:rFonts w:ascii="Times New Roman" w:eastAsia="바탕체" w:hAnsi="Times New Roman" w:hint="eastAsia"/>
                <w:sz w:val="20"/>
                <w:szCs w:val="20"/>
                <w:lang w:eastAsia="ko-KR"/>
              </w:rPr>
              <w:t>대</w:t>
            </w:r>
            <w:r w:rsidR="005918DC">
              <w:rPr>
                <w:rFonts w:ascii="Times New Roman" w:eastAsia="바탕체" w:hAnsi="Times New Roman" w:hint="eastAsia"/>
                <w:sz w:val="20"/>
                <w:szCs w:val="20"/>
                <w:lang w:eastAsia="ko-KR"/>
              </w:rPr>
              <w:t>한</w:t>
            </w:r>
            <w:r w:rsidR="005918DC">
              <w:rPr>
                <w:rFonts w:ascii="Times New Roman" w:eastAsia="바탕체" w:hAnsi="Times New Roman" w:hint="eastAsia"/>
                <w:sz w:val="20"/>
                <w:szCs w:val="20"/>
                <w:lang w:eastAsia="ko-KR"/>
              </w:rPr>
              <w:t xml:space="preserve"> </w:t>
            </w:r>
            <w:r w:rsidR="005918DC">
              <w:rPr>
                <w:rFonts w:ascii="Times New Roman" w:eastAsia="바탕체" w:hAnsi="Times New Roman" w:hint="eastAsia"/>
                <w:sz w:val="20"/>
                <w:szCs w:val="20"/>
                <w:lang w:eastAsia="ko-KR"/>
              </w:rPr>
              <w:t>매도인의</w:t>
            </w:r>
            <w:r w:rsidR="005918DC">
              <w:rPr>
                <w:rFonts w:ascii="Times New Roman" w:eastAsia="바탕체" w:hAnsi="Times New Roman" w:hint="eastAsia"/>
                <w:sz w:val="20"/>
                <w:szCs w:val="20"/>
                <w:lang w:eastAsia="ko-KR"/>
              </w:rPr>
              <w:t xml:space="preserve"> </w:t>
            </w:r>
            <w:r w:rsidR="005918DC" w:rsidRPr="005918DC">
              <w:rPr>
                <w:rFonts w:ascii="Times New Roman" w:eastAsia="바탕체" w:hAnsi="Times New Roman" w:hint="eastAsia"/>
                <w:sz w:val="20"/>
                <w:szCs w:val="20"/>
                <w:lang w:eastAsia="ko-KR"/>
              </w:rPr>
              <w:t>답변</w:t>
            </w:r>
            <w:r w:rsidR="005918DC">
              <w:rPr>
                <w:rFonts w:ascii="Times New Roman" w:eastAsia="바탕체" w:hAnsi="Times New Roman" w:hint="eastAsia"/>
                <w:sz w:val="20"/>
                <w:szCs w:val="20"/>
                <w:lang w:eastAsia="ko-KR"/>
              </w:rPr>
              <w:t xml:space="preserve"> </w:t>
            </w:r>
            <w:r w:rsidR="005918DC">
              <w:rPr>
                <w:rFonts w:ascii="Times New Roman" w:eastAsia="바탕체" w:hAnsi="Times New Roman" w:hint="eastAsia"/>
                <w:sz w:val="20"/>
                <w:szCs w:val="20"/>
                <w:lang w:eastAsia="ko-KR"/>
              </w:rPr>
              <w:t>관련</w:t>
            </w:r>
            <w:r w:rsidR="005918DC">
              <w:rPr>
                <w:rFonts w:ascii="Times New Roman" w:eastAsia="바탕체" w:hAnsi="Times New Roman" w:hint="eastAsia"/>
                <w:sz w:val="20"/>
                <w:szCs w:val="20"/>
                <w:lang w:eastAsia="ko-KR"/>
              </w:rPr>
              <w:t xml:space="preserve"> </w:t>
            </w:r>
            <w:r w:rsidR="005918DC">
              <w:rPr>
                <w:rFonts w:ascii="Times New Roman" w:eastAsia="바탕체" w:hAnsi="Times New Roman" w:hint="eastAsia"/>
                <w:sz w:val="20"/>
                <w:szCs w:val="20"/>
                <w:lang w:eastAsia="ko-KR"/>
              </w:rPr>
              <w:t>자료는</w:t>
            </w:r>
            <w:r w:rsidR="005918DC">
              <w:rPr>
                <w:rFonts w:ascii="Times New Roman" w:eastAsia="바탕체" w:hAnsi="Times New Roman" w:hint="eastAsia"/>
                <w:sz w:val="20"/>
                <w:szCs w:val="20"/>
                <w:lang w:eastAsia="ko-KR"/>
              </w:rPr>
              <w:t xml:space="preserve"> </w:t>
            </w:r>
            <w:r w:rsidR="005918DC" w:rsidRPr="005918DC">
              <w:rPr>
                <w:rFonts w:ascii="Times New Roman" w:eastAsia="바탕체" w:hAnsi="Times New Roman" w:hint="eastAsia"/>
                <w:sz w:val="20"/>
                <w:szCs w:val="20"/>
                <w:lang w:eastAsia="ko-KR"/>
              </w:rPr>
              <w:t>제공되지</w:t>
            </w:r>
            <w:r w:rsidR="005918DC" w:rsidRPr="005918DC">
              <w:rPr>
                <w:rFonts w:ascii="Times New Roman" w:eastAsia="바탕체" w:hAnsi="Times New Roman" w:hint="eastAsia"/>
                <w:sz w:val="20"/>
                <w:szCs w:val="20"/>
                <w:lang w:eastAsia="ko-KR"/>
              </w:rPr>
              <w:t xml:space="preserve"> </w:t>
            </w:r>
            <w:r w:rsidR="005918DC" w:rsidRPr="005918DC">
              <w:rPr>
                <w:rFonts w:ascii="Times New Roman" w:eastAsia="바탕체" w:hAnsi="Times New Roman" w:hint="eastAsia"/>
                <w:sz w:val="20"/>
                <w:szCs w:val="20"/>
                <w:lang w:eastAsia="ko-KR"/>
              </w:rPr>
              <w:t>않</w:t>
            </w:r>
            <w:r w:rsidR="005918DC">
              <w:rPr>
                <w:rFonts w:ascii="Times New Roman" w:eastAsia="바탕체" w:hAnsi="Times New Roman" w:hint="eastAsia"/>
                <w:sz w:val="20"/>
                <w:szCs w:val="20"/>
                <w:lang w:eastAsia="ko-KR"/>
              </w:rPr>
              <w:t>았음</w:t>
            </w:r>
            <w:r w:rsidR="005918DC">
              <w:rPr>
                <w:rFonts w:ascii="Times New Roman" w:eastAsia="바탕체" w:hAnsi="Times New Roman" w:hint="eastAsia"/>
                <w:sz w:val="20"/>
                <w:szCs w:val="20"/>
                <w:lang w:eastAsia="ko-KR"/>
              </w:rPr>
              <w:t>.</w:t>
            </w:r>
            <w:r w:rsidR="005918DC">
              <w:rPr>
                <w:rFonts w:ascii="Times New Roman" w:eastAsia="바탕체" w:hAnsi="Times New Roman"/>
                <w:sz w:val="20"/>
                <w:szCs w:val="20"/>
                <w:lang w:eastAsia="ko-KR"/>
              </w:rPr>
              <w:t xml:space="preserve"> </w:t>
            </w:r>
          </w:p>
          <w:p w14:paraId="54EA1DC1" w14:textId="322480EC" w:rsidR="00AA7FAF" w:rsidRDefault="005918DC" w:rsidP="00613C5D">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5918DC">
              <w:rPr>
                <w:rFonts w:ascii="Times New Roman" w:eastAsia="바탕체" w:hAnsi="Times New Roman" w:hint="eastAsia"/>
                <w:sz w:val="20"/>
                <w:szCs w:val="20"/>
                <w:lang w:eastAsia="ko-KR"/>
              </w:rPr>
              <w:t>이러한</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기존</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진행상황은</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일견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책임임대차계약</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제</w:t>
            </w:r>
            <w:r w:rsidRPr="005918DC">
              <w:rPr>
                <w:rFonts w:ascii="Times New Roman" w:eastAsia="바탕체" w:hAnsi="Times New Roman" w:hint="eastAsia"/>
                <w:sz w:val="20"/>
                <w:szCs w:val="20"/>
                <w:lang w:eastAsia="ko-KR"/>
              </w:rPr>
              <w:t>5</w:t>
            </w:r>
            <w:r w:rsidRPr="005918DC">
              <w:rPr>
                <w:rFonts w:ascii="Times New Roman" w:eastAsia="바탕체" w:hAnsi="Times New Roman" w:hint="eastAsia"/>
                <w:sz w:val="20"/>
                <w:szCs w:val="20"/>
                <w:lang w:eastAsia="ko-KR"/>
              </w:rPr>
              <w:t>조</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제</w:t>
            </w:r>
            <w:r w:rsidRPr="005918DC">
              <w:rPr>
                <w:rFonts w:ascii="Times New Roman" w:eastAsia="바탕체" w:hAnsi="Times New Roman" w:hint="eastAsia"/>
                <w:sz w:val="20"/>
                <w:szCs w:val="20"/>
                <w:lang w:eastAsia="ko-KR"/>
              </w:rPr>
              <w:t>3</w:t>
            </w:r>
            <w:r w:rsidRPr="005918DC">
              <w:rPr>
                <w:rFonts w:ascii="Times New Roman" w:eastAsia="바탕체" w:hAnsi="Times New Roman" w:hint="eastAsia"/>
                <w:sz w:val="20"/>
                <w:szCs w:val="20"/>
                <w:lang w:eastAsia="ko-KR"/>
              </w:rPr>
              <w:t>항</w:t>
            </w:r>
            <w:r w:rsidRPr="005918DC">
              <w:rPr>
                <w:rFonts w:ascii="Times New Roman" w:eastAsia="바탕체" w:hAnsi="Times New Roman" w:hint="eastAsia"/>
                <w:sz w:val="20"/>
                <w:szCs w:val="20"/>
                <w:lang w:eastAsia="ko-KR"/>
              </w:rPr>
              <w:t>,</w:t>
            </w:r>
            <w:r w:rsidRPr="005918DC">
              <w:rPr>
                <w:rFonts w:ascii="Times New Roman" w:eastAsia="바탕체" w:hAnsi="Times New Roman"/>
                <w:sz w:val="20"/>
                <w:szCs w:val="20"/>
                <w:lang w:eastAsia="ko-KR"/>
              </w:rPr>
              <w:t xml:space="preserve"> </w:t>
            </w:r>
            <w:r w:rsidRPr="005918DC">
              <w:rPr>
                <w:rFonts w:ascii="Times New Roman" w:eastAsia="바탕체" w:hAnsi="Times New Roman" w:hint="eastAsia"/>
                <w:sz w:val="20"/>
                <w:szCs w:val="20"/>
                <w:lang w:eastAsia="ko-KR"/>
              </w:rPr>
              <w:t>제</w:t>
            </w:r>
            <w:r w:rsidRPr="005918DC">
              <w:rPr>
                <w:rFonts w:ascii="Times New Roman" w:eastAsia="바탕체" w:hAnsi="Times New Roman" w:hint="eastAsia"/>
                <w:sz w:val="20"/>
                <w:szCs w:val="20"/>
                <w:lang w:eastAsia="ko-KR"/>
              </w:rPr>
              <w:t>4</w:t>
            </w:r>
            <w:r w:rsidRPr="005918DC">
              <w:rPr>
                <w:rFonts w:ascii="Times New Roman" w:eastAsia="바탕체" w:hAnsi="Times New Roman" w:hint="eastAsia"/>
                <w:sz w:val="20"/>
                <w:szCs w:val="20"/>
                <w:lang w:eastAsia="ko-KR"/>
              </w:rPr>
              <w:t>항에</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따른</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조정은</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최초</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임대차개시</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당시에만</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적용되는</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것이라는</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임대인의</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주장과는</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일치하지</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않는</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것처럼</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보이고</w:t>
            </w:r>
            <w:r w:rsidRPr="005918DC">
              <w:rPr>
                <w:rFonts w:ascii="Times New Roman" w:eastAsia="바탕체" w:hAnsi="Times New Roman" w:hint="eastAsia"/>
                <w:sz w:val="20"/>
                <w:szCs w:val="20"/>
                <w:lang w:eastAsia="ko-KR"/>
              </w:rPr>
              <w:t>,</w:t>
            </w:r>
            <w:r w:rsidRPr="005918DC">
              <w:rPr>
                <w:rFonts w:ascii="Times New Roman" w:eastAsia="바탕체" w:hAnsi="Times New Roman"/>
                <w:sz w:val="20"/>
                <w:szCs w:val="20"/>
                <w:lang w:eastAsia="ko-KR"/>
              </w:rPr>
              <w:t xml:space="preserve"> </w:t>
            </w:r>
            <w:r w:rsidRPr="005918DC">
              <w:rPr>
                <w:rFonts w:ascii="Times New Roman" w:eastAsia="바탕체" w:hAnsi="Times New Roman" w:hint="eastAsia"/>
                <w:sz w:val="20"/>
                <w:szCs w:val="20"/>
                <w:lang w:eastAsia="ko-KR"/>
              </w:rPr>
              <w:t>오히려</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대견기업은</w:t>
            </w:r>
            <w:r w:rsidRPr="005918DC">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책임임대차계약</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제</w:t>
            </w:r>
            <w:r w:rsidRPr="005918DC">
              <w:rPr>
                <w:rFonts w:ascii="Times New Roman" w:eastAsia="바탕체" w:hAnsi="Times New Roman" w:hint="eastAsia"/>
                <w:sz w:val="20"/>
                <w:szCs w:val="20"/>
                <w:lang w:eastAsia="ko-KR"/>
              </w:rPr>
              <w:t>5</w:t>
            </w:r>
            <w:r w:rsidRPr="005918DC">
              <w:rPr>
                <w:rFonts w:ascii="Times New Roman" w:eastAsia="바탕체" w:hAnsi="Times New Roman" w:hint="eastAsia"/>
                <w:sz w:val="20"/>
                <w:szCs w:val="20"/>
                <w:lang w:eastAsia="ko-KR"/>
              </w:rPr>
              <w:t>조</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제</w:t>
            </w:r>
            <w:r w:rsidRPr="005918DC">
              <w:rPr>
                <w:rFonts w:ascii="Times New Roman" w:eastAsia="바탕체" w:hAnsi="Times New Roman" w:hint="eastAsia"/>
                <w:sz w:val="20"/>
                <w:szCs w:val="20"/>
                <w:lang w:eastAsia="ko-KR"/>
              </w:rPr>
              <w:t>4</w:t>
            </w:r>
            <w:r w:rsidRPr="005918DC">
              <w:rPr>
                <w:rFonts w:ascii="Times New Roman" w:eastAsia="바탕체" w:hAnsi="Times New Roman" w:hint="eastAsia"/>
                <w:sz w:val="20"/>
                <w:szCs w:val="20"/>
                <w:lang w:eastAsia="ko-KR"/>
              </w:rPr>
              <w:t>항을</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적극적으로</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해석하여</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sz w:val="20"/>
                <w:szCs w:val="20"/>
                <w:lang w:eastAsia="ko-KR"/>
              </w:rPr>
              <w:t>1</w:t>
            </w:r>
            <w:r w:rsidRPr="005918DC">
              <w:rPr>
                <w:rFonts w:ascii="Times New Roman" w:eastAsia="바탕체" w:hAnsi="Times New Roman" w:hint="eastAsia"/>
                <w:sz w:val="20"/>
                <w:szCs w:val="20"/>
                <w:lang w:eastAsia="ko-KR"/>
              </w:rPr>
              <w:t>년이</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경과할</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때마다</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증액</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요청</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및</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협의를</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시도해</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온</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것처럼</w:t>
            </w:r>
            <w:r w:rsidRPr="005918DC">
              <w:rPr>
                <w:rFonts w:ascii="Times New Roman" w:eastAsia="바탕체" w:hAnsi="Times New Roman" w:hint="eastAsia"/>
                <w:sz w:val="20"/>
                <w:szCs w:val="20"/>
                <w:lang w:eastAsia="ko-KR"/>
              </w:rPr>
              <w:t xml:space="preserve"> </w:t>
            </w:r>
            <w:r w:rsidRPr="005918DC">
              <w:rPr>
                <w:rFonts w:ascii="Times New Roman" w:eastAsia="바탕체" w:hAnsi="Times New Roman" w:hint="eastAsia"/>
                <w:sz w:val="20"/>
                <w:szCs w:val="20"/>
                <w:lang w:eastAsia="ko-KR"/>
              </w:rPr>
              <w:t>보이</w:t>
            </w:r>
            <w:r>
              <w:rPr>
                <w:rFonts w:ascii="Times New Roman" w:eastAsia="바탕체" w:hAnsi="Times New Roman" w:hint="eastAsia"/>
                <w:sz w:val="20"/>
                <w:szCs w:val="20"/>
                <w:lang w:eastAsia="ko-KR"/>
              </w:rPr>
              <w:t>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측면도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 xml:space="preserve">. </w:t>
            </w:r>
          </w:p>
          <w:p w14:paraId="6B85B3ED" w14:textId="77777777" w:rsidR="00512080" w:rsidRPr="009C001E"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u w:val="single"/>
              </w:rPr>
            </w:pPr>
          </w:p>
          <w:p w14:paraId="7DE348A1" w14:textId="426CAD3E" w:rsidR="00F83171" w:rsidRPr="00512080" w:rsidRDefault="00F83171" w:rsidP="00F83171">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lang w:eastAsia="ko-KR"/>
              </w:rPr>
              <w:t>책임임대차계약의</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승계</w:t>
            </w:r>
          </w:p>
          <w:p w14:paraId="136632D1" w14:textId="2BB428F2" w:rsidR="00F83171" w:rsidRP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의하면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당사자들은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상대방의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사전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서면동의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없이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지위를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자에게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이전할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없는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것이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원칙이나</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건물의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소유지분을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자에게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매각하는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경우</w:t>
            </w:r>
            <w:r w:rsidRPr="00F83171">
              <w:rPr>
                <w:rFonts w:ascii="Times New Roman" w:eastAsia="바탕체" w:hAnsi="Times New Roman"/>
                <w:sz w:val="20"/>
                <w:szCs w:val="20"/>
              </w:rPr>
              <w:t>’</w:t>
            </w:r>
            <w:r w:rsidRPr="00F83171">
              <w:rPr>
                <w:rFonts w:ascii="Times New Roman" w:eastAsia="바탕체" w:hAnsi="Times New Roman" w:hint="eastAsia"/>
                <w:sz w:val="20"/>
                <w:szCs w:val="20"/>
              </w:rPr>
              <w:t>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상대방의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사전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서면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동의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없이도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책임임대차계약상</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권리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지위를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자에게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양도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이전할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있으며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다만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책임임대차계약상</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권리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지위는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동일하게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이전되고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위하여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자로부터의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승계동의를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받아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상대방에게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제공하여야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한다고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규정하고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있음</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13</w:t>
            </w:r>
            <w:r w:rsidRPr="00F83171">
              <w:rPr>
                <w:rFonts w:ascii="Times New Roman" w:eastAsia="바탕체" w:hAnsi="Times New Roman" w:hint="eastAsia"/>
                <w:sz w:val="20"/>
                <w:szCs w:val="20"/>
              </w:rPr>
              <w:t>조</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w:t>
            </w:r>
            <w:r w:rsidR="0074303D">
              <w:rPr>
                <w:rStyle w:val="ae"/>
                <w:rFonts w:ascii="Times New Roman" w:hAnsi="Times New Roman"/>
                <w:sz w:val="20"/>
                <w:szCs w:val="20"/>
              </w:rPr>
              <w:footnoteReference w:id="13"/>
            </w:r>
            <w:r w:rsidRPr="00F83171">
              <w:rPr>
                <w:rFonts w:ascii="Times New Roman" w:eastAsia="바탕체" w:hAnsi="Times New Roman" w:hint="eastAsia"/>
                <w:sz w:val="20"/>
                <w:szCs w:val="20"/>
              </w:rPr>
              <w:t xml:space="preserve"> </w:t>
            </w:r>
          </w:p>
          <w:p w14:paraId="52B825CF" w14:textId="77777777" w:rsidR="00F83171" w:rsidRP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매수인은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거래를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통하여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지위를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이전받아야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하므로</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규정에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승계동의서를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작성하여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제공해야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것임</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p>
          <w:p w14:paraId="7D8F64A4" w14:textId="5265FDCB" w:rsidR="00F83171" w:rsidRDefault="000400D3" w:rsidP="000400D3">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매도인</w:t>
            </w:r>
            <w:r>
              <w:rPr>
                <w:rFonts w:ascii="Times New Roman" w:eastAsia="바탕체" w:hAnsi="Times New Roman" w:hint="eastAsia"/>
                <w:sz w:val="20"/>
                <w:szCs w:val="20"/>
              </w:rPr>
              <w:t xml:space="preserve"> </w:t>
            </w:r>
            <w:r>
              <w:rPr>
                <w:rFonts w:ascii="Times New Roman" w:eastAsia="바탕체" w:hAnsi="Times New Roman" w:hint="eastAsia"/>
                <w:sz w:val="20"/>
                <w:szCs w:val="20"/>
              </w:rPr>
              <w:t>답변에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의하면</w:t>
            </w:r>
            <w:r>
              <w:rPr>
                <w:rFonts w:ascii="Times New Roman" w:eastAsia="바탕체" w:hAnsi="Times New Roman" w:hint="eastAsia"/>
                <w:sz w:val="20"/>
                <w:szCs w:val="20"/>
              </w:rPr>
              <w:t xml:space="preserve"> </w:t>
            </w:r>
            <w:r w:rsidRPr="000400D3">
              <w:rPr>
                <w:rFonts w:ascii="Times New Roman" w:eastAsia="바탕체" w:hAnsi="Times New Roman" w:hint="eastAsia"/>
                <w:sz w:val="20"/>
                <w:szCs w:val="20"/>
              </w:rPr>
              <w:t>위</w:t>
            </w:r>
            <w:r w:rsidRPr="000400D3">
              <w:rPr>
                <w:rFonts w:ascii="Times New Roman" w:eastAsia="바탕체" w:hAnsi="Times New Roman"/>
                <w:sz w:val="20"/>
                <w:szCs w:val="20"/>
              </w:rPr>
              <w:t xml:space="preserve"> </w:t>
            </w:r>
            <w:r>
              <w:rPr>
                <w:rFonts w:ascii="Times New Roman" w:eastAsia="바탕체" w:hAnsi="Times New Roman"/>
                <w:sz w:val="20"/>
                <w:szCs w:val="20"/>
              </w:rPr>
              <w:t>‘</w:t>
            </w:r>
            <w:r w:rsidRPr="000400D3">
              <w:rPr>
                <w:rFonts w:ascii="Times New Roman" w:eastAsia="바탕체" w:hAnsi="Times New Roman" w:hint="eastAsia"/>
                <w:sz w:val="20"/>
                <w:szCs w:val="20"/>
              </w:rPr>
              <w:t>본건</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건물에</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관한</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소유지분</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자에게</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매각</w:t>
            </w:r>
            <w:r>
              <w:rPr>
                <w:rFonts w:ascii="Times New Roman" w:eastAsia="바탕체" w:hAnsi="Times New Roman" w:hint="eastAsia"/>
                <w:sz w:val="20"/>
                <w:szCs w:val="20"/>
                <w:lang w:eastAsia="ko-KR"/>
              </w:rPr>
              <w:t>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는</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임대인인</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대견기업의</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소유지분</w:t>
            </w:r>
            <w:r w:rsidRPr="000400D3">
              <w:rPr>
                <w:rFonts w:ascii="Times New Roman" w:eastAsia="바탕체" w:hAnsi="Times New Roman"/>
                <w:sz w:val="20"/>
                <w:szCs w:val="20"/>
                <w:lang w:eastAsia="ko-KR"/>
              </w:rPr>
              <w:t>(14~18</w:t>
            </w:r>
            <w:r w:rsidRPr="000400D3">
              <w:rPr>
                <w:rFonts w:ascii="Times New Roman" w:eastAsia="바탕체" w:hAnsi="Times New Roman" w:hint="eastAsia"/>
                <w:sz w:val="20"/>
                <w:szCs w:val="20"/>
                <w:lang w:eastAsia="ko-KR"/>
              </w:rPr>
              <w:t>층</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부분</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매각만이</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아니라</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임차인인</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매도인</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소유의</w:t>
            </w:r>
            <w:r w:rsidRPr="000400D3">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매매목적물</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매각</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시에도</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동일하게</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적용된다는</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것이</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당</w:t>
            </w:r>
            <w:r w:rsidRPr="000400D3">
              <w:rPr>
                <w:rFonts w:ascii="Times New Roman" w:eastAsia="바탕체" w:hAnsi="Times New Roman" w:hint="eastAsia"/>
                <w:sz w:val="20"/>
                <w:szCs w:val="20"/>
                <w:lang w:eastAsia="ko-KR"/>
              </w:rPr>
              <w:lastRenderedPageBreak/>
              <w:t>사자들의</w:t>
            </w:r>
            <w:r w:rsidRPr="000400D3">
              <w:rPr>
                <w:rFonts w:ascii="Times New Roman" w:eastAsia="바탕체" w:hAnsi="Times New Roman"/>
                <w:sz w:val="20"/>
                <w:szCs w:val="20"/>
                <w:lang w:eastAsia="ko-KR"/>
              </w:rPr>
              <w:t xml:space="preserve"> </w:t>
            </w:r>
            <w:r w:rsidRPr="000400D3">
              <w:rPr>
                <w:rFonts w:ascii="Times New Roman" w:eastAsia="바탕체" w:hAnsi="Times New Roman" w:hint="eastAsia"/>
                <w:sz w:val="20"/>
                <w:szCs w:val="20"/>
                <w:lang w:eastAsia="ko-KR"/>
              </w:rPr>
              <w:t>의사</w:t>
            </w:r>
            <w:r w:rsidR="00CA02F9">
              <w:rPr>
                <w:rFonts w:ascii="Times New Roman" w:eastAsia="바탕체" w:hAnsi="Times New Roman" w:hint="eastAsia"/>
                <w:sz w:val="20"/>
                <w:szCs w:val="20"/>
                <w:lang w:eastAsia="ko-KR"/>
              </w:rPr>
              <w:t>이고</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이에</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따라</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본건</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거래와</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관련하여</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대견기업의</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사전</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서면</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동의를</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받지</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않을</w:t>
            </w:r>
            <w:r w:rsidR="00CA02F9">
              <w:rPr>
                <w:rFonts w:ascii="Times New Roman" w:eastAsia="바탕체" w:hAnsi="Times New Roman" w:hint="eastAsia"/>
                <w:sz w:val="20"/>
                <w:szCs w:val="20"/>
                <w:lang w:eastAsia="ko-KR"/>
              </w:rPr>
              <w:t xml:space="preserve"> </w:t>
            </w:r>
            <w:r w:rsidR="00CA02F9">
              <w:rPr>
                <w:rFonts w:ascii="Times New Roman" w:eastAsia="바탕체" w:hAnsi="Times New Roman" w:hint="eastAsia"/>
                <w:sz w:val="20"/>
                <w:szCs w:val="20"/>
                <w:lang w:eastAsia="ko-KR"/>
              </w:rPr>
              <w:t>예정이</w:t>
            </w:r>
            <w:r w:rsidR="005444ED">
              <w:rPr>
                <w:rFonts w:ascii="Times New Roman" w:eastAsia="바탕체" w:hAnsi="Times New Roman" w:hint="eastAsia"/>
                <w:sz w:val="20"/>
                <w:szCs w:val="20"/>
                <w:lang w:eastAsia="ko-KR"/>
              </w:rPr>
              <w:t>며</w:t>
            </w:r>
            <w:r w:rsidR="00CA02F9">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거래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진행</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사실에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알고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있으나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별다른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특이사항은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없다고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함</w:t>
            </w:r>
            <w:r>
              <w:rPr>
                <w:rFonts w:ascii="Times New Roman" w:eastAsia="바탕체" w:hAnsi="Times New Roman" w:hint="eastAsia"/>
                <w:sz w:val="20"/>
                <w:szCs w:val="20"/>
                <w:lang w:eastAsia="ko-KR"/>
              </w:rPr>
              <w:t xml:space="preserve">. </w:t>
            </w:r>
          </w:p>
          <w:p w14:paraId="100EC5CF" w14:textId="64F04161" w:rsidR="00CA02F9" w:rsidRDefault="00CA02F9" w:rsidP="000400D3">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책임임대차계약</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13</w:t>
            </w:r>
            <w:r>
              <w:rPr>
                <w:rFonts w:ascii="Times New Roman" w:eastAsia="바탕체" w:hAnsi="Times New Roman" w:hint="eastAsia"/>
                <w:sz w:val="20"/>
                <w:szCs w:val="20"/>
                <w:lang w:eastAsia="ko-KR"/>
              </w:rPr>
              <w:t>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외에도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계약의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해지에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16</w:t>
            </w:r>
            <w:r>
              <w:rPr>
                <w:rFonts w:ascii="Times New Roman" w:eastAsia="바탕체" w:hAnsi="Times New Roman" w:hint="eastAsia"/>
                <w:sz w:val="20"/>
                <w:szCs w:val="20"/>
                <w:lang w:eastAsia="ko-KR"/>
              </w:rPr>
              <w:t>조에서는</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임차인이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임대인의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동의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없이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책임임대차계약상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지위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권리와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의무의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전부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또는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일부를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자에게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양도하는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w:t>
            </w:r>
            <w:r>
              <w:rPr>
                <w:rFonts w:ascii="Times New Roman" w:eastAsia="바탕체" w:hAnsi="Times New Roman"/>
                <w:sz w:val="20"/>
                <w:szCs w:val="20"/>
                <w:lang w:eastAsia="ko-KR"/>
              </w:rPr>
              <w:t>”</w:t>
            </w:r>
            <w:proofErr w:type="spellStart"/>
            <w:r>
              <w:rPr>
                <w:rFonts w:ascii="Times New Roman" w:eastAsia="바탕체" w:hAnsi="Times New Roman" w:hint="eastAsia"/>
                <w:sz w:val="20"/>
                <w:szCs w:val="20"/>
                <w:lang w:eastAsia="ko-KR"/>
              </w:rPr>
              <w:t>를</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임대인의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해지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사유로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규정하면서</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임차인이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자에게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매각하는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해지사유를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구성하지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아니하고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자유롭게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자에게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매각할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이라고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규정하고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 xml:space="preserve">. </w:t>
            </w:r>
            <w:r w:rsidRPr="003E28D6">
              <w:rPr>
                <w:rFonts w:ascii="Times New Roman" w:eastAsia="바탕체" w:hAnsi="Times New Roman" w:hint="eastAsia"/>
                <w:sz w:val="20"/>
                <w:szCs w:val="20"/>
                <w:highlight w:val="green"/>
                <w:lang w:eastAsia="ko-KR"/>
              </w:rPr>
              <w:t>이와</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같은</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본건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책임임대차계약의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규정들을</w:t>
            </w:r>
            <w:r w:rsidRPr="003E28D6">
              <w:rPr>
                <w:rFonts w:ascii="Times New Roman" w:eastAsia="바탕체" w:hAnsi="Times New Roman" w:hint="eastAsia"/>
                <w:sz w:val="20"/>
                <w:szCs w:val="20"/>
                <w:highlight w:val="green"/>
                <w:lang w:eastAsia="ko-KR"/>
              </w:rPr>
              <w:t xml:space="preserve"> </w:t>
            </w:r>
            <w:r w:rsidR="00BC0202" w:rsidRPr="003E28D6">
              <w:rPr>
                <w:rFonts w:ascii="Times New Roman" w:eastAsia="바탕체" w:hAnsi="Times New Roman" w:hint="eastAsia"/>
                <w:sz w:val="20"/>
                <w:szCs w:val="20"/>
                <w:highlight w:val="green"/>
                <w:lang w:eastAsia="ko-KR"/>
              </w:rPr>
              <w:t>전체적으로</w:t>
            </w:r>
            <w:r w:rsidR="00BC0202"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고려하면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본건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거래</w:t>
            </w:r>
            <w:r w:rsidR="008342C1" w:rsidRPr="003E28D6">
              <w:rPr>
                <w:rFonts w:ascii="Times New Roman" w:eastAsia="바탕체" w:hAnsi="Times New Roman" w:hint="eastAsia"/>
                <w:sz w:val="20"/>
                <w:szCs w:val="20"/>
                <w:highlight w:val="green"/>
                <w:lang w:eastAsia="ko-KR"/>
              </w:rPr>
              <w:t>로</w:t>
            </w:r>
            <w:r w:rsidR="008342C1" w:rsidRPr="003E28D6">
              <w:rPr>
                <w:rFonts w:ascii="Times New Roman" w:eastAsia="바탕체" w:hAnsi="Times New Roman" w:hint="eastAsia"/>
                <w:sz w:val="20"/>
                <w:szCs w:val="20"/>
                <w:highlight w:val="green"/>
                <w:lang w:eastAsia="ko-KR"/>
              </w:rPr>
              <w:t xml:space="preserve"> </w:t>
            </w:r>
            <w:r w:rsidR="008342C1" w:rsidRPr="003E28D6">
              <w:rPr>
                <w:rFonts w:ascii="Times New Roman" w:eastAsia="바탕체" w:hAnsi="Times New Roman" w:hint="eastAsia"/>
                <w:sz w:val="20"/>
                <w:szCs w:val="20"/>
                <w:highlight w:val="green"/>
                <w:lang w:eastAsia="ko-KR"/>
              </w:rPr>
              <w:t>인한</w:t>
            </w:r>
            <w:r w:rsidR="008342C1" w:rsidRPr="003E28D6">
              <w:rPr>
                <w:rFonts w:ascii="Times New Roman" w:eastAsia="바탕체" w:hAnsi="Times New Roman" w:hint="eastAsia"/>
                <w:sz w:val="20"/>
                <w:szCs w:val="20"/>
                <w:highlight w:val="green"/>
                <w:lang w:eastAsia="ko-KR"/>
              </w:rPr>
              <w:t xml:space="preserve"> </w:t>
            </w:r>
            <w:r w:rsidR="008342C1" w:rsidRPr="003E28D6">
              <w:rPr>
                <w:rFonts w:ascii="Times New Roman" w:eastAsia="바탕체" w:hAnsi="Times New Roman" w:hint="eastAsia"/>
                <w:sz w:val="20"/>
                <w:szCs w:val="20"/>
                <w:highlight w:val="green"/>
                <w:lang w:eastAsia="ko-KR"/>
              </w:rPr>
              <w:t>임차인</w:t>
            </w:r>
            <w:r w:rsidR="008342C1" w:rsidRPr="003E28D6">
              <w:rPr>
                <w:rFonts w:ascii="Times New Roman" w:eastAsia="바탕체" w:hAnsi="Times New Roman" w:hint="eastAsia"/>
                <w:sz w:val="20"/>
                <w:szCs w:val="20"/>
                <w:highlight w:val="green"/>
                <w:lang w:eastAsia="ko-KR"/>
              </w:rPr>
              <w:t xml:space="preserve"> </w:t>
            </w:r>
            <w:r w:rsidR="008342C1" w:rsidRPr="003E28D6">
              <w:rPr>
                <w:rFonts w:ascii="Times New Roman" w:eastAsia="바탕체" w:hAnsi="Times New Roman" w:hint="eastAsia"/>
                <w:sz w:val="20"/>
                <w:szCs w:val="20"/>
                <w:highlight w:val="green"/>
                <w:lang w:eastAsia="ko-KR"/>
              </w:rPr>
              <w:t>지위</w:t>
            </w:r>
            <w:r w:rsidR="008342C1" w:rsidRPr="003E28D6">
              <w:rPr>
                <w:rFonts w:ascii="Times New Roman" w:eastAsia="바탕체" w:hAnsi="Times New Roman" w:hint="eastAsia"/>
                <w:sz w:val="20"/>
                <w:szCs w:val="20"/>
                <w:highlight w:val="green"/>
                <w:lang w:eastAsia="ko-KR"/>
              </w:rPr>
              <w:t xml:space="preserve"> </w:t>
            </w:r>
            <w:r w:rsidR="008342C1" w:rsidRPr="003E28D6">
              <w:rPr>
                <w:rFonts w:ascii="Times New Roman" w:eastAsia="바탕체" w:hAnsi="Times New Roman" w:hint="eastAsia"/>
                <w:sz w:val="20"/>
                <w:szCs w:val="20"/>
                <w:highlight w:val="green"/>
                <w:lang w:eastAsia="ko-KR"/>
              </w:rPr>
              <w:t>이전</w:t>
            </w:r>
            <w:r w:rsidRPr="003E28D6">
              <w:rPr>
                <w:rFonts w:ascii="Times New Roman" w:eastAsia="바탕체" w:hAnsi="Times New Roman" w:hint="eastAsia"/>
                <w:sz w:val="20"/>
                <w:szCs w:val="20"/>
                <w:highlight w:val="green"/>
                <w:lang w:eastAsia="ko-KR"/>
              </w:rPr>
              <w:t>에</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관하여</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대견기업의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별도</w:t>
            </w:r>
            <w:r w:rsidRPr="003E28D6">
              <w:rPr>
                <w:rFonts w:ascii="Times New Roman" w:eastAsia="바탕체" w:hAnsi="Times New Roman" w:hint="eastAsia"/>
                <w:sz w:val="20"/>
                <w:szCs w:val="20"/>
                <w:highlight w:val="green"/>
                <w:lang w:eastAsia="ko-KR"/>
              </w:rPr>
              <w:t xml:space="preserve"> </w:t>
            </w:r>
            <w:r w:rsidR="008342C1" w:rsidRPr="003E28D6">
              <w:rPr>
                <w:rFonts w:ascii="Times New Roman" w:eastAsia="바탕체" w:hAnsi="Times New Roman" w:hint="eastAsia"/>
                <w:sz w:val="20"/>
                <w:szCs w:val="20"/>
                <w:highlight w:val="green"/>
                <w:lang w:eastAsia="ko-KR"/>
              </w:rPr>
              <w:t>사전</w:t>
            </w:r>
            <w:r w:rsidR="008342C1"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동의</w:t>
            </w:r>
            <w:r w:rsidR="008342C1" w:rsidRPr="003E28D6">
              <w:rPr>
                <w:rFonts w:ascii="Times New Roman" w:eastAsia="바탕체" w:hAnsi="Times New Roman" w:hint="eastAsia"/>
                <w:sz w:val="20"/>
                <w:szCs w:val="20"/>
                <w:highlight w:val="green"/>
                <w:lang w:eastAsia="ko-KR"/>
              </w:rPr>
              <w:t>는</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필요하지</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않다고</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해석하는</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것도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가능해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보임</w:t>
            </w:r>
            <w:r w:rsidRPr="003E28D6">
              <w:rPr>
                <w:rFonts w:ascii="Times New Roman" w:eastAsia="바탕체" w:hAnsi="Times New Roman" w:hint="eastAsia"/>
                <w:sz w:val="20"/>
                <w:szCs w:val="20"/>
                <w:highlight w:val="green"/>
                <w:lang w:eastAsia="ko-KR"/>
              </w:rPr>
              <w:t>.</w:t>
            </w:r>
            <w:r>
              <w:rPr>
                <w:rFonts w:ascii="Times New Roman" w:eastAsia="바탕체" w:hAnsi="Times New Roman" w:hint="eastAsia"/>
                <w:sz w:val="20"/>
                <w:szCs w:val="20"/>
                <w:lang w:eastAsia="ko-KR"/>
              </w:rPr>
              <w:t xml:space="preserve"> </w:t>
            </w:r>
          </w:p>
          <w:p w14:paraId="45D60142" w14:textId="77777777" w:rsidR="00512080" w:rsidRPr="00F83171"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rPr>
            </w:pPr>
          </w:p>
          <w:p w14:paraId="0114DDBF" w14:textId="299C8FC9" w:rsidR="00F83171" w:rsidRPr="00512080" w:rsidRDefault="00F83171" w:rsidP="00F83171">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rPr>
              <w:t>전대</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lang w:eastAsia="ko-KR"/>
              </w:rPr>
              <w:t>권한</w:t>
            </w:r>
          </w:p>
          <w:p w14:paraId="188B86BC" w14:textId="77777777" w:rsidR="00F83171" w:rsidRP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lang w:eastAsia="ko-KR"/>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의하면</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임차인은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임대인에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대한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사전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서면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통지를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전제로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임대인의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사전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서면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동의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없이도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임대차목적물의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일부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전부를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전대할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있음</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단</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전대차기간이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잔여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임대기간을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초과하는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때에는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임대인의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동의를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받아야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하는데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전대차기간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만료일이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기존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책임임대차기간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만료일로부터</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3</w:t>
            </w:r>
            <w:r w:rsidRPr="00F83171">
              <w:rPr>
                <w:rFonts w:ascii="Times New Roman" w:eastAsia="바탕체" w:hAnsi="Times New Roman" w:hint="eastAsia"/>
                <w:sz w:val="20"/>
                <w:szCs w:val="20"/>
              </w:rPr>
              <w:t>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이내이고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임관리비가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건물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중</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임차인이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보유하고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업무시설의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평균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임대조건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수준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이상일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경우에는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임대인은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전대에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대하여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동의를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해야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함</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8</w:t>
            </w:r>
            <w:r w:rsidRPr="00F83171">
              <w:rPr>
                <w:rFonts w:ascii="Times New Roman" w:eastAsia="바탕체" w:hAnsi="Times New Roman" w:hint="eastAsia"/>
                <w:sz w:val="20"/>
                <w:szCs w:val="20"/>
              </w:rPr>
              <w:t>조</w:t>
            </w:r>
            <w:r w:rsidRPr="00F83171">
              <w:rPr>
                <w:rFonts w:ascii="Times New Roman" w:eastAsia="바탕체" w:hAnsi="Times New Roman" w:hint="eastAsia"/>
                <w:sz w:val="20"/>
                <w:szCs w:val="20"/>
              </w:rPr>
              <w:t xml:space="preserve">). </w:t>
            </w:r>
          </w:p>
          <w:p w14:paraId="0613C0FA" w14:textId="2E5F2C4A" w:rsidR="00626808"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아래</w:t>
            </w:r>
            <w:r w:rsidRPr="00F83171">
              <w:rPr>
                <w:rFonts w:ascii="Times New Roman" w:eastAsia="바탕체" w:hAnsi="Times New Roman" w:hint="eastAsia"/>
                <w:sz w:val="20"/>
                <w:szCs w:val="20"/>
              </w:rPr>
              <w:t xml:space="preserve"> </w:t>
            </w:r>
            <w:r w:rsidR="005444ED" w:rsidRPr="005444ED">
              <w:rPr>
                <w:rFonts w:ascii="Times New Roman" w:eastAsia="바탕체" w:hAnsi="Times New Roman"/>
                <w:b/>
                <w:sz w:val="20"/>
                <w:szCs w:val="20"/>
                <w:u w:val="single"/>
              </w:rPr>
              <w:t xml:space="preserve">2. </w:t>
            </w:r>
            <w:r w:rsidRPr="00F83171">
              <w:rPr>
                <w:rFonts w:ascii="Times New Roman" w:eastAsia="바탕체" w:hAnsi="Times New Roman" w:hint="eastAsia"/>
                <w:b/>
                <w:sz w:val="20"/>
                <w:szCs w:val="20"/>
                <w:u w:val="single"/>
              </w:rPr>
              <w:t>임대차</w:t>
            </w:r>
            <w:r w:rsidRPr="00F83171">
              <w:rPr>
                <w:rFonts w:ascii="Times New Roman" w:eastAsia="바탕체" w:hAnsi="Times New Roman" w:hint="eastAsia"/>
                <w:b/>
                <w:sz w:val="20"/>
                <w:szCs w:val="20"/>
                <w:u w:val="single"/>
              </w:rPr>
              <w:t xml:space="preserve"> </w:t>
            </w:r>
            <w:r w:rsidRPr="00F83171">
              <w:rPr>
                <w:rFonts w:ascii="Times New Roman" w:eastAsia="바탕체" w:hAnsi="Times New Roman" w:hint="eastAsia"/>
                <w:b/>
                <w:sz w:val="20"/>
                <w:szCs w:val="20"/>
                <w:u w:val="single"/>
              </w:rPr>
              <w:t>및</w:t>
            </w:r>
            <w:r w:rsidRPr="00F83171">
              <w:rPr>
                <w:rFonts w:ascii="Times New Roman" w:eastAsia="바탕체" w:hAnsi="Times New Roman" w:hint="eastAsia"/>
                <w:b/>
                <w:sz w:val="20"/>
                <w:szCs w:val="20"/>
                <w:u w:val="single"/>
              </w:rPr>
              <w:t xml:space="preserve"> </w:t>
            </w:r>
            <w:r w:rsidRPr="00F83171">
              <w:rPr>
                <w:rFonts w:ascii="Times New Roman" w:eastAsia="바탕체" w:hAnsi="Times New Roman" w:hint="eastAsia"/>
                <w:b/>
                <w:sz w:val="20"/>
                <w:szCs w:val="20"/>
                <w:u w:val="single"/>
              </w:rPr>
              <w:t>전대차</w:t>
            </w:r>
            <w:r w:rsidRPr="00F83171">
              <w:rPr>
                <w:rFonts w:ascii="Times New Roman" w:eastAsia="바탕체" w:hAnsi="Times New Roman" w:hint="eastAsia"/>
                <w:b/>
                <w:sz w:val="20"/>
                <w:szCs w:val="20"/>
                <w:u w:val="single"/>
              </w:rPr>
              <w:t xml:space="preserve"> </w:t>
            </w:r>
            <w:r w:rsidRPr="00F83171">
              <w:rPr>
                <w:rFonts w:ascii="Times New Roman" w:eastAsia="바탕체" w:hAnsi="Times New Roman" w:hint="eastAsia"/>
                <w:b/>
                <w:sz w:val="20"/>
                <w:szCs w:val="20"/>
                <w:u w:val="single"/>
              </w:rPr>
              <w:t>현황</w:t>
            </w:r>
            <w:r w:rsidRPr="00F83171">
              <w:rPr>
                <w:rFonts w:ascii="Times New Roman" w:eastAsia="바탕체" w:hAnsi="Times New Roman" w:hint="eastAsia"/>
                <w:sz w:val="20"/>
                <w:szCs w:val="20"/>
              </w:rPr>
              <w:t>에서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보는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것과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같이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매도인은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책임임대차목적물을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자에게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전대하고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중</w:t>
            </w:r>
            <w:r w:rsidRPr="00F83171">
              <w:rPr>
                <w:rFonts w:ascii="Times New Roman" w:eastAsia="바탕체" w:hAnsi="Times New Roman" w:hint="eastAsia"/>
                <w:sz w:val="20"/>
                <w:szCs w:val="20"/>
              </w:rPr>
              <w:t xml:space="preserve"> </w:t>
            </w:r>
            <w:r w:rsidR="00C9635D">
              <w:rPr>
                <w:rFonts w:ascii="Times New Roman" w:eastAsia="바탕체" w:hAnsi="Times New Roman" w:hint="eastAsia"/>
                <w:sz w:val="20"/>
                <w:szCs w:val="20"/>
                <w:lang w:eastAsia="ko-KR"/>
              </w:rPr>
              <w:t>현재</w:t>
            </w:r>
            <w:r w:rsidR="00C9635D">
              <w:rPr>
                <w:rFonts w:ascii="Times New Roman" w:eastAsia="바탕체" w:hAnsi="Times New Roman" w:hint="eastAsia"/>
                <w:sz w:val="20"/>
                <w:szCs w:val="20"/>
                <w:lang w:eastAsia="ko-KR"/>
              </w:rPr>
              <w:t xml:space="preserve"> </w:t>
            </w:r>
            <w:r w:rsidRPr="00F83171">
              <w:rPr>
                <w:rFonts w:ascii="Times New Roman" w:eastAsia="바탕체" w:hAnsi="Times New Roman" w:hint="eastAsia"/>
                <w:sz w:val="20"/>
                <w:szCs w:val="20"/>
              </w:rPr>
              <w:t>전대차기간이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기간을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초과하는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것은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없는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것으로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보임</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p>
          <w:p w14:paraId="1B722EBE" w14:textId="265CEC0F" w:rsidR="00F83171" w:rsidRDefault="00454A16"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제공된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자료에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sidR="00F83171" w:rsidRPr="00F83171">
              <w:rPr>
                <w:rFonts w:ascii="Times New Roman" w:eastAsia="바탕체" w:hAnsi="Times New Roman" w:hint="eastAsia"/>
                <w:sz w:val="20"/>
                <w:szCs w:val="20"/>
              </w:rPr>
              <w:t>매도인이</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전대하고</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있는</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부분</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중</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일부</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호실은</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전차인이</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매도인의</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동의를</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받아</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다시</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제</w:t>
            </w:r>
            <w:r w:rsidR="00F83171" w:rsidRPr="00F83171">
              <w:rPr>
                <w:rFonts w:ascii="Times New Roman" w:eastAsia="바탕체" w:hAnsi="Times New Roman" w:hint="eastAsia"/>
                <w:sz w:val="20"/>
                <w:szCs w:val="20"/>
              </w:rPr>
              <w:t>3</w:t>
            </w:r>
            <w:r w:rsidR="00F83171" w:rsidRPr="00F83171">
              <w:rPr>
                <w:rFonts w:ascii="Times New Roman" w:eastAsia="바탕체" w:hAnsi="Times New Roman" w:hint="eastAsia"/>
                <w:sz w:val="20"/>
                <w:szCs w:val="20"/>
              </w:rPr>
              <w:t>자에게</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재전대하고</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있는</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것으로</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보이는데</w:t>
            </w:r>
            <w:r w:rsidR="00F83171" w:rsidRPr="000A537A">
              <w:rPr>
                <w:rStyle w:val="ae"/>
                <w:rFonts w:ascii="Times New Roman" w:eastAsia="바탕체" w:hAnsi="Times New Roman"/>
                <w:sz w:val="20"/>
                <w:szCs w:val="20"/>
              </w:rPr>
              <w:footnoteReference w:id="14"/>
            </w:r>
            <w:r w:rsidR="00F83171" w:rsidRPr="00F83171">
              <w:rPr>
                <w:rFonts w:ascii="Times New Roman" w:eastAsia="바탕체" w:hAnsi="Times New Roman" w:hint="eastAsia"/>
                <w:sz w:val="20"/>
                <w:szCs w:val="20"/>
              </w:rPr>
              <w:t>,</w:t>
            </w:r>
            <w:r w:rsidR="00F83171" w:rsidRPr="00F83171">
              <w:rPr>
                <w:rFonts w:ascii="Times New Roman" w:eastAsia="바탕체" w:hAnsi="Times New Roman"/>
                <w:sz w:val="20"/>
                <w:szCs w:val="20"/>
              </w:rPr>
              <w:t xml:space="preserve"> </w:t>
            </w:r>
            <w:r w:rsidR="00F83171" w:rsidRPr="00F83171">
              <w:rPr>
                <w:rFonts w:ascii="Times New Roman" w:eastAsia="바탕체" w:hAnsi="Times New Roman" w:hint="eastAsia"/>
                <w:sz w:val="20"/>
                <w:szCs w:val="20"/>
              </w:rPr>
              <w:t>위</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본건</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책임임대차계약</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제</w:t>
            </w:r>
            <w:r w:rsidR="00F83171" w:rsidRPr="00F83171">
              <w:rPr>
                <w:rFonts w:ascii="Times New Roman" w:eastAsia="바탕체" w:hAnsi="Times New Roman" w:hint="eastAsia"/>
                <w:sz w:val="20"/>
                <w:szCs w:val="20"/>
              </w:rPr>
              <w:t>8</w:t>
            </w:r>
            <w:r w:rsidR="00F83171" w:rsidRPr="00F83171">
              <w:rPr>
                <w:rFonts w:ascii="Times New Roman" w:eastAsia="바탕체" w:hAnsi="Times New Roman" w:hint="eastAsia"/>
                <w:sz w:val="20"/>
                <w:szCs w:val="20"/>
              </w:rPr>
              <w:t>조에</w:t>
            </w:r>
            <w:r w:rsidR="009950CC">
              <w:rPr>
                <w:rFonts w:ascii="Times New Roman" w:eastAsia="바탕체" w:hAnsi="Times New Roman" w:hint="eastAsia"/>
                <w:sz w:val="20"/>
                <w:szCs w:val="20"/>
                <w:lang w:eastAsia="ko-KR"/>
              </w:rPr>
              <w:t>서</w:t>
            </w:r>
            <w:r w:rsidR="009950CC">
              <w:rPr>
                <w:rFonts w:ascii="Times New Roman" w:eastAsia="바탕체" w:hAnsi="Times New Roman" w:hint="eastAsia"/>
                <w:sz w:val="20"/>
                <w:szCs w:val="20"/>
                <w:lang w:eastAsia="ko-KR"/>
              </w:rPr>
              <w:t xml:space="preserve"> </w:t>
            </w:r>
            <w:r w:rsidR="009950CC">
              <w:rPr>
                <w:rFonts w:ascii="Times New Roman" w:eastAsia="바탕체" w:hAnsi="Times New Roman" w:hint="eastAsia"/>
                <w:sz w:val="20"/>
                <w:szCs w:val="20"/>
                <w:lang w:eastAsia="ko-KR"/>
              </w:rPr>
              <w:t>재전대에</w:t>
            </w:r>
            <w:r w:rsidR="009950CC">
              <w:rPr>
                <w:rFonts w:ascii="Times New Roman" w:eastAsia="바탕체" w:hAnsi="Times New Roman" w:hint="eastAsia"/>
                <w:sz w:val="20"/>
                <w:szCs w:val="20"/>
                <w:lang w:eastAsia="ko-KR"/>
              </w:rPr>
              <w:t xml:space="preserve"> </w:t>
            </w:r>
            <w:r w:rsidR="009950CC">
              <w:rPr>
                <w:rFonts w:ascii="Times New Roman" w:eastAsia="바탕체" w:hAnsi="Times New Roman" w:hint="eastAsia"/>
                <w:sz w:val="20"/>
                <w:szCs w:val="20"/>
                <w:lang w:eastAsia="ko-KR"/>
              </w:rPr>
              <w:t>관하여</w:t>
            </w:r>
            <w:r w:rsidR="009950CC">
              <w:rPr>
                <w:rFonts w:ascii="Times New Roman" w:eastAsia="바탕체" w:hAnsi="Times New Roman" w:hint="eastAsia"/>
                <w:sz w:val="20"/>
                <w:szCs w:val="20"/>
                <w:lang w:eastAsia="ko-KR"/>
              </w:rPr>
              <w:t xml:space="preserve"> </w:t>
            </w:r>
            <w:r w:rsidR="009950CC">
              <w:rPr>
                <w:rFonts w:ascii="Times New Roman" w:eastAsia="바탕체" w:hAnsi="Times New Roman" w:hint="eastAsia"/>
                <w:sz w:val="20"/>
                <w:szCs w:val="20"/>
                <w:lang w:eastAsia="ko-KR"/>
              </w:rPr>
              <w:t>명시적으로</w:t>
            </w:r>
            <w:r w:rsidR="009950CC">
              <w:rPr>
                <w:rFonts w:ascii="Times New Roman" w:eastAsia="바탕체" w:hAnsi="Times New Roman" w:hint="eastAsia"/>
                <w:sz w:val="20"/>
                <w:szCs w:val="20"/>
                <w:lang w:eastAsia="ko-KR"/>
              </w:rPr>
              <w:t xml:space="preserve"> </w:t>
            </w:r>
            <w:r w:rsidR="009950CC">
              <w:rPr>
                <w:rFonts w:ascii="Times New Roman" w:eastAsia="바탕체" w:hAnsi="Times New Roman" w:hint="eastAsia"/>
                <w:sz w:val="20"/>
                <w:szCs w:val="20"/>
                <w:lang w:eastAsia="ko-KR"/>
              </w:rPr>
              <w:t>규정하고</w:t>
            </w:r>
            <w:r w:rsidR="009950CC">
              <w:rPr>
                <w:rFonts w:ascii="Times New Roman" w:eastAsia="바탕체" w:hAnsi="Times New Roman" w:hint="eastAsia"/>
                <w:sz w:val="20"/>
                <w:szCs w:val="20"/>
                <w:lang w:eastAsia="ko-KR"/>
              </w:rPr>
              <w:t xml:space="preserve"> </w:t>
            </w:r>
            <w:r w:rsidR="009950CC">
              <w:rPr>
                <w:rFonts w:ascii="Times New Roman" w:eastAsia="바탕체" w:hAnsi="Times New Roman" w:hint="eastAsia"/>
                <w:sz w:val="20"/>
                <w:szCs w:val="20"/>
                <w:lang w:eastAsia="ko-KR"/>
              </w:rPr>
              <w:t>있지는</w:t>
            </w:r>
            <w:r w:rsidR="009950CC">
              <w:rPr>
                <w:rFonts w:ascii="Times New Roman" w:eastAsia="바탕체" w:hAnsi="Times New Roman" w:hint="eastAsia"/>
                <w:sz w:val="20"/>
                <w:szCs w:val="20"/>
                <w:lang w:eastAsia="ko-KR"/>
              </w:rPr>
              <w:t xml:space="preserve"> </w:t>
            </w:r>
            <w:r w:rsidR="009950CC">
              <w:rPr>
                <w:rFonts w:ascii="Times New Roman" w:eastAsia="바탕체" w:hAnsi="Times New Roman" w:hint="eastAsia"/>
                <w:sz w:val="20"/>
                <w:szCs w:val="20"/>
                <w:lang w:eastAsia="ko-KR"/>
              </w:rPr>
              <w:t>아니함</w:t>
            </w:r>
            <w:r w:rsidR="009950CC">
              <w:rPr>
                <w:rFonts w:ascii="Times New Roman" w:eastAsia="바탕체" w:hAnsi="Times New Roman" w:hint="eastAsia"/>
                <w:sz w:val="20"/>
                <w:szCs w:val="20"/>
                <w:lang w:eastAsia="ko-KR"/>
              </w:rPr>
              <w:t>.</w:t>
            </w:r>
            <w:r w:rsidR="009950CC">
              <w:rPr>
                <w:rFonts w:ascii="Times New Roman" w:eastAsia="바탕체" w:hAnsi="Times New Roman"/>
                <w:sz w:val="20"/>
                <w:szCs w:val="20"/>
                <w:lang w:eastAsia="ko-KR"/>
              </w:rPr>
              <w:t xml:space="preserve"> </w:t>
            </w:r>
          </w:p>
          <w:p w14:paraId="6E7C690E" w14:textId="55D8B2F8" w:rsidR="00626808" w:rsidRDefault="00626808" w:rsidP="0062680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매도인의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답변에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sidRPr="00F84397">
              <w:rPr>
                <w:rFonts w:ascii="Times New Roman" w:eastAsia="바탕체" w:hAnsi="Times New Roman" w:hint="eastAsia"/>
                <w:sz w:val="20"/>
                <w:szCs w:val="20"/>
              </w:rPr>
              <w:t>매도인</w:t>
            </w:r>
            <w:r>
              <w:rPr>
                <w:rFonts w:ascii="Times New Roman" w:eastAsia="바탕체" w:hAnsi="Times New Roman" w:hint="eastAsia"/>
                <w:sz w:val="20"/>
                <w:szCs w:val="20"/>
                <w:lang w:eastAsia="ko-KR"/>
              </w:rPr>
              <w:t>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전대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또는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재전대와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관련하여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별도로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통지하거나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대견기업으로부터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동의를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받은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적이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없으며</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이에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이의제기를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적도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없다고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함</w:t>
            </w:r>
            <w:r>
              <w:rPr>
                <w:rFonts w:ascii="Times New Roman" w:eastAsia="바탕체" w:hAnsi="Times New Roman" w:hint="eastAsia"/>
                <w:sz w:val="20"/>
                <w:szCs w:val="20"/>
                <w:lang w:eastAsia="ko-KR"/>
              </w:rPr>
              <w:t xml:space="preserve">. </w:t>
            </w:r>
            <w:r w:rsidRPr="00F84397">
              <w:rPr>
                <w:rFonts w:ascii="Times New Roman" w:eastAsia="바탕체" w:hAnsi="Times New Roman" w:hint="eastAsia"/>
                <w:sz w:val="20"/>
                <w:szCs w:val="20"/>
              </w:rPr>
              <w:t xml:space="preserve"> </w:t>
            </w:r>
          </w:p>
          <w:p w14:paraId="553E28D8" w14:textId="1A2DDA43" w:rsidR="00FD4FE5" w:rsidRPr="00F83171" w:rsidRDefault="00454A16" w:rsidP="0062680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참고로</w:t>
            </w:r>
            <w:r>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본건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책임임대차계약에</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의하면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임차인이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정당한</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이유</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없이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본건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책임임대차계약에</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따른</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중대한</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의무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이행을</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거절하여</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상대방으로부터</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sz w:val="20"/>
                <w:szCs w:val="20"/>
                <w:lang w:eastAsia="ko-KR"/>
              </w:rPr>
              <w:t>10</w:t>
            </w:r>
            <w:r w:rsidR="00FD4FE5">
              <w:rPr>
                <w:rFonts w:ascii="Times New Roman" w:eastAsia="바탕체" w:hAnsi="Times New Roman" w:hint="eastAsia"/>
                <w:sz w:val="20"/>
                <w:szCs w:val="20"/>
                <w:lang w:eastAsia="ko-KR"/>
              </w:rPr>
              <w:t>영업일의</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최고기간을</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정한</w:t>
            </w:r>
            <w:r w:rsidR="00FD4FE5">
              <w:rPr>
                <w:rFonts w:ascii="Times New Roman" w:eastAsia="바탕체" w:hAnsi="Times New Roman"/>
                <w:sz w:val="20"/>
                <w:szCs w:val="20"/>
                <w:lang w:eastAsia="ko-KR"/>
              </w:rPr>
              <w:t xml:space="preserve"> </w:t>
            </w:r>
            <w:r w:rsidR="00FD4FE5">
              <w:rPr>
                <w:rFonts w:ascii="Times New Roman" w:eastAsia="바탕체" w:hAnsi="Times New Roman" w:hint="eastAsia"/>
                <w:sz w:val="20"/>
                <w:szCs w:val="20"/>
                <w:lang w:eastAsia="ko-KR"/>
              </w:rPr>
              <w:t>시정</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요구를</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받았음에도</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이를</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시정하지</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않는</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경우</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임대인이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계약을</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해지할</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수</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있고</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경우</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임차인은</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해지일</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현재</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임관리비의</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sz w:val="20"/>
                <w:szCs w:val="20"/>
                <w:lang w:eastAsia="ko-KR"/>
              </w:rPr>
              <w:t>20</w:t>
            </w:r>
            <w:r w:rsidR="00FD4FE5">
              <w:rPr>
                <w:rFonts w:ascii="Times New Roman" w:eastAsia="바탕체" w:hAnsi="Times New Roman" w:hint="eastAsia"/>
                <w:sz w:val="20"/>
                <w:szCs w:val="20"/>
                <w:lang w:eastAsia="ko-KR"/>
              </w:rPr>
              <w:t>배</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상당액을</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위약벌로</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지급해야</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함</w:t>
            </w:r>
            <w:r w:rsidR="00FD4FE5">
              <w:rPr>
                <w:rFonts w:ascii="Times New Roman" w:eastAsia="바탕체" w:hAnsi="Times New Roman" w:hint="eastAsia"/>
                <w:sz w:val="20"/>
                <w:szCs w:val="20"/>
                <w:lang w:eastAsia="ko-KR"/>
              </w:rPr>
              <w:t xml:space="preserve">. </w:t>
            </w:r>
          </w:p>
        </w:tc>
        <w:tc>
          <w:tcPr>
            <w:tcW w:w="25" w:type="pct"/>
            <w:tcBorders>
              <w:top w:val="single" w:sz="12" w:space="0" w:color="000080"/>
              <w:bottom w:val="single" w:sz="12" w:space="0" w:color="000080"/>
            </w:tcBorders>
            <w:shd w:val="clear" w:color="auto" w:fill="auto"/>
          </w:tcPr>
          <w:p w14:paraId="4CB1CA33" w14:textId="77777777" w:rsidR="00F83171" w:rsidRPr="00850E72" w:rsidDel="0015750F" w:rsidRDefault="00F83171"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21153B75" w14:textId="2B3B8B54"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265CF2A7" w14:textId="179CB090"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712E4666" w14:textId="6050AB5D"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11CAFBA9" w14:textId="26A61805"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4CF445E4" w14:textId="38125B17"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333D48D7" w14:textId="5285E13B"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751E69C6" w14:textId="6EB41743"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0DED4B52" w14:textId="396C9AE2" w:rsidR="006F0FDF" w:rsidRDefault="006F0FDF"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0A34EBEC" w14:textId="77777777" w:rsidR="00BC0202" w:rsidRDefault="00BC0202"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4AEC3A49" w14:textId="77777777" w:rsidR="006F0FDF" w:rsidRDefault="006F0FDF" w:rsidP="006F0FDF">
            <w:pPr>
              <w:wordWrap w:val="0"/>
              <w:autoSpaceDE w:val="0"/>
              <w:autoSpaceDN w:val="0"/>
              <w:snapToGrid w:val="0"/>
              <w:spacing w:after="120" w:line="280" w:lineRule="atLeast"/>
              <w:ind w:left="288"/>
              <w:jc w:val="both"/>
              <w:rPr>
                <w:rFonts w:ascii="Times New Roman" w:eastAsia="바탕체" w:hAnsi="Times New Roman"/>
                <w:sz w:val="20"/>
                <w:szCs w:val="20"/>
              </w:rPr>
            </w:pPr>
          </w:p>
          <w:p w14:paraId="1423AA7F" w14:textId="7556C4C8" w:rsidR="005918DC" w:rsidRDefault="005918DC"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매도인을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통하여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책임임대차계약에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임대차보증금</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및대견기업과</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협의된</w:t>
            </w:r>
            <w:r>
              <w:rPr>
                <w:rFonts w:ascii="Times New Roman" w:eastAsia="바탕체" w:hAnsi="Times New Roman" w:hint="eastAsia"/>
                <w:sz w:val="20"/>
                <w:szCs w:val="20"/>
                <w:lang w:eastAsia="ko-KR"/>
              </w:rPr>
              <w:t xml:space="preserve"> 202</w:t>
            </w:r>
            <w:r>
              <w:rPr>
                <w:rFonts w:ascii="Times New Roman" w:eastAsia="바탕체" w:hAnsi="Times New Roman"/>
                <w:sz w:val="20"/>
                <w:szCs w:val="20"/>
                <w:lang w:eastAsia="ko-KR"/>
              </w:rPr>
              <w:t>4</w:t>
            </w:r>
            <w:r>
              <w:rPr>
                <w:rFonts w:ascii="Times New Roman" w:eastAsia="바탕체" w:hAnsi="Times New Roman" w:hint="eastAsia"/>
                <w:sz w:val="20"/>
                <w:szCs w:val="20"/>
                <w:lang w:eastAsia="ko-KR"/>
              </w:rPr>
              <w:t>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임관리비</w:t>
            </w:r>
            <w:r>
              <w:rPr>
                <w:rFonts w:ascii="Times New Roman" w:eastAsia="바탕체" w:hAnsi="Times New Roman" w:hint="eastAsia"/>
                <w:sz w:val="20"/>
                <w:szCs w:val="20"/>
                <w:lang w:eastAsia="ko-KR"/>
              </w:rPr>
              <w:t xml:space="preserve"> </w:t>
            </w:r>
            <w:r w:rsidR="00914CC9">
              <w:rPr>
                <w:rFonts w:ascii="Times New Roman" w:eastAsia="바탕체" w:hAnsi="Times New Roman" w:hint="eastAsia"/>
                <w:sz w:val="20"/>
                <w:szCs w:val="20"/>
                <w:lang w:eastAsia="ko-KR"/>
              </w:rPr>
              <w:t>금액</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확인할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필요가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 xml:space="preserve">. </w:t>
            </w:r>
          </w:p>
          <w:p w14:paraId="0F27FD72" w14:textId="285C374F" w:rsidR="006F0FDF" w:rsidRDefault="005918DC" w:rsidP="0037446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책임임대차계약</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5</w:t>
            </w:r>
            <w:r>
              <w:rPr>
                <w:rFonts w:ascii="Times New Roman" w:eastAsia="바탕체" w:hAnsi="Times New Roman" w:hint="eastAsia"/>
                <w:sz w:val="20"/>
                <w:szCs w:val="20"/>
                <w:lang w:eastAsia="ko-KR"/>
              </w:rPr>
              <w:t>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항</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4</w:t>
            </w:r>
            <w:r>
              <w:rPr>
                <w:rFonts w:ascii="Times New Roman" w:eastAsia="바탕체" w:hAnsi="Times New Roman" w:hint="eastAsia"/>
                <w:sz w:val="20"/>
                <w:szCs w:val="20"/>
                <w:lang w:eastAsia="ko-KR"/>
              </w:rPr>
              <w:t>항에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임관리비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조정은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NOC 21</w:t>
            </w:r>
            <w:r>
              <w:rPr>
                <w:rFonts w:ascii="Times New Roman" w:eastAsia="바탕체" w:hAnsi="Times New Roman" w:hint="eastAsia"/>
                <w:sz w:val="20"/>
                <w:szCs w:val="20"/>
                <w:lang w:eastAsia="ko-KR"/>
              </w:rPr>
              <w:t>만원을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초과하여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이루어지지는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않는다는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합의된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내용이라</w:t>
            </w:r>
            <w:r>
              <w:rPr>
                <w:rFonts w:ascii="Times New Roman" w:eastAsia="바탕체" w:hAnsi="Times New Roman" w:hint="eastAsia"/>
                <w:sz w:val="20"/>
                <w:szCs w:val="20"/>
                <w:lang w:eastAsia="ko-KR"/>
              </w:rPr>
              <w:lastRenderedPageBreak/>
              <w:t>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증빙자료를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제공해줄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것을</w:t>
            </w:r>
            <w:r w:rsidR="00914CC9">
              <w:rPr>
                <w:rFonts w:ascii="Times New Roman" w:eastAsia="바탕체" w:hAnsi="Times New Roman" w:hint="eastAsia"/>
                <w:sz w:val="20"/>
                <w:szCs w:val="20"/>
                <w:lang w:eastAsia="ko-KR"/>
              </w:rPr>
              <w:t xml:space="preserve"> </w:t>
            </w:r>
            <w:r w:rsidR="00914CC9">
              <w:rPr>
                <w:rFonts w:ascii="Times New Roman" w:eastAsia="바탕체" w:hAnsi="Times New Roman" w:hint="eastAsia"/>
                <w:sz w:val="20"/>
                <w:szCs w:val="20"/>
                <w:lang w:eastAsia="ko-KR"/>
              </w:rPr>
              <w:t>매도인에게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요청하는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바람직해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이러한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증빙자료를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제공받지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못한다면</w:t>
            </w:r>
            <w:r>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향후</w:t>
            </w:r>
            <w:r w:rsidR="00374462">
              <w:rPr>
                <w:rFonts w:ascii="Times New Roman" w:eastAsia="바탕체" w:hAnsi="Times New Roman" w:hint="eastAsia"/>
                <w:sz w:val="20"/>
                <w:szCs w:val="20"/>
                <w:lang w:eastAsia="ko-KR"/>
              </w:rPr>
              <w:t xml:space="preserve"> </w:t>
            </w:r>
            <w:r w:rsidR="00374462" w:rsidRPr="00F83171">
              <w:rPr>
                <w:rFonts w:ascii="Times New Roman" w:eastAsia="바탕체" w:hAnsi="Times New Roman" w:hint="eastAsia"/>
                <w:sz w:val="20"/>
                <w:szCs w:val="20"/>
              </w:rPr>
              <w:t>종로타워</w:t>
            </w:r>
            <w:r w:rsidR="00374462" w:rsidRPr="00F83171">
              <w:rPr>
                <w:rFonts w:ascii="Times New Roman" w:eastAsia="바탕체" w:hAnsi="Times New Roman" w:hint="eastAsia"/>
                <w:sz w:val="20"/>
                <w:szCs w:val="20"/>
              </w:rPr>
              <w:t xml:space="preserve">, </w:t>
            </w:r>
            <w:r w:rsidR="00374462" w:rsidRPr="00F83171">
              <w:rPr>
                <w:rFonts w:ascii="Times New Roman" w:eastAsia="바탕체" w:hAnsi="Times New Roman"/>
                <w:sz w:val="20"/>
                <w:szCs w:val="20"/>
              </w:rPr>
              <w:t xml:space="preserve">SFC </w:t>
            </w:r>
            <w:r w:rsidR="00374462" w:rsidRPr="00F83171">
              <w:rPr>
                <w:rFonts w:ascii="Times New Roman" w:eastAsia="바탕체" w:hAnsi="Times New Roman" w:hint="eastAsia"/>
                <w:sz w:val="20"/>
                <w:szCs w:val="20"/>
              </w:rPr>
              <w:t>빌딩의</w:t>
            </w:r>
            <w:r w:rsidR="00374462" w:rsidRPr="00F83171">
              <w:rPr>
                <w:rFonts w:ascii="Times New Roman" w:eastAsia="바탕체" w:hAnsi="Times New Roman" w:hint="eastAsia"/>
                <w:sz w:val="20"/>
                <w:szCs w:val="20"/>
              </w:rPr>
              <w:t xml:space="preserve"> </w:t>
            </w:r>
            <w:r w:rsidR="00374462" w:rsidRPr="00F83171">
              <w:rPr>
                <w:rFonts w:ascii="Times New Roman" w:eastAsia="바탕체" w:hAnsi="Times New Roman" w:hint="eastAsia"/>
                <w:sz w:val="20"/>
                <w:szCs w:val="20"/>
              </w:rPr>
              <w:t>실질</w:t>
            </w:r>
            <w:r w:rsidR="00374462" w:rsidRPr="00F83171">
              <w:rPr>
                <w:rFonts w:ascii="Times New Roman" w:eastAsia="바탕체" w:hAnsi="Times New Roman" w:hint="eastAsia"/>
                <w:sz w:val="20"/>
                <w:szCs w:val="20"/>
              </w:rPr>
              <w:t xml:space="preserve"> </w:t>
            </w:r>
            <w:r w:rsidR="00374462" w:rsidRPr="00F83171">
              <w:rPr>
                <w:rFonts w:ascii="Times New Roman" w:eastAsia="바탕체" w:hAnsi="Times New Roman"/>
                <w:sz w:val="20"/>
                <w:szCs w:val="20"/>
              </w:rPr>
              <w:t xml:space="preserve">NOC </w:t>
            </w:r>
            <w:r w:rsidR="00374462" w:rsidRPr="00F83171">
              <w:rPr>
                <w:rFonts w:ascii="Times New Roman" w:eastAsia="바탕체" w:hAnsi="Times New Roman" w:hint="eastAsia"/>
                <w:sz w:val="20"/>
                <w:szCs w:val="20"/>
                <w:lang w:eastAsia="ko-KR"/>
              </w:rPr>
              <w:t>변동률에</w:t>
            </w:r>
            <w:r w:rsidR="00374462" w:rsidRPr="00F83171">
              <w:rPr>
                <w:rFonts w:ascii="Times New Roman" w:eastAsia="바탕체" w:hAnsi="Times New Roman" w:hint="eastAsia"/>
                <w:sz w:val="20"/>
                <w:szCs w:val="20"/>
              </w:rPr>
              <w:t xml:space="preserve"> </w:t>
            </w:r>
            <w:r w:rsidR="00374462" w:rsidRPr="00F83171">
              <w:rPr>
                <w:rFonts w:ascii="Times New Roman" w:eastAsia="바탕체" w:hAnsi="Times New Roman" w:hint="eastAsia"/>
                <w:sz w:val="20"/>
                <w:szCs w:val="20"/>
              </w:rPr>
              <w:t>따라</w:t>
            </w:r>
            <w:r w:rsidR="00374462" w:rsidRPr="00F83171">
              <w:rPr>
                <w:rFonts w:ascii="Times New Roman" w:eastAsia="바탕체" w:hAnsi="Times New Roman" w:hint="eastAsia"/>
                <w:sz w:val="20"/>
                <w:szCs w:val="20"/>
              </w:rPr>
              <w:t xml:space="preserve"> </w:t>
            </w:r>
            <w:r w:rsidR="00374462">
              <w:rPr>
                <w:rFonts w:ascii="Times New Roman" w:eastAsia="바탕체" w:hAnsi="Times New Roman" w:hint="eastAsia"/>
                <w:sz w:val="20"/>
                <w:szCs w:val="20"/>
                <w:lang w:eastAsia="ko-KR"/>
              </w:rPr>
              <w:t>임대인이</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매년</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임관리비</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인상을</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요구할</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가능성이</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있다는</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점을</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상업적으로</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고려하여야</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할</w:t>
            </w:r>
            <w:r w:rsidR="00374462">
              <w:rPr>
                <w:rFonts w:ascii="Times New Roman" w:eastAsia="바탕체" w:hAnsi="Times New Roman" w:hint="eastAsia"/>
                <w:sz w:val="20"/>
                <w:szCs w:val="20"/>
                <w:lang w:eastAsia="ko-KR"/>
              </w:rPr>
              <w:t xml:space="preserve"> </w:t>
            </w:r>
            <w:r w:rsidR="00374462">
              <w:rPr>
                <w:rFonts w:ascii="Times New Roman" w:eastAsia="바탕체" w:hAnsi="Times New Roman" w:hint="eastAsia"/>
                <w:sz w:val="20"/>
                <w:szCs w:val="20"/>
                <w:lang w:eastAsia="ko-KR"/>
              </w:rPr>
              <w:t>것임</w:t>
            </w:r>
            <w:r w:rsidR="00374462">
              <w:rPr>
                <w:rFonts w:ascii="Times New Roman" w:eastAsia="바탕체" w:hAnsi="Times New Roman" w:hint="eastAsia"/>
                <w:sz w:val="20"/>
                <w:szCs w:val="20"/>
                <w:lang w:eastAsia="ko-KR"/>
              </w:rPr>
              <w:t xml:space="preserve">. </w:t>
            </w:r>
          </w:p>
          <w:p w14:paraId="2BE133FB" w14:textId="77777777" w:rsidR="006F0FDF" w:rsidRDefault="006F0FDF" w:rsidP="006F0FDF">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67DDF3C4" w14:textId="058F1723" w:rsidR="00374462" w:rsidRDefault="00374462"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5D7757C1" w14:textId="29554B0D" w:rsidR="00BC0202" w:rsidRDefault="00BC0202"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482CE80C" w14:textId="0533CDC4" w:rsidR="00BC0202" w:rsidRDefault="00BC0202"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2F69841D" w14:textId="46671566" w:rsidR="00BC0202" w:rsidRDefault="00BC0202"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7BACCE15" w14:textId="77777777" w:rsidR="00BC0202" w:rsidRDefault="00BC0202"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6E15B770" w14:textId="77777777" w:rsidR="00914CC9" w:rsidRPr="00914CC9" w:rsidRDefault="00914CC9" w:rsidP="006F0FDF">
            <w:pPr>
              <w:wordWrap w:val="0"/>
              <w:autoSpaceDE w:val="0"/>
              <w:autoSpaceDN w:val="0"/>
              <w:snapToGrid w:val="0"/>
              <w:spacing w:after="120" w:line="280" w:lineRule="atLeast"/>
              <w:ind w:left="288"/>
              <w:jc w:val="both"/>
              <w:rPr>
                <w:rFonts w:ascii="Times New Roman" w:eastAsia="DengXian" w:hAnsi="Times New Roman"/>
                <w:sz w:val="20"/>
                <w:szCs w:val="20"/>
              </w:rPr>
            </w:pPr>
          </w:p>
          <w:p w14:paraId="2456BEEA" w14:textId="6BDB708F" w:rsidR="00626808" w:rsidRPr="003E28D6" w:rsidRDefault="00676CB6" w:rsidP="00374462">
            <w:pPr>
              <w:numPr>
                <w:ilvl w:val="0"/>
                <w:numId w:val="14"/>
              </w:numPr>
              <w:wordWrap w:val="0"/>
              <w:autoSpaceDE w:val="0"/>
              <w:autoSpaceDN w:val="0"/>
              <w:snapToGrid w:val="0"/>
              <w:spacing w:after="120" w:line="280" w:lineRule="atLeast"/>
              <w:jc w:val="both"/>
              <w:rPr>
                <w:rFonts w:ascii="Times New Roman" w:eastAsia="바탕체" w:hAnsi="Times New Roman"/>
                <w:sz w:val="20"/>
                <w:szCs w:val="20"/>
                <w:highlight w:val="green"/>
              </w:rPr>
            </w:pPr>
            <w:r w:rsidRPr="003E28D6">
              <w:rPr>
                <w:rFonts w:ascii="Times New Roman" w:eastAsia="바탕체" w:hAnsi="Times New Roman" w:hint="eastAsia"/>
                <w:sz w:val="20"/>
                <w:szCs w:val="20"/>
                <w:highlight w:val="green"/>
                <w:lang w:eastAsia="ko-KR"/>
              </w:rPr>
              <w:t>본건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책임임대차계약의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해석상</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본건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거래에</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따른</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임차인</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지위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승계에</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관하여</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대견기업의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서면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동의가</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반드시</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필요하지</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않다고</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하더라도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매수인</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입장에서는</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임관리비의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정산이나</w:t>
            </w:r>
            <w:r w:rsidRPr="003E28D6">
              <w:rPr>
                <w:rFonts w:ascii="Times New Roman" w:eastAsia="바탕체" w:hAnsi="Times New Roman" w:hint="eastAsia"/>
                <w:sz w:val="20"/>
                <w:szCs w:val="20"/>
                <w:highlight w:val="green"/>
                <w:lang w:eastAsia="ko-KR"/>
              </w:rPr>
              <w:t xml:space="preserve"> </w:t>
            </w:r>
            <w:proofErr w:type="spellStart"/>
            <w:r w:rsidRPr="003E28D6">
              <w:rPr>
                <w:rFonts w:ascii="Times New Roman" w:eastAsia="바탕체" w:hAnsi="Times New Roman" w:hint="eastAsia"/>
                <w:sz w:val="20"/>
                <w:szCs w:val="20"/>
                <w:highlight w:val="green"/>
                <w:lang w:eastAsia="ko-KR"/>
              </w:rPr>
              <w:t>계약문언의</w:t>
            </w:r>
            <w:proofErr w:type="spellEnd"/>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해석을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비롯한</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당사자간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법률관계를</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명확히</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하기</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위한</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측면에서</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대견기업으로부터</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서면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동의서를</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받아줄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것을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매도인에게</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요청해보는</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방안을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고려해볼</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있을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것임</w:t>
            </w:r>
            <w:r w:rsidRPr="003E28D6">
              <w:rPr>
                <w:rFonts w:ascii="Times New Roman" w:eastAsia="바탕체" w:hAnsi="Times New Roman" w:hint="eastAsia"/>
                <w:sz w:val="20"/>
                <w:szCs w:val="20"/>
                <w:highlight w:val="green"/>
                <w:lang w:eastAsia="ko-KR"/>
              </w:rPr>
              <w:t xml:space="preserve">. </w:t>
            </w:r>
          </w:p>
          <w:p w14:paraId="5C7A1802" w14:textId="182A744D" w:rsidR="008342C1" w:rsidRPr="003E28D6" w:rsidRDefault="00C9635D" w:rsidP="00374462">
            <w:pPr>
              <w:numPr>
                <w:ilvl w:val="0"/>
                <w:numId w:val="14"/>
              </w:numPr>
              <w:wordWrap w:val="0"/>
              <w:autoSpaceDE w:val="0"/>
              <w:autoSpaceDN w:val="0"/>
              <w:snapToGrid w:val="0"/>
              <w:spacing w:after="120" w:line="280" w:lineRule="atLeast"/>
              <w:jc w:val="both"/>
              <w:rPr>
                <w:rFonts w:ascii="Times New Roman" w:eastAsia="바탕체" w:hAnsi="Times New Roman"/>
                <w:sz w:val="20"/>
                <w:szCs w:val="20"/>
                <w:highlight w:val="green"/>
              </w:rPr>
            </w:pPr>
            <w:r w:rsidRPr="003E28D6">
              <w:rPr>
                <w:rFonts w:ascii="Times New Roman" w:eastAsia="바탕체" w:hAnsi="Times New Roman" w:hint="eastAsia"/>
                <w:sz w:val="20"/>
                <w:szCs w:val="20"/>
                <w:highlight w:val="green"/>
                <w:lang w:eastAsia="ko-KR"/>
              </w:rPr>
              <w:lastRenderedPageBreak/>
              <w:t>대견기업의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서면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동의서를</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받지</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못하게</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된다면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sz w:val="20"/>
                <w:szCs w:val="20"/>
                <w:highlight w:val="green"/>
                <w:lang w:eastAsia="ko-KR"/>
              </w:rPr>
              <w:t>(</w:t>
            </w:r>
            <w:proofErr w:type="spellStart"/>
            <w:r w:rsidRPr="003E28D6">
              <w:rPr>
                <w:rFonts w:ascii="Times New Roman" w:eastAsia="바탕체" w:hAnsi="Times New Roman"/>
                <w:sz w:val="20"/>
                <w:szCs w:val="20"/>
                <w:highlight w:val="green"/>
                <w:lang w:eastAsia="ko-KR"/>
              </w:rPr>
              <w:t>i</w:t>
            </w:r>
            <w:proofErr w:type="spellEnd"/>
            <w:r w:rsidRPr="003E28D6">
              <w:rPr>
                <w:rFonts w:ascii="Times New Roman" w:eastAsia="바탕체" w:hAnsi="Times New Roman"/>
                <w:sz w:val="20"/>
                <w:szCs w:val="20"/>
                <w:highlight w:val="green"/>
                <w:lang w:eastAsia="ko-KR"/>
              </w:rPr>
              <w:t xml:space="preserve">) </w:t>
            </w:r>
            <w:r w:rsidR="008342C1" w:rsidRPr="003E28D6">
              <w:rPr>
                <w:rFonts w:ascii="Times New Roman" w:eastAsia="바탕체" w:hAnsi="Times New Roman" w:hint="eastAsia"/>
                <w:sz w:val="20"/>
                <w:szCs w:val="20"/>
                <w:highlight w:val="green"/>
                <w:lang w:eastAsia="ko-KR"/>
              </w:rPr>
              <w:t>본건</w:t>
            </w:r>
            <w:r w:rsidR="008342C1" w:rsidRPr="003E28D6">
              <w:rPr>
                <w:rFonts w:ascii="Times New Roman" w:eastAsia="바탕체" w:hAnsi="Times New Roman" w:hint="eastAsia"/>
                <w:sz w:val="20"/>
                <w:szCs w:val="20"/>
                <w:highlight w:val="green"/>
                <w:lang w:eastAsia="ko-KR"/>
              </w:rPr>
              <w:t xml:space="preserve"> </w:t>
            </w:r>
            <w:r w:rsidR="008342C1" w:rsidRPr="003E28D6">
              <w:rPr>
                <w:rFonts w:ascii="Times New Roman" w:eastAsia="바탕체" w:hAnsi="Times New Roman" w:hint="eastAsia"/>
                <w:sz w:val="20"/>
                <w:szCs w:val="20"/>
                <w:highlight w:val="green"/>
                <w:lang w:eastAsia="ko-KR"/>
              </w:rPr>
              <w:t>매매계약에서</w:t>
            </w:r>
            <w:r w:rsidR="008342C1"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매도인으로부터</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본건</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책임임대차계약에</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따른</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임차인</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지위</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승계가</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적법하게</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이루어진다는</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점에</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대한</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진술</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및</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보증을</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받고</w:t>
            </w:r>
            <w:r w:rsidR="00454A16" w:rsidRPr="003E28D6">
              <w:rPr>
                <w:rFonts w:ascii="Times New Roman" w:eastAsia="바탕체" w:hAnsi="Times New Roman" w:hint="eastAsia"/>
                <w:sz w:val="20"/>
                <w:szCs w:val="20"/>
                <w:highlight w:val="green"/>
                <w:lang w:eastAsia="ko-KR"/>
              </w:rPr>
              <w:t>,</w:t>
            </w:r>
            <w:r w:rsidR="00454A16" w:rsidRPr="003E28D6">
              <w:rPr>
                <w:rFonts w:ascii="Times New Roman" w:eastAsia="바탕체" w:hAnsi="Times New Roman"/>
                <w:sz w:val="20"/>
                <w:szCs w:val="20"/>
                <w:highlight w:val="green"/>
                <w:lang w:eastAsia="ko-KR"/>
              </w:rPr>
              <w:t xml:space="preserve"> </w:t>
            </w:r>
            <w:r w:rsidRPr="003E28D6">
              <w:rPr>
                <w:rFonts w:ascii="Times New Roman" w:eastAsia="바탕체" w:hAnsi="Times New Roman"/>
                <w:sz w:val="20"/>
                <w:szCs w:val="20"/>
                <w:highlight w:val="green"/>
                <w:lang w:eastAsia="ko-KR"/>
              </w:rPr>
              <w:t xml:space="preserve">(ii) </w:t>
            </w:r>
            <w:r w:rsidRPr="003E28D6">
              <w:rPr>
                <w:rFonts w:ascii="Times New Roman" w:eastAsia="바탕체" w:hAnsi="Times New Roman" w:hint="eastAsia"/>
                <w:sz w:val="20"/>
                <w:szCs w:val="20"/>
                <w:highlight w:val="green"/>
                <w:lang w:eastAsia="ko-KR"/>
              </w:rPr>
              <w:t>본건</w:t>
            </w:r>
            <w:r w:rsidRPr="003E28D6">
              <w:rPr>
                <w:rFonts w:ascii="Times New Roman" w:eastAsia="바탕체" w:hAnsi="Times New Roman"/>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매매계약의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체결</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거래종결</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전에</w:t>
            </w:r>
            <w:r w:rsidRPr="003E28D6">
              <w:rPr>
                <w:rFonts w:ascii="Times New Roman" w:eastAsia="바탕체" w:hAnsi="Times New Roman" w:hint="eastAsia"/>
                <w:sz w:val="20"/>
                <w:szCs w:val="20"/>
                <w:highlight w:val="green"/>
                <w:lang w:eastAsia="ko-KR"/>
              </w:rPr>
              <w:t>(</w:t>
            </w:r>
            <w:r w:rsidRPr="003E28D6">
              <w:rPr>
                <w:rFonts w:ascii="Times New Roman" w:eastAsia="바탕체" w:hAnsi="Times New Roman" w:hint="eastAsia"/>
                <w:sz w:val="20"/>
                <w:szCs w:val="20"/>
                <w:highlight w:val="green"/>
                <w:lang w:eastAsia="ko-KR"/>
              </w:rPr>
              <w:t>또는</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늦어도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거래종결</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직후에</w:t>
            </w:r>
            <w:r w:rsidRPr="003E28D6">
              <w:rPr>
                <w:rFonts w:ascii="Times New Roman" w:eastAsia="바탕체" w:hAnsi="Times New Roman" w:hint="eastAsia"/>
                <w:sz w:val="20"/>
                <w:szCs w:val="20"/>
                <w:highlight w:val="green"/>
                <w:lang w:eastAsia="ko-KR"/>
              </w:rPr>
              <w:t>)</w:t>
            </w:r>
            <w:r w:rsidRPr="003E28D6">
              <w:rPr>
                <w:rFonts w:ascii="Times New Roman" w:eastAsia="바탕체" w:hAnsi="Times New Roman"/>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매수인이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직접</w:t>
            </w:r>
            <w:r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대견기업</w:t>
            </w:r>
            <w:r w:rsidRPr="003E28D6">
              <w:rPr>
                <w:rFonts w:ascii="Times New Roman" w:eastAsia="바탕체" w:hAnsi="Times New Roman" w:hint="eastAsia"/>
                <w:sz w:val="20"/>
                <w:szCs w:val="20"/>
                <w:highlight w:val="green"/>
                <w:lang w:eastAsia="ko-KR"/>
              </w:rPr>
              <w:t>과</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책임임대차계약의</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승계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및</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향후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사업계획에</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관하여</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공문</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등으로</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서면</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협의를</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진행하고</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그</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과정에서</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만약</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대견기업</w:t>
            </w:r>
            <w:r w:rsidR="00454A16" w:rsidRPr="003E28D6">
              <w:rPr>
                <w:rFonts w:ascii="Times New Roman" w:eastAsia="바탕체" w:hAnsi="Times New Roman" w:hint="eastAsia"/>
                <w:sz w:val="20"/>
                <w:szCs w:val="20"/>
                <w:highlight w:val="green"/>
                <w:lang w:eastAsia="ko-KR"/>
              </w:rPr>
              <w:t>이</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본건</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책임임대차계약에</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따른</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임차인</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지위</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승계</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등</w:t>
            </w:r>
            <w:r w:rsidR="00454A16" w:rsidRPr="003E28D6">
              <w:rPr>
                <w:rFonts w:ascii="Times New Roman" w:eastAsia="바탕체" w:hAnsi="Times New Roman" w:hint="eastAsia"/>
                <w:sz w:val="20"/>
                <w:szCs w:val="20"/>
                <w:highlight w:val="green"/>
                <w:lang w:eastAsia="ko-KR"/>
              </w:rPr>
              <w:t>에</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관하여</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이의제기를</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하는</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경우</w:t>
            </w:r>
            <w:r w:rsidR="00454A16"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매도인으로</w:t>
            </w:r>
            <w:r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하여금</w:t>
            </w:r>
            <w:r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매수인</w:t>
            </w:r>
            <w:r w:rsidRPr="003E28D6">
              <w:rPr>
                <w:rFonts w:ascii="Times New Roman" w:eastAsia="바탕체" w:hAnsi="Times New Roman" w:hint="eastAsia"/>
                <w:sz w:val="20"/>
                <w:szCs w:val="20"/>
                <w:highlight w:val="green"/>
                <w:lang w:eastAsia="ko-KR"/>
              </w:rPr>
              <w:t>을</w:t>
            </w:r>
            <w:r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면책</w:t>
            </w:r>
            <w:r w:rsidRPr="003E28D6">
              <w:rPr>
                <w:rFonts w:ascii="Times New Roman" w:eastAsia="바탕체" w:hAnsi="Times New Roman" w:hint="eastAsia"/>
                <w:sz w:val="20"/>
                <w:szCs w:val="20"/>
                <w:highlight w:val="green"/>
                <w:lang w:eastAsia="ko-KR"/>
              </w:rPr>
              <w:t>하도록</w:t>
            </w:r>
            <w:r w:rsidR="00454A16" w:rsidRPr="003E28D6">
              <w:rPr>
                <w:rFonts w:ascii="Times New Roman" w:eastAsia="바탕체" w:hAnsi="Times New Roman" w:hint="eastAsia"/>
                <w:sz w:val="20"/>
                <w:szCs w:val="20"/>
                <w:highlight w:val="green"/>
                <w:lang w:eastAsia="ko-KR"/>
              </w:rPr>
              <w:t xml:space="preserve"> </w:t>
            </w:r>
            <w:r w:rsidRPr="003E28D6">
              <w:rPr>
                <w:rFonts w:ascii="Times New Roman" w:eastAsia="바탕체" w:hAnsi="Times New Roman" w:hint="eastAsia"/>
                <w:sz w:val="20"/>
                <w:szCs w:val="20"/>
                <w:highlight w:val="green"/>
                <w:lang w:eastAsia="ko-KR"/>
              </w:rPr>
              <w:t>하</w:t>
            </w:r>
            <w:r w:rsidR="00454A16" w:rsidRPr="003E28D6">
              <w:rPr>
                <w:rFonts w:ascii="Times New Roman" w:eastAsia="바탕체" w:hAnsi="Times New Roman" w:hint="eastAsia"/>
                <w:sz w:val="20"/>
                <w:szCs w:val="20"/>
                <w:highlight w:val="green"/>
                <w:lang w:eastAsia="ko-KR"/>
              </w:rPr>
              <w:t>는</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방안을</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고려해보는</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것도</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바람직해</w:t>
            </w:r>
            <w:r w:rsidR="00454A16" w:rsidRPr="003E28D6">
              <w:rPr>
                <w:rFonts w:ascii="Times New Roman" w:eastAsia="바탕체" w:hAnsi="Times New Roman" w:hint="eastAsia"/>
                <w:sz w:val="20"/>
                <w:szCs w:val="20"/>
                <w:highlight w:val="green"/>
                <w:lang w:eastAsia="ko-KR"/>
              </w:rPr>
              <w:t xml:space="preserve"> </w:t>
            </w:r>
            <w:r w:rsidR="00454A16" w:rsidRPr="003E28D6">
              <w:rPr>
                <w:rFonts w:ascii="Times New Roman" w:eastAsia="바탕체" w:hAnsi="Times New Roman" w:hint="eastAsia"/>
                <w:sz w:val="20"/>
                <w:szCs w:val="20"/>
                <w:highlight w:val="green"/>
                <w:lang w:eastAsia="ko-KR"/>
              </w:rPr>
              <w:t>보임</w:t>
            </w:r>
            <w:r w:rsidR="00454A16" w:rsidRPr="003E28D6">
              <w:rPr>
                <w:rFonts w:ascii="Times New Roman" w:eastAsia="바탕체" w:hAnsi="Times New Roman" w:hint="eastAsia"/>
                <w:sz w:val="20"/>
                <w:szCs w:val="20"/>
                <w:highlight w:val="green"/>
                <w:lang w:eastAsia="ko-KR"/>
              </w:rPr>
              <w:t>.</w:t>
            </w:r>
            <w:r w:rsidR="00454A16" w:rsidRPr="003E28D6">
              <w:rPr>
                <w:rFonts w:ascii="Times New Roman" w:eastAsia="바탕체" w:hAnsi="Times New Roman"/>
                <w:sz w:val="20"/>
                <w:szCs w:val="20"/>
                <w:highlight w:val="green"/>
                <w:lang w:eastAsia="ko-KR"/>
              </w:rPr>
              <w:t xml:space="preserve"> </w:t>
            </w:r>
          </w:p>
          <w:p w14:paraId="2A9E7778" w14:textId="13852C17" w:rsidR="00F83171" w:rsidRPr="00B3410C" w:rsidRDefault="00F84397" w:rsidP="00FD4FE5">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매도인</w:t>
            </w:r>
            <w:r w:rsidR="00C370F4">
              <w:rPr>
                <w:rFonts w:ascii="Times New Roman" w:eastAsia="바탕체" w:hAnsi="Times New Roman" w:hint="eastAsia"/>
                <w:sz w:val="20"/>
                <w:szCs w:val="20"/>
                <w:lang w:eastAsia="ko-KR"/>
              </w:rPr>
              <w:t>으로</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하여금</w:t>
            </w:r>
            <w:r w:rsidR="00C370F4">
              <w:rPr>
                <w:rFonts w:ascii="Times New Roman" w:eastAsia="바탕체" w:hAnsi="Times New Roman" w:hint="eastAsia"/>
                <w:sz w:val="20"/>
                <w:szCs w:val="20"/>
                <w:lang w:eastAsia="ko-KR"/>
              </w:rPr>
              <w:t xml:space="preserve"> </w:t>
            </w:r>
            <w:r w:rsidR="00E25F55">
              <w:rPr>
                <w:rFonts w:ascii="Times New Roman" w:eastAsia="바탕체" w:hAnsi="Times New Roman" w:hint="eastAsia"/>
                <w:sz w:val="20"/>
                <w:szCs w:val="20"/>
              </w:rPr>
              <w:t>책임임대차목적물</w:t>
            </w:r>
            <w:r w:rsidR="00C370F4">
              <w:rPr>
                <w:rFonts w:ascii="Times New Roman" w:eastAsia="바탕체" w:hAnsi="Times New Roman" w:hint="eastAsia"/>
                <w:sz w:val="20"/>
                <w:szCs w:val="20"/>
                <w:lang w:eastAsia="ko-KR"/>
              </w:rPr>
              <w:t>의</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전대</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및</w:t>
            </w:r>
            <w:r w:rsidR="00C370F4">
              <w:rPr>
                <w:rFonts w:ascii="Times New Roman" w:eastAsia="바탕체" w:hAnsi="Times New Roman" w:hint="eastAsia"/>
                <w:sz w:val="20"/>
                <w:szCs w:val="20"/>
                <w:lang w:eastAsia="ko-KR"/>
              </w:rPr>
              <w:t xml:space="preserve"> </w:t>
            </w:r>
            <w:proofErr w:type="spellStart"/>
            <w:r w:rsidR="00C370F4">
              <w:rPr>
                <w:rFonts w:ascii="Times New Roman" w:eastAsia="바탕체" w:hAnsi="Times New Roman" w:hint="eastAsia"/>
                <w:sz w:val="20"/>
                <w:szCs w:val="20"/>
                <w:lang w:eastAsia="ko-KR"/>
              </w:rPr>
              <w:t>재전대</w:t>
            </w:r>
            <w:proofErr w:type="spellEnd"/>
            <w:r w:rsidR="00E25F55">
              <w:rPr>
                <w:rFonts w:ascii="Times New Roman" w:eastAsia="바탕체" w:hAnsi="Times New Roman" w:hint="eastAsia"/>
                <w:sz w:val="20"/>
                <w:szCs w:val="20"/>
              </w:rPr>
              <w:t>에</w:t>
            </w:r>
            <w:r w:rsidR="00E25F55">
              <w:rPr>
                <w:rFonts w:ascii="Times New Roman" w:eastAsia="바탕체" w:hAnsi="Times New Roman" w:hint="eastAsia"/>
                <w:sz w:val="20"/>
                <w:szCs w:val="20"/>
              </w:rPr>
              <w:t xml:space="preserve"> </w:t>
            </w:r>
            <w:r w:rsidR="00E25F55">
              <w:rPr>
                <w:rFonts w:ascii="Times New Roman" w:eastAsia="바탕체" w:hAnsi="Times New Roman" w:hint="eastAsia"/>
                <w:sz w:val="20"/>
                <w:szCs w:val="20"/>
              </w:rPr>
              <w:t>관하여</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대견기업에게</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서면으로</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통지하도록</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하고</w:t>
            </w:r>
            <w:r w:rsidR="00C370F4">
              <w:rPr>
                <w:rFonts w:ascii="Times New Roman" w:eastAsia="바탕체" w:hAnsi="Times New Roman" w:hint="eastAsia"/>
                <w:sz w:val="20"/>
                <w:szCs w:val="20"/>
                <w:lang w:eastAsia="ko-KR"/>
              </w:rPr>
              <w:t>,</w:t>
            </w:r>
            <w:r w:rsidR="00C370F4">
              <w:rPr>
                <w:rFonts w:ascii="Times New Roman" w:eastAsia="바탕체" w:hAnsi="Times New Roman"/>
                <w:sz w:val="20"/>
                <w:szCs w:val="20"/>
                <w:lang w:eastAsia="ko-KR"/>
              </w:rPr>
              <w:t xml:space="preserve"> </w:t>
            </w:r>
            <w:r w:rsidR="00C370F4">
              <w:rPr>
                <w:rFonts w:ascii="Times New Roman" w:eastAsia="바탕체" w:hAnsi="Times New Roman" w:hint="eastAsia"/>
                <w:sz w:val="20"/>
                <w:szCs w:val="20"/>
                <w:lang w:eastAsia="ko-KR"/>
              </w:rPr>
              <w:t>본건</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매매계약에서</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매도인으로부터</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이러한</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전대</w:t>
            </w:r>
            <w:r w:rsidR="00C370F4">
              <w:rPr>
                <w:rFonts w:ascii="Times New Roman" w:eastAsia="바탕체" w:hAnsi="Times New Roman" w:hint="eastAsia"/>
                <w:sz w:val="20"/>
                <w:szCs w:val="20"/>
                <w:lang w:eastAsia="ko-KR"/>
              </w:rPr>
              <w:t xml:space="preserve"> </w:t>
            </w:r>
            <w:r w:rsidR="00C370F4">
              <w:rPr>
                <w:rFonts w:ascii="Times New Roman" w:eastAsia="바탕체" w:hAnsi="Times New Roman" w:hint="eastAsia"/>
                <w:sz w:val="20"/>
                <w:szCs w:val="20"/>
                <w:lang w:eastAsia="ko-KR"/>
              </w:rPr>
              <w:t>및</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재전대가</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적법하게</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이루어졌으며</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본건</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책임임대차계약의</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해지</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사유가</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없다는</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점에</w:t>
            </w:r>
            <w:r w:rsidR="00FD4FE5">
              <w:rPr>
                <w:rFonts w:ascii="Times New Roman" w:eastAsia="바탕체" w:hAnsi="Times New Roman" w:hint="eastAsia"/>
                <w:sz w:val="20"/>
                <w:szCs w:val="20"/>
                <w:lang w:eastAsia="ko-KR"/>
              </w:rPr>
              <w:t xml:space="preserve"> </w:t>
            </w:r>
            <w:r w:rsidR="00FD4FE5">
              <w:rPr>
                <w:rFonts w:ascii="Times New Roman" w:eastAsia="바탕체" w:hAnsi="Times New Roman" w:hint="eastAsia"/>
                <w:sz w:val="20"/>
                <w:szCs w:val="20"/>
                <w:lang w:eastAsia="ko-KR"/>
              </w:rPr>
              <w:t>대한</w:t>
            </w:r>
            <w:r w:rsidR="00FD4FE5">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진술</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보</w:t>
            </w:r>
            <w:r w:rsidR="00E25F55">
              <w:rPr>
                <w:rFonts w:ascii="Times New Roman" w:eastAsia="바탕체" w:hAnsi="Times New Roman" w:hint="eastAsia"/>
                <w:sz w:val="20"/>
                <w:szCs w:val="20"/>
              </w:rPr>
              <w:t>증을</w:t>
            </w:r>
            <w:r w:rsidR="00E25F55">
              <w:rPr>
                <w:rFonts w:ascii="Times New Roman" w:eastAsia="바탕체" w:hAnsi="Times New Roman" w:hint="eastAsia"/>
                <w:sz w:val="20"/>
                <w:szCs w:val="20"/>
              </w:rPr>
              <w:t xml:space="preserve"> </w:t>
            </w:r>
            <w:r w:rsidR="00E25F55">
              <w:rPr>
                <w:rFonts w:ascii="Times New Roman" w:eastAsia="바탕체" w:hAnsi="Times New Roman" w:hint="eastAsia"/>
                <w:sz w:val="20"/>
                <w:szCs w:val="20"/>
              </w:rPr>
              <w:t>받는</w:t>
            </w:r>
            <w:r w:rsidR="00E25F55">
              <w:rPr>
                <w:rFonts w:ascii="Times New Roman" w:eastAsia="바탕체" w:hAnsi="Times New Roman" w:hint="eastAsia"/>
                <w:sz w:val="20"/>
                <w:szCs w:val="20"/>
              </w:rPr>
              <w:t xml:space="preserve"> </w:t>
            </w:r>
            <w:r w:rsidR="00E25F55">
              <w:rPr>
                <w:rFonts w:ascii="Times New Roman" w:eastAsia="바탕체" w:hAnsi="Times New Roman" w:hint="eastAsia"/>
                <w:sz w:val="20"/>
                <w:szCs w:val="20"/>
              </w:rPr>
              <w:t>것이</w:t>
            </w:r>
            <w:r w:rsidR="00E25F55">
              <w:rPr>
                <w:rFonts w:ascii="Times New Roman" w:eastAsia="바탕체" w:hAnsi="Times New Roman" w:hint="eastAsia"/>
                <w:sz w:val="20"/>
                <w:szCs w:val="20"/>
              </w:rPr>
              <w:t xml:space="preserve"> </w:t>
            </w:r>
            <w:r w:rsidR="00E25F55">
              <w:rPr>
                <w:rFonts w:ascii="Times New Roman" w:eastAsia="바탕체" w:hAnsi="Times New Roman" w:hint="eastAsia"/>
                <w:sz w:val="20"/>
                <w:szCs w:val="20"/>
              </w:rPr>
              <w:t>바람직함</w:t>
            </w:r>
            <w:r w:rsidR="00E25F55">
              <w:rPr>
                <w:rFonts w:ascii="Times New Roman" w:eastAsia="바탕체" w:hAnsi="Times New Roman" w:hint="eastAsia"/>
                <w:sz w:val="20"/>
                <w:szCs w:val="20"/>
              </w:rPr>
              <w:t>.</w:t>
            </w:r>
          </w:p>
        </w:tc>
      </w:tr>
      <w:tr w:rsidR="00F83171" w:rsidRPr="00850E72" w14:paraId="784CFAFC" w14:textId="77777777" w:rsidTr="00893737">
        <w:trPr>
          <w:trHeight w:val="1176"/>
        </w:trPr>
        <w:tc>
          <w:tcPr>
            <w:tcW w:w="572" w:type="pct"/>
            <w:tcBorders>
              <w:top w:val="single" w:sz="12" w:space="0" w:color="000080"/>
              <w:bottom w:val="single" w:sz="12" w:space="0" w:color="000080"/>
            </w:tcBorders>
            <w:shd w:val="clear" w:color="auto" w:fill="auto"/>
          </w:tcPr>
          <w:p w14:paraId="4FF2BA5B" w14:textId="7C1DF02E" w:rsidR="00F83171" w:rsidRDefault="00F83171" w:rsidP="00D05420">
            <w:pPr>
              <w:pStyle w:val="38"/>
              <w:numPr>
                <w:ilvl w:val="0"/>
                <w:numId w:val="18"/>
              </w:numPr>
              <w:ind w:left="284" w:hanging="284"/>
              <w:jc w:val="left"/>
              <w:outlineLvl w:val="1"/>
              <w:rPr>
                <w:sz w:val="20"/>
              </w:rPr>
            </w:pPr>
            <w:bookmarkStart w:id="84" w:name="_Toc152170065"/>
            <w:r w:rsidRPr="00F83171">
              <w:rPr>
                <w:sz w:val="20"/>
              </w:rPr>
              <w:lastRenderedPageBreak/>
              <w:t>임대차</w:t>
            </w:r>
            <w:r w:rsidRPr="00F83171">
              <w:rPr>
                <w:rFonts w:hint="eastAsia"/>
                <w:sz w:val="20"/>
              </w:rPr>
              <w:t xml:space="preserve"> </w:t>
            </w:r>
            <w:r w:rsidRPr="00F83171">
              <w:rPr>
                <w:rFonts w:hint="eastAsia"/>
                <w:sz w:val="20"/>
              </w:rPr>
              <w:t>및</w:t>
            </w:r>
            <w:r w:rsidRPr="00F83171">
              <w:rPr>
                <w:rFonts w:hint="eastAsia"/>
                <w:sz w:val="20"/>
              </w:rPr>
              <w:t xml:space="preserve"> </w:t>
            </w:r>
            <w:r w:rsidRPr="00F83171">
              <w:rPr>
                <w:rFonts w:hint="eastAsia"/>
                <w:sz w:val="20"/>
              </w:rPr>
              <w:t>전대차</w:t>
            </w:r>
            <w:r w:rsidRPr="00F83171">
              <w:rPr>
                <w:sz w:val="20"/>
              </w:rPr>
              <w:t xml:space="preserve"> </w:t>
            </w:r>
            <w:r w:rsidRPr="00F83171">
              <w:rPr>
                <w:sz w:val="20"/>
              </w:rPr>
              <w:t>현황</w:t>
            </w:r>
            <w:r>
              <w:rPr>
                <w:sz w:val="20"/>
              </w:rPr>
              <w:br/>
            </w:r>
            <w:r w:rsidRPr="00F83171">
              <w:rPr>
                <w:rFonts w:hint="eastAsia"/>
                <w:sz w:val="20"/>
              </w:rPr>
              <w:t>(</w:t>
            </w:r>
            <w:r w:rsidRPr="00F83171">
              <w:rPr>
                <w:rFonts w:hint="eastAsia"/>
                <w:sz w:val="20"/>
              </w:rPr>
              <w:t>매도인이</w:t>
            </w:r>
            <w:r w:rsidRPr="00F83171">
              <w:rPr>
                <w:rFonts w:hint="eastAsia"/>
                <w:sz w:val="20"/>
              </w:rPr>
              <w:t xml:space="preserve"> </w:t>
            </w:r>
            <w:r w:rsidRPr="00F83171">
              <w:rPr>
                <w:rFonts w:hint="eastAsia"/>
                <w:sz w:val="20"/>
              </w:rPr>
              <w:t>임대인인</w:t>
            </w:r>
            <w:r w:rsidRPr="00F83171">
              <w:rPr>
                <w:rFonts w:hint="eastAsia"/>
                <w:sz w:val="20"/>
              </w:rPr>
              <w:t xml:space="preserve"> </w:t>
            </w:r>
            <w:r w:rsidRPr="00F83171">
              <w:rPr>
                <w:rFonts w:hint="eastAsia"/>
                <w:sz w:val="20"/>
              </w:rPr>
              <w:t>것</w:t>
            </w:r>
            <w:r w:rsidRPr="00F83171">
              <w:rPr>
                <w:rFonts w:hint="eastAsia"/>
                <w:sz w:val="20"/>
              </w:rPr>
              <w:t>)</w:t>
            </w:r>
            <w:bookmarkEnd w:id="84"/>
          </w:p>
        </w:tc>
        <w:tc>
          <w:tcPr>
            <w:tcW w:w="25" w:type="pct"/>
            <w:shd w:val="clear" w:color="auto" w:fill="auto"/>
          </w:tcPr>
          <w:p w14:paraId="2DE41B30" w14:textId="77777777" w:rsidR="00F83171" w:rsidRPr="00850E72" w:rsidRDefault="00F83171"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3C257083" w14:textId="3757AE9E" w:rsidR="00F83171" w:rsidRPr="00512080" w:rsidRDefault="00F83171" w:rsidP="00F83171">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rPr>
              <w:t>현황</w:t>
            </w:r>
          </w:p>
          <w:p w14:paraId="035A370C" w14:textId="6302E682" w:rsidR="00F83171" w:rsidRP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매도인은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매매목적물</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18</w:t>
            </w:r>
            <w:r w:rsidRPr="00F83171">
              <w:rPr>
                <w:rFonts w:ascii="Times New Roman" w:eastAsia="바탕체" w:hAnsi="Times New Roman" w:hint="eastAsia"/>
                <w:sz w:val="20"/>
                <w:szCs w:val="20"/>
              </w:rPr>
              <w:t>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호실</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및</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책임임대차목적물</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6</w:t>
            </w:r>
            <w:r w:rsidRPr="00F83171">
              <w:rPr>
                <w:rFonts w:ascii="Times New Roman" w:eastAsia="바탕체" w:hAnsi="Times New Roman" w:hint="eastAsia"/>
                <w:sz w:val="20"/>
                <w:szCs w:val="20"/>
              </w:rPr>
              <w:t>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호실</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전부를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자에게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중임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매도인은</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15</w:t>
            </w:r>
            <w:r w:rsidRPr="00F83171">
              <w:rPr>
                <w:rFonts w:ascii="Times New Roman" w:eastAsia="바탕체" w:hAnsi="Times New Roman" w:hint="eastAsia"/>
                <w:sz w:val="20"/>
                <w:szCs w:val="20"/>
              </w:rPr>
              <w:t>인의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임차인</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lang w:eastAsia="ko-KR"/>
              </w:rPr>
              <w:t>매매목적물의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경우</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전차인</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책임임대차목적물의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경우</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사이에</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16</w:t>
            </w:r>
            <w:r w:rsidRPr="00F83171">
              <w:rPr>
                <w:rFonts w:ascii="Times New Roman" w:eastAsia="바탕체" w:hAnsi="Times New Roman" w:hint="eastAsia"/>
                <w:sz w:val="20"/>
                <w:szCs w:val="20"/>
              </w:rPr>
              <w:t>개의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임대차계약</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전대차계약을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체결하였음</w:t>
            </w:r>
            <w:r w:rsidRPr="00F83171">
              <w:rPr>
                <w:rFonts w:ascii="Times New Roman" w:eastAsia="바탕체" w:hAnsi="Times New Roman" w:hint="eastAsia"/>
                <w:sz w:val="20"/>
                <w:szCs w:val="20"/>
              </w:rPr>
              <w:t>(</w:t>
            </w:r>
            <w:r w:rsidRPr="00F83171">
              <w:rPr>
                <w:rFonts w:ascii="Times New Roman" w:eastAsia="바탕체" w:hAnsi="Times New Roman" w:hint="eastAsia"/>
                <w:sz w:val="20"/>
                <w:szCs w:val="20"/>
              </w:rPr>
              <w:t>이하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총칭하여</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w:t>
            </w:r>
            <w:r w:rsidRPr="00F83171">
              <w:rPr>
                <w:rFonts w:ascii="Times New Roman" w:eastAsia="바탕체" w:hAnsi="Times New Roman" w:hint="eastAsia"/>
                <w:b/>
                <w:sz w:val="20"/>
                <w:szCs w:val="20"/>
              </w:rPr>
              <w:t>본건</w:t>
            </w:r>
            <w:r w:rsidRPr="00F83171">
              <w:rPr>
                <w:rFonts w:ascii="Times New Roman" w:eastAsia="바탕체" w:hAnsi="Times New Roman" w:hint="eastAsia"/>
                <w:b/>
                <w:sz w:val="20"/>
                <w:szCs w:val="20"/>
              </w:rPr>
              <w:t xml:space="preserve"> </w:t>
            </w:r>
            <w:r w:rsidRPr="00F83171">
              <w:rPr>
                <w:rFonts w:ascii="Times New Roman" w:eastAsia="바탕체" w:hAnsi="Times New Roman" w:hint="eastAsia"/>
                <w:b/>
                <w:sz w:val="20"/>
                <w:szCs w:val="20"/>
              </w:rPr>
              <w:t>임대차계약</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및</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전차인을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총칭하여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이하</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w:t>
            </w:r>
            <w:r w:rsidRPr="00F83171">
              <w:rPr>
                <w:rFonts w:ascii="Times New Roman" w:eastAsia="바탕체" w:hAnsi="Times New Roman" w:hint="eastAsia"/>
                <w:b/>
                <w:sz w:val="20"/>
                <w:szCs w:val="20"/>
              </w:rPr>
              <w:t>본건</w:t>
            </w:r>
            <w:r w:rsidRPr="00F83171">
              <w:rPr>
                <w:rFonts w:ascii="Times New Roman" w:eastAsia="바탕체" w:hAnsi="Times New Roman" w:hint="eastAsia"/>
                <w:b/>
                <w:sz w:val="20"/>
                <w:szCs w:val="20"/>
              </w:rPr>
              <w:t xml:space="preserve"> </w:t>
            </w:r>
            <w:r w:rsidRPr="00F83171">
              <w:rPr>
                <w:rFonts w:ascii="Times New Roman" w:eastAsia="바탕체" w:hAnsi="Times New Roman" w:hint="eastAsia"/>
                <w:b/>
                <w:sz w:val="20"/>
                <w:szCs w:val="20"/>
              </w:rPr>
              <w:t>임차인</w:t>
            </w:r>
            <w:r w:rsidRPr="00F83171">
              <w:rPr>
                <w:rFonts w:ascii="Times New Roman" w:eastAsia="바탕체" w:hAnsi="Times New Roman"/>
                <w:sz w:val="20"/>
                <w:szCs w:val="20"/>
              </w:rPr>
              <w:t>”)</w:t>
            </w:r>
            <w:r w:rsidRPr="00F83171">
              <w:rPr>
                <w:rFonts w:ascii="Times New Roman" w:eastAsia="바탕체" w:hAnsi="Times New Roman" w:hint="eastAsia"/>
                <w:sz w:val="20"/>
                <w:szCs w:val="20"/>
              </w:rPr>
              <w:t>.</w:t>
            </w:r>
            <w:r w:rsidRPr="00F83171">
              <w:rPr>
                <w:rStyle w:val="ae"/>
                <w:rFonts w:ascii="Times New Roman" w:eastAsia="바탕체" w:hAnsi="Times New Roman"/>
                <w:sz w:val="20"/>
                <w:szCs w:val="20"/>
              </w:rPr>
              <w:footnoteReference w:id="15"/>
            </w:r>
            <w:r w:rsidRPr="00F83171">
              <w:rPr>
                <w:rFonts w:ascii="Times New Roman" w:eastAsia="바탕체" w:hAnsi="Times New Roman"/>
                <w:sz w:val="20"/>
                <w:szCs w:val="20"/>
              </w:rPr>
              <w:t xml:space="preserve"> </w:t>
            </w:r>
            <w:r w:rsidR="00E97D90">
              <w:rPr>
                <w:rFonts w:ascii="Times New Roman" w:eastAsia="바탕체" w:hAnsi="Times New Roman"/>
                <w:sz w:val="20"/>
                <w:szCs w:val="20"/>
              </w:rPr>
              <w:t xml:space="preserve"> </w:t>
            </w:r>
            <w:r w:rsidR="00E97D90">
              <w:rPr>
                <w:rFonts w:ascii="Times New Roman" w:eastAsia="바탕체" w:hAnsi="Times New Roman" w:hint="eastAsia"/>
                <w:sz w:val="20"/>
                <w:szCs w:val="20"/>
                <w:lang w:eastAsia="ko-KR"/>
              </w:rPr>
              <w:t>본건</w:t>
            </w:r>
            <w:r w:rsidR="00E97D90">
              <w:rPr>
                <w:rFonts w:ascii="Times New Roman" w:eastAsia="바탕체" w:hAnsi="Times New Roman" w:hint="eastAsia"/>
                <w:sz w:val="20"/>
                <w:szCs w:val="20"/>
                <w:lang w:eastAsia="ko-KR"/>
              </w:rPr>
              <w:t xml:space="preserve"> </w:t>
            </w:r>
            <w:r w:rsidR="00E97D90">
              <w:rPr>
                <w:rFonts w:ascii="Times New Roman" w:eastAsia="바탕체" w:hAnsi="Times New Roman" w:hint="eastAsia"/>
                <w:sz w:val="20"/>
                <w:szCs w:val="20"/>
                <w:lang w:eastAsia="ko-KR"/>
              </w:rPr>
              <w:t>임대차계약의</w:t>
            </w:r>
            <w:r w:rsidR="00E97D90">
              <w:rPr>
                <w:rFonts w:ascii="Times New Roman" w:eastAsia="바탕체" w:hAnsi="Times New Roman" w:hint="eastAsia"/>
                <w:sz w:val="20"/>
                <w:szCs w:val="20"/>
                <w:lang w:eastAsia="ko-KR"/>
              </w:rPr>
              <w:t xml:space="preserve"> </w:t>
            </w:r>
            <w:r w:rsidR="00E97D90">
              <w:rPr>
                <w:rFonts w:ascii="Times New Roman" w:eastAsia="바탕체" w:hAnsi="Times New Roman" w:hint="eastAsia"/>
                <w:sz w:val="20"/>
                <w:szCs w:val="20"/>
                <w:lang w:eastAsia="ko-KR"/>
              </w:rPr>
              <w:t>현황에</w:t>
            </w:r>
            <w:r w:rsidR="00E97D90">
              <w:rPr>
                <w:rFonts w:ascii="Times New Roman" w:eastAsia="바탕체" w:hAnsi="Times New Roman" w:hint="eastAsia"/>
                <w:sz w:val="20"/>
                <w:szCs w:val="20"/>
                <w:lang w:eastAsia="ko-KR"/>
              </w:rPr>
              <w:t xml:space="preserve"> </w:t>
            </w:r>
            <w:r w:rsidR="00E97D90">
              <w:rPr>
                <w:rFonts w:ascii="Times New Roman" w:eastAsia="바탕체" w:hAnsi="Times New Roman" w:hint="eastAsia"/>
                <w:sz w:val="20"/>
                <w:szCs w:val="20"/>
                <w:lang w:eastAsia="ko-KR"/>
              </w:rPr>
              <w:t>관하여는</w:t>
            </w:r>
            <w:r w:rsidR="00E97D90">
              <w:rPr>
                <w:rFonts w:ascii="Times New Roman" w:eastAsia="바탕체" w:hAnsi="Times New Roman" w:hint="eastAsia"/>
                <w:sz w:val="20"/>
                <w:szCs w:val="20"/>
                <w:lang w:eastAsia="ko-KR"/>
              </w:rPr>
              <w:t xml:space="preserve"> </w:t>
            </w:r>
            <w:r w:rsidR="00E97D90" w:rsidRPr="00E97D90">
              <w:rPr>
                <w:rFonts w:ascii="Times New Roman" w:eastAsia="바탕체" w:hAnsi="Times New Roman"/>
                <w:b/>
                <w:sz w:val="20"/>
                <w:szCs w:val="20"/>
                <w:u w:val="single"/>
                <w:lang w:eastAsia="ko-KR"/>
              </w:rPr>
              <w:t>[</w:t>
            </w:r>
            <w:r w:rsidR="00E97D90" w:rsidRPr="00E97D90">
              <w:rPr>
                <w:rFonts w:ascii="Times New Roman" w:eastAsia="바탕체" w:hAnsi="Times New Roman" w:hint="eastAsia"/>
                <w:b/>
                <w:sz w:val="20"/>
                <w:szCs w:val="20"/>
                <w:u w:val="single"/>
                <w:lang w:eastAsia="ko-KR"/>
              </w:rPr>
              <w:t>별첨</w:t>
            </w:r>
            <w:r w:rsidR="00E97D90" w:rsidRPr="00E97D90">
              <w:rPr>
                <w:rFonts w:ascii="Times New Roman" w:eastAsia="바탕체" w:hAnsi="Times New Roman" w:hint="eastAsia"/>
                <w:b/>
                <w:sz w:val="20"/>
                <w:szCs w:val="20"/>
                <w:u w:val="single"/>
                <w:lang w:eastAsia="ko-KR"/>
              </w:rPr>
              <w:t xml:space="preserve"> </w:t>
            </w:r>
            <w:r w:rsidR="00E97D90" w:rsidRPr="00E97D90">
              <w:rPr>
                <w:rFonts w:ascii="Times New Roman" w:eastAsia="바탕체" w:hAnsi="Times New Roman"/>
                <w:b/>
                <w:sz w:val="20"/>
                <w:szCs w:val="20"/>
                <w:u w:val="single"/>
                <w:lang w:eastAsia="ko-KR"/>
              </w:rPr>
              <w:t xml:space="preserve">3] </w:t>
            </w:r>
            <w:r w:rsidR="00E97D90" w:rsidRPr="00E97D90">
              <w:rPr>
                <w:rFonts w:ascii="Times New Roman" w:eastAsia="바탕체" w:hAnsi="Times New Roman" w:hint="eastAsia"/>
                <w:b/>
                <w:sz w:val="20"/>
                <w:szCs w:val="20"/>
                <w:u w:val="single"/>
                <w:lang w:eastAsia="ko-KR"/>
              </w:rPr>
              <w:t>본건</w:t>
            </w:r>
            <w:r w:rsidR="00E97D90" w:rsidRPr="00E97D90">
              <w:rPr>
                <w:rFonts w:ascii="Times New Roman" w:eastAsia="바탕체" w:hAnsi="Times New Roman" w:hint="eastAsia"/>
                <w:b/>
                <w:sz w:val="20"/>
                <w:szCs w:val="20"/>
                <w:u w:val="single"/>
                <w:lang w:eastAsia="ko-KR"/>
              </w:rPr>
              <w:t xml:space="preserve"> </w:t>
            </w:r>
            <w:r w:rsidR="00E97D90" w:rsidRPr="00E97D90">
              <w:rPr>
                <w:rFonts w:ascii="Times New Roman" w:eastAsia="바탕체" w:hAnsi="Times New Roman" w:hint="eastAsia"/>
                <w:b/>
                <w:sz w:val="20"/>
                <w:szCs w:val="20"/>
                <w:u w:val="single"/>
                <w:lang w:eastAsia="ko-KR"/>
              </w:rPr>
              <w:t>임대차계약</w:t>
            </w:r>
            <w:r w:rsidR="00E97D90" w:rsidRPr="00E97D90">
              <w:rPr>
                <w:rFonts w:ascii="Times New Roman" w:eastAsia="바탕체" w:hAnsi="Times New Roman" w:hint="eastAsia"/>
                <w:b/>
                <w:sz w:val="20"/>
                <w:szCs w:val="20"/>
                <w:u w:val="single"/>
                <w:lang w:eastAsia="ko-KR"/>
              </w:rPr>
              <w:t xml:space="preserve"> </w:t>
            </w:r>
            <w:r w:rsidR="00CA26CB">
              <w:rPr>
                <w:rFonts w:ascii="Times New Roman" w:eastAsia="바탕체" w:hAnsi="Times New Roman" w:hint="eastAsia"/>
                <w:b/>
                <w:sz w:val="20"/>
                <w:szCs w:val="20"/>
                <w:u w:val="single"/>
                <w:lang w:eastAsia="ko-KR"/>
              </w:rPr>
              <w:t>및</w:t>
            </w:r>
            <w:r w:rsidR="00CA26CB">
              <w:rPr>
                <w:rFonts w:ascii="Times New Roman" w:eastAsia="바탕체" w:hAnsi="Times New Roman" w:hint="eastAsia"/>
                <w:b/>
                <w:sz w:val="20"/>
                <w:szCs w:val="20"/>
                <w:u w:val="single"/>
                <w:lang w:eastAsia="ko-KR"/>
              </w:rPr>
              <w:t xml:space="preserve"> </w:t>
            </w:r>
            <w:r w:rsidR="00CA26CB">
              <w:rPr>
                <w:rFonts w:ascii="Times New Roman" w:eastAsia="바탕체" w:hAnsi="Times New Roman" w:hint="eastAsia"/>
                <w:b/>
                <w:sz w:val="20"/>
                <w:szCs w:val="20"/>
                <w:u w:val="single"/>
                <w:lang w:eastAsia="ko-KR"/>
              </w:rPr>
              <w:t>창고사용계약</w:t>
            </w:r>
            <w:r w:rsidR="00CA26CB">
              <w:rPr>
                <w:rFonts w:ascii="Times New Roman" w:eastAsia="바탕체" w:hAnsi="Times New Roman" w:hint="eastAsia"/>
                <w:b/>
                <w:sz w:val="20"/>
                <w:szCs w:val="20"/>
                <w:u w:val="single"/>
                <w:lang w:eastAsia="ko-KR"/>
              </w:rPr>
              <w:t xml:space="preserve"> </w:t>
            </w:r>
            <w:r w:rsidR="00E97D90" w:rsidRPr="00E97D90">
              <w:rPr>
                <w:rFonts w:ascii="Times New Roman" w:eastAsia="바탕체" w:hAnsi="Times New Roman" w:hint="eastAsia"/>
                <w:b/>
                <w:sz w:val="20"/>
                <w:szCs w:val="20"/>
                <w:u w:val="single"/>
                <w:lang w:eastAsia="ko-KR"/>
              </w:rPr>
              <w:t>현황</w:t>
            </w:r>
            <w:r w:rsidR="00E97D90">
              <w:rPr>
                <w:rFonts w:ascii="Times New Roman" w:eastAsia="바탕체" w:hAnsi="Times New Roman" w:hint="eastAsia"/>
                <w:sz w:val="20"/>
                <w:szCs w:val="20"/>
                <w:lang w:eastAsia="ko-KR"/>
              </w:rPr>
              <w:t xml:space="preserve"> </w:t>
            </w:r>
            <w:r w:rsidR="00E97D90">
              <w:rPr>
                <w:rFonts w:ascii="Times New Roman" w:eastAsia="바탕체" w:hAnsi="Times New Roman" w:hint="eastAsia"/>
                <w:sz w:val="20"/>
                <w:szCs w:val="20"/>
                <w:lang w:eastAsia="ko-KR"/>
              </w:rPr>
              <w:t>참조</w:t>
            </w:r>
            <w:r w:rsidR="00E97D90">
              <w:rPr>
                <w:rFonts w:ascii="Times New Roman" w:eastAsia="바탕체" w:hAnsi="Times New Roman" w:hint="eastAsia"/>
                <w:sz w:val="20"/>
                <w:szCs w:val="20"/>
                <w:lang w:eastAsia="ko-KR"/>
              </w:rPr>
              <w:t>.</w:t>
            </w:r>
          </w:p>
          <w:p w14:paraId="18B81F07" w14:textId="1A72E107" w:rsidR="00F83171" w:rsidRPr="00AF57F7" w:rsidRDefault="00F83171" w:rsidP="000F64AB">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w:t>
            </w:r>
            <w:r w:rsidR="00321AFA">
              <w:rPr>
                <w:rFonts w:ascii="Times New Roman" w:eastAsia="바탕체" w:hAnsi="Times New Roman" w:hint="eastAsia"/>
                <w:sz w:val="20"/>
                <w:szCs w:val="20"/>
                <w:lang w:eastAsia="ko-KR"/>
              </w:rPr>
              <w:t>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임대차보증금은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총</w:t>
            </w:r>
            <w:r w:rsidRPr="00F83171">
              <w:rPr>
                <w:rFonts w:ascii="Times New Roman" w:eastAsia="바탕체" w:hAnsi="Times New Roman" w:hint="eastAsia"/>
                <w:sz w:val="20"/>
                <w:szCs w:val="20"/>
              </w:rPr>
              <w:t xml:space="preserve"> 11,714,420,574</w:t>
            </w:r>
            <w:r w:rsidRPr="00F83171">
              <w:rPr>
                <w:rFonts w:ascii="Times New Roman" w:eastAsia="바탕체" w:hAnsi="Times New Roman" w:hint="eastAsia"/>
                <w:sz w:val="20"/>
                <w:szCs w:val="20"/>
              </w:rPr>
              <w:t>원</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임대료는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총</w:t>
            </w:r>
            <w:r w:rsidRPr="00F83171">
              <w:rPr>
                <w:rFonts w:ascii="Times New Roman" w:eastAsia="바탕체" w:hAnsi="Times New Roman" w:hint="eastAsia"/>
                <w:sz w:val="20"/>
                <w:szCs w:val="20"/>
              </w:rPr>
              <w:t xml:space="preserve"> 1,225,953,290</w:t>
            </w:r>
            <w:r w:rsidRPr="00F83171">
              <w:rPr>
                <w:rFonts w:ascii="Times New Roman" w:eastAsia="바탕체" w:hAnsi="Times New Roman" w:hint="eastAsia"/>
                <w:sz w:val="20"/>
                <w:szCs w:val="20"/>
              </w:rPr>
              <w:t>원</w:t>
            </w:r>
            <w:r w:rsidRPr="00F83171">
              <w:rPr>
                <w:rStyle w:val="ae"/>
                <w:rFonts w:ascii="Times New Roman" w:eastAsia="바탕체" w:hAnsi="Times New Roman"/>
                <w:sz w:val="20"/>
                <w:szCs w:val="20"/>
              </w:rPr>
              <w:footnoteReference w:id="16"/>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관리비는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총</w:t>
            </w:r>
            <w:r w:rsidRPr="00F83171">
              <w:rPr>
                <w:rFonts w:ascii="Times New Roman" w:eastAsia="바탕체" w:hAnsi="Times New Roman" w:hint="eastAsia"/>
                <w:sz w:val="20"/>
                <w:szCs w:val="20"/>
              </w:rPr>
              <w:t xml:space="preserve"> </w:t>
            </w:r>
            <w:r w:rsidR="000F64AB" w:rsidRPr="000F64AB">
              <w:rPr>
                <w:rFonts w:ascii="Times New Roman" w:eastAsia="바탕체" w:hAnsi="Times New Roman"/>
                <w:sz w:val="20"/>
                <w:szCs w:val="20"/>
              </w:rPr>
              <w:t>501,210,158</w:t>
            </w:r>
            <w:r w:rsidRPr="00F83171">
              <w:rPr>
                <w:rFonts w:ascii="Times New Roman" w:eastAsia="바탕체" w:hAnsi="Times New Roman" w:hint="eastAsia"/>
                <w:sz w:val="20"/>
                <w:szCs w:val="20"/>
              </w:rPr>
              <w:t>원임</w:t>
            </w:r>
            <w:r w:rsidR="00321AFA">
              <w:rPr>
                <w:rStyle w:val="ae"/>
                <w:rFonts w:ascii="Times New Roman" w:hAnsi="Times New Roman"/>
                <w:sz w:val="20"/>
                <w:szCs w:val="20"/>
              </w:rPr>
              <w:footnoteReference w:id="17"/>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AF57F7">
              <w:rPr>
                <w:rFonts w:ascii="Times New Roman" w:eastAsia="바탕체" w:hAnsi="Times New Roman" w:hint="eastAsia"/>
                <w:sz w:val="20"/>
                <w:szCs w:val="20"/>
              </w:rPr>
              <w:t>본건</w:t>
            </w:r>
            <w:r w:rsidRPr="00AF57F7">
              <w:rPr>
                <w:rFonts w:ascii="Times New Roman" w:eastAsia="바탕체" w:hAnsi="Times New Roman" w:hint="eastAsia"/>
                <w:sz w:val="20"/>
                <w:szCs w:val="20"/>
              </w:rPr>
              <w:t xml:space="preserve"> </w:t>
            </w:r>
            <w:r w:rsidRPr="00AF57F7">
              <w:rPr>
                <w:rFonts w:ascii="Times New Roman" w:eastAsia="바탕체" w:hAnsi="Times New Roman" w:hint="eastAsia"/>
                <w:sz w:val="20"/>
                <w:szCs w:val="20"/>
              </w:rPr>
              <w:t>임차인</w:t>
            </w:r>
            <w:r w:rsidRPr="00AF57F7">
              <w:rPr>
                <w:rFonts w:ascii="Times New Roman" w:eastAsia="바탕체" w:hAnsi="Times New Roman" w:hint="eastAsia"/>
                <w:sz w:val="20"/>
                <w:szCs w:val="20"/>
              </w:rPr>
              <w:t xml:space="preserve"> </w:t>
            </w:r>
            <w:r w:rsidRPr="00AF57F7">
              <w:rPr>
                <w:rFonts w:ascii="Times New Roman" w:eastAsia="바탕체" w:hAnsi="Times New Roman" w:hint="eastAsia"/>
                <w:sz w:val="20"/>
                <w:szCs w:val="20"/>
              </w:rPr>
              <w:t>중</w:t>
            </w:r>
            <w:r w:rsidRPr="00AF57F7">
              <w:rPr>
                <w:rFonts w:ascii="Times New Roman" w:eastAsia="바탕체" w:hAnsi="Times New Roman" w:hint="eastAsia"/>
                <w:sz w:val="20"/>
                <w:szCs w:val="20"/>
              </w:rPr>
              <w:t xml:space="preserve"> </w:t>
            </w:r>
            <w:r w:rsidRPr="00AF57F7">
              <w:rPr>
                <w:rFonts w:ascii="Times New Roman" w:eastAsia="바탕체" w:hAnsi="Times New Roman" w:hint="eastAsia"/>
                <w:sz w:val="20"/>
                <w:szCs w:val="20"/>
              </w:rPr>
              <w:t>업무시설</w:t>
            </w:r>
            <w:r w:rsidRPr="00AF57F7">
              <w:rPr>
                <w:rFonts w:ascii="Times New Roman" w:eastAsia="바탕체" w:hAnsi="Times New Roman" w:hint="eastAsia"/>
                <w:sz w:val="20"/>
                <w:szCs w:val="20"/>
              </w:rPr>
              <w:t xml:space="preserve"> </w:t>
            </w:r>
            <w:r w:rsidRPr="00AF57F7">
              <w:rPr>
                <w:rFonts w:ascii="Times New Roman" w:eastAsia="바탕체" w:hAnsi="Times New Roman" w:hint="eastAsia"/>
                <w:sz w:val="20"/>
                <w:szCs w:val="20"/>
              </w:rPr>
              <w:t>임차인들에</w:t>
            </w:r>
            <w:r w:rsidRPr="00AF57F7">
              <w:rPr>
                <w:rFonts w:ascii="Times New Roman" w:eastAsia="바탕체" w:hAnsi="Times New Roman" w:hint="eastAsia"/>
                <w:sz w:val="20"/>
                <w:szCs w:val="20"/>
              </w:rPr>
              <w:t xml:space="preserve"> </w:t>
            </w:r>
            <w:r w:rsidRPr="00AF57F7">
              <w:rPr>
                <w:rFonts w:ascii="Times New Roman" w:eastAsia="바탕체" w:hAnsi="Times New Roman" w:hint="eastAsia"/>
                <w:sz w:val="20"/>
                <w:szCs w:val="20"/>
              </w:rPr>
              <w:t>대해서는</w:t>
            </w:r>
            <w:r w:rsidRPr="00AF57F7">
              <w:rPr>
                <w:rFonts w:ascii="Times New Roman" w:eastAsia="바탕체" w:hAnsi="Times New Roman" w:hint="eastAsia"/>
                <w:sz w:val="20"/>
                <w:szCs w:val="20"/>
              </w:rPr>
              <w:t xml:space="preserve"> </w:t>
            </w:r>
            <w:r w:rsidRPr="00AF57F7">
              <w:rPr>
                <w:rFonts w:ascii="Times New Roman" w:eastAsia="바탕체" w:hAnsi="Times New Roman" w:hint="eastAsia"/>
                <w:sz w:val="20"/>
                <w:szCs w:val="20"/>
              </w:rPr>
              <w:t>일정</w:t>
            </w:r>
            <w:r w:rsidRPr="00AF57F7">
              <w:rPr>
                <w:rFonts w:ascii="Times New Roman" w:eastAsia="바탕체" w:hAnsi="Times New Roman" w:hint="eastAsia"/>
                <w:sz w:val="20"/>
                <w:szCs w:val="20"/>
              </w:rPr>
              <w:t xml:space="preserve"> </w:t>
            </w:r>
            <w:r w:rsidRPr="00AF57F7">
              <w:rPr>
                <w:rFonts w:ascii="Times New Roman" w:eastAsia="바탕체" w:hAnsi="Times New Roman" w:hint="eastAsia"/>
                <w:sz w:val="20"/>
                <w:szCs w:val="20"/>
              </w:rPr>
              <w:t>기간의</w:t>
            </w:r>
            <w:r w:rsidRPr="00AF57F7">
              <w:rPr>
                <w:rFonts w:ascii="Times New Roman" w:eastAsia="바탕체" w:hAnsi="Times New Roman" w:hint="eastAsia"/>
                <w:sz w:val="20"/>
                <w:szCs w:val="20"/>
              </w:rPr>
              <w:t xml:space="preserve"> </w:t>
            </w:r>
            <w:r w:rsidRPr="00AF57F7">
              <w:rPr>
                <w:rFonts w:ascii="Times New Roman" w:eastAsia="바탕체" w:hAnsi="Times New Roman"/>
                <w:sz w:val="20"/>
                <w:szCs w:val="20"/>
              </w:rPr>
              <w:t xml:space="preserve">rent-free </w:t>
            </w:r>
            <w:r w:rsidRPr="00AF57F7">
              <w:rPr>
                <w:rFonts w:ascii="Times New Roman" w:eastAsia="바탕체" w:hAnsi="Times New Roman" w:hint="eastAsia"/>
                <w:sz w:val="20"/>
                <w:szCs w:val="20"/>
              </w:rPr>
              <w:t>기간이</w:t>
            </w:r>
            <w:r w:rsidRPr="00AF57F7">
              <w:rPr>
                <w:rFonts w:ascii="Times New Roman" w:eastAsia="바탕체" w:hAnsi="Times New Roman" w:hint="eastAsia"/>
                <w:sz w:val="20"/>
                <w:szCs w:val="20"/>
              </w:rPr>
              <w:t xml:space="preserve"> </w:t>
            </w:r>
            <w:r w:rsidR="000F64AB" w:rsidRPr="00AF57F7">
              <w:rPr>
                <w:rFonts w:ascii="Times New Roman" w:eastAsia="바탕체" w:hAnsi="Times New Roman" w:hint="eastAsia"/>
                <w:sz w:val="20"/>
                <w:szCs w:val="20"/>
              </w:rPr>
              <w:t>적용</w:t>
            </w:r>
            <w:r w:rsidR="000F64AB" w:rsidRPr="00AF57F7">
              <w:rPr>
                <w:rFonts w:ascii="Times New Roman" w:eastAsia="바탕체" w:hAnsi="Times New Roman" w:hint="eastAsia"/>
                <w:sz w:val="20"/>
                <w:szCs w:val="20"/>
                <w:lang w:eastAsia="ko-KR"/>
              </w:rPr>
              <w:t>됨</w:t>
            </w:r>
            <w:r w:rsidR="000F64AB" w:rsidRPr="00AF57F7">
              <w:rPr>
                <w:rFonts w:ascii="Times New Roman" w:eastAsia="바탕체" w:hAnsi="Times New Roman" w:hint="eastAsia"/>
                <w:sz w:val="20"/>
                <w:szCs w:val="20"/>
                <w:lang w:eastAsia="ko-KR"/>
              </w:rPr>
              <w:t>.</w:t>
            </w:r>
          </w:p>
          <w:p w14:paraId="2A406580" w14:textId="77777777" w:rsidR="00512080"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60FDFA95" w14:textId="72F82F33" w:rsidR="00E25F55" w:rsidRPr="00512080" w:rsidRDefault="00E25F55" w:rsidP="00E25F55">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rPr>
              <w:t>임대차계약의</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승계</w:t>
            </w:r>
          </w:p>
          <w:p w14:paraId="5F99D3A4" w14:textId="6D32369B" w:rsidR="00E25F55" w:rsidRPr="00244758" w:rsidRDefault="00E25F55" w:rsidP="00F4466B">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244758">
              <w:rPr>
                <w:rFonts w:ascii="Times New Roman" w:eastAsia="바탕체" w:hAnsi="Times New Roman" w:hint="eastAsia"/>
                <w:sz w:val="20"/>
                <w:szCs w:val="20"/>
              </w:rPr>
              <w:t>본건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임대차계약들은</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특약사항을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제외하면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대체로</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유사한</w:t>
            </w:r>
            <w:r w:rsidRPr="00244758">
              <w:rPr>
                <w:rFonts w:ascii="Times New Roman" w:eastAsia="바탕체" w:hAnsi="Times New Roman" w:hint="eastAsia"/>
                <w:sz w:val="20"/>
                <w:szCs w:val="20"/>
              </w:rPr>
              <w:t xml:space="preserve"> </w:t>
            </w:r>
            <w:r w:rsidR="008370C4">
              <w:rPr>
                <w:rFonts w:ascii="Times New Roman" w:eastAsia="바탕체" w:hAnsi="Times New Roman" w:hint="eastAsia"/>
                <w:sz w:val="20"/>
                <w:szCs w:val="20"/>
                <w:lang w:eastAsia="ko-KR"/>
              </w:rPr>
              <w:t>양식과</w:t>
            </w:r>
            <w:r w:rsidR="008370C4">
              <w:rPr>
                <w:rFonts w:ascii="Times New Roman" w:eastAsia="바탕체" w:hAnsi="Times New Roman" w:hint="eastAsia"/>
                <w:sz w:val="20"/>
                <w:szCs w:val="20"/>
                <w:lang w:eastAsia="ko-KR"/>
              </w:rPr>
              <w:t xml:space="preserve"> </w:t>
            </w:r>
            <w:r w:rsidRPr="00244758">
              <w:rPr>
                <w:rFonts w:ascii="Times New Roman" w:eastAsia="바탕체" w:hAnsi="Times New Roman" w:hint="eastAsia"/>
                <w:sz w:val="20"/>
                <w:szCs w:val="20"/>
              </w:rPr>
              <w:t>내용으로</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체결되어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있는데</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본건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임대차계약에</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의하면</w:t>
            </w:r>
            <w:r w:rsidRPr="00244758">
              <w:rPr>
                <w:rFonts w:ascii="Times New Roman" w:eastAsia="바탕체" w:hAnsi="Times New Roman" w:hint="eastAsia"/>
                <w:sz w:val="20"/>
                <w:szCs w:val="20"/>
              </w:rPr>
              <w:t xml:space="preserve"> </w:t>
            </w:r>
            <w:r w:rsidR="008370C4">
              <w:rPr>
                <w:rFonts w:ascii="Times New Roman" w:eastAsia="바탕체" w:hAnsi="Times New Roman"/>
                <w:sz w:val="20"/>
                <w:szCs w:val="20"/>
              </w:rPr>
              <w:t>‘</w:t>
            </w:r>
            <w:r w:rsidRPr="00244758">
              <w:rPr>
                <w:rFonts w:ascii="Times New Roman" w:eastAsia="바탕체" w:hAnsi="Times New Roman" w:hint="eastAsia"/>
                <w:sz w:val="20"/>
                <w:szCs w:val="20"/>
              </w:rPr>
              <w:t>임대인이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임대차목적물을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제</w:t>
            </w:r>
            <w:r w:rsidRPr="00244758">
              <w:rPr>
                <w:rFonts w:ascii="Times New Roman" w:eastAsia="바탕체" w:hAnsi="Times New Roman" w:hint="eastAsia"/>
                <w:sz w:val="20"/>
                <w:szCs w:val="20"/>
              </w:rPr>
              <w:t>3</w:t>
            </w:r>
            <w:r w:rsidRPr="00244758">
              <w:rPr>
                <w:rFonts w:ascii="Times New Roman" w:eastAsia="바탕체" w:hAnsi="Times New Roman" w:hint="eastAsia"/>
                <w:sz w:val="20"/>
                <w:szCs w:val="20"/>
              </w:rPr>
              <w:t>자에게</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양도하는</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경우</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임대인의</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선택에</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따라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임차인에게</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서면통지를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함으로써</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임대인</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지위를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양수인에게</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이전할</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수</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있고</w:t>
            </w:r>
            <w:r w:rsidRPr="00244758">
              <w:rPr>
                <w:rFonts w:ascii="Times New Roman" w:eastAsia="바탕체" w:hAnsi="Times New Roman" w:hint="eastAsia"/>
                <w:sz w:val="20"/>
                <w:szCs w:val="20"/>
              </w:rPr>
              <w:t>,</w:t>
            </w:r>
            <w:r w:rsidRPr="00244758">
              <w:rPr>
                <w:rFonts w:ascii="Times New Roman" w:eastAsia="바탕체" w:hAnsi="Times New Roman"/>
                <w:sz w:val="20"/>
                <w:szCs w:val="20"/>
              </w:rPr>
              <w:t xml:space="preserve"> </w:t>
            </w:r>
            <w:r w:rsidRPr="00244758">
              <w:rPr>
                <w:rFonts w:ascii="Times New Roman" w:eastAsia="바탕체" w:hAnsi="Times New Roman" w:hint="eastAsia"/>
                <w:sz w:val="20"/>
                <w:szCs w:val="20"/>
              </w:rPr>
              <w:t>임차인은</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임대인</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변경에</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조건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없이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동의하기로</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하며</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임대인의</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요청에</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따른</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임대차계약승계동의서</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등</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필요한</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서류를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제공하여야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한다</w:t>
            </w:r>
            <w:r w:rsidR="008370C4">
              <w:rPr>
                <w:rFonts w:ascii="Times New Roman" w:eastAsia="바탕체" w:hAnsi="Times New Roman"/>
                <w:sz w:val="20"/>
                <w:szCs w:val="20"/>
                <w:lang w:eastAsia="ko-KR"/>
              </w:rPr>
              <w:t>’</w:t>
            </w:r>
            <w:r w:rsidRPr="00244758">
              <w:rPr>
                <w:rFonts w:ascii="Times New Roman" w:eastAsia="바탕체" w:hAnsi="Times New Roman" w:hint="eastAsia"/>
                <w:sz w:val="20"/>
                <w:szCs w:val="20"/>
              </w:rPr>
              <w:t>고</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정하고</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있음</w:t>
            </w:r>
            <w:r w:rsidRPr="00244758">
              <w:rPr>
                <w:rFonts w:ascii="Times New Roman" w:eastAsia="바탕체" w:hAnsi="Times New Roman" w:hint="eastAsia"/>
                <w:sz w:val="20"/>
                <w:szCs w:val="20"/>
              </w:rPr>
              <w:t>(</w:t>
            </w:r>
            <w:r w:rsidRPr="00244758">
              <w:rPr>
                <w:rFonts w:ascii="Times New Roman" w:eastAsia="바탕체" w:hAnsi="Times New Roman" w:hint="eastAsia"/>
                <w:sz w:val="20"/>
                <w:szCs w:val="20"/>
              </w:rPr>
              <w:t>본건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임대차계약</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제</w:t>
            </w:r>
            <w:r w:rsidRPr="00244758">
              <w:rPr>
                <w:rFonts w:ascii="Times New Roman" w:eastAsia="바탕체" w:hAnsi="Times New Roman" w:hint="eastAsia"/>
                <w:sz w:val="20"/>
                <w:szCs w:val="20"/>
              </w:rPr>
              <w:t>2</w:t>
            </w:r>
            <w:r w:rsidRPr="00244758">
              <w:rPr>
                <w:rFonts w:ascii="Times New Roman" w:eastAsia="바탕체" w:hAnsi="Times New Roman"/>
                <w:sz w:val="20"/>
                <w:szCs w:val="20"/>
              </w:rPr>
              <w:t>1</w:t>
            </w:r>
            <w:r w:rsidRPr="00244758">
              <w:rPr>
                <w:rFonts w:ascii="Times New Roman" w:eastAsia="바탕체" w:hAnsi="Times New Roman" w:hint="eastAsia"/>
                <w:sz w:val="20"/>
                <w:szCs w:val="20"/>
              </w:rPr>
              <w:t>조</w:t>
            </w:r>
            <w:r w:rsidRPr="00244758">
              <w:rPr>
                <w:rFonts w:ascii="Times New Roman" w:eastAsia="바탕체" w:hAnsi="Times New Roman" w:hint="eastAsia"/>
                <w:sz w:val="20"/>
                <w:szCs w:val="20"/>
              </w:rPr>
              <w:t>)</w:t>
            </w:r>
            <w:r w:rsidRPr="00244758">
              <w:rPr>
                <w:rFonts w:ascii="Times New Roman" w:eastAsia="바탕체" w:hAnsi="Times New Roman"/>
                <w:sz w:val="20"/>
                <w:szCs w:val="20"/>
              </w:rPr>
              <w:t>.</w:t>
            </w:r>
            <w:r w:rsidR="00244758" w:rsidRPr="00244758">
              <w:rPr>
                <w:rFonts w:ascii="Times New Roman" w:eastAsia="바탕체" w:hAnsi="Times New Roman"/>
                <w:sz w:val="20"/>
                <w:szCs w:val="20"/>
              </w:rPr>
              <w:t xml:space="preserve"> </w:t>
            </w:r>
            <w:r w:rsidRPr="00244758">
              <w:rPr>
                <w:rFonts w:ascii="Times New Roman" w:eastAsia="바탕체" w:hAnsi="Times New Roman" w:hint="eastAsia"/>
                <w:sz w:val="20"/>
                <w:szCs w:val="20"/>
              </w:rPr>
              <w:t>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문언만으로는</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임차인의</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동의</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없이도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임대인</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지위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이전이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가능</w:t>
            </w:r>
            <w:r w:rsidR="0040138E">
              <w:rPr>
                <w:rFonts w:ascii="Times New Roman" w:eastAsia="바탕체" w:hAnsi="Times New Roman" w:hint="eastAsia"/>
                <w:sz w:val="20"/>
                <w:szCs w:val="20"/>
                <w:lang w:eastAsia="ko-KR"/>
              </w:rPr>
              <w:t>하다는</w:t>
            </w:r>
            <w:r w:rsidR="0040138E">
              <w:rPr>
                <w:rFonts w:ascii="Times New Roman" w:eastAsia="바탕체" w:hAnsi="Times New Roman" w:hint="eastAsia"/>
                <w:sz w:val="20"/>
                <w:szCs w:val="20"/>
                <w:lang w:eastAsia="ko-KR"/>
              </w:rPr>
              <w:t xml:space="preserve"> </w:t>
            </w:r>
            <w:r w:rsidR="0040138E">
              <w:rPr>
                <w:rFonts w:ascii="Times New Roman" w:eastAsia="바탕체" w:hAnsi="Times New Roman" w:hint="eastAsia"/>
                <w:sz w:val="20"/>
                <w:szCs w:val="20"/>
                <w:lang w:eastAsia="ko-KR"/>
              </w:rPr>
              <w:t>뜻인</w:t>
            </w:r>
            <w:r w:rsidRPr="00244758">
              <w:rPr>
                <w:rFonts w:ascii="Times New Roman" w:eastAsia="바탕체" w:hAnsi="Times New Roman" w:hint="eastAsia"/>
                <w:sz w:val="20"/>
                <w:szCs w:val="20"/>
              </w:rPr>
              <w:t>지</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아니면</w:t>
            </w:r>
            <w:r w:rsidRPr="00244758">
              <w:rPr>
                <w:rFonts w:ascii="Times New Roman" w:eastAsia="바탕체" w:hAnsi="Times New Roman" w:hint="eastAsia"/>
                <w:sz w:val="20"/>
                <w:szCs w:val="20"/>
              </w:rPr>
              <w:t xml:space="preserve"> </w:t>
            </w:r>
            <w:r w:rsidRPr="00244758">
              <w:rPr>
                <w:rFonts w:ascii="Times New Roman" w:eastAsia="바탕체" w:hAnsi="Times New Roman"/>
                <w:sz w:val="20"/>
                <w:szCs w:val="20"/>
              </w:rPr>
              <w:t>(</w:t>
            </w:r>
            <w:r w:rsidRPr="00244758">
              <w:rPr>
                <w:rFonts w:ascii="Times New Roman" w:eastAsia="바탕체" w:hAnsi="Times New Roman" w:hint="eastAsia"/>
                <w:sz w:val="20"/>
                <w:szCs w:val="20"/>
              </w:rPr>
              <w:t>임대인</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지위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이전을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위하여</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임차인의</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동의를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받아야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하는</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것을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전제로</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임차인이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동의의무를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부담</w:t>
            </w:r>
            <w:r w:rsidR="0040138E">
              <w:rPr>
                <w:rFonts w:ascii="Times New Roman" w:eastAsia="바탕체" w:hAnsi="Times New Roman" w:hint="eastAsia"/>
                <w:sz w:val="20"/>
                <w:szCs w:val="20"/>
                <w:lang w:eastAsia="ko-KR"/>
              </w:rPr>
              <w:t>한다는</w:t>
            </w:r>
            <w:r w:rsidR="0040138E">
              <w:rPr>
                <w:rFonts w:ascii="Times New Roman" w:eastAsia="바탕체" w:hAnsi="Times New Roman" w:hint="eastAsia"/>
                <w:sz w:val="20"/>
                <w:szCs w:val="20"/>
                <w:lang w:eastAsia="ko-KR"/>
              </w:rPr>
              <w:t xml:space="preserve"> </w:t>
            </w:r>
            <w:r w:rsidR="0040138E">
              <w:rPr>
                <w:rFonts w:ascii="Times New Roman" w:eastAsia="바탕체" w:hAnsi="Times New Roman" w:hint="eastAsia"/>
                <w:sz w:val="20"/>
                <w:szCs w:val="20"/>
                <w:lang w:eastAsia="ko-KR"/>
              </w:rPr>
              <w:t>뜻인</w:t>
            </w:r>
            <w:r w:rsidRPr="00244758">
              <w:rPr>
                <w:rFonts w:ascii="Times New Roman" w:eastAsia="바탕체" w:hAnsi="Times New Roman" w:hint="eastAsia"/>
                <w:sz w:val="20"/>
                <w:szCs w:val="20"/>
              </w:rPr>
              <w:t>지가</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다소</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불분명한</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측면이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있음</w:t>
            </w:r>
            <w:r w:rsidRPr="00244758">
              <w:rPr>
                <w:rFonts w:ascii="Times New Roman" w:eastAsia="바탕체" w:hAnsi="Times New Roman" w:hint="eastAsia"/>
                <w:sz w:val="20"/>
                <w:szCs w:val="20"/>
              </w:rPr>
              <w:t>.</w:t>
            </w:r>
            <w:r w:rsidR="0040138E">
              <w:rPr>
                <w:rStyle w:val="ae"/>
                <w:rFonts w:ascii="Times New Roman" w:hAnsi="Times New Roman"/>
                <w:sz w:val="20"/>
                <w:szCs w:val="20"/>
              </w:rPr>
              <w:footnoteReference w:id="18"/>
            </w:r>
            <w:r w:rsidRPr="00244758">
              <w:rPr>
                <w:rFonts w:ascii="Times New Roman" w:eastAsia="바탕체" w:hAnsi="Times New Roman" w:hint="eastAsia"/>
                <w:sz w:val="20"/>
                <w:szCs w:val="20"/>
              </w:rPr>
              <w:t xml:space="preserve"> </w:t>
            </w:r>
          </w:p>
          <w:p w14:paraId="2B593131" w14:textId="08BBEA67" w:rsidR="00E25F55" w:rsidRPr="00244758" w:rsidRDefault="00E25F55" w:rsidP="00E25F55">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한편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책임임대차목적물에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대한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임대차계약</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역시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위와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동일한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규정을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두고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있는데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책임임대차계약에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지위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이전은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2</w:t>
            </w:r>
            <w:r w:rsidRPr="00F83171">
              <w:rPr>
                <w:rFonts w:ascii="Times New Roman" w:eastAsia="바탕체" w:hAnsi="Times New Roman"/>
                <w:sz w:val="20"/>
                <w:szCs w:val="20"/>
              </w:rPr>
              <w:t>1</w:t>
            </w:r>
            <w:r w:rsidRPr="00F83171">
              <w:rPr>
                <w:rFonts w:ascii="Times New Roman" w:eastAsia="바탕체" w:hAnsi="Times New Roman" w:hint="eastAsia"/>
                <w:sz w:val="20"/>
                <w:szCs w:val="20"/>
              </w:rPr>
              <w:t>조의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문언상</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w:t>
            </w:r>
            <w:r w:rsidRPr="00F83171">
              <w:rPr>
                <w:rFonts w:ascii="Times New Roman" w:eastAsia="바탕체" w:hAnsi="Times New Roman" w:hint="eastAsia"/>
                <w:sz w:val="20"/>
                <w:szCs w:val="20"/>
              </w:rPr>
              <w:t>임대차목적물을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제</w:t>
            </w:r>
            <w:r w:rsidRPr="00F83171">
              <w:rPr>
                <w:rFonts w:ascii="Times New Roman" w:eastAsia="바탕체" w:hAnsi="Times New Roman" w:hint="eastAsia"/>
                <w:sz w:val="20"/>
                <w:szCs w:val="20"/>
              </w:rPr>
              <w:t>3</w:t>
            </w:r>
            <w:r w:rsidRPr="00F83171">
              <w:rPr>
                <w:rFonts w:ascii="Times New Roman" w:eastAsia="바탕체" w:hAnsi="Times New Roman" w:hint="eastAsia"/>
                <w:sz w:val="20"/>
                <w:szCs w:val="20"/>
              </w:rPr>
              <w:t>자에게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양도하는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경우</w:t>
            </w:r>
            <w:r w:rsidRPr="00F83171">
              <w:rPr>
                <w:rFonts w:ascii="Times New Roman" w:eastAsia="바탕체" w:hAnsi="Times New Roman"/>
                <w:sz w:val="20"/>
                <w:szCs w:val="20"/>
              </w:rPr>
              <w:t>’</w:t>
            </w:r>
            <w:r w:rsidRPr="00F83171">
              <w:rPr>
                <w:rFonts w:ascii="Times New Roman" w:eastAsia="바탕체" w:hAnsi="Times New Roman" w:hint="eastAsia"/>
                <w:sz w:val="20"/>
                <w:szCs w:val="20"/>
              </w:rPr>
              <w:t>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해당한다고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보기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어려울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것으로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생각</w:t>
            </w:r>
            <w:r w:rsidR="00244758">
              <w:rPr>
                <w:rFonts w:ascii="Times New Roman" w:eastAsia="바탕체" w:hAnsi="Times New Roman" w:hint="eastAsia"/>
                <w:sz w:val="20"/>
                <w:szCs w:val="20"/>
              </w:rPr>
              <w:t>됨</w:t>
            </w:r>
            <w:r w:rsidR="00244758">
              <w:rPr>
                <w:rFonts w:ascii="Times New Roman" w:eastAsia="바탕체" w:hAnsi="Times New Roman" w:hint="eastAsia"/>
                <w:sz w:val="20"/>
                <w:szCs w:val="20"/>
              </w:rPr>
              <w:t>.</w:t>
            </w:r>
          </w:p>
          <w:p w14:paraId="22F3CA05" w14:textId="3A65CF85" w:rsidR="00E25F55" w:rsidRPr="00F83171" w:rsidRDefault="000400D3" w:rsidP="0040138E">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매도인의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답변에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의하면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체결과</w:t>
            </w:r>
            <w:r>
              <w:rPr>
                <w:rFonts w:ascii="Times New Roman" w:eastAsia="바탕체" w:hAnsi="Times New Roman" w:hint="eastAsia"/>
                <w:sz w:val="20"/>
                <w:szCs w:val="20"/>
              </w:rPr>
              <w:t xml:space="preserve"> </w:t>
            </w:r>
            <w:r>
              <w:rPr>
                <w:rFonts w:ascii="Times New Roman" w:eastAsia="바탕체" w:hAnsi="Times New Roman" w:hint="eastAsia"/>
                <w:sz w:val="20"/>
                <w:szCs w:val="20"/>
              </w:rPr>
              <w:t>동시에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임차인</w:t>
            </w:r>
            <w:r>
              <w:rPr>
                <w:rFonts w:ascii="Times New Roman" w:eastAsia="바탕체" w:hAnsi="Times New Roman" w:hint="eastAsia"/>
                <w:sz w:val="20"/>
                <w:szCs w:val="20"/>
              </w:rPr>
              <w:t>(</w:t>
            </w:r>
            <w:r>
              <w:rPr>
                <w:rFonts w:ascii="Times New Roman" w:eastAsia="바탕체" w:hAnsi="Times New Roman" w:hint="eastAsia"/>
                <w:sz w:val="20"/>
                <w:szCs w:val="20"/>
              </w:rPr>
              <w:t>전차인</w:t>
            </w:r>
            <w:r>
              <w:rPr>
                <w:rFonts w:ascii="Times New Roman" w:eastAsia="바탕체" w:hAnsi="Times New Roman" w:hint="eastAsia"/>
                <w:sz w:val="20"/>
                <w:szCs w:val="20"/>
              </w:rPr>
              <w:t xml:space="preserve"> </w:t>
            </w:r>
            <w:r>
              <w:rPr>
                <w:rFonts w:ascii="Times New Roman" w:eastAsia="바탕체" w:hAnsi="Times New Roman" w:hint="eastAsia"/>
                <w:sz w:val="20"/>
                <w:szCs w:val="20"/>
              </w:rPr>
              <w:t>포함</w:t>
            </w:r>
            <w:r>
              <w:rPr>
                <w:rFonts w:ascii="Times New Roman" w:eastAsia="바탕체" w:hAnsi="Times New Roman" w:hint="eastAsia"/>
                <w:sz w:val="20"/>
                <w:szCs w:val="20"/>
              </w:rPr>
              <w:t>)</w:t>
            </w:r>
            <w:r>
              <w:rPr>
                <w:rFonts w:ascii="Times New Roman" w:eastAsia="바탕체" w:hAnsi="Times New Roman" w:hint="eastAsia"/>
                <w:sz w:val="20"/>
                <w:szCs w:val="20"/>
              </w:rPr>
              <w:t>들로부터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승계동의를</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받는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절차를</w:t>
            </w:r>
            <w:r>
              <w:rPr>
                <w:rFonts w:ascii="Times New Roman" w:eastAsia="바탕체" w:hAnsi="Times New Roman" w:hint="eastAsia"/>
                <w:sz w:val="20"/>
                <w:szCs w:val="20"/>
              </w:rPr>
              <w:t xml:space="preserve"> </w:t>
            </w:r>
            <w:r>
              <w:rPr>
                <w:rFonts w:ascii="Times New Roman" w:eastAsia="바탕체" w:hAnsi="Times New Roman" w:hint="eastAsia"/>
                <w:sz w:val="20"/>
                <w:szCs w:val="20"/>
              </w:rPr>
              <w:t>진행하여</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거래의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거래종결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전까지</w:t>
            </w:r>
            <w:r>
              <w:rPr>
                <w:rFonts w:ascii="Times New Roman" w:eastAsia="바탕체" w:hAnsi="Times New Roman" w:hint="eastAsia"/>
                <w:sz w:val="20"/>
                <w:szCs w:val="20"/>
              </w:rPr>
              <w:t xml:space="preserve"> </w:t>
            </w:r>
            <w:r w:rsidR="00AF57F7">
              <w:rPr>
                <w:rFonts w:ascii="Times New Roman" w:eastAsia="바탕체" w:hAnsi="Times New Roman" w:hint="eastAsia"/>
                <w:sz w:val="20"/>
                <w:szCs w:val="20"/>
                <w:lang w:eastAsia="ko-KR"/>
              </w:rPr>
              <w:t>동의서</w:t>
            </w:r>
            <w:r w:rsidR="00AF57F7">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징구</w:t>
            </w:r>
            <w:r w:rsidR="0040138E">
              <w:rPr>
                <w:rFonts w:ascii="Times New Roman" w:eastAsia="바탕체" w:hAnsi="Times New Roman" w:hint="eastAsia"/>
                <w:sz w:val="20"/>
                <w:szCs w:val="20"/>
                <w:lang w:eastAsia="ko-KR"/>
              </w:rPr>
              <w:t>를</w:t>
            </w:r>
            <w:r w:rsidR="0040138E">
              <w:rPr>
                <w:rFonts w:ascii="Times New Roman" w:eastAsia="바탕체" w:hAnsi="Times New Roman" w:hint="eastAsia"/>
                <w:sz w:val="20"/>
                <w:szCs w:val="20"/>
                <w:lang w:eastAsia="ko-KR"/>
              </w:rPr>
              <w:t xml:space="preserve"> </w:t>
            </w:r>
            <w:r w:rsidR="0040138E">
              <w:rPr>
                <w:rFonts w:ascii="Times New Roman" w:eastAsia="바탕체" w:hAnsi="Times New Roman" w:hint="eastAsia"/>
                <w:sz w:val="20"/>
                <w:szCs w:val="20"/>
                <w:lang w:eastAsia="ko-KR"/>
              </w:rPr>
              <w:t>추진</w:t>
            </w:r>
            <w:r>
              <w:rPr>
                <w:rFonts w:ascii="Times New Roman" w:eastAsia="바탕체" w:hAnsi="Times New Roman" w:hint="eastAsia"/>
                <w:sz w:val="20"/>
                <w:szCs w:val="20"/>
              </w:rPr>
              <w:t>할</w:t>
            </w:r>
            <w:r>
              <w:rPr>
                <w:rFonts w:ascii="Times New Roman" w:eastAsia="바탕체" w:hAnsi="Times New Roman" w:hint="eastAsia"/>
                <w:sz w:val="20"/>
                <w:szCs w:val="20"/>
              </w:rPr>
              <w:t xml:space="preserve"> </w:t>
            </w:r>
            <w:r>
              <w:rPr>
                <w:rFonts w:ascii="Times New Roman" w:eastAsia="바탕체" w:hAnsi="Times New Roman" w:hint="eastAsia"/>
                <w:sz w:val="20"/>
                <w:szCs w:val="20"/>
              </w:rPr>
              <w:t>계획이라고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함</w:t>
            </w:r>
            <w:r>
              <w:rPr>
                <w:rFonts w:ascii="Times New Roman" w:eastAsia="바탕체" w:hAnsi="Times New Roman" w:hint="eastAsia"/>
                <w:sz w:val="20"/>
                <w:szCs w:val="20"/>
              </w:rPr>
              <w:t>.</w:t>
            </w:r>
          </w:p>
        </w:tc>
        <w:tc>
          <w:tcPr>
            <w:tcW w:w="25" w:type="pct"/>
            <w:tcBorders>
              <w:top w:val="single" w:sz="12" w:space="0" w:color="000080"/>
              <w:bottom w:val="single" w:sz="12" w:space="0" w:color="000080"/>
            </w:tcBorders>
            <w:shd w:val="clear" w:color="auto" w:fill="auto"/>
          </w:tcPr>
          <w:p w14:paraId="7D99E386" w14:textId="77777777" w:rsidR="00F83171" w:rsidRPr="00850E72" w:rsidDel="0015750F" w:rsidRDefault="00F83171"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629FF4C1" w14:textId="226242DC" w:rsidR="00AF57F7" w:rsidRDefault="00AF57F7" w:rsidP="00AF57F7">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2EABBE0E" w14:textId="47A16605" w:rsidR="00AF57F7" w:rsidRDefault="00AF57F7" w:rsidP="00AF57F7">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15D39E11" w14:textId="6C5D8E36" w:rsidR="00AF57F7" w:rsidRDefault="00AF57F7" w:rsidP="00AF57F7">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5C259551" w14:textId="399E6EFA" w:rsidR="00AF57F7" w:rsidRDefault="00AF57F7" w:rsidP="00AF57F7">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0E143415" w14:textId="64241D1C" w:rsidR="00AF57F7" w:rsidRDefault="00AF57F7" w:rsidP="00AF57F7">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587D97B5" w14:textId="77777777" w:rsidR="0040138E" w:rsidRDefault="0040138E" w:rsidP="00AF57F7">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7E3D8802" w14:textId="16A1C51F" w:rsidR="00AF57F7" w:rsidRDefault="00AF57F7" w:rsidP="00AF57F7">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13BA9759" w14:textId="099EDF28" w:rsidR="00E25F55" w:rsidRPr="00E25F55" w:rsidRDefault="00E25F55" w:rsidP="00AF57F7">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E25F55">
              <w:rPr>
                <w:rFonts w:ascii="Times New Roman" w:eastAsia="바탕체" w:hAnsi="Times New Roman" w:hint="eastAsia"/>
                <w:sz w:val="20"/>
                <w:szCs w:val="20"/>
              </w:rPr>
              <w:t>본건</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매매계약상</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확약사항으로</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매도인으로</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하여금</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임차인</w:t>
            </w:r>
            <w:r w:rsidR="00244758">
              <w:rPr>
                <w:rFonts w:ascii="Times New Roman" w:eastAsia="바탕체" w:hAnsi="Times New Roman" w:hint="eastAsia"/>
                <w:sz w:val="20"/>
                <w:szCs w:val="20"/>
              </w:rPr>
              <w:t>들</w:t>
            </w:r>
            <w:r w:rsidR="00244758">
              <w:rPr>
                <w:rFonts w:ascii="Times New Roman" w:eastAsia="바탕체" w:hAnsi="Times New Roman" w:hint="eastAsia"/>
                <w:sz w:val="20"/>
                <w:szCs w:val="20"/>
              </w:rPr>
              <w:t xml:space="preserve"> </w:t>
            </w:r>
            <w:r w:rsidR="00244758">
              <w:rPr>
                <w:rFonts w:ascii="Times New Roman" w:eastAsia="바탕체" w:hAnsi="Times New Roman" w:hint="eastAsia"/>
                <w:sz w:val="20"/>
                <w:szCs w:val="20"/>
              </w:rPr>
              <w:t>및</w:t>
            </w:r>
            <w:r w:rsidR="00244758">
              <w:rPr>
                <w:rFonts w:ascii="Times New Roman" w:eastAsia="바탕체" w:hAnsi="Times New Roman" w:hint="eastAsia"/>
                <w:sz w:val="20"/>
                <w:szCs w:val="20"/>
              </w:rPr>
              <w:t xml:space="preserve"> </w:t>
            </w:r>
            <w:r w:rsidR="00244758">
              <w:rPr>
                <w:rFonts w:ascii="Times New Roman" w:eastAsia="바탕체" w:hAnsi="Times New Roman" w:hint="eastAsia"/>
                <w:sz w:val="20"/>
                <w:szCs w:val="20"/>
              </w:rPr>
              <w:t>전차인</w:t>
            </w:r>
            <w:r w:rsidRPr="00E25F55">
              <w:rPr>
                <w:rFonts w:ascii="Times New Roman" w:eastAsia="바탕체" w:hAnsi="Times New Roman" w:hint="eastAsia"/>
                <w:sz w:val="20"/>
                <w:szCs w:val="20"/>
              </w:rPr>
              <w:t>들로부터</w:t>
            </w:r>
            <w:r w:rsidRPr="00E25F55">
              <w:rPr>
                <w:rFonts w:ascii="Times New Roman" w:eastAsia="바탕체" w:hAnsi="Times New Roman" w:hint="eastAsia"/>
                <w:sz w:val="20"/>
                <w:szCs w:val="20"/>
              </w:rPr>
              <w:t xml:space="preserve"> </w:t>
            </w:r>
            <w:r w:rsidR="00244758">
              <w:rPr>
                <w:rFonts w:ascii="Times New Roman" w:eastAsia="바탕체" w:hAnsi="Times New Roman" w:hint="eastAsia"/>
                <w:sz w:val="20"/>
                <w:szCs w:val="20"/>
              </w:rPr>
              <w:t>임대인</w:t>
            </w:r>
            <w:r w:rsidR="00244758">
              <w:rPr>
                <w:rFonts w:ascii="Times New Roman" w:eastAsia="바탕체" w:hAnsi="Times New Roman" w:hint="eastAsia"/>
                <w:sz w:val="20"/>
                <w:szCs w:val="20"/>
              </w:rPr>
              <w:t xml:space="preserve"> </w:t>
            </w:r>
            <w:r w:rsidR="00244758">
              <w:rPr>
                <w:rFonts w:ascii="Times New Roman" w:eastAsia="바탕체" w:hAnsi="Times New Roman" w:hint="eastAsia"/>
                <w:sz w:val="20"/>
                <w:szCs w:val="20"/>
              </w:rPr>
              <w:t>및</w:t>
            </w:r>
            <w:r w:rsidR="00244758">
              <w:rPr>
                <w:rFonts w:ascii="Times New Roman" w:eastAsia="바탕체" w:hAnsi="Times New Roman" w:hint="eastAsia"/>
                <w:sz w:val="20"/>
                <w:szCs w:val="20"/>
              </w:rPr>
              <w:t xml:space="preserve"> </w:t>
            </w:r>
            <w:r w:rsidR="00244758">
              <w:rPr>
                <w:rFonts w:ascii="Times New Roman" w:eastAsia="바탕체" w:hAnsi="Times New Roman" w:hint="eastAsia"/>
                <w:sz w:val="20"/>
                <w:szCs w:val="20"/>
              </w:rPr>
              <w:t>전대인</w:t>
            </w:r>
            <w:r w:rsidR="00244758">
              <w:rPr>
                <w:rFonts w:ascii="Times New Roman" w:eastAsia="바탕체" w:hAnsi="Times New Roman" w:hint="eastAsia"/>
                <w:sz w:val="20"/>
                <w:szCs w:val="20"/>
              </w:rPr>
              <w:t xml:space="preserve"> </w:t>
            </w:r>
            <w:r w:rsidR="00244758">
              <w:rPr>
                <w:rFonts w:ascii="Times New Roman" w:eastAsia="바탕체" w:hAnsi="Times New Roman" w:hint="eastAsia"/>
                <w:sz w:val="20"/>
                <w:szCs w:val="20"/>
              </w:rPr>
              <w:t>지위의</w:t>
            </w:r>
            <w:r w:rsidR="00244758">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승계</w:t>
            </w:r>
            <w:r w:rsidR="00244758">
              <w:rPr>
                <w:rFonts w:ascii="Times New Roman" w:eastAsia="바탕체" w:hAnsi="Times New Roman" w:hint="eastAsia"/>
                <w:sz w:val="20"/>
                <w:szCs w:val="20"/>
              </w:rPr>
              <w:t>에</w:t>
            </w:r>
            <w:r w:rsidR="00244758">
              <w:rPr>
                <w:rFonts w:ascii="Times New Roman" w:eastAsia="바탕체" w:hAnsi="Times New Roman" w:hint="eastAsia"/>
                <w:sz w:val="20"/>
                <w:szCs w:val="20"/>
              </w:rPr>
              <w:t xml:space="preserve"> </w:t>
            </w:r>
            <w:r w:rsidR="00244758">
              <w:rPr>
                <w:rFonts w:ascii="Times New Roman" w:eastAsia="바탕체" w:hAnsi="Times New Roman" w:hint="eastAsia"/>
                <w:sz w:val="20"/>
                <w:szCs w:val="20"/>
              </w:rPr>
              <w:t>관한</w:t>
            </w:r>
            <w:r w:rsidR="00244758">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동의서를</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징구하여</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매수인에게</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제공</w:t>
            </w:r>
            <w:r w:rsidR="00AF57F7">
              <w:rPr>
                <w:rFonts w:ascii="Times New Roman" w:eastAsia="바탕체" w:hAnsi="Times New Roman" w:hint="eastAsia"/>
                <w:sz w:val="20"/>
                <w:szCs w:val="20"/>
                <w:lang w:eastAsia="ko-KR"/>
              </w:rPr>
              <w:t>할</w:t>
            </w:r>
            <w:r w:rsidR="00AF57F7">
              <w:rPr>
                <w:rFonts w:ascii="Times New Roman" w:eastAsia="바탕체" w:hAnsi="Times New Roman" w:hint="eastAsia"/>
                <w:sz w:val="20"/>
                <w:szCs w:val="20"/>
                <w:lang w:eastAsia="ko-KR"/>
              </w:rPr>
              <w:t xml:space="preserve"> </w:t>
            </w:r>
            <w:r w:rsidR="00AF57F7">
              <w:rPr>
                <w:rFonts w:ascii="Times New Roman" w:eastAsia="바탕체" w:hAnsi="Times New Roman" w:hint="eastAsia"/>
                <w:sz w:val="20"/>
                <w:szCs w:val="20"/>
                <w:lang w:eastAsia="ko-KR"/>
              </w:rPr>
              <w:t>것을</w:t>
            </w:r>
            <w:r w:rsidR="00AF57F7">
              <w:rPr>
                <w:rFonts w:ascii="Times New Roman" w:eastAsia="바탕체" w:hAnsi="Times New Roman" w:hint="eastAsia"/>
                <w:sz w:val="20"/>
                <w:szCs w:val="20"/>
                <w:lang w:eastAsia="ko-KR"/>
              </w:rPr>
              <w:t xml:space="preserve"> </w:t>
            </w:r>
            <w:r w:rsidRPr="00E25F55">
              <w:rPr>
                <w:rFonts w:ascii="Times New Roman" w:eastAsia="바탕체" w:hAnsi="Times New Roman" w:hint="eastAsia"/>
                <w:sz w:val="20"/>
                <w:szCs w:val="20"/>
              </w:rPr>
              <w:t>규정하는</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것이</w:t>
            </w:r>
            <w:r w:rsidRPr="00E25F55">
              <w:rPr>
                <w:rFonts w:ascii="Times New Roman" w:eastAsia="바탕체" w:hAnsi="Times New Roman" w:hint="eastAsia"/>
                <w:sz w:val="20"/>
                <w:szCs w:val="20"/>
              </w:rPr>
              <w:t xml:space="preserve"> </w:t>
            </w:r>
            <w:r w:rsidRPr="00E25F55">
              <w:rPr>
                <w:rFonts w:ascii="Times New Roman" w:eastAsia="바탕체" w:hAnsi="Times New Roman" w:hint="eastAsia"/>
                <w:sz w:val="20"/>
                <w:szCs w:val="20"/>
              </w:rPr>
              <w:t>바람직함</w:t>
            </w:r>
            <w:r w:rsidRPr="00E25F55">
              <w:rPr>
                <w:rFonts w:ascii="Times New Roman" w:eastAsia="바탕체" w:hAnsi="Times New Roman" w:hint="eastAsia"/>
                <w:sz w:val="20"/>
                <w:szCs w:val="20"/>
              </w:rPr>
              <w:t>.</w:t>
            </w:r>
          </w:p>
        </w:tc>
      </w:tr>
      <w:tr w:rsidR="00AB320C" w:rsidRPr="00850E72" w14:paraId="251CF7F0" w14:textId="77777777" w:rsidTr="00893737">
        <w:trPr>
          <w:trHeight w:val="1176"/>
        </w:trPr>
        <w:tc>
          <w:tcPr>
            <w:tcW w:w="572" w:type="pct"/>
            <w:tcBorders>
              <w:top w:val="single" w:sz="12" w:space="0" w:color="000080"/>
              <w:bottom w:val="single" w:sz="12" w:space="0" w:color="000080"/>
            </w:tcBorders>
            <w:shd w:val="clear" w:color="auto" w:fill="auto"/>
          </w:tcPr>
          <w:p w14:paraId="1F10F5D6" w14:textId="0D8EF244" w:rsidR="00AB320C" w:rsidRPr="00F83171" w:rsidRDefault="00AB320C" w:rsidP="00D05420">
            <w:pPr>
              <w:pStyle w:val="38"/>
              <w:numPr>
                <w:ilvl w:val="0"/>
                <w:numId w:val="18"/>
              </w:numPr>
              <w:ind w:left="284" w:hanging="284"/>
              <w:jc w:val="left"/>
              <w:outlineLvl w:val="1"/>
              <w:rPr>
                <w:sz w:val="20"/>
              </w:rPr>
            </w:pPr>
            <w:bookmarkStart w:id="85" w:name="_Toc152170066"/>
            <w:r>
              <w:rPr>
                <w:rFonts w:hint="eastAsia"/>
                <w:sz w:val="20"/>
              </w:rPr>
              <w:lastRenderedPageBreak/>
              <w:t>임대차보증금</w:t>
            </w:r>
            <w:r>
              <w:rPr>
                <w:rFonts w:hint="eastAsia"/>
                <w:sz w:val="20"/>
              </w:rPr>
              <w:t xml:space="preserve"> </w:t>
            </w:r>
            <w:r>
              <w:rPr>
                <w:rFonts w:hint="eastAsia"/>
                <w:sz w:val="20"/>
              </w:rPr>
              <w:t>반환</w:t>
            </w:r>
            <w:r>
              <w:rPr>
                <w:rFonts w:hint="eastAsia"/>
                <w:sz w:val="20"/>
              </w:rPr>
              <w:t xml:space="preserve"> </w:t>
            </w:r>
            <w:r>
              <w:rPr>
                <w:rFonts w:hint="eastAsia"/>
                <w:sz w:val="20"/>
              </w:rPr>
              <w:t>담보</w:t>
            </w:r>
            <w:bookmarkEnd w:id="85"/>
            <w:r>
              <w:rPr>
                <w:rFonts w:hint="eastAsia"/>
                <w:sz w:val="20"/>
              </w:rPr>
              <w:t xml:space="preserve"> </w:t>
            </w:r>
          </w:p>
        </w:tc>
        <w:tc>
          <w:tcPr>
            <w:tcW w:w="25" w:type="pct"/>
            <w:shd w:val="clear" w:color="auto" w:fill="auto"/>
          </w:tcPr>
          <w:p w14:paraId="68B3CC36" w14:textId="77777777" w:rsidR="00AB320C" w:rsidRPr="00850E72" w:rsidRDefault="00AB320C"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3ABD8D71" w14:textId="77777777" w:rsidR="00AB320C" w:rsidRDefault="00AB320C" w:rsidP="00AB320C">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363C86">
              <w:rPr>
                <w:rFonts w:ascii="Times New Roman" w:eastAsia="바탕체" w:hAnsi="Times New Roman" w:hint="eastAsia"/>
                <w:sz w:val="20"/>
                <w:szCs w:val="20"/>
                <w:lang w:eastAsia="ko-KR"/>
              </w:rPr>
              <w:t>본건</w:t>
            </w:r>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임차인</w:t>
            </w:r>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중</w:t>
            </w:r>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w:t>
            </w:r>
            <w:proofErr w:type="spellStart"/>
            <w:r w:rsidRPr="00363C86">
              <w:rPr>
                <w:rFonts w:ascii="Times New Roman" w:eastAsia="바탕체" w:hAnsi="Times New Roman" w:hint="eastAsia"/>
                <w:sz w:val="20"/>
                <w:szCs w:val="20"/>
                <w:lang w:eastAsia="ko-KR"/>
              </w:rPr>
              <w:t>웅진씽크빅</w:t>
            </w:r>
            <w:proofErr w:type="spellEnd"/>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㈜웅진</w:t>
            </w:r>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w:t>
            </w:r>
            <w:proofErr w:type="spellStart"/>
            <w:r w:rsidRPr="00363C86">
              <w:rPr>
                <w:rFonts w:ascii="Times New Roman" w:eastAsia="바탕체" w:hAnsi="Times New Roman" w:hint="eastAsia"/>
                <w:sz w:val="20"/>
                <w:szCs w:val="20"/>
                <w:lang w:eastAsia="ko-KR"/>
              </w:rPr>
              <w:t>동원홈푸드</w:t>
            </w:r>
            <w:proofErr w:type="spellEnd"/>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w:t>
            </w:r>
            <w:proofErr w:type="spellStart"/>
            <w:r w:rsidRPr="00363C86">
              <w:rPr>
                <w:rFonts w:ascii="Times New Roman" w:eastAsia="바탕체" w:hAnsi="Times New Roman" w:hint="eastAsia"/>
                <w:sz w:val="20"/>
                <w:szCs w:val="20"/>
                <w:lang w:eastAsia="ko-KR"/>
              </w:rPr>
              <w:t>웅진씽크빅</w:t>
            </w:r>
            <w:proofErr w:type="spellEnd"/>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및</w:t>
            </w:r>
            <w:r w:rsidRPr="00363C86">
              <w:rPr>
                <w:rFonts w:ascii="Times New Roman" w:eastAsia="바탕체" w:hAnsi="Times New Roman" w:hint="eastAsia"/>
                <w:sz w:val="20"/>
                <w:szCs w:val="20"/>
                <w:lang w:eastAsia="ko-KR"/>
              </w:rPr>
              <w:t xml:space="preserve"> </w:t>
            </w:r>
            <w:r w:rsidRPr="00363C86">
              <w:rPr>
                <w:rFonts w:ascii="Times New Roman" w:eastAsia="바탕체" w:hAnsi="Times New Roman" w:hint="eastAsia"/>
                <w:sz w:val="20"/>
                <w:szCs w:val="20"/>
                <w:lang w:eastAsia="ko-KR"/>
              </w:rPr>
              <w:t>㈜더블미</w:t>
            </w:r>
            <w:r>
              <w:rPr>
                <w:rFonts w:ascii="Times New Roman" w:eastAsia="바탕체" w:hAnsi="Times New Roman" w:hint="eastAsia"/>
                <w:sz w:val="20"/>
                <w:szCs w:val="20"/>
                <w:lang w:eastAsia="ko-KR"/>
              </w:rPr>
              <w:t>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임대차계약에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임대차보증금</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반환을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담보하기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매매목적물에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자세한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사항은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w:t>
            </w:r>
            <w:r>
              <w:rPr>
                <w:rFonts w:ascii="Times New Roman" w:eastAsia="바탕체" w:hAnsi="Times New Roman" w:hint="eastAsia"/>
                <w:sz w:val="20"/>
                <w:szCs w:val="20"/>
                <w:lang w:eastAsia="ko-KR"/>
              </w:rPr>
              <w:t xml:space="preserve"> </w:t>
            </w:r>
            <w:r w:rsidRPr="00363C86">
              <w:rPr>
                <w:rFonts w:ascii="Times New Roman" w:eastAsia="바탕체" w:hAnsi="Times New Roman"/>
                <w:b/>
                <w:sz w:val="20"/>
                <w:szCs w:val="20"/>
                <w:u w:val="single"/>
                <w:lang w:eastAsia="ko-KR"/>
              </w:rPr>
              <w:t xml:space="preserve">II. 1. </w:t>
            </w:r>
            <w:r w:rsidRPr="00363C86">
              <w:rPr>
                <w:rFonts w:ascii="Times New Roman" w:eastAsia="바탕체" w:hAnsi="Times New Roman" w:hint="eastAsia"/>
                <w:b/>
                <w:sz w:val="20"/>
                <w:szCs w:val="20"/>
                <w:u w:val="single"/>
                <w:lang w:eastAsia="ko-KR"/>
              </w:rPr>
              <w:t>매매목적물</w:t>
            </w:r>
            <w:r w:rsidRPr="00363C86">
              <w:rPr>
                <w:rFonts w:ascii="Times New Roman" w:eastAsia="바탕체" w:hAnsi="Times New Roman" w:hint="eastAsia"/>
                <w:b/>
                <w:sz w:val="20"/>
                <w:szCs w:val="20"/>
                <w:u w:val="single"/>
                <w:lang w:eastAsia="ko-KR"/>
              </w:rPr>
              <w:t xml:space="preserve"> </w:t>
            </w:r>
            <w:r w:rsidRPr="00363C86">
              <w:rPr>
                <w:rFonts w:ascii="Times New Roman" w:eastAsia="바탕체" w:hAnsi="Times New Roman" w:hint="eastAsia"/>
                <w:b/>
                <w:sz w:val="20"/>
                <w:szCs w:val="20"/>
                <w:u w:val="single"/>
                <w:lang w:eastAsia="ko-KR"/>
              </w:rPr>
              <w:t>현황</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sidRPr="00F85FCB">
              <w:rPr>
                <w:rFonts w:ascii="Times New Roman" w:eastAsia="바탕체" w:hAnsi="Times New Roman"/>
                <w:b/>
                <w:sz w:val="20"/>
                <w:szCs w:val="20"/>
                <w:u w:val="single"/>
                <w:lang w:eastAsia="ko-KR"/>
              </w:rPr>
              <w:t>[</w:t>
            </w:r>
            <w:r w:rsidRPr="00F85FCB">
              <w:rPr>
                <w:rFonts w:ascii="Times New Roman" w:eastAsia="바탕체" w:hAnsi="Times New Roman" w:hint="eastAsia"/>
                <w:b/>
                <w:sz w:val="20"/>
                <w:szCs w:val="20"/>
                <w:u w:val="single"/>
                <w:lang w:eastAsia="ko-KR"/>
              </w:rPr>
              <w:t>별첨</w:t>
            </w:r>
            <w:r w:rsidRPr="00F85FCB">
              <w:rPr>
                <w:rFonts w:ascii="Times New Roman" w:eastAsia="바탕체" w:hAnsi="Times New Roman"/>
                <w:b/>
                <w:sz w:val="20"/>
                <w:szCs w:val="20"/>
                <w:u w:val="single"/>
                <w:lang w:eastAsia="ko-KR"/>
              </w:rPr>
              <w:t xml:space="preserve"> 1</w:t>
            </w:r>
            <w:r w:rsidRPr="00F85FCB">
              <w:rPr>
                <w:rFonts w:ascii="Times New Roman" w:eastAsia="바탕체" w:hAnsi="Times New Roman" w:hint="eastAsia"/>
                <w:b/>
                <w:sz w:val="20"/>
                <w:szCs w:val="20"/>
                <w:u w:val="single"/>
                <w:lang w:eastAsia="ko-KR"/>
              </w:rPr>
              <w:t>]</w:t>
            </w:r>
            <w:r w:rsidRPr="00F85FCB">
              <w:rPr>
                <w:rFonts w:ascii="Times New Roman" w:eastAsia="바탕체" w:hAnsi="Times New Roman"/>
                <w:b/>
                <w:sz w:val="20"/>
                <w:szCs w:val="20"/>
                <w:u w:val="single"/>
                <w:lang w:eastAsia="ko-KR"/>
              </w:rPr>
              <w:t xml:space="preserve"> </w:t>
            </w:r>
            <w:r w:rsidRPr="00F85FCB">
              <w:rPr>
                <w:rFonts w:ascii="Times New Roman" w:eastAsia="바탕체" w:hAnsi="Times New Roman" w:hint="eastAsia"/>
                <w:b/>
                <w:sz w:val="20"/>
                <w:szCs w:val="20"/>
                <w:u w:val="single"/>
                <w:lang w:eastAsia="ko-KR"/>
              </w:rPr>
              <w:t>본건</w:t>
            </w:r>
            <w:r w:rsidRPr="00F85FCB">
              <w:rPr>
                <w:rFonts w:ascii="Times New Roman" w:eastAsia="바탕체" w:hAnsi="Times New Roman" w:hint="eastAsia"/>
                <w:b/>
                <w:sz w:val="20"/>
                <w:szCs w:val="20"/>
                <w:u w:val="single"/>
                <w:lang w:eastAsia="ko-KR"/>
              </w:rPr>
              <w:t xml:space="preserve"> </w:t>
            </w:r>
            <w:r w:rsidRPr="00F85FCB">
              <w:rPr>
                <w:rFonts w:ascii="Times New Roman" w:eastAsia="바탕체" w:hAnsi="Times New Roman" w:hint="eastAsia"/>
                <w:b/>
                <w:sz w:val="20"/>
                <w:szCs w:val="20"/>
                <w:u w:val="single"/>
                <w:lang w:eastAsia="ko-KR"/>
              </w:rPr>
              <w:t>건물</w:t>
            </w:r>
            <w:r w:rsidRPr="00F85FCB">
              <w:rPr>
                <w:rFonts w:ascii="Times New Roman" w:eastAsia="바탕체" w:hAnsi="Times New Roman" w:hint="eastAsia"/>
                <w:b/>
                <w:sz w:val="20"/>
                <w:szCs w:val="20"/>
                <w:u w:val="single"/>
                <w:lang w:eastAsia="ko-KR"/>
              </w:rPr>
              <w:t xml:space="preserve"> </w:t>
            </w:r>
            <w:r w:rsidRPr="00F85FCB">
              <w:rPr>
                <w:rFonts w:ascii="Times New Roman" w:eastAsia="바탕체" w:hAnsi="Times New Roman" w:hint="eastAsia"/>
                <w:b/>
                <w:sz w:val="20"/>
                <w:szCs w:val="20"/>
                <w:u w:val="single"/>
                <w:lang w:eastAsia="ko-KR"/>
              </w:rPr>
              <w:t>현황</w:t>
            </w:r>
            <w:r>
              <w:rPr>
                <w:rFonts w:ascii="Times New Roman" w:eastAsia="바탕체" w:hAnsi="Times New Roman" w:hint="eastAsia"/>
                <w:sz w:val="20"/>
                <w:szCs w:val="20"/>
                <w:lang w:eastAsia="ko-KR"/>
              </w:rPr>
              <w:t>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참조</w:t>
            </w:r>
            <w:r>
              <w:rPr>
                <w:rFonts w:ascii="Times New Roman" w:eastAsia="바탕체" w:hAnsi="Times New Roman" w:hint="eastAsia"/>
                <w:sz w:val="20"/>
                <w:szCs w:val="20"/>
                <w:lang w:eastAsia="ko-KR"/>
              </w:rPr>
              <w:t>.</w:t>
            </w:r>
          </w:p>
          <w:p w14:paraId="14E808DC" w14:textId="23390A84" w:rsidR="00AB320C" w:rsidRPr="00363C86" w:rsidRDefault="00AB320C" w:rsidP="00AB320C">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proofErr w:type="spellStart"/>
            <w:r w:rsidRPr="0036633A">
              <w:rPr>
                <w:rFonts w:ascii="Times New Roman" w:eastAsia="바탕체" w:hAnsi="Times New Roman" w:hint="eastAsia"/>
                <w:sz w:val="20"/>
                <w:szCs w:val="20"/>
                <w:lang w:eastAsia="ko-KR"/>
              </w:rPr>
              <w:t>김연민</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및</w:t>
            </w:r>
            <w:r w:rsidRPr="0036633A">
              <w:rPr>
                <w:rFonts w:ascii="Times New Roman" w:eastAsia="바탕체" w:hAnsi="Times New Roman"/>
                <w:sz w:val="20"/>
                <w:szCs w:val="20"/>
                <w:lang w:eastAsia="ko-KR"/>
              </w:rPr>
              <w:t xml:space="preserve"> </w:t>
            </w:r>
            <w:proofErr w:type="spellStart"/>
            <w:r w:rsidRPr="0036633A">
              <w:rPr>
                <w:rFonts w:ascii="Times New Roman" w:eastAsia="바탕체" w:hAnsi="Times New Roman" w:hint="eastAsia"/>
                <w:sz w:val="20"/>
                <w:szCs w:val="20"/>
                <w:lang w:eastAsia="ko-KR"/>
              </w:rPr>
              <w:t>김형선</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㈜이정</w:t>
            </w:r>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w:t>
            </w:r>
            <w:proofErr w:type="spellStart"/>
            <w:r w:rsidRPr="0036633A">
              <w:rPr>
                <w:rFonts w:ascii="Times New Roman" w:eastAsia="바탕체" w:hAnsi="Times New Roman" w:hint="eastAsia"/>
                <w:sz w:val="20"/>
                <w:szCs w:val="20"/>
                <w:lang w:eastAsia="ko-KR"/>
              </w:rPr>
              <w:t>도레도레</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w:t>
            </w:r>
            <w:proofErr w:type="spellStart"/>
            <w:r w:rsidRPr="0036633A">
              <w:rPr>
                <w:rFonts w:ascii="Times New Roman" w:eastAsia="바탕체" w:hAnsi="Times New Roman" w:hint="eastAsia"/>
                <w:sz w:val="20"/>
                <w:szCs w:val="20"/>
                <w:lang w:eastAsia="ko-KR"/>
              </w:rPr>
              <w:t>와이엠씨씨</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w:t>
            </w:r>
            <w:proofErr w:type="spellStart"/>
            <w:r w:rsidRPr="0036633A">
              <w:rPr>
                <w:rFonts w:ascii="Times New Roman" w:eastAsia="바탕체" w:hAnsi="Times New Roman" w:hint="eastAsia"/>
                <w:sz w:val="20"/>
                <w:szCs w:val="20"/>
                <w:lang w:eastAsia="ko-KR"/>
              </w:rPr>
              <w:t>마이에프앤비</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임대차계약</w:t>
            </w:r>
            <w:r>
              <w:rPr>
                <w:rFonts w:ascii="Times New Roman" w:eastAsia="바탕체" w:hAnsi="Times New Roman" w:hint="eastAsia"/>
                <w:sz w:val="20"/>
                <w:szCs w:val="20"/>
                <w:lang w:eastAsia="ko-KR"/>
              </w:rPr>
              <w:t>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임대차보증금</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반환을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담보하기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임대인에게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또는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임차권의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요청할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있다고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규정하고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있으나</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비용은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부담</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임차인들은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건물에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또는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임차권을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있지는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않은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p w14:paraId="24A8AD7A" w14:textId="77777777" w:rsidR="00AB320C" w:rsidRPr="00F85C7E" w:rsidRDefault="00AB320C" w:rsidP="00AB320C">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책임임대차목적물에는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채무자를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근저당권자를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7</w:t>
            </w:r>
            <w:r>
              <w:rPr>
                <w:rFonts w:ascii="Times New Roman" w:eastAsia="바탕체" w:hAnsi="Times New Roman" w:hint="eastAsia"/>
                <w:sz w:val="20"/>
                <w:szCs w:val="20"/>
                <w:lang w:eastAsia="ko-KR"/>
              </w:rPr>
              <w:t>건</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채권최고액</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합계</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sidRPr="00D05420">
              <w:rPr>
                <w:rFonts w:ascii="Times New Roman" w:eastAsia="바탕체" w:hAnsi="Times New Roman"/>
                <w:sz w:val="20"/>
                <w:szCs w:val="20"/>
                <w:lang w:eastAsia="ko-KR"/>
              </w:rPr>
              <w:t>3</w:t>
            </w:r>
            <w:r>
              <w:rPr>
                <w:rFonts w:ascii="Times New Roman" w:eastAsia="바탕체" w:hAnsi="Times New Roman"/>
                <w:sz w:val="20"/>
                <w:szCs w:val="20"/>
                <w:lang w:eastAsia="ko-KR"/>
              </w:rPr>
              <w:t>,</w:t>
            </w:r>
            <w:r w:rsidRPr="00D05420">
              <w:rPr>
                <w:rFonts w:ascii="Times New Roman" w:eastAsia="바탕체" w:hAnsi="Times New Roman"/>
                <w:sz w:val="20"/>
                <w:szCs w:val="20"/>
                <w:lang w:eastAsia="ko-KR"/>
              </w:rPr>
              <w:t>382</w:t>
            </w:r>
            <w:r>
              <w:rPr>
                <w:rFonts w:ascii="Times New Roman" w:eastAsia="바탕체" w:hAnsi="Times New Roman"/>
                <w:sz w:val="20"/>
                <w:szCs w:val="20"/>
                <w:lang w:eastAsia="ko-KR"/>
              </w:rPr>
              <w:t>,</w:t>
            </w:r>
            <w:r w:rsidRPr="00D05420">
              <w:rPr>
                <w:rFonts w:ascii="Times New Roman" w:eastAsia="바탕체" w:hAnsi="Times New Roman"/>
                <w:sz w:val="20"/>
                <w:szCs w:val="20"/>
                <w:lang w:eastAsia="ko-KR"/>
              </w:rPr>
              <w:t>191</w:t>
            </w:r>
            <w:r>
              <w:rPr>
                <w:rFonts w:ascii="Times New Roman" w:eastAsia="바탕체" w:hAnsi="Times New Roman"/>
                <w:sz w:val="20"/>
                <w:szCs w:val="20"/>
                <w:lang w:eastAsia="ko-KR"/>
              </w:rPr>
              <w:t>,</w:t>
            </w:r>
            <w:r w:rsidRPr="00D05420">
              <w:rPr>
                <w:rFonts w:ascii="Times New Roman" w:eastAsia="바탕체" w:hAnsi="Times New Roman"/>
                <w:sz w:val="20"/>
                <w:szCs w:val="20"/>
                <w:lang w:eastAsia="ko-KR"/>
              </w:rPr>
              <w:t>840</w:t>
            </w:r>
            <w:r>
              <w:rPr>
                <w:rFonts w:ascii="Times New Roman" w:eastAsia="바탕체" w:hAnsi="Times New Roman" w:hint="eastAsia"/>
                <w:sz w:val="20"/>
                <w:szCs w:val="20"/>
                <w:lang w:eastAsia="ko-KR"/>
              </w:rPr>
              <w:t>원</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설정되어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채무자를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채권자를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전차인으로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하는</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근저당권부채권질권이</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설정되어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자세한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사항은</w:t>
            </w:r>
            <w:r>
              <w:rPr>
                <w:rFonts w:ascii="Times New Roman" w:eastAsia="바탕체" w:hAnsi="Times New Roman" w:hint="eastAsia"/>
                <w:sz w:val="20"/>
                <w:szCs w:val="20"/>
                <w:lang w:eastAsia="ko-KR"/>
              </w:rPr>
              <w:t xml:space="preserve"> </w:t>
            </w:r>
            <w:r w:rsidRPr="00363C86">
              <w:rPr>
                <w:rFonts w:ascii="Times New Roman" w:eastAsia="바탕체" w:hAnsi="Times New Roman"/>
                <w:b/>
                <w:sz w:val="20"/>
                <w:szCs w:val="20"/>
                <w:u w:val="single"/>
                <w:lang w:eastAsia="ko-KR"/>
              </w:rPr>
              <w:t>[</w:t>
            </w:r>
            <w:r w:rsidRPr="00363C86">
              <w:rPr>
                <w:rFonts w:ascii="Times New Roman" w:eastAsia="바탕체" w:hAnsi="Times New Roman" w:hint="eastAsia"/>
                <w:b/>
                <w:sz w:val="20"/>
                <w:szCs w:val="20"/>
                <w:u w:val="single"/>
                <w:lang w:eastAsia="ko-KR"/>
              </w:rPr>
              <w:t>별첨</w:t>
            </w:r>
            <w:r w:rsidRPr="00363C86">
              <w:rPr>
                <w:rFonts w:ascii="Times New Roman" w:eastAsia="바탕체" w:hAnsi="Times New Roman" w:hint="eastAsia"/>
                <w:b/>
                <w:sz w:val="20"/>
                <w:szCs w:val="20"/>
                <w:u w:val="single"/>
                <w:lang w:eastAsia="ko-KR"/>
              </w:rPr>
              <w:t xml:space="preserve"> 1</w:t>
            </w:r>
            <w:r w:rsidRPr="00363C86">
              <w:rPr>
                <w:rFonts w:ascii="Times New Roman" w:eastAsia="바탕체" w:hAnsi="Times New Roman"/>
                <w:b/>
                <w:sz w:val="20"/>
                <w:szCs w:val="20"/>
                <w:u w:val="single"/>
                <w:lang w:eastAsia="ko-KR"/>
              </w:rPr>
              <w:t xml:space="preserve">] </w:t>
            </w:r>
            <w:r w:rsidRPr="00363C86">
              <w:rPr>
                <w:rFonts w:ascii="Times New Roman" w:eastAsia="바탕체" w:hAnsi="Times New Roman" w:hint="eastAsia"/>
                <w:b/>
                <w:sz w:val="20"/>
                <w:szCs w:val="20"/>
                <w:u w:val="single"/>
                <w:lang w:eastAsia="ko-KR"/>
              </w:rPr>
              <w:t>본건</w:t>
            </w:r>
            <w:r w:rsidRPr="00363C86">
              <w:rPr>
                <w:rFonts w:ascii="Times New Roman" w:eastAsia="바탕체" w:hAnsi="Times New Roman" w:hint="eastAsia"/>
                <w:b/>
                <w:sz w:val="20"/>
                <w:szCs w:val="20"/>
                <w:u w:val="single"/>
                <w:lang w:eastAsia="ko-KR"/>
              </w:rPr>
              <w:t xml:space="preserve"> </w:t>
            </w:r>
            <w:r w:rsidRPr="00363C86">
              <w:rPr>
                <w:rFonts w:ascii="Times New Roman" w:eastAsia="바탕체" w:hAnsi="Times New Roman" w:hint="eastAsia"/>
                <w:b/>
                <w:sz w:val="20"/>
                <w:szCs w:val="20"/>
                <w:u w:val="single"/>
                <w:lang w:eastAsia="ko-KR"/>
              </w:rPr>
              <w:t>건물</w:t>
            </w:r>
            <w:r w:rsidRPr="00363C86">
              <w:rPr>
                <w:rFonts w:ascii="Times New Roman" w:eastAsia="바탕체" w:hAnsi="Times New Roman" w:hint="eastAsia"/>
                <w:b/>
                <w:sz w:val="20"/>
                <w:szCs w:val="20"/>
                <w:u w:val="single"/>
                <w:lang w:eastAsia="ko-KR"/>
              </w:rPr>
              <w:t xml:space="preserve"> </w:t>
            </w:r>
            <w:r w:rsidRPr="00F85C7E">
              <w:rPr>
                <w:rFonts w:ascii="Times New Roman" w:eastAsia="바탕체" w:hAnsi="Times New Roman" w:hint="eastAsia"/>
                <w:b/>
                <w:sz w:val="20"/>
                <w:szCs w:val="20"/>
                <w:u w:val="single"/>
                <w:lang w:eastAsia="ko-KR"/>
              </w:rPr>
              <w:t>현황</w:t>
            </w:r>
            <w:r w:rsidRPr="00F85C7E">
              <w:rPr>
                <w:rFonts w:ascii="Times New Roman" w:eastAsia="바탕체" w:hAnsi="Times New Roman" w:hint="eastAsia"/>
                <w:sz w:val="20"/>
                <w:szCs w:val="20"/>
                <w:lang w:eastAsia="ko-KR"/>
              </w:rPr>
              <w:t>을</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참조</w:t>
            </w:r>
            <w:r w:rsidRPr="00F85C7E">
              <w:rPr>
                <w:rFonts w:ascii="Times New Roman" w:eastAsia="바탕체" w:hAnsi="Times New Roman" w:hint="eastAsia"/>
                <w:sz w:val="20"/>
                <w:szCs w:val="20"/>
                <w:lang w:eastAsia="ko-KR"/>
              </w:rPr>
              <w:t>.</w:t>
            </w:r>
            <w:r w:rsidRPr="00F85C7E">
              <w:rPr>
                <w:rFonts w:ascii="Times New Roman" w:eastAsia="바탕체" w:hAnsi="Times New Roman"/>
                <w:sz w:val="20"/>
                <w:szCs w:val="20"/>
                <w:lang w:eastAsia="ko-KR"/>
              </w:rPr>
              <w:t xml:space="preserve"> </w:t>
            </w:r>
          </w:p>
          <w:p w14:paraId="54AE19AB" w14:textId="6D0039E3" w:rsidR="00AB320C" w:rsidRPr="00AB320C" w:rsidRDefault="00AB320C" w:rsidP="00AB320C">
            <w:pPr>
              <w:numPr>
                <w:ilvl w:val="0"/>
                <w:numId w:val="14"/>
              </w:numPr>
              <w:wordWrap w:val="0"/>
              <w:autoSpaceDE w:val="0"/>
              <w:autoSpaceDN w:val="0"/>
              <w:snapToGrid w:val="0"/>
              <w:spacing w:after="120" w:line="280" w:lineRule="atLeast"/>
              <w:jc w:val="both"/>
              <w:rPr>
                <w:rFonts w:ascii="Times New Roman" w:eastAsia="바탕체" w:hAnsi="Times New Roman"/>
                <w:b/>
                <w:sz w:val="20"/>
                <w:szCs w:val="20"/>
                <w:u w:val="single"/>
              </w:rPr>
            </w:pPr>
            <w:r w:rsidRPr="00F85C7E">
              <w:rPr>
                <w:rFonts w:ascii="Times New Roman" w:eastAsia="바탕체" w:hAnsi="Times New Roman" w:hint="eastAsia"/>
                <w:sz w:val="20"/>
                <w:szCs w:val="20"/>
              </w:rPr>
              <w:t>로카모빌리티㈜</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교보생명㈜</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및</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㈜케이티아이에스</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rPr>
              <w:t>와의</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각</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임대차계약</w:t>
            </w:r>
            <w:r w:rsidRPr="00F85C7E">
              <w:rPr>
                <w:rFonts w:ascii="Times New Roman" w:eastAsia="바탕체" w:hAnsi="Times New Roman" w:hint="eastAsia"/>
                <w:sz w:val="20"/>
                <w:szCs w:val="20"/>
                <w:lang w:eastAsia="ko-KR"/>
              </w:rPr>
              <w:t>에</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의하면</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rPr>
              <w:t>임차인은</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임대차보증금의</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반환을</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담보하기</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위해</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임대인에게</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질권자를</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임차인</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질권금액을</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임대차보증금의</w:t>
            </w:r>
            <w:r w:rsidRPr="00F85C7E">
              <w:rPr>
                <w:rFonts w:ascii="Times New Roman" w:eastAsia="바탕체" w:hAnsi="Times New Roman"/>
                <w:sz w:val="20"/>
                <w:szCs w:val="20"/>
              </w:rPr>
              <w:t xml:space="preserve"> 100%</w:t>
            </w:r>
            <w:r w:rsidRPr="00F85C7E">
              <w:rPr>
                <w:rFonts w:ascii="Times New Roman" w:eastAsia="바탕체" w:hAnsi="Times New Roman" w:hint="eastAsia"/>
                <w:sz w:val="20"/>
                <w:szCs w:val="20"/>
              </w:rPr>
              <w:t>로</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하는</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예금질권을</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요청할</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수</w:t>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rPr>
              <w:t>있음</w:t>
            </w:r>
            <w:r w:rsidRPr="00F85C7E">
              <w:rPr>
                <w:rStyle w:val="ae"/>
                <w:rFonts w:ascii="Times New Roman" w:eastAsia="바탕체" w:hAnsi="Times New Roman"/>
                <w:sz w:val="20"/>
                <w:szCs w:val="20"/>
              </w:rPr>
              <w:footnoteReference w:id="19"/>
            </w:r>
            <w:r w:rsidRPr="00F85C7E">
              <w:rPr>
                <w:rFonts w:ascii="Times New Roman" w:eastAsia="바탕체" w:hAnsi="Times New Roman"/>
                <w:sz w:val="20"/>
                <w:szCs w:val="20"/>
              </w:rPr>
              <w:t xml:space="preserve">. </w:t>
            </w:r>
            <w:r w:rsidRPr="00F85C7E">
              <w:rPr>
                <w:rFonts w:ascii="Times New Roman" w:eastAsia="바탕체" w:hAnsi="Times New Roman" w:hint="eastAsia"/>
                <w:sz w:val="20"/>
                <w:szCs w:val="20"/>
                <w:lang w:eastAsia="ko-KR"/>
              </w:rPr>
              <w:t>이에</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따라</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매도인이</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실제로</w:t>
            </w:r>
            <w:r w:rsidRPr="00F85C7E">
              <w:rPr>
                <w:rFonts w:ascii="Times New Roman" w:eastAsia="바탕체" w:hAnsi="Times New Roman" w:hint="eastAsia"/>
                <w:sz w:val="20"/>
                <w:szCs w:val="20"/>
                <w:lang w:eastAsia="ko-KR"/>
              </w:rPr>
              <w:t xml:space="preserve"> </w:t>
            </w:r>
            <w:proofErr w:type="spellStart"/>
            <w:r w:rsidRPr="00F85C7E">
              <w:rPr>
                <w:rFonts w:ascii="Times New Roman" w:eastAsia="바탕체" w:hAnsi="Times New Roman" w:hint="eastAsia"/>
                <w:sz w:val="20"/>
                <w:szCs w:val="20"/>
                <w:lang w:eastAsia="ko-KR"/>
              </w:rPr>
              <w:t>예금질권을</w:t>
            </w:r>
            <w:proofErr w:type="spellEnd"/>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제공해주고</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있는지에</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대한</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자료는</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제공되지</w:t>
            </w:r>
            <w:r w:rsidRPr="00F85C7E">
              <w:rPr>
                <w:rFonts w:ascii="Times New Roman" w:eastAsia="바탕체" w:hAnsi="Times New Roman" w:hint="eastAsia"/>
                <w:sz w:val="20"/>
                <w:szCs w:val="20"/>
                <w:lang w:eastAsia="ko-KR"/>
              </w:rPr>
              <w:t xml:space="preserve"> </w:t>
            </w:r>
            <w:r w:rsidRPr="00F85C7E">
              <w:rPr>
                <w:rFonts w:ascii="Times New Roman" w:eastAsia="바탕체" w:hAnsi="Times New Roman" w:hint="eastAsia"/>
                <w:sz w:val="20"/>
                <w:szCs w:val="20"/>
                <w:lang w:eastAsia="ko-KR"/>
              </w:rPr>
              <w:t>아니함</w:t>
            </w:r>
            <w:r w:rsidRPr="00F85C7E">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tc>
        <w:tc>
          <w:tcPr>
            <w:tcW w:w="25" w:type="pct"/>
            <w:tcBorders>
              <w:top w:val="single" w:sz="12" w:space="0" w:color="000080"/>
              <w:bottom w:val="single" w:sz="12" w:space="0" w:color="000080"/>
            </w:tcBorders>
            <w:shd w:val="clear" w:color="auto" w:fill="auto"/>
          </w:tcPr>
          <w:p w14:paraId="361B9E19" w14:textId="77777777" w:rsidR="00AB320C" w:rsidRPr="00850E72" w:rsidDel="0015750F" w:rsidRDefault="00AB320C"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7AE80F9A" w14:textId="77777777" w:rsidR="00F85C7E" w:rsidRDefault="00F85C7E" w:rsidP="00F85C7E">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proofErr w:type="spellStart"/>
            <w:r w:rsidRPr="0036633A">
              <w:rPr>
                <w:rFonts w:ascii="Times New Roman" w:eastAsia="바탕체" w:hAnsi="Times New Roman" w:hint="eastAsia"/>
                <w:sz w:val="20"/>
                <w:szCs w:val="20"/>
                <w:lang w:eastAsia="ko-KR"/>
              </w:rPr>
              <w:t>김연민</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및</w:t>
            </w:r>
            <w:r w:rsidRPr="0036633A">
              <w:rPr>
                <w:rFonts w:ascii="Times New Roman" w:eastAsia="바탕체" w:hAnsi="Times New Roman"/>
                <w:sz w:val="20"/>
                <w:szCs w:val="20"/>
                <w:lang w:eastAsia="ko-KR"/>
              </w:rPr>
              <w:t xml:space="preserve"> </w:t>
            </w:r>
            <w:proofErr w:type="spellStart"/>
            <w:r w:rsidRPr="0036633A">
              <w:rPr>
                <w:rFonts w:ascii="Times New Roman" w:eastAsia="바탕체" w:hAnsi="Times New Roman" w:hint="eastAsia"/>
                <w:sz w:val="20"/>
                <w:szCs w:val="20"/>
                <w:lang w:eastAsia="ko-KR"/>
              </w:rPr>
              <w:t>김형선</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㈜이정</w:t>
            </w:r>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w:t>
            </w:r>
            <w:proofErr w:type="spellStart"/>
            <w:r w:rsidRPr="0036633A">
              <w:rPr>
                <w:rFonts w:ascii="Times New Roman" w:eastAsia="바탕체" w:hAnsi="Times New Roman" w:hint="eastAsia"/>
                <w:sz w:val="20"/>
                <w:szCs w:val="20"/>
                <w:lang w:eastAsia="ko-KR"/>
              </w:rPr>
              <w:t>도레도레</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w:t>
            </w:r>
            <w:proofErr w:type="spellStart"/>
            <w:r w:rsidRPr="0036633A">
              <w:rPr>
                <w:rFonts w:ascii="Times New Roman" w:eastAsia="바탕체" w:hAnsi="Times New Roman" w:hint="eastAsia"/>
                <w:sz w:val="20"/>
                <w:szCs w:val="20"/>
                <w:lang w:eastAsia="ko-KR"/>
              </w:rPr>
              <w:t>와이엠씨씨</w:t>
            </w:r>
            <w:proofErr w:type="spellEnd"/>
            <w:r w:rsidRPr="0036633A">
              <w:rPr>
                <w:rFonts w:ascii="Times New Roman" w:eastAsia="바탕체" w:hAnsi="Times New Roman"/>
                <w:sz w:val="20"/>
                <w:szCs w:val="20"/>
                <w:lang w:eastAsia="ko-KR"/>
              </w:rPr>
              <w:t xml:space="preserve">, </w:t>
            </w:r>
            <w:r w:rsidRPr="0036633A">
              <w:rPr>
                <w:rFonts w:ascii="Times New Roman" w:eastAsia="바탕체" w:hAnsi="Times New Roman" w:hint="eastAsia"/>
                <w:sz w:val="20"/>
                <w:szCs w:val="20"/>
                <w:lang w:eastAsia="ko-KR"/>
              </w:rPr>
              <w:t>㈜</w:t>
            </w:r>
            <w:proofErr w:type="spellStart"/>
            <w:r w:rsidRPr="0036633A">
              <w:rPr>
                <w:rFonts w:ascii="Times New Roman" w:eastAsia="바탕체" w:hAnsi="Times New Roman" w:hint="eastAsia"/>
                <w:sz w:val="20"/>
                <w:szCs w:val="20"/>
                <w:lang w:eastAsia="ko-KR"/>
              </w:rPr>
              <w:t>마이에프앤비</w:t>
            </w:r>
            <w:r>
              <w:rPr>
                <w:rFonts w:ascii="Times New Roman" w:eastAsia="바탕체" w:hAnsi="Times New Roman" w:hint="eastAsia"/>
                <w:sz w:val="20"/>
                <w:szCs w:val="20"/>
                <w:lang w:eastAsia="ko-KR"/>
              </w:rPr>
              <w:t>가</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또는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요구하는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추가로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담보를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의무가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발생할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p w14:paraId="33AB92EA" w14:textId="426266A4" w:rsidR="00F85C7E" w:rsidRDefault="00F85C7E" w:rsidP="00F85C7E">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거래를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통하여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책임임대차계약상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지위를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인수하게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되므로</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매도인으로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하여금</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거래종결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서류로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명의의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이전을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필요한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일체의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서류</w:t>
            </w: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등기필정보</w:t>
            </w:r>
            <w:proofErr w:type="spellEnd"/>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근저당권이전계약서</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등기신청</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위임장</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포함</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제공하고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이전의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부기등기에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협력할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의무를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규정</w:t>
            </w:r>
            <w:r w:rsidR="00AD3075">
              <w:rPr>
                <w:rFonts w:ascii="Times New Roman" w:eastAsia="바탕체" w:hAnsi="Times New Roman" w:hint="eastAsia"/>
                <w:sz w:val="20"/>
                <w:szCs w:val="20"/>
                <w:lang w:eastAsia="ko-KR"/>
              </w:rPr>
              <w:t>할</w:t>
            </w:r>
            <w:r w:rsidR="00AD3075">
              <w:rPr>
                <w:rFonts w:ascii="Times New Roman" w:eastAsia="바탕체" w:hAnsi="Times New Roman" w:hint="eastAsia"/>
                <w:sz w:val="20"/>
                <w:szCs w:val="20"/>
                <w:lang w:eastAsia="ko-KR"/>
              </w:rPr>
              <w:t xml:space="preserve"> </w:t>
            </w:r>
            <w:r w:rsidR="00AD3075">
              <w:rPr>
                <w:rFonts w:ascii="Times New Roman" w:eastAsia="바탕체" w:hAnsi="Times New Roman" w:hint="eastAsia"/>
                <w:sz w:val="20"/>
                <w:szCs w:val="20"/>
                <w:lang w:eastAsia="ko-KR"/>
              </w:rPr>
              <w:t>필요가</w:t>
            </w:r>
            <w:r w:rsidR="00AD3075">
              <w:rPr>
                <w:rFonts w:ascii="Times New Roman" w:eastAsia="바탕체" w:hAnsi="Times New Roman" w:hint="eastAsia"/>
                <w:sz w:val="20"/>
                <w:szCs w:val="20"/>
                <w:lang w:eastAsia="ko-KR"/>
              </w:rPr>
              <w:t xml:space="preserve"> </w:t>
            </w:r>
            <w:r w:rsidR="00AD3075">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근저당권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이전을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위해서는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신규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근저당권을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설정하는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동일한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비용</w:t>
            </w:r>
            <w:r>
              <w:rPr>
                <w:rStyle w:val="ae"/>
                <w:rFonts w:ascii="Times New Roman" w:eastAsia="바탕체" w:hAnsi="Times New Roman"/>
                <w:sz w:val="20"/>
                <w:szCs w:val="20"/>
                <w:lang w:eastAsia="ko-KR"/>
              </w:rPr>
              <w:footnoteReference w:id="20"/>
            </w:r>
            <w:r>
              <w:rPr>
                <w:rFonts w:ascii="Times New Roman" w:eastAsia="바탕체" w:hAnsi="Times New Roman" w:hint="eastAsia"/>
                <w:sz w:val="20"/>
                <w:szCs w:val="20"/>
                <w:lang w:eastAsia="ko-KR"/>
              </w:rPr>
              <w:t>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발생하므로</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이를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상업적으로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고려하여야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함</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p w14:paraId="5C8CEAEA" w14:textId="582FDA2C" w:rsidR="00AB320C" w:rsidRDefault="00F85C7E" w:rsidP="00F85C7E">
            <w:pPr>
              <w:numPr>
                <w:ilvl w:val="0"/>
                <w:numId w:val="14"/>
              </w:numPr>
              <w:wordWrap w:val="0"/>
              <w:autoSpaceDE w:val="0"/>
              <w:autoSpaceDN w:val="0"/>
              <w:snapToGrid w:val="0"/>
              <w:spacing w:after="120" w:line="280" w:lineRule="atLeast"/>
              <w:jc w:val="both"/>
              <w:rPr>
                <w:rFonts w:ascii="Times New Roman" w:eastAsia="DengXian" w:hAnsi="Times New Roman"/>
                <w:sz w:val="20"/>
                <w:szCs w:val="20"/>
              </w:rPr>
            </w:pPr>
            <w:r>
              <w:rPr>
                <w:rFonts w:ascii="Times New Roman" w:eastAsia="바탕체" w:hAnsi="Times New Roman" w:hint="eastAsia"/>
                <w:sz w:val="20"/>
                <w:szCs w:val="20"/>
                <w:lang w:eastAsia="ko-KR"/>
              </w:rPr>
              <w:t>매도인이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임차인들에게</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예금질권을</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제공한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내역을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확인하고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거래종결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매수인이</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예금질권을</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제공해야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한다는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점에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유의할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필요가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p>
        </w:tc>
      </w:tr>
      <w:tr w:rsidR="00F83171" w:rsidRPr="00850E72" w14:paraId="10C5AAE3" w14:textId="77777777" w:rsidTr="00893737">
        <w:trPr>
          <w:trHeight w:val="1176"/>
        </w:trPr>
        <w:tc>
          <w:tcPr>
            <w:tcW w:w="572" w:type="pct"/>
            <w:tcBorders>
              <w:top w:val="single" w:sz="12" w:space="0" w:color="000080"/>
              <w:bottom w:val="single" w:sz="12" w:space="0" w:color="000080"/>
            </w:tcBorders>
            <w:shd w:val="clear" w:color="auto" w:fill="auto"/>
          </w:tcPr>
          <w:p w14:paraId="005997D4" w14:textId="0EABE334" w:rsidR="00F83171" w:rsidRDefault="00F83171" w:rsidP="00D05420">
            <w:pPr>
              <w:pStyle w:val="38"/>
              <w:numPr>
                <w:ilvl w:val="0"/>
                <w:numId w:val="18"/>
              </w:numPr>
              <w:ind w:left="284" w:hanging="284"/>
              <w:jc w:val="left"/>
              <w:outlineLvl w:val="1"/>
              <w:rPr>
                <w:sz w:val="20"/>
              </w:rPr>
            </w:pPr>
            <w:bookmarkStart w:id="86" w:name="_Toc152170067"/>
            <w:r w:rsidRPr="00F83171">
              <w:rPr>
                <w:rFonts w:hint="eastAsia"/>
                <w:sz w:val="20"/>
              </w:rPr>
              <w:t>임대차계약의</w:t>
            </w:r>
            <w:r w:rsidRPr="00F83171">
              <w:rPr>
                <w:rFonts w:hint="eastAsia"/>
                <w:sz w:val="20"/>
              </w:rPr>
              <w:t xml:space="preserve"> </w:t>
            </w:r>
            <w:r w:rsidRPr="00F83171">
              <w:rPr>
                <w:rFonts w:hint="eastAsia"/>
                <w:sz w:val="20"/>
              </w:rPr>
              <w:t>만기</w:t>
            </w:r>
            <w:r w:rsidRPr="00F83171">
              <w:rPr>
                <w:rFonts w:hint="eastAsia"/>
                <w:sz w:val="20"/>
              </w:rPr>
              <w:t xml:space="preserve"> </w:t>
            </w:r>
            <w:r w:rsidRPr="00F83171">
              <w:rPr>
                <w:rFonts w:hint="eastAsia"/>
                <w:sz w:val="20"/>
              </w:rPr>
              <w:t>및</w:t>
            </w:r>
            <w:r w:rsidRPr="00F83171">
              <w:rPr>
                <w:rFonts w:hint="eastAsia"/>
                <w:sz w:val="20"/>
              </w:rPr>
              <w:t xml:space="preserve"> </w:t>
            </w:r>
            <w:r w:rsidRPr="00F83171">
              <w:rPr>
                <w:rFonts w:hint="eastAsia"/>
                <w:sz w:val="20"/>
              </w:rPr>
              <w:t>중도해지</w:t>
            </w:r>
            <w:r w:rsidRPr="00F83171">
              <w:rPr>
                <w:rFonts w:hint="eastAsia"/>
                <w:sz w:val="20"/>
              </w:rPr>
              <w:t>,</w:t>
            </w:r>
            <w:r w:rsidRPr="00F83171">
              <w:rPr>
                <w:sz w:val="20"/>
              </w:rPr>
              <w:t xml:space="preserve"> </w:t>
            </w:r>
            <w:r w:rsidRPr="00F83171">
              <w:rPr>
                <w:rFonts w:hint="eastAsia"/>
                <w:sz w:val="20"/>
              </w:rPr>
              <w:t>갱신요구권</w:t>
            </w:r>
            <w:bookmarkEnd w:id="86"/>
          </w:p>
        </w:tc>
        <w:tc>
          <w:tcPr>
            <w:tcW w:w="25" w:type="pct"/>
            <w:shd w:val="clear" w:color="auto" w:fill="auto"/>
          </w:tcPr>
          <w:p w14:paraId="08225D29" w14:textId="77777777" w:rsidR="00F83171" w:rsidRPr="00850E72" w:rsidRDefault="00F83171"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7F3DB289" w14:textId="13333CAD" w:rsidR="00F83171" w:rsidRPr="00512080" w:rsidRDefault="00F83171" w:rsidP="00F83171">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rPr>
              <w:t>본건</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임대차계약에</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따른</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만기</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및</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중도해지권</w:t>
            </w:r>
          </w:p>
          <w:p w14:paraId="7CF7351E" w14:textId="77777777" w:rsidR="00F83171" w:rsidRPr="009B416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임대차계약에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따른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만기는</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2024</w:t>
            </w:r>
            <w:r w:rsidRPr="00F83171">
              <w:rPr>
                <w:rFonts w:ascii="Times New Roman" w:eastAsia="바탕체" w:hAnsi="Times New Roman" w:hint="eastAsia"/>
                <w:sz w:val="20"/>
                <w:szCs w:val="20"/>
              </w:rPr>
              <w:t>년부터</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2031</w:t>
            </w:r>
            <w:r w:rsidRPr="00F83171">
              <w:rPr>
                <w:rFonts w:ascii="Times New Roman" w:eastAsia="바탕체" w:hAnsi="Times New Roman" w:hint="eastAsia"/>
                <w:sz w:val="20"/>
                <w:szCs w:val="20"/>
              </w:rPr>
              <w:t>년까지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다양하고</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임대차기간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만료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특정</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기간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내에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사전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통지하지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않는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한</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1</w:t>
            </w:r>
            <w:r w:rsidRPr="00F83171">
              <w:rPr>
                <w:rFonts w:ascii="Times New Roman" w:eastAsia="바탕체" w:hAnsi="Times New Roman" w:hint="eastAsia"/>
                <w:sz w:val="20"/>
                <w:szCs w:val="20"/>
              </w:rPr>
              <w:t>년간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자동</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연장되는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규정을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두고</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있음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또한</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w:t>
            </w:r>
            <w:r w:rsidRPr="009B4161">
              <w:rPr>
                <w:rFonts w:ascii="Times New Roman" w:eastAsia="바탕체" w:hAnsi="Times New Roman" w:hint="eastAsia"/>
                <w:sz w:val="20"/>
                <w:szCs w:val="20"/>
              </w:rPr>
              <w:t>웅진씽크빅</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및</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㈜웅진의</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경우</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임차인이</w:t>
            </w:r>
            <w:r w:rsidRPr="009B4161">
              <w:rPr>
                <w:rFonts w:ascii="Times New Roman" w:eastAsia="바탕체" w:hAnsi="Times New Roman" w:hint="eastAsia"/>
                <w:sz w:val="20"/>
                <w:szCs w:val="20"/>
              </w:rPr>
              <w:t xml:space="preserve"> </w:t>
            </w:r>
            <w:r w:rsidRPr="009B4161">
              <w:rPr>
                <w:rFonts w:ascii="Times New Roman" w:eastAsia="바탕체" w:hAnsi="Times New Roman"/>
                <w:sz w:val="20"/>
                <w:szCs w:val="20"/>
              </w:rPr>
              <w:t>1</w:t>
            </w:r>
            <w:r w:rsidRPr="009B4161">
              <w:rPr>
                <w:rFonts w:ascii="Times New Roman" w:eastAsia="바탕체" w:hAnsi="Times New Roman" w:hint="eastAsia"/>
                <w:sz w:val="20"/>
                <w:szCs w:val="20"/>
              </w:rPr>
              <w:t>회에</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한하여</w:t>
            </w:r>
            <w:r w:rsidRPr="009B4161">
              <w:rPr>
                <w:rFonts w:ascii="Times New Roman" w:eastAsia="바탕체" w:hAnsi="Times New Roman" w:hint="eastAsia"/>
                <w:sz w:val="20"/>
                <w:szCs w:val="20"/>
              </w:rPr>
              <w:t xml:space="preserve"> </w:t>
            </w:r>
            <w:r w:rsidRPr="009B4161">
              <w:rPr>
                <w:rFonts w:ascii="Times New Roman" w:eastAsia="바탕체" w:hAnsi="Times New Roman"/>
                <w:sz w:val="20"/>
                <w:szCs w:val="20"/>
              </w:rPr>
              <w:t>5</w:t>
            </w:r>
            <w:r w:rsidRPr="009B4161">
              <w:rPr>
                <w:rFonts w:ascii="Times New Roman" w:eastAsia="바탕체" w:hAnsi="Times New Roman" w:hint="eastAsia"/>
                <w:sz w:val="20"/>
                <w:szCs w:val="20"/>
              </w:rPr>
              <w:t>년간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연장할</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수</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있는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권한을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가짐</w:t>
            </w:r>
            <w:r w:rsidRPr="009B4161">
              <w:rPr>
                <w:rFonts w:ascii="Times New Roman" w:eastAsia="바탕체" w:hAnsi="Times New Roman" w:hint="eastAsia"/>
                <w:sz w:val="20"/>
                <w:szCs w:val="20"/>
              </w:rPr>
              <w:t>.</w:t>
            </w:r>
          </w:p>
          <w:p w14:paraId="32BDA9C6" w14:textId="1E779EA9" w:rsidR="00F83171" w:rsidRPr="009B4161" w:rsidRDefault="00913AAE"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lastRenderedPageBreak/>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임대차계약</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중</w:t>
            </w:r>
            <w:r>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쌍방이</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임대차계약을</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임의로</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중도해지</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할</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수</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없는</w:t>
            </w:r>
            <w:r w:rsidR="009B4161" w:rsidRPr="009B4161">
              <w:rPr>
                <w:rFonts w:ascii="Times New Roman" w:eastAsia="바탕체" w:hAnsi="Times New Roman" w:hint="eastAsia"/>
                <w:sz w:val="20"/>
                <w:szCs w:val="20"/>
                <w:lang w:eastAsia="ko-KR"/>
              </w:rPr>
              <w:t xml:space="preserve"> </w:t>
            </w:r>
            <w:r w:rsidR="00F83171" w:rsidRPr="009B4161">
              <w:rPr>
                <w:rFonts w:ascii="Times New Roman" w:eastAsia="바탕체" w:hAnsi="Times New Roman" w:hint="eastAsia"/>
                <w:sz w:val="20"/>
                <w:szCs w:val="20"/>
              </w:rPr>
              <w:t>의무임대기간</w:t>
            </w:r>
            <w:r w:rsidR="009B4161" w:rsidRPr="009B4161">
              <w:rPr>
                <w:rFonts w:ascii="Times New Roman" w:eastAsia="바탕체" w:hAnsi="Times New Roman" w:hint="eastAsia"/>
                <w:sz w:val="20"/>
                <w:szCs w:val="20"/>
                <w:lang w:eastAsia="ko-KR"/>
              </w:rPr>
              <w:t>을</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규정하고</w:t>
            </w:r>
            <w:r w:rsidR="009B4161" w:rsidRPr="009B4161">
              <w:rPr>
                <w:rFonts w:ascii="Times New Roman" w:eastAsia="바탕체" w:hAnsi="Times New Roman" w:hint="eastAsia"/>
                <w:sz w:val="20"/>
                <w:szCs w:val="20"/>
                <w:lang w:eastAsia="ko-KR"/>
              </w:rPr>
              <w:t>,</w:t>
            </w:r>
            <w:r w:rsidR="009B4161" w:rsidRPr="009B4161">
              <w:rPr>
                <w:rFonts w:ascii="Times New Roman" w:eastAsia="바탕체" w:hAnsi="Times New Roman"/>
                <w:sz w:val="20"/>
                <w:szCs w:val="20"/>
                <w:lang w:eastAsia="ko-KR"/>
              </w:rPr>
              <w:t xml:space="preserve"> </w:t>
            </w:r>
            <w:r w:rsidR="009B4161" w:rsidRPr="009B4161">
              <w:rPr>
                <w:rFonts w:ascii="Times New Roman" w:eastAsia="바탕체" w:hAnsi="Times New Roman" w:hint="eastAsia"/>
                <w:sz w:val="20"/>
                <w:szCs w:val="20"/>
                <w:lang w:eastAsia="ko-KR"/>
              </w:rPr>
              <w:t>해당</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기간</w:t>
            </w:r>
            <w:r w:rsidR="009B4161" w:rsidRPr="009B4161">
              <w:rPr>
                <w:rFonts w:ascii="Times New Roman" w:eastAsia="바탕체" w:hAnsi="Times New Roman" w:hint="eastAsia"/>
                <w:sz w:val="20"/>
                <w:szCs w:val="20"/>
                <w:lang w:eastAsia="ko-KR"/>
              </w:rPr>
              <w:t xml:space="preserve"> </w:t>
            </w:r>
            <w:proofErr w:type="spellStart"/>
            <w:r w:rsidR="009B4161" w:rsidRPr="009B4161">
              <w:rPr>
                <w:rFonts w:ascii="Times New Roman" w:eastAsia="바탕체" w:hAnsi="Times New Roman" w:hint="eastAsia"/>
                <w:sz w:val="20"/>
                <w:szCs w:val="20"/>
                <w:lang w:eastAsia="ko-KR"/>
              </w:rPr>
              <w:t>도과</w:t>
            </w:r>
            <w:proofErr w:type="spellEnd"/>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이후에는</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어느</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일방이</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임의로</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해지할</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수</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있도록</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하는</w:t>
            </w:r>
            <w:r w:rsidR="009B4161" w:rsidRPr="009B4161">
              <w:rPr>
                <w:rFonts w:ascii="Times New Roman" w:eastAsia="바탕체" w:hAnsi="Times New Roman" w:hint="eastAsia"/>
                <w:sz w:val="20"/>
                <w:szCs w:val="20"/>
                <w:lang w:eastAsia="ko-KR"/>
              </w:rPr>
              <w:t xml:space="preserve"> </w:t>
            </w:r>
            <w:r w:rsidR="009B4161" w:rsidRPr="009B4161">
              <w:rPr>
                <w:rFonts w:ascii="Times New Roman" w:eastAsia="바탕체" w:hAnsi="Times New Roman" w:hint="eastAsia"/>
                <w:sz w:val="20"/>
                <w:szCs w:val="20"/>
                <w:lang w:eastAsia="ko-KR"/>
              </w:rPr>
              <w:t>특약을</w:t>
            </w:r>
            <w:r w:rsidR="009B4161" w:rsidRPr="009B4161">
              <w:rPr>
                <w:rFonts w:ascii="Times New Roman" w:eastAsia="바탕체" w:hAnsi="Times New Roman" w:hint="eastAsia"/>
                <w:sz w:val="20"/>
                <w:szCs w:val="20"/>
                <w:lang w:eastAsia="ko-KR"/>
              </w:rPr>
              <w:t xml:space="preserve"> </w:t>
            </w:r>
            <w:r w:rsidR="00F83171" w:rsidRPr="009B4161">
              <w:rPr>
                <w:rFonts w:ascii="Times New Roman" w:eastAsia="바탕체" w:hAnsi="Times New Roman" w:hint="eastAsia"/>
                <w:sz w:val="20"/>
                <w:szCs w:val="20"/>
              </w:rPr>
              <w:t>별도로</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두고</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있는</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경우도</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있으나</w:t>
            </w:r>
            <w:r w:rsidR="00F83171" w:rsidRPr="009B4161">
              <w:rPr>
                <w:rFonts w:ascii="Times New Roman" w:eastAsia="바탕체" w:hAnsi="Times New Roman" w:hint="eastAsia"/>
                <w:sz w:val="20"/>
                <w:szCs w:val="20"/>
              </w:rPr>
              <w:t>,</w:t>
            </w:r>
            <w:r w:rsidR="00F83171" w:rsidRPr="009B4161">
              <w:rPr>
                <w:rFonts w:ascii="Times New Roman" w:eastAsia="바탕체" w:hAnsi="Times New Roman"/>
                <w:sz w:val="20"/>
                <w:szCs w:val="20"/>
              </w:rPr>
              <w:t xml:space="preserve"> </w:t>
            </w:r>
            <w:r w:rsidR="00F83171" w:rsidRPr="009B4161">
              <w:rPr>
                <w:rFonts w:ascii="Times New Roman" w:eastAsia="바탕체" w:hAnsi="Times New Roman" w:hint="eastAsia"/>
                <w:sz w:val="20"/>
                <w:szCs w:val="20"/>
              </w:rPr>
              <w:t>이</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경우에도</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임의</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해지가</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가능한</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시점은</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대부분</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sz w:val="20"/>
                <w:szCs w:val="20"/>
              </w:rPr>
              <w:t>2025</w:t>
            </w:r>
            <w:r w:rsidR="00F83171" w:rsidRPr="009B4161">
              <w:rPr>
                <w:rFonts w:ascii="Times New Roman" w:eastAsia="바탕체" w:hAnsi="Times New Roman" w:hint="eastAsia"/>
                <w:sz w:val="20"/>
                <w:szCs w:val="20"/>
              </w:rPr>
              <w:t>년</w:t>
            </w:r>
            <w:r w:rsidR="00F83171" w:rsidRPr="009B4161">
              <w:rPr>
                <w:rFonts w:ascii="Times New Roman" w:eastAsia="바탕체" w:hAnsi="Times New Roman" w:hint="eastAsia"/>
                <w:sz w:val="20"/>
                <w:szCs w:val="20"/>
              </w:rPr>
              <w:t xml:space="preserve"> </w:t>
            </w:r>
            <w:r w:rsidR="00F83171" w:rsidRPr="009B4161">
              <w:rPr>
                <w:rFonts w:ascii="Times New Roman" w:eastAsia="바탕체" w:hAnsi="Times New Roman" w:hint="eastAsia"/>
                <w:sz w:val="20"/>
                <w:szCs w:val="20"/>
              </w:rPr>
              <w:t>이후임</w:t>
            </w:r>
            <w:r w:rsidR="00F83171" w:rsidRPr="009B4161">
              <w:rPr>
                <w:rFonts w:ascii="Times New Roman" w:eastAsia="바탕체" w:hAnsi="Times New Roman" w:hint="eastAsia"/>
                <w:sz w:val="20"/>
                <w:szCs w:val="20"/>
              </w:rPr>
              <w:t xml:space="preserve">. </w:t>
            </w:r>
          </w:p>
          <w:p w14:paraId="3126DDBB" w14:textId="335DEA16" w:rsidR="00F83171" w:rsidRPr="009B416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B4161">
              <w:rPr>
                <w:rFonts w:ascii="Times New Roman" w:eastAsia="바탕체" w:hAnsi="Times New Roman" w:hint="eastAsia"/>
                <w:sz w:val="20"/>
                <w:szCs w:val="20"/>
              </w:rPr>
              <w:t>자세한</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사항은</w:t>
            </w:r>
            <w:r w:rsidRPr="009B4161">
              <w:rPr>
                <w:rFonts w:ascii="Times New Roman" w:eastAsia="바탕체" w:hAnsi="Times New Roman" w:hint="eastAsia"/>
                <w:sz w:val="20"/>
                <w:szCs w:val="20"/>
              </w:rPr>
              <w:t xml:space="preserve"> </w:t>
            </w:r>
            <w:r w:rsidRPr="009B4161">
              <w:rPr>
                <w:rFonts w:ascii="Times New Roman" w:eastAsia="바탕체" w:hAnsi="Times New Roman"/>
                <w:b/>
                <w:sz w:val="20"/>
                <w:szCs w:val="20"/>
                <w:u w:val="single"/>
              </w:rPr>
              <w:t>[</w:t>
            </w:r>
            <w:r w:rsidRPr="009B4161">
              <w:rPr>
                <w:rFonts w:ascii="Times New Roman" w:eastAsia="바탕체" w:hAnsi="Times New Roman" w:hint="eastAsia"/>
                <w:b/>
                <w:sz w:val="20"/>
                <w:szCs w:val="20"/>
                <w:u w:val="single"/>
              </w:rPr>
              <w:t>별첨</w:t>
            </w:r>
            <w:r w:rsidR="002364C4" w:rsidRPr="009B4161">
              <w:rPr>
                <w:rFonts w:ascii="Times New Roman" w:eastAsia="바탕체" w:hAnsi="Times New Roman" w:hint="eastAsia"/>
                <w:b/>
                <w:sz w:val="20"/>
                <w:szCs w:val="20"/>
                <w:u w:val="single"/>
                <w:lang w:eastAsia="ko-KR"/>
              </w:rPr>
              <w:t xml:space="preserve"> </w:t>
            </w:r>
            <w:r w:rsidR="00E97D90" w:rsidRPr="009B4161">
              <w:rPr>
                <w:rFonts w:ascii="Times New Roman" w:eastAsia="바탕체" w:hAnsi="Times New Roman"/>
                <w:b/>
                <w:sz w:val="20"/>
                <w:szCs w:val="20"/>
                <w:u w:val="single"/>
                <w:lang w:eastAsia="ko-KR"/>
              </w:rPr>
              <w:t>4</w:t>
            </w:r>
            <w:r w:rsidRPr="009B4161">
              <w:rPr>
                <w:rFonts w:ascii="Times New Roman" w:eastAsia="바탕체" w:hAnsi="Times New Roman"/>
                <w:b/>
                <w:sz w:val="20"/>
                <w:szCs w:val="20"/>
                <w:u w:val="single"/>
              </w:rPr>
              <w:t xml:space="preserve">] </w:t>
            </w:r>
            <w:r w:rsidRPr="009B4161">
              <w:rPr>
                <w:rFonts w:ascii="Times New Roman" w:eastAsia="바탕체" w:hAnsi="Times New Roman" w:hint="eastAsia"/>
                <w:b/>
                <w:sz w:val="20"/>
                <w:szCs w:val="20"/>
                <w:u w:val="single"/>
              </w:rPr>
              <w:t>본건</w:t>
            </w:r>
            <w:r w:rsidRPr="009B4161">
              <w:rPr>
                <w:rFonts w:ascii="Times New Roman" w:eastAsia="바탕체" w:hAnsi="Times New Roman" w:hint="eastAsia"/>
                <w:b/>
                <w:sz w:val="20"/>
                <w:szCs w:val="20"/>
                <w:u w:val="single"/>
              </w:rPr>
              <w:t xml:space="preserve"> </w:t>
            </w:r>
            <w:r w:rsidRPr="009B4161">
              <w:rPr>
                <w:rFonts w:ascii="Times New Roman" w:eastAsia="바탕체" w:hAnsi="Times New Roman" w:hint="eastAsia"/>
                <w:b/>
                <w:sz w:val="20"/>
                <w:szCs w:val="20"/>
                <w:u w:val="single"/>
              </w:rPr>
              <w:t>임대차계약에</w:t>
            </w:r>
            <w:r w:rsidRPr="009B4161">
              <w:rPr>
                <w:rFonts w:ascii="Times New Roman" w:eastAsia="바탕체" w:hAnsi="Times New Roman" w:hint="eastAsia"/>
                <w:b/>
                <w:sz w:val="20"/>
                <w:szCs w:val="20"/>
                <w:u w:val="single"/>
              </w:rPr>
              <w:t xml:space="preserve"> </w:t>
            </w:r>
            <w:r w:rsidRPr="009B4161">
              <w:rPr>
                <w:rFonts w:ascii="Times New Roman" w:eastAsia="바탕체" w:hAnsi="Times New Roman" w:hint="eastAsia"/>
                <w:b/>
                <w:sz w:val="20"/>
                <w:szCs w:val="20"/>
                <w:u w:val="single"/>
              </w:rPr>
              <w:t>따른</w:t>
            </w:r>
            <w:r w:rsidRPr="009B4161">
              <w:rPr>
                <w:rFonts w:ascii="Times New Roman" w:eastAsia="바탕체" w:hAnsi="Times New Roman" w:hint="eastAsia"/>
                <w:b/>
                <w:sz w:val="20"/>
                <w:szCs w:val="20"/>
                <w:u w:val="single"/>
              </w:rPr>
              <w:t xml:space="preserve"> </w:t>
            </w:r>
            <w:r w:rsidRPr="009B4161">
              <w:rPr>
                <w:rFonts w:ascii="Times New Roman" w:eastAsia="바탕체" w:hAnsi="Times New Roman" w:hint="eastAsia"/>
                <w:b/>
                <w:sz w:val="20"/>
                <w:szCs w:val="20"/>
                <w:u w:val="single"/>
              </w:rPr>
              <w:t>임대차기간</w:t>
            </w:r>
            <w:r w:rsidRPr="009B4161">
              <w:rPr>
                <w:rFonts w:ascii="Times New Roman" w:eastAsia="바탕체" w:hAnsi="Times New Roman" w:hint="eastAsia"/>
                <w:b/>
                <w:sz w:val="20"/>
                <w:szCs w:val="20"/>
                <w:u w:val="single"/>
              </w:rPr>
              <w:t xml:space="preserve"> </w:t>
            </w:r>
            <w:r w:rsidRPr="009B4161">
              <w:rPr>
                <w:rFonts w:ascii="Times New Roman" w:eastAsia="바탕체" w:hAnsi="Times New Roman" w:hint="eastAsia"/>
                <w:b/>
                <w:sz w:val="20"/>
                <w:szCs w:val="20"/>
                <w:u w:val="single"/>
              </w:rPr>
              <w:t>및</w:t>
            </w:r>
            <w:r w:rsidRPr="009B4161">
              <w:rPr>
                <w:rFonts w:ascii="Times New Roman" w:eastAsia="바탕체" w:hAnsi="Times New Roman" w:hint="eastAsia"/>
                <w:b/>
                <w:sz w:val="20"/>
                <w:szCs w:val="20"/>
                <w:u w:val="single"/>
              </w:rPr>
              <w:t xml:space="preserve"> </w:t>
            </w:r>
            <w:r w:rsidRPr="009B4161">
              <w:rPr>
                <w:rFonts w:ascii="Times New Roman" w:eastAsia="바탕체" w:hAnsi="Times New Roman" w:hint="eastAsia"/>
                <w:b/>
                <w:sz w:val="20"/>
                <w:szCs w:val="20"/>
                <w:u w:val="single"/>
              </w:rPr>
              <w:t>중도해지</w:t>
            </w:r>
            <w:r w:rsidRPr="009B4161">
              <w:rPr>
                <w:rFonts w:ascii="Times New Roman" w:eastAsia="바탕체" w:hAnsi="Times New Roman" w:hint="eastAsia"/>
                <w:b/>
                <w:sz w:val="20"/>
                <w:szCs w:val="20"/>
                <w:u w:val="single"/>
              </w:rPr>
              <w:t xml:space="preserve"> </w:t>
            </w:r>
            <w:r w:rsidRPr="009B4161">
              <w:rPr>
                <w:rFonts w:ascii="Times New Roman" w:eastAsia="바탕체" w:hAnsi="Times New Roman" w:hint="eastAsia"/>
                <w:b/>
                <w:sz w:val="20"/>
                <w:szCs w:val="20"/>
                <w:u w:val="single"/>
              </w:rPr>
              <w:t>조항</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참조</w:t>
            </w:r>
            <w:r w:rsidRPr="009B4161">
              <w:rPr>
                <w:rFonts w:ascii="Times New Roman" w:eastAsia="바탕체" w:hAnsi="Times New Roman" w:hint="eastAsia"/>
                <w:sz w:val="20"/>
                <w:szCs w:val="20"/>
              </w:rPr>
              <w:t>.</w:t>
            </w:r>
            <w:r w:rsidRPr="009B4161">
              <w:rPr>
                <w:rFonts w:ascii="Times New Roman" w:eastAsia="바탕체" w:hAnsi="Times New Roman"/>
                <w:sz w:val="20"/>
                <w:szCs w:val="20"/>
              </w:rPr>
              <w:t xml:space="preserve"> </w:t>
            </w:r>
          </w:p>
          <w:p w14:paraId="1B48796F" w14:textId="77777777" w:rsidR="00512080" w:rsidRPr="00F83171"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rPr>
            </w:pPr>
          </w:p>
          <w:p w14:paraId="3B152FBE" w14:textId="63097748" w:rsidR="00F83171" w:rsidRPr="00512080" w:rsidRDefault="00F83171" w:rsidP="00F83171">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rPr>
              <w:t>상가건물</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임대차보호법에</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rPr>
              <w:t>따른</w:t>
            </w:r>
            <w:r w:rsidRPr="00512080">
              <w:rPr>
                <w:rFonts w:ascii="Times New Roman" w:eastAsia="바탕체" w:hAnsi="Times New Roman" w:hint="eastAsia"/>
                <w:b/>
                <w:sz w:val="20"/>
                <w:szCs w:val="20"/>
                <w:u w:val="single"/>
              </w:rPr>
              <w:t xml:space="preserve"> </w:t>
            </w:r>
            <w:r w:rsidRPr="00512080">
              <w:rPr>
                <w:rFonts w:ascii="Times New Roman" w:eastAsia="바탕체" w:hAnsi="Times New Roman" w:hint="eastAsia"/>
                <w:b/>
                <w:sz w:val="20"/>
                <w:szCs w:val="20"/>
                <w:u w:val="single"/>
                <w:lang w:eastAsia="ko-KR"/>
              </w:rPr>
              <w:t>갱신요구권</w:t>
            </w:r>
          </w:p>
          <w:p w14:paraId="36D55993" w14:textId="77777777" w:rsidR="00F83171" w:rsidRPr="009743F8"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상가건물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임대차보호법에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의하면</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임차인은</w:t>
            </w:r>
            <w:r w:rsidRPr="00F83171">
              <w:rPr>
                <w:rFonts w:ascii="Times New Roman" w:eastAsia="바탕체" w:hAnsi="Times New Roman"/>
                <w:sz w:val="20"/>
                <w:szCs w:val="20"/>
              </w:rPr>
              <w:t xml:space="preserve"> 2018. 10. 16. </w:t>
            </w:r>
            <w:r w:rsidRPr="00F83171">
              <w:rPr>
                <w:rFonts w:ascii="Times New Roman" w:eastAsia="바탕체" w:hAnsi="Times New Roman"/>
                <w:sz w:val="20"/>
                <w:szCs w:val="20"/>
              </w:rPr>
              <w:t>이후</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최초로</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체결되거나</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갱신되는</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임대차</w:t>
            </w:r>
            <w:r w:rsidRPr="00F83171">
              <w:rPr>
                <w:rFonts w:ascii="Times New Roman" w:eastAsia="바탕체" w:hAnsi="Times New Roman" w:hint="eastAsia"/>
                <w:sz w:val="20"/>
                <w:szCs w:val="20"/>
              </w:rPr>
              <w:t>의</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경우</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임차인은</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전체</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임대차기간</w:t>
            </w:r>
            <w:r w:rsidRPr="00F83171">
              <w:rPr>
                <w:rFonts w:ascii="Times New Roman" w:eastAsia="바탕체" w:hAnsi="Times New Roman"/>
                <w:sz w:val="20"/>
                <w:szCs w:val="20"/>
              </w:rPr>
              <w:t xml:space="preserve"> 10</w:t>
            </w:r>
            <w:r w:rsidRPr="00F83171">
              <w:rPr>
                <w:rFonts w:ascii="Times New Roman" w:eastAsia="바탕체" w:hAnsi="Times New Roman"/>
                <w:sz w:val="20"/>
                <w:szCs w:val="20"/>
              </w:rPr>
              <w:t>년의</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범위</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내에서</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임대차의</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갱신을</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청구할</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수</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있음</w:t>
            </w:r>
            <w:r w:rsidRPr="00F83171">
              <w:rPr>
                <w:rFonts w:ascii="Times New Roman" w:eastAsia="바탕체" w:hAnsi="Times New Roman"/>
                <w:sz w:val="20"/>
                <w:szCs w:val="20"/>
              </w:rPr>
              <w:t>(</w:t>
            </w:r>
            <w:r w:rsidRPr="00F83171">
              <w:rPr>
                <w:rFonts w:ascii="Times New Roman" w:eastAsia="바탕체" w:hAnsi="Times New Roman"/>
                <w:sz w:val="20"/>
                <w:szCs w:val="20"/>
              </w:rPr>
              <w:t>단</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일정한</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예외</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사유가</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있는</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경우는</w:t>
            </w:r>
            <w:r w:rsidRPr="00F83171">
              <w:rPr>
                <w:rFonts w:ascii="Times New Roman" w:eastAsia="바탕체" w:hAnsi="Times New Roman"/>
                <w:sz w:val="20"/>
                <w:szCs w:val="20"/>
              </w:rPr>
              <w:t xml:space="preserve"> </w:t>
            </w:r>
            <w:r w:rsidRPr="00F83171">
              <w:rPr>
                <w:rFonts w:ascii="Times New Roman" w:eastAsia="바탕체" w:hAnsi="Times New Roman"/>
                <w:sz w:val="20"/>
                <w:szCs w:val="20"/>
              </w:rPr>
              <w:t>제외</w:t>
            </w:r>
            <w:r w:rsidRPr="00F83171">
              <w:rPr>
                <w:rFonts w:ascii="Times New Roman" w:eastAsia="바탕체" w:hAnsi="Times New Roman" w:hint="eastAsia"/>
                <w:sz w:val="20"/>
                <w:szCs w:val="20"/>
              </w:rPr>
              <w:t>됨</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9743F8">
              <w:rPr>
                <w:rFonts w:ascii="Times New Roman" w:eastAsia="바탕체" w:hAnsi="Times New Roman"/>
                <w:sz w:val="20"/>
                <w:szCs w:val="20"/>
              </w:rPr>
              <w:t>본건</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임대차</w:t>
            </w:r>
            <w:r w:rsidRPr="009743F8">
              <w:rPr>
                <w:rFonts w:ascii="Times New Roman" w:eastAsia="바탕체" w:hAnsi="Times New Roman" w:hint="eastAsia"/>
                <w:sz w:val="20"/>
                <w:szCs w:val="20"/>
              </w:rPr>
              <w:t>계약들은</w:t>
            </w:r>
            <w:r w:rsidRPr="009743F8">
              <w:rPr>
                <w:rFonts w:ascii="Times New Roman" w:eastAsia="바탕체" w:hAnsi="Times New Roman" w:hint="eastAsia"/>
                <w:sz w:val="20"/>
                <w:szCs w:val="20"/>
              </w:rPr>
              <w:t xml:space="preserve"> </w:t>
            </w:r>
            <w:r w:rsidRPr="009743F8">
              <w:rPr>
                <w:rFonts w:ascii="Times New Roman" w:eastAsia="바탕체" w:hAnsi="Times New Roman"/>
                <w:sz w:val="20"/>
                <w:szCs w:val="20"/>
              </w:rPr>
              <w:t xml:space="preserve">2018. 10. 16. </w:t>
            </w:r>
            <w:r w:rsidRPr="009743F8">
              <w:rPr>
                <w:rFonts w:ascii="Times New Roman" w:eastAsia="바탕체" w:hAnsi="Times New Roman"/>
                <w:sz w:val="20"/>
                <w:szCs w:val="20"/>
              </w:rPr>
              <w:t>이후</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체결되었으므로</w:t>
            </w:r>
            <w:r w:rsidRPr="009743F8">
              <w:rPr>
                <w:rFonts w:ascii="Times New Roman" w:eastAsia="바탕체" w:hAnsi="Times New Roman"/>
                <w:sz w:val="20"/>
                <w:szCs w:val="20"/>
              </w:rPr>
              <w:t xml:space="preserve">, </w:t>
            </w:r>
            <w:r w:rsidRPr="009743F8">
              <w:rPr>
                <w:rFonts w:ascii="Times New Roman" w:eastAsia="바탕체" w:hAnsi="Times New Roman" w:hint="eastAsia"/>
                <w:sz w:val="20"/>
                <w:szCs w:val="20"/>
              </w:rPr>
              <w:t>본건</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임차인들은</w:t>
            </w:r>
            <w:r w:rsidRPr="009743F8">
              <w:rPr>
                <w:rFonts w:ascii="Times New Roman" w:eastAsia="바탕체" w:hAnsi="Times New Roman" w:hint="eastAsia"/>
                <w:sz w:val="20"/>
                <w:szCs w:val="20"/>
              </w:rPr>
              <w:t xml:space="preserve"> </w:t>
            </w:r>
            <w:r w:rsidRPr="009743F8">
              <w:rPr>
                <w:rFonts w:ascii="Times New Roman" w:eastAsia="바탕체" w:hAnsi="Times New Roman"/>
                <w:sz w:val="20"/>
                <w:szCs w:val="20"/>
              </w:rPr>
              <w:t>전체</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임대차기간</w:t>
            </w:r>
            <w:r w:rsidRPr="009743F8">
              <w:rPr>
                <w:rFonts w:ascii="Times New Roman" w:eastAsia="바탕체" w:hAnsi="Times New Roman"/>
                <w:sz w:val="20"/>
                <w:szCs w:val="20"/>
              </w:rPr>
              <w:t xml:space="preserve"> 10</w:t>
            </w:r>
            <w:r w:rsidRPr="009743F8">
              <w:rPr>
                <w:rFonts w:ascii="Times New Roman" w:eastAsia="바탕체" w:hAnsi="Times New Roman"/>
                <w:sz w:val="20"/>
                <w:szCs w:val="20"/>
              </w:rPr>
              <w:t>년의</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범위</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내에서</w:t>
            </w:r>
            <w:r w:rsidRPr="009743F8">
              <w:rPr>
                <w:rFonts w:ascii="Times New Roman" w:eastAsia="바탕체" w:hAnsi="Times New Roman" w:hint="eastAsia"/>
                <w:sz w:val="20"/>
                <w:szCs w:val="20"/>
              </w:rPr>
              <w:t xml:space="preserve"> </w:t>
            </w:r>
            <w:r w:rsidRPr="009743F8">
              <w:rPr>
                <w:rFonts w:ascii="Times New Roman" w:eastAsia="바탕체" w:hAnsi="Times New Roman"/>
                <w:sz w:val="20"/>
                <w:szCs w:val="20"/>
              </w:rPr>
              <w:t>임대차의</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갱신을</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청구할</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수</w:t>
            </w:r>
            <w:r w:rsidRPr="009743F8">
              <w:rPr>
                <w:rFonts w:ascii="Times New Roman" w:eastAsia="바탕체" w:hAnsi="Times New Roman"/>
                <w:sz w:val="20"/>
                <w:szCs w:val="20"/>
              </w:rPr>
              <w:t xml:space="preserve"> </w:t>
            </w:r>
            <w:r w:rsidRPr="009743F8">
              <w:rPr>
                <w:rFonts w:ascii="Times New Roman" w:eastAsia="바탕체" w:hAnsi="Times New Roman"/>
                <w:sz w:val="20"/>
                <w:szCs w:val="20"/>
              </w:rPr>
              <w:t>있음</w:t>
            </w:r>
            <w:r w:rsidRPr="009743F8">
              <w:rPr>
                <w:rFonts w:ascii="Times New Roman" w:eastAsia="바탕체" w:hAnsi="Times New Roman"/>
                <w:sz w:val="20"/>
                <w:szCs w:val="20"/>
              </w:rPr>
              <w:t xml:space="preserve">. </w:t>
            </w:r>
          </w:p>
          <w:p w14:paraId="36D0CCC4" w14:textId="1D22A41D" w:rsidR="004C50D5" w:rsidRDefault="00F83171" w:rsidP="004C50D5">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9743F8">
              <w:rPr>
                <w:rFonts w:ascii="Times New Roman" w:eastAsia="바탕체" w:hAnsi="Times New Roman" w:hint="eastAsia"/>
                <w:sz w:val="20"/>
                <w:szCs w:val="20"/>
              </w:rPr>
              <w:t>이러한</w:t>
            </w:r>
            <w:r w:rsidRPr="009743F8">
              <w:rPr>
                <w:rFonts w:ascii="Times New Roman" w:eastAsia="바탕체" w:hAnsi="Times New Roman" w:hint="eastAsia"/>
                <w:sz w:val="20"/>
                <w:szCs w:val="20"/>
              </w:rPr>
              <w:t xml:space="preserve"> </w:t>
            </w:r>
            <w:r w:rsidRPr="009743F8">
              <w:rPr>
                <w:rFonts w:ascii="Times New Roman" w:eastAsia="바탕체" w:hAnsi="Times New Roman"/>
                <w:sz w:val="20"/>
                <w:szCs w:val="20"/>
              </w:rPr>
              <w:t>10</w:t>
            </w:r>
            <w:r w:rsidRPr="009743F8">
              <w:rPr>
                <w:rFonts w:ascii="Times New Roman" w:eastAsia="바탕체" w:hAnsi="Times New Roman" w:hint="eastAsia"/>
                <w:sz w:val="20"/>
                <w:szCs w:val="20"/>
              </w:rPr>
              <w:t>년의</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기간은</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최초</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입주</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시점으로부터</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기산되는</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것이</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원칙</w:t>
            </w:r>
            <w:r w:rsidR="00454A16">
              <w:rPr>
                <w:rFonts w:ascii="Times New Roman" w:eastAsia="바탕체" w:hAnsi="Times New Roman" w:hint="eastAsia"/>
                <w:sz w:val="20"/>
                <w:szCs w:val="20"/>
                <w:lang w:eastAsia="ko-KR"/>
              </w:rPr>
              <w:t>인데</w:t>
            </w:r>
            <w:r w:rsidRPr="009743F8">
              <w:rPr>
                <w:rFonts w:ascii="Times New Roman" w:eastAsia="바탕체" w:hAnsi="Times New Roman" w:hint="eastAsia"/>
                <w:sz w:val="20"/>
                <w:szCs w:val="20"/>
              </w:rPr>
              <w:t xml:space="preserve">, </w:t>
            </w:r>
            <w:r w:rsidR="004C50D5">
              <w:rPr>
                <w:rFonts w:ascii="Times New Roman" w:eastAsia="바탕체" w:hAnsi="Times New Roman" w:hint="eastAsia"/>
                <w:sz w:val="20"/>
                <w:szCs w:val="20"/>
                <w:lang w:eastAsia="ko-KR"/>
              </w:rPr>
              <w:t>매도인의</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답변에</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의하면</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본건</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임차인들은</w:t>
            </w:r>
            <w:r w:rsidR="004C50D5">
              <w:rPr>
                <w:rFonts w:ascii="Times New Roman" w:eastAsia="바탕체" w:hAnsi="Times New Roman"/>
                <w:sz w:val="20"/>
                <w:szCs w:val="20"/>
                <w:lang w:eastAsia="ko-KR"/>
              </w:rPr>
              <w:t xml:space="preserve"> </w:t>
            </w:r>
            <w:r w:rsidR="004C50D5">
              <w:rPr>
                <w:rFonts w:ascii="Times New Roman" w:eastAsia="바탕체" w:hAnsi="Times New Roman" w:hint="eastAsia"/>
                <w:sz w:val="20"/>
                <w:szCs w:val="20"/>
                <w:lang w:eastAsia="ko-KR"/>
              </w:rPr>
              <w:t>제공된</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현재의</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본건</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임대차계약에</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따른</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임대차계약기간</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개시일에</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최초</w:t>
            </w:r>
            <w:r w:rsidR="004C50D5">
              <w:rPr>
                <w:rFonts w:ascii="Times New Roman" w:eastAsia="바탕체" w:hAnsi="Times New Roman" w:hint="eastAsia"/>
                <w:sz w:val="20"/>
                <w:szCs w:val="20"/>
                <w:lang w:eastAsia="ko-KR"/>
              </w:rPr>
              <w:t xml:space="preserve"> </w:t>
            </w:r>
            <w:r w:rsidR="004C50D5">
              <w:rPr>
                <w:rFonts w:ascii="Times New Roman" w:eastAsia="바탕체" w:hAnsi="Times New Roman" w:hint="eastAsia"/>
                <w:sz w:val="20"/>
                <w:szCs w:val="20"/>
                <w:lang w:eastAsia="ko-KR"/>
              </w:rPr>
              <w:t>입주하였다고</w:t>
            </w:r>
            <w:r w:rsidR="004C50D5">
              <w:rPr>
                <w:rFonts w:ascii="Times New Roman" w:eastAsia="바탕체" w:hAnsi="Times New Roman" w:hint="eastAsia"/>
                <w:sz w:val="20"/>
                <w:szCs w:val="20"/>
                <w:lang w:eastAsia="ko-KR"/>
              </w:rPr>
              <w:t xml:space="preserve"> </w:t>
            </w:r>
            <w:r w:rsidR="00454A16">
              <w:rPr>
                <w:rFonts w:ascii="Times New Roman" w:eastAsia="바탕체" w:hAnsi="Times New Roman" w:hint="eastAsia"/>
                <w:sz w:val="20"/>
                <w:szCs w:val="20"/>
                <w:lang w:eastAsia="ko-KR"/>
              </w:rPr>
              <w:t>하며</w:t>
            </w:r>
            <w:r w:rsidR="00454A16">
              <w:rPr>
                <w:rFonts w:ascii="Times New Roman" w:eastAsia="바탕체" w:hAnsi="Times New Roman" w:hint="eastAsia"/>
                <w:sz w:val="20"/>
                <w:szCs w:val="20"/>
                <w:lang w:eastAsia="ko-KR"/>
              </w:rPr>
              <w:t>,</w:t>
            </w:r>
            <w:r w:rsidR="00454A16">
              <w:rPr>
                <w:rFonts w:ascii="Times New Roman" w:eastAsia="바탕체" w:hAnsi="Times New Roman"/>
                <w:sz w:val="20"/>
                <w:szCs w:val="20"/>
                <w:lang w:eastAsia="ko-KR"/>
              </w:rPr>
              <w:t xml:space="preserve"> </w:t>
            </w:r>
            <w:r w:rsidR="00454A16" w:rsidRPr="009743F8">
              <w:rPr>
                <w:rFonts w:ascii="Times New Roman" w:eastAsia="바탕체" w:hAnsi="Times New Roman" w:hint="eastAsia"/>
                <w:sz w:val="20"/>
                <w:szCs w:val="20"/>
              </w:rPr>
              <w:t>제공된</w:t>
            </w:r>
            <w:r w:rsidR="00454A16" w:rsidRPr="009743F8">
              <w:rPr>
                <w:rFonts w:ascii="Times New Roman" w:eastAsia="바탕체" w:hAnsi="Times New Roman" w:hint="eastAsia"/>
                <w:sz w:val="20"/>
                <w:szCs w:val="20"/>
              </w:rPr>
              <w:t xml:space="preserve"> </w:t>
            </w:r>
            <w:r w:rsidR="00454A16" w:rsidRPr="009743F8">
              <w:rPr>
                <w:rFonts w:ascii="Times New Roman" w:eastAsia="바탕체" w:hAnsi="Times New Roman" w:hint="eastAsia"/>
                <w:sz w:val="20"/>
                <w:szCs w:val="20"/>
              </w:rPr>
              <w:t>본건</w:t>
            </w:r>
            <w:r w:rsidR="00454A16" w:rsidRPr="009743F8">
              <w:rPr>
                <w:rFonts w:ascii="Times New Roman" w:eastAsia="바탕체" w:hAnsi="Times New Roman" w:hint="eastAsia"/>
                <w:sz w:val="20"/>
                <w:szCs w:val="20"/>
              </w:rPr>
              <w:t xml:space="preserve"> </w:t>
            </w:r>
            <w:r w:rsidR="00454A16" w:rsidRPr="009743F8">
              <w:rPr>
                <w:rFonts w:ascii="Times New Roman" w:eastAsia="바탕체" w:hAnsi="Times New Roman" w:hint="eastAsia"/>
                <w:sz w:val="20"/>
                <w:szCs w:val="20"/>
              </w:rPr>
              <w:t>임대차계약서에</w:t>
            </w:r>
            <w:r w:rsidR="00454A16" w:rsidRPr="009743F8">
              <w:rPr>
                <w:rFonts w:ascii="Times New Roman" w:eastAsia="바탕체" w:hAnsi="Times New Roman" w:hint="eastAsia"/>
                <w:sz w:val="20"/>
                <w:szCs w:val="20"/>
              </w:rPr>
              <w:t xml:space="preserve"> </w:t>
            </w:r>
            <w:r w:rsidR="00454A16" w:rsidRPr="009743F8">
              <w:rPr>
                <w:rFonts w:ascii="Times New Roman" w:eastAsia="바탕체" w:hAnsi="Times New Roman" w:hint="eastAsia"/>
                <w:sz w:val="20"/>
                <w:szCs w:val="20"/>
              </w:rPr>
              <w:t>기재된</w:t>
            </w:r>
            <w:r w:rsidR="00454A16" w:rsidRPr="009743F8">
              <w:rPr>
                <w:rFonts w:ascii="Times New Roman" w:eastAsia="바탕체" w:hAnsi="Times New Roman" w:hint="eastAsia"/>
                <w:sz w:val="20"/>
                <w:szCs w:val="20"/>
              </w:rPr>
              <w:t xml:space="preserve"> </w:t>
            </w:r>
            <w:r w:rsidR="00454A16" w:rsidRPr="009743F8">
              <w:rPr>
                <w:rFonts w:ascii="Times New Roman" w:eastAsia="바탕체" w:hAnsi="Times New Roman" w:hint="eastAsia"/>
                <w:sz w:val="20"/>
                <w:szCs w:val="20"/>
              </w:rPr>
              <w:t>임대차기간</w:t>
            </w:r>
            <w:r w:rsidR="00454A16" w:rsidRPr="009743F8">
              <w:rPr>
                <w:rFonts w:ascii="Times New Roman" w:eastAsia="바탕체" w:hAnsi="Times New Roman" w:hint="eastAsia"/>
                <w:sz w:val="20"/>
                <w:szCs w:val="20"/>
              </w:rPr>
              <w:t xml:space="preserve"> </w:t>
            </w:r>
            <w:r w:rsidR="00454A16" w:rsidRPr="009743F8">
              <w:rPr>
                <w:rFonts w:ascii="Times New Roman" w:eastAsia="바탕체" w:hAnsi="Times New Roman" w:hint="eastAsia"/>
                <w:sz w:val="20"/>
                <w:szCs w:val="20"/>
              </w:rPr>
              <w:t>개시일은</w:t>
            </w:r>
            <w:r w:rsidR="00454A16" w:rsidRPr="009743F8">
              <w:rPr>
                <w:rFonts w:ascii="Times New Roman" w:eastAsia="바탕체" w:hAnsi="Times New Roman" w:hint="eastAsia"/>
                <w:sz w:val="20"/>
                <w:szCs w:val="20"/>
              </w:rPr>
              <w:t xml:space="preserve"> </w:t>
            </w:r>
            <w:r w:rsidR="00454A16" w:rsidRPr="009743F8">
              <w:rPr>
                <w:rFonts w:ascii="Times New Roman" w:eastAsia="바탕체" w:hAnsi="Times New Roman"/>
                <w:sz w:val="20"/>
                <w:szCs w:val="20"/>
              </w:rPr>
              <w:t>2021</w:t>
            </w:r>
            <w:r w:rsidR="00454A16" w:rsidRPr="009743F8">
              <w:rPr>
                <w:rFonts w:ascii="Times New Roman" w:eastAsia="바탕체" w:hAnsi="Times New Roman" w:hint="eastAsia"/>
                <w:sz w:val="20"/>
                <w:szCs w:val="20"/>
              </w:rPr>
              <w:t>년</w:t>
            </w:r>
            <w:r w:rsidR="00454A16" w:rsidRPr="009743F8">
              <w:rPr>
                <w:rFonts w:ascii="Times New Roman" w:eastAsia="바탕체" w:hAnsi="Times New Roman" w:hint="eastAsia"/>
                <w:sz w:val="20"/>
                <w:szCs w:val="20"/>
              </w:rPr>
              <w:t>~</w:t>
            </w:r>
            <w:r w:rsidR="00454A16" w:rsidRPr="009743F8">
              <w:rPr>
                <w:rFonts w:ascii="Times New Roman" w:eastAsia="바탕체" w:hAnsi="Times New Roman"/>
                <w:sz w:val="20"/>
                <w:szCs w:val="20"/>
              </w:rPr>
              <w:t xml:space="preserve"> 2023</w:t>
            </w:r>
            <w:r w:rsidR="00454A16" w:rsidRPr="009743F8">
              <w:rPr>
                <w:rFonts w:ascii="Times New Roman" w:eastAsia="바탕체" w:hAnsi="Times New Roman" w:hint="eastAsia"/>
                <w:sz w:val="20"/>
                <w:szCs w:val="20"/>
              </w:rPr>
              <w:t>년경</w:t>
            </w:r>
            <w:r w:rsidR="0074303D">
              <w:rPr>
                <w:rFonts w:ascii="Times New Roman" w:eastAsia="바탕체" w:hAnsi="Times New Roman" w:hint="eastAsia"/>
                <w:sz w:val="20"/>
                <w:szCs w:val="20"/>
                <w:lang w:eastAsia="ko-KR"/>
              </w:rPr>
              <w:t>에</w:t>
            </w:r>
            <w:r w:rsidR="0074303D">
              <w:rPr>
                <w:rFonts w:ascii="Times New Roman" w:eastAsia="바탕체" w:hAnsi="Times New Roman" w:hint="eastAsia"/>
                <w:sz w:val="20"/>
                <w:szCs w:val="20"/>
                <w:lang w:eastAsia="ko-KR"/>
              </w:rPr>
              <w:t xml:space="preserve"> </w:t>
            </w:r>
            <w:r w:rsidR="0074303D">
              <w:rPr>
                <w:rFonts w:ascii="Times New Roman" w:eastAsia="바탕체" w:hAnsi="Times New Roman" w:hint="eastAsia"/>
                <w:sz w:val="20"/>
                <w:szCs w:val="20"/>
                <w:lang w:eastAsia="ko-KR"/>
              </w:rPr>
              <w:t>걸쳐</w:t>
            </w:r>
            <w:r w:rsidR="0074303D">
              <w:rPr>
                <w:rFonts w:ascii="Times New Roman" w:eastAsia="바탕체" w:hAnsi="Times New Roman" w:hint="eastAsia"/>
                <w:sz w:val="20"/>
                <w:szCs w:val="20"/>
                <w:lang w:eastAsia="ko-KR"/>
              </w:rPr>
              <w:t xml:space="preserve"> </w:t>
            </w:r>
            <w:r w:rsidR="0074303D">
              <w:rPr>
                <w:rFonts w:ascii="Times New Roman" w:eastAsia="바탕체" w:hAnsi="Times New Roman" w:hint="eastAsia"/>
                <w:sz w:val="20"/>
                <w:szCs w:val="20"/>
                <w:lang w:eastAsia="ko-KR"/>
              </w:rPr>
              <w:t>있음</w:t>
            </w:r>
            <w:r w:rsidR="00454A16">
              <w:rPr>
                <w:rFonts w:ascii="Times New Roman" w:eastAsia="바탕체" w:hAnsi="Times New Roman" w:hint="eastAsia"/>
                <w:sz w:val="20"/>
                <w:szCs w:val="20"/>
                <w:lang w:eastAsia="ko-KR"/>
              </w:rPr>
              <w:t xml:space="preserve">. </w:t>
            </w:r>
          </w:p>
          <w:p w14:paraId="295CA9C4" w14:textId="7E5E7C45" w:rsidR="00F83171" w:rsidRPr="00F83171" w:rsidRDefault="00F83171" w:rsidP="0074303D">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9743F8">
              <w:rPr>
                <w:rFonts w:ascii="Times New Roman" w:eastAsia="바탕체" w:hAnsi="Times New Roman" w:hint="eastAsia"/>
                <w:sz w:val="20"/>
                <w:szCs w:val="20"/>
              </w:rPr>
              <w:t>본건</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임차인들은</w:t>
            </w:r>
            <w:r w:rsidRPr="009743F8">
              <w:rPr>
                <w:rFonts w:ascii="Times New Roman" w:eastAsia="바탕체" w:hAnsi="Times New Roman" w:hint="eastAsia"/>
                <w:sz w:val="20"/>
                <w:szCs w:val="20"/>
              </w:rPr>
              <w:t xml:space="preserve"> </w:t>
            </w:r>
            <w:r w:rsidR="0074303D">
              <w:rPr>
                <w:rFonts w:ascii="Times New Roman" w:eastAsia="바탕체" w:hAnsi="Times New Roman" w:hint="eastAsia"/>
                <w:sz w:val="20"/>
                <w:szCs w:val="20"/>
                <w:lang w:eastAsia="ko-KR"/>
              </w:rPr>
              <w:t>대체로</w:t>
            </w:r>
            <w:r w:rsidR="0074303D">
              <w:rPr>
                <w:rFonts w:ascii="Times New Roman" w:eastAsia="바탕체" w:hAnsi="Times New Roman" w:hint="eastAsia"/>
                <w:sz w:val="20"/>
                <w:szCs w:val="20"/>
                <w:lang w:eastAsia="ko-KR"/>
              </w:rPr>
              <w:t xml:space="preserve"> </w:t>
            </w:r>
            <w:r w:rsidRPr="009743F8">
              <w:rPr>
                <w:rFonts w:ascii="Times New Roman" w:eastAsia="바탕체" w:hAnsi="Times New Roman"/>
                <w:sz w:val="20"/>
                <w:szCs w:val="20"/>
              </w:rPr>
              <w:t>2031</w:t>
            </w:r>
            <w:r w:rsidRPr="009743F8">
              <w:rPr>
                <w:rFonts w:ascii="Times New Roman" w:eastAsia="바탕체" w:hAnsi="Times New Roman" w:hint="eastAsia"/>
                <w:sz w:val="20"/>
                <w:szCs w:val="20"/>
              </w:rPr>
              <w:t>년</w:t>
            </w:r>
            <w:r w:rsidRPr="009743F8">
              <w:rPr>
                <w:rFonts w:ascii="Times New Roman" w:eastAsia="바탕체" w:hAnsi="Times New Roman" w:hint="eastAsia"/>
                <w:sz w:val="20"/>
                <w:szCs w:val="20"/>
              </w:rPr>
              <w:t>~</w:t>
            </w:r>
            <w:r w:rsidRPr="009743F8">
              <w:rPr>
                <w:rFonts w:ascii="Times New Roman" w:eastAsia="바탕체" w:hAnsi="Times New Roman"/>
                <w:sz w:val="20"/>
                <w:szCs w:val="20"/>
              </w:rPr>
              <w:t>2033</w:t>
            </w:r>
            <w:r w:rsidRPr="009743F8">
              <w:rPr>
                <w:rFonts w:ascii="Times New Roman" w:eastAsia="바탕체" w:hAnsi="Times New Roman" w:hint="eastAsia"/>
                <w:sz w:val="20"/>
                <w:szCs w:val="20"/>
              </w:rPr>
              <w:t>년경까지</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갱신을</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청구할</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권한을</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가지게</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되고</w:t>
            </w:r>
            <w:r w:rsidRPr="009743F8">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상가건물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임대차보호법</w:t>
            </w:r>
            <w:r w:rsidRPr="009743F8">
              <w:rPr>
                <w:rFonts w:ascii="Times New Roman" w:eastAsia="바탕체" w:hAnsi="Times New Roman" w:hint="eastAsia"/>
                <w:sz w:val="20"/>
                <w:szCs w:val="20"/>
              </w:rPr>
              <w:t>에서</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정한</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사유가</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없는</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한</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임대인이</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갱신을</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거절할</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수</w:t>
            </w:r>
            <w:r w:rsidRPr="009743F8">
              <w:rPr>
                <w:rFonts w:ascii="Times New Roman" w:eastAsia="바탕체" w:hAnsi="Times New Roman" w:hint="eastAsia"/>
                <w:sz w:val="20"/>
                <w:szCs w:val="20"/>
              </w:rPr>
              <w:t xml:space="preserve"> </w:t>
            </w:r>
            <w:r w:rsidRPr="009743F8">
              <w:rPr>
                <w:rFonts w:ascii="Times New Roman" w:eastAsia="바탕체" w:hAnsi="Times New Roman" w:hint="eastAsia"/>
                <w:sz w:val="20"/>
                <w:szCs w:val="20"/>
              </w:rPr>
              <w:t>없</w:t>
            </w:r>
            <w:r w:rsidR="00454A16">
              <w:rPr>
                <w:rFonts w:ascii="Times New Roman" w:eastAsia="바탕체" w:hAnsi="Times New Roman" w:hint="eastAsia"/>
                <w:sz w:val="20"/>
                <w:szCs w:val="20"/>
                <w:lang w:eastAsia="ko-KR"/>
              </w:rPr>
              <w:t>을</w:t>
            </w:r>
            <w:r w:rsidR="00454A16">
              <w:rPr>
                <w:rFonts w:ascii="Times New Roman" w:eastAsia="바탕체" w:hAnsi="Times New Roman" w:hint="eastAsia"/>
                <w:sz w:val="20"/>
                <w:szCs w:val="20"/>
                <w:lang w:eastAsia="ko-KR"/>
              </w:rPr>
              <w:t xml:space="preserve"> </w:t>
            </w:r>
            <w:r w:rsidR="00454A16">
              <w:rPr>
                <w:rFonts w:ascii="Times New Roman" w:eastAsia="바탕체" w:hAnsi="Times New Roman" w:hint="eastAsia"/>
                <w:sz w:val="20"/>
                <w:szCs w:val="20"/>
                <w:lang w:eastAsia="ko-KR"/>
              </w:rPr>
              <w:t>것</w:t>
            </w:r>
            <w:r w:rsidR="0074303D">
              <w:rPr>
                <w:rFonts w:ascii="Times New Roman" w:eastAsia="바탕체" w:hAnsi="Times New Roman" w:hint="eastAsia"/>
                <w:sz w:val="20"/>
                <w:szCs w:val="20"/>
                <w:lang w:eastAsia="ko-KR"/>
              </w:rPr>
              <w:t>으로</w:t>
            </w:r>
            <w:r w:rsidR="0074303D">
              <w:rPr>
                <w:rFonts w:ascii="Times New Roman" w:eastAsia="바탕체" w:hAnsi="Times New Roman" w:hint="eastAsia"/>
                <w:sz w:val="20"/>
                <w:szCs w:val="20"/>
                <w:lang w:eastAsia="ko-KR"/>
              </w:rPr>
              <w:t xml:space="preserve"> </w:t>
            </w:r>
            <w:r w:rsidR="0074303D">
              <w:rPr>
                <w:rFonts w:ascii="Times New Roman" w:eastAsia="바탕체" w:hAnsi="Times New Roman" w:hint="eastAsia"/>
                <w:sz w:val="20"/>
                <w:szCs w:val="20"/>
                <w:lang w:eastAsia="ko-KR"/>
              </w:rPr>
              <w:t>예상됨</w:t>
            </w:r>
            <w:r w:rsidR="00244758">
              <w:rPr>
                <w:rFonts w:ascii="Times New Roman" w:eastAsia="바탕체" w:hint="eastAsia"/>
                <w:sz w:val="20"/>
                <w:szCs w:val="20"/>
                <w:lang w:eastAsia="ko-KR"/>
              </w:rPr>
              <w:t>.</w:t>
            </w:r>
            <w:r w:rsidRPr="00F83171">
              <w:rPr>
                <w:rStyle w:val="ae"/>
                <w:rFonts w:ascii="Times New Roman" w:eastAsia="바탕체"/>
                <w:spacing w:val="3"/>
                <w:sz w:val="20"/>
                <w:szCs w:val="20"/>
              </w:rPr>
              <w:footnoteReference w:id="21"/>
            </w:r>
          </w:p>
        </w:tc>
        <w:tc>
          <w:tcPr>
            <w:tcW w:w="25" w:type="pct"/>
            <w:tcBorders>
              <w:top w:val="single" w:sz="12" w:space="0" w:color="000080"/>
              <w:bottom w:val="single" w:sz="12" w:space="0" w:color="000080"/>
            </w:tcBorders>
            <w:shd w:val="clear" w:color="auto" w:fill="auto"/>
          </w:tcPr>
          <w:p w14:paraId="62E98B13" w14:textId="77777777" w:rsidR="00F83171" w:rsidRPr="00850E72" w:rsidDel="0015750F" w:rsidRDefault="00F83171"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7EA36060" w14:textId="074CC5CA" w:rsidR="0074303D" w:rsidRDefault="0074303D"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274C9254" w14:textId="761A6A8B" w:rsidR="0074303D" w:rsidRDefault="0074303D"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6E765D24" w14:textId="27E95409" w:rsidR="0074303D" w:rsidRDefault="0074303D"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3D499F22" w14:textId="6D636E1E" w:rsidR="0074303D" w:rsidRDefault="0074303D"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1A84667E" w14:textId="59D0E858" w:rsidR="0074303D" w:rsidRDefault="0074303D"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3E6E5B2D" w14:textId="77777777" w:rsidR="00913AAE" w:rsidRDefault="00913AAE"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16DE269C" w14:textId="0F829C47" w:rsidR="0074303D" w:rsidRDefault="0074303D"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20B1FDBA" w14:textId="7A25A686" w:rsidR="0074303D" w:rsidRDefault="0074303D" w:rsidP="0074303D">
            <w:pPr>
              <w:wordWrap w:val="0"/>
              <w:autoSpaceDE w:val="0"/>
              <w:autoSpaceDN w:val="0"/>
              <w:snapToGrid w:val="0"/>
              <w:spacing w:after="120" w:line="280" w:lineRule="atLeast"/>
              <w:ind w:left="288"/>
              <w:jc w:val="both"/>
              <w:rPr>
                <w:rFonts w:ascii="Times New Roman" w:eastAsia="DengXian" w:hAnsi="Times New Roman"/>
                <w:sz w:val="20"/>
                <w:szCs w:val="20"/>
              </w:rPr>
            </w:pPr>
          </w:p>
          <w:p w14:paraId="3489426A" w14:textId="30350F94" w:rsidR="00F83171" w:rsidRPr="00244758" w:rsidRDefault="0024475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244758">
              <w:rPr>
                <w:rFonts w:ascii="Times New Roman" w:eastAsia="바탕체" w:hAnsi="Times New Roman" w:hint="eastAsia"/>
                <w:sz w:val="20"/>
                <w:szCs w:val="20"/>
              </w:rPr>
              <w:t>매수인이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거래종결</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특정</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임차인에게</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본건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건물을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임대할</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계획이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있다면</w:t>
            </w:r>
            <w:r w:rsidRPr="00244758">
              <w:rPr>
                <w:rFonts w:ascii="Times New Roman" w:eastAsia="바탕체" w:hAnsi="Times New Roman" w:hint="eastAsia"/>
                <w:sz w:val="20"/>
                <w:szCs w:val="20"/>
              </w:rPr>
              <w:t>,</w:t>
            </w:r>
            <w:r w:rsidRPr="00244758">
              <w:rPr>
                <w:rFonts w:ascii="Times New Roman" w:eastAsia="바탕체" w:hAnsi="Times New Roman"/>
                <w:sz w:val="20"/>
                <w:szCs w:val="20"/>
              </w:rPr>
              <w:t xml:space="preserve"> </w:t>
            </w:r>
            <w:r w:rsidRPr="00244758">
              <w:rPr>
                <w:rFonts w:ascii="Times New Roman" w:eastAsia="바탕체" w:hAnsi="Times New Roman" w:hint="eastAsia"/>
                <w:sz w:val="20"/>
                <w:szCs w:val="20"/>
              </w:rPr>
              <w:t>기존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임차인들이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상가건물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임대차보호법에</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따른</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갱신요구권을</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주장할</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가능성이</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있다는</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점에</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유념하여야</w:t>
            </w:r>
            <w:r w:rsidRPr="00244758">
              <w:rPr>
                <w:rFonts w:ascii="Times New Roman" w:eastAsia="바탕체" w:hAnsi="Times New Roman" w:hint="eastAsia"/>
                <w:sz w:val="20"/>
                <w:szCs w:val="20"/>
              </w:rPr>
              <w:t xml:space="preserve"> </w:t>
            </w:r>
            <w:r w:rsidRPr="00244758">
              <w:rPr>
                <w:rFonts w:ascii="Times New Roman" w:eastAsia="바탕체" w:hAnsi="Times New Roman" w:hint="eastAsia"/>
                <w:sz w:val="20"/>
                <w:szCs w:val="20"/>
              </w:rPr>
              <w:t>함</w:t>
            </w:r>
            <w:r w:rsidRPr="00244758">
              <w:rPr>
                <w:rFonts w:ascii="Times New Roman" w:eastAsia="바탕체" w:hAnsi="Times New Roman" w:hint="eastAsia"/>
                <w:sz w:val="20"/>
                <w:szCs w:val="20"/>
              </w:rPr>
              <w:t>.</w:t>
            </w:r>
          </w:p>
        </w:tc>
      </w:tr>
      <w:tr w:rsidR="0047212E" w:rsidRPr="00850E72" w14:paraId="2F5662A2" w14:textId="77777777" w:rsidTr="00893737">
        <w:trPr>
          <w:trHeight w:val="1176"/>
        </w:trPr>
        <w:tc>
          <w:tcPr>
            <w:tcW w:w="572" w:type="pct"/>
            <w:tcBorders>
              <w:top w:val="single" w:sz="12" w:space="0" w:color="000080"/>
              <w:bottom w:val="single" w:sz="12" w:space="0" w:color="000080"/>
            </w:tcBorders>
            <w:shd w:val="clear" w:color="auto" w:fill="auto"/>
          </w:tcPr>
          <w:p w14:paraId="46D668FE" w14:textId="06FF53F5" w:rsidR="0047212E" w:rsidRPr="00F83171" w:rsidRDefault="0047212E" w:rsidP="00D05420">
            <w:pPr>
              <w:pStyle w:val="38"/>
              <w:numPr>
                <w:ilvl w:val="0"/>
                <w:numId w:val="18"/>
              </w:numPr>
              <w:ind w:left="284" w:hanging="284"/>
              <w:jc w:val="left"/>
              <w:outlineLvl w:val="1"/>
              <w:rPr>
                <w:sz w:val="20"/>
              </w:rPr>
            </w:pPr>
            <w:bookmarkStart w:id="87" w:name="_Toc152170068"/>
            <w:r>
              <w:rPr>
                <w:rFonts w:hint="eastAsia"/>
                <w:sz w:val="20"/>
              </w:rPr>
              <w:lastRenderedPageBreak/>
              <w:t>상가건물</w:t>
            </w:r>
            <w:r>
              <w:rPr>
                <w:rFonts w:hint="eastAsia"/>
                <w:sz w:val="20"/>
              </w:rPr>
              <w:t xml:space="preserve"> </w:t>
            </w:r>
            <w:r>
              <w:rPr>
                <w:rFonts w:hint="eastAsia"/>
                <w:sz w:val="20"/>
              </w:rPr>
              <w:t>임대차보호법에</w:t>
            </w:r>
            <w:r>
              <w:rPr>
                <w:rFonts w:hint="eastAsia"/>
                <w:sz w:val="20"/>
              </w:rPr>
              <w:t xml:space="preserve"> </w:t>
            </w:r>
            <w:r>
              <w:rPr>
                <w:rFonts w:hint="eastAsia"/>
                <w:sz w:val="20"/>
              </w:rPr>
              <w:t>따른</w:t>
            </w:r>
            <w:r>
              <w:rPr>
                <w:rFonts w:hint="eastAsia"/>
                <w:sz w:val="20"/>
              </w:rPr>
              <w:t xml:space="preserve"> </w:t>
            </w:r>
            <w:r>
              <w:rPr>
                <w:rFonts w:hint="eastAsia"/>
                <w:sz w:val="20"/>
              </w:rPr>
              <w:t>대항력</w:t>
            </w:r>
            <w:r>
              <w:rPr>
                <w:rFonts w:hint="eastAsia"/>
                <w:sz w:val="20"/>
              </w:rPr>
              <w:t xml:space="preserve"> </w:t>
            </w:r>
            <w:r>
              <w:rPr>
                <w:rFonts w:hint="eastAsia"/>
                <w:sz w:val="20"/>
              </w:rPr>
              <w:t>및</w:t>
            </w:r>
            <w:r>
              <w:rPr>
                <w:rFonts w:hint="eastAsia"/>
                <w:sz w:val="20"/>
              </w:rPr>
              <w:t xml:space="preserve"> </w:t>
            </w:r>
            <w:r>
              <w:rPr>
                <w:rFonts w:hint="eastAsia"/>
                <w:sz w:val="20"/>
              </w:rPr>
              <w:t>권리금</w:t>
            </w:r>
            <w:r>
              <w:rPr>
                <w:rFonts w:hint="eastAsia"/>
                <w:sz w:val="20"/>
              </w:rPr>
              <w:t xml:space="preserve"> </w:t>
            </w:r>
            <w:r>
              <w:rPr>
                <w:rFonts w:hint="eastAsia"/>
                <w:sz w:val="20"/>
              </w:rPr>
              <w:t>회수</w:t>
            </w:r>
            <w:r>
              <w:rPr>
                <w:rFonts w:hint="eastAsia"/>
                <w:sz w:val="20"/>
              </w:rPr>
              <w:t xml:space="preserve"> </w:t>
            </w:r>
            <w:r>
              <w:rPr>
                <w:rFonts w:hint="eastAsia"/>
                <w:sz w:val="20"/>
              </w:rPr>
              <w:t>보장</w:t>
            </w:r>
            <w:bookmarkEnd w:id="87"/>
          </w:p>
        </w:tc>
        <w:tc>
          <w:tcPr>
            <w:tcW w:w="25" w:type="pct"/>
            <w:shd w:val="clear" w:color="auto" w:fill="auto"/>
          </w:tcPr>
          <w:p w14:paraId="2A86A3F4" w14:textId="77777777" w:rsidR="0047212E" w:rsidRPr="00850E72" w:rsidRDefault="0047212E"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35C3AEF8" w14:textId="3D075C53" w:rsidR="0047212E" w:rsidRDefault="0047212E" w:rsidP="0047212E">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47212E">
              <w:rPr>
                <w:rFonts w:ascii="Times New Roman" w:eastAsia="바탕체" w:hAnsi="Times New Roman" w:hint="eastAsia"/>
                <w:sz w:val="20"/>
                <w:szCs w:val="20"/>
              </w:rPr>
              <w:t>상기</w:t>
            </w:r>
            <w:r w:rsidRPr="0047212E">
              <w:rPr>
                <w:rFonts w:ascii="Times New Roman" w:eastAsia="바탕체" w:hAnsi="Times New Roman" w:hint="eastAsia"/>
                <w:sz w:val="20"/>
                <w:szCs w:val="20"/>
              </w:rPr>
              <w:t xml:space="preserve"> </w:t>
            </w:r>
            <w:r w:rsidRPr="0047212E">
              <w:rPr>
                <w:rFonts w:ascii="Times New Roman" w:eastAsia="바탕체" w:hAnsi="Times New Roman" w:hint="eastAsia"/>
                <w:sz w:val="20"/>
                <w:szCs w:val="20"/>
              </w:rPr>
              <w:t>상가건물</w:t>
            </w:r>
            <w:r w:rsidRPr="0047212E">
              <w:rPr>
                <w:rFonts w:ascii="Times New Roman" w:eastAsia="바탕체" w:hAnsi="Times New Roman" w:hint="eastAsia"/>
                <w:sz w:val="20"/>
                <w:szCs w:val="20"/>
              </w:rPr>
              <w:t xml:space="preserve"> </w:t>
            </w:r>
            <w:r w:rsidRPr="0047212E">
              <w:rPr>
                <w:rFonts w:ascii="Times New Roman" w:eastAsia="바탕체" w:hAnsi="Times New Roman" w:hint="eastAsia"/>
                <w:sz w:val="20"/>
                <w:szCs w:val="20"/>
              </w:rPr>
              <w:t>임대차보호법에</w:t>
            </w:r>
            <w:r w:rsidRPr="0047212E">
              <w:rPr>
                <w:rFonts w:ascii="Times New Roman" w:eastAsia="바탕체" w:hAnsi="Times New Roman" w:hint="eastAsia"/>
                <w:sz w:val="20"/>
                <w:szCs w:val="20"/>
              </w:rPr>
              <w:t xml:space="preserve"> </w:t>
            </w:r>
            <w:r w:rsidRPr="0047212E">
              <w:rPr>
                <w:rFonts w:ascii="Times New Roman" w:eastAsia="바탕체" w:hAnsi="Times New Roman" w:hint="eastAsia"/>
                <w:sz w:val="20"/>
                <w:szCs w:val="20"/>
              </w:rPr>
              <w:t>따른</w:t>
            </w:r>
            <w:r w:rsidRPr="0047212E">
              <w:rPr>
                <w:rFonts w:ascii="Times New Roman" w:eastAsia="바탕체" w:hAnsi="Times New Roman" w:hint="eastAsia"/>
                <w:sz w:val="20"/>
                <w:szCs w:val="20"/>
              </w:rPr>
              <w:t xml:space="preserve"> </w:t>
            </w:r>
            <w:r w:rsidRPr="0047212E">
              <w:rPr>
                <w:rFonts w:ascii="Times New Roman" w:eastAsia="바탕체" w:hAnsi="Times New Roman" w:hint="eastAsia"/>
                <w:sz w:val="20"/>
                <w:szCs w:val="20"/>
              </w:rPr>
              <w:t>갱신요구권을</w:t>
            </w:r>
            <w:r w:rsidRPr="0047212E">
              <w:rPr>
                <w:rFonts w:ascii="Times New Roman" w:eastAsia="바탕체" w:hAnsi="Times New Roman" w:hint="eastAsia"/>
                <w:sz w:val="20"/>
                <w:szCs w:val="20"/>
              </w:rPr>
              <w:t xml:space="preserve"> </w:t>
            </w:r>
            <w:r w:rsidRPr="0047212E">
              <w:rPr>
                <w:rFonts w:ascii="Times New Roman" w:eastAsia="바탕체" w:hAnsi="Times New Roman" w:hint="eastAsia"/>
                <w:sz w:val="20"/>
                <w:szCs w:val="20"/>
              </w:rPr>
              <w:t>포함하여</w:t>
            </w:r>
            <w:r w:rsidRPr="0047212E">
              <w:rPr>
                <w:rFonts w:ascii="Times New Roman" w:eastAsia="바탕체" w:hAnsi="Times New Roman" w:hint="eastAsia"/>
                <w:sz w:val="20"/>
                <w:szCs w:val="20"/>
              </w:rPr>
              <w:t>,</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상가건물</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임대차보호법은</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상가건물</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임차인</w:t>
            </w:r>
            <w:r w:rsidR="00321AFA">
              <w:rPr>
                <w:rFonts w:ascii="Times New Roman" w:eastAsia="바탕체" w:hAnsi="Times New Roman" w:hint="eastAsia"/>
                <w:sz w:val="20"/>
                <w:szCs w:val="20"/>
                <w:lang w:eastAsia="ko-KR"/>
              </w:rPr>
              <w:t>들에게</w:t>
            </w:r>
            <w:r w:rsidR="00321AFA">
              <w:rPr>
                <w:rFonts w:ascii="Times New Roman" w:eastAsia="바탕체" w:hAnsi="Times New Roman" w:hint="eastAsia"/>
                <w:sz w:val="20"/>
                <w:szCs w:val="20"/>
                <w:lang w:eastAsia="ko-KR"/>
              </w:rPr>
              <w:t xml:space="preserve"> </w:t>
            </w:r>
            <w:r w:rsidRPr="0047212E">
              <w:rPr>
                <w:rFonts w:ascii="Times New Roman" w:eastAsia="바탕체" w:hAnsi="Times New Roman"/>
                <w:sz w:val="20"/>
                <w:szCs w:val="20"/>
              </w:rPr>
              <w:t>환산</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임대차보증금</w:t>
            </w:r>
            <w:r w:rsidR="00C91CAC">
              <w:rPr>
                <w:rStyle w:val="ae"/>
                <w:rFonts w:ascii="Times New Roman" w:hAnsi="Times New Roman"/>
                <w:sz w:val="20"/>
                <w:szCs w:val="20"/>
              </w:rPr>
              <w:footnoteReference w:id="22"/>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액수에</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상관</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없이</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임차인에게</w:t>
            </w:r>
            <w:r w:rsidRPr="0047212E">
              <w:rPr>
                <w:rFonts w:ascii="Times New Roman" w:eastAsia="바탕체" w:hAnsi="Times New Roman"/>
                <w:sz w:val="20"/>
                <w:szCs w:val="20"/>
              </w:rPr>
              <w:t xml:space="preserve"> </w:t>
            </w:r>
            <w:r w:rsidR="00E14534">
              <w:rPr>
                <w:rFonts w:ascii="Times New Roman" w:eastAsia="바탕체" w:hAnsi="Times New Roman" w:hint="eastAsia"/>
                <w:sz w:val="20"/>
                <w:szCs w:val="20"/>
                <w:lang w:eastAsia="ko-KR"/>
              </w:rPr>
              <w:t>아래와</w:t>
            </w:r>
            <w:r w:rsidR="00E14534">
              <w:rPr>
                <w:rFonts w:ascii="Times New Roman" w:eastAsia="바탕체" w:hAnsi="Times New Roman" w:hint="eastAsia"/>
                <w:sz w:val="20"/>
                <w:szCs w:val="20"/>
                <w:lang w:eastAsia="ko-KR"/>
              </w:rPr>
              <w:t xml:space="preserve"> </w:t>
            </w:r>
            <w:r w:rsidR="00E14534">
              <w:rPr>
                <w:rFonts w:ascii="Times New Roman" w:eastAsia="바탕체" w:hAnsi="Times New Roman" w:hint="eastAsia"/>
                <w:sz w:val="20"/>
                <w:szCs w:val="20"/>
                <w:lang w:eastAsia="ko-KR"/>
              </w:rPr>
              <w:t>같은</w:t>
            </w:r>
            <w:r w:rsidR="00E14534">
              <w:rPr>
                <w:rFonts w:ascii="Times New Roman" w:eastAsia="바탕체" w:hAnsi="Times New Roman" w:hint="eastAsia"/>
                <w:sz w:val="20"/>
                <w:szCs w:val="20"/>
                <w:lang w:eastAsia="ko-KR"/>
              </w:rPr>
              <w:t xml:space="preserve"> </w:t>
            </w:r>
            <w:r w:rsidR="00E14534">
              <w:rPr>
                <w:rFonts w:ascii="Times New Roman" w:eastAsia="바탕체" w:hAnsi="Times New Roman" w:hint="eastAsia"/>
                <w:sz w:val="20"/>
                <w:szCs w:val="20"/>
                <w:lang w:eastAsia="ko-KR"/>
              </w:rPr>
              <w:t>대항력</w:t>
            </w:r>
            <w:r w:rsidR="00E14534">
              <w:rPr>
                <w:rFonts w:ascii="Times New Roman" w:eastAsia="바탕체" w:hAnsi="Times New Roman" w:hint="eastAsia"/>
                <w:sz w:val="20"/>
                <w:szCs w:val="20"/>
                <w:lang w:eastAsia="ko-KR"/>
              </w:rPr>
              <w:t xml:space="preserve"> </w:t>
            </w:r>
            <w:r w:rsidR="00E14534">
              <w:rPr>
                <w:rFonts w:ascii="Times New Roman" w:eastAsia="바탕체" w:hAnsi="Times New Roman" w:hint="eastAsia"/>
                <w:sz w:val="20"/>
                <w:szCs w:val="20"/>
                <w:lang w:eastAsia="ko-KR"/>
              </w:rPr>
              <w:t>및</w:t>
            </w:r>
            <w:r w:rsidR="00E14534">
              <w:rPr>
                <w:rFonts w:ascii="Times New Roman" w:eastAsia="바탕체" w:hAnsi="Times New Roman" w:hint="eastAsia"/>
                <w:sz w:val="20"/>
                <w:szCs w:val="20"/>
                <w:lang w:eastAsia="ko-KR"/>
              </w:rPr>
              <w:t xml:space="preserve"> </w:t>
            </w:r>
            <w:r w:rsidR="00E14534">
              <w:rPr>
                <w:rFonts w:ascii="Times New Roman" w:eastAsia="바탕체" w:hAnsi="Times New Roman" w:hint="eastAsia"/>
                <w:sz w:val="20"/>
                <w:szCs w:val="20"/>
                <w:lang w:eastAsia="ko-KR"/>
              </w:rPr>
              <w:t>권리금</w:t>
            </w:r>
            <w:r w:rsidR="00E14534">
              <w:rPr>
                <w:rFonts w:ascii="Times New Roman" w:eastAsia="바탕체" w:hAnsi="Times New Roman" w:hint="eastAsia"/>
                <w:sz w:val="20"/>
                <w:szCs w:val="20"/>
                <w:lang w:eastAsia="ko-KR"/>
              </w:rPr>
              <w:t xml:space="preserve"> </w:t>
            </w:r>
            <w:r w:rsidR="00E14534">
              <w:rPr>
                <w:rFonts w:ascii="Times New Roman" w:eastAsia="바탕체" w:hAnsi="Times New Roman" w:hint="eastAsia"/>
                <w:sz w:val="20"/>
                <w:szCs w:val="20"/>
                <w:lang w:eastAsia="ko-KR"/>
              </w:rPr>
              <w:t>회수기회를</w:t>
            </w:r>
            <w:r w:rsidR="00321AFA">
              <w:rPr>
                <w:rFonts w:ascii="Times New Roman" w:eastAsia="바탕체" w:hAnsi="Times New Roman" w:hint="eastAsia"/>
                <w:sz w:val="20"/>
                <w:szCs w:val="20"/>
                <w:lang w:eastAsia="ko-KR"/>
              </w:rPr>
              <w:t xml:space="preserve"> </w:t>
            </w:r>
            <w:r w:rsidR="00321AFA">
              <w:rPr>
                <w:rFonts w:ascii="Times New Roman" w:eastAsia="바탕체" w:hAnsi="Times New Roman" w:hint="eastAsia"/>
                <w:sz w:val="20"/>
                <w:szCs w:val="20"/>
                <w:lang w:eastAsia="ko-KR"/>
              </w:rPr>
              <w:t>인정함</w:t>
            </w:r>
            <w:r w:rsidR="00321AFA">
              <w:rPr>
                <w:rFonts w:ascii="Times New Roman" w:eastAsia="바탕체" w:hAnsi="Times New Roman" w:hint="eastAsia"/>
                <w:sz w:val="20"/>
                <w:szCs w:val="20"/>
                <w:lang w:eastAsia="ko-KR"/>
              </w:rPr>
              <w:t>.</w:t>
            </w:r>
            <w:r w:rsidR="00321AFA">
              <w:rPr>
                <w:rFonts w:ascii="Times New Roman" w:eastAsia="바탕체" w:hAnsi="Times New Roman"/>
                <w:sz w:val="20"/>
                <w:szCs w:val="20"/>
                <w:lang w:eastAsia="ko-KR"/>
              </w:rPr>
              <w:t xml:space="preserve"> </w:t>
            </w:r>
            <w:r w:rsidR="00321AFA">
              <w:rPr>
                <w:rFonts w:ascii="Times New Roman" w:eastAsia="바탕체" w:hAnsi="Times New Roman" w:hint="eastAsia"/>
                <w:sz w:val="20"/>
                <w:szCs w:val="20"/>
                <w:lang w:eastAsia="ko-KR"/>
              </w:rPr>
              <w:t>이러한</w:t>
            </w:r>
            <w:r w:rsidR="00321AFA">
              <w:rPr>
                <w:rFonts w:ascii="Times New Roman" w:eastAsia="바탕체" w:hAnsi="Times New Roman" w:hint="eastAsia"/>
                <w:sz w:val="20"/>
                <w:szCs w:val="20"/>
                <w:lang w:eastAsia="ko-KR"/>
              </w:rPr>
              <w:t xml:space="preserve"> </w:t>
            </w:r>
            <w:r w:rsidR="00321AFA">
              <w:rPr>
                <w:rFonts w:ascii="Times New Roman" w:eastAsia="바탕체" w:hAnsi="Times New Roman" w:hint="eastAsia"/>
                <w:sz w:val="20"/>
                <w:szCs w:val="20"/>
                <w:lang w:eastAsia="ko-KR"/>
              </w:rPr>
              <w:t>상가건물</w:t>
            </w:r>
            <w:r w:rsidR="00321AFA">
              <w:rPr>
                <w:rFonts w:ascii="Times New Roman" w:eastAsia="바탕체" w:hAnsi="Times New Roman" w:hint="eastAsia"/>
                <w:sz w:val="20"/>
                <w:szCs w:val="20"/>
                <w:lang w:eastAsia="ko-KR"/>
              </w:rPr>
              <w:t xml:space="preserve"> </w:t>
            </w:r>
            <w:r w:rsidR="00321AFA">
              <w:rPr>
                <w:rFonts w:ascii="Times New Roman" w:eastAsia="바탕체" w:hAnsi="Times New Roman" w:hint="eastAsia"/>
                <w:sz w:val="20"/>
                <w:szCs w:val="20"/>
                <w:lang w:eastAsia="ko-KR"/>
              </w:rPr>
              <w:t>임대차보호법에</w:t>
            </w:r>
            <w:r w:rsidR="00321AFA">
              <w:rPr>
                <w:rFonts w:ascii="Times New Roman" w:eastAsia="바탕체" w:hAnsi="Times New Roman" w:hint="eastAsia"/>
                <w:sz w:val="20"/>
                <w:szCs w:val="20"/>
                <w:lang w:eastAsia="ko-KR"/>
              </w:rPr>
              <w:t xml:space="preserve"> </w:t>
            </w:r>
            <w:r w:rsidR="00321AFA">
              <w:rPr>
                <w:rFonts w:ascii="Times New Roman" w:eastAsia="바탕체" w:hAnsi="Times New Roman" w:hint="eastAsia"/>
                <w:sz w:val="20"/>
                <w:szCs w:val="20"/>
                <w:lang w:eastAsia="ko-KR"/>
              </w:rPr>
              <w:t>따른</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규정은</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강행규정으로서</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임대차계약에서</w:t>
            </w:r>
            <w:r w:rsidRPr="0047212E">
              <w:rPr>
                <w:rFonts w:ascii="Times New Roman" w:eastAsia="바탕체" w:hAnsi="Times New Roman"/>
                <w:sz w:val="20"/>
                <w:szCs w:val="20"/>
              </w:rPr>
              <w:t xml:space="preserve"> </w:t>
            </w:r>
            <w:r w:rsidR="00321AFA">
              <w:rPr>
                <w:rFonts w:ascii="Times New Roman" w:eastAsia="바탕체" w:hAnsi="Times New Roman" w:hint="eastAsia"/>
                <w:sz w:val="20"/>
                <w:szCs w:val="20"/>
                <w:lang w:eastAsia="ko-KR"/>
              </w:rPr>
              <w:t>이와</w:t>
            </w:r>
            <w:r w:rsidR="00321AFA">
              <w:rPr>
                <w:rFonts w:ascii="Times New Roman" w:eastAsia="바탕체" w:hAnsi="Times New Roman" w:hint="eastAsia"/>
                <w:sz w:val="20"/>
                <w:szCs w:val="20"/>
                <w:lang w:eastAsia="ko-KR"/>
              </w:rPr>
              <w:t xml:space="preserve"> </w:t>
            </w:r>
            <w:r w:rsidR="00321AFA">
              <w:rPr>
                <w:rFonts w:ascii="Times New Roman" w:eastAsia="바탕체" w:hAnsi="Times New Roman" w:hint="eastAsia"/>
                <w:sz w:val="20"/>
                <w:szCs w:val="20"/>
                <w:lang w:eastAsia="ko-KR"/>
              </w:rPr>
              <w:t>다른</w:t>
            </w:r>
            <w:r w:rsidR="00321AFA">
              <w:rPr>
                <w:rFonts w:ascii="Times New Roman" w:eastAsia="바탕체" w:hAnsi="Times New Roman" w:hint="eastAsia"/>
                <w:sz w:val="20"/>
                <w:szCs w:val="20"/>
                <w:lang w:eastAsia="ko-KR"/>
              </w:rPr>
              <w:t xml:space="preserve"> </w:t>
            </w:r>
            <w:r w:rsidRPr="0047212E">
              <w:rPr>
                <w:rFonts w:ascii="Times New Roman" w:eastAsia="바탕체" w:hAnsi="Times New Roman" w:hint="eastAsia"/>
                <w:sz w:val="20"/>
                <w:szCs w:val="20"/>
              </w:rPr>
              <w:t>약정을</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한다고</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하여도</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임차인에게</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불리한</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것은</w:t>
            </w:r>
            <w:r w:rsidRPr="0047212E">
              <w:rPr>
                <w:rFonts w:ascii="Times New Roman" w:eastAsia="바탕체" w:hAnsi="Times New Roman"/>
                <w:sz w:val="20"/>
                <w:szCs w:val="20"/>
              </w:rPr>
              <w:t xml:space="preserve"> </w:t>
            </w:r>
            <w:r w:rsidRPr="0047212E">
              <w:rPr>
                <w:rFonts w:ascii="Times New Roman" w:eastAsia="바탕체" w:hAnsi="Times New Roman" w:hint="eastAsia"/>
                <w:sz w:val="20"/>
                <w:szCs w:val="20"/>
              </w:rPr>
              <w:t>무효</w:t>
            </w:r>
            <w:r w:rsidR="00321AFA">
              <w:rPr>
                <w:rFonts w:ascii="Times New Roman" w:eastAsia="바탕체" w:hAnsi="Times New Roman" w:hint="eastAsia"/>
                <w:sz w:val="20"/>
                <w:szCs w:val="20"/>
                <w:lang w:eastAsia="ko-KR"/>
              </w:rPr>
              <w:t>로</w:t>
            </w:r>
            <w:r w:rsidR="00321AFA">
              <w:rPr>
                <w:rFonts w:ascii="Times New Roman" w:eastAsia="바탕체" w:hAnsi="Times New Roman" w:hint="eastAsia"/>
                <w:sz w:val="20"/>
                <w:szCs w:val="20"/>
                <w:lang w:eastAsia="ko-KR"/>
              </w:rPr>
              <w:t xml:space="preserve"> </w:t>
            </w:r>
            <w:r w:rsidR="00321AFA">
              <w:rPr>
                <w:rFonts w:ascii="Times New Roman" w:eastAsia="바탕체" w:hAnsi="Times New Roman" w:hint="eastAsia"/>
                <w:sz w:val="20"/>
                <w:szCs w:val="20"/>
                <w:lang w:eastAsia="ko-KR"/>
              </w:rPr>
              <w:t>해석됨</w:t>
            </w:r>
            <w:r w:rsidR="00273925">
              <w:rPr>
                <w:rFonts w:ascii="Times New Roman" w:eastAsia="바탕체" w:hAnsi="Times New Roman" w:hint="eastAsia"/>
                <w:sz w:val="20"/>
                <w:szCs w:val="20"/>
              </w:rPr>
              <w:t>(</w:t>
            </w:r>
            <w:r w:rsidR="00273925">
              <w:rPr>
                <w:rFonts w:ascii="Times New Roman" w:eastAsia="바탕체" w:hAnsi="Times New Roman" w:hint="eastAsia"/>
                <w:sz w:val="20"/>
                <w:szCs w:val="20"/>
              </w:rPr>
              <w:t>상가건물</w:t>
            </w:r>
            <w:r w:rsidR="00273925">
              <w:rPr>
                <w:rFonts w:ascii="Times New Roman" w:eastAsia="바탕체" w:hAnsi="Times New Roman" w:hint="eastAsia"/>
                <w:sz w:val="20"/>
                <w:szCs w:val="20"/>
              </w:rPr>
              <w:t xml:space="preserve"> </w:t>
            </w:r>
            <w:r w:rsidR="00273925">
              <w:rPr>
                <w:rFonts w:ascii="Times New Roman" w:eastAsia="바탕체" w:hAnsi="Times New Roman" w:hint="eastAsia"/>
                <w:sz w:val="20"/>
                <w:szCs w:val="20"/>
              </w:rPr>
              <w:t>임대차보호법</w:t>
            </w:r>
            <w:r w:rsidR="00273925">
              <w:rPr>
                <w:rFonts w:ascii="Times New Roman" w:eastAsia="바탕체" w:hAnsi="Times New Roman" w:hint="eastAsia"/>
                <w:sz w:val="20"/>
                <w:szCs w:val="20"/>
              </w:rPr>
              <w:t xml:space="preserve"> </w:t>
            </w:r>
            <w:r w:rsidR="00273925">
              <w:rPr>
                <w:rFonts w:ascii="Times New Roman" w:eastAsia="바탕체" w:hAnsi="Times New Roman" w:hint="eastAsia"/>
                <w:sz w:val="20"/>
                <w:szCs w:val="20"/>
              </w:rPr>
              <w:t>제</w:t>
            </w:r>
            <w:r w:rsidR="00273925">
              <w:rPr>
                <w:rFonts w:ascii="Times New Roman" w:eastAsia="바탕체" w:hAnsi="Times New Roman" w:hint="eastAsia"/>
                <w:sz w:val="20"/>
                <w:szCs w:val="20"/>
              </w:rPr>
              <w:t>15</w:t>
            </w:r>
            <w:r w:rsidR="00273925">
              <w:rPr>
                <w:rFonts w:ascii="Times New Roman" w:eastAsia="바탕체" w:hAnsi="Times New Roman" w:hint="eastAsia"/>
                <w:sz w:val="20"/>
                <w:szCs w:val="20"/>
              </w:rPr>
              <w:t>조</w:t>
            </w:r>
            <w:r w:rsidR="00273925">
              <w:rPr>
                <w:rFonts w:ascii="Times New Roman" w:eastAsia="바탕체" w:hAnsi="Times New Roman" w:hint="eastAsia"/>
                <w:sz w:val="20"/>
                <w:szCs w:val="20"/>
              </w:rPr>
              <w:t>)</w:t>
            </w:r>
            <w:r w:rsidRPr="0047212E">
              <w:rPr>
                <w:rFonts w:ascii="Times New Roman" w:eastAsia="바탕체" w:hAnsi="Times New Roman"/>
                <w:sz w:val="20"/>
                <w:szCs w:val="20"/>
              </w:rPr>
              <w:t>.</w:t>
            </w:r>
          </w:p>
          <w:p w14:paraId="3C4B7D30" w14:textId="77777777" w:rsidR="00512080"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rPr>
            </w:pPr>
          </w:p>
          <w:p w14:paraId="73D44AEF" w14:textId="707F71E4" w:rsidR="0047212E" w:rsidRPr="00512080" w:rsidRDefault="0047212E" w:rsidP="0047212E">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lang w:eastAsia="ko-KR"/>
              </w:rPr>
              <w:t>대항력</w:t>
            </w:r>
          </w:p>
          <w:p w14:paraId="6A47C3B7" w14:textId="2A5FDADA" w:rsidR="0047212E" w:rsidRDefault="0047212E" w:rsidP="0047212E">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47212E">
              <w:rPr>
                <w:rFonts w:ascii="Times New Roman" w:eastAsia="바탕체" w:hAnsi="Times New Roman"/>
                <w:sz w:val="20"/>
                <w:szCs w:val="20"/>
              </w:rPr>
              <w:t>임차인은</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임차건물의</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양수인에</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대하여</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동일한</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조건의</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임대차를</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주장할</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수</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있는</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법상</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권리를</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가짐</w:t>
            </w:r>
            <w:r w:rsidRPr="0047212E">
              <w:rPr>
                <w:rFonts w:ascii="Times New Roman" w:eastAsia="바탕체" w:hAnsi="Times New Roman"/>
                <w:sz w:val="20"/>
                <w:szCs w:val="20"/>
              </w:rPr>
              <w:t>(</w:t>
            </w:r>
            <w:r w:rsidRPr="0047212E">
              <w:rPr>
                <w:rFonts w:ascii="Times New Roman" w:eastAsia="바탕체" w:hAnsi="Times New Roman"/>
                <w:sz w:val="20"/>
                <w:szCs w:val="20"/>
              </w:rPr>
              <w:t>즉</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임차건물의</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양수인은</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임대인의</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지위를</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승계한</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것으로</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봄</w:t>
            </w:r>
            <w:r w:rsidRPr="0047212E">
              <w:rPr>
                <w:rFonts w:ascii="Times New Roman" w:eastAsia="바탕체" w:hAnsi="Times New Roman"/>
                <w:sz w:val="20"/>
                <w:szCs w:val="20"/>
              </w:rPr>
              <w:t>)</w:t>
            </w:r>
            <w:r>
              <w:rPr>
                <w:rFonts w:ascii="Times New Roman" w:eastAsia="바탕체" w:hAnsi="Times New Roman"/>
                <w:sz w:val="20"/>
                <w:szCs w:val="20"/>
              </w:rPr>
              <w:t>(</w:t>
            </w:r>
            <w:r>
              <w:rPr>
                <w:rFonts w:ascii="Times New Roman" w:eastAsia="바탕체" w:hAnsi="Times New Roman" w:hint="eastAsia"/>
                <w:sz w:val="20"/>
                <w:szCs w:val="20"/>
              </w:rPr>
              <w:t>상가건물</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임대차보호법</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제</w:t>
            </w:r>
            <w:r>
              <w:rPr>
                <w:rFonts w:ascii="Times New Roman" w:eastAsia="바탕체" w:hAnsi="Times New Roman" w:hint="eastAsia"/>
                <w:sz w:val="20"/>
                <w:szCs w:val="20"/>
              </w:rPr>
              <w:t>3</w:t>
            </w:r>
            <w:r>
              <w:rPr>
                <w:rFonts w:ascii="Times New Roman" w:eastAsia="바탕체" w:hAnsi="Times New Roman" w:hint="eastAsia"/>
                <w:sz w:val="20"/>
                <w:szCs w:val="20"/>
              </w:rPr>
              <w:t>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제</w:t>
            </w:r>
            <w:r>
              <w:rPr>
                <w:rFonts w:ascii="Times New Roman" w:eastAsia="바탕체" w:hAnsi="Times New Roman" w:hint="eastAsia"/>
                <w:sz w:val="20"/>
                <w:szCs w:val="20"/>
              </w:rPr>
              <w:t>1</w:t>
            </w:r>
            <w:r>
              <w:rPr>
                <w:rFonts w:ascii="Times New Roman" w:eastAsia="바탕체" w:hAnsi="Times New Roman" w:hint="eastAsia"/>
                <w:sz w:val="20"/>
                <w:szCs w:val="20"/>
              </w:rPr>
              <w:t>항</w:t>
            </w:r>
            <w:r>
              <w:rPr>
                <w:rFonts w:ascii="Times New Roman" w:eastAsia="바탕체" w:hAnsi="Times New Roman" w:hint="eastAsia"/>
                <w:sz w:val="20"/>
                <w:szCs w:val="20"/>
              </w:rPr>
              <w:t>)</w:t>
            </w:r>
            <w:r w:rsidRPr="0047212E">
              <w:rPr>
                <w:rFonts w:ascii="Times New Roman" w:eastAsia="바탕체" w:hAnsi="Times New Roman"/>
                <w:sz w:val="20"/>
                <w:szCs w:val="20"/>
              </w:rPr>
              <w:t xml:space="preserve">. </w:t>
            </w:r>
            <w:r>
              <w:rPr>
                <w:rFonts w:ascii="Times New Roman" w:eastAsia="바탕체" w:hAnsi="Times New Roman" w:hint="eastAsia"/>
                <w:sz w:val="20"/>
                <w:szCs w:val="20"/>
              </w:rPr>
              <w:t>이는</w:t>
            </w:r>
            <w:r>
              <w:rPr>
                <w:rFonts w:ascii="Times New Roman" w:eastAsia="바탕체" w:hAnsi="Times New Roman" w:hint="eastAsia"/>
                <w:sz w:val="20"/>
                <w:szCs w:val="20"/>
              </w:rPr>
              <w:t xml:space="preserve"> </w:t>
            </w:r>
            <w:r w:rsidRPr="0047212E">
              <w:rPr>
                <w:rFonts w:ascii="Times New Roman" w:eastAsia="바탕체" w:hAnsi="Times New Roman"/>
                <w:sz w:val="20"/>
                <w:szCs w:val="20"/>
              </w:rPr>
              <w:t xml:space="preserve">2015. 5. 13. </w:t>
            </w:r>
            <w:r w:rsidRPr="0047212E">
              <w:rPr>
                <w:rFonts w:ascii="Times New Roman" w:eastAsia="바탕체" w:hAnsi="Times New Roman"/>
                <w:sz w:val="20"/>
                <w:szCs w:val="20"/>
              </w:rPr>
              <w:t>이후</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최초로</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계약이</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체결되거나</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갱신되는</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임대차에</w:t>
            </w:r>
            <w:r w:rsidRPr="0047212E">
              <w:rPr>
                <w:rFonts w:ascii="Times New Roman" w:eastAsia="바탕체" w:hAnsi="Times New Roman"/>
                <w:sz w:val="20"/>
                <w:szCs w:val="20"/>
              </w:rPr>
              <w:t xml:space="preserve"> </w:t>
            </w:r>
            <w:r>
              <w:rPr>
                <w:rFonts w:ascii="Times New Roman" w:eastAsia="바탕체" w:hAnsi="Times New Roman"/>
                <w:sz w:val="20"/>
                <w:szCs w:val="20"/>
              </w:rPr>
              <w:t>적용</w:t>
            </w:r>
            <w:r>
              <w:rPr>
                <w:rFonts w:ascii="Times New Roman" w:eastAsia="바탕체" w:hAnsi="Times New Roman" w:hint="eastAsia"/>
                <w:sz w:val="20"/>
                <w:szCs w:val="20"/>
              </w:rPr>
              <w:t>되며</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임대차계약은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전부</w:t>
            </w:r>
            <w:r>
              <w:rPr>
                <w:rFonts w:ascii="Times New Roman" w:eastAsia="바탕체" w:hAnsi="Times New Roman" w:hint="eastAsia"/>
                <w:sz w:val="20"/>
                <w:szCs w:val="20"/>
              </w:rPr>
              <w:t xml:space="preserve"> 2015. 5. 13. </w:t>
            </w:r>
            <w:r>
              <w:rPr>
                <w:rFonts w:ascii="Times New Roman" w:eastAsia="바탕체" w:hAnsi="Times New Roman" w:hint="eastAsia"/>
                <w:sz w:val="20"/>
                <w:szCs w:val="20"/>
              </w:rPr>
              <w:t>이후</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체결되었으므로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임대차계약상</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임차인들은</w:t>
            </w:r>
            <w:r>
              <w:rPr>
                <w:rFonts w:ascii="Times New Roman" w:eastAsia="바탕체" w:hAnsi="Times New Roman" w:hint="eastAsia"/>
                <w:sz w:val="20"/>
                <w:szCs w:val="20"/>
              </w:rPr>
              <w:t xml:space="preserve"> </w:t>
            </w:r>
            <w:r>
              <w:rPr>
                <w:rFonts w:ascii="Times New Roman" w:eastAsia="바탕체" w:hAnsi="Times New Roman" w:hint="eastAsia"/>
                <w:sz w:val="20"/>
                <w:szCs w:val="20"/>
              </w:rPr>
              <w:t>대항력을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가짐</w:t>
            </w:r>
            <w:r>
              <w:rPr>
                <w:rFonts w:ascii="Times New Roman" w:eastAsia="바탕체" w:hAnsi="Times New Roman" w:hint="eastAsia"/>
                <w:sz w:val="20"/>
                <w:szCs w:val="20"/>
              </w:rPr>
              <w:t>.</w:t>
            </w:r>
            <w:r w:rsidR="00273925">
              <w:rPr>
                <w:rFonts w:ascii="Times New Roman" w:eastAsia="바탕체" w:hAnsi="Times New Roman"/>
                <w:sz w:val="20"/>
                <w:szCs w:val="20"/>
                <w:lang w:eastAsia="ko-KR"/>
              </w:rPr>
              <w:t xml:space="preserve"> </w:t>
            </w:r>
          </w:p>
          <w:p w14:paraId="7E0F77A3" w14:textId="77777777" w:rsidR="00512080"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rPr>
            </w:pPr>
          </w:p>
          <w:p w14:paraId="47AD1029" w14:textId="0D027927" w:rsidR="0047212E" w:rsidRPr="00512080" w:rsidRDefault="0047212E" w:rsidP="0047212E">
            <w:pPr>
              <w:wordWrap w:val="0"/>
              <w:autoSpaceDE w:val="0"/>
              <w:autoSpaceDN w:val="0"/>
              <w:snapToGrid w:val="0"/>
              <w:spacing w:after="120" w:line="280" w:lineRule="atLeast"/>
              <w:jc w:val="both"/>
              <w:rPr>
                <w:rFonts w:ascii="Times New Roman" w:eastAsia="바탕체" w:hAnsi="Times New Roman"/>
                <w:b/>
                <w:sz w:val="20"/>
                <w:szCs w:val="20"/>
                <w:u w:val="single"/>
              </w:rPr>
            </w:pPr>
            <w:r w:rsidRPr="00512080">
              <w:rPr>
                <w:rFonts w:ascii="Times New Roman" w:eastAsia="바탕체" w:hAnsi="Times New Roman" w:hint="eastAsia"/>
                <w:b/>
                <w:sz w:val="20"/>
                <w:szCs w:val="20"/>
                <w:u w:val="single"/>
                <w:lang w:eastAsia="ko-KR"/>
              </w:rPr>
              <w:t>권</w:t>
            </w:r>
            <w:r w:rsidRPr="00512080">
              <w:rPr>
                <w:rFonts w:ascii="Times New Roman" w:eastAsia="바탕체" w:hAnsi="Times New Roman"/>
                <w:b/>
                <w:sz w:val="20"/>
                <w:szCs w:val="20"/>
                <w:u w:val="single"/>
                <w:lang w:eastAsia="ko-KR"/>
              </w:rPr>
              <w:t>리금</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회</w:t>
            </w:r>
            <w:r w:rsidRPr="00512080">
              <w:rPr>
                <w:rFonts w:ascii="Times New Roman" w:eastAsia="바탕체" w:hAnsi="Times New Roman"/>
                <w:b/>
                <w:sz w:val="20"/>
                <w:szCs w:val="20"/>
                <w:u w:val="single"/>
                <w:lang w:eastAsia="ko-KR"/>
              </w:rPr>
              <w:t>수기회</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보</w:t>
            </w:r>
            <w:r w:rsidRPr="00512080">
              <w:rPr>
                <w:rFonts w:ascii="Times New Roman" w:eastAsia="바탕체" w:hAnsi="Times New Roman"/>
                <w:b/>
                <w:sz w:val="20"/>
                <w:szCs w:val="20"/>
                <w:u w:val="single"/>
                <w:lang w:eastAsia="ko-KR"/>
              </w:rPr>
              <w:t>장</w:t>
            </w:r>
          </w:p>
          <w:p w14:paraId="73E08AB1" w14:textId="77777777" w:rsidR="0047212E" w:rsidRDefault="0047212E" w:rsidP="0047212E">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47212E">
              <w:rPr>
                <w:rFonts w:ascii="Times New Roman" w:eastAsia="바탕체" w:hAnsi="Times New Roman"/>
                <w:sz w:val="20"/>
                <w:szCs w:val="20"/>
              </w:rPr>
              <w:t>임차인</w:t>
            </w:r>
            <w:r w:rsidRPr="0047212E">
              <w:rPr>
                <w:rFonts w:ascii="Times New Roman" w:eastAsia="바탕체" w:hAnsi="Times New Roman"/>
                <w:sz w:val="20"/>
                <w:szCs w:val="20"/>
              </w:rPr>
              <w:t xml:space="preserve">(2015. 5. 13. </w:t>
            </w:r>
            <w:r w:rsidRPr="0047212E">
              <w:rPr>
                <w:rFonts w:ascii="Times New Roman" w:eastAsia="바탕체" w:hAnsi="Times New Roman"/>
                <w:sz w:val="20"/>
                <w:szCs w:val="20"/>
              </w:rPr>
              <w:t>이후</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유효하게</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존속하고</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있는</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임대차에</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한함</w:t>
            </w:r>
            <w:r w:rsidRPr="0047212E">
              <w:rPr>
                <w:rFonts w:ascii="Times New Roman" w:eastAsia="바탕체" w:hAnsi="Times New Roman"/>
                <w:sz w:val="20"/>
                <w:szCs w:val="20"/>
              </w:rPr>
              <w:t>)</w:t>
            </w:r>
            <w:r w:rsidRPr="0047212E">
              <w:rPr>
                <w:rFonts w:ascii="Times New Roman" w:eastAsia="바탕체" w:hAnsi="Times New Roman"/>
                <w:sz w:val="20"/>
                <w:szCs w:val="20"/>
              </w:rPr>
              <w:t>은</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그</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임대차목적물에</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대한</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권리금을</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회수할</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수</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있고</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임대인은</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임대차기간이</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끝나기</w:t>
            </w:r>
            <w:r w:rsidRPr="0047212E">
              <w:rPr>
                <w:rFonts w:ascii="Times New Roman" w:eastAsia="바탕체" w:hAnsi="Times New Roman"/>
                <w:sz w:val="20"/>
                <w:szCs w:val="20"/>
              </w:rPr>
              <w:t xml:space="preserve"> 6</w:t>
            </w:r>
            <w:r w:rsidRPr="0047212E">
              <w:rPr>
                <w:rFonts w:ascii="Times New Roman" w:eastAsia="바탕체" w:hAnsi="Times New Roman"/>
                <w:sz w:val="20"/>
                <w:szCs w:val="20"/>
              </w:rPr>
              <w:t>개월</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전부터</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임대차</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종료</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시까지</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임차인이</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주선한</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신규임차인이</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되려는</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자로부터</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권리금을</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지급받는</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것을</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방해하여서는</w:t>
            </w:r>
            <w:r w:rsidRPr="0047212E">
              <w:rPr>
                <w:rFonts w:ascii="Times New Roman" w:eastAsia="바탕체" w:hAnsi="Times New Roman"/>
                <w:sz w:val="20"/>
                <w:szCs w:val="20"/>
              </w:rPr>
              <w:t xml:space="preserve"> </w:t>
            </w:r>
            <w:r w:rsidRPr="0047212E">
              <w:rPr>
                <w:rFonts w:ascii="Times New Roman" w:eastAsia="바탕체" w:hAnsi="Times New Roman"/>
                <w:sz w:val="20"/>
                <w:szCs w:val="20"/>
              </w:rPr>
              <w:t>아니됨</w:t>
            </w:r>
            <w:r w:rsidR="00273925">
              <w:rPr>
                <w:rFonts w:ascii="Times New Roman" w:eastAsia="바탕체" w:hAnsi="Times New Roman" w:hint="eastAsia"/>
                <w:sz w:val="20"/>
                <w:szCs w:val="20"/>
              </w:rPr>
              <w:t>(</w:t>
            </w:r>
            <w:r w:rsidR="00273925">
              <w:rPr>
                <w:rFonts w:ascii="Times New Roman" w:eastAsia="바탕체" w:hAnsi="Times New Roman" w:hint="eastAsia"/>
                <w:sz w:val="20"/>
                <w:szCs w:val="20"/>
              </w:rPr>
              <w:t>상가건물</w:t>
            </w:r>
            <w:r w:rsidR="00273925">
              <w:rPr>
                <w:rFonts w:ascii="Times New Roman" w:eastAsia="바탕체" w:hAnsi="Times New Roman" w:hint="eastAsia"/>
                <w:sz w:val="20"/>
                <w:szCs w:val="20"/>
              </w:rPr>
              <w:t xml:space="preserve"> </w:t>
            </w:r>
            <w:r w:rsidR="00273925">
              <w:rPr>
                <w:rFonts w:ascii="Times New Roman" w:eastAsia="바탕체" w:hAnsi="Times New Roman" w:hint="eastAsia"/>
                <w:sz w:val="20"/>
                <w:szCs w:val="20"/>
              </w:rPr>
              <w:t>임대차보호법</w:t>
            </w:r>
            <w:r w:rsidR="00273925">
              <w:rPr>
                <w:rFonts w:ascii="Times New Roman" w:eastAsia="바탕체" w:hAnsi="Times New Roman" w:hint="eastAsia"/>
                <w:sz w:val="20"/>
                <w:szCs w:val="20"/>
              </w:rPr>
              <w:t xml:space="preserve"> </w:t>
            </w:r>
            <w:r w:rsidR="00273925">
              <w:rPr>
                <w:rFonts w:ascii="Times New Roman" w:eastAsia="바탕체" w:hAnsi="Times New Roman" w:hint="eastAsia"/>
                <w:sz w:val="20"/>
                <w:szCs w:val="20"/>
              </w:rPr>
              <w:t>제</w:t>
            </w:r>
            <w:r w:rsidR="00273925">
              <w:rPr>
                <w:rFonts w:ascii="Times New Roman" w:eastAsia="바탕체" w:hAnsi="Times New Roman" w:hint="eastAsia"/>
                <w:sz w:val="20"/>
                <w:szCs w:val="20"/>
              </w:rPr>
              <w:t>10</w:t>
            </w:r>
            <w:r w:rsidR="00273925">
              <w:rPr>
                <w:rFonts w:ascii="Times New Roman" w:eastAsia="바탕체" w:hAnsi="Times New Roman" w:hint="eastAsia"/>
                <w:sz w:val="20"/>
                <w:szCs w:val="20"/>
              </w:rPr>
              <w:t>조의</w:t>
            </w:r>
            <w:r w:rsidR="00273925">
              <w:rPr>
                <w:rFonts w:ascii="Times New Roman" w:eastAsia="바탕체" w:hAnsi="Times New Roman" w:hint="eastAsia"/>
                <w:sz w:val="20"/>
                <w:szCs w:val="20"/>
              </w:rPr>
              <w:t xml:space="preserve">4 </w:t>
            </w:r>
            <w:r w:rsidR="00273925">
              <w:rPr>
                <w:rFonts w:ascii="Times New Roman" w:eastAsia="바탕체" w:hAnsi="Times New Roman" w:hint="eastAsia"/>
                <w:sz w:val="20"/>
                <w:szCs w:val="20"/>
              </w:rPr>
              <w:t>제</w:t>
            </w:r>
            <w:r w:rsidR="00273925">
              <w:rPr>
                <w:rFonts w:ascii="Times New Roman" w:eastAsia="바탕체" w:hAnsi="Times New Roman" w:hint="eastAsia"/>
                <w:sz w:val="20"/>
                <w:szCs w:val="20"/>
              </w:rPr>
              <w:t>1</w:t>
            </w:r>
            <w:r w:rsidR="00273925">
              <w:rPr>
                <w:rFonts w:ascii="Times New Roman" w:eastAsia="바탕체" w:hAnsi="Times New Roman" w:hint="eastAsia"/>
                <w:sz w:val="20"/>
                <w:szCs w:val="20"/>
              </w:rPr>
              <w:t>항</w:t>
            </w:r>
            <w:r w:rsidR="00273925">
              <w:rPr>
                <w:rFonts w:ascii="Times New Roman" w:eastAsia="바탕체" w:hAnsi="Times New Roman" w:hint="eastAsia"/>
                <w:sz w:val="20"/>
                <w:szCs w:val="20"/>
              </w:rPr>
              <w:t>)</w:t>
            </w:r>
            <w:r w:rsidRPr="0047212E">
              <w:rPr>
                <w:rFonts w:ascii="Times New Roman" w:eastAsia="바탕체" w:hAnsi="Times New Roman"/>
                <w:sz w:val="20"/>
                <w:szCs w:val="20"/>
              </w:rPr>
              <w:t>.</w:t>
            </w:r>
          </w:p>
          <w:p w14:paraId="7F844A5E" w14:textId="7340F30A" w:rsidR="00273925" w:rsidRDefault="00273925" w:rsidP="00273925">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임대차계약</w:t>
            </w:r>
            <w:r w:rsidR="008B60FC">
              <w:rPr>
                <w:rFonts w:ascii="Times New Roman" w:eastAsia="바탕체" w:hAnsi="Times New Roman" w:hint="eastAsia"/>
                <w:sz w:val="20"/>
                <w:szCs w:val="20"/>
                <w:lang w:eastAsia="ko-KR"/>
              </w:rPr>
              <w:t>에</w:t>
            </w:r>
            <w:r w:rsidR="008B60FC">
              <w:rPr>
                <w:rFonts w:ascii="Times New Roman" w:eastAsia="바탕체" w:hAnsi="Times New Roman" w:hint="eastAsia"/>
                <w:sz w:val="20"/>
                <w:szCs w:val="20"/>
                <w:lang w:eastAsia="ko-KR"/>
              </w:rPr>
              <w:t xml:space="preserve"> </w:t>
            </w:r>
            <w:r w:rsidR="008B60FC">
              <w:rPr>
                <w:rFonts w:ascii="Times New Roman" w:eastAsia="바탕체" w:hAnsi="Times New Roman" w:hint="eastAsia"/>
                <w:sz w:val="20"/>
                <w:szCs w:val="20"/>
                <w:lang w:eastAsia="ko-KR"/>
              </w:rPr>
              <w:t>의하면</w:t>
            </w:r>
            <w:r w:rsidR="008B60FC">
              <w:rPr>
                <w:rFonts w:ascii="Times New Roman" w:eastAsia="바탕체" w:hAnsi="Times New Roman" w:hint="eastAsia"/>
                <w:sz w:val="20"/>
                <w:szCs w:val="20"/>
                <w:lang w:eastAsia="ko-KR"/>
              </w:rPr>
              <w:t xml:space="preserve"> </w:t>
            </w:r>
            <w:r w:rsidRPr="00273925">
              <w:rPr>
                <w:rFonts w:ascii="Times New Roman" w:eastAsia="바탕체" w:hAnsi="Times New Roman" w:hint="eastAsia"/>
                <w:sz w:val="20"/>
                <w:szCs w:val="20"/>
              </w:rPr>
              <w:t>임차인은</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임대인</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기타</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제</w:t>
            </w:r>
            <w:r w:rsidRPr="00273925">
              <w:rPr>
                <w:rFonts w:ascii="Times New Roman" w:eastAsia="바탕체" w:hAnsi="Times New Roman" w:hint="eastAsia"/>
                <w:sz w:val="20"/>
                <w:szCs w:val="20"/>
              </w:rPr>
              <w:t>3</w:t>
            </w:r>
            <w:r w:rsidRPr="00273925">
              <w:rPr>
                <w:rFonts w:ascii="Times New Roman" w:eastAsia="바탕체" w:hAnsi="Times New Roman" w:hint="eastAsia"/>
                <w:sz w:val="20"/>
                <w:szCs w:val="20"/>
              </w:rPr>
              <w:t>자에게</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영업권</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또는</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시설물의</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권리금</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기타</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이와</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유사한</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권리를</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주장할</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수</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없다고</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규정되어</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있는데</w:t>
            </w:r>
            <w:r w:rsidRPr="00273925">
              <w:rPr>
                <w:rFonts w:ascii="Times New Roman" w:eastAsia="바탕체" w:hAnsi="Times New Roman" w:hint="eastAsia"/>
                <w:sz w:val="20"/>
                <w:szCs w:val="20"/>
              </w:rPr>
              <w:t>(</w:t>
            </w:r>
            <w:r w:rsidRPr="00273925">
              <w:rPr>
                <w:rFonts w:ascii="Times New Roman" w:eastAsia="바탕체" w:hAnsi="Times New Roman" w:hint="eastAsia"/>
                <w:sz w:val="20"/>
                <w:szCs w:val="20"/>
              </w:rPr>
              <w:t>특약사항</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제</w:t>
            </w:r>
            <w:r w:rsidRPr="00273925">
              <w:rPr>
                <w:rFonts w:ascii="Times New Roman" w:eastAsia="바탕체" w:hAnsi="Times New Roman" w:hint="eastAsia"/>
                <w:sz w:val="20"/>
                <w:szCs w:val="20"/>
              </w:rPr>
              <w:t>6</w:t>
            </w:r>
            <w:r w:rsidRPr="00273925">
              <w:rPr>
                <w:rFonts w:ascii="Times New Roman" w:eastAsia="바탕체" w:hAnsi="Times New Roman" w:hint="eastAsia"/>
                <w:sz w:val="20"/>
                <w:szCs w:val="20"/>
              </w:rPr>
              <w:t>조</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또는</w:t>
            </w:r>
            <w:r w:rsidRPr="00273925">
              <w:rPr>
                <w:rFonts w:ascii="Times New Roman" w:eastAsia="바탕체" w:hAnsi="Times New Roman" w:hint="eastAsia"/>
                <w:sz w:val="20"/>
                <w:szCs w:val="20"/>
              </w:rPr>
              <w:t xml:space="preserve"> </w:t>
            </w:r>
            <w:r w:rsidRPr="00273925">
              <w:rPr>
                <w:rFonts w:ascii="Times New Roman" w:eastAsia="바탕체" w:hAnsi="Times New Roman" w:hint="eastAsia"/>
                <w:sz w:val="20"/>
                <w:szCs w:val="20"/>
              </w:rPr>
              <w:t>제</w:t>
            </w:r>
            <w:r w:rsidRPr="00273925">
              <w:rPr>
                <w:rFonts w:ascii="Times New Roman" w:eastAsia="바탕체" w:hAnsi="Times New Roman" w:hint="eastAsia"/>
                <w:sz w:val="20"/>
                <w:szCs w:val="20"/>
              </w:rPr>
              <w:t>7</w:t>
            </w:r>
            <w:r w:rsidRPr="00273925">
              <w:rPr>
                <w:rFonts w:ascii="Times New Roman" w:eastAsia="바탕체" w:hAnsi="Times New Roman" w:hint="eastAsia"/>
                <w:sz w:val="20"/>
                <w:szCs w:val="20"/>
              </w:rPr>
              <w:t>조</w:t>
            </w:r>
            <w:r w:rsidRPr="00273925">
              <w:rPr>
                <w:rFonts w:ascii="Times New Roman" w:eastAsia="바탕체" w:hAnsi="Times New Roman" w:hint="eastAsia"/>
                <w:sz w:val="20"/>
                <w:szCs w:val="20"/>
              </w:rPr>
              <w:t>)</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이러한</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권리금</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포기약정은</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상가건물</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임대차보호법</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제</w:t>
            </w:r>
            <w:r w:rsidRPr="00273925">
              <w:rPr>
                <w:rFonts w:ascii="Times New Roman" w:eastAsia="바탕체" w:hAnsi="Times New Roman"/>
                <w:sz w:val="20"/>
                <w:szCs w:val="20"/>
              </w:rPr>
              <w:t>15</w:t>
            </w:r>
            <w:r w:rsidRPr="00273925">
              <w:rPr>
                <w:rFonts w:ascii="Times New Roman" w:eastAsia="바탕체" w:hAnsi="Times New Roman"/>
                <w:sz w:val="20"/>
                <w:szCs w:val="20"/>
              </w:rPr>
              <w:t>조</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제</w:t>
            </w:r>
            <w:r w:rsidRPr="00273925">
              <w:rPr>
                <w:rFonts w:ascii="Times New Roman" w:eastAsia="바탕체" w:hAnsi="Times New Roman"/>
                <w:sz w:val="20"/>
                <w:szCs w:val="20"/>
              </w:rPr>
              <w:t>10</w:t>
            </w:r>
            <w:r w:rsidRPr="00273925">
              <w:rPr>
                <w:rFonts w:ascii="Times New Roman" w:eastAsia="바탕체" w:hAnsi="Times New Roman"/>
                <w:sz w:val="20"/>
                <w:szCs w:val="20"/>
              </w:rPr>
              <w:t>조의</w:t>
            </w:r>
            <w:r w:rsidRPr="00273925">
              <w:rPr>
                <w:rFonts w:ascii="Times New Roman" w:eastAsia="바탕체" w:hAnsi="Times New Roman"/>
                <w:sz w:val="20"/>
                <w:szCs w:val="20"/>
              </w:rPr>
              <w:t>4</w:t>
            </w:r>
            <w:r w:rsidRPr="00273925">
              <w:rPr>
                <w:rFonts w:ascii="Times New Roman" w:eastAsia="바탕체" w:hAnsi="Times New Roman"/>
                <w:sz w:val="20"/>
                <w:szCs w:val="20"/>
              </w:rPr>
              <w:t>의</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규정</w:t>
            </w:r>
            <w:r w:rsidR="0074303D">
              <w:rPr>
                <w:rFonts w:ascii="Times New Roman" w:eastAsia="바탕체" w:hAnsi="Times New Roman" w:hint="eastAsia"/>
                <w:sz w:val="20"/>
                <w:szCs w:val="20"/>
                <w:lang w:eastAsia="ko-KR"/>
              </w:rPr>
              <w:t>상</w:t>
            </w:r>
            <w:r w:rsidR="0074303D">
              <w:rPr>
                <w:rFonts w:ascii="Times New Roman" w:eastAsia="바탕체" w:hAnsi="Times New Roman" w:hint="eastAsia"/>
                <w:sz w:val="20"/>
                <w:szCs w:val="20"/>
                <w:lang w:eastAsia="ko-KR"/>
              </w:rPr>
              <w:t xml:space="preserve"> </w:t>
            </w:r>
            <w:r w:rsidR="0074303D">
              <w:rPr>
                <w:rFonts w:ascii="Times New Roman" w:eastAsia="바탕체" w:hAnsi="Times New Roman" w:hint="eastAsia"/>
                <w:sz w:val="20"/>
                <w:szCs w:val="20"/>
                <w:lang w:eastAsia="ko-KR"/>
              </w:rPr>
              <w:t>요건을</w:t>
            </w:r>
            <w:r w:rsidR="0074303D">
              <w:rPr>
                <w:rFonts w:ascii="Times New Roman" w:eastAsia="바탕체" w:hAnsi="Times New Roman" w:hint="eastAsia"/>
                <w:sz w:val="20"/>
                <w:szCs w:val="20"/>
                <w:lang w:eastAsia="ko-KR"/>
              </w:rPr>
              <w:t xml:space="preserve"> </w:t>
            </w:r>
            <w:r w:rsidR="0074303D">
              <w:rPr>
                <w:rFonts w:ascii="Times New Roman" w:eastAsia="바탕체" w:hAnsi="Times New Roman" w:hint="eastAsia"/>
                <w:sz w:val="20"/>
                <w:szCs w:val="20"/>
                <w:lang w:eastAsia="ko-KR"/>
              </w:rPr>
              <w:t>준</w:t>
            </w:r>
            <w:r w:rsidR="0074303D">
              <w:rPr>
                <w:rFonts w:ascii="Times New Roman" w:eastAsia="바탕체" w:hAnsi="Times New Roman"/>
                <w:sz w:val="20"/>
                <w:szCs w:val="20"/>
                <w:lang w:eastAsia="ko-KR"/>
              </w:rPr>
              <w:t>수하여</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임차인이</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스스로</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주선한</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신규임차인으로부터</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권리금을</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받으려는</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경우</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무효로</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판단될</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수</w:t>
            </w:r>
            <w:r w:rsidRPr="00273925">
              <w:rPr>
                <w:rFonts w:ascii="Times New Roman" w:eastAsia="바탕체" w:hAnsi="Times New Roman"/>
                <w:sz w:val="20"/>
                <w:szCs w:val="20"/>
              </w:rPr>
              <w:t xml:space="preserve"> </w:t>
            </w:r>
            <w:r w:rsidRPr="00273925">
              <w:rPr>
                <w:rFonts w:ascii="Times New Roman" w:eastAsia="바탕체" w:hAnsi="Times New Roman"/>
                <w:sz w:val="20"/>
                <w:szCs w:val="20"/>
              </w:rPr>
              <w:t>있</w:t>
            </w:r>
            <w:r w:rsidRPr="00273925">
              <w:rPr>
                <w:rFonts w:ascii="Times New Roman" w:eastAsia="바탕체" w:hAnsi="Times New Roman" w:hint="eastAsia"/>
                <w:sz w:val="20"/>
                <w:szCs w:val="20"/>
              </w:rPr>
              <w:t>음</w:t>
            </w:r>
            <w:r w:rsidRPr="00273925">
              <w:rPr>
                <w:rFonts w:ascii="Times New Roman" w:eastAsia="바탕체" w:hAnsi="Times New Roman" w:hint="eastAsia"/>
                <w:sz w:val="20"/>
                <w:szCs w:val="20"/>
              </w:rPr>
              <w:t>.</w:t>
            </w:r>
            <w:r w:rsidRPr="00273925">
              <w:rPr>
                <w:rFonts w:ascii="Times New Roman" w:eastAsia="바탕체" w:hAnsi="Times New Roman"/>
                <w:sz w:val="20"/>
                <w:szCs w:val="20"/>
                <w:vertAlign w:val="superscript"/>
              </w:rPr>
              <w:footnoteReference w:id="23"/>
            </w:r>
          </w:p>
          <w:p w14:paraId="3364D1F0" w14:textId="77777777" w:rsidR="00512080" w:rsidRDefault="00512080" w:rsidP="00512080">
            <w:pPr>
              <w:wordWrap w:val="0"/>
              <w:autoSpaceDE w:val="0"/>
              <w:autoSpaceDN w:val="0"/>
              <w:snapToGrid w:val="0"/>
              <w:spacing w:after="120" w:line="280" w:lineRule="atLeast"/>
              <w:ind w:left="288"/>
              <w:jc w:val="both"/>
              <w:rPr>
                <w:rFonts w:ascii="Times New Roman" w:eastAsia="바탕체" w:hAnsi="Times New Roman"/>
                <w:sz w:val="20"/>
                <w:szCs w:val="20"/>
              </w:rPr>
            </w:pPr>
          </w:p>
          <w:p w14:paraId="725BA8C7" w14:textId="786D9E26" w:rsidR="002A467B" w:rsidRPr="00512080" w:rsidRDefault="0018515D" w:rsidP="002A467B">
            <w:pPr>
              <w:wordWrap w:val="0"/>
              <w:autoSpaceDE w:val="0"/>
              <w:autoSpaceDN w:val="0"/>
              <w:snapToGrid w:val="0"/>
              <w:spacing w:after="120" w:line="280" w:lineRule="atLeast"/>
              <w:jc w:val="both"/>
              <w:rPr>
                <w:rFonts w:ascii="Times New Roman" w:eastAsia="바탕체" w:hAnsi="Times New Roman"/>
                <w:b/>
                <w:sz w:val="20"/>
                <w:szCs w:val="20"/>
                <w:u w:val="single"/>
                <w:lang w:eastAsia="ko-KR"/>
              </w:rPr>
            </w:pPr>
            <w:r w:rsidRPr="00512080">
              <w:rPr>
                <w:rFonts w:ascii="Times New Roman" w:eastAsia="바탕체" w:hAnsi="Times New Roman" w:hint="eastAsia"/>
                <w:b/>
                <w:sz w:val="20"/>
                <w:szCs w:val="20"/>
                <w:u w:val="single"/>
                <w:lang w:eastAsia="ko-KR"/>
              </w:rPr>
              <w:t>차임</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및</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보증금</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증액</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비율의</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상한</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및</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묵시적</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갱신</w:t>
            </w:r>
          </w:p>
          <w:p w14:paraId="32D43DAE" w14:textId="4FF1D6D8" w:rsidR="002A467B" w:rsidRDefault="0018515D" w:rsidP="00273925">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환산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임대차보증금</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액수가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법정</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기준</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이하인</w:t>
            </w:r>
            <w:r w:rsidR="00C91CAC">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해당</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임차인에</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대해서는</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상가건물</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임대차보호법에</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따른</w:t>
            </w:r>
            <w:r w:rsidR="00C91CAC">
              <w:rPr>
                <w:rFonts w:ascii="Times New Roman" w:eastAsia="바탕체" w:hAnsi="Times New Roman" w:hint="eastAsia"/>
                <w:sz w:val="20"/>
                <w:szCs w:val="20"/>
                <w:lang w:eastAsia="ko-KR"/>
              </w:rPr>
              <w:t xml:space="preserve"> </w:t>
            </w:r>
            <w:r w:rsidR="0074303D">
              <w:rPr>
                <w:rFonts w:ascii="Times New Roman" w:eastAsia="바탕체" w:hAnsi="Times New Roman" w:hint="eastAsia"/>
                <w:sz w:val="20"/>
                <w:szCs w:val="20"/>
                <w:lang w:eastAsia="ko-KR"/>
              </w:rPr>
              <w:t>제</w:t>
            </w:r>
            <w:r w:rsidR="0074303D">
              <w:rPr>
                <w:rFonts w:ascii="Times New Roman" w:eastAsia="바탕체" w:hAnsi="Times New Roman"/>
                <w:sz w:val="20"/>
                <w:szCs w:val="20"/>
                <w:lang w:eastAsia="ko-KR"/>
              </w:rPr>
              <w:t>반</w:t>
            </w:r>
            <w:r w:rsidR="0074303D">
              <w:rPr>
                <w:rFonts w:ascii="Times New Roman" w:eastAsia="바탕체" w:hAnsi="Times New Roman" w:hint="eastAsia"/>
                <w:sz w:val="20"/>
                <w:szCs w:val="20"/>
                <w:lang w:eastAsia="ko-KR"/>
              </w:rPr>
              <w:t xml:space="preserve"> </w:t>
            </w:r>
            <w:r w:rsidR="0074303D">
              <w:rPr>
                <w:rFonts w:ascii="Times New Roman" w:eastAsia="바탕체" w:hAnsi="Times New Roman" w:hint="eastAsia"/>
                <w:sz w:val="20"/>
                <w:szCs w:val="20"/>
                <w:lang w:eastAsia="ko-KR"/>
              </w:rPr>
              <w:t>임</w:t>
            </w:r>
            <w:r w:rsidR="0074303D">
              <w:rPr>
                <w:rFonts w:ascii="Times New Roman" w:eastAsia="바탕체" w:hAnsi="Times New Roman"/>
                <w:sz w:val="20"/>
                <w:szCs w:val="20"/>
                <w:lang w:eastAsia="ko-KR"/>
              </w:rPr>
              <w:t>차</w:t>
            </w:r>
            <w:r w:rsidR="0074303D">
              <w:rPr>
                <w:rFonts w:ascii="Times New Roman" w:eastAsia="바탕체" w:hAnsi="Times New Roman" w:hint="eastAsia"/>
                <w:sz w:val="20"/>
                <w:szCs w:val="20"/>
                <w:lang w:eastAsia="ko-KR"/>
              </w:rPr>
              <w:t>인보호</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규정이</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적용됨</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대표적으로</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다음과</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같이</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임대차계약</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갱신</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시</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차임</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및</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보증금</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증액</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상한</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및</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묵시적</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갱신</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규정이</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적용됨</w:t>
            </w:r>
            <w:r w:rsidR="00C91CAC">
              <w:rPr>
                <w:rFonts w:ascii="Times New Roman" w:eastAsia="바탕체" w:hAnsi="Times New Roman" w:hint="eastAsia"/>
                <w:sz w:val="20"/>
                <w:szCs w:val="20"/>
                <w:lang w:eastAsia="ko-KR"/>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4215"/>
              <w:gridCol w:w="4215"/>
            </w:tblGrid>
            <w:tr w:rsidR="0018515D" w:rsidRPr="00850E72" w14:paraId="70CD2BC4" w14:textId="77777777" w:rsidTr="0018515D">
              <w:trPr>
                <w:trHeight w:val="347"/>
              </w:trPr>
              <w:tc>
                <w:tcPr>
                  <w:tcW w:w="1533" w:type="dxa"/>
                  <w:shd w:val="clear" w:color="auto" w:fill="BDD6EE" w:themeFill="accent1" w:themeFillTint="66"/>
                  <w:vAlign w:val="center"/>
                </w:tcPr>
                <w:p w14:paraId="24874A52" w14:textId="77777777" w:rsidR="0018515D" w:rsidRPr="00850E72" w:rsidRDefault="0018515D" w:rsidP="0018515D">
                  <w:pPr>
                    <w:wordWrap w:val="0"/>
                    <w:snapToGrid w:val="0"/>
                    <w:spacing w:after="120"/>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구분</w:t>
                  </w:r>
                </w:p>
              </w:tc>
              <w:tc>
                <w:tcPr>
                  <w:tcW w:w="4215" w:type="dxa"/>
                  <w:shd w:val="clear" w:color="auto" w:fill="BDD6EE" w:themeFill="accent1" w:themeFillTint="66"/>
                  <w:vAlign w:val="center"/>
                </w:tcPr>
                <w:p w14:paraId="5DF4341F" w14:textId="3E010C19" w:rsidR="0018515D" w:rsidRDefault="0018515D" w:rsidP="00DB389C">
                  <w:pPr>
                    <w:wordWrap w:val="0"/>
                    <w:snapToGrid w:val="0"/>
                    <w:spacing w:after="120"/>
                    <w:jc w:val="center"/>
                    <w:rPr>
                      <w:rFonts w:ascii="Times New Roman" w:eastAsia="바탕체" w:hAnsi="Times New Roman"/>
                      <w:b/>
                      <w:sz w:val="20"/>
                      <w:szCs w:val="20"/>
                      <w:lang w:eastAsia="ko-KR"/>
                    </w:rPr>
                  </w:pPr>
                  <w:r w:rsidRPr="0018515D">
                    <w:rPr>
                      <w:rFonts w:ascii="Times New Roman" w:eastAsia="바탕체" w:hAnsi="Times New Roman"/>
                      <w:b/>
                      <w:sz w:val="20"/>
                      <w:szCs w:val="20"/>
                      <w:lang w:eastAsia="ko-KR"/>
                    </w:rPr>
                    <w:t>환산</w:t>
                  </w:r>
                  <w:r w:rsidR="00DB389C">
                    <w:rPr>
                      <w:rFonts w:ascii="Times New Roman" w:eastAsia="바탕체" w:hAnsi="Times New Roman" w:hint="eastAsia"/>
                      <w:b/>
                      <w:sz w:val="20"/>
                      <w:szCs w:val="20"/>
                      <w:lang w:eastAsia="ko-KR"/>
                    </w:rPr>
                    <w:t xml:space="preserve"> </w:t>
                  </w:r>
                  <w:r w:rsidR="00DB389C">
                    <w:rPr>
                      <w:rFonts w:ascii="Times New Roman" w:eastAsia="바탕체" w:hAnsi="Times New Roman" w:hint="eastAsia"/>
                      <w:b/>
                      <w:sz w:val="20"/>
                      <w:szCs w:val="20"/>
                      <w:lang w:eastAsia="ko-KR"/>
                    </w:rPr>
                    <w:t>임대차</w:t>
                  </w:r>
                  <w:r w:rsidRPr="0018515D">
                    <w:rPr>
                      <w:rFonts w:ascii="Times New Roman" w:eastAsia="바탕체" w:hAnsi="Times New Roman"/>
                      <w:b/>
                      <w:sz w:val="20"/>
                      <w:szCs w:val="20"/>
                      <w:lang w:eastAsia="ko-KR"/>
                    </w:rPr>
                    <w:t>보증금</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기준</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이하인</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경우</w:t>
                  </w:r>
                </w:p>
              </w:tc>
              <w:tc>
                <w:tcPr>
                  <w:tcW w:w="4215" w:type="dxa"/>
                  <w:shd w:val="clear" w:color="auto" w:fill="BDD6EE" w:themeFill="accent1" w:themeFillTint="66"/>
                  <w:vAlign w:val="center"/>
                </w:tcPr>
                <w:p w14:paraId="753AEE19" w14:textId="0B57814E" w:rsidR="0018515D" w:rsidRPr="00850E72" w:rsidRDefault="0018515D" w:rsidP="00DB389C">
                  <w:pPr>
                    <w:wordWrap w:val="0"/>
                    <w:snapToGrid w:val="0"/>
                    <w:spacing w:after="120"/>
                    <w:jc w:val="center"/>
                    <w:rPr>
                      <w:rFonts w:ascii="Times New Roman" w:eastAsia="바탕체" w:hAnsi="Times New Roman"/>
                      <w:b/>
                      <w:sz w:val="20"/>
                      <w:szCs w:val="20"/>
                      <w:lang w:eastAsia="ko-KR"/>
                    </w:rPr>
                  </w:pPr>
                  <w:r w:rsidRPr="0018515D">
                    <w:rPr>
                      <w:rFonts w:ascii="Times New Roman" w:eastAsia="바탕체" w:hAnsi="Times New Roman"/>
                      <w:b/>
                      <w:sz w:val="20"/>
                      <w:szCs w:val="20"/>
                      <w:lang w:eastAsia="ko-KR"/>
                    </w:rPr>
                    <w:t>환산</w:t>
                  </w:r>
                  <w:r w:rsidR="00DB389C">
                    <w:rPr>
                      <w:rFonts w:ascii="Times New Roman" w:eastAsia="바탕체" w:hAnsi="Times New Roman" w:hint="eastAsia"/>
                      <w:b/>
                      <w:sz w:val="20"/>
                      <w:szCs w:val="20"/>
                      <w:lang w:eastAsia="ko-KR"/>
                    </w:rPr>
                    <w:t xml:space="preserve"> </w:t>
                  </w:r>
                  <w:r w:rsidR="00DB389C">
                    <w:rPr>
                      <w:rFonts w:ascii="Times New Roman" w:eastAsia="바탕체" w:hAnsi="Times New Roman" w:hint="eastAsia"/>
                      <w:b/>
                      <w:sz w:val="20"/>
                      <w:szCs w:val="20"/>
                      <w:lang w:eastAsia="ko-KR"/>
                    </w:rPr>
                    <w:t>임대차</w:t>
                  </w:r>
                  <w:r w:rsidRPr="0018515D">
                    <w:rPr>
                      <w:rFonts w:ascii="Times New Roman" w:eastAsia="바탕체" w:hAnsi="Times New Roman"/>
                      <w:b/>
                      <w:sz w:val="20"/>
                      <w:szCs w:val="20"/>
                      <w:lang w:eastAsia="ko-KR"/>
                    </w:rPr>
                    <w:t>보증금</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기준</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초과인</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경우</w:t>
                  </w:r>
                </w:p>
              </w:tc>
            </w:tr>
            <w:tr w:rsidR="0018515D" w:rsidRPr="00850E72" w14:paraId="10226426" w14:textId="77777777" w:rsidTr="0018515D">
              <w:trPr>
                <w:trHeight w:val="360"/>
              </w:trPr>
              <w:tc>
                <w:tcPr>
                  <w:tcW w:w="1533" w:type="dxa"/>
                  <w:shd w:val="clear" w:color="auto" w:fill="BDD6EE" w:themeFill="accent1" w:themeFillTint="66"/>
                  <w:vAlign w:val="center"/>
                </w:tcPr>
                <w:p w14:paraId="0A14F39F" w14:textId="29164B94" w:rsidR="0018515D" w:rsidRPr="00850E72" w:rsidRDefault="0018515D" w:rsidP="0018515D">
                  <w:pPr>
                    <w:wordWrap w:val="0"/>
                    <w:snapToGrid w:val="0"/>
                    <w:spacing w:after="120"/>
                    <w:jc w:val="center"/>
                    <w:rPr>
                      <w:rFonts w:ascii="Times New Roman" w:eastAsia="바탕체" w:hAnsi="Times New Roman"/>
                      <w:b/>
                      <w:sz w:val="20"/>
                      <w:szCs w:val="20"/>
                      <w:lang w:eastAsia="ko-KR"/>
                    </w:rPr>
                  </w:pPr>
                  <w:r w:rsidRPr="0018515D">
                    <w:rPr>
                      <w:rFonts w:ascii="Times New Roman" w:eastAsia="바탕체" w:hAnsi="Times New Roman" w:hint="eastAsia"/>
                      <w:b/>
                      <w:sz w:val="20"/>
                      <w:szCs w:val="20"/>
                      <w:lang w:eastAsia="ko-KR"/>
                    </w:rPr>
                    <w:t>차임</w:t>
                  </w:r>
                  <w:r w:rsidRPr="0018515D">
                    <w:rPr>
                      <w:rFonts w:ascii="Times New Roman" w:eastAsia="바탕체" w:hAnsi="Times New Roman" w:hint="eastAsia"/>
                      <w:b/>
                      <w:sz w:val="20"/>
                      <w:szCs w:val="20"/>
                      <w:lang w:eastAsia="ko-KR"/>
                    </w:rPr>
                    <w:t>/</w:t>
                  </w:r>
                  <w:r w:rsidRPr="0018515D">
                    <w:rPr>
                      <w:rFonts w:ascii="Times New Roman" w:eastAsia="바탕체" w:hAnsi="Times New Roman" w:hint="eastAsia"/>
                      <w:b/>
                      <w:sz w:val="20"/>
                      <w:szCs w:val="20"/>
                      <w:lang w:eastAsia="ko-KR"/>
                    </w:rPr>
                    <w:t>보증금</w:t>
                  </w:r>
                  <w:r w:rsidRPr="0018515D">
                    <w:rPr>
                      <w:rFonts w:ascii="Times New Roman" w:eastAsia="바탕체" w:hAnsi="Times New Roman" w:hint="eastAsia"/>
                      <w:b/>
                      <w:sz w:val="20"/>
                      <w:szCs w:val="20"/>
                      <w:lang w:eastAsia="ko-KR"/>
                    </w:rPr>
                    <w:t xml:space="preserve"> </w:t>
                  </w:r>
                  <w:r w:rsidRPr="0018515D">
                    <w:rPr>
                      <w:rFonts w:ascii="Times New Roman" w:eastAsia="바탕체" w:hAnsi="Times New Roman"/>
                      <w:b/>
                      <w:sz w:val="20"/>
                      <w:szCs w:val="20"/>
                      <w:lang w:eastAsia="ko-KR"/>
                    </w:rPr>
                    <w:t>증액</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비율의</w:t>
                  </w:r>
                  <w:r w:rsidRPr="0018515D">
                    <w:rPr>
                      <w:rFonts w:ascii="Times New Roman" w:eastAsia="바탕체" w:hAnsi="Times New Roman"/>
                      <w:b/>
                      <w:sz w:val="20"/>
                      <w:szCs w:val="20"/>
                      <w:lang w:eastAsia="ko-KR"/>
                    </w:rPr>
                    <w:t xml:space="preserve"> </w:t>
                  </w:r>
                  <w:r w:rsidRPr="0018515D">
                    <w:rPr>
                      <w:rFonts w:ascii="Times New Roman" w:eastAsia="바탕체" w:hAnsi="Times New Roman"/>
                      <w:b/>
                      <w:sz w:val="20"/>
                      <w:szCs w:val="20"/>
                      <w:lang w:eastAsia="ko-KR"/>
                    </w:rPr>
                    <w:t>상한</w:t>
                  </w:r>
                </w:p>
              </w:tc>
              <w:tc>
                <w:tcPr>
                  <w:tcW w:w="4215" w:type="dxa"/>
                  <w:vAlign w:val="center"/>
                </w:tcPr>
                <w:p w14:paraId="6754EC5C" w14:textId="3C664F04" w:rsidR="0018515D" w:rsidRPr="0018515D" w:rsidRDefault="001C41A4" w:rsidP="001C41A4">
                  <w:pPr>
                    <w:wordWrap w:val="0"/>
                    <w:snapToGrid w:val="0"/>
                    <w:spacing w:after="120"/>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갱신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차임과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보증금</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인상은</w:t>
                  </w:r>
                  <w:r>
                    <w:rPr>
                      <w:rFonts w:ascii="Times New Roman" w:eastAsia="바탕체" w:hAnsi="Times New Roman" w:hint="eastAsia"/>
                      <w:sz w:val="20"/>
                      <w:szCs w:val="20"/>
                      <w:lang w:eastAsia="ko-KR"/>
                    </w:rPr>
                    <w:t xml:space="preserve"> </w:t>
                  </w:r>
                  <w:r w:rsidR="0018515D" w:rsidRPr="0018515D">
                    <w:rPr>
                      <w:rFonts w:ascii="Times New Roman" w:eastAsia="바탕체" w:hAnsi="Times New Roman"/>
                      <w:sz w:val="20"/>
                      <w:szCs w:val="20"/>
                      <w:lang w:eastAsia="ko-KR"/>
                    </w:rPr>
                    <w:t>5%</w:t>
                  </w:r>
                  <w:r>
                    <w:rPr>
                      <w:rFonts w:ascii="Times New Roman" w:eastAsia="바탕체" w:hAnsi="Times New Roman" w:hint="eastAsia"/>
                      <w:sz w:val="20"/>
                      <w:szCs w:val="20"/>
                      <w:lang w:eastAsia="ko-KR"/>
                    </w:rPr>
                    <w:t>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상한으로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함</w:t>
                  </w:r>
                  <w:r>
                    <w:rPr>
                      <w:rFonts w:ascii="Times New Roman" w:eastAsia="바탕체" w:hAnsi="Times New Roman" w:hint="eastAsia"/>
                      <w:sz w:val="20"/>
                      <w:szCs w:val="20"/>
                      <w:lang w:eastAsia="ko-KR"/>
                    </w:rPr>
                    <w:t>(</w:t>
                  </w:r>
                  <w:r w:rsidRPr="00E14534">
                    <w:rPr>
                      <w:rFonts w:ascii="Times New Roman" w:eastAsia="바탕체" w:hAnsi="Times New Roman" w:hint="eastAsia"/>
                      <w:sz w:val="20"/>
                      <w:szCs w:val="20"/>
                      <w:lang w:eastAsia="ko-KR"/>
                    </w:rPr>
                    <w:t>상가건물</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임대차보호법</w:t>
                  </w:r>
                  <w:r w:rsidRPr="00E14534">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1</w:t>
                  </w:r>
                  <w:r>
                    <w:rPr>
                      <w:rFonts w:ascii="Times New Roman" w:eastAsia="바탕체" w:hAnsi="Times New Roman"/>
                      <w:sz w:val="20"/>
                      <w:szCs w:val="20"/>
                      <w:lang w:eastAsia="ko-KR"/>
                    </w:rPr>
                    <w:t>0</w:t>
                  </w:r>
                  <w:r>
                    <w:rPr>
                      <w:rFonts w:ascii="Times New Roman" w:eastAsia="바탕체" w:hAnsi="Times New Roman" w:hint="eastAsia"/>
                      <w:sz w:val="20"/>
                      <w:szCs w:val="20"/>
                      <w:lang w:eastAsia="ko-KR"/>
                    </w:rPr>
                    <w:t>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w:t>
                  </w:r>
                  <w:r>
                    <w:rPr>
                      <w:rFonts w:ascii="Times New Roman" w:eastAsia="바탕체" w:hAnsi="Times New Roman" w:hint="eastAsia"/>
                      <w:sz w:val="20"/>
                      <w:szCs w:val="20"/>
                      <w:lang w:eastAsia="ko-KR"/>
                    </w:rPr>
                    <w:t>3</w:t>
                  </w:r>
                  <w:r>
                    <w:rPr>
                      <w:rFonts w:ascii="Times New Roman" w:eastAsia="바탕체" w:hAnsi="Times New Roman" w:hint="eastAsia"/>
                      <w:sz w:val="20"/>
                      <w:szCs w:val="20"/>
                      <w:lang w:eastAsia="ko-KR"/>
                    </w:rPr>
                    <w:t>항</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단서</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tc>
              <w:tc>
                <w:tcPr>
                  <w:tcW w:w="4215" w:type="dxa"/>
                  <w:shd w:val="clear" w:color="auto" w:fill="auto"/>
                  <w:vAlign w:val="center"/>
                </w:tcPr>
                <w:p w14:paraId="60D2C026" w14:textId="6411F389" w:rsidR="0018515D" w:rsidRPr="0018515D" w:rsidRDefault="00E14534" w:rsidP="0018515D">
                  <w:pPr>
                    <w:wordWrap w:val="0"/>
                    <w:snapToGrid w:val="0"/>
                    <w:spacing w:after="120"/>
                    <w:jc w:val="both"/>
                    <w:rPr>
                      <w:rFonts w:ascii="Times New Roman" w:eastAsia="바탕체" w:hAnsi="Times New Roman"/>
                      <w:sz w:val="20"/>
                      <w:szCs w:val="20"/>
                      <w:lang w:eastAsia="ko-KR"/>
                    </w:rPr>
                  </w:pPr>
                  <w:r w:rsidRPr="00E14534">
                    <w:rPr>
                      <w:rFonts w:ascii="Times New Roman" w:eastAsia="바탕체" w:hAnsi="Times New Roman" w:hint="eastAsia"/>
                      <w:sz w:val="20"/>
                      <w:szCs w:val="20"/>
                      <w:lang w:eastAsia="ko-KR"/>
                    </w:rPr>
                    <w:t>상가건물에</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관한</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조세</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공과금</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주변</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상가건물의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차임</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및</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보증금</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그</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밖의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부담이나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경제사정의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변동</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등을</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고려하여</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차임과</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보증금의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증감을</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청구할</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있음</w:t>
                  </w:r>
                  <w:r w:rsidR="001C41A4">
                    <w:rPr>
                      <w:rFonts w:ascii="Times New Roman" w:eastAsia="바탕체" w:hAnsi="Times New Roman" w:hint="eastAsia"/>
                      <w:sz w:val="20"/>
                      <w:szCs w:val="20"/>
                      <w:lang w:eastAsia="ko-KR"/>
                    </w:rPr>
                    <w:t>(</w:t>
                  </w:r>
                  <w:r w:rsidR="001C41A4" w:rsidRPr="00E14534">
                    <w:rPr>
                      <w:rFonts w:ascii="Times New Roman" w:eastAsia="바탕체" w:hAnsi="Times New Roman" w:hint="eastAsia"/>
                      <w:sz w:val="20"/>
                      <w:szCs w:val="20"/>
                      <w:lang w:eastAsia="ko-KR"/>
                    </w:rPr>
                    <w:t>상가건물</w:t>
                  </w:r>
                  <w:r w:rsidR="001C41A4" w:rsidRPr="00E14534">
                    <w:rPr>
                      <w:rFonts w:ascii="Times New Roman" w:eastAsia="바탕체" w:hAnsi="Times New Roman"/>
                      <w:sz w:val="20"/>
                      <w:szCs w:val="20"/>
                      <w:lang w:eastAsia="ko-KR"/>
                    </w:rPr>
                    <w:t xml:space="preserve"> </w:t>
                  </w:r>
                  <w:r w:rsidR="001C41A4" w:rsidRPr="00E14534">
                    <w:rPr>
                      <w:rFonts w:ascii="Times New Roman" w:eastAsia="바탕체" w:hAnsi="Times New Roman" w:hint="eastAsia"/>
                      <w:sz w:val="20"/>
                      <w:szCs w:val="20"/>
                      <w:lang w:eastAsia="ko-KR"/>
                    </w:rPr>
                    <w:t>임대차보호법</w:t>
                  </w:r>
                  <w:r w:rsidR="001C41A4" w:rsidRPr="00E14534">
                    <w:rPr>
                      <w:rFonts w:ascii="Times New Roman" w:eastAsia="바탕체" w:hAnsi="Times New Roman"/>
                      <w:sz w:val="20"/>
                      <w:szCs w:val="20"/>
                      <w:lang w:eastAsia="ko-KR"/>
                    </w:rPr>
                    <w:t xml:space="preserve"> </w:t>
                  </w:r>
                  <w:r w:rsidR="001C41A4">
                    <w:rPr>
                      <w:rFonts w:ascii="Times New Roman" w:eastAsia="바탕체" w:hAnsi="Times New Roman" w:hint="eastAsia"/>
                      <w:sz w:val="20"/>
                      <w:szCs w:val="20"/>
                      <w:lang w:eastAsia="ko-KR"/>
                    </w:rPr>
                    <w:t>제</w:t>
                  </w:r>
                  <w:r w:rsidR="001C41A4">
                    <w:rPr>
                      <w:rFonts w:ascii="Times New Roman" w:eastAsia="바탕체" w:hAnsi="Times New Roman" w:hint="eastAsia"/>
                      <w:sz w:val="20"/>
                      <w:szCs w:val="20"/>
                      <w:lang w:eastAsia="ko-KR"/>
                    </w:rPr>
                    <w:t>10</w:t>
                  </w:r>
                  <w:r w:rsidR="001C41A4">
                    <w:rPr>
                      <w:rFonts w:ascii="Times New Roman" w:eastAsia="바탕체" w:hAnsi="Times New Roman" w:hint="eastAsia"/>
                      <w:sz w:val="20"/>
                      <w:szCs w:val="20"/>
                      <w:lang w:eastAsia="ko-KR"/>
                    </w:rPr>
                    <w:t>조의</w:t>
                  </w:r>
                  <w:r w:rsidR="001C41A4">
                    <w:rPr>
                      <w:rFonts w:ascii="Times New Roman" w:eastAsia="바탕체" w:hAnsi="Times New Roman" w:hint="eastAsia"/>
                      <w:sz w:val="20"/>
                      <w:szCs w:val="20"/>
                      <w:lang w:eastAsia="ko-KR"/>
                    </w:rPr>
                    <w:t>2)</w:t>
                  </w:r>
                  <w:r w:rsidRPr="00E14534">
                    <w:rPr>
                      <w:rFonts w:ascii="Times New Roman" w:eastAsia="바탕체" w:hAnsi="Times New Roman"/>
                      <w:sz w:val="20"/>
                      <w:szCs w:val="20"/>
                      <w:lang w:eastAsia="ko-KR"/>
                    </w:rPr>
                    <w:t>.</w:t>
                  </w:r>
                </w:p>
              </w:tc>
            </w:tr>
            <w:tr w:rsidR="0018515D" w:rsidRPr="00850E72" w14:paraId="1CDCEDDE" w14:textId="77777777" w:rsidTr="0018515D">
              <w:trPr>
                <w:trHeight w:val="360"/>
              </w:trPr>
              <w:tc>
                <w:tcPr>
                  <w:tcW w:w="1533" w:type="dxa"/>
                  <w:shd w:val="clear" w:color="auto" w:fill="BDD6EE" w:themeFill="accent1" w:themeFillTint="66"/>
                  <w:vAlign w:val="center"/>
                </w:tcPr>
                <w:p w14:paraId="4F568D11" w14:textId="1FB8BB6B" w:rsidR="0018515D" w:rsidRPr="00445301" w:rsidRDefault="0018515D" w:rsidP="00E14534">
                  <w:pPr>
                    <w:wordWrap w:val="0"/>
                    <w:snapToGrid w:val="0"/>
                    <w:spacing w:after="120"/>
                    <w:jc w:val="center"/>
                    <w:rPr>
                      <w:rFonts w:ascii="Times New Roman" w:eastAsia="바탕체" w:hAnsi="Times New Roman"/>
                      <w:b/>
                      <w:sz w:val="20"/>
                      <w:szCs w:val="20"/>
                      <w:lang w:eastAsia="ko-KR"/>
                    </w:rPr>
                  </w:pPr>
                  <w:r w:rsidRPr="0018515D">
                    <w:rPr>
                      <w:rFonts w:ascii="Times New Roman" w:eastAsia="바탕체" w:hAnsi="Times New Roman" w:hint="eastAsia"/>
                      <w:b/>
                      <w:sz w:val="20"/>
                      <w:szCs w:val="20"/>
                      <w:lang w:eastAsia="ko-KR"/>
                    </w:rPr>
                    <w:t>묵시적</w:t>
                  </w:r>
                  <w:r w:rsidRPr="0018515D">
                    <w:rPr>
                      <w:rFonts w:ascii="Times New Roman" w:eastAsia="바탕체" w:hAnsi="Times New Roman" w:hint="eastAsia"/>
                      <w:b/>
                      <w:sz w:val="20"/>
                      <w:szCs w:val="20"/>
                      <w:lang w:eastAsia="ko-KR"/>
                    </w:rPr>
                    <w:t xml:space="preserve"> </w:t>
                  </w:r>
                  <w:r w:rsidRPr="0018515D">
                    <w:rPr>
                      <w:rFonts w:ascii="Times New Roman" w:eastAsia="바탕체" w:hAnsi="Times New Roman" w:hint="eastAsia"/>
                      <w:b/>
                      <w:sz w:val="20"/>
                      <w:szCs w:val="20"/>
                      <w:lang w:eastAsia="ko-KR"/>
                    </w:rPr>
                    <w:t>갱신</w:t>
                  </w:r>
                </w:p>
              </w:tc>
              <w:tc>
                <w:tcPr>
                  <w:tcW w:w="4215" w:type="dxa"/>
                  <w:vAlign w:val="center"/>
                </w:tcPr>
                <w:p w14:paraId="323952DC" w14:textId="0CFAB9E3" w:rsidR="0018515D" w:rsidRPr="0018515D" w:rsidRDefault="00E14534" w:rsidP="0018515D">
                  <w:pPr>
                    <w:wordWrap w:val="0"/>
                    <w:snapToGrid w:val="0"/>
                    <w:spacing w:after="120"/>
                    <w:jc w:val="both"/>
                    <w:rPr>
                      <w:rFonts w:ascii="Times New Roman" w:eastAsia="바탕체" w:hAnsi="Times New Roman"/>
                      <w:sz w:val="20"/>
                      <w:szCs w:val="20"/>
                      <w:lang w:eastAsia="ko-KR"/>
                    </w:rPr>
                  </w:pPr>
                  <w:r w:rsidRPr="00E14534">
                    <w:rPr>
                      <w:rFonts w:ascii="Times New Roman" w:eastAsia="바탕체" w:hAnsi="Times New Roman" w:hint="eastAsia"/>
                      <w:sz w:val="20"/>
                      <w:szCs w:val="20"/>
                      <w:lang w:eastAsia="ko-KR"/>
                    </w:rPr>
                    <w:t>임대차기간이</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만료되기</w:t>
                  </w:r>
                  <w:r w:rsidRPr="00E14534">
                    <w:rPr>
                      <w:rFonts w:ascii="Times New Roman" w:eastAsia="바탕체" w:hAnsi="Times New Roman"/>
                      <w:sz w:val="20"/>
                      <w:szCs w:val="20"/>
                      <w:lang w:eastAsia="ko-KR"/>
                    </w:rPr>
                    <w:t xml:space="preserve"> 6</w:t>
                  </w:r>
                  <w:r w:rsidRPr="00E14534">
                    <w:rPr>
                      <w:rFonts w:ascii="Times New Roman" w:eastAsia="바탕체" w:hAnsi="Times New Roman" w:hint="eastAsia"/>
                      <w:sz w:val="20"/>
                      <w:szCs w:val="20"/>
                      <w:lang w:eastAsia="ko-KR"/>
                    </w:rPr>
                    <w:t>개월</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전부터</w:t>
                  </w:r>
                  <w:r w:rsidRPr="00E14534">
                    <w:rPr>
                      <w:rFonts w:ascii="Times New Roman" w:eastAsia="바탕체" w:hAnsi="Times New Roman"/>
                      <w:sz w:val="20"/>
                      <w:szCs w:val="20"/>
                      <w:lang w:eastAsia="ko-KR"/>
                    </w:rPr>
                    <w:t xml:space="preserve"> 1</w:t>
                  </w:r>
                  <w:r w:rsidRPr="00E14534">
                    <w:rPr>
                      <w:rFonts w:ascii="Times New Roman" w:eastAsia="바탕체" w:hAnsi="Times New Roman" w:hint="eastAsia"/>
                      <w:sz w:val="20"/>
                      <w:szCs w:val="20"/>
                      <w:lang w:eastAsia="ko-KR"/>
                    </w:rPr>
                    <w:t>개월</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전까지</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갱신거절</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또는</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조건</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변경</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통지를</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하지</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않는</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경우</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전</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임대차와</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동일한</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조건으로</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묵시적</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갱신되며</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이</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경우</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임대차의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존속기간은</w:t>
                  </w:r>
                  <w:r w:rsidRPr="00E14534">
                    <w:rPr>
                      <w:rFonts w:ascii="Times New Roman" w:eastAsia="바탕체" w:hAnsi="Times New Roman"/>
                      <w:sz w:val="20"/>
                      <w:szCs w:val="20"/>
                      <w:lang w:eastAsia="ko-KR"/>
                    </w:rPr>
                    <w:t xml:space="preserve"> 1</w:t>
                  </w:r>
                  <w:r w:rsidRPr="00E14534">
                    <w:rPr>
                      <w:rFonts w:ascii="Times New Roman" w:eastAsia="바탕체" w:hAnsi="Times New Roman" w:hint="eastAsia"/>
                      <w:sz w:val="20"/>
                      <w:szCs w:val="20"/>
                      <w:lang w:eastAsia="ko-KR"/>
                    </w:rPr>
                    <w:t>년으로</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봄</w:t>
                  </w:r>
                  <w:r w:rsidRPr="00E14534">
                    <w:rPr>
                      <w:rFonts w:ascii="Times New Roman" w:eastAsia="바탕체" w:hAnsi="Times New Roman"/>
                      <w:sz w:val="20"/>
                      <w:szCs w:val="20"/>
                      <w:lang w:eastAsia="ko-KR"/>
                    </w:rPr>
                    <w:t>(</w:t>
                  </w:r>
                  <w:r w:rsidRPr="00E14534">
                    <w:rPr>
                      <w:rFonts w:ascii="Times New Roman" w:eastAsia="바탕체" w:hAnsi="Times New Roman" w:hint="eastAsia"/>
                      <w:sz w:val="20"/>
                      <w:szCs w:val="20"/>
                      <w:lang w:eastAsia="ko-KR"/>
                    </w:rPr>
                    <w:t>상가건물</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임대차보호법</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제</w:t>
                  </w:r>
                  <w:r w:rsidRPr="00E14534">
                    <w:rPr>
                      <w:rFonts w:ascii="Times New Roman" w:eastAsia="바탕체" w:hAnsi="Times New Roman"/>
                      <w:sz w:val="20"/>
                      <w:szCs w:val="20"/>
                      <w:lang w:eastAsia="ko-KR"/>
                    </w:rPr>
                    <w:t>10</w:t>
                  </w:r>
                  <w:r w:rsidRPr="00E14534">
                    <w:rPr>
                      <w:rFonts w:ascii="Times New Roman" w:eastAsia="바탕체" w:hAnsi="Times New Roman" w:hint="eastAsia"/>
                      <w:sz w:val="20"/>
                      <w:szCs w:val="20"/>
                      <w:lang w:eastAsia="ko-KR"/>
                    </w:rPr>
                    <w:t>조</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제</w:t>
                  </w:r>
                  <w:r w:rsidRPr="00E14534">
                    <w:rPr>
                      <w:rFonts w:ascii="Times New Roman" w:eastAsia="바탕체" w:hAnsi="Times New Roman"/>
                      <w:sz w:val="20"/>
                      <w:szCs w:val="20"/>
                      <w:lang w:eastAsia="ko-KR"/>
                    </w:rPr>
                    <w:t>4</w:t>
                  </w:r>
                  <w:r w:rsidRPr="00E14534">
                    <w:rPr>
                      <w:rFonts w:ascii="Times New Roman" w:eastAsia="바탕체" w:hAnsi="Times New Roman" w:hint="eastAsia"/>
                      <w:sz w:val="20"/>
                      <w:szCs w:val="20"/>
                      <w:lang w:eastAsia="ko-KR"/>
                    </w:rPr>
                    <w:t>항</w:t>
                  </w:r>
                  <w:r w:rsidRPr="00E14534">
                    <w:rPr>
                      <w:rFonts w:ascii="Times New Roman" w:eastAsia="바탕체" w:hAnsi="Times New Roman"/>
                      <w:sz w:val="20"/>
                      <w:szCs w:val="20"/>
                      <w:lang w:eastAsia="ko-KR"/>
                    </w:rPr>
                    <w:t>)</w:t>
                  </w:r>
                  <w:r>
                    <w:rPr>
                      <w:rFonts w:ascii="Times New Roman" w:eastAsia="바탕체" w:hAnsi="Times New Roman" w:hint="eastAsia"/>
                      <w:sz w:val="20"/>
                      <w:szCs w:val="20"/>
                      <w:lang w:eastAsia="ko-KR"/>
                    </w:rPr>
                    <w:t>.</w:t>
                  </w:r>
                </w:p>
              </w:tc>
              <w:tc>
                <w:tcPr>
                  <w:tcW w:w="4215" w:type="dxa"/>
                  <w:shd w:val="clear" w:color="auto" w:fill="auto"/>
                  <w:vAlign w:val="center"/>
                </w:tcPr>
                <w:p w14:paraId="466E9F2A" w14:textId="0E8B4F31" w:rsidR="0018515D" w:rsidRPr="0018515D" w:rsidRDefault="00E14534" w:rsidP="0018515D">
                  <w:pPr>
                    <w:wordWrap w:val="0"/>
                    <w:snapToGrid w:val="0"/>
                    <w:spacing w:after="120"/>
                    <w:jc w:val="both"/>
                    <w:rPr>
                      <w:rFonts w:ascii="Times New Roman" w:eastAsia="바탕체" w:hAnsi="Times New Roman"/>
                      <w:sz w:val="20"/>
                      <w:szCs w:val="20"/>
                      <w:lang w:eastAsia="ko-KR"/>
                    </w:rPr>
                  </w:pPr>
                  <w:r w:rsidRPr="00E14534">
                    <w:rPr>
                      <w:rFonts w:ascii="Times New Roman" w:eastAsia="바탕체" w:hAnsi="Times New Roman" w:hint="eastAsia"/>
                      <w:sz w:val="20"/>
                      <w:szCs w:val="20"/>
                      <w:lang w:eastAsia="ko-KR"/>
                    </w:rPr>
                    <w:t>임대차기간</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만료</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후까지</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임차인이</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임대차목적물의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사용</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수익을</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계속하고</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임대인이</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상당한</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기간</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내에</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이의를</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제기하지</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않는</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경우</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묵시적</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갱신되며</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기간의</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정함</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없는</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임대차가</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됨</w:t>
                  </w:r>
                  <w:r w:rsidRPr="00E14534">
                    <w:rPr>
                      <w:rFonts w:ascii="Times New Roman" w:eastAsia="바탕체" w:hAnsi="Times New Roman"/>
                      <w:sz w:val="20"/>
                      <w:szCs w:val="20"/>
                      <w:lang w:eastAsia="ko-KR"/>
                    </w:rPr>
                    <w:t>(</w:t>
                  </w:r>
                  <w:r w:rsidRPr="00E14534">
                    <w:rPr>
                      <w:rFonts w:ascii="Times New Roman" w:eastAsia="바탕체" w:hAnsi="Times New Roman" w:hint="eastAsia"/>
                      <w:sz w:val="20"/>
                      <w:szCs w:val="20"/>
                      <w:lang w:eastAsia="ko-KR"/>
                    </w:rPr>
                    <w:t>민법</w:t>
                  </w:r>
                  <w:r w:rsidRPr="00E14534">
                    <w:rPr>
                      <w:rFonts w:ascii="Times New Roman" w:eastAsia="바탕체" w:hAnsi="Times New Roman"/>
                      <w:sz w:val="20"/>
                      <w:szCs w:val="20"/>
                      <w:lang w:eastAsia="ko-KR"/>
                    </w:rPr>
                    <w:t xml:space="preserve"> </w:t>
                  </w:r>
                  <w:r w:rsidRPr="00E14534">
                    <w:rPr>
                      <w:rFonts w:ascii="Times New Roman" w:eastAsia="바탕체" w:hAnsi="Times New Roman" w:hint="eastAsia"/>
                      <w:sz w:val="20"/>
                      <w:szCs w:val="20"/>
                      <w:lang w:eastAsia="ko-KR"/>
                    </w:rPr>
                    <w:t>제</w:t>
                  </w:r>
                  <w:r w:rsidRPr="00E14534">
                    <w:rPr>
                      <w:rFonts w:ascii="Times New Roman" w:eastAsia="바탕체" w:hAnsi="Times New Roman"/>
                      <w:sz w:val="20"/>
                      <w:szCs w:val="20"/>
                      <w:lang w:eastAsia="ko-KR"/>
                    </w:rPr>
                    <w:t>639</w:t>
                  </w:r>
                  <w:r w:rsidRPr="00E14534">
                    <w:rPr>
                      <w:rFonts w:ascii="Times New Roman" w:eastAsia="바탕체" w:hAnsi="Times New Roman" w:hint="eastAsia"/>
                      <w:sz w:val="20"/>
                      <w:szCs w:val="20"/>
                      <w:lang w:eastAsia="ko-KR"/>
                    </w:rPr>
                    <w:t>조</w:t>
                  </w:r>
                  <w:r w:rsidRPr="00E14534">
                    <w:rPr>
                      <w:rFonts w:ascii="Times New Roman" w:eastAsia="바탕체" w:hAnsi="Times New Roman"/>
                      <w:sz w:val="20"/>
                      <w:szCs w:val="20"/>
                      <w:lang w:eastAsia="ko-KR"/>
                    </w:rPr>
                    <w:t>)</w:t>
                  </w:r>
                  <w:r>
                    <w:rPr>
                      <w:rFonts w:ascii="Times New Roman" w:eastAsia="바탕체" w:hAnsi="Times New Roman"/>
                      <w:sz w:val="20"/>
                      <w:szCs w:val="20"/>
                      <w:lang w:eastAsia="ko-KR"/>
                    </w:rPr>
                    <w:t>.</w:t>
                  </w:r>
                </w:p>
              </w:tc>
            </w:tr>
          </w:tbl>
          <w:p w14:paraId="0A4C8CA7" w14:textId="25647CFD" w:rsidR="0018515D" w:rsidRPr="0047212E" w:rsidRDefault="0018515D" w:rsidP="00857A53">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18515D">
              <w:rPr>
                <w:rFonts w:ascii="Times New Roman" w:eastAsia="바탕체" w:hAnsi="Times New Roman" w:hint="eastAsia"/>
                <w:sz w:val="20"/>
                <w:szCs w:val="20"/>
              </w:rPr>
              <w:lastRenderedPageBreak/>
              <w:t>상가건물</w:t>
            </w:r>
            <w:r w:rsidRPr="0018515D">
              <w:rPr>
                <w:rFonts w:ascii="Times New Roman" w:eastAsia="바탕체" w:hAnsi="Times New Roman" w:hint="eastAsia"/>
                <w:sz w:val="20"/>
                <w:szCs w:val="20"/>
              </w:rPr>
              <w:t xml:space="preserve"> </w:t>
            </w:r>
            <w:r w:rsidRPr="0018515D">
              <w:rPr>
                <w:rFonts w:ascii="Times New Roman" w:eastAsia="바탕체" w:hAnsi="Times New Roman" w:hint="eastAsia"/>
                <w:sz w:val="20"/>
                <w:szCs w:val="20"/>
              </w:rPr>
              <w:t>임대차보호법</w:t>
            </w:r>
            <w:r w:rsidRPr="0018515D">
              <w:rPr>
                <w:rFonts w:ascii="Times New Roman" w:eastAsia="바탕체" w:hAnsi="Times New Roman" w:hint="eastAsia"/>
                <w:sz w:val="20"/>
                <w:szCs w:val="20"/>
              </w:rPr>
              <w:t xml:space="preserve"> </w:t>
            </w:r>
            <w:r w:rsidRPr="001C41A4">
              <w:rPr>
                <w:rFonts w:ascii="Times New Roman" w:eastAsia="바탕체" w:hAnsi="Times New Roman" w:hint="eastAsia"/>
                <w:sz w:val="20"/>
                <w:szCs w:val="20"/>
              </w:rPr>
              <w:t>시행령</w:t>
            </w:r>
            <w:r w:rsidR="001C41A4" w:rsidRPr="001C41A4">
              <w:rPr>
                <w:rFonts w:ascii="Times New Roman" w:eastAsia="바탕체" w:hAnsi="Times New Roman" w:hint="eastAsia"/>
                <w:sz w:val="20"/>
                <w:szCs w:val="20"/>
                <w:lang w:eastAsia="ko-KR"/>
              </w:rPr>
              <w:t>에</w:t>
            </w:r>
            <w:r w:rsidR="001C41A4" w:rsidRPr="001C41A4">
              <w:rPr>
                <w:rFonts w:ascii="Times New Roman" w:eastAsia="바탕체" w:hAnsi="Times New Roman" w:hint="eastAsia"/>
                <w:sz w:val="20"/>
                <w:szCs w:val="20"/>
                <w:lang w:eastAsia="ko-KR"/>
              </w:rPr>
              <w:t xml:space="preserve"> </w:t>
            </w:r>
            <w:r w:rsidR="001C41A4" w:rsidRPr="001C41A4">
              <w:rPr>
                <w:rFonts w:ascii="Times New Roman" w:eastAsia="바탕체" w:hAnsi="Times New Roman" w:hint="eastAsia"/>
                <w:sz w:val="20"/>
                <w:szCs w:val="20"/>
                <w:lang w:eastAsia="ko-KR"/>
              </w:rPr>
              <w:t>의하면</w:t>
            </w:r>
            <w:r w:rsidRPr="001C41A4">
              <w:rPr>
                <w:rFonts w:ascii="Times New Roman" w:eastAsia="바탕체" w:hAnsi="Times New Roman" w:hint="eastAsia"/>
                <w:sz w:val="20"/>
                <w:szCs w:val="20"/>
              </w:rPr>
              <w:t xml:space="preserve"> </w:t>
            </w:r>
            <w:r w:rsidRPr="001C41A4">
              <w:rPr>
                <w:rFonts w:ascii="Times New Roman" w:eastAsia="바탕체" w:hAnsi="Times New Roman"/>
                <w:sz w:val="20"/>
                <w:szCs w:val="20"/>
              </w:rPr>
              <w:t>본건</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건물이</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소재한</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서울특별시의</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환산</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임대차보증금</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기준은</w:t>
            </w:r>
            <w:r w:rsidRPr="001C41A4">
              <w:rPr>
                <w:rFonts w:ascii="Times New Roman" w:eastAsia="바탕체" w:hAnsi="Times New Roman"/>
                <w:sz w:val="20"/>
                <w:szCs w:val="20"/>
              </w:rPr>
              <w:t xml:space="preserve"> 9</w:t>
            </w:r>
            <w:r w:rsidRPr="001C41A4">
              <w:rPr>
                <w:rFonts w:ascii="Times New Roman" w:eastAsia="바탕체" w:hAnsi="Times New Roman"/>
                <w:sz w:val="20"/>
                <w:szCs w:val="20"/>
              </w:rPr>
              <w:t>억원이고</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본건</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임대차계약</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중</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㈜동원홈푸드</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㈜와이엠씨씨</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㈜마이에프앤비</w:t>
            </w:r>
            <w:r w:rsidR="00857A53">
              <w:rPr>
                <w:rFonts w:ascii="Times New Roman" w:eastAsia="바탕체" w:hAnsi="Times New Roman" w:hint="eastAsia"/>
                <w:sz w:val="20"/>
                <w:szCs w:val="20"/>
                <w:lang w:eastAsia="ko-KR"/>
              </w:rPr>
              <w:t>와의</w:t>
            </w:r>
            <w:r w:rsidR="00857A53">
              <w:rPr>
                <w:rFonts w:ascii="Times New Roman" w:eastAsia="바탕체" w:hAnsi="Times New Roman" w:hint="eastAsia"/>
                <w:sz w:val="20"/>
                <w:szCs w:val="20"/>
                <w:lang w:eastAsia="ko-KR"/>
              </w:rPr>
              <w:t xml:space="preserve"> </w:t>
            </w:r>
            <w:r w:rsidR="00857A53">
              <w:rPr>
                <w:rFonts w:ascii="Times New Roman" w:eastAsia="바탕체" w:hAnsi="Times New Roman" w:hint="eastAsia"/>
                <w:sz w:val="20"/>
                <w:szCs w:val="20"/>
                <w:lang w:eastAsia="ko-KR"/>
              </w:rPr>
              <w:t>임대차계약에</w:t>
            </w:r>
            <w:r w:rsidR="00857A53">
              <w:rPr>
                <w:rFonts w:ascii="Times New Roman" w:eastAsia="바탕체" w:hAnsi="Times New Roman" w:hint="eastAsia"/>
                <w:sz w:val="20"/>
                <w:szCs w:val="20"/>
                <w:lang w:eastAsia="ko-KR"/>
              </w:rPr>
              <w:t xml:space="preserve"> </w:t>
            </w:r>
            <w:r w:rsidR="00857A53">
              <w:rPr>
                <w:rFonts w:ascii="Times New Roman" w:eastAsia="바탕체" w:hAnsi="Times New Roman" w:hint="eastAsia"/>
                <w:sz w:val="20"/>
                <w:szCs w:val="20"/>
                <w:lang w:eastAsia="ko-KR"/>
              </w:rPr>
              <w:t>따른</w:t>
            </w:r>
            <w:r w:rsidR="00857A53">
              <w:rPr>
                <w:rFonts w:ascii="Times New Roman" w:eastAsia="바탕체" w:hAnsi="Times New Roman" w:hint="eastAsia"/>
                <w:sz w:val="20"/>
                <w:szCs w:val="20"/>
                <w:lang w:eastAsia="ko-KR"/>
              </w:rPr>
              <w:t xml:space="preserve"> </w:t>
            </w:r>
            <w:r w:rsidRPr="001C41A4">
              <w:rPr>
                <w:rFonts w:ascii="Times New Roman" w:eastAsia="바탕체" w:hAnsi="Times New Roman"/>
                <w:sz w:val="20"/>
                <w:szCs w:val="20"/>
              </w:rPr>
              <w:t>환산</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임대차보증금</w:t>
            </w:r>
            <w:r w:rsidR="00DB389C" w:rsidRPr="001C41A4">
              <w:rPr>
                <w:rStyle w:val="ae"/>
                <w:rFonts w:ascii="Times New Roman" w:hAnsi="Times New Roman"/>
                <w:sz w:val="20"/>
                <w:szCs w:val="20"/>
              </w:rPr>
              <w:footnoteReference w:id="24"/>
            </w:r>
            <w:r w:rsidR="001C41A4" w:rsidRPr="001C41A4">
              <w:rPr>
                <w:rFonts w:ascii="Times New Roman" w:eastAsia="바탕체" w:hAnsi="Times New Roman" w:hint="eastAsia"/>
                <w:sz w:val="20"/>
                <w:szCs w:val="20"/>
                <w:lang w:eastAsia="ko-KR"/>
              </w:rPr>
              <w:t>은</w:t>
            </w:r>
            <w:r w:rsidR="001C41A4" w:rsidRPr="001C41A4">
              <w:rPr>
                <w:rFonts w:ascii="Times New Roman" w:eastAsia="바탕체" w:hAnsi="Times New Roman" w:hint="eastAsia"/>
                <w:sz w:val="20"/>
                <w:szCs w:val="20"/>
                <w:lang w:eastAsia="ko-KR"/>
              </w:rPr>
              <w:t xml:space="preserve"> </w:t>
            </w:r>
            <w:r w:rsidRPr="001C41A4">
              <w:rPr>
                <w:rFonts w:ascii="Times New Roman" w:eastAsia="바탕체" w:hAnsi="Times New Roman"/>
                <w:sz w:val="20"/>
                <w:szCs w:val="20"/>
              </w:rPr>
              <w:t>위</w:t>
            </w:r>
            <w:r w:rsidRPr="001C41A4">
              <w:rPr>
                <w:rFonts w:ascii="Times New Roman" w:eastAsia="바탕체" w:hAnsi="Times New Roman"/>
                <w:sz w:val="20"/>
                <w:szCs w:val="20"/>
              </w:rPr>
              <w:t xml:space="preserve"> </w:t>
            </w:r>
            <w:r w:rsidRPr="001C41A4">
              <w:rPr>
                <w:rFonts w:ascii="Times New Roman" w:eastAsia="바탕체" w:hAnsi="Times New Roman"/>
                <w:sz w:val="20"/>
                <w:szCs w:val="20"/>
              </w:rPr>
              <w:t>기준에</w:t>
            </w:r>
            <w:r w:rsidRPr="0018515D">
              <w:rPr>
                <w:rFonts w:ascii="Times New Roman" w:eastAsia="바탕체" w:hAnsi="Times New Roman"/>
                <w:sz w:val="20"/>
                <w:szCs w:val="20"/>
              </w:rPr>
              <w:t xml:space="preserve"> </w:t>
            </w:r>
            <w:r w:rsidRPr="0018515D">
              <w:rPr>
                <w:rFonts w:ascii="Times New Roman" w:eastAsia="바탕체" w:hAnsi="Times New Roman"/>
                <w:sz w:val="20"/>
                <w:szCs w:val="20"/>
              </w:rPr>
              <w:t>미달하</w:t>
            </w:r>
            <w:r w:rsidR="001C41A4">
              <w:rPr>
                <w:rFonts w:ascii="Times New Roman" w:eastAsia="바탕체" w:hAnsi="Times New Roman" w:hint="eastAsia"/>
                <w:sz w:val="20"/>
                <w:szCs w:val="20"/>
                <w:lang w:eastAsia="ko-KR"/>
              </w:rPr>
              <w:t>는</w:t>
            </w:r>
            <w:r w:rsidR="001C41A4">
              <w:rPr>
                <w:rFonts w:ascii="Times New Roman" w:eastAsia="바탕체" w:hAnsi="Times New Roman" w:hint="eastAsia"/>
                <w:sz w:val="20"/>
                <w:szCs w:val="20"/>
                <w:lang w:eastAsia="ko-KR"/>
              </w:rPr>
              <w:t xml:space="preserve"> </w:t>
            </w:r>
            <w:r w:rsidR="001C41A4">
              <w:rPr>
                <w:rFonts w:ascii="Times New Roman" w:eastAsia="바탕체" w:hAnsi="Times New Roman" w:hint="eastAsia"/>
                <w:sz w:val="20"/>
                <w:szCs w:val="20"/>
                <w:lang w:eastAsia="ko-KR"/>
              </w:rPr>
              <w:t>것으로</w:t>
            </w:r>
            <w:r w:rsidR="001C41A4">
              <w:rPr>
                <w:rFonts w:ascii="Times New Roman" w:eastAsia="바탕체" w:hAnsi="Times New Roman" w:hint="eastAsia"/>
                <w:sz w:val="20"/>
                <w:szCs w:val="20"/>
                <w:lang w:eastAsia="ko-KR"/>
              </w:rPr>
              <w:t xml:space="preserve"> </w:t>
            </w:r>
            <w:r w:rsidR="001C41A4">
              <w:rPr>
                <w:rFonts w:ascii="Times New Roman" w:eastAsia="바탕체" w:hAnsi="Times New Roman" w:hint="eastAsia"/>
                <w:sz w:val="20"/>
                <w:szCs w:val="20"/>
                <w:lang w:eastAsia="ko-KR"/>
              </w:rPr>
              <w:t>보임</w:t>
            </w:r>
            <w:r w:rsidR="001C41A4">
              <w:rPr>
                <w:rFonts w:ascii="Times New Roman" w:eastAsia="바탕체" w:hAnsi="Times New Roman" w:hint="eastAsia"/>
                <w:sz w:val="20"/>
                <w:szCs w:val="20"/>
                <w:lang w:eastAsia="ko-KR"/>
              </w:rPr>
              <w:t xml:space="preserve">. </w:t>
            </w:r>
          </w:p>
        </w:tc>
        <w:tc>
          <w:tcPr>
            <w:tcW w:w="25" w:type="pct"/>
            <w:tcBorders>
              <w:top w:val="single" w:sz="12" w:space="0" w:color="000080"/>
              <w:bottom w:val="single" w:sz="12" w:space="0" w:color="000080"/>
            </w:tcBorders>
            <w:shd w:val="clear" w:color="auto" w:fill="auto"/>
          </w:tcPr>
          <w:p w14:paraId="35BCA14F" w14:textId="77777777" w:rsidR="0047212E" w:rsidRPr="00850E72" w:rsidDel="0015750F" w:rsidRDefault="0047212E"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208527D9" w14:textId="0F646286" w:rsidR="0047212E" w:rsidRPr="00244758" w:rsidRDefault="0074303D" w:rsidP="00454A16">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w:t>
            </w:r>
            <w:proofErr w:type="spellStart"/>
            <w:r>
              <w:rPr>
                <w:rFonts w:ascii="Times New Roman" w:eastAsia="바탕체" w:hAnsi="Times New Roman"/>
                <w:sz w:val="20"/>
                <w:szCs w:val="20"/>
                <w:lang w:eastAsia="ko-KR"/>
              </w:rPr>
              <w:t>i</w:t>
            </w:r>
            <w:proofErr w:type="spellEnd"/>
            <w:r>
              <w:rPr>
                <w:rFonts w:ascii="Times New Roman" w:eastAsia="바탕체" w:hAnsi="Times New Roman"/>
                <w:sz w:val="20"/>
                <w:szCs w:val="20"/>
                <w:lang w:eastAsia="ko-KR"/>
              </w:rPr>
              <w:t xml:space="preserve">) </w:t>
            </w:r>
            <w:r w:rsidR="00DB389C">
              <w:rPr>
                <w:rFonts w:ascii="Times New Roman" w:eastAsia="바탕체" w:hAnsi="Times New Roman" w:hint="eastAsia"/>
                <w:sz w:val="20"/>
                <w:szCs w:val="20"/>
              </w:rPr>
              <w:t>본건</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임대차계약상</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임차인들이</w:t>
            </w:r>
            <w:r w:rsidR="00DB389C">
              <w:rPr>
                <w:rFonts w:ascii="Times New Roman" w:eastAsia="바탕체" w:hAnsi="Times New Roman" w:hint="eastAsia"/>
                <w:sz w:val="20"/>
                <w:szCs w:val="20"/>
              </w:rPr>
              <w:t xml:space="preserve"> </w:t>
            </w:r>
            <w:r>
              <w:rPr>
                <w:rFonts w:ascii="Times New Roman" w:eastAsia="바탕체" w:hAnsi="Times New Roman" w:hint="eastAsia"/>
                <w:sz w:val="20"/>
                <w:szCs w:val="20"/>
              </w:rPr>
              <w:t>갱신요구권</w:t>
            </w:r>
            <w:r>
              <w:rPr>
                <w:rFonts w:ascii="Times New Roman" w:eastAsia="바탕체" w:hAnsi="Times New Roman"/>
                <w:sz w:val="20"/>
                <w:szCs w:val="20"/>
              </w:rPr>
              <w:t xml:space="preserve"> </w:t>
            </w:r>
            <w:r>
              <w:rPr>
                <w:rFonts w:ascii="Times New Roman" w:eastAsia="바탕체" w:hAnsi="Times New Roman" w:hint="eastAsia"/>
                <w:sz w:val="20"/>
                <w:szCs w:val="20"/>
                <w:lang w:eastAsia="ko-KR"/>
              </w:rPr>
              <w:t>외에도</w:t>
            </w:r>
            <w:r>
              <w:rPr>
                <w:rFonts w:ascii="Times New Roman" w:eastAsia="바탕체" w:hAnsi="Times New Roman" w:hint="eastAsia"/>
                <w:sz w:val="20"/>
                <w:szCs w:val="20"/>
                <w:lang w:eastAsia="ko-KR"/>
              </w:rPr>
              <w:t xml:space="preserve"> </w:t>
            </w:r>
            <w:r w:rsidR="00DB389C">
              <w:rPr>
                <w:rFonts w:ascii="Times New Roman" w:eastAsia="바탕체" w:hAnsi="Times New Roman" w:hint="eastAsia"/>
                <w:sz w:val="20"/>
                <w:szCs w:val="20"/>
              </w:rPr>
              <w:t>대항력을</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보유하고</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권리금</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회수기회를</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보장받는다는</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점</w:t>
            </w:r>
            <w:r w:rsidR="00DB389C">
              <w:rPr>
                <w:rFonts w:ascii="Times New Roman" w:eastAsia="바탕체" w:hAnsi="Times New Roman" w:hint="eastAsia"/>
                <w:sz w:val="20"/>
                <w:szCs w:val="20"/>
              </w:rPr>
              <w:t xml:space="preserve">, </w:t>
            </w:r>
            <w:r>
              <w:rPr>
                <w:rFonts w:ascii="Times New Roman" w:eastAsia="바탕체" w:hAnsi="Times New Roman"/>
                <w:sz w:val="20"/>
                <w:szCs w:val="20"/>
              </w:rPr>
              <w:t xml:space="preserve">(ii) </w:t>
            </w:r>
            <w:r w:rsidR="00DB389C">
              <w:rPr>
                <w:rFonts w:ascii="Times New Roman" w:eastAsia="바탕체" w:hAnsi="Times New Roman" w:hint="eastAsia"/>
                <w:sz w:val="20"/>
                <w:szCs w:val="20"/>
              </w:rPr>
              <w:t>나아가</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본건</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건물의</w:t>
            </w:r>
            <w:r w:rsidR="00DB389C">
              <w:rPr>
                <w:rFonts w:ascii="Times New Roman" w:eastAsia="바탕체" w:hAnsi="Times New Roman" w:hint="eastAsia"/>
                <w:sz w:val="20"/>
                <w:szCs w:val="20"/>
              </w:rPr>
              <w:t xml:space="preserve"> 1</w:t>
            </w:r>
            <w:r w:rsidR="00DB389C">
              <w:rPr>
                <w:rFonts w:ascii="Times New Roman" w:eastAsia="바탕체" w:hAnsi="Times New Roman" w:hint="eastAsia"/>
                <w:sz w:val="20"/>
                <w:szCs w:val="20"/>
              </w:rPr>
              <w:t>층에</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입주해</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있는</w:t>
            </w:r>
            <w:r w:rsidR="00DB389C">
              <w:rPr>
                <w:rFonts w:ascii="Times New Roman" w:eastAsia="바탕체" w:hAnsi="Times New Roman" w:hint="eastAsia"/>
                <w:sz w:val="20"/>
                <w:szCs w:val="20"/>
              </w:rPr>
              <w:t xml:space="preserve"> </w:t>
            </w:r>
            <w:r w:rsidR="00DB389C" w:rsidRPr="00DB389C">
              <w:rPr>
                <w:rFonts w:ascii="Times New Roman" w:eastAsia="바탕체" w:hAnsi="Times New Roman"/>
                <w:sz w:val="20"/>
                <w:szCs w:val="20"/>
              </w:rPr>
              <w:t>㈜동원홈푸드</w:t>
            </w:r>
            <w:r w:rsidR="00DB389C" w:rsidRPr="00DB389C">
              <w:rPr>
                <w:rFonts w:ascii="Times New Roman" w:eastAsia="바탕체" w:hAnsi="Times New Roman"/>
                <w:sz w:val="20"/>
                <w:szCs w:val="20"/>
              </w:rPr>
              <w:t xml:space="preserve">, </w:t>
            </w:r>
            <w:r w:rsidR="00DB389C" w:rsidRPr="00DB389C">
              <w:rPr>
                <w:rFonts w:ascii="Times New Roman" w:eastAsia="바탕체" w:hAnsi="Times New Roman"/>
                <w:sz w:val="20"/>
                <w:szCs w:val="20"/>
              </w:rPr>
              <w:t>㈜와이엠씨씨</w:t>
            </w:r>
            <w:r w:rsidR="00DB389C" w:rsidRPr="00DB389C">
              <w:rPr>
                <w:rFonts w:ascii="Times New Roman" w:eastAsia="바탕체" w:hAnsi="Times New Roman"/>
                <w:sz w:val="20"/>
                <w:szCs w:val="20"/>
              </w:rPr>
              <w:t xml:space="preserve">, </w:t>
            </w:r>
            <w:r w:rsidR="00DB389C" w:rsidRPr="00DB389C">
              <w:rPr>
                <w:rFonts w:ascii="Times New Roman" w:eastAsia="바탕체" w:hAnsi="Times New Roman"/>
                <w:sz w:val="20"/>
                <w:szCs w:val="20"/>
              </w:rPr>
              <w:t>㈜마이에프앤비</w:t>
            </w:r>
            <w:r w:rsidR="00C91CAC">
              <w:rPr>
                <w:rFonts w:ascii="Times New Roman" w:eastAsia="바탕체" w:hAnsi="Times New Roman" w:hint="eastAsia"/>
                <w:sz w:val="20"/>
                <w:szCs w:val="20"/>
                <w:lang w:eastAsia="ko-KR"/>
              </w:rPr>
              <w:t>의</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경우</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환산</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임대차보증금</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액수가</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법정</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기준</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이하이므로</w:t>
            </w:r>
            <w:r w:rsidR="00C91CAC">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외에도</w:t>
            </w:r>
            <w:r>
              <w:rPr>
                <w:rFonts w:ascii="Times New Roman" w:eastAsia="바탕체" w:hAnsi="Times New Roman" w:hint="eastAsia"/>
                <w:sz w:val="20"/>
                <w:szCs w:val="20"/>
                <w:lang w:eastAsia="ko-KR"/>
              </w:rPr>
              <w:t xml:space="preserve"> </w:t>
            </w:r>
            <w:r w:rsidR="00C64E55">
              <w:rPr>
                <w:rFonts w:ascii="Times New Roman" w:eastAsia="바탕체" w:hAnsi="Times New Roman" w:hint="eastAsia"/>
                <w:sz w:val="20"/>
                <w:szCs w:val="20"/>
              </w:rPr>
              <w:t>상가건물</w:t>
            </w:r>
            <w:r w:rsidR="00C64E55">
              <w:rPr>
                <w:rFonts w:ascii="Times New Roman" w:eastAsia="바탕체" w:hAnsi="Times New Roman" w:hint="eastAsia"/>
                <w:sz w:val="20"/>
                <w:szCs w:val="20"/>
              </w:rPr>
              <w:t xml:space="preserve"> </w:t>
            </w:r>
            <w:r w:rsidR="00C64E55">
              <w:rPr>
                <w:rFonts w:ascii="Times New Roman" w:eastAsia="바탕체" w:hAnsi="Times New Roman" w:hint="eastAsia"/>
                <w:sz w:val="20"/>
                <w:szCs w:val="20"/>
              </w:rPr>
              <w:t>임대차보호법</w:t>
            </w:r>
            <w:r w:rsidR="00C91CAC">
              <w:rPr>
                <w:rFonts w:ascii="Times New Roman" w:eastAsia="바탕체" w:hAnsi="Times New Roman" w:hint="eastAsia"/>
                <w:sz w:val="20"/>
                <w:szCs w:val="20"/>
                <w:lang w:eastAsia="ko-KR"/>
              </w:rPr>
              <w:t>에</w:t>
            </w:r>
            <w:r w:rsidR="00C91CAC">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따른</w:t>
            </w:r>
            <w:r w:rsidR="00C91CAC">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제반</w:t>
            </w:r>
            <w:r>
              <w:rPr>
                <w:rFonts w:ascii="Times New Roman" w:eastAsia="바탕체" w:hAnsi="Times New Roman" w:hint="eastAsia"/>
                <w:sz w:val="20"/>
                <w:szCs w:val="20"/>
                <w:lang w:eastAsia="ko-KR"/>
              </w:rPr>
              <w:t xml:space="preserve"> </w:t>
            </w:r>
            <w:r w:rsidR="00C91CAC">
              <w:rPr>
                <w:rFonts w:ascii="Times New Roman" w:eastAsia="바탕체" w:hAnsi="Times New Roman" w:hint="eastAsia"/>
                <w:sz w:val="20"/>
                <w:szCs w:val="20"/>
                <w:lang w:eastAsia="ko-KR"/>
              </w:rPr>
              <w:t>보호</w:t>
            </w:r>
            <w:r w:rsidR="00454A16">
              <w:rPr>
                <w:rFonts w:ascii="Times New Roman" w:eastAsia="바탕체" w:hAnsi="Times New Roman" w:hint="eastAsia"/>
                <w:sz w:val="20"/>
                <w:szCs w:val="20"/>
                <w:lang w:eastAsia="ko-KR"/>
              </w:rPr>
              <w:t>가</w:t>
            </w:r>
            <w:r w:rsidR="00454A16">
              <w:rPr>
                <w:rFonts w:ascii="Times New Roman" w:eastAsia="바탕체" w:hAnsi="Times New Roman" w:hint="eastAsia"/>
                <w:sz w:val="20"/>
                <w:szCs w:val="20"/>
                <w:lang w:eastAsia="ko-KR"/>
              </w:rPr>
              <w:t xml:space="preserve"> </w:t>
            </w:r>
            <w:r w:rsidR="00454A16">
              <w:rPr>
                <w:rFonts w:ascii="Times New Roman" w:eastAsia="바탕체" w:hAnsi="Times New Roman" w:hint="eastAsia"/>
                <w:sz w:val="20"/>
                <w:szCs w:val="20"/>
                <w:lang w:eastAsia="ko-KR"/>
              </w:rPr>
              <w:t>적용된다</w:t>
            </w:r>
            <w:r w:rsidR="00DB389C">
              <w:rPr>
                <w:rFonts w:ascii="Times New Roman" w:eastAsia="바탕체" w:hAnsi="Times New Roman" w:hint="eastAsia"/>
                <w:sz w:val="20"/>
                <w:szCs w:val="20"/>
              </w:rPr>
              <w:t>는</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점을</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유념할</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필요가</w:t>
            </w:r>
            <w:r w:rsidR="00DB389C">
              <w:rPr>
                <w:rFonts w:ascii="Times New Roman" w:eastAsia="바탕체" w:hAnsi="Times New Roman" w:hint="eastAsia"/>
                <w:sz w:val="20"/>
                <w:szCs w:val="20"/>
              </w:rPr>
              <w:t xml:space="preserve"> </w:t>
            </w:r>
            <w:r w:rsidR="00DB389C">
              <w:rPr>
                <w:rFonts w:ascii="Times New Roman" w:eastAsia="바탕체" w:hAnsi="Times New Roman" w:hint="eastAsia"/>
                <w:sz w:val="20"/>
                <w:szCs w:val="20"/>
              </w:rPr>
              <w:t>있음</w:t>
            </w:r>
            <w:r w:rsidR="00DB389C">
              <w:rPr>
                <w:rFonts w:ascii="Times New Roman" w:eastAsia="바탕체" w:hAnsi="Times New Roman" w:hint="eastAsia"/>
                <w:sz w:val="20"/>
                <w:szCs w:val="20"/>
              </w:rPr>
              <w:t>.</w:t>
            </w:r>
          </w:p>
        </w:tc>
      </w:tr>
      <w:tr w:rsidR="00F83171" w:rsidRPr="00850E72" w14:paraId="35AD86B7" w14:textId="77777777" w:rsidTr="00893737">
        <w:trPr>
          <w:trHeight w:val="457"/>
        </w:trPr>
        <w:tc>
          <w:tcPr>
            <w:tcW w:w="572" w:type="pct"/>
            <w:tcBorders>
              <w:top w:val="single" w:sz="12" w:space="0" w:color="000080"/>
              <w:bottom w:val="single" w:sz="12" w:space="0" w:color="000080"/>
            </w:tcBorders>
            <w:shd w:val="clear" w:color="auto" w:fill="auto"/>
          </w:tcPr>
          <w:p w14:paraId="31ABE4E3" w14:textId="10868E2A" w:rsidR="00F83171" w:rsidRDefault="00F83171" w:rsidP="00D05420">
            <w:pPr>
              <w:pStyle w:val="38"/>
              <w:numPr>
                <w:ilvl w:val="0"/>
                <w:numId w:val="18"/>
              </w:numPr>
              <w:ind w:left="284" w:hanging="284"/>
              <w:jc w:val="left"/>
              <w:outlineLvl w:val="1"/>
              <w:rPr>
                <w:sz w:val="20"/>
              </w:rPr>
            </w:pPr>
            <w:bookmarkStart w:id="88" w:name="_Toc152170069"/>
            <w:r w:rsidRPr="00F83171">
              <w:rPr>
                <w:rFonts w:hint="eastAsia"/>
                <w:sz w:val="20"/>
              </w:rPr>
              <w:lastRenderedPageBreak/>
              <w:t>기존</w:t>
            </w:r>
            <w:r w:rsidRPr="00F83171">
              <w:rPr>
                <w:rFonts w:hint="eastAsia"/>
                <w:sz w:val="20"/>
              </w:rPr>
              <w:t xml:space="preserve"> </w:t>
            </w:r>
            <w:r w:rsidRPr="00F83171">
              <w:rPr>
                <w:rFonts w:hint="eastAsia"/>
                <w:sz w:val="20"/>
              </w:rPr>
              <w:t>임차인들의</w:t>
            </w:r>
            <w:r w:rsidRPr="00F83171">
              <w:rPr>
                <w:rFonts w:hint="eastAsia"/>
                <w:sz w:val="20"/>
              </w:rPr>
              <w:t xml:space="preserve"> </w:t>
            </w:r>
            <w:r w:rsidRPr="00F83171">
              <w:rPr>
                <w:rFonts w:hint="eastAsia"/>
                <w:sz w:val="20"/>
              </w:rPr>
              <w:t>우선임차권</w:t>
            </w:r>
            <w:bookmarkEnd w:id="88"/>
            <w:r w:rsidRPr="00F83171">
              <w:rPr>
                <w:rFonts w:hint="eastAsia"/>
                <w:sz w:val="20"/>
              </w:rPr>
              <w:t xml:space="preserve"> </w:t>
            </w:r>
          </w:p>
        </w:tc>
        <w:tc>
          <w:tcPr>
            <w:tcW w:w="25" w:type="pct"/>
            <w:shd w:val="clear" w:color="auto" w:fill="auto"/>
          </w:tcPr>
          <w:p w14:paraId="2A789CE0" w14:textId="77777777" w:rsidR="00F83171" w:rsidRPr="00850E72" w:rsidRDefault="00F83171"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639E6A9B" w14:textId="77777777" w:rsidR="00F83171" w:rsidRPr="009B416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B4161">
              <w:rPr>
                <w:rFonts w:ascii="Times New Roman" w:eastAsia="바탕체" w:hAnsi="Times New Roman" w:hint="eastAsia"/>
                <w:sz w:val="20"/>
                <w:szCs w:val="20"/>
              </w:rPr>
              <w:t>본건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임대차계약에</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의하면</w:t>
            </w:r>
            <w:r w:rsidRPr="009B4161">
              <w:rPr>
                <w:rFonts w:ascii="Times New Roman" w:eastAsia="바탕체" w:hAnsi="Times New Roman" w:hint="eastAsia"/>
                <w:sz w:val="20"/>
                <w:szCs w:val="20"/>
              </w:rPr>
              <w:t>,</w:t>
            </w:r>
            <w:r w:rsidRPr="009B4161">
              <w:rPr>
                <w:rFonts w:ascii="Times New Roman" w:eastAsia="바탕체" w:hAnsi="Times New Roman"/>
                <w:sz w:val="20"/>
                <w:szCs w:val="20"/>
              </w:rPr>
              <w:t xml:space="preserve"> </w:t>
            </w:r>
            <w:r w:rsidRPr="009B4161">
              <w:rPr>
                <w:rFonts w:ascii="Times New Roman" w:eastAsia="바탕체" w:hAnsi="Times New Roman" w:hint="eastAsia"/>
                <w:sz w:val="20"/>
                <w:szCs w:val="20"/>
              </w:rPr>
              <w:t>㈜웅진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및</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㈜웅진씽크빅은</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본건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건물</w:t>
            </w:r>
            <w:r w:rsidRPr="009B4161">
              <w:rPr>
                <w:rFonts w:ascii="Times New Roman" w:eastAsia="바탕체" w:hAnsi="Times New Roman" w:hint="eastAsia"/>
                <w:sz w:val="20"/>
                <w:szCs w:val="20"/>
              </w:rPr>
              <w:t xml:space="preserve"> </w:t>
            </w:r>
            <w:r w:rsidRPr="009B4161">
              <w:rPr>
                <w:rFonts w:ascii="Times New Roman" w:eastAsia="바탕체" w:hAnsi="Times New Roman"/>
                <w:sz w:val="20"/>
                <w:szCs w:val="20"/>
              </w:rPr>
              <w:t>10</w:t>
            </w:r>
            <w:r w:rsidRPr="009B4161">
              <w:rPr>
                <w:rFonts w:ascii="Times New Roman" w:eastAsia="바탕체" w:hAnsi="Times New Roman" w:hint="eastAsia"/>
                <w:sz w:val="20"/>
                <w:szCs w:val="20"/>
              </w:rPr>
              <w:t>층</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㈜로카모빌리티는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본건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건물</w:t>
            </w:r>
            <w:r w:rsidRPr="009B4161">
              <w:rPr>
                <w:rFonts w:ascii="Times New Roman" w:eastAsia="바탕체" w:hAnsi="Times New Roman" w:hint="eastAsia"/>
                <w:sz w:val="20"/>
                <w:szCs w:val="20"/>
              </w:rPr>
              <w:t xml:space="preserve"> </w:t>
            </w:r>
            <w:r w:rsidRPr="009B4161">
              <w:rPr>
                <w:rFonts w:ascii="Times New Roman" w:eastAsia="바탕체" w:hAnsi="Times New Roman"/>
                <w:sz w:val="20"/>
                <w:szCs w:val="20"/>
              </w:rPr>
              <w:t>2</w:t>
            </w:r>
            <w:r w:rsidRPr="009B4161">
              <w:rPr>
                <w:rFonts w:ascii="Times New Roman" w:eastAsia="바탕체" w:hAnsi="Times New Roman" w:hint="eastAsia"/>
                <w:sz w:val="20"/>
                <w:szCs w:val="20"/>
              </w:rPr>
              <w:t>층</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셀린느코리아</w:t>
            </w:r>
            <w:r w:rsidRPr="009B4161">
              <w:rPr>
                <w:rFonts w:ascii="Times New Roman" w:eastAsia="바탕체" w:hAnsi="Times New Roman" w:hint="eastAsia"/>
                <w:sz w:val="20"/>
                <w:szCs w:val="20"/>
              </w:rPr>
              <w:t>(</w:t>
            </w:r>
            <w:r w:rsidRPr="009B4161">
              <w:rPr>
                <w:rFonts w:ascii="Times New Roman" w:eastAsia="바탕체" w:hAnsi="Times New Roman" w:hint="eastAsia"/>
                <w:sz w:val="20"/>
                <w:szCs w:val="20"/>
              </w:rPr>
              <w:t>유</w:t>
            </w:r>
            <w:r w:rsidRPr="009B4161">
              <w:rPr>
                <w:rFonts w:ascii="Times New Roman" w:eastAsia="바탕체" w:hAnsi="Times New Roman" w:hint="eastAsia"/>
                <w:sz w:val="20"/>
                <w:szCs w:val="20"/>
              </w:rPr>
              <w:t>)</w:t>
            </w:r>
            <w:r w:rsidRPr="009B4161">
              <w:rPr>
                <w:rFonts w:ascii="Times New Roman" w:eastAsia="바탕체" w:hAnsi="Times New Roman" w:hint="eastAsia"/>
                <w:sz w:val="20"/>
                <w:szCs w:val="20"/>
              </w:rPr>
              <w:t>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본건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건물</w:t>
            </w:r>
            <w:r w:rsidRPr="009B4161">
              <w:rPr>
                <w:rFonts w:ascii="Times New Roman" w:eastAsia="바탕체" w:hAnsi="Times New Roman" w:hint="eastAsia"/>
                <w:sz w:val="20"/>
                <w:szCs w:val="20"/>
              </w:rPr>
              <w:t xml:space="preserve"> </w:t>
            </w:r>
            <w:r w:rsidRPr="009B4161">
              <w:rPr>
                <w:rFonts w:ascii="Times New Roman" w:eastAsia="바탕체" w:hAnsi="Times New Roman"/>
                <w:sz w:val="20"/>
                <w:szCs w:val="20"/>
              </w:rPr>
              <w:t>16</w:t>
            </w:r>
            <w:r w:rsidRPr="009B4161">
              <w:rPr>
                <w:rFonts w:ascii="Times New Roman" w:eastAsia="바탕체" w:hAnsi="Times New Roman" w:hint="eastAsia"/>
                <w:sz w:val="20"/>
                <w:szCs w:val="20"/>
              </w:rPr>
              <w:t>층</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㈜더블미는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본건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건물</w:t>
            </w:r>
            <w:r w:rsidRPr="009B4161">
              <w:rPr>
                <w:rFonts w:ascii="Times New Roman" w:eastAsia="바탕체" w:hAnsi="Times New Roman" w:hint="eastAsia"/>
                <w:sz w:val="20"/>
                <w:szCs w:val="20"/>
              </w:rPr>
              <w:t xml:space="preserve"> 1</w:t>
            </w:r>
            <w:r w:rsidRPr="009B4161">
              <w:rPr>
                <w:rFonts w:ascii="Times New Roman" w:eastAsia="바탕체" w:hAnsi="Times New Roman"/>
                <w:sz w:val="20"/>
                <w:szCs w:val="20"/>
              </w:rPr>
              <w:t>2</w:t>
            </w:r>
            <w:r w:rsidRPr="009B4161">
              <w:rPr>
                <w:rFonts w:ascii="Times New Roman" w:eastAsia="바탕체" w:hAnsi="Times New Roman" w:hint="eastAsia"/>
                <w:sz w:val="20"/>
                <w:szCs w:val="20"/>
              </w:rPr>
              <w:t>층</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및</w:t>
            </w:r>
            <w:r w:rsidRPr="009B4161">
              <w:rPr>
                <w:rFonts w:ascii="Times New Roman" w:eastAsia="바탕체" w:hAnsi="Times New Roman" w:hint="eastAsia"/>
                <w:sz w:val="20"/>
                <w:szCs w:val="20"/>
              </w:rPr>
              <w:t xml:space="preserve"> </w:t>
            </w:r>
            <w:r w:rsidRPr="009B4161">
              <w:rPr>
                <w:rFonts w:ascii="Times New Roman" w:eastAsia="바탕체" w:hAnsi="Times New Roman"/>
                <w:sz w:val="20"/>
                <w:szCs w:val="20"/>
              </w:rPr>
              <w:t>16</w:t>
            </w:r>
            <w:r w:rsidRPr="009B4161">
              <w:rPr>
                <w:rFonts w:ascii="Times New Roman" w:eastAsia="바탕체" w:hAnsi="Times New Roman" w:hint="eastAsia"/>
                <w:sz w:val="20"/>
                <w:szCs w:val="20"/>
              </w:rPr>
              <w:t>층</w:t>
            </w:r>
            <w:r w:rsidRPr="009B4161">
              <w:rPr>
                <w:rFonts w:ascii="Times New Roman" w:eastAsia="바탕체" w:hAnsi="Times New Roman" w:hint="eastAsia"/>
                <w:sz w:val="20"/>
                <w:szCs w:val="20"/>
              </w:rPr>
              <w:t>(</w:t>
            </w:r>
            <w:r w:rsidRPr="009B4161">
              <w:rPr>
                <w:rFonts w:ascii="Times New Roman" w:eastAsia="바탕체" w:hAnsi="Times New Roman" w:hint="eastAsia"/>
                <w:sz w:val="20"/>
                <w:szCs w:val="20"/>
              </w:rPr>
              <w:t>단</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셀린느코리아</w:t>
            </w:r>
            <w:r w:rsidRPr="009B4161">
              <w:rPr>
                <w:rFonts w:ascii="Times New Roman" w:eastAsia="바탕체" w:hAnsi="Times New Roman" w:hint="eastAsia"/>
                <w:sz w:val="20"/>
                <w:szCs w:val="20"/>
              </w:rPr>
              <w:t>(</w:t>
            </w:r>
            <w:r w:rsidRPr="009B4161">
              <w:rPr>
                <w:rFonts w:ascii="Times New Roman" w:eastAsia="바탕체" w:hAnsi="Times New Roman" w:hint="eastAsia"/>
                <w:sz w:val="20"/>
                <w:szCs w:val="20"/>
              </w:rPr>
              <w:t>유</w:t>
            </w:r>
            <w:r w:rsidRPr="009B4161">
              <w:rPr>
                <w:rFonts w:ascii="Times New Roman" w:eastAsia="바탕체" w:hAnsi="Times New Roman" w:hint="eastAsia"/>
                <w:sz w:val="20"/>
                <w:szCs w:val="20"/>
              </w:rPr>
              <w:t>)</w:t>
            </w:r>
            <w:r w:rsidRPr="009B4161">
              <w:rPr>
                <w:rFonts w:ascii="Times New Roman" w:eastAsia="바탕체" w:hAnsi="Times New Roman" w:hint="eastAsia"/>
                <w:sz w:val="20"/>
                <w:szCs w:val="20"/>
              </w:rPr>
              <w:t>의</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우선임차권에</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비해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후순위</w:t>
            </w:r>
            <w:r w:rsidRPr="009B4161">
              <w:rPr>
                <w:rFonts w:ascii="Times New Roman" w:eastAsia="바탕체" w:hAnsi="Times New Roman" w:hint="eastAsia"/>
                <w:sz w:val="20"/>
                <w:szCs w:val="20"/>
              </w:rPr>
              <w:t>)</w:t>
            </w:r>
            <w:r w:rsidRPr="009B4161">
              <w:rPr>
                <w:rFonts w:ascii="Times New Roman" w:eastAsia="바탕체" w:hAnsi="Times New Roman" w:hint="eastAsia"/>
                <w:sz w:val="20"/>
                <w:szCs w:val="20"/>
              </w:rPr>
              <w:t>에</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대해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우선임차권을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가짐</w:t>
            </w:r>
            <w:r w:rsidRPr="009B4161">
              <w:rPr>
                <w:rFonts w:ascii="Times New Roman" w:eastAsia="바탕체" w:hAnsi="Times New Roman" w:hint="eastAsia"/>
                <w:sz w:val="20"/>
                <w:szCs w:val="20"/>
              </w:rPr>
              <w:t xml:space="preserve">. </w:t>
            </w:r>
          </w:p>
          <w:p w14:paraId="702710FE" w14:textId="494BF83F" w:rsidR="00F83171" w:rsidRPr="009B4161" w:rsidRDefault="00F83171" w:rsidP="0024475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9B4161">
              <w:rPr>
                <w:rFonts w:ascii="Times New Roman" w:eastAsia="바탕체" w:hAnsi="Times New Roman" w:hint="eastAsia"/>
                <w:sz w:val="20"/>
                <w:szCs w:val="20"/>
              </w:rPr>
              <w:t>그</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중</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셀린느코리아</w:t>
            </w:r>
            <w:r w:rsidRPr="009B4161">
              <w:rPr>
                <w:rFonts w:ascii="Times New Roman" w:eastAsia="바탕체" w:hAnsi="Times New Roman"/>
                <w:sz w:val="20"/>
                <w:szCs w:val="20"/>
              </w:rPr>
              <w:t xml:space="preserve"> </w:t>
            </w:r>
            <w:r w:rsidRPr="009B4161">
              <w:rPr>
                <w:rFonts w:ascii="Times New Roman" w:eastAsia="바탕체" w:hAnsi="Times New Roman"/>
                <w:sz w:val="20"/>
                <w:szCs w:val="20"/>
              </w:rPr>
              <w:t>유한회사의</w:t>
            </w:r>
            <w:r w:rsidRPr="009B4161">
              <w:rPr>
                <w:rFonts w:ascii="Times New Roman" w:eastAsia="바탕체" w:hAnsi="Times New Roman"/>
                <w:sz w:val="20"/>
                <w:szCs w:val="20"/>
              </w:rPr>
              <w:t xml:space="preserve"> </w:t>
            </w:r>
            <w:r w:rsidRPr="009B4161">
              <w:rPr>
                <w:rFonts w:ascii="Times New Roman" w:eastAsia="바탕체" w:hAnsi="Times New Roman"/>
                <w:sz w:val="20"/>
                <w:szCs w:val="20"/>
              </w:rPr>
              <w:t>우선임차권</w:t>
            </w:r>
            <w:r w:rsidRPr="009B4161">
              <w:rPr>
                <w:rFonts w:ascii="Times New Roman" w:eastAsia="바탕체" w:hAnsi="Times New Roman"/>
                <w:sz w:val="20"/>
                <w:szCs w:val="20"/>
              </w:rPr>
              <w:t xml:space="preserve"> </w:t>
            </w:r>
            <w:r w:rsidRPr="009B4161">
              <w:rPr>
                <w:rFonts w:ascii="Times New Roman" w:eastAsia="바탕체" w:hAnsi="Times New Roman"/>
                <w:sz w:val="20"/>
                <w:szCs w:val="20"/>
              </w:rPr>
              <w:t>행사</w:t>
            </w:r>
            <w:r w:rsidRPr="009B4161">
              <w:rPr>
                <w:rFonts w:ascii="Times New Roman" w:eastAsia="바탕체" w:hAnsi="Times New Roman"/>
                <w:sz w:val="20"/>
                <w:szCs w:val="20"/>
              </w:rPr>
              <w:t xml:space="preserve"> </w:t>
            </w:r>
            <w:r w:rsidRPr="009B4161">
              <w:rPr>
                <w:rFonts w:ascii="Times New Roman" w:eastAsia="바탕체" w:hAnsi="Times New Roman"/>
                <w:sz w:val="20"/>
                <w:szCs w:val="20"/>
              </w:rPr>
              <w:t>기간은</w:t>
            </w:r>
            <w:r w:rsidRPr="009B4161">
              <w:rPr>
                <w:rFonts w:ascii="Times New Roman" w:eastAsia="바탕체" w:hAnsi="Times New Roman"/>
                <w:sz w:val="20"/>
                <w:szCs w:val="20"/>
              </w:rPr>
              <w:t xml:space="preserve"> 2022. 12. 31.</w:t>
            </w:r>
            <w:r w:rsidRPr="009B4161">
              <w:rPr>
                <w:rFonts w:ascii="Times New Roman" w:eastAsia="바탕체" w:hAnsi="Times New Roman"/>
                <w:sz w:val="20"/>
                <w:szCs w:val="20"/>
              </w:rPr>
              <w:t>까지로</w:t>
            </w:r>
            <w:r w:rsidRPr="009B4161">
              <w:rPr>
                <w:rFonts w:ascii="Times New Roman" w:eastAsia="바탕체" w:hAnsi="Times New Roman"/>
                <w:sz w:val="20"/>
                <w:szCs w:val="20"/>
              </w:rPr>
              <w:t xml:space="preserve"> </w:t>
            </w:r>
            <w:r w:rsidRPr="009B4161">
              <w:rPr>
                <w:rFonts w:ascii="Times New Roman" w:eastAsia="바탕체" w:hAnsi="Times New Roman"/>
                <w:sz w:val="20"/>
                <w:szCs w:val="20"/>
              </w:rPr>
              <w:t>이미</w:t>
            </w:r>
            <w:r w:rsidRPr="009B4161">
              <w:rPr>
                <w:rFonts w:ascii="Times New Roman" w:eastAsia="바탕체" w:hAnsi="Times New Roman"/>
                <w:sz w:val="20"/>
                <w:szCs w:val="20"/>
              </w:rPr>
              <w:t xml:space="preserve"> </w:t>
            </w:r>
            <w:r w:rsidRPr="009B4161">
              <w:rPr>
                <w:rFonts w:ascii="Times New Roman" w:eastAsia="바탕체" w:hAnsi="Times New Roman"/>
                <w:sz w:val="20"/>
                <w:szCs w:val="20"/>
              </w:rPr>
              <w:t>도과하였</w:t>
            </w:r>
            <w:r w:rsidRPr="009B4161">
              <w:rPr>
                <w:rFonts w:ascii="Times New Roman" w:eastAsia="바탕체" w:hAnsi="Times New Roman" w:hint="eastAsia"/>
                <w:sz w:val="20"/>
                <w:szCs w:val="20"/>
              </w:rPr>
              <w:t>으나</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나머지</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임차인들의</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우선임차권은</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기간이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특정되어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있지</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않으므로</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임대차계약기간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동안</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유효할</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것으로</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해석될</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것으로</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생각됨</w:t>
            </w:r>
            <w:r w:rsidRPr="009B4161">
              <w:rPr>
                <w:rFonts w:ascii="Times New Roman" w:eastAsia="바탕체" w:hAnsi="Times New Roman" w:hint="eastAsia"/>
                <w:sz w:val="20"/>
                <w:szCs w:val="20"/>
              </w:rPr>
              <w:t xml:space="preserve">. </w:t>
            </w:r>
          </w:p>
        </w:tc>
        <w:tc>
          <w:tcPr>
            <w:tcW w:w="25" w:type="pct"/>
            <w:tcBorders>
              <w:top w:val="single" w:sz="12" w:space="0" w:color="000080"/>
              <w:bottom w:val="single" w:sz="12" w:space="0" w:color="000080"/>
            </w:tcBorders>
            <w:shd w:val="clear" w:color="auto" w:fill="auto"/>
          </w:tcPr>
          <w:p w14:paraId="25C3D563" w14:textId="77777777" w:rsidR="00F83171" w:rsidRPr="009B4161" w:rsidDel="0015750F" w:rsidRDefault="00F83171"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64DE0D35" w14:textId="5F0DA5CB" w:rsidR="00F83171" w:rsidRPr="009B4161" w:rsidRDefault="0024475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B4161">
              <w:rPr>
                <w:rFonts w:ascii="Times New Roman" w:eastAsia="바탕체" w:hAnsi="Times New Roman" w:hint="eastAsia"/>
                <w:sz w:val="20"/>
                <w:szCs w:val="20"/>
              </w:rPr>
              <w:t>매수인이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거래종결</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특정</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임차인에게</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본건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건물을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임대할</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계획이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있다면</w:t>
            </w:r>
            <w:r w:rsidRPr="009B4161">
              <w:rPr>
                <w:rFonts w:ascii="Times New Roman" w:eastAsia="바탕체" w:hAnsi="Times New Roman" w:hint="eastAsia"/>
                <w:sz w:val="20"/>
                <w:szCs w:val="20"/>
              </w:rPr>
              <w:t>,</w:t>
            </w:r>
            <w:r w:rsidRPr="009B4161">
              <w:rPr>
                <w:rFonts w:ascii="Times New Roman" w:eastAsia="바탕체" w:hAnsi="Times New Roman"/>
                <w:sz w:val="20"/>
                <w:szCs w:val="20"/>
              </w:rPr>
              <w:t xml:space="preserve"> </w:t>
            </w:r>
            <w:r w:rsidRPr="009B4161">
              <w:rPr>
                <w:rFonts w:ascii="Times New Roman" w:eastAsia="바탕체" w:hAnsi="Times New Roman" w:hint="eastAsia"/>
                <w:sz w:val="20"/>
                <w:szCs w:val="20"/>
              </w:rPr>
              <w:t>본건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건물</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일부</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층에</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대해서는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우선임차권을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갖는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기존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임차인들이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있다는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점에</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유념하</w:t>
            </w:r>
            <w:r w:rsidR="00944022" w:rsidRPr="009B4161">
              <w:rPr>
                <w:rFonts w:ascii="Times New Roman" w:eastAsia="바탕체" w:hAnsi="Times New Roman" w:hint="eastAsia"/>
                <w:sz w:val="20"/>
                <w:szCs w:val="20"/>
                <w:lang w:eastAsia="ko-KR"/>
              </w:rPr>
              <w:t>고</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이를</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위한</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절차를</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준수하</w:t>
            </w:r>
            <w:r w:rsidRPr="009B4161">
              <w:rPr>
                <w:rFonts w:ascii="Times New Roman" w:eastAsia="바탕체" w:hAnsi="Times New Roman" w:hint="eastAsia"/>
                <w:sz w:val="20"/>
                <w:szCs w:val="20"/>
              </w:rPr>
              <w:t>여야</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함</w:t>
            </w:r>
            <w:r w:rsidRPr="009B4161">
              <w:rPr>
                <w:rFonts w:ascii="Times New Roman" w:eastAsia="바탕체" w:hAnsi="Times New Roman" w:hint="eastAsia"/>
                <w:sz w:val="20"/>
                <w:szCs w:val="20"/>
              </w:rPr>
              <w:t>.</w:t>
            </w:r>
          </w:p>
        </w:tc>
      </w:tr>
      <w:tr w:rsidR="00985974" w:rsidRPr="00850E72" w14:paraId="33ED7208" w14:textId="77777777" w:rsidTr="00893737">
        <w:trPr>
          <w:trHeight w:val="457"/>
        </w:trPr>
        <w:tc>
          <w:tcPr>
            <w:tcW w:w="572" w:type="pct"/>
            <w:tcBorders>
              <w:top w:val="single" w:sz="12" w:space="0" w:color="000080"/>
              <w:bottom w:val="single" w:sz="12" w:space="0" w:color="000080"/>
            </w:tcBorders>
            <w:shd w:val="clear" w:color="auto" w:fill="auto"/>
          </w:tcPr>
          <w:p w14:paraId="754277EA" w14:textId="5D81AC7B" w:rsidR="00985974" w:rsidRPr="00F83171" w:rsidRDefault="00985974" w:rsidP="00D05420">
            <w:pPr>
              <w:pStyle w:val="38"/>
              <w:numPr>
                <w:ilvl w:val="0"/>
                <w:numId w:val="18"/>
              </w:numPr>
              <w:ind w:left="284" w:hanging="284"/>
              <w:jc w:val="left"/>
              <w:outlineLvl w:val="1"/>
              <w:rPr>
                <w:sz w:val="20"/>
              </w:rPr>
            </w:pPr>
            <w:bookmarkStart w:id="89" w:name="_Toc152170070"/>
            <w:r>
              <w:rPr>
                <w:rFonts w:hint="eastAsia"/>
                <w:sz w:val="20"/>
              </w:rPr>
              <w:t>제소전화해</w:t>
            </w:r>
            <w:bookmarkEnd w:id="89"/>
          </w:p>
        </w:tc>
        <w:tc>
          <w:tcPr>
            <w:tcW w:w="25" w:type="pct"/>
            <w:shd w:val="clear" w:color="auto" w:fill="auto"/>
          </w:tcPr>
          <w:p w14:paraId="11FF3091" w14:textId="77777777" w:rsidR="00985974" w:rsidRPr="00850E72" w:rsidRDefault="00985974"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212BEAA6" w14:textId="285534A9" w:rsidR="00985974" w:rsidRPr="009B4161" w:rsidRDefault="00985974" w:rsidP="00985974">
            <w:pPr>
              <w:numPr>
                <w:ilvl w:val="0"/>
                <w:numId w:val="14"/>
              </w:numPr>
              <w:wordWrap w:val="0"/>
              <w:autoSpaceDE w:val="0"/>
              <w:autoSpaceDN w:val="0"/>
              <w:snapToGrid w:val="0"/>
              <w:spacing w:after="120" w:line="280" w:lineRule="atLeast"/>
              <w:jc w:val="both"/>
              <w:rPr>
                <w:rFonts w:ascii="Times New Roman" w:eastAsia="DengXian" w:hAnsi="Times New Roman"/>
                <w:sz w:val="20"/>
                <w:szCs w:val="20"/>
                <w:lang w:eastAsia="ko-KR"/>
              </w:rPr>
            </w:pPr>
            <w:r w:rsidRPr="009B4161">
              <w:rPr>
                <w:rFonts w:ascii="Times New Roman" w:eastAsia="바탕체" w:hAnsi="Times New Roman" w:hint="eastAsia"/>
                <w:sz w:val="20"/>
                <w:szCs w:val="20"/>
                <w:lang w:eastAsia="ko-KR"/>
              </w:rPr>
              <w:t>본건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sz w:val="20"/>
                <w:szCs w:val="20"/>
                <w:lang w:eastAsia="ko-KR"/>
              </w:rPr>
              <w:t>임대차계약</w:t>
            </w:r>
            <w:r w:rsidR="00044EBA" w:rsidRPr="009B4161">
              <w:rPr>
                <w:rFonts w:ascii="Times New Roman" w:eastAsia="바탕체" w:hAnsi="Times New Roman" w:hint="eastAsia"/>
                <w:sz w:val="20"/>
                <w:szCs w:val="20"/>
                <w:lang w:eastAsia="ko-KR"/>
              </w:rPr>
              <w:t xml:space="preserve"> </w:t>
            </w:r>
            <w:r w:rsidR="00044EBA" w:rsidRPr="009B4161">
              <w:rPr>
                <w:rFonts w:ascii="Times New Roman" w:eastAsia="바탕체" w:hAnsi="Times New Roman" w:hint="eastAsia"/>
                <w:sz w:val="20"/>
                <w:szCs w:val="20"/>
                <w:lang w:eastAsia="ko-KR"/>
              </w:rPr>
              <w:t>중</w:t>
            </w:r>
            <w:r w:rsidR="00044EBA"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w:t>
            </w:r>
            <w:proofErr w:type="spellStart"/>
            <w:r w:rsidR="00044EBA" w:rsidRPr="009B4161">
              <w:rPr>
                <w:rFonts w:ascii="Times New Roman" w:eastAsia="바탕체" w:hAnsi="Times New Roman" w:hint="eastAsia"/>
                <w:sz w:val="20"/>
                <w:szCs w:val="20"/>
                <w:lang w:eastAsia="ko-KR"/>
              </w:rPr>
              <w:t>케이티아이에스와의</w:t>
            </w:r>
            <w:proofErr w:type="spellEnd"/>
            <w:r w:rsidR="00044EBA" w:rsidRPr="009B4161">
              <w:rPr>
                <w:rFonts w:ascii="Times New Roman" w:eastAsia="바탕체" w:hAnsi="Times New Roman" w:hint="eastAsia"/>
                <w:sz w:val="20"/>
                <w:szCs w:val="20"/>
                <w:lang w:eastAsia="ko-KR"/>
              </w:rPr>
              <w:t xml:space="preserve"> </w:t>
            </w:r>
            <w:r w:rsidR="00044EBA" w:rsidRPr="009B4161">
              <w:rPr>
                <w:rFonts w:ascii="Times New Roman" w:eastAsia="바탕체" w:hAnsi="Times New Roman" w:hint="eastAsia"/>
                <w:sz w:val="20"/>
                <w:szCs w:val="20"/>
                <w:lang w:eastAsia="ko-KR"/>
              </w:rPr>
              <w:t>임대차계약을</w:t>
            </w:r>
            <w:r w:rsidR="00044EBA" w:rsidRPr="009B4161">
              <w:rPr>
                <w:rFonts w:ascii="Times New Roman" w:eastAsia="바탕체" w:hAnsi="Times New Roman" w:hint="eastAsia"/>
                <w:sz w:val="20"/>
                <w:szCs w:val="20"/>
                <w:lang w:eastAsia="ko-KR"/>
              </w:rPr>
              <w:t xml:space="preserve"> </w:t>
            </w:r>
            <w:r w:rsidR="00044EBA" w:rsidRPr="009B4161">
              <w:rPr>
                <w:rFonts w:ascii="Times New Roman" w:eastAsia="바탕체" w:hAnsi="Times New Roman" w:hint="eastAsia"/>
                <w:sz w:val="20"/>
                <w:szCs w:val="20"/>
                <w:lang w:eastAsia="ko-KR"/>
              </w:rPr>
              <w:t>제외한</w:t>
            </w:r>
            <w:r w:rsidR="00044EBA" w:rsidRPr="009B4161">
              <w:rPr>
                <w:rFonts w:ascii="Times New Roman" w:eastAsia="바탕체" w:hAnsi="Times New Roman" w:hint="eastAsia"/>
                <w:sz w:val="20"/>
                <w:szCs w:val="20"/>
                <w:lang w:eastAsia="ko-KR"/>
              </w:rPr>
              <w:t xml:space="preserve"> </w:t>
            </w:r>
            <w:r w:rsidR="00044EBA" w:rsidRPr="009B4161">
              <w:rPr>
                <w:rFonts w:ascii="Times New Roman" w:eastAsia="바탕체" w:hAnsi="Times New Roman" w:hint="eastAsia"/>
                <w:sz w:val="20"/>
                <w:szCs w:val="20"/>
                <w:lang w:eastAsia="ko-KR"/>
              </w:rPr>
              <w:t>나머지</w:t>
            </w:r>
            <w:r w:rsidR="00044EBA" w:rsidRPr="009B4161">
              <w:rPr>
                <w:rFonts w:ascii="Times New Roman" w:eastAsia="바탕체" w:hAnsi="Times New Roman" w:hint="eastAsia"/>
                <w:sz w:val="20"/>
                <w:szCs w:val="20"/>
                <w:lang w:eastAsia="ko-KR"/>
              </w:rPr>
              <w:t xml:space="preserve"> </w:t>
            </w:r>
            <w:r w:rsidR="00044EBA" w:rsidRPr="009B4161">
              <w:rPr>
                <w:rFonts w:ascii="Times New Roman" w:eastAsia="바탕체" w:hAnsi="Times New Roman" w:hint="eastAsia"/>
                <w:sz w:val="20"/>
                <w:szCs w:val="20"/>
                <w:lang w:eastAsia="ko-KR"/>
              </w:rPr>
              <w:t>임대차계약에서는</w:t>
            </w:r>
            <w:r w:rsidR="00044EBA" w:rsidRPr="009B4161">
              <w:rPr>
                <w:rFonts w:ascii="Times New Roman" w:eastAsia="바탕체" w:hAnsi="Times New Roman" w:hint="eastAsia"/>
                <w:sz w:val="20"/>
                <w:szCs w:val="20"/>
                <w:lang w:eastAsia="ko-KR"/>
              </w:rPr>
              <w:t xml:space="preserve"> </w:t>
            </w:r>
            <w:r w:rsidR="00044EBA" w:rsidRPr="009B4161">
              <w:rPr>
                <w:rFonts w:ascii="Times New Roman" w:eastAsia="바탕체" w:hAnsi="Times New Roman" w:hint="eastAsia"/>
                <w:sz w:val="20"/>
                <w:szCs w:val="20"/>
                <w:lang w:eastAsia="ko-KR"/>
              </w:rPr>
              <w:t>모두</w:t>
            </w:r>
            <w:r w:rsidRPr="009B4161">
              <w:rPr>
                <w:rFonts w:ascii="Times New Roman" w:eastAsia="바탕체" w:hAnsi="Times New Roman"/>
                <w:sz w:val="20"/>
                <w:szCs w:val="20"/>
                <w:lang w:eastAsia="ko-KR"/>
              </w:rPr>
              <w:t xml:space="preserve"> </w:t>
            </w:r>
            <w:r w:rsidRPr="009B4161">
              <w:rPr>
                <w:rFonts w:ascii="Times New Roman" w:eastAsia="바탕체" w:hAnsi="Times New Roman" w:hint="eastAsia"/>
                <w:sz w:val="20"/>
                <w:szCs w:val="20"/>
                <w:lang w:eastAsia="ko-KR"/>
              </w:rPr>
              <w:t>차임지급의무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임대차목적물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명도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및</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원상복구</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등</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임차인의</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의무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이행</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확보를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위해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sz w:val="20"/>
                <w:szCs w:val="20"/>
                <w:lang w:eastAsia="ko-KR"/>
              </w:rPr>
              <w:t>임대인과</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임차인</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간</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상호</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협의에</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따라</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제소전화해를</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신청할</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수</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있</w:t>
            </w:r>
            <w:r w:rsidRPr="009B4161">
              <w:rPr>
                <w:rFonts w:ascii="Times New Roman" w:eastAsia="바탕체" w:hAnsi="Times New Roman" w:hint="eastAsia"/>
                <w:sz w:val="20"/>
                <w:szCs w:val="20"/>
                <w:lang w:eastAsia="ko-KR"/>
              </w:rPr>
              <w:t>는</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근거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규정을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두고</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sz w:val="20"/>
                <w:szCs w:val="20"/>
                <w:lang w:eastAsia="ko-KR"/>
              </w:rPr>
              <w:t>있음</w:t>
            </w:r>
            <w:r w:rsidRPr="009B4161">
              <w:rPr>
                <w:rFonts w:ascii="Times New Roman" w:eastAsia="바탕체" w:hAnsi="Times New Roman"/>
                <w:sz w:val="20"/>
                <w:szCs w:val="20"/>
                <w:lang w:eastAsia="ko-KR"/>
              </w:rPr>
              <w:t>(</w:t>
            </w:r>
            <w:r w:rsidRPr="009B4161">
              <w:rPr>
                <w:rFonts w:ascii="Times New Roman" w:eastAsia="바탕체" w:hAnsi="Times New Roman"/>
                <w:sz w:val="20"/>
                <w:szCs w:val="20"/>
                <w:lang w:eastAsia="ko-KR"/>
              </w:rPr>
              <w:t>특약사항</w:t>
            </w:r>
            <w:r w:rsidRPr="009B4161">
              <w:rPr>
                <w:rFonts w:ascii="Times New Roman" w:eastAsia="바탕체" w:hAnsi="Times New Roman"/>
                <w:sz w:val="20"/>
                <w:szCs w:val="20"/>
                <w:lang w:eastAsia="ko-KR"/>
              </w:rPr>
              <w:t xml:space="preserve"> </w:t>
            </w:r>
            <w:r w:rsidRPr="009B4161">
              <w:rPr>
                <w:rFonts w:ascii="Times New Roman" w:eastAsia="바탕체" w:hAnsi="Times New Roman"/>
                <w:sz w:val="20"/>
                <w:szCs w:val="20"/>
                <w:lang w:eastAsia="ko-KR"/>
              </w:rPr>
              <w:t>제</w:t>
            </w:r>
            <w:r w:rsidRPr="009B4161">
              <w:rPr>
                <w:rFonts w:ascii="Times New Roman" w:eastAsia="바탕체" w:hAnsi="Times New Roman"/>
                <w:sz w:val="20"/>
                <w:szCs w:val="20"/>
                <w:lang w:eastAsia="ko-KR"/>
              </w:rPr>
              <w:t>10</w:t>
            </w:r>
            <w:r w:rsidRPr="009B4161">
              <w:rPr>
                <w:rFonts w:ascii="Times New Roman" w:eastAsia="바탕체" w:hAnsi="Times New Roman"/>
                <w:sz w:val="20"/>
                <w:szCs w:val="20"/>
                <w:lang w:eastAsia="ko-KR"/>
              </w:rPr>
              <w:t>조</w:t>
            </w:r>
            <w:r w:rsidRPr="009B4161">
              <w:rPr>
                <w:rFonts w:ascii="Times New Roman" w:eastAsia="바탕체" w:hAnsi="Times New Roman"/>
                <w:sz w:val="20"/>
                <w:szCs w:val="20"/>
                <w:lang w:eastAsia="ko-KR"/>
              </w:rPr>
              <w:t>).</w:t>
            </w:r>
            <w:r w:rsidRPr="009B4161">
              <w:rPr>
                <w:rStyle w:val="ae"/>
                <w:rFonts w:ascii="Times New Roman" w:hAnsi="Times New Roman"/>
                <w:sz w:val="20"/>
                <w:szCs w:val="20"/>
                <w:lang w:eastAsia="ko-KR"/>
              </w:rPr>
              <w:footnoteReference w:id="25"/>
            </w:r>
            <w:r w:rsidRPr="009B4161">
              <w:rPr>
                <w:rFonts w:ascii="Times New Roman" w:eastAsia="바탕체" w:hAnsi="Times New Roman"/>
                <w:sz w:val="20"/>
                <w:szCs w:val="20"/>
                <w:lang w:eastAsia="ko-KR"/>
              </w:rPr>
              <w:t xml:space="preserve"> </w:t>
            </w:r>
          </w:p>
          <w:p w14:paraId="469DFC94" w14:textId="5EAD12D1" w:rsidR="00985974" w:rsidRPr="009B4161" w:rsidRDefault="00985974" w:rsidP="00985974">
            <w:pPr>
              <w:numPr>
                <w:ilvl w:val="0"/>
                <w:numId w:val="14"/>
              </w:numPr>
              <w:wordWrap w:val="0"/>
              <w:autoSpaceDE w:val="0"/>
              <w:autoSpaceDN w:val="0"/>
              <w:snapToGrid w:val="0"/>
              <w:spacing w:after="120" w:line="280" w:lineRule="atLeast"/>
              <w:jc w:val="both"/>
              <w:rPr>
                <w:rFonts w:ascii="Times New Roman" w:eastAsia="DengXian" w:hAnsi="Times New Roman"/>
                <w:sz w:val="20"/>
                <w:szCs w:val="20"/>
                <w:lang w:eastAsia="ko-KR"/>
              </w:rPr>
            </w:pPr>
            <w:r w:rsidRPr="009B4161">
              <w:rPr>
                <w:rFonts w:ascii="Times New Roman" w:eastAsia="바탕체" w:hAnsi="Times New Roman" w:hint="eastAsia"/>
                <w:sz w:val="20"/>
                <w:szCs w:val="20"/>
                <w:lang w:eastAsia="ko-KR"/>
              </w:rPr>
              <w:t>제공된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접수증에</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의하면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매도인은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sz w:val="20"/>
                <w:szCs w:val="20"/>
                <w:lang w:eastAsia="ko-KR"/>
              </w:rPr>
              <w:t xml:space="preserve">2023. 9. 14. </w:t>
            </w:r>
            <w:r w:rsidRPr="009B4161">
              <w:rPr>
                <w:rFonts w:ascii="Times New Roman" w:eastAsia="바탕체" w:hAnsi="Times New Roman" w:hint="eastAsia"/>
                <w:sz w:val="20"/>
                <w:szCs w:val="20"/>
                <w:lang w:eastAsia="ko-KR"/>
              </w:rPr>
              <w:t>㈜</w:t>
            </w:r>
            <w:proofErr w:type="spellStart"/>
            <w:r w:rsidRPr="009B4161">
              <w:rPr>
                <w:rFonts w:ascii="Times New Roman" w:eastAsia="바탕체" w:hAnsi="Times New Roman" w:hint="eastAsia"/>
                <w:sz w:val="20"/>
                <w:szCs w:val="20"/>
                <w:lang w:eastAsia="ko-KR"/>
              </w:rPr>
              <w:t>동원홈푸드</w:t>
            </w:r>
            <w:proofErr w:type="spellEnd"/>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w:t>
            </w:r>
            <w:proofErr w:type="spellStart"/>
            <w:r w:rsidRPr="009B4161">
              <w:rPr>
                <w:rFonts w:ascii="Times New Roman" w:eastAsia="바탕체" w:hAnsi="Times New Roman" w:hint="eastAsia"/>
                <w:sz w:val="20"/>
                <w:szCs w:val="20"/>
                <w:lang w:eastAsia="ko-KR"/>
              </w:rPr>
              <w:t>마이에프앤비</w:t>
            </w:r>
            <w:proofErr w:type="spellEnd"/>
            <w:r w:rsidRPr="009B4161">
              <w:rPr>
                <w:rFonts w:ascii="Times New Roman" w:eastAsia="바탕체" w:hAnsi="Times New Roman" w:hint="eastAsia"/>
                <w:sz w:val="20"/>
                <w:szCs w:val="20"/>
                <w:lang w:eastAsia="ko-KR"/>
              </w:rPr>
              <w:t>,</w:t>
            </w:r>
            <w:r w:rsidRPr="009B4161">
              <w:rPr>
                <w:rFonts w:ascii="Times New Roman" w:eastAsia="바탕체" w:hAnsi="Times New Roman"/>
                <w:sz w:val="20"/>
                <w:szCs w:val="20"/>
                <w:lang w:eastAsia="ko-KR"/>
              </w:rPr>
              <w:t xml:space="preserve"> </w:t>
            </w:r>
            <w:r w:rsidRPr="009B4161">
              <w:rPr>
                <w:rFonts w:ascii="Times New Roman" w:eastAsia="바탕체" w:hAnsi="Times New Roman" w:hint="eastAsia"/>
                <w:sz w:val="20"/>
                <w:szCs w:val="20"/>
                <w:lang w:eastAsia="ko-KR"/>
              </w:rPr>
              <w:t>㈜</w:t>
            </w:r>
            <w:proofErr w:type="spellStart"/>
            <w:r w:rsidRPr="009B4161">
              <w:rPr>
                <w:rFonts w:ascii="Times New Roman" w:eastAsia="바탕체" w:hAnsi="Times New Roman" w:hint="eastAsia"/>
                <w:sz w:val="20"/>
                <w:szCs w:val="20"/>
                <w:lang w:eastAsia="ko-KR"/>
              </w:rPr>
              <w:t>와이엠씨씨</w:t>
            </w:r>
            <w:proofErr w:type="spellEnd"/>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및</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㈜이정</w:t>
            </w:r>
            <w:r w:rsidRPr="009B4161">
              <w:rPr>
                <w:rFonts w:ascii="Times New Roman" w:eastAsia="바탕체" w:hAnsi="Times New Roman" w:hint="eastAsia"/>
                <w:sz w:val="20"/>
                <w:szCs w:val="20"/>
                <w:lang w:eastAsia="ko-KR"/>
              </w:rPr>
              <w:t>(</w:t>
            </w:r>
            <w:r w:rsidRPr="009B4161">
              <w:rPr>
                <w:rFonts w:ascii="Times New Roman" w:eastAsia="바탕체" w:hAnsi="Times New Roman"/>
                <w:sz w:val="20"/>
                <w:szCs w:val="20"/>
                <w:lang w:eastAsia="ko-KR"/>
              </w:rPr>
              <w:t>B102-1</w:t>
            </w:r>
            <w:r w:rsidRPr="009B4161">
              <w:rPr>
                <w:rFonts w:ascii="Times New Roman" w:eastAsia="바탕체" w:hAnsi="Times New Roman" w:hint="eastAsia"/>
                <w:sz w:val="20"/>
                <w:szCs w:val="20"/>
                <w:lang w:eastAsia="ko-KR"/>
              </w:rPr>
              <w:t>호</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및</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sz w:val="20"/>
                <w:szCs w:val="20"/>
                <w:lang w:eastAsia="ko-KR"/>
              </w:rPr>
              <w:t>B102-2</w:t>
            </w:r>
            <w:r w:rsidRPr="009B4161">
              <w:rPr>
                <w:rFonts w:ascii="Times New Roman" w:eastAsia="바탕체" w:hAnsi="Times New Roman" w:hint="eastAsia"/>
                <w:sz w:val="20"/>
                <w:szCs w:val="20"/>
                <w:lang w:eastAsia="ko-KR"/>
              </w:rPr>
              <w:t>호</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각각</w:t>
            </w:r>
            <w:r w:rsidRPr="009B4161">
              <w:rPr>
                <w:rFonts w:ascii="Times New Roman" w:eastAsia="바탕체" w:hAnsi="Times New Roman" w:hint="eastAsia"/>
                <w:sz w:val="20"/>
                <w:szCs w:val="20"/>
                <w:lang w:eastAsia="ko-KR"/>
              </w:rPr>
              <w:t>)</w:t>
            </w:r>
            <w:r w:rsidRPr="009B4161">
              <w:rPr>
                <w:rFonts w:ascii="Times New Roman" w:eastAsia="바탕체" w:hAnsi="Times New Roman" w:hint="eastAsia"/>
                <w:sz w:val="20"/>
                <w:szCs w:val="20"/>
                <w:lang w:eastAsia="ko-KR"/>
              </w:rPr>
              <w:t>과의</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신청하였고</w:t>
            </w:r>
            <w:r w:rsidRPr="009B4161">
              <w:rPr>
                <w:rFonts w:ascii="Times New Roman" w:eastAsia="바탕체" w:hAnsi="Times New Roman" w:hint="eastAsia"/>
                <w:sz w:val="20"/>
                <w:szCs w:val="20"/>
                <w:lang w:eastAsia="ko-KR"/>
              </w:rPr>
              <w:t>,</w:t>
            </w:r>
            <w:r w:rsidRPr="009B4161">
              <w:rPr>
                <w:rFonts w:ascii="Times New Roman" w:eastAsia="바탕체" w:hAnsi="Times New Roman"/>
                <w:sz w:val="20"/>
                <w:szCs w:val="20"/>
                <w:lang w:eastAsia="ko-KR"/>
              </w:rPr>
              <w:t xml:space="preserve"> </w:t>
            </w:r>
            <w:r w:rsidRPr="009B4161">
              <w:rPr>
                <w:rFonts w:ascii="Times New Roman" w:eastAsia="바탕체" w:hAnsi="Times New Roman" w:hint="eastAsia"/>
                <w:sz w:val="20"/>
                <w:szCs w:val="20"/>
                <w:lang w:eastAsia="ko-KR"/>
              </w:rPr>
              <w:t>매도인의</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답변에</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의하면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sz w:val="20"/>
                <w:szCs w:val="20"/>
                <w:lang w:eastAsia="ko-KR"/>
              </w:rPr>
              <w:t xml:space="preserve">2024. 1. </w:t>
            </w:r>
            <w:r w:rsidRPr="009B4161">
              <w:rPr>
                <w:rFonts w:ascii="Times New Roman" w:eastAsia="바탕체" w:hAnsi="Times New Roman" w:hint="eastAsia"/>
                <w:sz w:val="20"/>
                <w:szCs w:val="20"/>
                <w:lang w:eastAsia="ko-KR"/>
              </w:rPr>
              <w:t>화해기일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예정이라고</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하나</w:t>
            </w:r>
            <w:r w:rsidRPr="009B4161">
              <w:rPr>
                <w:rFonts w:ascii="Times New Roman" w:eastAsia="바탕체" w:hAnsi="Times New Roman" w:hint="eastAsia"/>
                <w:sz w:val="20"/>
                <w:szCs w:val="20"/>
                <w:lang w:eastAsia="ko-KR"/>
              </w:rPr>
              <w:t>,</w:t>
            </w:r>
            <w:r w:rsidRPr="009B4161">
              <w:rPr>
                <w:rFonts w:ascii="Times New Roman" w:eastAsia="바탕체" w:hAnsi="Times New Roman"/>
                <w:sz w:val="20"/>
                <w:szCs w:val="20"/>
                <w:lang w:eastAsia="ko-KR"/>
              </w:rPr>
              <w:t xml:space="preserve"> </w:t>
            </w:r>
            <w:r w:rsidRPr="009B4161">
              <w:rPr>
                <w:rFonts w:ascii="Times New Roman" w:eastAsia="바탕체" w:hAnsi="Times New Roman" w:hint="eastAsia"/>
                <w:sz w:val="20"/>
                <w:szCs w:val="20"/>
                <w:lang w:eastAsia="ko-KR"/>
              </w:rPr>
              <w:t>대법원</w:t>
            </w:r>
            <w:r w:rsidRPr="009B4161">
              <w:rPr>
                <w:rFonts w:ascii="Times New Roman" w:eastAsia="바탕체" w:hAnsi="Times New Roman" w:hint="eastAsia"/>
                <w:sz w:val="20"/>
                <w:szCs w:val="20"/>
                <w:lang w:eastAsia="ko-KR"/>
              </w:rPr>
              <w:t xml:space="preserve"> </w:t>
            </w:r>
            <w:proofErr w:type="spellStart"/>
            <w:r w:rsidRPr="009B4161">
              <w:rPr>
                <w:rFonts w:ascii="Times New Roman" w:eastAsia="바탕체" w:hAnsi="Times New Roman" w:hint="eastAsia"/>
                <w:sz w:val="20"/>
                <w:szCs w:val="20"/>
                <w:lang w:eastAsia="ko-KR"/>
              </w:rPr>
              <w:t>나의사건검색을</w:t>
            </w:r>
            <w:proofErr w:type="spellEnd"/>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통해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확인한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바에</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의하면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아직</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지정된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화해기일은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확인되지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않음</w:t>
            </w:r>
            <w:r w:rsidRPr="009B4161">
              <w:rPr>
                <w:rFonts w:ascii="Times New Roman" w:eastAsia="바탕체" w:hAnsi="Times New Roman" w:hint="eastAsia"/>
                <w:sz w:val="20"/>
                <w:szCs w:val="20"/>
                <w:lang w:eastAsia="ko-KR"/>
              </w:rPr>
              <w:t>.</w:t>
            </w:r>
            <w:r w:rsidR="00E93584" w:rsidRPr="009B4161">
              <w:rPr>
                <w:rFonts w:ascii="Times New Roman" w:eastAsia="바탕체" w:hAnsi="Times New Roman"/>
                <w:sz w:val="20"/>
                <w:szCs w:val="20"/>
                <w:lang w:eastAsia="ko-KR"/>
              </w:rPr>
              <w:t xml:space="preserve"> </w:t>
            </w:r>
            <w:r w:rsidR="00DE12E3" w:rsidRPr="009B4161">
              <w:rPr>
                <w:rFonts w:ascii="Times New Roman" w:eastAsia="바탕체" w:hAnsi="Times New Roman" w:hint="eastAsia"/>
                <w:sz w:val="20"/>
                <w:szCs w:val="20"/>
                <w:lang w:eastAsia="ko-KR"/>
              </w:rPr>
              <w:t>이</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이외에</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나머지</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본건</w:t>
            </w:r>
            <w:r w:rsidR="00E93584" w:rsidRPr="009B4161">
              <w:rPr>
                <w:rFonts w:ascii="Times New Roman" w:eastAsia="바탕체" w:hAnsi="Times New Roman" w:hint="eastAsia"/>
                <w:sz w:val="20"/>
                <w:szCs w:val="20"/>
                <w:lang w:eastAsia="ko-KR"/>
              </w:rPr>
              <w:t xml:space="preserve"> </w:t>
            </w:r>
            <w:proofErr w:type="spellStart"/>
            <w:r w:rsidR="00E93584" w:rsidRPr="009B4161">
              <w:rPr>
                <w:rFonts w:ascii="Times New Roman" w:eastAsia="바탕체" w:hAnsi="Times New Roman" w:hint="eastAsia"/>
                <w:sz w:val="20"/>
                <w:szCs w:val="20"/>
                <w:lang w:eastAsia="ko-KR"/>
              </w:rPr>
              <w:t>임차인들과의</w:t>
            </w:r>
            <w:proofErr w:type="spellEnd"/>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제소전화해</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신청</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여부나</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내역에</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대한</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자료는</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제공되지</w:t>
            </w:r>
            <w:r w:rsidR="00E93584" w:rsidRPr="009B4161">
              <w:rPr>
                <w:rFonts w:ascii="Times New Roman" w:eastAsia="바탕체" w:hAnsi="Times New Roman" w:hint="eastAsia"/>
                <w:sz w:val="20"/>
                <w:szCs w:val="20"/>
                <w:lang w:eastAsia="ko-KR"/>
              </w:rPr>
              <w:t xml:space="preserve"> </w:t>
            </w:r>
            <w:r w:rsidR="00E93584" w:rsidRPr="009B4161">
              <w:rPr>
                <w:rFonts w:ascii="Times New Roman" w:eastAsia="바탕체" w:hAnsi="Times New Roman" w:hint="eastAsia"/>
                <w:sz w:val="20"/>
                <w:szCs w:val="20"/>
                <w:lang w:eastAsia="ko-KR"/>
              </w:rPr>
              <w:t>않음</w:t>
            </w:r>
            <w:r w:rsidR="00E93584" w:rsidRPr="009B4161">
              <w:rPr>
                <w:rFonts w:ascii="Times New Roman" w:eastAsia="바탕체" w:hAnsi="Times New Roman" w:hint="eastAsia"/>
                <w:sz w:val="20"/>
                <w:szCs w:val="20"/>
                <w:lang w:eastAsia="ko-KR"/>
              </w:rPr>
              <w:t xml:space="preserve">. </w:t>
            </w:r>
          </w:p>
          <w:p w14:paraId="05F6D52A" w14:textId="1DB31548" w:rsidR="00985974" w:rsidRPr="009B4161" w:rsidRDefault="00985974" w:rsidP="0094402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B4161">
              <w:rPr>
                <w:rFonts w:ascii="Times New Roman" w:eastAsia="바탕체" w:hAnsi="Times New Roman" w:hint="eastAsia"/>
                <w:sz w:val="20"/>
                <w:szCs w:val="20"/>
                <w:lang w:eastAsia="ko-KR"/>
              </w:rPr>
              <w:t>거래종결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성립하는</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경우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rPr>
              <w:t>매수인이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매매목적물의</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소유권을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취득한다고</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하여도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해당</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lang w:eastAsia="ko-KR"/>
              </w:rPr>
              <w:t>화해조서</w:t>
            </w:r>
            <w:r w:rsidRPr="009B4161">
              <w:rPr>
                <w:rFonts w:ascii="Times New Roman" w:eastAsia="바탕체" w:hAnsi="Times New Roman" w:hint="eastAsia"/>
                <w:sz w:val="20"/>
                <w:szCs w:val="20"/>
              </w:rPr>
              <w:t>의</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효력이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매수인에게</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당연히</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승계되지는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않</w:t>
            </w:r>
            <w:r w:rsidRPr="009B4161">
              <w:rPr>
                <w:rFonts w:ascii="Times New Roman" w:eastAsia="바탕체" w:hAnsi="Times New Roman" w:hint="eastAsia"/>
                <w:sz w:val="20"/>
                <w:szCs w:val="20"/>
                <w:lang w:eastAsia="ko-KR"/>
              </w:rPr>
              <w:t>고</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rPr>
              <w:t>매수인이</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lang w:eastAsia="ko-KR"/>
              </w:rPr>
              <w:t>화해조서</w:t>
            </w:r>
            <w:r w:rsidRPr="009B4161">
              <w:rPr>
                <w:rFonts w:ascii="Times New Roman" w:eastAsia="바탕체" w:hAnsi="Times New Roman" w:hint="eastAsia"/>
                <w:sz w:val="20"/>
                <w:szCs w:val="20"/>
              </w:rPr>
              <w:t>에</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따른</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집행력을</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확보하기</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위</w:t>
            </w:r>
            <w:r w:rsidRPr="009B4161">
              <w:rPr>
                <w:rFonts w:ascii="Times New Roman" w:eastAsia="바탕체" w:hAnsi="Times New Roman" w:hint="eastAsia"/>
                <w:sz w:val="20"/>
                <w:szCs w:val="20"/>
                <w:lang w:eastAsia="ko-KR"/>
              </w:rPr>
              <w:t>해서는</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lang w:eastAsia="ko-KR"/>
              </w:rPr>
              <w:t>화해조서</w:t>
            </w:r>
            <w:r w:rsidR="00DE12E3" w:rsidRPr="009B4161">
              <w:rPr>
                <w:rFonts w:ascii="Times New Roman" w:eastAsia="바탕체" w:hAnsi="Times New Roman" w:hint="eastAsia"/>
                <w:sz w:val="20"/>
                <w:szCs w:val="20"/>
                <w:lang w:eastAsia="ko-KR"/>
              </w:rPr>
              <w:t>상의</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채권</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전부를</w:t>
            </w:r>
            <w:r w:rsidR="00DE12E3"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rPr>
              <w:t>양수하고</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임차인</w:t>
            </w:r>
            <w:r w:rsidR="00944022" w:rsidRPr="009B4161">
              <w:rPr>
                <w:rFonts w:ascii="Times New Roman" w:eastAsia="바탕체" w:hAnsi="Times New Roman" w:hint="eastAsia"/>
                <w:sz w:val="20"/>
                <w:szCs w:val="20"/>
                <w:lang w:eastAsia="ko-KR"/>
              </w:rPr>
              <w:t>에</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대한</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확정일자부</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통지</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또는</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임차인</w:t>
            </w:r>
            <w:r w:rsidR="00DE12E3" w:rsidRPr="009B4161">
              <w:rPr>
                <w:rFonts w:ascii="Times New Roman" w:eastAsia="바탕체" w:hAnsi="Times New Roman" w:hint="eastAsia"/>
                <w:sz w:val="20"/>
                <w:szCs w:val="20"/>
                <w:lang w:eastAsia="ko-KR"/>
              </w:rPr>
              <w:t>으로부터</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확정일자부</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승낙을</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받</w:t>
            </w:r>
            <w:r w:rsidR="00BC6A66" w:rsidRPr="009B4161">
              <w:rPr>
                <w:rFonts w:ascii="Times New Roman" w:eastAsia="바탕체" w:hAnsi="Times New Roman" w:hint="eastAsia"/>
                <w:sz w:val="20"/>
                <w:szCs w:val="20"/>
                <w:lang w:eastAsia="ko-KR"/>
              </w:rPr>
              <w:t>는</w:t>
            </w:r>
            <w:r w:rsidR="00BC6A66" w:rsidRPr="009B4161">
              <w:rPr>
                <w:rFonts w:ascii="Times New Roman" w:eastAsia="바탕체" w:hAnsi="Times New Roman" w:hint="eastAsia"/>
                <w:sz w:val="20"/>
                <w:szCs w:val="20"/>
                <w:lang w:eastAsia="ko-KR"/>
              </w:rPr>
              <w:t xml:space="preserve"> </w:t>
            </w:r>
            <w:r w:rsidR="00BC6A66" w:rsidRPr="009B4161">
              <w:rPr>
                <w:rFonts w:ascii="Times New Roman" w:eastAsia="바탕체" w:hAnsi="Times New Roman" w:hint="eastAsia"/>
                <w:sz w:val="20"/>
                <w:szCs w:val="20"/>
                <w:lang w:eastAsia="ko-KR"/>
              </w:rPr>
              <w:t>등</w:t>
            </w:r>
            <w:r w:rsidR="00BC6A66" w:rsidRPr="009B4161">
              <w:rPr>
                <w:rFonts w:ascii="Times New Roman" w:eastAsia="바탕체" w:hAnsi="Times New Roman" w:hint="eastAsia"/>
                <w:sz w:val="20"/>
                <w:szCs w:val="20"/>
                <w:lang w:eastAsia="ko-KR"/>
              </w:rPr>
              <w:t xml:space="preserve"> </w:t>
            </w:r>
            <w:r w:rsidR="00BC6A66" w:rsidRPr="009B4161">
              <w:rPr>
                <w:rFonts w:ascii="Times New Roman" w:eastAsia="바탕체" w:hAnsi="Times New Roman" w:hint="eastAsia"/>
                <w:sz w:val="20"/>
                <w:szCs w:val="20"/>
                <w:lang w:eastAsia="ko-KR"/>
              </w:rPr>
              <w:t>방법으로</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lang w:eastAsia="ko-KR"/>
              </w:rPr>
              <w:t>대항력을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구비한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rPr>
              <w:t>승계집행문을</w:t>
            </w:r>
            <w:r w:rsidRPr="009B4161">
              <w:rPr>
                <w:rFonts w:ascii="Times New Roman" w:eastAsia="바탕체" w:hAnsi="Times New Roman" w:hint="eastAsia"/>
                <w:sz w:val="20"/>
                <w:szCs w:val="20"/>
              </w:rPr>
              <w:t xml:space="preserve"> </w:t>
            </w:r>
            <w:proofErr w:type="gramStart"/>
            <w:r w:rsidRPr="009B4161">
              <w:rPr>
                <w:rFonts w:ascii="Times New Roman" w:eastAsia="바탕체" w:hAnsi="Times New Roman" w:hint="eastAsia"/>
                <w:sz w:val="20"/>
                <w:szCs w:val="20"/>
              </w:rPr>
              <w:t>부여</w:t>
            </w:r>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받아야</w:t>
            </w:r>
            <w:proofErr w:type="gramEnd"/>
            <w:r w:rsidRPr="009B4161">
              <w:rPr>
                <w:rFonts w:ascii="Times New Roman" w:eastAsia="바탕체" w:hAnsi="Times New Roman" w:hint="eastAsia"/>
                <w:sz w:val="20"/>
                <w:szCs w:val="20"/>
              </w:rPr>
              <w:t xml:space="preserve"> </w:t>
            </w:r>
            <w:r w:rsidRPr="009B4161">
              <w:rPr>
                <w:rFonts w:ascii="Times New Roman" w:eastAsia="바탕체" w:hAnsi="Times New Roman" w:hint="eastAsia"/>
                <w:sz w:val="20"/>
                <w:szCs w:val="20"/>
              </w:rPr>
              <w:t>함</w:t>
            </w:r>
            <w:r w:rsidRPr="009B4161">
              <w:rPr>
                <w:rFonts w:ascii="Times New Roman" w:eastAsia="바탕체" w:hAnsi="Times New Roman" w:hint="eastAsia"/>
                <w:sz w:val="20"/>
                <w:szCs w:val="20"/>
              </w:rPr>
              <w:t>.</w:t>
            </w:r>
            <w:r w:rsidRPr="009B4161">
              <w:rPr>
                <w:rFonts w:ascii="Times New Roman" w:eastAsia="바탕체" w:hAnsi="Times New Roman"/>
                <w:sz w:val="20"/>
                <w:szCs w:val="20"/>
              </w:rPr>
              <w:t xml:space="preserve"> </w:t>
            </w:r>
            <w:r w:rsidR="00944022" w:rsidRPr="009B4161">
              <w:rPr>
                <w:rFonts w:ascii="Times New Roman" w:eastAsia="바탕체" w:hAnsi="Times New Roman"/>
                <w:sz w:val="20"/>
                <w:szCs w:val="20"/>
              </w:rPr>
              <w:t xml:space="preserve"> </w:t>
            </w:r>
            <w:r w:rsidRPr="009B4161">
              <w:rPr>
                <w:rFonts w:ascii="Times New Roman" w:eastAsia="바탕체" w:hAnsi="Times New Roman" w:hint="eastAsia"/>
                <w:sz w:val="20"/>
                <w:szCs w:val="20"/>
                <w:lang w:eastAsia="ko-KR"/>
              </w:rPr>
              <w:t>거래종결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전에</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성립하지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않는</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경우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거래종결</w:t>
            </w:r>
            <w:r w:rsidR="00944022" w:rsidRPr="009B4161">
              <w:rPr>
                <w:rFonts w:ascii="Times New Roman" w:eastAsia="바탕체" w:hAnsi="Times New Roman" w:hint="eastAsia"/>
                <w:sz w:val="20"/>
                <w:szCs w:val="20"/>
                <w:lang w:eastAsia="ko-KR"/>
              </w:rPr>
              <w:t>시에</w:t>
            </w:r>
            <w:r w:rsidR="00944022"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매수인이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본건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임대차계약상</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임대인</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지위를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승계한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제소전화해에</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참가</w:t>
            </w:r>
            <w:r w:rsidRPr="009B4161">
              <w:rPr>
                <w:rFonts w:ascii="Times New Roman" w:eastAsia="바탕체" w:hAnsi="Times New Roman" w:hint="eastAsia"/>
                <w:sz w:val="20"/>
                <w:szCs w:val="20"/>
                <w:lang w:eastAsia="ko-KR"/>
              </w:rPr>
              <w:t>(</w:t>
            </w:r>
            <w:r w:rsidRPr="009B4161">
              <w:rPr>
                <w:rFonts w:ascii="Times New Roman" w:eastAsia="바탕체" w:hAnsi="Times New Roman" w:hint="eastAsia"/>
                <w:sz w:val="20"/>
                <w:szCs w:val="20"/>
                <w:lang w:eastAsia="ko-KR"/>
              </w:rPr>
              <w:t>소송승계참가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또는</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소송인수참가</w:t>
            </w:r>
            <w:r w:rsidRPr="009B4161">
              <w:rPr>
                <w:rFonts w:ascii="Times New Roman" w:eastAsia="바탕체" w:hAnsi="Times New Roman" w:hint="eastAsia"/>
                <w:sz w:val="20"/>
                <w:szCs w:val="20"/>
                <w:lang w:eastAsia="ko-KR"/>
              </w:rPr>
              <w:t>)</w:t>
            </w:r>
            <w:r w:rsidRPr="009B4161">
              <w:rPr>
                <w:rFonts w:ascii="Times New Roman" w:eastAsia="바탕체" w:hAnsi="Times New Roman" w:hint="eastAsia"/>
                <w:sz w:val="20"/>
                <w:szCs w:val="20"/>
                <w:lang w:eastAsia="ko-KR"/>
              </w:rPr>
              <w:t>하고</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매도인이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제소전화해에서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탈퇴하여</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매수인이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제소전화해의</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당사자로서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화해가</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성립되도록</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할</w:t>
            </w:r>
            <w:r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수도</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있을</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것으로</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보임</w:t>
            </w:r>
            <w:r w:rsidRPr="009B4161">
              <w:rPr>
                <w:rFonts w:ascii="Times New Roman" w:eastAsia="바탕체" w:hAnsi="Times New Roman" w:hint="eastAsia"/>
                <w:sz w:val="20"/>
                <w:szCs w:val="20"/>
                <w:lang w:eastAsia="ko-KR"/>
              </w:rPr>
              <w:t>.</w:t>
            </w:r>
          </w:p>
        </w:tc>
        <w:tc>
          <w:tcPr>
            <w:tcW w:w="25" w:type="pct"/>
            <w:tcBorders>
              <w:top w:val="single" w:sz="12" w:space="0" w:color="000080"/>
              <w:bottom w:val="single" w:sz="12" w:space="0" w:color="000080"/>
            </w:tcBorders>
            <w:shd w:val="clear" w:color="auto" w:fill="auto"/>
          </w:tcPr>
          <w:p w14:paraId="695C5F5B" w14:textId="77777777" w:rsidR="00985974" w:rsidRPr="009B4161" w:rsidDel="0015750F" w:rsidRDefault="00985974"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5812A062" w14:textId="0405C3E5" w:rsidR="00985974" w:rsidRPr="009B4161" w:rsidRDefault="00985974" w:rsidP="00985974">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9B4161">
              <w:rPr>
                <w:rFonts w:ascii="Times New Roman" w:eastAsia="바탕체" w:hAnsi="Times New Roman" w:hint="eastAsia"/>
                <w:sz w:val="20"/>
                <w:szCs w:val="20"/>
                <w:lang w:eastAsia="ko-KR"/>
              </w:rPr>
              <w:t>본건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매매계약</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체결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후</w:t>
            </w:r>
            <w:r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거래종결</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전에</w:t>
            </w:r>
            <w:r w:rsidR="00944022"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매도인이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본건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임차인과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사이에</w:t>
            </w:r>
            <w:r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추가</w:t>
            </w:r>
            <w:r w:rsidR="00944022"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신청을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하고자</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하는</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경우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매수인의</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사전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동의를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얻도록</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하는</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것을</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고려해볼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수</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있음</w:t>
            </w:r>
            <w:r w:rsidRPr="009B4161">
              <w:rPr>
                <w:rFonts w:ascii="Times New Roman" w:eastAsia="바탕체" w:hAnsi="Times New Roman" w:hint="eastAsia"/>
                <w:sz w:val="20"/>
                <w:szCs w:val="20"/>
                <w:lang w:eastAsia="ko-KR"/>
              </w:rPr>
              <w:t>.</w:t>
            </w:r>
          </w:p>
          <w:p w14:paraId="17C3219E" w14:textId="373612DF" w:rsidR="00985974" w:rsidRPr="009B4161" w:rsidRDefault="00AD11A5" w:rsidP="00944022">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B4161">
              <w:rPr>
                <w:rFonts w:ascii="Times New Roman" w:eastAsia="바탕체" w:hAnsi="Times New Roman" w:hint="eastAsia"/>
                <w:sz w:val="20"/>
                <w:szCs w:val="20"/>
                <w:lang w:eastAsia="ko-KR"/>
              </w:rPr>
              <w:t>거래종결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전에</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성립된</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제소전화해의</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경우</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매수인이</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승계집행문을</w:t>
            </w:r>
            <w:r w:rsidRPr="009B4161">
              <w:rPr>
                <w:rFonts w:ascii="Times New Roman" w:eastAsia="바탕체" w:hAnsi="Times New Roman" w:hint="eastAsia"/>
                <w:sz w:val="20"/>
                <w:szCs w:val="20"/>
                <w:lang w:eastAsia="ko-KR"/>
              </w:rPr>
              <w:t xml:space="preserve"> </w:t>
            </w:r>
            <w:proofErr w:type="spellStart"/>
            <w:r w:rsidRPr="009B4161">
              <w:rPr>
                <w:rFonts w:ascii="Times New Roman" w:eastAsia="바탕체" w:hAnsi="Times New Roman" w:hint="eastAsia"/>
                <w:sz w:val="20"/>
                <w:szCs w:val="20"/>
                <w:lang w:eastAsia="ko-KR"/>
              </w:rPr>
              <w:t>부여받는</w:t>
            </w:r>
            <w:proofErr w:type="spellEnd"/>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것에</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동의</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및</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협조</w:t>
            </w:r>
            <w:r w:rsidR="00DE12E3" w:rsidRPr="009B4161">
              <w:rPr>
                <w:rFonts w:ascii="Times New Roman" w:eastAsia="바탕체" w:hAnsi="Times New Roman" w:hint="eastAsia"/>
                <w:sz w:val="20"/>
                <w:szCs w:val="20"/>
                <w:lang w:eastAsia="ko-KR"/>
              </w:rPr>
              <w:t>(</w:t>
            </w:r>
            <w:r w:rsidR="00DE12E3" w:rsidRPr="009B4161">
              <w:rPr>
                <w:rFonts w:ascii="Times New Roman" w:eastAsia="바탕체" w:hAnsi="Times New Roman" w:hint="eastAsia"/>
                <w:sz w:val="20"/>
                <w:szCs w:val="20"/>
                <w:lang w:eastAsia="ko-KR"/>
              </w:rPr>
              <w:t>채권양수도계약서</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작성</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임차인의</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확정일자부</w:t>
            </w:r>
            <w:r w:rsidR="00DE12E3"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통지</w:t>
            </w:r>
            <w:r w:rsidR="00944022"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내지</w:t>
            </w:r>
            <w:r w:rsidR="00944022"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승낙서</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징구</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등</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포함</w:t>
            </w:r>
            <w:r w:rsidR="00DE12E3" w:rsidRPr="009B4161">
              <w:rPr>
                <w:rFonts w:ascii="Times New Roman" w:eastAsia="바탕체" w:hAnsi="Times New Roman" w:hint="eastAsia"/>
                <w:sz w:val="20"/>
                <w:szCs w:val="20"/>
                <w:lang w:eastAsia="ko-KR"/>
              </w:rPr>
              <w:t>)</w:t>
            </w:r>
            <w:r w:rsidRPr="009B4161">
              <w:rPr>
                <w:rFonts w:ascii="Times New Roman" w:eastAsia="바탕체" w:hAnsi="Times New Roman" w:hint="eastAsia"/>
                <w:sz w:val="20"/>
                <w:szCs w:val="20"/>
                <w:lang w:eastAsia="ko-KR"/>
              </w:rPr>
              <w:t>하고</w:t>
            </w:r>
            <w:r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거래종결</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전에</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성립되지</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않은</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제소전화해의</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경우</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매수인이</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제소전화해의</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신청인</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지위</w:t>
            </w:r>
            <w:r w:rsidRPr="009B4161">
              <w:rPr>
                <w:rFonts w:ascii="Times New Roman" w:eastAsia="바탕체" w:hAnsi="Times New Roman" w:hint="eastAsia"/>
                <w:sz w:val="20"/>
                <w:szCs w:val="20"/>
                <w:lang w:eastAsia="ko-KR"/>
              </w:rPr>
              <w:t>를</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승계하는</w:t>
            </w:r>
            <w:r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것에</w:t>
            </w:r>
            <w:r w:rsidRPr="009B4161">
              <w:rPr>
                <w:rFonts w:ascii="Times New Roman" w:eastAsia="바탕체" w:hAnsi="Times New Roman" w:hint="eastAsia"/>
                <w:sz w:val="20"/>
                <w:szCs w:val="20"/>
                <w:lang w:eastAsia="ko-KR"/>
              </w:rPr>
              <w:t xml:space="preserve"> </w:t>
            </w:r>
            <w:r w:rsidR="00944022" w:rsidRPr="009B4161">
              <w:rPr>
                <w:rFonts w:ascii="Times New Roman" w:eastAsia="바탕체" w:hAnsi="Times New Roman" w:hint="eastAsia"/>
                <w:sz w:val="20"/>
                <w:szCs w:val="20"/>
                <w:lang w:eastAsia="ko-KR"/>
              </w:rPr>
              <w:t>동의</w:t>
            </w:r>
            <w:r w:rsidR="00944022" w:rsidRPr="009B4161">
              <w:rPr>
                <w:rFonts w:ascii="Times New Roman" w:eastAsia="바탕체" w:hAnsi="Times New Roman" w:hint="eastAsia"/>
                <w:sz w:val="20"/>
                <w:szCs w:val="20"/>
                <w:lang w:eastAsia="ko-KR"/>
              </w:rPr>
              <w:lastRenderedPageBreak/>
              <w:t xml:space="preserve"> </w:t>
            </w:r>
            <w:r w:rsidR="00944022" w:rsidRPr="009B4161">
              <w:rPr>
                <w:rFonts w:ascii="Times New Roman" w:eastAsia="바탕체" w:hAnsi="Times New Roman" w:hint="eastAsia"/>
                <w:sz w:val="20"/>
                <w:szCs w:val="20"/>
                <w:lang w:eastAsia="ko-KR"/>
              </w:rPr>
              <w:t>및</w:t>
            </w:r>
            <w:r w:rsidR="00944022" w:rsidRPr="009B4161">
              <w:rPr>
                <w:rFonts w:ascii="Times New Roman" w:eastAsia="바탕체" w:hAnsi="Times New Roman" w:hint="eastAsia"/>
                <w:sz w:val="20"/>
                <w:szCs w:val="20"/>
                <w:lang w:eastAsia="ko-KR"/>
              </w:rPr>
              <w:t xml:space="preserve"> </w:t>
            </w:r>
            <w:r w:rsidRPr="009B4161">
              <w:rPr>
                <w:rFonts w:ascii="Times New Roman" w:eastAsia="바탕체" w:hAnsi="Times New Roman" w:hint="eastAsia"/>
                <w:sz w:val="20"/>
                <w:szCs w:val="20"/>
                <w:lang w:eastAsia="ko-KR"/>
              </w:rPr>
              <w:t>협조</w:t>
            </w:r>
            <w:r w:rsidR="00985974" w:rsidRPr="009B4161">
              <w:rPr>
                <w:rFonts w:ascii="Times New Roman" w:eastAsia="바탕체" w:hAnsi="Times New Roman" w:hint="eastAsia"/>
                <w:sz w:val="20"/>
                <w:szCs w:val="20"/>
                <w:lang w:eastAsia="ko-KR"/>
              </w:rPr>
              <w:t>할</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것을</w:t>
            </w:r>
            <w:r w:rsidR="00985974"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본건</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매매계약상</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매도인의</w:t>
            </w:r>
            <w:r w:rsidR="00DE12E3" w:rsidRPr="009B4161">
              <w:rPr>
                <w:rFonts w:ascii="Times New Roman" w:eastAsia="바탕체" w:hAnsi="Times New Roman" w:hint="eastAsia"/>
                <w:sz w:val="20"/>
                <w:szCs w:val="20"/>
                <w:lang w:eastAsia="ko-KR"/>
              </w:rPr>
              <w:t xml:space="preserve"> </w:t>
            </w:r>
            <w:r w:rsidR="00DE12E3" w:rsidRPr="009B4161">
              <w:rPr>
                <w:rFonts w:ascii="Times New Roman" w:eastAsia="바탕체" w:hAnsi="Times New Roman" w:hint="eastAsia"/>
                <w:sz w:val="20"/>
                <w:szCs w:val="20"/>
                <w:lang w:eastAsia="ko-KR"/>
              </w:rPr>
              <w:t>확약사항으로</w:t>
            </w:r>
            <w:r w:rsidR="00DE12E3"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요구하는</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것을</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고려할</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수</w:t>
            </w:r>
            <w:r w:rsidR="00985974" w:rsidRPr="009B4161">
              <w:rPr>
                <w:rFonts w:ascii="Times New Roman" w:eastAsia="바탕체" w:hAnsi="Times New Roman" w:hint="eastAsia"/>
                <w:sz w:val="20"/>
                <w:szCs w:val="20"/>
                <w:lang w:eastAsia="ko-KR"/>
              </w:rPr>
              <w:t xml:space="preserve"> </w:t>
            </w:r>
            <w:r w:rsidR="00985974" w:rsidRPr="009B4161">
              <w:rPr>
                <w:rFonts w:ascii="Times New Roman" w:eastAsia="바탕체" w:hAnsi="Times New Roman" w:hint="eastAsia"/>
                <w:sz w:val="20"/>
                <w:szCs w:val="20"/>
                <w:lang w:eastAsia="ko-KR"/>
              </w:rPr>
              <w:t>있음</w:t>
            </w:r>
            <w:r w:rsidR="00985974" w:rsidRPr="009B4161">
              <w:rPr>
                <w:rFonts w:ascii="Times New Roman" w:eastAsia="바탕체" w:hAnsi="Times New Roman" w:hint="eastAsia"/>
                <w:sz w:val="20"/>
                <w:szCs w:val="20"/>
                <w:lang w:eastAsia="ko-KR"/>
              </w:rPr>
              <w:t>.</w:t>
            </w:r>
          </w:p>
        </w:tc>
      </w:tr>
      <w:tr w:rsidR="005940A7" w:rsidRPr="00850E72" w14:paraId="7AF02F4A" w14:textId="77777777" w:rsidTr="00893737">
        <w:trPr>
          <w:trHeight w:val="457"/>
        </w:trPr>
        <w:tc>
          <w:tcPr>
            <w:tcW w:w="572" w:type="pct"/>
            <w:tcBorders>
              <w:top w:val="single" w:sz="12" w:space="0" w:color="000080"/>
              <w:bottom w:val="single" w:sz="12" w:space="0" w:color="000080"/>
            </w:tcBorders>
            <w:shd w:val="clear" w:color="auto" w:fill="auto"/>
          </w:tcPr>
          <w:p w14:paraId="51B3A897" w14:textId="559A9940" w:rsidR="005940A7" w:rsidRDefault="005940A7" w:rsidP="00D05420">
            <w:pPr>
              <w:pStyle w:val="38"/>
              <w:numPr>
                <w:ilvl w:val="0"/>
                <w:numId w:val="18"/>
              </w:numPr>
              <w:ind w:left="284" w:hanging="284"/>
              <w:jc w:val="left"/>
              <w:outlineLvl w:val="1"/>
              <w:rPr>
                <w:sz w:val="20"/>
              </w:rPr>
            </w:pPr>
            <w:bookmarkStart w:id="90" w:name="_Toc152170071"/>
            <w:r>
              <w:rPr>
                <w:rFonts w:hint="eastAsia"/>
                <w:sz w:val="20"/>
              </w:rPr>
              <w:lastRenderedPageBreak/>
              <w:t>임대료</w:t>
            </w:r>
            <w:r>
              <w:rPr>
                <w:rFonts w:hint="eastAsia"/>
                <w:sz w:val="20"/>
              </w:rPr>
              <w:t xml:space="preserve"> </w:t>
            </w:r>
            <w:r>
              <w:rPr>
                <w:rFonts w:hint="eastAsia"/>
                <w:sz w:val="20"/>
              </w:rPr>
              <w:t>등</w:t>
            </w:r>
            <w:r>
              <w:rPr>
                <w:rFonts w:hint="eastAsia"/>
                <w:sz w:val="20"/>
              </w:rPr>
              <w:t xml:space="preserve"> </w:t>
            </w:r>
            <w:r>
              <w:rPr>
                <w:rFonts w:hint="eastAsia"/>
                <w:sz w:val="20"/>
              </w:rPr>
              <w:t>연체</w:t>
            </w:r>
            <w:bookmarkEnd w:id="90"/>
          </w:p>
        </w:tc>
        <w:tc>
          <w:tcPr>
            <w:tcW w:w="25" w:type="pct"/>
            <w:shd w:val="clear" w:color="auto" w:fill="auto"/>
          </w:tcPr>
          <w:p w14:paraId="74579234" w14:textId="77777777" w:rsidR="005940A7" w:rsidRPr="00850E72" w:rsidRDefault="005940A7"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42DEF7D1" w14:textId="396AD1C3" w:rsidR="005940A7" w:rsidRDefault="005940A7" w:rsidP="005940A7">
            <w:pPr>
              <w:numPr>
                <w:ilvl w:val="0"/>
                <w:numId w:val="14"/>
              </w:numPr>
              <w:wordWrap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제공된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자료에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sidR="003F74DB">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중</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sz w:val="20"/>
                <w:szCs w:val="20"/>
                <w:lang w:eastAsia="ko-KR"/>
              </w:rPr>
              <w:t>i</w:t>
            </w:r>
            <w:proofErr w:type="spellEnd"/>
            <w:r>
              <w:rPr>
                <w:rFonts w:ascii="Times New Roman" w:eastAsia="바탕체" w:hAnsi="Times New Roman"/>
                <w:sz w:val="20"/>
                <w:szCs w:val="20"/>
                <w:lang w:eastAsia="ko-KR"/>
              </w:rPr>
              <w:t xml:space="preserve">) </w:t>
            </w:r>
            <w:proofErr w:type="spellStart"/>
            <w:r>
              <w:rPr>
                <w:rFonts w:ascii="Times New Roman" w:eastAsia="바탕체" w:hAnsi="Times New Roman" w:hint="eastAsia"/>
                <w:sz w:val="20"/>
                <w:szCs w:val="20"/>
                <w:lang w:eastAsia="ko-KR"/>
              </w:rPr>
              <w:t>김연민</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김형선</w:t>
            </w:r>
            <w:proofErr w:type="spellEnd"/>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에이원휘트니스</w:t>
            </w:r>
            <w:proofErr w:type="spellEnd"/>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(ii) </w:t>
            </w:r>
            <w:r>
              <w:rPr>
                <w:rFonts w:ascii="Times New Roman" w:eastAsia="바탕체" w:hAnsi="Times New Roman" w:hint="eastAsia"/>
                <w:sz w:val="20"/>
                <w:szCs w:val="20"/>
                <w:lang w:eastAsia="ko-KR"/>
              </w:rPr>
              <w:t>주식회사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이정</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해봉</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무교점</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해봉정육</w:t>
            </w:r>
            <w:proofErr w:type="spellEnd"/>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무교점</w:t>
            </w:r>
            <w:proofErr w:type="spellEnd"/>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은</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 xml:space="preserve">2023. 11. 20. </w:t>
            </w:r>
            <w:r>
              <w:rPr>
                <w:rFonts w:ascii="Times New Roman" w:eastAsia="바탕체" w:hAnsi="Times New Roman" w:hint="eastAsia"/>
                <w:sz w:val="20"/>
                <w:szCs w:val="20"/>
                <w:lang w:eastAsia="ko-KR"/>
              </w:rPr>
              <w:t>기준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다음과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같이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관리비를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연체하고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 xml:space="preserve">. </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41"/>
              <w:gridCol w:w="5740"/>
            </w:tblGrid>
            <w:tr w:rsidR="005940A7" w:rsidRPr="00850E72" w14:paraId="61030244" w14:textId="77777777" w:rsidTr="000612F5">
              <w:trPr>
                <w:trHeight w:val="241"/>
              </w:trPr>
              <w:tc>
                <w:tcPr>
                  <w:tcW w:w="4141" w:type="dxa"/>
                  <w:shd w:val="clear" w:color="auto" w:fill="BDD6EE"/>
                </w:tcPr>
                <w:p w14:paraId="7ED5EF61" w14:textId="77777777" w:rsidR="005940A7" w:rsidRPr="00850E72" w:rsidRDefault="005940A7" w:rsidP="005940A7">
                  <w:pPr>
                    <w:wordWrap w:val="0"/>
                    <w:snapToGrid w:val="0"/>
                    <w:spacing w:after="120" w:line="28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임차인</w:t>
                  </w:r>
                </w:p>
              </w:tc>
              <w:tc>
                <w:tcPr>
                  <w:tcW w:w="5740" w:type="dxa"/>
                  <w:shd w:val="clear" w:color="auto" w:fill="BDD6EE"/>
                </w:tcPr>
                <w:p w14:paraId="704D5000" w14:textId="77777777" w:rsidR="005940A7" w:rsidRPr="00850E72" w:rsidRDefault="005940A7" w:rsidP="005940A7">
                  <w:pPr>
                    <w:wordWrap w:val="0"/>
                    <w:snapToGrid w:val="0"/>
                    <w:spacing w:after="120" w:line="280" w:lineRule="atLeast"/>
                    <w:jc w:val="center"/>
                    <w:rPr>
                      <w:rFonts w:ascii="Times New Roman" w:eastAsia="바탕체" w:hAnsi="Times New Roman"/>
                      <w:b/>
                      <w:sz w:val="20"/>
                      <w:szCs w:val="20"/>
                      <w:lang w:eastAsia="ko-KR"/>
                    </w:rPr>
                  </w:pPr>
                  <w:proofErr w:type="spellStart"/>
                  <w:r>
                    <w:rPr>
                      <w:rFonts w:ascii="Times New Roman" w:eastAsia="바탕체" w:hAnsi="Times New Roman" w:hint="eastAsia"/>
                      <w:b/>
                      <w:sz w:val="20"/>
                      <w:szCs w:val="20"/>
                      <w:lang w:eastAsia="ko-KR"/>
                    </w:rPr>
                    <w:t>연체액</w:t>
                  </w:r>
                  <w:proofErr w:type="spellEnd"/>
                </w:p>
              </w:tc>
            </w:tr>
            <w:tr w:rsidR="005940A7" w:rsidRPr="00850E72" w14:paraId="739550CA" w14:textId="77777777" w:rsidTr="000612F5">
              <w:trPr>
                <w:trHeight w:val="151"/>
              </w:trPr>
              <w:tc>
                <w:tcPr>
                  <w:tcW w:w="4141" w:type="dxa"/>
                  <w:shd w:val="clear" w:color="auto" w:fill="auto"/>
                </w:tcPr>
                <w:p w14:paraId="4B7AC4B1" w14:textId="77777777" w:rsidR="005940A7" w:rsidRPr="00850E72" w:rsidRDefault="005940A7" w:rsidP="005940A7">
                  <w:pPr>
                    <w:wordWrap w:val="0"/>
                    <w:snapToGrid w:val="0"/>
                    <w:spacing w:after="120" w:line="280" w:lineRule="atLeast"/>
                    <w:jc w:val="both"/>
                    <w:rPr>
                      <w:rFonts w:ascii="Times New Roman" w:eastAsia="바탕체" w:hAnsi="Times New Roman"/>
                      <w:sz w:val="20"/>
                      <w:szCs w:val="20"/>
                      <w:lang w:eastAsia="ko-KR"/>
                    </w:rPr>
                  </w:pPr>
                  <w:proofErr w:type="spellStart"/>
                  <w:r>
                    <w:rPr>
                      <w:rFonts w:ascii="Times New Roman" w:eastAsia="바탕체" w:hAnsi="Times New Roman" w:hint="eastAsia"/>
                      <w:sz w:val="20"/>
                      <w:szCs w:val="20"/>
                      <w:lang w:eastAsia="ko-KR"/>
                    </w:rPr>
                    <w:t>김연민</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김형선</w:t>
                  </w:r>
                  <w:proofErr w:type="spellEnd"/>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에이원휘트니스</w:t>
                  </w:r>
                  <w:proofErr w:type="spellEnd"/>
                  <w:r>
                    <w:rPr>
                      <w:rFonts w:ascii="Times New Roman" w:eastAsia="바탕체" w:hAnsi="Times New Roman" w:hint="eastAsia"/>
                      <w:sz w:val="20"/>
                      <w:szCs w:val="20"/>
                      <w:lang w:eastAsia="ko-KR"/>
                    </w:rPr>
                    <w:t>)</w:t>
                  </w:r>
                </w:p>
              </w:tc>
              <w:tc>
                <w:tcPr>
                  <w:tcW w:w="5740" w:type="dxa"/>
                </w:tcPr>
                <w:p w14:paraId="3FD899E9" w14:textId="1E18F241" w:rsidR="005940A7" w:rsidRPr="00850E72" w:rsidRDefault="005940A7" w:rsidP="00935A38">
                  <w:pPr>
                    <w:wordWrap w:val="0"/>
                    <w:snapToGrid w:val="0"/>
                    <w:spacing w:after="120" w:line="28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67,898,744</w:t>
                  </w:r>
                  <w:r>
                    <w:rPr>
                      <w:rFonts w:ascii="Times New Roman" w:eastAsia="바탕체" w:hAnsi="Times New Roman" w:hint="eastAsia"/>
                      <w:sz w:val="20"/>
                      <w:szCs w:val="20"/>
                      <w:lang w:eastAsia="ko-KR"/>
                    </w:rPr>
                    <w:t>원</w:t>
                  </w:r>
                </w:p>
              </w:tc>
            </w:tr>
            <w:tr w:rsidR="005940A7" w:rsidRPr="00850E72" w14:paraId="58A6433E" w14:textId="77777777" w:rsidTr="000612F5">
              <w:trPr>
                <w:trHeight w:val="151"/>
              </w:trPr>
              <w:tc>
                <w:tcPr>
                  <w:tcW w:w="4141" w:type="dxa"/>
                  <w:shd w:val="clear" w:color="auto" w:fill="auto"/>
                </w:tcPr>
                <w:p w14:paraId="42494AB9" w14:textId="77777777" w:rsidR="005940A7" w:rsidRPr="00850E72" w:rsidRDefault="005940A7" w:rsidP="005940A7">
                  <w:pPr>
                    <w:wordWrap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주식회사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이정</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해봉</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무교점</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해봉정육</w:t>
                  </w:r>
                  <w:proofErr w:type="spellEnd"/>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무교점</w:t>
                  </w:r>
                  <w:proofErr w:type="spellEnd"/>
                  <w:r>
                    <w:rPr>
                      <w:rFonts w:ascii="Times New Roman" w:eastAsia="바탕체" w:hAnsi="Times New Roman" w:hint="eastAsia"/>
                      <w:sz w:val="20"/>
                      <w:szCs w:val="20"/>
                      <w:lang w:eastAsia="ko-KR"/>
                    </w:rPr>
                    <w:t>)</w:t>
                  </w:r>
                </w:p>
              </w:tc>
              <w:tc>
                <w:tcPr>
                  <w:tcW w:w="5740" w:type="dxa"/>
                </w:tcPr>
                <w:p w14:paraId="10C46012" w14:textId="77777777" w:rsidR="005940A7" w:rsidRDefault="005940A7" w:rsidP="005940A7">
                  <w:pPr>
                    <w:wordWrap w:val="0"/>
                    <w:snapToGrid w:val="0"/>
                    <w:spacing w:after="120" w:line="280" w:lineRule="atLeast"/>
                    <w:jc w:val="right"/>
                    <w:rPr>
                      <w:rFonts w:ascii="Times New Roman" w:eastAsia="바탕체" w:hAnsi="Times New Roman"/>
                      <w:sz w:val="20"/>
                      <w:szCs w:val="20"/>
                      <w:lang w:eastAsia="ko-KR"/>
                    </w:rPr>
                  </w:pPr>
                  <w:r w:rsidRPr="009208CD">
                    <w:rPr>
                      <w:rFonts w:ascii="Times New Roman" w:eastAsia="바탕체" w:hAnsi="Times New Roman"/>
                      <w:sz w:val="20"/>
                      <w:szCs w:val="20"/>
                      <w:lang w:eastAsia="ko-KR"/>
                    </w:rPr>
                    <w:t>22</w:t>
                  </w:r>
                  <w:r>
                    <w:rPr>
                      <w:rFonts w:ascii="Times New Roman" w:eastAsia="바탕체" w:hAnsi="Times New Roman"/>
                      <w:sz w:val="20"/>
                      <w:szCs w:val="20"/>
                      <w:lang w:eastAsia="ko-KR"/>
                    </w:rPr>
                    <w:t>,</w:t>
                  </w:r>
                  <w:r w:rsidRPr="009208CD">
                    <w:rPr>
                      <w:rFonts w:ascii="Times New Roman" w:eastAsia="바탕체" w:hAnsi="Times New Roman"/>
                      <w:sz w:val="20"/>
                      <w:szCs w:val="20"/>
                      <w:lang w:eastAsia="ko-KR"/>
                    </w:rPr>
                    <w:t>308</w:t>
                  </w:r>
                  <w:r>
                    <w:rPr>
                      <w:rFonts w:ascii="Times New Roman" w:eastAsia="바탕체" w:hAnsi="Times New Roman"/>
                      <w:sz w:val="20"/>
                      <w:szCs w:val="20"/>
                      <w:lang w:eastAsia="ko-KR"/>
                    </w:rPr>
                    <w:t>,</w:t>
                  </w:r>
                  <w:r w:rsidRPr="009208CD">
                    <w:rPr>
                      <w:rFonts w:ascii="Times New Roman" w:eastAsia="바탕체" w:hAnsi="Times New Roman"/>
                      <w:sz w:val="20"/>
                      <w:szCs w:val="20"/>
                      <w:lang w:eastAsia="ko-KR"/>
                    </w:rPr>
                    <w:t>610</w:t>
                  </w:r>
                  <w:r>
                    <w:rPr>
                      <w:rFonts w:ascii="Times New Roman" w:eastAsia="바탕체" w:hAnsi="Times New Roman" w:hint="eastAsia"/>
                      <w:sz w:val="20"/>
                      <w:szCs w:val="20"/>
                      <w:lang w:eastAsia="ko-KR"/>
                    </w:rPr>
                    <w:t>원</w:t>
                  </w:r>
                </w:p>
              </w:tc>
            </w:tr>
            <w:tr w:rsidR="005940A7" w:rsidRPr="00850E72" w14:paraId="6364222D" w14:textId="77777777" w:rsidTr="000612F5">
              <w:trPr>
                <w:trHeight w:val="151"/>
              </w:trPr>
              <w:tc>
                <w:tcPr>
                  <w:tcW w:w="4141" w:type="dxa"/>
                  <w:shd w:val="clear" w:color="auto" w:fill="auto"/>
                </w:tcPr>
                <w:p w14:paraId="7D6E7DE8" w14:textId="77777777" w:rsidR="005940A7" w:rsidRPr="009208CD" w:rsidRDefault="005940A7" w:rsidP="005940A7">
                  <w:pPr>
                    <w:wordWrap w:val="0"/>
                    <w:snapToGrid w:val="0"/>
                    <w:spacing w:after="120" w:line="280" w:lineRule="atLeast"/>
                    <w:jc w:val="center"/>
                    <w:rPr>
                      <w:rFonts w:ascii="Times New Roman" w:eastAsia="바탕체" w:hAnsi="Times New Roman"/>
                      <w:b/>
                      <w:sz w:val="20"/>
                      <w:szCs w:val="20"/>
                      <w:lang w:eastAsia="ko-KR"/>
                    </w:rPr>
                  </w:pPr>
                  <w:r w:rsidRPr="009208CD">
                    <w:rPr>
                      <w:rFonts w:ascii="Times New Roman" w:eastAsia="바탕체" w:hAnsi="Times New Roman" w:hint="eastAsia"/>
                      <w:b/>
                      <w:sz w:val="20"/>
                      <w:szCs w:val="20"/>
                      <w:lang w:eastAsia="ko-KR"/>
                    </w:rPr>
                    <w:t>합계</w:t>
                  </w:r>
                </w:p>
              </w:tc>
              <w:tc>
                <w:tcPr>
                  <w:tcW w:w="5740" w:type="dxa"/>
                </w:tcPr>
                <w:p w14:paraId="12E12C10" w14:textId="77777777" w:rsidR="005940A7" w:rsidRPr="009208CD" w:rsidRDefault="005940A7" w:rsidP="005940A7">
                  <w:pPr>
                    <w:wordWrap w:val="0"/>
                    <w:snapToGrid w:val="0"/>
                    <w:spacing w:after="120" w:line="280" w:lineRule="atLeast"/>
                    <w:jc w:val="right"/>
                    <w:rPr>
                      <w:rFonts w:ascii="Times New Roman" w:eastAsia="바탕체" w:hAnsi="Times New Roman"/>
                      <w:b/>
                      <w:sz w:val="20"/>
                      <w:szCs w:val="20"/>
                      <w:lang w:eastAsia="ko-KR"/>
                    </w:rPr>
                  </w:pPr>
                  <w:r w:rsidRPr="009208CD">
                    <w:rPr>
                      <w:rFonts w:ascii="Times New Roman" w:eastAsia="바탕체" w:hAnsi="Times New Roman"/>
                      <w:b/>
                      <w:sz w:val="20"/>
                      <w:szCs w:val="20"/>
                      <w:lang w:eastAsia="ko-KR"/>
                    </w:rPr>
                    <w:t>90,207,354</w:t>
                  </w:r>
                  <w:r w:rsidRPr="009208CD">
                    <w:rPr>
                      <w:rFonts w:ascii="Times New Roman" w:eastAsia="바탕체" w:hAnsi="Times New Roman" w:hint="eastAsia"/>
                      <w:b/>
                      <w:sz w:val="20"/>
                      <w:szCs w:val="20"/>
                      <w:lang w:eastAsia="ko-KR"/>
                    </w:rPr>
                    <w:t>원</w:t>
                  </w:r>
                </w:p>
              </w:tc>
            </w:tr>
          </w:tbl>
          <w:p w14:paraId="10A7B5F7" w14:textId="77777777" w:rsidR="003F74DB" w:rsidRDefault="003F74DB" w:rsidP="003F74DB">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5CC94DE5" w14:textId="521BD42D" w:rsidR="00935A38" w:rsidRDefault="00935A38" w:rsidP="005940A7">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proofErr w:type="spellStart"/>
            <w:r>
              <w:rPr>
                <w:rFonts w:ascii="Times New Roman" w:eastAsia="바탕체" w:hAnsi="Times New Roman" w:hint="eastAsia"/>
                <w:sz w:val="20"/>
                <w:szCs w:val="20"/>
                <w:lang w:eastAsia="ko-KR"/>
              </w:rPr>
              <w:t>김연민</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hint="eastAsia"/>
                <w:sz w:val="20"/>
                <w:szCs w:val="20"/>
                <w:lang w:eastAsia="ko-KR"/>
              </w:rPr>
              <w:t>김형선</w:t>
            </w:r>
            <w:proofErr w:type="spellEnd"/>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에이원휘트니스</w:t>
            </w:r>
            <w:proofErr w:type="spellEnd"/>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연체금과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관련해서는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아래</w:t>
            </w:r>
            <w:r>
              <w:rPr>
                <w:rFonts w:ascii="Times New Roman" w:eastAsia="바탕체" w:hAnsi="Times New Roman" w:hint="eastAsia"/>
                <w:sz w:val="20"/>
                <w:szCs w:val="20"/>
                <w:lang w:eastAsia="ko-KR"/>
              </w:rPr>
              <w:t xml:space="preserve"> </w:t>
            </w:r>
            <w:r w:rsidRPr="00935A38">
              <w:rPr>
                <w:rFonts w:ascii="Times New Roman" w:eastAsia="바탕체" w:hAnsi="Times New Roman"/>
                <w:b/>
                <w:sz w:val="20"/>
                <w:szCs w:val="20"/>
                <w:u w:val="single"/>
                <w:lang w:eastAsia="ko-KR"/>
              </w:rPr>
              <w:t xml:space="preserve">V.3. </w:t>
            </w:r>
            <w:r w:rsidRPr="00935A38">
              <w:rPr>
                <w:rFonts w:ascii="Times New Roman" w:eastAsia="바탕체" w:hAnsi="Times New Roman" w:hint="eastAsia"/>
                <w:b/>
                <w:sz w:val="20"/>
                <w:szCs w:val="20"/>
                <w:u w:val="single"/>
                <w:lang w:eastAsia="ko-KR"/>
              </w:rPr>
              <w:t>소송</w:t>
            </w:r>
            <w:r w:rsidRPr="00935A38">
              <w:rPr>
                <w:rFonts w:ascii="Times New Roman" w:eastAsia="바탕체" w:hAnsi="Times New Roman"/>
                <w:b/>
                <w:sz w:val="20"/>
                <w:szCs w:val="20"/>
                <w:u w:val="single"/>
                <w:lang w:eastAsia="ko-KR"/>
              </w:rPr>
              <w:t xml:space="preserve"> </w:t>
            </w:r>
            <w:r w:rsidRPr="00935A38">
              <w:rPr>
                <w:rFonts w:ascii="Times New Roman" w:eastAsia="바탕체" w:hAnsi="Times New Roman" w:hint="eastAsia"/>
                <w:b/>
                <w:sz w:val="20"/>
                <w:szCs w:val="20"/>
                <w:u w:val="single"/>
                <w:lang w:eastAsia="ko-KR"/>
              </w:rPr>
              <w:t>및</w:t>
            </w:r>
            <w:r w:rsidRPr="00935A38">
              <w:rPr>
                <w:rFonts w:ascii="Times New Roman" w:eastAsia="바탕체" w:hAnsi="Times New Roman" w:hint="eastAsia"/>
                <w:b/>
                <w:sz w:val="20"/>
                <w:szCs w:val="20"/>
                <w:u w:val="single"/>
                <w:lang w:eastAsia="ko-KR"/>
              </w:rPr>
              <w:t xml:space="preserve"> </w:t>
            </w:r>
            <w:r w:rsidRPr="00935A38">
              <w:rPr>
                <w:rFonts w:ascii="Times New Roman" w:eastAsia="바탕체" w:hAnsi="Times New Roman" w:hint="eastAsia"/>
                <w:b/>
                <w:sz w:val="20"/>
                <w:szCs w:val="20"/>
                <w:u w:val="single"/>
                <w:lang w:eastAsia="ko-KR"/>
              </w:rPr>
              <w:t>분쟁</w:t>
            </w:r>
            <w:r w:rsidRPr="00935A38">
              <w:rPr>
                <w:rFonts w:ascii="Times New Roman" w:eastAsia="바탕체" w:hAnsi="Times New Roman" w:hint="eastAsia"/>
                <w:b/>
                <w:sz w:val="20"/>
                <w:szCs w:val="20"/>
                <w:u w:val="single"/>
                <w:lang w:eastAsia="ko-KR"/>
              </w:rPr>
              <w:t xml:space="preserve"> </w:t>
            </w:r>
            <w:r>
              <w:rPr>
                <w:rFonts w:ascii="Times New Roman" w:eastAsia="바탕체" w:hAnsi="Times New Roman" w:hint="eastAsia"/>
                <w:sz w:val="20"/>
                <w:szCs w:val="20"/>
                <w:lang w:eastAsia="ko-KR"/>
              </w:rPr>
              <w:t>참고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p w14:paraId="5E90BD90" w14:textId="08A8788F" w:rsidR="005940A7" w:rsidRPr="00E80A75" w:rsidRDefault="005940A7" w:rsidP="00935A38">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주식회사</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이정</w:t>
            </w:r>
            <w:r w:rsidR="00935A38">
              <w:rPr>
                <w:rFonts w:ascii="Times New Roman" w:eastAsia="바탕체" w:hAnsi="Times New Roman" w:hint="eastAsia"/>
                <w:sz w:val="20"/>
                <w:szCs w:val="20"/>
                <w:lang w:eastAsia="ko-KR"/>
              </w:rPr>
              <w:t>과</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미납금</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징수</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계획이나</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일정에</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관하여</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협의된</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바가</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있는지</w:t>
            </w:r>
            <w:r w:rsidR="00935A38">
              <w:rPr>
                <w:rFonts w:ascii="Times New Roman" w:eastAsia="바탕체" w:hAnsi="Times New Roman" w:hint="eastAsia"/>
                <w:sz w:val="20"/>
                <w:szCs w:val="20"/>
                <w:lang w:eastAsia="ko-KR"/>
              </w:rPr>
              <w:t>,</w:t>
            </w:r>
            <w:r w:rsidR="00935A38">
              <w:rPr>
                <w:rFonts w:ascii="Times New Roman" w:eastAsia="바탕체" w:hAnsi="Times New Roman"/>
                <w:sz w:val="20"/>
                <w:szCs w:val="20"/>
                <w:lang w:eastAsia="ko-KR"/>
              </w:rPr>
              <w:t xml:space="preserve"> </w:t>
            </w:r>
            <w:r w:rsidR="00935A38">
              <w:rPr>
                <w:rFonts w:ascii="Times New Roman" w:eastAsia="바탕체" w:hAnsi="Times New Roman" w:hint="eastAsia"/>
                <w:sz w:val="20"/>
                <w:szCs w:val="20"/>
                <w:lang w:eastAsia="ko-KR"/>
              </w:rPr>
              <w:t>본건</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임차인들의</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영업</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현황을</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고려할</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때</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향후에도</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주식회사</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이정</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또는</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다른</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본건</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임차인이</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임대료를</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연체할</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가능성이</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있는지</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문의하였으나</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답변이</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제공되지</w:t>
            </w:r>
            <w:r w:rsidR="00935A38">
              <w:rPr>
                <w:rFonts w:ascii="Times New Roman" w:eastAsia="바탕체" w:hAnsi="Times New Roman" w:hint="eastAsia"/>
                <w:sz w:val="20"/>
                <w:szCs w:val="20"/>
                <w:lang w:eastAsia="ko-KR"/>
              </w:rPr>
              <w:t xml:space="preserve"> </w:t>
            </w:r>
            <w:r w:rsidR="00935A38">
              <w:rPr>
                <w:rFonts w:ascii="Times New Roman" w:eastAsia="바탕체" w:hAnsi="Times New Roman" w:hint="eastAsia"/>
                <w:sz w:val="20"/>
                <w:szCs w:val="20"/>
                <w:lang w:eastAsia="ko-KR"/>
              </w:rPr>
              <w:t>않음</w:t>
            </w:r>
            <w:r w:rsidR="00935A38">
              <w:rPr>
                <w:rFonts w:ascii="Times New Roman" w:eastAsia="바탕체" w:hAnsi="Times New Roman" w:hint="eastAsia"/>
                <w:sz w:val="20"/>
                <w:szCs w:val="20"/>
                <w:lang w:eastAsia="ko-KR"/>
              </w:rPr>
              <w:t xml:space="preserve">. </w:t>
            </w:r>
          </w:p>
        </w:tc>
        <w:tc>
          <w:tcPr>
            <w:tcW w:w="25" w:type="pct"/>
            <w:tcBorders>
              <w:top w:val="single" w:sz="12" w:space="0" w:color="000080"/>
              <w:bottom w:val="single" w:sz="12" w:space="0" w:color="000080"/>
            </w:tcBorders>
            <w:shd w:val="clear" w:color="auto" w:fill="auto"/>
          </w:tcPr>
          <w:p w14:paraId="71C53412" w14:textId="77777777" w:rsidR="005940A7" w:rsidRPr="00850E72" w:rsidDel="0015750F" w:rsidRDefault="005940A7"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5D131D5C" w14:textId="6E8C56D3" w:rsidR="00935A38" w:rsidRDefault="00935A38" w:rsidP="00935A3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향후에도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임차인들이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임대료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연체할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가능성이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있다는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점을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상업적으로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고려</w:t>
            </w:r>
            <w:r w:rsidR="003F74DB">
              <w:rPr>
                <w:rFonts w:ascii="Times New Roman" w:eastAsia="바탕체" w:hAnsi="Times New Roman" w:hint="eastAsia"/>
                <w:sz w:val="20"/>
                <w:szCs w:val="20"/>
                <w:lang w:eastAsia="ko-KR"/>
              </w:rPr>
              <w:t>하시기</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바람</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p w14:paraId="10312CA3" w14:textId="3157C023" w:rsidR="00935A38" w:rsidRDefault="00935A38" w:rsidP="00935A3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4E686B">
              <w:rPr>
                <w:rFonts w:ascii="Times New Roman" w:eastAsia="바탕체" w:hAnsi="Times New Roman" w:hint="eastAsia"/>
                <w:sz w:val="20"/>
                <w:szCs w:val="20"/>
              </w:rPr>
              <w:t>본건</w:t>
            </w:r>
            <w:r w:rsidRPr="004E686B">
              <w:rPr>
                <w:rFonts w:ascii="Times New Roman" w:eastAsia="바탕체" w:hAnsi="Times New Roman" w:hint="eastAsia"/>
                <w:sz w:val="20"/>
                <w:szCs w:val="20"/>
              </w:rPr>
              <w:t xml:space="preserve"> </w:t>
            </w:r>
            <w:r w:rsidRPr="004E686B">
              <w:rPr>
                <w:rFonts w:ascii="Times New Roman" w:eastAsia="바탕체" w:hAnsi="Times New Roman" w:hint="eastAsia"/>
                <w:sz w:val="20"/>
                <w:szCs w:val="20"/>
              </w:rPr>
              <w:t>매매계약상</w:t>
            </w:r>
            <w:r w:rsidRPr="004E686B">
              <w:rPr>
                <w:rFonts w:ascii="Times New Roman" w:eastAsia="바탕체" w:hAnsi="Times New Roman" w:hint="eastAsia"/>
                <w:sz w:val="20"/>
                <w:szCs w:val="20"/>
              </w:rPr>
              <w:t xml:space="preserve"> </w:t>
            </w:r>
            <w:r w:rsidRPr="004E686B">
              <w:rPr>
                <w:rFonts w:ascii="Times New Roman" w:eastAsia="바탕체" w:hAnsi="Times New Roman" w:hint="eastAsia"/>
                <w:sz w:val="20"/>
                <w:szCs w:val="20"/>
              </w:rPr>
              <w:t>체결일</w:t>
            </w:r>
            <w:r w:rsidRPr="004E686B">
              <w:rPr>
                <w:rFonts w:ascii="Times New Roman" w:eastAsia="바탕체" w:hAnsi="Times New Roman" w:hint="eastAsia"/>
                <w:sz w:val="20"/>
                <w:szCs w:val="20"/>
              </w:rPr>
              <w:t xml:space="preserve"> </w:t>
            </w:r>
            <w:r w:rsidRPr="004E686B">
              <w:rPr>
                <w:rFonts w:ascii="Times New Roman" w:eastAsia="바탕체" w:hAnsi="Times New Roman" w:hint="eastAsia"/>
                <w:sz w:val="20"/>
                <w:szCs w:val="20"/>
              </w:rPr>
              <w:t>현재</w:t>
            </w:r>
            <w:r w:rsidRPr="004E686B">
              <w:rPr>
                <w:rFonts w:ascii="Times New Roman" w:eastAsia="바탕체" w:hAnsi="Times New Roman" w:hint="eastAsia"/>
                <w:sz w:val="20"/>
                <w:szCs w:val="20"/>
              </w:rPr>
              <w:t xml:space="preserve"> </w:t>
            </w:r>
            <w:r>
              <w:rPr>
                <w:rFonts w:ascii="Times New Roman" w:eastAsia="바탕체" w:hAnsi="Times New Roman" w:hint="eastAsia"/>
                <w:sz w:val="20"/>
                <w:szCs w:val="20"/>
                <w:lang w:eastAsia="ko-KR"/>
              </w:rPr>
              <w:t>매도인이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공개한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내역을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제외</w:t>
            </w:r>
            <w:r>
              <w:rPr>
                <w:rFonts w:ascii="Times New Roman" w:eastAsia="바탕체" w:hAnsi="Times New Roman" w:hint="eastAsia"/>
                <w:sz w:val="20"/>
                <w:szCs w:val="20"/>
                <w:lang w:eastAsia="ko-KR"/>
              </w:rPr>
              <w:t>하면</w:t>
            </w:r>
            <w:r>
              <w:rPr>
                <w:rFonts w:ascii="Times New Roman" w:eastAsia="바탕체" w:hAnsi="Times New Roman" w:hint="eastAsia"/>
                <w:sz w:val="20"/>
                <w:szCs w:val="20"/>
                <w:lang w:eastAsia="ko-KR"/>
              </w:rPr>
              <w:t>,</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임차인</w:t>
            </w:r>
            <w:r w:rsidR="00DE12E3">
              <w:rPr>
                <w:rFonts w:ascii="Times New Roman" w:eastAsia="바탕체" w:hAnsi="Times New Roman" w:hint="eastAsia"/>
                <w:sz w:val="20"/>
                <w:szCs w:val="20"/>
                <w:lang w:eastAsia="ko-KR"/>
              </w:rPr>
              <w:t>들</w:t>
            </w:r>
            <w:r>
              <w:rPr>
                <w:rFonts w:ascii="Times New Roman" w:eastAsia="바탕체" w:hAnsi="Times New Roman" w:hint="eastAsia"/>
                <w:sz w:val="20"/>
                <w:szCs w:val="20"/>
              </w:rPr>
              <w:t>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차임</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관리비</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창고사용료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연체사실이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없다는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점에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진술</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보증을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받는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것이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바람직함</w:t>
            </w:r>
            <w:r>
              <w:rPr>
                <w:rFonts w:ascii="Times New Roman" w:eastAsia="바탕체" w:hAnsi="Times New Roman" w:hint="eastAsia"/>
                <w:sz w:val="20"/>
                <w:szCs w:val="20"/>
              </w:rPr>
              <w:t>.</w:t>
            </w:r>
          </w:p>
          <w:p w14:paraId="356B92EC" w14:textId="49F73B5F" w:rsidR="005940A7" w:rsidRDefault="00935A38" w:rsidP="00DE12E3">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매매계약상</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거래종결일까지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연체된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차임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등이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w:t>
            </w:r>
            <w:r>
              <w:rPr>
                <w:rFonts w:ascii="Times New Roman" w:eastAsia="바탕체" w:hAnsi="Times New Roman" w:hint="eastAsia"/>
                <w:sz w:val="20"/>
                <w:szCs w:val="20"/>
                <w:lang w:eastAsia="ko-KR"/>
              </w:rPr>
              <w:t xml:space="preserve">, </w:t>
            </w:r>
            <w:proofErr w:type="spellStart"/>
            <w:r w:rsidR="00486A89">
              <w:rPr>
                <w:rFonts w:ascii="Times New Roman" w:eastAsia="바탕체" w:hAnsi="Times New Roman" w:hint="eastAsia"/>
                <w:sz w:val="20"/>
                <w:szCs w:val="20"/>
                <w:lang w:eastAsia="ko-KR"/>
              </w:rPr>
              <w:t>연체차임</w:t>
            </w:r>
            <w:proofErr w:type="spellEnd"/>
            <w:r w:rsidR="00486A89">
              <w:rPr>
                <w:rFonts w:ascii="Times New Roman" w:eastAsia="바탕체" w:hAnsi="Times New Roman" w:hint="eastAsia"/>
                <w:sz w:val="20"/>
                <w:szCs w:val="20"/>
                <w:lang w:eastAsia="ko-KR"/>
              </w:rPr>
              <w:t xml:space="preserve"> </w:t>
            </w:r>
            <w:r w:rsidR="00486A89">
              <w:rPr>
                <w:rFonts w:ascii="Times New Roman" w:eastAsia="바탕체" w:hAnsi="Times New Roman" w:hint="eastAsia"/>
                <w:sz w:val="20"/>
                <w:szCs w:val="20"/>
                <w:lang w:eastAsia="ko-KR"/>
              </w:rPr>
              <w:t>채권을</w:t>
            </w:r>
            <w:r w:rsidR="00486A89">
              <w:rPr>
                <w:rFonts w:ascii="Times New Roman" w:eastAsia="바탕체" w:hAnsi="Times New Roman" w:hint="eastAsia"/>
                <w:sz w:val="20"/>
                <w:szCs w:val="20"/>
                <w:lang w:eastAsia="ko-KR"/>
              </w:rPr>
              <w:t xml:space="preserve"> </w:t>
            </w:r>
            <w:r w:rsidR="00486A89">
              <w:rPr>
                <w:rFonts w:ascii="Times New Roman" w:eastAsia="바탕체" w:hAnsi="Times New Roman" w:hint="eastAsia"/>
                <w:sz w:val="20"/>
                <w:szCs w:val="20"/>
                <w:lang w:eastAsia="ko-KR"/>
              </w:rPr>
              <w:t>매수인이</w:t>
            </w:r>
            <w:r w:rsidR="00486A89">
              <w:rPr>
                <w:rFonts w:ascii="Times New Roman" w:eastAsia="바탕체" w:hAnsi="Times New Roman" w:hint="eastAsia"/>
                <w:sz w:val="20"/>
                <w:szCs w:val="20"/>
                <w:lang w:eastAsia="ko-KR"/>
              </w:rPr>
              <w:t xml:space="preserve"> </w:t>
            </w:r>
            <w:r w:rsidR="00486A89">
              <w:rPr>
                <w:rFonts w:ascii="Times New Roman" w:eastAsia="바탕체" w:hAnsi="Times New Roman" w:hint="eastAsia"/>
                <w:sz w:val="20"/>
                <w:szCs w:val="20"/>
                <w:lang w:eastAsia="ko-KR"/>
              </w:rPr>
              <w:t>양수할</w:t>
            </w:r>
            <w:r w:rsidR="00486A89">
              <w:rPr>
                <w:rFonts w:ascii="Times New Roman" w:eastAsia="바탕체" w:hAnsi="Times New Roman" w:hint="eastAsia"/>
                <w:sz w:val="20"/>
                <w:szCs w:val="20"/>
                <w:lang w:eastAsia="ko-KR"/>
              </w:rPr>
              <w:t xml:space="preserve"> </w:t>
            </w:r>
            <w:r w:rsidR="00486A89">
              <w:rPr>
                <w:rFonts w:ascii="Times New Roman" w:eastAsia="바탕체" w:hAnsi="Times New Roman" w:hint="eastAsia"/>
                <w:sz w:val="20"/>
                <w:szCs w:val="20"/>
                <w:lang w:eastAsia="ko-KR"/>
              </w:rPr>
              <w:t>것인지</w:t>
            </w:r>
            <w:r w:rsidR="00DE12E3">
              <w:rPr>
                <w:rFonts w:ascii="Times New Roman" w:eastAsia="바탕체" w:hAnsi="Times New Roman" w:hint="eastAsia"/>
                <w:sz w:val="20"/>
                <w:szCs w:val="20"/>
                <w:lang w:eastAsia="ko-KR"/>
              </w:rPr>
              <w:t>를</w:t>
            </w:r>
            <w:r w:rsidR="00DE12E3">
              <w:rPr>
                <w:rFonts w:ascii="Times New Roman" w:eastAsia="바탕체" w:hAnsi="Times New Roman" w:hint="eastAsia"/>
                <w:sz w:val="20"/>
                <w:szCs w:val="20"/>
                <w:lang w:eastAsia="ko-KR"/>
              </w:rPr>
              <w:t xml:space="preserve"> </w:t>
            </w:r>
            <w:r w:rsidR="00DE12E3">
              <w:rPr>
                <w:rFonts w:ascii="Times New Roman" w:eastAsia="바탕체" w:hAnsi="Times New Roman" w:hint="eastAsia"/>
                <w:sz w:val="20"/>
                <w:szCs w:val="20"/>
                <w:lang w:eastAsia="ko-KR"/>
              </w:rPr>
              <w:t>비롯한</w:t>
            </w:r>
            <w:r w:rsidR="00486A89">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방법에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 xml:space="preserve"> </w:t>
            </w:r>
            <w:r>
              <w:rPr>
                <w:rFonts w:ascii="Times New Roman" w:eastAsia="바탕체" w:hAnsi="Times New Roman" w:hint="eastAsia"/>
                <w:sz w:val="20"/>
                <w:szCs w:val="20"/>
                <w:lang w:eastAsia="ko-KR"/>
              </w:rPr>
              <w:t>매도인과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협의할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필요가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있음</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tc>
      </w:tr>
      <w:tr w:rsidR="00F83171" w:rsidRPr="00850E72" w14:paraId="131B1000" w14:textId="77777777" w:rsidTr="00512080">
        <w:trPr>
          <w:trHeight w:val="613"/>
        </w:trPr>
        <w:tc>
          <w:tcPr>
            <w:tcW w:w="572" w:type="pct"/>
            <w:tcBorders>
              <w:top w:val="single" w:sz="12" w:space="0" w:color="000080"/>
              <w:bottom w:val="single" w:sz="12" w:space="0" w:color="000080"/>
            </w:tcBorders>
            <w:shd w:val="clear" w:color="auto" w:fill="auto"/>
          </w:tcPr>
          <w:p w14:paraId="1229B779" w14:textId="0C8EBFFD" w:rsidR="00F83171" w:rsidRDefault="00F83171" w:rsidP="00D05420">
            <w:pPr>
              <w:pStyle w:val="38"/>
              <w:numPr>
                <w:ilvl w:val="0"/>
                <w:numId w:val="18"/>
              </w:numPr>
              <w:ind w:left="284" w:hanging="284"/>
              <w:jc w:val="left"/>
              <w:outlineLvl w:val="1"/>
              <w:rPr>
                <w:sz w:val="20"/>
              </w:rPr>
            </w:pPr>
            <w:bookmarkStart w:id="91" w:name="_Toc152170072"/>
            <w:r w:rsidRPr="00F83171">
              <w:rPr>
                <w:rFonts w:hint="eastAsia"/>
                <w:sz w:val="20"/>
              </w:rPr>
              <w:t>기타</w:t>
            </w:r>
            <w:r w:rsidRPr="00F83171">
              <w:rPr>
                <w:rFonts w:hint="eastAsia"/>
                <w:sz w:val="20"/>
              </w:rPr>
              <w:t xml:space="preserve"> </w:t>
            </w:r>
            <w:r w:rsidRPr="00F83171">
              <w:rPr>
                <w:rFonts w:hint="eastAsia"/>
                <w:sz w:val="20"/>
              </w:rPr>
              <w:t>사용계약</w:t>
            </w:r>
            <w:bookmarkEnd w:id="91"/>
          </w:p>
        </w:tc>
        <w:tc>
          <w:tcPr>
            <w:tcW w:w="25" w:type="pct"/>
            <w:shd w:val="clear" w:color="auto" w:fill="auto"/>
          </w:tcPr>
          <w:p w14:paraId="65704FC2" w14:textId="77777777" w:rsidR="00F83171" w:rsidRPr="00850E72" w:rsidRDefault="00F83171" w:rsidP="00F83171">
            <w:pPr>
              <w:wordWrap w:val="0"/>
              <w:autoSpaceDE w:val="0"/>
              <w:autoSpaceDN w:val="0"/>
              <w:snapToGrid w:val="0"/>
              <w:spacing w:after="120" w:line="280" w:lineRule="atLeast"/>
              <w:rPr>
                <w:rFonts w:ascii="Times New Roman" w:eastAsia="바탕체" w:hAnsi="Times New Roman"/>
                <w:sz w:val="20"/>
                <w:szCs w:val="20"/>
              </w:rPr>
            </w:pPr>
          </w:p>
        </w:tc>
        <w:tc>
          <w:tcPr>
            <w:tcW w:w="3350" w:type="pct"/>
            <w:tcBorders>
              <w:top w:val="single" w:sz="12" w:space="0" w:color="000080"/>
              <w:bottom w:val="single" w:sz="12" w:space="0" w:color="000080"/>
            </w:tcBorders>
            <w:shd w:val="clear" w:color="auto" w:fill="auto"/>
          </w:tcPr>
          <w:p w14:paraId="52962021" w14:textId="2142F0BC" w:rsidR="00512080" w:rsidRPr="00512080" w:rsidRDefault="00512080" w:rsidP="00512080">
            <w:pPr>
              <w:wordWrap w:val="0"/>
              <w:autoSpaceDE w:val="0"/>
              <w:autoSpaceDN w:val="0"/>
              <w:snapToGrid w:val="0"/>
              <w:spacing w:after="120" w:line="280" w:lineRule="atLeast"/>
              <w:jc w:val="both"/>
              <w:rPr>
                <w:rFonts w:ascii="Times New Roman" w:eastAsia="바탕체" w:hAnsi="Times New Roman"/>
                <w:b/>
                <w:sz w:val="20"/>
                <w:szCs w:val="20"/>
                <w:u w:val="single"/>
                <w:lang w:eastAsia="ko-KR"/>
              </w:rPr>
            </w:pPr>
            <w:r w:rsidRPr="00512080">
              <w:rPr>
                <w:rFonts w:ascii="Times New Roman" w:eastAsia="바탕체" w:hAnsi="Times New Roman" w:hint="eastAsia"/>
                <w:b/>
                <w:sz w:val="20"/>
                <w:szCs w:val="20"/>
                <w:u w:val="single"/>
                <w:lang w:eastAsia="ko-KR"/>
              </w:rPr>
              <w:t>창고사용계약</w:t>
            </w:r>
          </w:p>
          <w:p w14:paraId="7155F425" w14:textId="5A86BEDD" w:rsidR="00F83171" w:rsidRDefault="00F83171"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83171">
              <w:rPr>
                <w:rFonts w:ascii="Times New Roman" w:eastAsia="바탕체" w:hAnsi="Times New Roman" w:hint="eastAsia"/>
                <w:sz w:val="20"/>
                <w:szCs w:val="20"/>
              </w:rPr>
              <w:t>매도인은</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건물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지하</w:t>
            </w:r>
            <w:r w:rsidRPr="00F83171">
              <w:rPr>
                <w:rFonts w:ascii="Times New Roman" w:eastAsia="바탕체" w:hAnsi="Times New Roman" w:hint="eastAsia"/>
                <w:sz w:val="20"/>
                <w:szCs w:val="20"/>
              </w:rPr>
              <w:t xml:space="preserve"> 3</w:t>
            </w:r>
            <w:r w:rsidRPr="00F83171">
              <w:rPr>
                <w:rFonts w:ascii="Times New Roman" w:eastAsia="바탕체" w:hAnsi="Times New Roman" w:hint="eastAsia"/>
                <w:sz w:val="20"/>
                <w:szCs w:val="20"/>
              </w:rPr>
              <w:t>층</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지하</w:t>
            </w:r>
            <w:r w:rsidRPr="00F83171">
              <w:rPr>
                <w:rFonts w:ascii="Times New Roman" w:eastAsia="바탕체" w:hAnsi="Times New Roman"/>
                <w:sz w:val="20"/>
                <w:szCs w:val="20"/>
              </w:rPr>
              <w:t xml:space="preserve"> 6</w:t>
            </w:r>
            <w:r w:rsidRPr="00F83171">
              <w:rPr>
                <w:rFonts w:ascii="Times New Roman" w:eastAsia="바탕체" w:hAnsi="Times New Roman" w:hint="eastAsia"/>
                <w:sz w:val="20"/>
                <w:szCs w:val="20"/>
              </w:rPr>
              <w:t>층에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위치한</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창고에</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관하여</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본건</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임차인들</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또는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전차인</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중</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6</w:t>
            </w:r>
            <w:r w:rsidRPr="00F83171">
              <w:rPr>
                <w:rFonts w:ascii="Times New Roman" w:eastAsia="바탕체" w:hAnsi="Times New Roman" w:hint="eastAsia"/>
                <w:sz w:val="20"/>
                <w:szCs w:val="20"/>
              </w:rPr>
              <w:t>인과</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창고사용계약을</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체결하였으며</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Pr="00F83171">
              <w:rPr>
                <w:rFonts w:ascii="Times New Roman" w:eastAsia="바탕체" w:hAnsi="Times New Roman" w:hint="eastAsia"/>
                <w:sz w:val="20"/>
                <w:szCs w:val="20"/>
              </w:rPr>
              <w:t>월</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사용료</w:t>
            </w:r>
            <w:r w:rsidRPr="00F83171">
              <w:rPr>
                <w:rFonts w:ascii="Times New Roman" w:eastAsia="바탕체" w:hAnsi="Times New Roman" w:hint="eastAsia"/>
                <w:sz w:val="20"/>
                <w:szCs w:val="20"/>
              </w:rPr>
              <w:t xml:space="preserve"> </w:t>
            </w:r>
            <w:r w:rsidRPr="00F83171">
              <w:rPr>
                <w:rFonts w:ascii="Times New Roman" w:eastAsia="바탕체" w:hAnsi="Times New Roman" w:hint="eastAsia"/>
                <w:sz w:val="20"/>
                <w:szCs w:val="20"/>
              </w:rPr>
              <w:t>합계는</w:t>
            </w:r>
            <w:r w:rsidRPr="00F83171">
              <w:rPr>
                <w:rFonts w:ascii="Times New Roman" w:eastAsia="바탕체" w:hAnsi="Times New Roman" w:hint="eastAsia"/>
                <w:sz w:val="20"/>
                <w:szCs w:val="20"/>
              </w:rPr>
              <w:t xml:space="preserve"> </w:t>
            </w:r>
            <w:r w:rsidRPr="00F83171">
              <w:rPr>
                <w:rFonts w:ascii="Times New Roman" w:eastAsia="바탕체" w:hAnsi="Times New Roman"/>
                <w:sz w:val="20"/>
                <w:szCs w:val="20"/>
              </w:rPr>
              <w:t>5,809,500</w:t>
            </w:r>
            <w:r w:rsidRPr="00F83171">
              <w:rPr>
                <w:rFonts w:ascii="Times New Roman" w:eastAsia="바탕체" w:hAnsi="Times New Roman" w:hint="eastAsia"/>
                <w:sz w:val="20"/>
                <w:szCs w:val="20"/>
              </w:rPr>
              <w:t>원임</w:t>
            </w:r>
            <w:r w:rsidRPr="00F83171">
              <w:rPr>
                <w:rFonts w:ascii="Times New Roman" w:eastAsia="바탕체" w:hAnsi="Times New Roman" w:hint="eastAsia"/>
                <w:sz w:val="20"/>
                <w:szCs w:val="20"/>
              </w:rPr>
              <w:t>.</w:t>
            </w:r>
            <w:r w:rsidRPr="00F83171">
              <w:rPr>
                <w:rFonts w:ascii="Times New Roman" w:eastAsia="바탕체" w:hAnsi="Times New Roman"/>
                <w:sz w:val="20"/>
                <w:szCs w:val="20"/>
              </w:rPr>
              <w:t xml:space="preserve"> </w:t>
            </w:r>
            <w:r w:rsidR="00CA26CB">
              <w:rPr>
                <w:rFonts w:ascii="Times New Roman" w:eastAsia="바탕체" w:hAnsi="Times New Roman" w:hint="eastAsia"/>
                <w:sz w:val="20"/>
                <w:szCs w:val="20"/>
                <w:lang w:eastAsia="ko-KR"/>
              </w:rPr>
              <w:t>창고사용계약의</w:t>
            </w:r>
            <w:r w:rsidR="00CA26CB">
              <w:rPr>
                <w:rFonts w:ascii="Times New Roman" w:eastAsia="바탕체" w:hAnsi="Times New Roman" w:hint="eastAsia"/>
                <w:sz w:val="20"/>
                <w:szCs w:val="20"/>
                <w:lang w:eastAsia="ko-KR"/>
              </w:rPr>
              <w:t xml:space="preserve"> </w:t>
            </w:r>
            <w:r w:rsidR="00CA26CB">
              <w:rPr>
                <w:rFonts w:ascii="Times New Roman" w:eastAsia="바탕체" w:hAnsi="Times New Roman" w:hint="eastAsia"/>
                <w:sz w:val="20"/>
                <w:szCs w:val="20"/>
                <w:lang w:eastAsia="ko-KR"/>
              </w:rPr>
              <w:t>현황에</w:t>
            </w:r>
            <w:r w:rsidR="00CA26CB">
              <w:rPr>
                <w:rFonts w:ascii="Times New Roman" w:eastAsia="바탕체" w:hAnsi="Times New Roman" w:hint="eastAsia"/>
                <w:sz w:val="20"/>
                <w:szCs w:val="20"/>
                <w:lang w:eastAsia="ko-KR"/>
              </w:rPr>
              <w:t xml:space="preserve"> </w:t>
            </w:r>
            <w:r w:rsidR="00CA26CB">
              <w:rPr>
                <w:rFonts w:ascii="Times New Roman" w:eastAsia="바탕체" w:hAnsi="Times New Roman" w:hint="eastAsia"/>
                <w:sz w:val="20"/>
                <w:szCs w:val="20"/>
                <w:lang w:eastAsia="ko-KR"/>
              </w:rPr>
              <w:t>관하여는</w:t>
            </w:r>
            <w:r w:rsidR="00CA26CB">
              <w:rPr>
                <w:rFonts w:ascii="Times New Roman" w:eastAsia="바탕체" w:hAnsi="Times New Roman" w:hint="eastAsia"/>
                <w:sz w:val="20"/>
                <w:szCs w:val="20"/>
                <w:lang w:eastAsia="ko-KR"/>
              </w:rPr>
              <w:t xml:space="preserve"> </w:t>
            </w:r>
            <w:r w:rsidR="00CA26CB" w:rsidRPr="00E97D90">
              <w:rPr>
                <w:rFonts w:ascii="Times New Roman" w:eastAsia="바탕체" w:hAnsi="Times New Roman"/>
                <w:b/>
                <w:sz w:val="20"/>
                <w:szCs w:val="20"/>
                <w:u w:val="single"/>
                <w:lang w:eastAsia="ko-KR"/>
              </w:rPr>
              <w:t>[</w:t>
            </w:r>
            <w:r w:rsidR="00CA26CB" w:rsidRPr="00E97D90">
              <w:rPr>
                <w:rFonts w:ascii="Times New Roman" w:eastAsia="바탕체" w:hAnsi="Times New Roman" w:hint="eastAsia"/>
                <w:b/>
                <w:sz w:val="20"/>
                <w:szCs w:val="20"/>
                <w:u w:val="single"/>
                <w:lang w:eastAsia="ko-KR"/>
              </w:rPr>
              <w:t>별첨</w:t>
            </w:r>
            <w:r w:rsidR="00CA26CB" w:rsidRPr="00E97D90">
              <w:rPr>
                <w:rFonts w:ascii="Times New Roman" w:eastAsia="바탕체" w:hAnsi="Times New Roman" w:hint="eastAsia"/>
                <w:b/>
                <w:sz w:val="20"/>
                <w:szCs w:val="20"/>
                <w:u w:val="single"/>
                <w:lang w:eastAsia="ko-KR"/>
              </w:rPr>
              <w:t xml:space="preserve"> </w:t>
            </w:r>
            <w:r w:rsidR="00CA26CB" w:rsidRPr="00E97D90">
              <w:rPr>
                <w:rFonts w:ascii="Times New Roman" w:eastAsia="바탕체" w:hAnsi="Times New Roman"/>
                <w:b/>
                <w:sz w:val="20"/>
                <w:szCs w:val="20"/>
                <w:u w:val="single"/>
                <w:lang w:eastAsia="ko-KR"/>
              </w:rPr>
              <w:t xml:space="preserve">3] </w:t>
            </w:r>
            <w:r w:rsidR="00CA26CB" w:rsidRPr="00E97D90">
              <w:rPr>
                <w:rFonts w:ascii="Times New Roman" w:eastAsia="바탕체" w:hAnsi="Times New Roman" w:hint="eastAsia"/>
                <w:b/>
                <w:sz w:val="20"/>
                <w:szCs w:val="20"/>
                <w:u w:val="single"/>
                <w:lang w:eastAsia="ko-KR"/>
              </w:rPr>
              <w:t>본건</w:t>
            </w:r>
            <w:r w:rsidR="00CA26CB" w:rsidRPr="00E97D90">
              <w:rPr>
                <w:rFonts w:ascii="Times New Roman" w:eastAsia="바탕체" w:hAnsi="Times New Roman" w:hint="eastAsia"/>
                <w:b/>
                <w:sz w:val="20"/>
                <w:szCs w:val="20"/>
                <w:u w:val="single"/>
                <w:lang w:eastAsia="ko-KR"/>
              </w:rPr>
              <w:t xml:space="preserve"> </w:t>
            </w:r>
            <w:r w:rsidR="00CA26CB" w:rsidRPr="00E97D90">
              <w:rPr>
                <w:rFonts w:ascii="Times New Roman" w:eastAsia="바탕체" w:hAnsi="Times New Roman" w:hint="eastAsia"/>
                <w:b/>
                <w:sz w:val="20"/>
                <w:szCs w:val="20"/>
                <w:u w:val="single"/>
                <w:lang w:eastAsia="ko-KR"/>
              </w:rPr>
              <w:t>임대차계약</w:t>
            </w:r>
            <w:r w:rsidR="00CA26CB" w:rsidRPr="00E97D90">
              <w:rPr>
                <w:rFonts w:ascii="Times New Roman" w:eastAsia="바탕체" w:hAnsi="Times New Roman" w:hint="eastAsia"/>
                <w:b/>
                <w:sz w:val="20"/>
                <w:szCs w:val="20"/>
                <w:u w:val="single"/>
                <w:lang w:eastAsia="ko-KR"/>
              </w:rPr>
              <w:t xml:space="preserve"> </w:t>
            </w:r>
            <w:r w:rsidR="00CA26CB">
              <w:rPr>
                <w:rFonts w:ascii="Times New Roman" w:eastAsia="바탕체" w:hAnsi="Times New Roman" w:hint="eastAsia"/>
                <w:b/>
                <w:sz w:val="20"/>
                <w:szCs w:val="20"/>
                <w:u w:val="single"/>
                <w:lang w:eastAsia="ko-KR"/>
              </w:rPr>
              <w:t>및</w:t>
            </w:r>
            <w:r w:rsidR="00CA26CB">
              <w:rPr>
                <w:rFonts w:ascii="Times New Roman" w:eastAsia="바탕체" w:hAnsi="Times New Roman" w:hint="eastAsia"/>
                <w:b/>
                <w:sz w:val="20"/>
                <w:szCs w:val="20"/>
                <w:u w:val="single"/>
                <w:lang w:eastAsia="ko-KR"/>
              </w:rPr>
              <w:t xml:space="preserve"> </w:t>
            </w:r>
            <w:r w:rsidR="00CA26CB">
              <w:rPr>
                <w:rFonts w:ascii="Times New Roman" w:eastAsia="바탕체" w:hAnsi="Times New Roman" w:hint="eastAsia"/>
                <w:b/>
                <w:sz w:val="20"/>
                <w:szCs w:val="20"/>
                <w:u w:val="single"/>
                <w:lang w:eastAsia="ko-KR"/>
              </w:rPr>
              <w:t>창고사용계약</w:t>
            </w:r>
            <w:r w:rsidR="00CA26CB">
              <w:rPr>
                <w:rFonts w:ascii="Times New Roman" w:eastAsia="바탕체" w:hAnsi="Times New Roman" w:hint="eastAsia"/>
                <w:b/>
                <w:sz w:val="20"/>
                <w:szCs w:val="20"/>
                <w:u w:val="single"/>
                <w:lang w:eastAsia="ko-KR"/>
              </w:rPr>
              <w:t xml:space="preserve"> </w:t>
            </w:r>
            <w:r w:rsidR="00CA26CB" w:rsidRPr="00E97D90">
              <w:rPr>
                <w:rFonts w:ascii="Times New Roman" w:eastAsia="바탕체" w:hAnsi="Times New Roman" w:hint="eastAsia"/>
                <w:b/>
                <w:sz w:val="20"/>
                <w:szCs w:val="20"/>
                <w:u w:val="single"/>
                <w:lang w:eastAsia="ko-KR"/>
              </w:rPr>
              <w:t>현황</w:t>
            </w:r>
            <w:r w:rsidR="00CA26CB">
              <w:rPr>
                <w:rFonts w:ascii="Times New Roman" w:eastAsia="바탕체" w:hAnsi="Times New Roman" w:hint="eastAsia"/>
                <w:sz w:val="20"/>
                <w:szCs w:val="20"/>
                <w:lang w:eastAsia="ko-KR"/>
              </w:rPr>
              <w:t xml:space="preserve"> </w:t>
            </w:r>
            <w:r w:rsidR="00CA26CB">
              <w:rPr>
                <w:rFonts w:ascii="Times New Roman" w:eastAsia="바탕체" w:hAnsi="Times New Roman" w:hint="eastAsia"/>
                <w:sz w:val="20"/>
                <w:szCs w:val="20"/>
                <w:lang w:eastAsia="ko-KR"/>
              </w:rPr>
              <w:t>참조</w:t>
            </w:r>
            <w:r w:rsidR="00CA26CB">
              <w:rPr>
                <w:rFonts w:ascii="Times New Roman" w:eastAsia="바탕체" w:hAnsi="Times New Roman" w:hint="eastAsia"/>
                <w:sz w:val="20"/>
                <w:szCs w:val="20"/>
                <w:lang w:eastAsia="ko-KR"/>
              </w:rPr>
              <w:t>.</w:t>
            </w:r>
          </w:p>
          <w:p w14:paraId="0B9C3791" w14:textId="5F235D8A" w:rsidR="009461AD" w:rsidRDefault="009461AD" w:rsidP="00F8317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위</w:t>
            </w:r>
            <w:r>
              <w:rPr>
                <w:rFonts w:ascii="Times New Roman" w:eastAsia="바탕체" w:hAnsi="Times New Roman" w:hint="eastAsia"/>
                <w:sz w:val="20"/>
                <w:szCs w:val="20"/>
              </w:rPr>
              <w:t xml:space="preserve"> </w:t>
            </w:r>
            <w:r>
              <w:rPr>
                <w:rFonts w:ascii="Times New Roman" w:eastAsia="바탕체" w:hAnsi="Times New Roman" w:hint="eastAsia"/>
                <w:sz w:val="20"/>
                <w:szCs w:val="20"/>
              </w:rPr>
              <w:t>창고사용계약</w:t>
            </w:r>
            <w:r w:rsidR="00E63B34">
              <w:rPr>
                <w:rFonts w:ascii="Times New Roman" w:eastAsia="바탕체" w:hAnsi="Times New Roman" w:hint="eastAsia"/>
                <w:sz w:val="20"/>
                <w:szCs w:val="20"/>
                <w:lang w:eastAsia="ko-KR"/>
              </w:rPr>
              <w:t>에</w:t>
            </w:r>
            <w:r w:rsidR="00E63B34">
              <w:rPr>
                <w:rFonts w:ascii="Times New Roman" w:eastAsia="바탕체" w:hAnsi="Times New Roman" w:hint="eastAsia"/>
                <w:sz w:val="20"/>
                <w:szCs w:val="20"/>
                <w:lang w:eastAsia="ko-KR"/>
              </w:rPr>
              <w:t xml:space="preserve"> </w:t>
            </w:r>
            <w:r w:rsidR="00E63B34">
              <w:rPr>
                <w:rFonts w:ascii="Times New Roman" w:eastAsia="바탕체" w:hAnsi="Times New Roman" w:hint="eastAsia"/>
                <w:sz w:val="20"/>
                <w:szCs w:val="20"/>
                <w:lang w:eastAsia="ko-KR"/>
              </w:rPr>
              <w:t>의하면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목적물에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대한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소유자의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변경이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경우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사용승인인</w:t>
            </w:r>
            <w:r w:rsidR="00E63B34">
              <w:rPr>
                <w:rFonts w:ascii="Times New Roman" w:eastAsia="바탕체" w:hAnsi="Times New Roman" w:hint="eastAsia"/>
                <w:sz w:val="20"/>
                <w:szCs w:val="20"/>
                <w:lang w:eastAsia="ko-KR"/>
              </w:rPr>
              <w:t>(</w:t>
            </w:r>
            <w:r w:rsidR="00E63B34">
              <w:rPr>
                <w:rFonts w:ascii="Times New Roman" w:eastAsia="바탕체" w:hAnsi="Times New Roman" w:hint="eastAsia"/>
                <w:sz w:val="20"/>
                <w:szCs w:val="20"/>
                <w:lang w:eastAsia="ko-KR"/>
              </w:rPr>
              <w:t>매도인</w:t>
            </w:r>
            <w:r w:rsidR="00E63B34">
              <w:rPr>
                <w:rFonts w:ascii="Times New Roman" w:eastAsia="바탕체" w:hAnsi="Times New Roman" w:hint="eastAsia"/>
                <w:sz w:val="20"/>
                <w:szCs w:val="20"/>
                <w:lang w:eastAsia="ko-KR"/>
              </w:rPr>
              <w:t>)</w:t>
            </w:r>
            <w:r>
              <w:rPr>
                <w:rFonts w:ascii="Times New Roman" w:eastAsia="바탕체" w:hAnsi="Times New Roman" w:hint="eastAsia"/>
                <w:sz w:val="20"/>
                <w:szCs w:val="20"/>
              </w:rPr>
              <w:t>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사용인</w:t>
            </w:r>
            <w:r w:rsidR="00E63B34">
              <w:rPr>
                <w:rFonts w:ascii="Times New Roman" w:eastAsia="바탕체" w:hAnsi="Times New Roman" w:hint="eastAsia"/>
                <w:sz w:val="20"/>
                <w:szCs w:val="20"/>
                <w:lang w:eastAsia="ko-KR"/>
              </w:rPr>
              <w:t>(</w:t>
            </w:r>
            <w:r w:rsidR="00E63B34">
              <w:rPr>
                <w:rFonts w:ascii="Times New Roman" w:eastAsia="바탕체" w:hAnsi="Times New Roman" w:hint="eastAsia"/>
                <w:sz w:val="20"/>
                <w:szCs w:val="20"/>
                <w:lang w:eastAsia="ko-KR"/>
              </w:rPr>
              <w:t>임차인</w:t>
            </w:r>
            <w:r w:rsidR="00E63B34">
              <w:rPr>
                <w:rFonts w:ascii="Times New Roman" w:eastAsia="바탕체" w:hAnsi="Times New Roman" w:hint="eastAsia"/>
                <w:sz w:val="20"/>
                <w:szCs w:val="20"/>
                <w:lang w:eastAsia="ko-KR"/>
              </w:rPr>
              <w:t>)</w:t>
            </w:r>
            <w:r>
              <w:rPr>
                <w:rFonts w:ascii="Times New Roman" w:eastAsia="바탕체" w:hAnsi="Times New Roman" w:hint="eastAsia"/>
                <w:sz w:val="20"/>
                <w:szCs w:val="20"/>
              </w:rPr>
              <w:t>에게</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이를</w:t>
            </w:r>
            <w:r>
              <w:rPr>
                <w:rFonts w:ascii="Times New Roman" w:eastAsia="바탕체" w:hAnsi="Times New Roman" w:hint="eastAsia"/>
                <w:sz w:val="20"/>
                <w:szCs w:val="20"/>
              </w:rPr>
              <w:t xml:space="preserve"> </w:t>
            </w:r>
            <w:r>
              <w:rPr>
                <w:rFonts w:ascii="Times New Roman" w:eastAsia="바탕체" w:hAnsi="Times New Roman" w:hint="eastAsia"/>
                <w:sz w:val="20"/>
                <w:szCs w:val="20"/>
              </w:rPr>
              <w:t>즉시</w:t>
            </w:r>
            <w:r>
              <w:rPr>
                <w:rFonts w:ascii="Times New Roman" w:eastAsia="바탕체" w:hAnsi="Times New Roman" w:hint="eastAsia"/>
                <w:sz w:val="20"/>
                <w:szCs w:val="20"/>
              </w:rPr>
              <w:t xml:space="preserve"> </w:t>
            </w:r>
            <w:r>
              <w:rPr>
                <w:rFonts w:ascii="Times New Roman" w:eastAsia="바탕체" w:hAnsi="Times New Roman" w:hint="eastAsia"/>
                <w:sz w:val="20"/>
                <w:szCs w:val="20"/>
              </w:rPr>
              <w:t>통보하여야</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하고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창고사용계약이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동일한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조건으로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변경된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소유자에게</w:t>
            </w:r>
            <w:r>
              <w:rPr>
                <w:rFonts w:ascii="Times New Roman" w:eastAsia="바탕체" w:hAnsi="Times New Roman" w:hint="eastAsia"/>
                <w:sz w:val="20"/>
                <w:szCs w:val="20"/>
              </w:rPr>
              <w:t xml:space="preserve"> </w:t>
            </w:r>
            <w:r>
              <w:rPr>
                <w:rFonts w:ascii="Times New Roman" w:eastAsia="바탕체" w:hAnsi="Times New Roman" w:hint="eastAsia"/>
                <w:sz w:val="20"/>
                <w:szCs w:val="20"/>
              </w:rPr>
              <w:t>승계되는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경우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사용인은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소유자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변경에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따른</w:t>
            </w:r>
            <w:r>
              <w:rPr>
                <w:rFonts w:ascii="Times New Roman" w:eastAsia="바탕체" w:hAnsi="Times New Roman" w:hint="eastAsia"/>
                <w:sz w:val="20"/>
                <w:szCs w:val="20"/>
              </w:rPr>
              <w:t xml:space="preserve"> </w:t>
            </w:r>
            <w:r>
              <w:rPr>
                <w:rFonts w:ascii="Times New Roman" w:eastAsia="바탕체" w:hAnsi="Times New Roman" w:hint="eastAsia"/>
                <w:sz w:val="20"/>
                <w:szCs w:val="20"/>
              </w:rPr>
              <w:t>창고사용계약의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승계를</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거부할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없다고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규정하고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w:t>
            </w:r>
            <w:r w:rsidR="00E63B34">
              <w:rPr>
                <w:rFonts w:ascii="Times New Roman" w:eastAsia="바탕체" w:hAnsi="Times New Roman" w:hint="eastAsia"/>
                <w:sz w:val="20"/>
                <w:szCs w:val="20"/>
                <w:lang w:eastAsia="ko-KR"/>
              </w:rPr>
              <w:t>음</w:t>
            </w:r>
            <w:r>
              <w:rPr>
                <w:rFonts w:ascii="Times New Roman" w:eastAsia="바탕체" w:hAnsi="Times New Roman" w:hint="eastAsia"/>
                <w:sz w:val="20"/>
                <w:szCs w:val="20"/>
              </w:rPr>
              <w:t>(</w:t>
            </w:r>
            <w:r>
              <w:rPr>
                <w:rFonts w:ascii="Times New Roman" w:eastAsia="바탕체" w:hAnsi="Times New Roman" w:hint="eastAsia"/>
                <w:sz w:val="20"/>
                <w:szCs w:val="20"/>
              </w:rPr>
              <w:t>제</w:t>
            </w:r>
            <w:r>
              <w:rPr>
                <w:rFonts w:ascii="Times New Roman" w:eastAsia="바탕체" w:hAnsi="Times New Roman" w:hint="eastAsia"/>
                <w:sz w:val="20"/>
                <w:szCs w:val="20"/>
              </w:rPr>
              <w:t>8</w:t>
            </w:r>
            <w:r>
              <w:rPr>
                <w:rFonts w:ascii="Times New Roman" w:eastAsia="바탕체" w:hAnsi="Times New Roman" w:hint="eastAsia"/>
                <w:sz w:val="20"/>
                <w:szCs w:val="20"/>
              </w:rPr>
              <w:t>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제</w:t>
            </w:r>
            <w:r>
              <w:rPr>
                <w:rFonts w:ascii="Times New Roman" w:eastAsia="바탕체" w:hAnsi="Times New Roman" w:hint="eastAsia"/>
                <w:sz w:val="20"/>
                <w:szCs w:val="20"/>
              </w:rPr>
              <w:t>2</w:t>
            </w:r>
            <w:r>
              <w:rPr>
                <w:rFonts w:ascii="Times New Roman" w:eastAsia="바탕체" w:hAnsi="Times New Roman" w:hint="eastAsia"/>
                <w:sz w:val="20"/>
                <w:szCs w:val="20"/>
              </w:rPr>
              <w:t>항</w:t>
            </w:r>
            <w:r>
              <w:rPr>
                <w:rFonts w:ascii="Times New Roman" w:eastAsia="바탕체" w:hAnsi="Times New Roman" w:hint="eastAsia"/>
                <w:sz w:val="20"/>
                <w:szCs w:val="20"/>
              </w:rPr>
              <w:t>)</w:t>
            </w:r>
            <w:r w:rsidR="00E63B34">
              <w:rPr>
                <w:rFonts w:ascii="Times New Roman" w:eastAsia="바탕체" w:hAnsi="Times New Roman"/>
                <w:sz w:val="20"/>
                <w:szCs w:val="20"/>
              </w:rPr>
              <w:t xml:space="preserve">. </w:t>
            </w:r>
          </w:p>
          <w:p w14:paraId="5F3EBB74" w14:textId="272FF283" w:rsidR="00512080" w:rsidRDefault="00512080" w:rsidP="00512080">
            <w:pPr>
              <w:wordWrap w:val="0"/>
              <w:autoSpaceDE w:val="0"/>
              <w:autoSpaceDN w:val="0"/>
              <w:snapToGrid w:val="0"/>
              <w:spacing w:after="120" w:line="280" w:lineRule="atLeast"/>
              <w:jc w:val="both"/>
              <w:rPr>
                <w:rFonts w:ascii="Times New Roman" w:eastAsia="바탕체" w:hAnsi="Times New Roman"/>
                <w:sz w:val="20"/>
                <w:szCs w:val="20"/>
              </w:rPr>
            </w:pPr>
          </w:p>
          <w:p w14:paraId="757742A9" w14:textId="76E95350" w:rsidR="00512080" w:rsidRPr="00512080" w:rsidRDefault="00512080" w:rsidP="00512080">
            <w:pPr>
              <w:wordWrap w:val="0"/>
              <w:autoSpaceDE w:val="0"/>
              <w:autoSpaceDN w:val="0"/>
              <w:snapToGrid w:val="0"/>
              <w:spacing w:after="120" w:line="280" w:lineRule="atLeast"/>
              <w:jc w:val="both"/>
              <w:rPr>
                <w:rFonts w:ascii="Times New Roman" w:eastAsia="바탕체" w:hAnsi="Times New Roman"/>
                <w:b/>
                <w:sz w:val="20"/>
                <w:szCs w:val="20"/>
                <w:lang w:eastAsia="ko-KR"/>
              </w:rPr>
            </w:pPr>
            <w:r w:rsidRPr="00512080">
              <w:rPr>
                <w:rFonts w:ascii="Times New Roman" w:eastAsia="바탕체" w:hAnsi="Times New Roman" w:hint="eastAsia"/>
                <w:b/>
                <w:sz w:val="20"/>
                <w:szCs w:val="20"/>
                <w:u w:val="single"/>
                <w:lang w:eastAsia="ko-KR"/>
              </w:rPr>
              <w:t>기타</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계약</w:t>
            </w:r>
          </w:p>
          <w:p w14:paraId="2699CA20" w14:textId="61E6D98E" w:rsidR="002930AE" w:rsidRPr="00E02337" w:rsidRDefault="00E02337" w:rsidP="00CE39C5">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E02337">
              <w:rPr>
                <w:rFonts w:ascii="Times New Roman" w:eastAsia="바탕체" w:hAnsi="Times New Roman" w:hint="eastAsia"/>
                <w:sz w:val="20"/>
                <w:szCs w:val="20"/>
                <w:u w:val="single"/>
              </w:rPr>
              <w:t>주차장</w:t>
            </w:r>
            <w:r w:rsidRPr="00E02337">
              <w:rPr>
                <w:rFonts w:ascii="Times New Roman" w:eastAsia="바탕체" w:hAnsi="Times New Roman" w:hint="eastAsia"/>
                <w:sz w:val="20"/>
                <w:szCs w:val="20"/>
                <w:u w:val="single"/>
              </w:rPr>
              <w:t xml:space="preserve"> </w:t>
            </w:r>
            <w:r w:rsidRPr="00E02337">
              <w:rPr>
                <w:rFonts w:ascii="Times New Roman" w:eastAsia="바탕체" w:hAnsi="Times New Roman" w:hint="eastAsia"/>
                <w:sz w:val="20"/>
                <w:szCs w:val="20"/>
                <w:u w:val="single"/>
              </w:rPr>
              <w:t>사용</w:t>
            </w:r>
            <w:r w:rsidRPr="00E02337">
              <w:rPr>
                <w:rFonts w:ascii="Times New Roman" w:eastAsia="바탕체" w:hAnsi="Times New Roman" w:hint="eastAsia"/>
                <w:sz w:val="20"/>
                <w:szCs w:val="20"/>
                <w:u w:val="single"/>
              </w:rPr>
              <w:t xml:space="preserve"> </w:t>
            </w:r>
            <w:r w:rsidRPr="00E02337">
              <w:rPr>
                <w:rFonts w:ascii="Times New Roman" w:eastAsia="바탕체" w:hAnsi="Times New Roman" w:hint="eastAsia"/>
                <w:sz w:val="20"/>
                <w:szCs w:val="20"/>
                <w:u w:val="single"/>
              </w:rPr>
              <w:t>및</w:t>
            </w:r>
            <w:r w:rsidRPr="00E02337">
              <w:rPr>
                <w:rFonts w:ascii="Times New Roman" w:eastAsia="바탕체" w:hAnsi="Times New Roman" w:hint="eastAsia"/>
                <w:sz w:val="20"/>
                <w:szCs w:val="20"/>
                <w:u w:val="single"/>
              </w:rPr>
              <w:t xml:space="preserve"> </w:t>
            </w:r>
            <w:r w:rsidRPr="00E02337">
              <w:rPr>
                <w:rFonts w:ascii="Times New Roman" w:eastAsia="바탕체" w:hAnsi="Times New Roman" w:hint="eastAsia"/>
                <w:sz w:val="20"/>
                <w:szCs w:val="20"/>
                <w:u w:val="single"/>
              </w:rPr>
              <w:t>관리운영계약</w:t>
            </w:r>
            <w:r>
              <w:rPr>
                <w:rFonts w:ascii="Times New Roman" w:eastAsia="바탕체" w:hAnsi="Times New Roman" w:hint="eastAsia"/>
                <w:sz w:val="20"/>
                <w:szCs w:val="20"/>
                <w:lang w:eastAsia="ko-KR"/>
              </w:rPr>
              <w:t xml:space="preserve">: </w:t>
            </w:r>
            <w:r w:rsidR="00F83171" w:rsidRPr="00F83171">
              <w:rPr>
                <w:rFonts w:ascii="Times New Roman" w:eastAsia="바탕체" w:hAnsi="Times New Roman" w:hint="eastAsia"/>
                <w:sz w:val="20"/>
                <w:szCs w:val="20"/>
              </w:rPr>
              <w:t>매도인은</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sz w:val="20"/>
                <w:szCs w:val="20"/>
              </w:rPr>
              <w:t xml:space="preserve">2021. 1. 26. </w:t>
            </w:r>
            <w:r w:rsidR="00F83171" w:rsidRPr="00F83171">
              <w:rPr>
                <w:rFonts w:ascii="Times New Roman" w:eastAsia="바탕체" w:hAnsi="Times New Roman" w:hint="eastAsia"/>
                <w:sz w:val="20"/>
                <w:szCs w:val="20"/>
              </w:rPr>
              <w:t>㈜어반포트와</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사이에</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주차장</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사용</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및</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관리운영계약을</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체결하여</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㈜어반포트에게</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주차료</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징수</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및</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정산을</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포함한</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주차장</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관리</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및</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운영</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권한을</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부여하고</w:t>
            </w:r>
            <w:r w:rsidR="00F83171" w:rsidRPr="00F83171">
              <w:rPr>
                <w:rFonts w:ascii="Times New Roman" w:eastAsia="바탕체" w:hAnsi="Times New Roman" w:hint="eastAsia"/>
                <w:sz w:val="20"/>
                <w:szCs w:val="20"/>
              </w:rPr>
              <w:t xml:space="preserve"> </w:t>
            </w:r>
            <w:r w:rsidR="00F83171" w:rsidRPr="00F83171">
              <w:rPr>
                <w:rFonts w:ascii="Times New Roman" w:eastAsia="바탕체" w:hAnsi="Times New Roman" w:hint="eastAsia"/>
                <w:sz w:val="20"/>
                <w:szCs w:val="20"/>
              </w:rPr>
              <w:t>있으며</w:t>
            </w:r>
            <w:r w:rsidR="00F83171"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위</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주차장</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사용</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및</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관</w:t>
            </w:r>
            <w:r w:rsidR="002930AE" w:rsidRPr="00E02337">
              <w:rPr>
                <w:rFonts w:ascii="Times New Roman" w:eastAsia="바탕체" w:hAnsi="Times New Roman" w:hint="eastAsia"/>
                <w:sz w:val="20"/>
                <w:szCs w:val="20"/>
              </w:rPr>
              <w:lastRenderedPageBreak/>
              <w:t>리운영계약에</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따라</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매도인은</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㈜어반포트로부터</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사용료로</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월</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sz w:val="20"/>
                <w:szCs w:val="20"/>
              </w:rPr>
              <w:t>3,500</w:t>
            </w:r>
            <w:r w:rsidR="002930AE" w:rsidRPr="00E02337">
              <w:rPr>
                <w:rFonts w:ascii="Times New Roman" w:eastAsia="바탕체" w:hAnsi="Times New Roman" w:hint="eastAsia"/>
                <w:sz w:val="20"/>
                <w:szCs w:val="20"/>
              </w:rPr>
              <w:t>만원</w:t>
            </w:r>
            <w:r w:rsidR="002930AE" w:rsidRPr="00E02337">
              <w:rPr>
                <w:rFonts w:ascii="Times New Roman" w:eastAsia="바탕체" w:hAnsi="Times New Roman" w:hint="eastAsia"/>
                <w:sz w:val="20"/>
                <w:szCs w:val="20"/>
              </w:rPr>
              <w:t>(</w:t>
            </w:r>
            <w:r w:rsidR="002930AE" w:rsidRPr="00E02337">
              <w:rPr>
                <w:rFonts w:ascii="Times New Roman" w:eastAsia="바탕체" w:hAnsi="Times New Roman" w:hint="eastAsia"/>
                <w:sz w:val="20"/>
                <w:szCs w:val="20"/>
              </w:rPr>
              <w:t>매년</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sz w:val="20"/>
                <w:szCs w:val="20"/>
              </w:rPr>
              <w:t xml:space="preserve">3% </w:t>
            </w:r>
            <w:r w:rsidR="002930AE" w:rsidRPr="00E02337">
              <w:rPr>
                <w:rFonts w:ascii="Times New Roman" w:eastAsia="바탕체" w:hAnsi="Times New Roman" w:hint="eastAsia"/>
                <w:sz w:val="20"/>
                <w:szCs w:val="20"/>
              </w:rPr>
              <w:t>인상되며</w:t>
            </w:r>
            <w:r w:rsidR="002930AE" w:rsidRPr="00E02337">
              <w:rPr>
                <w:rFonts w:ascii="Times New Roman" w:eastAsia="바탕체" w:hAnsi="Times New Roman" w:hint="eastAsia"/>
                <w:sz w:val="20"/>
                <w:szCs w:val="20"/>
              </w:rPr>
              <w:t>,</w:t>
            </w:r>
            <w:r w:rsidR="002930AE" w:rsidRPr="00E02337">
              <w:rPr>
                <w:rFonts w:ascii="Times New Roman" w:eastAsia="바탕체" w:hAnsi="Times New Roman"/>
                <w:sz w:val="20"/>
                <w:szCs w:val="20"/>
              </w:rPr>
              <w:t xml:space="preserve"> 3</w:t>
            </w:r>
            <w:r w:rsidR="002930AE" w:rsidRPr="00E02337">
              <w:rPr>
                <w:rFonts w:ascii="Times New Roman" w:eastAsia="바탕체" w:hAnsi="Times New Roman" w:hint="eastAsia"/>
                <w:sz w:val="20"/>
                <w:szCs w:val="20"/>
              </w:rPr>
              <w:t>년차</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현재</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sz w:val="20"/>
                <w:szCs w:val="20"/>
              </w:rPr>
              <w:t>37,131,500</w:t>
            </w:r>
            <w:r w:rsidR="002930AE" w:rsidRPr="00E02337">
              <w:rPr>
                <w:rFonts w:ascii="Times New Roman" w:eastAsia="바탕체" w:hAnsi="Times New Roman" w:hint="eastAsia"/>
                <w:sz w:val="20"/>
                <w:szCs w:val="20"/>
              </w:rPr>
              <w:t>원</w:t>
            </w:r>
            <w:r w:rsidR="002930AE" w:rsidRPr="00E02337">
              <w:rPr>
                <w:rFonts w:ascii="Times New Roman" w:eastAsia="바탕체" w:hAnsi="Times New Roman" w:hint="eastAsia"/>
                <w:sz w:val="20"/>
                <w:szCs w:val="20"/>
              </w:rPr>
              <w:t>)</w:t>
            </w:r>
            <w:r w:rsidR="002930AE" w:rsidRPr="00E02337">
              <w:rPr>
                <w:rFonts w:ascii="Times New Roman" w:eastAsia="바탕체" w:hAnsi="Times New Roman" w:hint="eastAsia"/>
                <w:sz w:val="20"/>
                <w:szCs w:val="20"/>
              </w:rPr>
              <w:t>을</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지급받고</w:t>
            </w:r>
            <w:r w:rsidR="002930AE" w:rsidRPr="00E02337">
              <w:rPr>
                <w:rFonts w:ascii="Times New Roman" w:eastAsia="바탕체" w:hAnsi="Times New Roman" w:hint="eastAsia"/>
                <w:sz w:val="20"/>
                <w:szCs w:val="20"/>
              </w:rPr>
              <w:t xml:space="preserve"> </w:t>
            </w:r>
            <w:r w:rsidR="002930AE" w:rsidRPr="00E02337">
              <w:rPr>
                <w:rFonts w:ascii="Times New Roman" w:eastAsia="바탕체" w:hAnsi="Times New Roman" w:hint="eastAsia"/>
                <w:sz w:val="20"/>
                <w:szCs w:val="20"/>
              </w:rPr>
              <w:t>있</w:t>
            </w:r>
            <w:r w:rsidR="00CE39C5" w:rsidRPr="00E02337">
              <w:rPr>
                <w:rFonts w:ascii="Times New Roman" w:eastAsia="바탕체" w:hAnsi="Times New Roman" w:hint="eastAsia"/>
                <w:sz w:val="20"/>
                <w:szCs w:val="20"/>
                <w:lang w:eastAsia="ko-KR"/>
              </w:rPr>
              <w:t>음</w:t>
            </w:r>
            <w:r>
              <w:rPr>
                <w:rStyle w:val="ae"/>
                <w:rFonts w:ascii="Times New Roman" w:hAnsi="Times New Roman"/>
                <w:sz w:val="20"/>
                <w:szCs w:val="20"/>
                <w:lang w:eastAsia="ko-KR"/>
              </w:rPr>
              <w:footnoteReference w:id="26"/>
            </w:r>
            <w:r w:rsidR="00CE39C5" w:rsidRPr="00E02337">
              <w:rPr>
                <w:rFonts w:ascii="Times New Roman" w:eastAsia="바탕체" w:hAnsi="Times New Roman" w:hint="eastAsia"/>
                <w:sz w:val="20"/>
                <w:szCs w:val="20"/>
                <w:lang w:eastAsia="ko-KR"/>
              </w:rPr>
              <w:t xml:space="preserve">. </w:t>
            </w:r>
            <w:r w:rsidR="00143B82" w:rsidRPr="00143B82">
              <w:rPr>
                <w:rFonts w:ascii="Times New Roman" w:eastAsia="바탕체" w:hAnsi="Times New Roman" w:hint="eastAsia"/>
                <w:sz w:val="20"/>
                <w:szCs w:val="20"/>
              </w:rPr>
              <w:t>매도인은</w:t>
            </w:r>
            <w:r w:rsidR="00143B82" w:rsidRPr="00143B82">
              <w:rPr>
                <w:rFonts w:ascii="Times New Roman" w:eastAsia="바탕체" w:hAnsi="Times New Roman" w:hint="eastAsia"/>
                <w:sz w:val="20"/>
                <w:szCs w:val="20"/>
              </w:rPr>
              <w:t xml:space="preserve"> </w:t>
            </w:r>
            <w:r w:rsidR="00143B82" w:rsidRPr="00143B82">
              <w:rPr>
                <w:rFonts w:ascii="Times New Roman" w:eastAsia="바탕체" w:hAnsi="Times New Roman" w:hint="eastAsia"/>
                <w:sz w:val="20"/>
                <w:szCs w:val="20"/>
              </w:rPr>
              <w:t>본건</w:t>
            </w:r>
            <w:r w:rsidR="00143B82" w:rsidRPr="00143B82">
              <w:rPr>
                <w:rFonts w:ascii="Times New Roman" w:eastAsia="바탕체" w:hAnsi="Times New Roman" w:hint="eastAsia"/>
                <w:sz w:val="20"/>
                <w:szCs w:val="20"/>
              </w:rPr>
              <w:t xml:space="preserve"> </w:t>
            </w:r>
            <w:r w:rsidR="00143B82" w:rsidRPr="00143B82">
              <w:rPr>
                <w:rFonts w:ascii="Times New Roman" w:eastAsia="바탕체" w:hAnsi="Times New Roman" w:hint="eastAsia"/>
                <w:sz w:val="20"/>
                <w:szCs w:val="20"/>
              </w:rPr>
              <w:t>건물</w:t>
            </w:r>
            <w:r w:rsidR="00143B82" w:rsidRPr="00143B82">
              <w:rPr>
                <w:rFonts w:ascii="Times New Roman" w:eastAsia="바탕체" w:hAnsi="Times New Roman" w:hint="eastAsia"/>
                <w:sz w:val="20"/>
                <w:szCs w:val="20"/>
              </w:rPr>
              <w:t xml:space="preserve"> </w:t>
            </w:r>
            <w:r w:rsidR="00143B82" w:rsidRPr="00143B82">
              <w:rPr>
                <w:rFonts w:ascii="Times New Roman" w:eastAsia="바탕체" w:hAnsi="Times New Roman" w:hint="eastAsia"/>
                <w:sz w:val="20"/>
                <w:szCs w:val="20"/>
              </w:rPr>
              <w:t>주차장을</w:t>
            </w:r>
            <w:r w:rsidR="00143B82" w:rsidRPr="00143B82">
              <w:rPr>
                <w:rFonts w:ascii="Times New Roman" w:eastAsia="바탕체" w:hAnsi="Times New Roman" w:hint="eastAsia"/>
                <w:sz w:val="20"/>
                <w:szCs w:val="20"/>
              </w:rPr>
              <w:t xml:space="preserve"> </w:t>
            </w:r>
            <w:r w:rsidR="00143B82" w:rsidRPr="00143B82">
              <w:rPr>
                <w:rFonts w:ascii="Times New Roman" w:eastAsia="바탕체" w:hAnsi="Times New Roman" w:hint="eastAsia"/>
                <w:sz w:val="20"/>
                <w:szCs w:val="20"/>
              </w:rPr>
              <w:t>제</w:t>
            </w:r>
            <w:r w:rsidR="00143B82" w:rsidRPr="00143B82">
              <w:rPr>
                <w:rFonts w:ascii="Times New Roman" w:eastAsia="바탕체" w:hAnsi="Times New Roman" w:hint="eastAsia"/>
                <w:sz w:val="20"/>
                <w:szCs w:val="20"/>
              </w:rPr>
              <w:t>3</w:t>
            </w:r>
            <w:r w:rsidR="00143B82" w:rsidRPr="00143B82">
              <w:rPr>
                <w:rFonts w:ascii="Times New Roman" w:eastAsia="바탕체" w:hAnsi="Times New Roman" w:hint="eastAsia"/>
                <w:sz w:val="20"/>
                <w:szCs w:val="20"/>
              </w:rPr>
              <w:t>자에게</w:t>
            </w:r>
            <w:r w:rsidR="00143B82" w:rsidRPr="00143B82">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매도할</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경우</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위</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계약이</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매수자와</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㈜어반포트</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간</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계속</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이행될</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수</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있도록</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최대한</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노력하여야</w:t>
            </w:r>
            <w:r w:rsidR="00143B82" w:rsidRPr="00E02337">
              <w:rPr>
                <w:rFonts w:ascii="Times New Roman" w:eastAsia="바탕체" w:hAnsi="Times New Roman" w:hint="eastAsia"/>
                <w:sz w:val="20"/>
                <w:szCs w:val="20"/>
              </w:rPr>
              <w:t xml:space="preserve"> </w:t>
            </w:r>
            <w:r w:rsidR="00143B82" w:rsidRPr="00E02337">
              <w:rPr>
                <w:rFonts w:ascii="Times New Roman" w:eastAsia="바탕체" w:hAnsi="Times New Roman" w:hint="eastAsia"/>
                <w:sz w:val="20"/>
                <w:szCs w:val="20"/>
              </w:rPr>
              <w:t>함</w:t>
            </w:r>
            <w:r w:rsidR="0043741E" w:rsidRPr="00E02337">
              <w:rPr>
                <w:rFonts w:ascii="Times New Roman" w:eastAsia="바탕체" w:hAnsi="Times New Roman" w:hint="eastAsia"/>
                <w:sz w:val="20"/>
                <w:szCs w:val="20"/>
                <w:lang w:eastAsia="ko-KR"/>
              </w:rPr>
              <w:t>(</w:t>
            </w:r>
            <w:r w:rsidR="0043741E" w:rsidRPr="00E02337">
              <w:rPr>
                <w:rFonts w:ascii="Times New Roman" w:eastAsia="바탕체" w:hAnsi="Times New Roman" w:hint="eastAsia"/>
                <w:sz w:val="20"/>
                <w:szCs w:val="20"/>
                <w:lang w:eastAsia="ko-KR"/>
              </w:rPr>
              <w:t>주차장</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사용</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및</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관리운영계약</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제</w:t>
            </w:r>
            <w:r w:rsidR="0043741E" w:rsidRPr="00E02337">
              <w:rPr>
                <w:rFonts w:ascii="Times New Roman" w:eastAsia="바탕체" w:hAnsi="Times New Roman" w:hint="eastAsia"/>
                <w:sz w:val="20"/>
                <w:szCs w:val="20"/>
                <w:lang w:eastAsia="ko-KR"/>
              </w:rPr>
              <w:t>19</w:t>
            </w:r>
            <w:r w:rsidR="0043741E" w:rsidRPr="00E02337">
              <w:rPr>
                <w:rFonts w:ascii="Times New Roman" w:eastAsia="바탕체" w:hAnsi="Times New Roman" w:hint="eastAsia"/>
                <w:sz w:val="20"/>
                <w:szCs w:val="20"/>
                <w:lang w:eastAsia="ko-KR"/>
              </w:rPr>
              <w:t>조</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제</w:t>
            </w:r>
            <w:r w:rsidR="0043741E" w:rsidRPr="00E02337">
              <w:rPr>
                <w:rFonts w:ascii="Times New Roman" w:eastAsia="바탕체" w:hAnsi="Times New Roman" w:hint="eastAsia"/>
                <w:sz w:val="20"/>
                <w:szCs w:val="20"/>
                <w:lang w:eastAsia="ko-KR"/>
              </w:rPr>
              <w:t>1</w:t>
            </w:r>
            <w:r w:rsidR="0043741E" w:rsidRPr="00E02337">
              <w:rPr>
                <w:rFonts w:ascii="Times New Roman" w:eastAsia="바탕체" w:hAnsi="Times New Roman" w:hint="eastAsia"/>
                <w:sz w:val="20"/>
                <w:szCs w:val="20"/>
                <w:lang w:eastAsia="ko-KR"/>
              </w:rPr>
              <w:t>항</w:t>
            </w:r>
            <w:r w:rsidR="0043741E" w:rsidRPr="00E02337">
              <w:rPr>
                <w:rFonts w:ascii="Times New Roman" w:eastAsia="바탕체" w:hAnsi="Times New Roman" w:hint="eastAsia"/>
                <w:sz w:val="20"/>
                <w:szCs w:val="20"/>
                <w:lang w:eastAsia="ko-KR"/>
              </w:rPr>
              <w:t>)</w:t>
            </w:r>
            <w:r w:rsidR="00143B82" w:rsidRPr="00E02337">
              <w:rPr>
                <w:rFonts w:ascii="Times New Roman" w:eastAsia="바탕체" w:hAnsi="Times New Roman" w:hint="eastAsia"/>
                <w:sz w:val="20"/>
                <w:szCs w:val="20"/>
              </w:rPr>
              <w:t>.</w:t>
            </w:r>
          </w:p>
          <w:p w14:paraId="2F670501" w14:textId="2F0B1F94" w:rsidR="00CE39C5" w:rsidRPr="00E02337" w:rsidRDefault="00E02337" w:rsidP="00CE39C5">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E02337">
              <w:rPr>
                <w:rFonts w:ascii="Times New Roman" w:eastAsia="바탕체" w:hAnsi="Times New Roman" w:hint="eastAsia"/>
                <w:sz w:val="20"/>
                <w:szCs w:val="20"/>
                <w:u w:val="single"/>
              </w:rPr>
              <w:t>오피스미디어</w:t>
            </w:r>
            <w:r w:rsidRPr="00E02337">
              <w:rPr>
                <w:rFonts w:ascii="Times New Roman" w:eastAsia="바탕체" w:hAnsi="Times New Roman" w:hint="eastAsia"/>
                <w:sz w:val="20"/>
                <w:szCs w:val="20"/>
                <w:u w:val="single"/>
              </w:rPr>
              <w:t xml:space="preserve"> </w:t>
            </w:r>
            <w:r w:rsidRPr="00E02337">
              <w:rPr>
                <w:rFonts w:ascii="Times New Roman" w:eastAsia="바탕체" w:hAnsi="Times New Roman" w:hint="eastAsia"/>
                <w:sz w:val="20"/>
                <w:szCs w:val="20"/>
                <w:u w:val="single"/>
              </w:rPr>
              <w:t>설치</w:t>
            </w:r>
            <w:r w:rsidRPr="00E02337">
              <w:rPr>
                <w:rFonts w:ascii="Times New Roman" w:eastAsia="바탕체" w:hAnsi="Times New Roman" w:hint="eastAsia"/>
                <w:sz w:val="20"/>
                <w:szCs w:val="20"/>
                <w:u w:val="single"/>
              </w:rPr>
              <w:t xml:space="preserve"> </w:t>
            </w:r>
            <w:r w:rsidRPr="00E02337">
              <w:rPr>
                <w:rFonts w:ascii="Times New Roman" w:eastAsia="바탕체" w:hAnsi="Times New Roman" w:hint="eastAsia"/>
                <w:sz w:val="20"/>
                <w:szCs w:val="20"/>
                <w:u w:val="single"/>
              </w:rPr>
              <w:t>및</w:t>
            </w:r>
            <w:r w:rsidRPr="00E02337">
              <w:rPr>
                <w:rFonts w:ascii="Times New Roman" w:eastAsia="바탕체" w:hAnsi="Times New Roman" w:hint="eastAsia"/>
                <w:sz w:val="20"/>
                <w:szCs w:val="20"/>
                <w:u w:val="single"/>
              </w:rPr>
              <w:t xml:space="preserve"> </w:t>
            </w:r>
            <w:r w:rsidRPr="00E02337">
              <w:rPr>
                <w:rFonts w:ascii="Times New Roman" w:eastAsia="바탕체" w:hAnsi="Times New Roman" w:hint="eastAsia"/>
                <w:sz w:val="20"/>
                <w:szCs w:val="20"/>
                <w:u w:val="single"/>
              </w:rPr>
              <w:t>운영</w:t>
            </w:r>
            <w:r w:rsidRPr="00E02337">
              <w:rPr>
                <w:rFonts w:ascii="Times New Roman" w:eastAsia="바탕체" w:hAnsi="Times New Roman" w:hint="eastAsia"/>
                <w:sz w:val="20"/>
                <w:szCs w:val="20"/>
                <w:u w:val="single"/>
              </w:rPr>
              <w:t xml:space="preserve"> </w:t>
            </w:r>
            <w:r w:rsidRPr="00E02337">
              <w:rPr>
                <w:rFonts w:ascii="Times New Roman" w:eastAsia="바탕체" w:hAnsi="Times New Roman" w:hint="eastAsia"/>
                <w:sz w:val="20"/>
                <w:szCs w:val="20"/>
                <w:u w:val="single"/>
              </w:rPr>
              <w:t>계약</w:t>
            </w:r>
            <w:r w:rsidRPr="00E02337">
              <w:rPr>
                <w:rFonts w:ascii="Times New Roman" w:eastAsia="바탕체" w:hAnsi="Times New Roman" w:hint="eastAsia"/>
                <w:sz w:val="20"/>
                <w:szCs w:val="20"/>
                <w:lang w:eastAsia="ko-KR"/>
              </w:rPr>
              <w:t xml:space="preserve">: </w:t>
            </w:r>
            <w:r w:rsidR="008F2C3E" w:rsidRPr="00E02337">
              <w:rPr>
                <w:rFonts w:ascii="Times New Roman" w:eastAsia="바탕체" w:hAnsi="Times New Roman" w:hint="eastAsia"/>
                <w:sz w:val="20"/>
                <w:szCs w:val="20"/>
                <w:lang w:eastAsia="ko-KR"/>
              </w:rPr>
              <w:t>매도인은</w:t>
            </w:r>
            <w:r w:rsidR="008F2C3E" w:rsidRPr="00E02337">
              <w:rPr>
                <w:rFonts w:ascii="Times New Roman" w:eastAsia="바탕체" w:hAnsi="Times New Roman" w:hint="eastAsia"/>
                <w:sz w:val="20"/>
                <w:szCs w:val="20"/>
                <w:lang w:eastAsia="ko-KR"/>
              </w:rPr>
              <w:t xml:space="preserve"> </w:t>
            </w:r>
            <w:r w:rsidR="00CE39C5" w:rsidRPr="00E02337">
              <w:rPr>
                <w:rFonts w:ascii="Times New Roman" w:eastAsia="바탕체" w:hAnsi="Times New Roman"/>
                <w:sz w:val="20"/>
                <w:szCs w:val="20"/>
              </w:rPr>
              <w:t xml:space="preserve">2022. 6. </w:t>
            </w:r>
            <w:r w:rsidR="00CE39C5" w:rsidRPr="00E02337">
              <w:rPr>
                <w:rFonts w:ascii="Times New Roman" w:eastAsia="바탕체" w:hAnsi="Times New Roman" w:hint="eastAsia"/>
                <w:sz w:val="20"/>
                <w:szCs w:val="20"/>
              </w:rPr>
              <w:t>㈜스페이스애드와</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사이에</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오피스미디어</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설치</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및</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운영</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계약을</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체결하여</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본건</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건물에</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미디어기기를</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설치하도록</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하고</w:t>
            </w:r>
            <w:r w:rsidR="00CE39C5" w:rsidRPr="00E02337">
              <w:rPr>
                <w:rFonts w:ascii="Times New Roman" w:eastAsia="바탕체" w:hAnsi="Times New Roman" w:hint="eastAsia"/>
                <w:sz w:val="20"/>
                <w:szCs w:val="20"/>
              </w:rPr>
              <w:t xml:space="preserve"> </w:t>
            </w:r>
            <w:r w:rsidR="00CE39C5" w:rsidRPr="00E02337">
              <w:rPr>
                <w:rFonts w:ascii="Times New Roman" w:eastAsia="바탕체" w:hAnsi="Times New Roman" w:hint="eastAsia"/>
                <w:sz w:val="20"/>
                <w:szCs w:val="20"/>
              </w:rPr>
              <w:t>있음</w:t>
            </w:r>
            <w:r w:rsidR="00CE39C5" w:rsidRPr="00E02337">
              <w:rPr>
                <w:rFonts w:ascii="Times New Roman" w:eastAsia="바탕체" w:hAnsi="Times New Roman" w:hint="eastAsia"/>
                <w:sz w:val="20"/>
                <w:szCs w:val="20"/>
              </w:rPr>
              <w:t>.</w:t>
            </w:r>
            <w:r w:rsidR="008F2C3E" w:rsidRPr="00E02337">
              <w:rPr>
                <w:rFonts w:ascii="Times New Roman" w:eastAsia="바탕체" w:hAnsi="Times New Roman"/>
                <w:sz w:val="20"/>
                <w:szCs w:val="20"/>
              </w:rPr>
              <w:t xml:space="preserve"> </w:t>
            </w:r>
            <w:r w:rsidR="0043741E" w:rsidRPr="00E02337">
              <w:rPr>
                <w:rFonts w:ascii="Times New Roman" w:eastAsia="바탕체" w:hAnsi="Times New Roman" w:hint="eastAsia"/>
                <w:sz w:val="20"/>
                <w:szCs w:val="20"/>
              </w:rPr>
              <w:t>㈜</w:t>
            </w:r>
            <w:proofErr w:type="spellStart"/>
            <w:r w:rsidR="0043741E" w:rsidRPr="00E02337">
              <w:rPr>
                <w:rFonts w:ascii="Times New Roman" w:eastAsia="바탕체" w:hAnsi="Times New Roman" w:hint="eastAsia"/>
                <w:sz w:val="20"/>
                <w:szCs w:val="20"/>
                <w:lang w:eastAsia="ko-KR"/>
              </w:rPr>
              <w:t>스페이스애드는</w:t>
            </w:r>
            <w:proofErr w:type="spellEnd"/>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위</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미디어기기</w:t>
            </w:r>
            <w:r w:rsidR="0043741E" w:rsidRPr="00E02337">
              <w:rPr>
                <w:rFonts w:ascii="Times New Roman" w:eastAsia="바탕체" w:hAnsi="Times New Roman" w:hint="eastAsia"/>
                <w:sz w:val="20"/>
                <w:szCs w:val="20"/>
                <w:lang w:eastAsia="ko-KR"/>
              </w:rPr>
              <w:t xml:space="preserve"> </w:t>
            </w:r>
            <w:proofErr w:type="spellStart"/>
            <w:r w:rsidR="0043741E" w:rsidRPr="00E02337">
              <w:rPr>
                <w:rFonts w:ascii="Times New Roman" w:eastAsia="바탕체" w:hAnsi="Times New Roman" w:hint="eastAsia"/>
                <w:sz w:val="20"/>
                <w:szCs w:val="20"/>
                <w:lang w:eastAsia="ko-KR"/>
              </w:rPr>
              <w:t>설치·운영장소를</w:t>
            </w:r>
            <w:proofErr w:type="spellEnd"/>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제공받는</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대가로</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매도인에게</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월</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sz w:val="20"/>
                <w:szCs w:val="20"/>
                <w:lang w:eastAsia="ko-KR"/>
              </w:rPr>
              <w:t>10</w:t>
            </w:r>
            <w:r w:rsidR="0043741E" w:rsidRPr="00E02337">
              <w:rPr>
                <w:rFonts w:ascii="Times New Roman" w:eastAsia="바탕체" w:hAnsi="Times New Roman" w:hint="eastAsia"/>
                <w:sz w:val="20"/>
                <w:szCs w:val="20"/>
                <w:lang w:eastAsia="ko-KR"/>
              </w:rPr>
              <w:t>만원의</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사용료를</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지급함</w:t>
            </w:r>
            <w:r w:rsidR="0043741E" w:rsidRPr="00E02337">
              <w:rPr>
                <w:rFonts w:ascii="Times New Roman" w:eastAsia="바탕체" w:hAnsi="Times New Roman" w:hint="eastAsia"/>
                <w:sz w:val="20"/>
                <w:szCs w:val="20"/>
                <w:lang w:eastAsia="ko-KR"/>
              </w:rPr>
              <w:t>.</w:t>
            </w:r>
            <w:r w:rsidR="008F2C3E" w:rsidRPr="00E02337">
              <w:rPr>
                <w:rFonts w:ascii="Times New Roman" w:eastAsia="바탕체" w:hAnsi="Times New Roman"/>
                <w:sz w:val="20"/>
                <w:szCs w:val="20"/>
                <w:lang w:eastAsia="ko-KR"/>
              </w:rPr>
              <w:t xml:space="preserve"> </w:t>
            </w:r>
            <w:r w:rsidR="00143B82" w:rsidRPr="00E02337">
              <w:rPr>
                <w:rFonts w:ascii="Times New Roman" w:eastAsia="바탕체" w:hAnsi="Times New Roman" w:hint="eastAsia"/>
                <w:sz w:val="20"/>
                <w:szCs w:val="20"/>
                <w:lang w:eastAsia="ko-KR"/>
              </w:rPr>
              <w:t>매도인이</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본건</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건물을</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제</w:t>
            </w:r>
            <w:r w:rsidR="00143B82" w:rsidRPr="00E02337">
              <w:rPr>
                <w:rFonts w:ascii="Times New Roman" w:eastAsia="바탕체" w:hAnsi="Times New Roman" w:hint="eastAsia"/>
                <w:sz w:val="20"/>
                <w:szCs w:val="20"/>
                <w:lang w:eastAsia="ko-KR"/>
              </w:rPr>
              <w:t>3</w:t>
            </w:r>
            <w:r w:rsidR="00143B82" w:rsidRPr="00E02337">
              <w:rPr>
                <w:rFonts w:ascii="Times New Roman" w:eastAsia="바탕체" w:hAnsi="Times New Roman" w:hint="eastAsia"/>
                <w:sz w:val="20"/>
                <w:szCs w:val="20"/>
                <w:lang w:eastAsia="ko-KR"/>
              </w:rPr>
              <w:t>자에게</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양도할</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경우</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매도인은</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w:t>
            </w:r>
            <w:proofErr w:type="spellStart"/>
            <w:r w:rsidR="00143B82" w:rsidRPr="00E02337">
              <w:rPr>
                <w:rFonts w:ascii="Times New Roman" w:eastAsia="바탕체" w:hAnsi="Times New Roman" w:hint="eastAsia"/>
                <w:sz w:val="20"/>
                <w:szCs w:val="20"/>
                <w:lang w:eastAsia="ko-KR"/>
              </w:rPr>
              <w:t>스페이스애드의</w:t>
            </w:r>
            <w:proofErr w:type="spellEnd"/>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미디어기기</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유지</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및</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운영에</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차질이</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발생하지</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않도록</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계약상</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지위를</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동일한</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조건으로</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양수인에게</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승계하여야</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하고</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양도일로부터</w:t>
            </w:r>
            <w:r w:rsidR="00143B82" w:rsidRPr="00E02337">
              <w:rPr>
                <w:rFonts w:ascii="Times New Roman" w:eastAsia="바탕체" w:hAnsi="Times New Roman" w:hint="eastAsia"/>
                <w:sz w:val="20"/>
                <w:szCs w:val="20"/>
                <w:lang w:eastAsia="ko-KR"/>
              </w:rPr>
              <w:t xml:space="preserve"> 1</w:t>
            </w:r>
            <w:r w:rsidR="00143B82" w:rsidRPr="00E02337">
              <w:rPr>
                <w:rFonts w:ascii="Times New Roman" w:eastAsia="바탕체" w:hAnsi="Times New Roman" w:hint="eastAsia"/>
                <w:sz w:val="20"/>
                <w:szCs w:val="20"/>
                <w:lang w:eastAsia="ko-KR"/>
              </w:rPr>
              <w:t>개월</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전까지</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양도사실을</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w:t>
            </w:r>
            <w:proofErr w:type="spellStart"/>
            <w:r w:rsidR="00143B82" w:rsidRPr="00E02337">
              <w:rPr>
                <w:rFonts w:ascii="Times New Roman" w:eastAsia="바탕체" w:hAnsi="Times New Roman" w:hint="eastAsia"/>
                <w:sz w:val="20"/>
                <w:szCs w:val="20"/>
                <w:lang w:eastAsia="ko-KR"/>
              </w:rPr>
              <w:t>스페이스애드에게</w:t>
            </w:r>
            <w:proofErr w:type="spellEnd"/>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사전통지하여야</w:t>
            </w:r>
            <w:r w:rsidR="00143B82" w:rsidRPr="00E02337">
              <w:rPr>
                <w:rFonts w:ascii="Times New Roman" w:eastAsia="바탕체" w:hAnsi="Times New Roman" w:hint="eastAsia"/>
                <w:sz w:val="20"/>
                <w:szCs w:val="20"/>
                <w:lang w:eastAsia="ko-KR"/>
              </w:rPr>
              <w:t xml:space="preserve"> </w:t>
            </w:r>
            <w:r w:rsidR="00143B82" w:rsidRPr="00E02337">
              <w:rPr>
                <w:rFonts w:ascii="Times New Roman" w:eastAsia="바탕체" w:hAnsi="Times New Roman" w:hint="eastAsia"/>
                <w:sz w:val="20"/>
                <w:szCs w:val="20"/>
                <w:lang w:eastAsia="ko-KR"/>
              </w:rPr>
              <w:t>함</w:t>
            </w:r>
            <w:r w:rsidR="00143B82" w:rsidRPr="00E02337">
              <w:rPr>
                <w:rFonts w:ascii="Times New Roman" w:eastAsia="바탕체" w:hAnsi="Times New Roman" w:hint="eastAsia"/>
                <w:sz w:val="20"/>
                <w:szCs w:val="20"/>
                <w:lang w:eastAsia="ko-KR"/>
              </w:rPr>
              <w:t>.</w:t>
            </w:r>
            <w:r w:rsidR="0043741E" w:rsidRPr="00E02337">
              <w:rPr>
                <w:rFonts w:ascii="Times New Roman" w:eastAsia="바탕체" w:hAnsi="Times New Roman"/>
                <w:sz w:val="20"/>
                <w:szCs w:val="20"/>
                <w:lang w:eastAsia="ko-KR"/>
              </w:rPr>
              <w:t xml:space="preserve"> </w:t>
            </w:r>
            <w:r w:rsidR="0043741E" w:rsidRPr="00E02337">
              <w:rPr>
                <w:rFonts w:ascii="Times New Roman" w:eastAsia="바탕체" w:hAnsi="Times New Roman" w:hint="eastAsia"/>
                <w:sz w:val="20"/>
                <w:szCs w:val="20"/>
                <w:lang w:eastAsia="ko-KR"/>
              </w:rPr>
              <w:t>매도인은</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본건</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건물에</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관한</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권리를</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제</w:t>
            </w:r>
            <w:r w:rsidR="0043741E" w:rsidRPr="00E02337">
              <w:rPr>
                <w:rFonts w:ascii="Times New Roman" w:eastAsia="바탕체" w:hAnsi="Times New Roman" w:hint="eastAsia"/>
                <w:sz w:val="20"/>
                <w:szCs w:val="20"/>
                <w:lang w:eastAsia="ko-KR"/>
              </w:rPr>
              <w:t>3</w:t>
            </w:r>
            <w:r w:rsidR="0043741E" w:rsidRPr="00E02337">
              <w:rPr>
                <w:rFonts w:ascii="Times New Roman" w:eastAsia="바탕체" w:hAnsi="Times New Roman" w:hint="eastAsia"/>
                <w:sz w:val="20"/>
                <w:szCs w:val="20"/>
                <w:lang w:eastAsia="ko-KR"/>
              </w:rPr>
              <w:t>자에게</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양도하는</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과정에서</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계약상</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지위를</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양수인에게</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승계하지</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못할</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경우</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위</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계약을</w:t>
            </w:r>
            <w:r w:rsidR="0043741E" w:rsidRPr="00E02337">
              <w:rPr>
                <w:rFonts w:ascii="Times New Roman" w:eastAsia="바탕체" w:hAnsi="Times New Roman" w:hint="eastAsia"/>
                <w:sz w:val="20"/>
                <w:szCs w:val="20"/>
                <w:lang w:eastAsia="ko-KR"/>
              </w:rPr>
              <w:t xml:space="preserve"> </w:t>
            </w:r>
            <w:proofErr w:type="spellStart"/>
            <w:r w:rsidR="0043741E" w:rsidRPr="00E02337">
              <w:rPr>
                <w:rFonts w:ascii="Times New Roman" w:eastAsia="바탕체" w:hAnsi="Times New Roman" w:hint="eastAsia"/>
                <w:sz w:val="20"/>
                <w:szCs w:val="20"/>
                <w:lang w:eastAsia="ko-KR"/>
              </w:rPr>
              <w:t>중도해지할</w:t>
            </w:r>
            <w:proofErr w:type="spellEnd"/>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수</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있음</w:t>
            </w:r>
            <w:r w:rsidR="0043741E" w:rsidRPr="00E02337">
              <w:rPr>
                <w:rFonts w:ascii="Times New Roman" w:eastAsia="바탕체" w:hAnsi="Times New Roman" w:hint="eastAsia"/>
                <w:sz w:val="20"/>
                <w:szCs w:val="20"/>
                <w:lang w:eastAsia="ko-KR"/>
              </w:rPr>
              <w:t>(</w:t>
            </w:r>
            <w:r w:rsidR="0043741E" w:rsidRPr="00E02337">
              <w:rPr>
                <w:rFonts w:ascii="Times New Roman" w:eastAsia="바탕체" w:hAnsi="Times New Roman" w:hint="eastAsia"/>
                <w:sz w:val="20"/>
                <w:szCs w:val="20"/>
                <w:lang w:eastAsia="ko-KR"/>
              </w:rPr>
              <w:t>오피스미디어</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설치</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및</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운영</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계약</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제</w:t>
            </w:r>
            <w:r w:rsidR="0043741E" w:rsidRPr="00E02337">
              <w:rPr>
                <w:rFonts w:ascii="Times New Roman" w:eastAsia="바탕체" w:hAnsi="Times New Roman" w:hint="eastAsia"/>
                <w:sz w:val="20"/>
                <w:szCs w:val="20"/>
                <w:lang w:eastAsia="ko-KR"/>
              </w:rPr>
              <w:t>9</w:t>
            </w:r>
            <w:r w:rsidR="0043741E" w:rsidRPr="00E02337">
              <w:rPr>
                <w:rFonts w:ascii="Times New Roman" w:eastAsia="바탕체" w:hAnsi="Times New Roman" w:hint="eastAsia"/>
                <w:sz w:val="20"/>
                <w:szCs w:val="20"/>
                <w:lang w:eastAsia="ko-KR"/>
              </w:rPr>
              <w:t>조</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제</w:t>
            </w:r>
            <w:r w:rsidR="0043741E" w:rsidRPr="00E02337">
              <w:rPr>
                <w:rFonts w:ascii="Times New Roman" w:eastAsia="바탕체" w:hAnsi="Times New Roman" w:hint="eastAsia"/>
                <w:sz w:val="20"/>
                <w:szCs w:val="20"/>
                <w:lang w:eastAsia="ko-KR"/>
              </w:rPr>
              <w:t>1</w:t>
            </w:r>
            <w:r w:rsidR="0043741E" w:rsidRPr="00E02337">
              <w:rPr>
                <w:rFonts w:ascii="Times New Roman" w:eastAsia="바탕체" w:hAnsi="Times New Roman"/>
                <w:sz w:val="20"/>
                <w:szCs w:val="20"/>
                <w:lang w:eastAsia="ko-KR"/>
              </w:rPr>
              <w:t>0</w:t>
            </w:r>
            <w:r w:rsidR="0043741E" w:rsidRPr="00E02337">
              <w:rPr>
                <w:rFonts w:ascii="Times New Roman" w:eastAsia="바탕체" w:hAnsi="Times New Roman" w:hint="eastAsia"/>
                <w:sz w:val="20"/>
                <w:szCs w:val="20"/>
                <w:lang w:eastAsia="ko-KR"/>
              </w:rPr>
              <w:t>조</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제</w:t>
            </w:r>
            <w:r w:rsidR="0043741E" w:rsidRPr="00E02337">
              <w:rPr>
                <w:rFonts w:ascii="Times New Roman" w:eastAsia="바탕체" w:hAnsi="Times New Roman" w:hint="eastAsia"/>
                <w:sz w:val="20"/>
                <w:szCs w:val="20"/>
                <w:lang w:eastAsia="ko-KR"/>
              </w:rPr>
              <w:t>3</w:t>
            </w:r>
            <w:r w:rsidR="0043741E" w:rsidRPr="00E02337">
              <w:rPr>
                <w:rFonts w:ascii="Times New Roman" w:eastAsia="바탕체" w:hAnsi="Times New Roman" w:hint="eastAsia"/>
                <w:sz w:val="20"/>
                <w:szCs w:val="20"/>
                <w:lang w:eastAsia="ko-KR"/>
              </w:rPr>
              <w:t>항</w:t>
            </w:r>
            <w:r w:rsidR="0043741E" w:rsidRPr="00E02337">
              <w:rPr>
                <w:rFonts w:ascii="Times New Roman" w:eastAsia="바탕체" w:hAnsi="Times New Roman" w:hint="eastAsia"/>
                <w:sz w:val="20"/>
                <w:szCs w:val="20"/>
                <w:lang w:eastAsia="ko-KR"/>
              </w:rPr>
              <w:t>)</w:t>
            </w:r>
            <w:r w:rsidR="0043741E" w:rsidRPr="00E02337">
              <w:rPr>
                <w:rFonts w:ascii="Times New Roman" w:eastAsia="바탕체" w:hAnsi="Times New Roman"/>
                <w:sz w:val="20"/>
                <w:szCs w:val="20"/>
                <w:lang w:eastAsia="ko-KR"/>
              </w:rPr>
              <w:t>.</w:t>
            </w:r>
          </w:p>
          <w:p w14:paraId="20B0A52A" w14:textId="770C4F75" w:rsidR="00181F31" w:rsidRPr="00F83171" w:rsidRDefault="00E02337" w:rsidP="00E02337">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E02337">
              <w:rPr>
                <w:rFonts w:ascii="Times New Roman" w:eastAsia="바탕체" w:hAnsi="Times New Roman" w:hint="eastAsia"/>
                <w:sz w:val="20"/>
                <w:szCs w:val="20"/>
                <w:u w:val="single"/>
                <w:lang w:eastAsia="ko-KR"/>
              </w:rPr>
              <w:t>구내통신서비스</w:t>
            </w:r>
            <w:r w:rsidRPr="00E02337">
              <w:rPr>
                <w:rFonts w:ascii="Times New Roman" w:eastAsia="바탕체" w:hAnsi="Times New Roman" w:hint="eastAsia"/>
                <w:sz w:val="20"/>
                <w:szCs w:val="20"/>
                <w:u w:val="single"/>
                <w:lang w:eastAsia="ko-KR"/>
              </w:rPr>
              <w:t xml:space="preserve"> </w:t>
            </w:r>
            <w:r w:rsidRPr="00E02337">
              <w:rPr>
                <w:rFonts w:ascii="Times New Roman" w:eastAsia="바탕체" w:hAnsi="Times New Roman" w:hint="eastAsia"/>
                <w:sz w:val="20"/>
                <w:szCs w:val="20"/>
                <w:u w:val="single"/>
                <w:lang w:eastAsia="ko-KR"/>
              </w:rPr>
              <w:t>계약</w:t>
            </w:r>
            <w:r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매도인은</w:t>
            </w:r>
            <w:r w:rsidR="0043741E" w:rsidRPr="00E02337">
              <w:rPr>
                <w:rFonts w:ascii="Times New Roman" w:eastAsia="바탕체" w:hAnsi="Times New Roman" w:hint="eastAsia"/>
                <w:sz w:val="20"/>
                <w:szCs w:val="20"/>
                <w:lang w:eastAsia="ko-KR"/>
              </w:rPr>
              <w:t xml:space="preserve"> 2021</w:t>
            </w:r>
            <w:r w:rsidR="0043741E" w:rsidRPr="00E02337">
              <w:rPr>
                <w:rFonts w:ascii="Times New Roman" w:eastAsia="바탕체" w:hAnsi="Times New Roman" w:hint="eastAsia"/>
                <w:sz w:val="20"/>
                <w:szCs w:val="20"/>
                <w:lang w:eastAsia="ko-KR"/>
              </w:rPr>
              <w:t>년</w:t>
            </w:r>
            <w:r w:rsidR="0043741E" w:rsidRPr="00E02337">
              <w:rPr>
                <w:rFonts w:ascii="Times New Roman" w:eastAsia="바탕체" w:hAnsi="Times New Roman" w:hint="eastAsia"/>
                <w:sz w:val="20"/>
                <w:szCs w:val="20"/>
                <w:lang w:eastAsia="ko-KR"/>
              </w:rPr>
              <w:t xml:space="preserve"> </w:t>
            </w:r>
            <w:proofErr w:type="spellStart"/>
            <w:r w:rsidR="0043741E" w:rsidRPr="00E02337">
              <w:rPr>
                <w:rFonts w:ascii="Times New Roman" w:eastAsia="바탕체" w:hAnsi="Times New Roman" w:hint="eastAsia"/>
                <w:sz w:val="20"/>
                <w:szCs w:val="20"/>
                <w:lang w:eastAsia="ko-KR"/>
              </w:rPr>
              <w:t>에스케이브로드밴드㈜와</w:t>
            </w:r>
            <w:proofErr w:type="spellEnd"/>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사이에</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구내통신서비스</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계약을</w:t>
            </w:r>
            <w:r w:rsidR="0043741E" w:rsidRPr="00E02337">
              <w:rPr>
                <w:rFonts w:ascii="Times New Roman" w:eastAsia="바탕체" w:hAnsi="Times New Roman" w:hint="eastAsia"/>
                <w:sz w:val="20"/>
                <w:szCs w:val="20"/>
                <w:lang w:eastAsia="ko-KR"/>
              </w:rPr>
              <w:t xml:space="preserve"> </w:t>
            </w:r>
            <w:r w:rsidR="0043741E" w:rsidRPr="00E02337">
              <w:rPr>
                <w:rFonts w:ascii="Times New Roman" w:eastAsia="바탕체" w:hAnsi="Times New Roman" w:hint="eastAsia"/>
                <w:sz w:val="20"/>
                <w:szCs w:val="20"/>
                <w:lang w:eastAsia="ko-KR"/>
              </w:rPr>
              <w:t>체결하여</w:t>
            </w:r>
            <w:r w:rsidR="00025DB6" w:rsidRPr="00E02337">
              <w:rPr>
                <w:rFonts w:ascii="Times New Roman" w:eastAsia="바탕체" w:hAnsi="Times New Roman" w:hint="eastAsia"/>
                <w:sz w:val="20"/>
                <w:szCs w:val="20"/>
                <w:lang w:eastAsia="ko-KR"/>
              </w:rPr>
              <w:t>,</w:t>
            </w:r>
            <w:r w:rsidR="0043741E" w:rsidRPr="00E02337">
              <w:rPr>
                <w:rFonts w:ascii="Times New Roman" w:eastAsia="바탕체" w:hAnsi="Times New Roman" w:hint="eastAsia"/>
                <w:sz w:val="20"/>
                <w:szCs w:val="20"/>
                <w:lang w:eastAsia="ko-KR"/>
              </w:rPr>
              <w:t xml:space="preserve"> </w:t>
            </w:r>
            <w:proofErr w:type="spellStart"/>
            <w:r w:rsidR="00025DB6" w:rsidRPr="00E02337">
              <w:rPr>
                <w:rFonts w:ascii="Times New Roman" w:eastAsia="바탕체" w:hAnsi="Times New Roman" w:hint="eastAsia"/>
                <w:sz w:val="20"/>
                <w:szCs w:val="20"/>
                <w:lang w:eastAsia="ko-KR"/>
              </w:rPr>
              <w:t>에스케이브로드밴드㈜는</w:t>
            </w:r>
            <w:proofErr w:type="spellEnd"/>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본건</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건물에</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구내통신설비를</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설치하여</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입주고객에게</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구내통신</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서비스를</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제공하고</w:t>
            </w:r>
            <w:r w:rsidR="00025DB6" w:rsidRPr="00E02337">
              <w:rPr>
                <w:rFonts w:ascii="Times New Roman" w:eastAsia="바탕체" w:hAnsi="Times New Roman" w:hint="eastAsia"/>
                <w:sz w:val="20"/>
                <w:szCs w:val="20"/>
                <w:lang w:eastAsia="ko-KR"/>
              </w:rPr>
              <w:t>,</w:t>
            </w:r>
            <w:r w:rsidR="00025DB6" w:rsidRPr="00E02337">
              <w:rPr>
                <w:rFonts w:ascii="Times New Roman" w:eastAsia="바탕체" w:hAnsi="Times New Roman"/>
                <w:sz w:val="20"/>
                <w:szCs w:val="20"/>
                <w:lang w:eastAsia="ko-KR"/>
              </w:rPr>
              <w:t xml:space="preserve"> </w:t>
            </w:r>
            <w:r w:rsidR="00025DB6" w:rsidRPr="00E02337">
              <w:rPr>
                <w:rFonts w:ascii="Times New Roman" w:eastAsia="바탕체" w:hAnsi="Times New Roman" w:hint="eastAsia"/>
                <w:sz w:val="20"/>
                <w:szCs w:val="20"/>
                <w:lang w:eastAsia="ko-KR"/>
              </w:rPr>
              <w:t>매도인은</w:t>
            </w:r>
            <w:r w:rsidR="00025DB6" w:rsidRPr="00E02337">
              <w:rPr>
                <w:rFonts w:ascii="Times New Roman" w:eastAsia="바탕체" w:hAnsi="Times New Roman" w:hint="eastAsia"/>
                <w:sz w:val="20"/>
                <w:szCs w:val="20"/>
                <w:lang w:eastAsia="ko-KR"/>
              </w:rPr>
              <w:t xml:space="preserve"> </w:t>
            </w:r>
            <w:proofErr w:type="spellStart"/>
            <w:r w:rsidR="00025DB6" w:rsidRPr="00E02337">
              <w:rPr>
                <w:rFonts w:ascii="Times New Roman" w:eastAsia="바탕체" w:hAnsi="Times New Roman" w:hint="eastAsia"/>
                <w:sz w:val="20"/>
                <w:szCs w:val="20"/>
                <w:lang w:eastAsia="ko-KR"/>
              </w:rPr>
              <w:t>에스케이브로드밴드</w:t>
            </w:r>
            <w:proofErr w:type="spellEnd"/>
            <w:r w:rsidR="00025DB6" w:rsidRPr="00E02337">
              <w:rPr>
                <w:rFonts w:ascii="Times New Roman" w:eastAsia="바탕체" w:hAnsi="Times New Roman" w:hint="eastAsia"/>
                <w:sz w:val="20"/>
                <w:szCs w:val="20"/>
                <w:lang w:eastAsia="ko-KR"/>
              </w:rPr>
              <w:t>㈜</w:t>
            </w:r>
            <w:r w:rsidR="00025DB6" w:rsidRPr="00E02337">
              <w:rPr>
                <w:rFonts w:ascii="Times New Roman" w:eastAsia="바탕체" w:hAnsi="Times New Roman"/>
                <w:sz w:val="20"/>
                <w:szCs w:val="20"/>
                <w:lang w:eastAsia="ko-KR"/>
              </w:rPr>
              <w:t xml:space="preserve"> </w:t>
            </w:r>
            <w:r w:rsidR="00025DB6" w:rsidRPr="00E02337">
              <w:rPr>
                <w:rFonts w:ascii="Times New Roman" w:eastAsia="바탕체" w:hAnsi="Times New Roman" w:hint="eastAsia"/>
                <w:sz w:val="20"/>
                <w:szCs w:val="20"/>
                <w:lang w:eastAsia="ko-KR"/>
              </w:rPr>
              <w:t>이용약관상</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이용료를</w:t>
            </w:r>
            <w:r w:rsidR="00025DB6" w:rsidRPr="00E02337">
              <w:rPr>
                <w:rFonts w:ascii="Times New Roman" w:eastAsia="바탕체" w:hAnsi="Times New Roman" w:hint="eastAsia"/>
                <w:sz w:val="20"/>
                <w:szCs w:val="20"/>
                <w:lang w:eastAsia="ko-KR"/>
              </w:rPr>
              <w:t xml:space="preserve"> </w:t>
            </w:r>
            <w:proofErr w:type="spellStart"/>
            <w:r w:rsidR="00025DB6" w:rsidRPr="00E02337">
              <w:rPr>
                <w:rFonts w:ascii="Times New Roman" w:eastAsia="바탕체" w:hAnsi="Times New Roman" w:hint="eastAsia"/>
                <w:sz w:val="20"/>
                <w:szCs w:val="20"/>
                <w:lang w:eastAsia="ko-KR"/>
              </w:rPr>
              <w:t>에스케이브로드밴드㈜에게</w:t>
            </w:r>
            <w:proofErr w:type="spellEnd"/>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지급하고</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있음</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위</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계약상</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본건</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건물의</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소유주체가</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변경되면</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매도인의</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계약상</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지위는</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새로운</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매수인에게</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승계되는</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것을</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원칙으로</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하여</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매도인이</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이에</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최대한</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협조하기로</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규정되어</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있음</w:t>
            </w:r>
            <w:r w:rsidR="00025DB6" w:rsidRPr="00E02337">
              <w:rPr>
                <w:rFonts w:ascii="Times New Roman" w:eastAsia="바탕체" w:hAnsi="Times New Roman" w:hint="eastAsia"/>
                <w:sz w:val="20"/>
                <w:szCs w:val="20"/>
                <w:lang w:eastAsia="ko-KR"/>
              </w:rPr>
              <w:t>(</w:t>
            </w:r>
            <w:r w:rsidR="00025DB6" w:rsidRPr="00E02337">
              <w:rPr>
                <w:rFonts w:ascii="Times New Roman" w:eastAsia="바탕체" w:hAnsi="Times New Roman" w:hint="eastAsia"/>
                <w:sz w:val="20"/>
                <w:szCs w:val="20"/>
                <w:lang w:eastAsia="ko-KR"/>
              </w:rPr>
              <w:t>제</w:t>
            </w:r>
            <w:r w:rsidR="00025DB6" w:rsidRPr="00E02337">
              <w:rPr>
                <w:rFonts w:ascii="Times New Roman" w:eastAsia="바탕체" w:hAnsi="Times New Roman" w:hint="eastAsia"/>
                <w:sz w:val="20"/>
                <w:szCs w:val="20"/>
                <w:lang w:eastAsia="ko-KR"/>
              </w:rPr>
              <w:t>7</w:t>
            </w:r>
            <w:r w:rsidR="00025DB6" w:rsidRPr="00E02337">
              <w:rPr>
                <w:rFonts w:ascii="Times New Roman" w:eastAsia="바탕체" w:hAnsi="Times New Roman" w:hint="eastAsia"/>
                <w:sz w:val="20"/>
                <w:szCs w:val="20"/>
                <w:lang w:eastAsia="ko-KR"/>
              </w:rPr>
              <w:t>조</w:t>
            </w:r>
            <w:r w:rsidR="00025DB6" w:rsidRPr="00E02337">
              <w:rPr>
                <w:rFonts w:ascii="Times New Roman" w:eastAsia="바탕체" w:hAnsi="Times New Roman" w:hint="eastAsia"/>
                <w:sz w:val="20"/>
                <w:szCs w:val="20"/>
                <w:lang w:eastAsia="ko-KR"/>
              </w:rPr>
              <w:t xml:space="preserve"> </w:t>
            </w:r>
            <w:r w:rsidR="00025DB6" w:rsidRPr="00E02337">
              <w:rPr>
                <w:rFonts w:ascii="Times New Roman" w:eastAsia="바탕체" w:hAnsi="Times New Roman" w:hint="eastAsia"/>
                <w:sz w:val="20"/>
                <w:szCs w:val="20"/>
                <w:lang w:eastAsia="ko-KR"/>
              </w:rPr>
              <w:t>제</w:t>
            </w:r>
            <w:r w:rsidR="00025DB6" w:rsidRPr="00E02337">
              <w:rPr>
                <w:rFonts w:ascii="Times New Roman" w:eastAsia="바탕체" w:hAnsi="Times New Roman" w:hint="eastAsia"/>
                <w:sz w:val="20"/>
                <w:szCs w:val="20"/>
                <w:lang w:eastAsia="ko-KR"/>
              </w:rPr>
              <w:t>3</w:t>
            </w:r>
            <w:r w:rsidR="00025DB6" w:rsidRPr="00E02337">
              <w:rPr>
                <w:rFonts w:ascii="Times New Roman" w:eastAsia="바탕체" w:hAnsi="Times New Roman" w:hint="eastAsia"/>
                <w:sz w:val="20"/>
                <w:szCs w:val="20"/>
                <w:lang w:eastAsia="ko-KR"/>
              </w:rPr>
              <w:t>항</w:t>
            </w:r>
            <w:r w:rsidR="00025DB6" w:rsidRPr="00E02337">
              <w:rPr>
                <w:rFonts w:ascii="Times New Roman" w:eastAsia="바탕체" w:hAnsi="Times New Roman" w:hint="eastAsia"/>
                <w:sz w:val="20"/>
                <w:szCs w:val="20"/>
                <w:lang w:eastAsia="ko-KR"/>
              </w:rPr>
              <w:t>)</w:t>
            </w:r>
            <w:r w:rsidR="00025DB6" w:rsidRPr="00E02337">
              <w:rPr>
                <w:rFonts w:ascii="Times New Roman" w:eastAsia="바탕체" w:hAnsi="Times New Roman"/>
                <w:sz w:val="20"/>
                <w:szCs w:val="20"/>
                <w:lang w:eastAsia="ko-KR"/>
              </w:rPr>
              <w:t xml:space="preserve">. </w:t>
            </w:r>
          </w:p>
        </w:tc>
        <w:tc>
          <w:tcPr>
            <w:tcW w:w="25" w:type="pct"/>
            <w:tcBorders>
              <w:top w:val="single" w:sz="12" w:space="0" w:color="000080"/>
              <w:bottom w:val="single" w:sz="12" w:space="0" w:color="000080"/>
            </w:tcBorders>
            <w:shd w:val="clear" w:color="auto" w:fill="auto"/>
          </w:tcPr>
          <w:p w14:paraId="33BCEE03" w14:textId="77777777" w:rsidR="00F83171" w:rsidRPr="00850E72" w:rsidDel="0015750F" w:rsidRDefault="00F83171" w:rsidP="00F83171">
            <w:pPr>
              <w:pStyle w:val="38"/>
              <w:outlineLvl w:val="1"/>
              <w:rPr>
                <w:sz w:val="20"/>
              </w:rPr>
            </w:pPr>
          </w:p>
        </w:tc>
        <w:tc>
          <w:tcPr>
            <w:tcW w:w="1028" w:type="pct"/>
            <w:tcBorders>
              <w:top w:val="single" w:sz="12" w:space="0" w:color="000080"/>
              <w:bottom w:val="single" w:sz="12" w:space="0" w:color="000080"/>
            </w:tcBorders>
            <w:shd w:val="clear" w:color="auto" w:fill="auto"/>
          </w:tcPr>
          <w:p w14:paraId="415A83F3" w14:textId="10E8BC6A" w:rsidR="00F83171" w:rsidRDefault="00E63B34" w:rsidP="00E63B34">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E63B34">
              <w:rPr>
                <w:rFonts w:ascii="Times New Roman" w:eastAsia="바탕체" w:hAnsi="Times New Roman" w:hint="eastAsia"/>
                <w:sz w:val="20"/>
                <w:szCs w:val="20"/>
                <w:lang w:eastAsia="ko-KR"/>
              </w:rPr>
              <w:t>임차인들</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및</w:t>
            </w:r>
            <w:r w:rsidRPr="00E63B34">
              <w:rPr>
                <w:rFonts w:ascii="Times New Roman" w:eastAsia="바탕체" w:hAnsi="Times New Roman" w:hint="eastAsia"/>
                <w:sz w:val="20"/>
                <w:szCs w:val="20"/>
                <w:lang w:eastAsia="ko-KR"/>
              </w:rPr>
              <w:t xml:space="preserve"> </w:t>
            </w:r>
            <w:proofErr w:type="spellStart"/>
            <w:r w:rsidRPr="00E63B34">
              <w:rPr>
                <w:rFonts w:ascii="Times New Roman" w:eastAsia="바탕체" w:hAnsi="Times New Roman" w:hint="eastAsia"/>
                <w:sz w:val="20"/>
                <w:szCs w:val="20"/>
                <w:lang w:eastAsia="ko-KR"/>
              </w:rPr>
              <w:t>전차인들로부터</w:t>
            </w:r>
            <w:proofErr w:type="spellEnd"/>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임대인</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및</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전대인</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지위</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승계에</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관한</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동의서를</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받을</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때</w:t>
            </w:r>
            <w:r w:rsidRPr="00E63B34">
              <w:rPr>
                <w:rFonts w:ascii="Times New Roman" w:eastAsia="바탕체" w:hAnsi="Times New Roman" w:hint="eastAsia"/>
                <w:sz w:val="20"/>
                <w:szCs w:val="20"/>
                <w:lang w:eastAsia="ko-KR"/>
              </w:rPr>
              <w:t xml:space="preserve">, </w:t>
            </w:r>
            <w:r w:rsidR="009461AD" w:rsidRPr="00E63B34">
              <w:rPr>
                <w:rFonts w:ascii="Times New Roman" w:eastAsia="바탕체" w:hAnsi="Times New Roman" w:hint="eastAsia"/>
                <w:sz w:val="20"/>
                <w:szCs w:val="20"/>
              </w:rPr>
              <w:t>창고사용계약</w:t>
            </w:r>
            <w:r w:rsidRPr="00E63B34">
              <w:rPr>
                <w:rFonts w:ascii="Times New Roman" w:eastAsia="바탕체" w:hAnsi="Times New Roman" w:hint="eastAsia"/>
                <w:sz w:val="20"/>
                <w:szCs w:val="20"/>
                <w:lang w:eastAsia="ko-KR"/>
              </w:rPr>
              <w:t>의</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승계에</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관한</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내용도</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함께</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포함할</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것을</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요구하는</w:t>
            </w:r>
            <w:r w:rsidRPr="00E63B34">
              <w:rPr>
                <w:rFonts w:ascii="Times New Roman" w:eastAsia="바탕체" w:hAnsi="Times New Roman"/>
                <w:sz w:val="20"/>
                <w:szCs w:val="20"/>
                <w:lang w:eastAsia="ko-KR"/>
              </w:rPr>
              <w:t xml:space="preserve"> </w:t>
            </w:r>
            <w:r w:rsidRPr="00E63B34">
              <w:rPr>
                <w:rFonts w:ascii="Times New Roman" w:eastAsia="바탕체" w:hAnsi="Times New Roman" w:hint="eastAsia"/>
                <w:sz w:val="20"/>
                <w:szCs w:val="20"/>
                <w:lang w:eastAsia="ko-KR"/>
              </w:rPr>
              <w:t>방안을</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고려해볼</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수</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있을</w:t>
            </w:r>
            <w:r w:rsidRPr="00E63B34">
              <w:rPr>
                <w:rFonts w:ascii="Times New Roman" w:eastAsia="바탕체" w:hAnsi="Times New Roman" w:hint="eastAsia"/>
                <w:sz w:val="20"/>
                <w:szCs w:val="20"/>
                <w:lang w:eastAsia="ko-KR"/>
              </w:rPr>
              <w:t xml:space="preserve"> </w:t>
            </w:r>
            <w:r w:rsidRPr="00E63B34">
              <w:rPr>
                <w:rFonts w:ascii="Times New Roman" w:eastAsia="바탕체" w:hAnsi="Times New Roman" w:hint="eastAsia"/>
                <w:sz w:val="20"/>
                <w:szCs w:val="20"/>
                <w:lang w:eastAsia="ko-KR"/>
              </w:rPr>
              <w:t>것임</w:t>
            </w:r>
            <w:r w:rsidRPr="00E63B34">
              <w:rPr>
                <w:rFonts w:ascii="Times New Roman" w:eastAsia="바탕체" w:hAnsi="Times New Roman" w:hint="eastAsia"/>
                <w:sz w:val="20"/>
                <w:szCs w:val="20"/>
                <w:lang w:eastAsia="ko-KR"/>
              </w:rPr>
              <w:t>.</w:t>
            </w:r>
            <w:r w:rsidRPr="00E63B34">
              <w:rPr>
                <w:rFonts w:ascii="Times New Roman" w:eastAsia="바탕체" w:hAnsi="Times New Roman"/>
                <w:sz w:val="20"/>
                <w:szCs w:val="20"/>
                <w:lang w:eastAsia="ko-KR"/>
              </w:rPr>
              <w:t xml:space="preserve"> </w:t>
            </w:r>
          </w:p>
          <w:p w14:paraId="7E31466F" w14:textId="62F074EB" w:rsidR="00DE12E3" w:rsidRDefault="00DE12E3" w:rsidP="00DE12E3">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3DC24984" w14:textId="1EF7863F" w:rsidR="00DE12E3" w:rsidRDefault="00DE12E3" w:rsidP="00DE12E3">
            <w:pPr>
              <w:wordWrap w:val="0"/>
              <w:autoSpaceDE w:val="0"/>
              <w:autoSpaceDN w:val="0"/>
              <w:snapToGrid w:val="0"/>
              <w:spacing w:after="120" w:line="280" w:lineRule="atLeast"/>
              <w:ind w:left="288"/>
              <w:jc w:val="both"/>
              <w:rPr>
                <w:rFonts w:ascii="Times New Roman" w:eastAsia="바탕체" w:hAnsi="Times New Roman"/>
                <w:sz w:val="20"/>
                <w:szCs w:val="20"/>
                <w:lang w:eastAsia="ko-KR"/>
              </w:rPr>
            </w:pPr>
          </w:p>
          <w:p w14:paraId="18E5F428" w14:textId="77777777" w:rsidR="00DE12E3" w:rsidRDefault="00DE12E3" w:rsidP="00DE12E3">
            <w:pPr>
              <w:wordWrap w:val="0"/>
              <w:autoSpaceDE w:val="0"/>
              <w:autoSpaceDN w:val="0"/>
              <w:snapToGrid w:val="0"/>
              <w:spacing w:after="120" w:line="280" w:lineRule="atLeast"/>
              <w:ind w:left="288"/>
              <w:jc w:val="both"/>
              <w:rPr>
                <w:rFonts w:ascii="Times New Roman" w:eastAsia="바탕체" w:hAnsi="Times New Roman"/>
                <w:sz w:val="20"/>
                <w:szCs w:val="20"/>
              </w:rPr>
            </w:pPr>
          </w:p>
          <w:p w14:paraId="7203B3F1" w14:textId="62F94B21" w:rsidR="002A467B" w:rsidRDefault="00DE12E3" w:rsidP="00E02337">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기타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계약</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중</w:t>
            </w:r>
            <w:r>
              <w:rPr>
                <w:rFonts w:ascii="Times New Roman" w:eastAsia="바탕체" w:hAnsi="Times New Roman" w:hint="eastAsia"/>
                <w:sz w:val="20"/>
                <w:szCs w:val="20"/>
                <w:lang w:eastAsia="ko-KR"/>
              </w:rPr>
              <w:t xml:space="preserve"> </w:t>
            </w:r>
            <w:r w:rsidR="002A467B" w:rsidRPr="00E63B34">
              <w:rPr>
                <w:rFonts w:ascii="Times New Roman" w:eastAsia="바탕체" w:hAnsi="Times New Roman" w:hint="eastAsia"/>
                <w:sz w:val="20"/>
                <w:szCs w:val="20"/>
              </w:rPr>
              <w:t>매수인이</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상업적</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관점에서</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승계</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또는</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유지할</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필요가</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있는</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계약이</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있는지</w:t>
            </w:r>
            <w:r w:rsidR="002A467B" w:rsidRPr="00E63B34">
              <w:rPr>
                <w:rFonts w:ascii="Times New Roman" w:eastAsia="바탕체" w:hAnsi="Times New Roman" w:hint="eastAsia"/>
                <w:sz w:val="20"/>
                <w:szCs w:val="20"/>
              </w:rPr>
              <w:t xml:space="preserve"> </w:t>
            </w:r>
            <w:r w:rsidR="002A467B" w:rsidRPr="00E63B34">
              <w:rPr>
                <w:rFonts w:ascii="Times New Roman" w:eastAsia="바탕체" w:hAnsi="Times New Roman" w:hint="eastAsia"/>
                <w:sz w:val="20"/>
                <w:szCs w:val="20"/>
              </w:rPr>
              <w:t>검토하</w:t>
            </w:r>
            <w:r>
              <w:rPr>
                <w:rFonts w:ascii="Times New Roman" w:eastAsia="바탕체" w:hAnsi="Times New Roman" w:hint="eastAsia"/>
                <w:sz w:val="20"/>
                <w:szCs w:val="20"/>
                <w:lang w:eastAsia="ko-KR"/>
              </w:rPr>
              <w:t>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sidR="002A467B" w:rsidRPr="008F517A">
              <w:rPr>
                <w:rFonts w:ascii="Times New Roman" w:eastAsia="바탕체" w:hAnsi="Times New Roman" w:hint="eastAsia"/>
                <w:sz w:val="20"/>
                <w:szCs w:val="20"/>
              </w:rPr>
              <w:lastRenderedPageBreak/>
              <w:t>매수인이</w:t>
            </w:r>
            <w:r w:rsidR="002A467B" w:rsidRPr="008F517A">
              <w:rPr>
                <w:rFonts w:ascii="Times New Roman" w:eastAsia="바탕체" w:hAnsi="Times New Roman" w:hint="eastAsia"/>
                <w:sz w:val="20"/>
                <w:szCs w:val="20"/>
              </w:rPr>
              <w:t xml:space="preserve"> </w:t>
            </w:r>
            <w:r w:rsidR="002A467B" w:rsidRPr="008F517A">
              <w:rPr>
                <w:rFonts w:ascii="Times New Roman" w:eastAsia="바탕체" w:hAnsi="Times New Roman" w:hint="eastAsia"/>
                <w:sz w:val="20"/>
                <w:szCs w:val="20"/>
              </w:rPr>
              <w:t>승계할</w:t>
            </w:r>
            <w:r w:rsidR="002A467B" w:rsidRPr="008F517A">
              <w:rPr>
                <w:rFonts w:ascii="Times New Roman" w:eastAsia="바탕체" w:hAnsi="Times New Roman" w:hint="eastAsia"/>
                <w:sz w:val="20"/>
                <w:szCs w:val="20"/>
              </w:rPr>
              <w:t xml:space="preserve"> </w:t>
            </w:r>
            <w:r w:rsidR="002A467B" w:rsidRPr="008F517A">
              <w:rPr>
                <w:rFonts w:ascii="Times New Roman" w:eastAsia="바탕체" w:hAnsi="Times New Roman" w:hint="eastAsia"/>
                <w:sz w:val="20"/>
                <w:szCs w:val="20"/>
              </w:rPr>
              <w:t>필요가</w:t>
            </w:r>
            <w:r w:rsidR="002A467B" w:rsidRPr="008F517A">
              <w:rPr>
                <w:rFonts w:ascii="Times New Roman" w:eastAsia="바탕체" w:hAnsi="Times New Roman" w:hint="eastAsia"/>
                <w:sz w:val="20"/>
                <w:szCs w:val="20"/>
              </w:rPr>
              <w:t xml:space="preserve"> </w:t>
            </w:r>
            <w:r w:rsidR="002A467B" w:rsidRPr="008F517A">
              <w:rPr>
                <w:rFonts w:ascii="Times New Roman" w:eastAsia="바탕체" w:hAnsi="Times New Roman" w:hint="eastAsia"/>
                <w:sz w:val="20"/>
                <w:szCs w:val="20"/>
              </w:rPr>
              <w:t>없는</w:t>
            </w:r>
            <w:r w:rsidR="002A467B" w:rsidRPr="008F517A">
              <w:rPr>
                <w:rFonts w:ascii="Times New Roman" w:eastAsia="바탕체" w:hAnsi="Times New Roman" w:hint="eastAsia"/>
                <w:sz w:val="20"/>
                <w:szCs w:val="20"/>
              </w:rPr>
              <w:t xml:space="preserve"> </w:t>
            </w:r>
            <w:r w:rsidR="002A467B" w:rsidRPr="008F517A">
              <w:rPr>
                <w:rFonts w:ascii="Times New Roman" w:eastAsia="바탕체" w:hAnsi="Times New Roman" w:hint="eastAsia"/>
                <w:sz w:val="20"/>
                <w:szCs w:val="20"/>
              </w:rPr>
              <w:t>계약의</w:t>
            </w:r>
            <w:r w:rsidR="002A467B" w:rsidRPr="008F517A">
              <w:rPr>
                <w:rFonts w:ascii="Times New Roman" w:eastAsia="바탕체" w:hAnsi="Times New Roman" w:hint="eastAsia"/>
                <w:sz w:val="20"/>
                <w:szCs w:val="20"/>
              </w:rPr>
              <w:t xml:space="preserve"> </w:t>
            </w:r>
            <w:r w:rsidR="002A467B" w:rsidRPr="008F517A">
              <w:rPr>
                <w:rFonts w:ascii="Times New Roman" w:eastAsia="바탕체" w:hAnsi="Times New Roman" w:hint="eastAsia"/>
                <w:sz w:val="20"/>
                <w:szCs w:val="20"/>
              </w:rPr>
              <w:t>경우</w:t>
            </w:r>
            <w:r w:rsidR="002A467B" w:rsidRPr="008F517A">
              <w:rPr>
                <w:rFonts w:ascii="Times New Roman" w:eastAsia="바탕체" w:hAnsi="Times New Roman" w:hint="eastAsia"/>
                <w:sz w:val="20"/>
                <w:szCs w:val="20"/>
              </w:rPr>
              <w:t xml:space="preserve"> </w:t>
            </w:r>
            <w:r w:rsidR="002A467B" w:rsidRPr="008F517A">
              <w:rPr>
                <w:rFonts w:ascii="Times New Roman" w:eastAsia="바탕체" w:hAnsi="Times New Roman"/>
                <w:sz w:val="20"/>
                <w:szCs w:val="20"/>
              </w:rPr>
              <w:t>매도인으로</w:t>
            </w:r>
            <w:r w:rsidR="002A467B" w:rsidRPr="008F517A">
              <w:rPr>
                <w:rFonts w:ascii="Times New Roman" w:eastAsia="바탕체" w:hAnsi="Times New Roman"/>
                <w:sz w:val="20"/>
                <w:szCs w:val="20"/>
              </w:rPr>
              <w:t xml:space="preserve"> </w:t>
            </w:r>
            <w:r w:rsidR="002A467B" w:rsidRPr="008F517A">
              <w:rPr>
                <w:rFonts w:ascii="Times New Roman" w:eastAsia="바탕체" w:hAnsi="Times New Roman"/>
                <w:sz w:val="20"/>
                <w:szCs w:val="20"/>
              </w:rPr>
              <w:t>하여금</w:t>
            </w:r>
            <w:r w:rsidR="002A467B" w:rsidRPr="008F517A">
              <w:rPr>
                <w:rFonts w:ascii="Times New Roman" w:eastAsia="바탕체" w:hAnsi="Times New Roman"/>
                <w:sz w:val="20"/>
                <w:szCs w:val="20"/>
              </w:rPr>
              <w:t xml:space="preserve"> </w:t>
            </w:r>
            <w:r w:rsidR="002A467B">
              <w:rPr>
                <w:rFonts w:ascii="Times New Roman" w:eastAsia="바탕체" w:hAnsi="Times New Roman" w:hint="eastAsia"/>
                <w:sz w:val="20"/>
                <w:szCs w:val="20"/>
              </w:rPr>
              <w:t>해당</w:t>
            </w:r>
            <w:r w:rsidR="002A467B">
              <w:rPr>
                <w:rFonts w:ascii="Times New Roman" w:eastAsia="바탕체" w:hAnsi="Times New Roman" w:hint="eastAsia"/>
                <w:sz w:val="20"/>
                <w:szCs w:val="20"/>
              </w:rPr>
              <w:t xml:space="preserve"> </w:t>
            </w:r>
            <w:r w:rsidR="002A467B">
              <w:rPr>
                <w:rFonts w:ascii="Times New Roman" w:eastAsia="바탕체" w:hAnsi="Times New Roman" w:hint="eastAsia"/>
                <w:sz w:val="20"/>
                <w:szCs w:val="20"/>
              </w:rPr>
              <w:t>계약을</w:t>
            </w:r>
            <w:r w:rsidR="002A467B" w:rsidRPr="008F517A">
              <w:rPr>
                <w:rFonts w:ascii="Times New Roman" w:eastAsia="바탕체" w:hAnsi="Times New Roman"/>
                <w:sz w:val="20"/>
                <w:szCs w:val="20"/>
              </w:rPr>
              <w:t xml:space="preserve"> </w:t>
            </w:r>
            <w:r w:rsidR="002A467B" w:rsidRPr="008F517A">
              <w:rPr>
                <w:rFonts w:ascii="Times New Roman" w:eastAsia="바탕체" w:hAnsi="Times New Roman"/>
                <w:sz w:val="20"/>
                <w:szCs w:val="20"/>
              </w:rPr>
              <w:t>본건</w:t>
            </w:r>
            <w:r w:rsidR="002A467B" w:rsidRPr="008F517A">
              <w:rPr>
                <w:rFonts w:ascii="Times New Roman" w:eastAsia="바탕체" w:hAnsi="Times New Roman"/>
                <w:sz w:val="20"/>
                <w:szCs w:val="20"/>
              </w:rPr>
              <w:t xml:space="preserve"> </w:t>
            </w:r>
            <w:r w:rsidR="002A467B" w:rsidRPr="008F517A">
              <w:rPr>
                <w:rFonts w:ascii="Times New Roman" w:eastAsia="바탕체" w:hAnsi="Times New Roman"/>
                <w:sz w:val="20"/>
                <w:szCs w:val="20"/>
              </w:rPr>
              <w:t>거래종결</w:t>
            </w:r>
            <w:r w:rsidR="002A467B" w:rsidRPr="008F517A">
              <w:rPr>
                <w:rFonts w:ascii="Times New Roman" w:eastAsia="바탕체" w:hAnsi="Times New Roman"/>
                <w:sz w:val="20"/>
                <w:szCs w:val="20"/>
              </w:rPr>
              <w:t xml:space="preserve"> </w:t>
            </w:r>
            <w:r w:rsidR="002A467B" w:rsidRPr="008F517A">
              <w:rPr>
                <w:rFonts w:ascii="Times New Roman" w:eastAsia="바탕체" w:hAnsi="Times New Roman"/>
                <w:sz w:val="20"/>
                <w:szCs w:val="20"/>
              </w:rPr>
              <w:t>전까지</w:t>
            </w:r>
            <w:r w:rsidR="002A467B" w:rsidRPr="008F517A">
              <w:rPr>
                <w:rFonts w:ascii="Times New Roman" w:eastAsia="바탕체" w:hAnsi="Times New Roman"/>
                <w:sz w:val="20"/>
                <w:szCs w:val="20"/>
              </w:rPr>
              <w:t xml:space="preserve"> </w:t>
            </w:r>
            <w:r w:rsidR="002A467B" w:rsidRPr="008F517A">
              <w:rPr>
                <w:rFonts w:ascii="Times New Roman" w:eastAsia="바탕체" w:hAnsi="Times New Roman"/>
                <w:sz w:val="20"/>
                <w:szCs w:val="20"/>
              </w:rPr>
              <w:t>해지</w:t>
            </w:r>
            <w:r w:rsidR="002A467B" w:rsidRPr="008F517A">
              <w:rPr>
                <w:rFonts w:ascii="Times New Roman" w:eastAsia="바탕체" w:hAnsi="Times New Roman" w:hint="eastAsia"/>
                <w:sz w:val="20"/>
                <w:szCs w:val="20"/>
              </w:rPr>
              <w:t>하도록</w:t>
            </w:r>
            <w:r w:rsidR="002A467B" w:rsidRPr="008F517A">
              <w:rPr>
                <w:rFonts w:ascii="Times New Roman" w:eastAsia="바탕체" w:hAnsi="Times New Roman" w:hint="eastAsia"/>
                <w:sz w:val="20"/>
                <w:szCs w:val="20"/>
              </w:rPr>
              <w:t xml:space="preserve"> </w:t>
            </w:r>
            <w:r w:rsidR="002A467B">
              <w:rPr>
                <w:rFonts w:ascii="Times New Roman" w:eastAsia="바탕체" w:hAnsi="Times New Roman" w:hint="eastAsia"/>
                <w:sz w:val="20"/>
                <w:szCs w:val="20"/>
              </w:rPr>
              <w:t>요구하</w:t>
            </w:r>
            <w:r>
              <w:rPr>
                <w:rFonts w:ascii="Times New Roman" w:eastAsia="바탕체" w:hAnsi="Times New Roman" w:hint="eastAsia"/>
                <w:sz w:val="20"/>
                <w:szCs w:val="20"/>
                <w:lang w:eastAsia="ko-KR"/>
              </w:rPr>
              <w:t>며</w:t>
            </w:r>
            <w:r w:rsidR="002A467B">
              <w:rPr>
                <w:rFonts w:ascii="Times New Roman" w:eastAsia="바탕체" w:hAnsi="Times New Roman" w:hint="eastAsia"/>
                <w:sz w:val="20"/>
                <w:szCs w:val="20"/>
              </w:rPr>
              <w:t xml:space="preserve">, </w:t>
            </w:r>
            <w:r w:rsidR="002A467B">
              <w:rPr>
                <w:rFonts w:ascii="Times New Roman" w:eastAsia="바탕체" w:hAnsi="Times New Roman" w:hint="eastAsia"/>
                <w:sz w:val="20"/>
                <w:szCs w:val="20"/>
              </w:rPr>
              <w:t>승계하</w:t>
            </w:r>
            <w:r>
              <w:rPr>
                <w:rFonts w:ascii="Times New Roman" w:eastAsia="바탕체" w:hAnsi="Times New Roman" w:hint="eastAsia"/>
                <w:sz w:val="20"/>
                <w:szCs w:val="20"/>
                <w:lang w:eastAsia="ko-KR"/>
              </w:rPr>
              <w:t>고자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계약의</w:t>
            </w:r>
            <w:r w:rsidR="002A467B">
              <w:rPr>
                <w:rFonts w:ascii="Times New Roman" w:eastAsia="바탕체" w:hAnsi="Times New Roman" w:hint="eastAsia"/>
                <w:sz w:val="20"/>
                <w:szCs w:val="20"/>
              </w:rPr>
              <w:t xml:space="preserve"> </w:t>
            </w:r>
            <w:r w:rsidR="002A467B">
              <w:rPr>
                <w:rFonts w:ascii="Times New Roman" w:eastAsia="바탕체" w:hAnsi="Times New Roman" w:hint="eastAsia"/>
                <w:sz w:val="20"/>
                <w:szCs w:val="20"/>
              </w:rPr>
              <w:t>경우</w:t>
            </w:r>
            <w:r w:rsidR="002A467B">
              <w:rPr>
                <w:rFonts w:ascii="Times New Roman" w:eastAsia="바탕체" w:hAnsi="Times New Roman" w:hint="eastAsia"/>
                <w:sz w:val="20"/>
                <w:szCs w:val="20"/>
              </w:rPr>
              <w:t xml:space="preserve"> </w:t>
            </w:r>
            <w:r w:rsidR="00E02337">
              <w:rPr>
                <w:rFonts w:ascii="Times New Roman" w:eastAsia="바탕체" w:hAnsi="Times New Roman" w:hint="eastAsia"/>
                <w:sz w:val="20"/>
                <w:szCs w:val="20"/>
                <w:lang w:eastAsia="ko-KR"/>
              </w:rPr>
              <w:t>본건</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매매계약에서</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해당</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계약의</w:t>
            </w:r>
            <w:r w:rsidR="00E02337">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승계</w:t>
            </w:r>
            <w:r w:rsidR="00E02337">
              <w:rPr>
                <w:rFonts w:ascii="Times New Roman" w:eastAsia="바탕체" w:hAnsi="Times New Roman" w:hint="eastAsia"/>
                <w:sz w:val="20"/>
                <w:szCs w:val="20"/>
                <w:lang w:eastAsia="ko-KR"/>
              </w:rPr>
              <w:t>에</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협조할</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것</w:t>
            </w:r>
            <w:r w:rsidR="00E02337">
              <w:rPr>
                <w:rFonts w:ascii="Times New Roman" w:eastAsia="바탕체" w:hAnsi="Times New Roman" w:hint="eastAsia"/>
                <w:sz w:val="20"/>
                <w:szCs w:val="20"/>
                <w:lang w:eastAsia="ko-KR"/>
              </w:rPr>
              <w:t>(</w:t>
            </w:r>
            <w:r w:rsidR="00E02337">
              <w:rPr>
                <w:rFonts w:ascii="Times New Roman" w:eastAsia="바탕체" w:hAnsi="Times New Roman" w:hint="eastAsia"/>
                <w:sz w:val="20"/>
                <w:szCs w:val="20"/>
                <w:lang w:eastAsia="ko-KR"/>
              </w:rPr>
              <w:t>계약상대방의</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동의서</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징구</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등</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포함</w:t>
            </w:r>
            <w:r w:rsidR="00E02337">
              <w:rPr>
                <w:rFonts w:ascii="Times New Roman" w:eastAsia="바탕체" w:hAnsi="Times New Roman" w:hint="eastAsia"/>
                <w:sz w:val="20"/>
                <w:szCs w:val="20"/>
                <w:lang w:eastAsia="ko-KR"/>
              </w:rPr>
              <w:t>)</w:t>
            </w:r>
            <w:r w:rsidR="00E02337">
              <w:rPr>
                <w:rFonts w:ascii="Times New Roman" w:eastAsia="바탕체" w:hAnsi="Times New Roman" w:hint="eastAsia"/>
                <w:sz w:val="20"/>
                <w:szCs w:val="20"/>
                <w:lang w:eastAsia="ko-KR"/>
              </w:rPr>
              <w:t>을</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매도인의</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의무로</w:t>
            </w:r>
            <w:r w:rsidR="00E02337">
              <w:rPr>
                <w:rFonts w:ascii="Times New Roman" w:eastAsia="바탕체" w:hAnsi="Times New Roman" w:hint="eastAsia"/>
                <w:sz w:val="20"/>
                <w:szCs w:val="20"/>
                <w:lang w:eastAsia="ko-KR"/>
              </w:rPr>
              <w:t xml:space="preserve"> </w:t>
            </w:r>
            <w:r w:rsidR="00E02337">
              <w:rPr>
                <w:rFonts w:ascii="Times New Roman" w:eastAsia="바탕체" w:hAnsi="Times New Roman" w:hint="eastAsia"/>
                <w:sz w:val="20"/>
                <w:szCs w:val="20"/>
                <w:lang w:eastAsia="ko-KR"/>
              </w:rPr>
              <w:t>규정하는</w:t>
            </w:r>
            <w:r w:rsidR="00E02337">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방안을</w:t>
            </w:r>
            <w:r>
              <w:rPr>
                <w:rFonts w:ascii="Times New Roman" w:eastAsia="바탕체" w:hAnsi="Times New Roman" w:hint="eastAsia"/>
                <w:sz w:val="20"/>
                <w:szCs w:val="20"/>
                <w:lang w:eastAsia="ko-KR"/>
              </w:rPr>
              <w:t xml:space="preserve"> </w:t>
            </w:r>
            <w:r w:rsidR="002A467B">
              <w:rPr>
                <w:rFonts w:ascii="Times New Roman" w:eastAsia="바탕체" w:hAnsi="Times New Roman" w:hint="eastAsia"/>
                <w:sz w:val="20"/>
                <w:szCs w:val="20"/>
              </w:rPr>
              <w:t>고려할</w:t>
            </w:r>
            <w:r w:rsidR="002A467B">
              <w:rPr>
                <w:rFonts w:ascii="Times New Roman" w:eastAsia="바탕체" w:hAnsi="Times New Roman" w:hint="eastAsia"/>
                <w:sz w:val="20"/>
                <w:szCs w:val="20"/>
              </w:rPr>
              <w:t xml:space="preserve"> </w:t>
            </w:r>
            <w:r w:rsidR="002A467B">
              <w:rPr>
                <w:rFonts w:ascii="Times New Roman" w:eastAsia="바탕체" w:hAnsi="Times New Roman" w:hint="eastAsia"/>
                <w:sz w:val="20"/>
                <w:szCs w:val="20"/>
              </w:rPr>
              <w:t>수</w:t>
            </w:r>
            <w:r w:rsidR="002A467B">
              <w:rPr>
                <w:rFonts w:ascii="Times New Roman" w:eastAsia="바탕체" w:hAnsi="Times New Roman" w:hint="eastAsia"/>
                <w:sz w:val="20"/>
                <w:szCs w:val="20"/>
              </w:rPr>
              <w:t xml:space="preserve"> </w:t>
            </w:r>
            <w:r w:rsidR="002A467B">
              <w:rPr>
                <w:rFonts w:ascii="Times New Roman" w:eastAsia="바탕체" w:hAnsi="Times New Roman" w:hint="eastAsia"/>
                <w:sz w:val="20"/>
                <w:szCs w:val="20"/>
              </w:rPr>
              <w:t>있음</w:t>
            </w:r>
            <w:r w:rsidR="002A467B">
              <w:rPr>
                <w:rFonts w:ascii="Times New Roman" w:eastAsia="바탕체" w:hAnsi="Times New Roman" w:hint="eastAsia"/>
                <w:sz w:val="20"/>
                <w:szCs w:val="20"/>
              </w:rPr>
              <w:t>.</w:t>
            </w:r>
          </w:p>
        </w:tc>
      </w:tr>
      <w:tr w:rsidR="00F83171" w:rsidRPr="00850E72" w14:paraId="133906AE" w14:textId="77777777" w:rsidTr="00893737">
        <w:trPr>
          <w:trHeight w:val="50"/>
        </w:trPr>
        <w:tc>
          <w:tcPr>
            <w:tcW w:w="5000" w:type="pct"/>
            <w:gridSpan w:val="5"/>
            <w:tcBorders>
              <w:top w:val="single" w:sz="12" w:space="0" w:color="000080"/>
              <w:bottom w:val="single" w:sz="12" w:space="0" w:color="000080"/>
            </w:tcBorders>
            <w:shd w:val="clear" w:color="auto" w:fill="D9D9D9"/>
          </w:tcPr>
          <w:p w14:paraId="7CE5B40B" w14:textId="4A027C93" w:rsidR="00F83171" w:rsidRPr="00850E72" w:rsidRDefault="00F83171" w:rsidP="00D05420">
            <w:pPr>
              <w:pStyle w:val="38"/>
              <w:numPr>
                <w:ilvl w:val="0"/>
                <w:numId w:val="15"/>
              </w:numPr>
              <w:jc w:val="left"/>
              <w:outlineLvl w:val="1"/>
              <w:rPr>
                <w:sz w:val="20"/>
                <w:szCs w:val="20"/>
              </w:rPr>
            </w:pPr>
            <w:bookmarkStart w:id="92" w:name="_Toc152170073"/>
            <w:r w:rsidRPr="00850E72">
              <w:rPr>
                <w:sz w:val="20"/>
                <w:szCs w:val="20"/>
              </w:rPr>
              <w:lastRenderedPageBreak/>
              <w:t>매매목적물의</w:t>
            </w:r>
            <w:r w:rsidRPr="00850E72">
              <w:rPr>
                <w:sz w:val="20"/>
                <w:szCs w:val="20"/>
              </w:rPr>
              <w:t xml:space="preserve"> </w:t>
            </w:r>
            <w:r w:rsidR="00F20D28">
              <w:rPr>
                <w:rFonts w:hint="eastAsia"/>
                <w:sz w:val="20"/>
                <w:szCs w:val="20"/>
              </w:rPr>
              <w:t>사용</w:t>
            </w:r>
            <w:r>
              <w:rPr>
                <w:rFonts w:hint="eastAsia"/>
                <w:sz w:val="20"/>
                <w:szCs w:val="20"/>
              </w:rPr>
              <w:t xml:space="preserve"> </w:t>
            </w:r>
            <w:r>
              <w:rPr>
                <w:rFonts w:hint="eastAsia"/>
                <w:sz w:val="20"/>
                <w:szCs w:val="20"/>
              </w:rPr>
              <w:t>및</w:t>
            </w:r>
            <w:r>
              <w:rPr>
                <w:rFonts w:hint="eastAsia"/>
                <w:sz w:val="20"/>
                <w:szCs w:val="20"/>
              </w:rPr>
              <w:t xml:space="preserve"> </w:t>
            </w:r>
            <w:r w:rsidRPr="00850E72">
              <w:rPr>
                <w:sz w:val="20"/>
                <w:szCs w:val="20"/>
              </w:rPr>
              <w:t>관리에</w:t>
            </w:r>
            <w:r w:rsidRPr="00850E72">
              <w:rPr>
                <w:sz w:val="20"/>
                <w:szCs w:val="20"/>
              </w:rPr>
              <w:t xml:space="preserve"> </w:t>
            </w:r>
            <w:r w:rsidRPr="00850E72">
              <w:rPr>
                <w:sz w:val="20"/>
                <w:szCs w:val="20"/>
              </w:rPr>
              <w:t>관한</w:t>
            </w:r>
            <w:r w:rsidRPr="00850E72">
              <w:rPr>
                <w:sz w:val="20"/>
                <w:szCs w:val="20"/>
              </w:rPr>
              <w:t xml:space="preserve"> </w:t>
            </w:r>
            <w:r w:rsidRPr="00850E72">
              <w:rPr>
                <w:sz w:val="20"/>
                <w:szCs w:val="20"/>
              </w:rPr>
              <w:t>사항</w:t>
            </w:r>
            <w:bookmarkEnd w:id="92"/>
          </w:p>
        </w:tc>
      </w:tr>
      <w:tr w:rsidR="00F20D28" w:rsidRPr="00850E72" w14:paraId="3C5E2FF8" w14:textId="77777777" w:rsidTr="00893737">
        <w:trPr>
          <w:trHeight w:val="535"/>
        </w:trPr>
        <w:tc>
          <w:tcPr>
            <w:tcW w:w="572" w:type="pct"/>
            <w:tcBorders>
              <w:top w:val="single" w:sz="12" w:space="0" w:color="000080"/>
              <w:bottom w:val="single" w:sz="12" w:space="0" w:color="000080"/>
            </w:tcBorders>
            <w:shd w:val="clear" w:color="auto" w:fill="auto"/>
          </w:tcPr>
          <w:p w14:paraId="0DC1FE48" w14:textId="117FD47C" w:rsidR="00F20D28" w:rsidRPr="00850E72" w:rsidRDefault="00F20D28" w:rsidP="00D05420">
            <w:pPr>
              <w:pStyle w:val="38"/>
              <w:numPr>
                <w:ilvl w:val="0"/>
                <w:numId w:val="19"/>
              </w:numPr>
              <w:ind w:left="284" w:hanging="284"/>
              <w:jc w:val="left"/>
              <w:outlineLvl w:val="1"/>
              <w:rPr>
                <w:sz w:val="20"/>
              </w:rPr>
            </w:pPr>
            <w:bookmarkStart w:id="93" w:name="_Toc152170074"/>
            <w:r w:rsidRPr="00F20D28">
              <w:rPr>
                <w:rFonts w:hint="eastAsia"/>
                <w:sz w:val="20"/>
              </w:rPr>
              <w:t>집합건물법에</w:t>
            </w:r>
            <w:r w:rsidRPr="00F20D28">
              <w:rPr>
                <w:rFonts w:hint="eastAsia"/>
                <w:sz w:val="20"/>
              </w:rPr>
              <w:t xml:space="preserve"> </w:t>
            </w:r>
            <w:r w:rsidRPr="00F20D28">
              <w:rPr>
                <w:rFonts w:hint="eastAsia"/>
                <w:sz w:val="20"/>
              </w:rPr>
              <w:t>따른</w:t>
            </w:r>
            <w:r w:rsidRPr="00F20D28">
              <w:rPr>
                <w:rFonts w:hint="eastAsia"/>
                <w:sz w:val="20"/>
              </w:rPr>
              <w:t xml:space="preserve"> </w:t>
            </w:r>
            <w:r w:rsidRPr="00F20D28">
              <w:rPr>
                <w:rFonts w:hint="eastAsia"/>
                <w:sz w:val="20"/>
              </w:rPr>
              <w:t>집합건물의</w:t>
            </w:r>
            <w:r w:rsidRPr="00F20D28">
              <w:rPr>
                <w:rFonts w:hint="eastAsia"/>
                <w:sz w:val="20"/>
              </w:rPr>
              <w:t xml:space="preserve"> </w:t>
            </w:r>
            <w:r w:rsidRPr="00F20D28">
              <w:rPr>
                <w:rFonts w:hint="eastAsia"/>
                <w:sz w:val="20"/>
              </w:rPr>
              <w:t>관리</w:t>
            </w:r>
            <w:bookmarkEnd w:id="93"/>
          </w:p>
        </w:tc>
        <w:tc>
          <w:tcPr>
            <w:tcW w:w="25" w:type="pct"/>
            <w:shd w:val="clear" w:color="auto" w:fill="auto"/>
          </w:tcPr>
          <w:p w14:paraId="6644C50E" w14:textId="77777777" w:rsidR="00F20D28" w:rsidRPr="00850E72" w:rsidRDefault="00F20D28" w:rsidP="00F20D2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140F6A62" w14:textId="77777777" w:rsidR="00F20D28" w:rsidRPr="00F20D28" w:rsidRDefault="00F20D2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bookmarkStart w:id="94" w:name="_Toc415041006"/>
            <w:bookmarkStart w:id="95" w:name="_Toc415041750"/>
            <w:bookmarkStart w:id="96" w:name="_Toc415153327"/>
            <w:bookmarkStart w:id="97" w:name="_Toc415167434"/>
            <w:bookmarkStart w:id="98" w:name="_Toc416642593"/>
            <w:bookmarkStart w:id="99" w:name="_Toc416887205"/>
            <w:bookmarkStart w:id="100" w:name="_Toc417284688"/>
            <w:bookmarkStart w:id="101" w:name="_Toc435169381"/>
            <w:bookmarkStart w:id="102" w:name="_Toc435178169"/>
            <w:bookmarkStart w:id="103" w:name="_Toc435453219"/>
            <w:r w:rsidRPr="00F20D28">
              <w:rPr>
                <w:rFonts w:ascii="Times New Roman" w:eastAsia="바탕체" w:hAnsi="Times New Roman"/>
                <w:sz w:val="20"/>
                <w:szCs w:val="20"/>
              </w:rPr>
              <w:t>집합건물법에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따르면</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본건</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건물과</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같은</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집합건물에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대해서는</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구분소유자들</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전체로</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구성되는</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관리단이</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당연</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구성</w:t>
            </w:r>
            <w:r w:rsidRPr="00F20D28">
              <w:rPr>
                <w:rFonts w:ascii="Times New Roman" w:eastAsia="바탕체" w:hAnsi="Times New Roman" w:hint="eastAsia"/>
                <w:sz w:val="20"/>
                <w:szCs w:val="20"/>
              </w:rPr>
              <w:t>되고</w:t>
            </w:r>
            <w:r w:rsidRPr="00F20D28">
              <w:rPr>
                <w:rFonts w:ascii="Times New Roman" w:eastAsia="바탕체" w:hAnsi="Times New Roman" w:hint="eastAsia"/>
                <w:sz w:val="20"/>
                <w:szCs w:val="20"/>
              </w:rPr>
              <w:t xml:space="preserve">, </w:t>
            </w:r>
            <w:bookmarkStart w:id="104" w:name="_Toc435169383"/>
            <w:bookmarkStart w:id="105" w:name="_Toc435178170"/>
            <w:bookmarkStart w:id="106" w:name="_Toc435453220"/>
            <w:r w:rsidRPr="00F20D28">
              <w:rPr>
                <w:rFonts w:ascii="Times New Roman" w:eastAsia="바탕체" w:hAnsi="Times New Roman"/>
                <w:sz w:val="20"/>
                <w:szCs w:val="20"/>
              </w:rPr>
              <w:t>관리단은</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구분소유자</w:t>
            </w:r>
            <w:r w:rsidRPr="00F20D28">
              <w:rPr>
                <w:rFonts w:ascii="Times New Roman" w:eastAsia="바탕체" w:hAnsi="Times New Roman" w:hint="eastAsia"/>
                <w:sz w:val="20"/>
                <w:szCs w:val="20"/>
              </w:rPr>
              <w:t>의</w:t>
            </w:r>
            <w:r w:rsidRPr="00F20D28">
              <w:rPr>
                <w:rFonts w:ascii="Times New Roman" w:eastAsia="바탕체" w:hAnsi="Times New Roman"/>
                <w:sz w:val="20"/>
                <w:szCs w:val="20"/>
              </w:rPr>
              <w:t xml:space="preserve"> 4</w:t>
            </w:r>
            <w:r w:rsidRPr="00F20D28">
              <w:rPr>
                <w:rFonts w:ascii="Times New Roman" w:eastAsia="바탕체" w:hAnsi="Times New Roman"/>
                <w:sz w:val="20"/>
                <w:szCs w:val="20"/>
              </w:rPr>
              <w:t>분의</w:t>
            </w:r>
            <w:r w:rsidRPr="00F20D28">
              <w:rPr>
                <w:rFonts w:ascii="Times New Roman" w:eastAsia="바탕체" w:hAnsi="Times New Roman"/>
                <w:sz w:val="20"/>
                <w:szCs w:val="20"/>
              </w:rPr>
              <w:t xml:space="preserve"> 3 </w:t>
            </w:r>
            <w:r w:rsidRPr="00F20D28">
              <w:rPr>
                <w:rFonts w:ascii="Times New Roman" w:eastAsia="바탕체" w:hAnsi="Times New Roman"/>
                <w:sz w:val="20"/>
                <w:szCs w:val="20"/>
              </w:rPr>
              <w:t>이상</w:t>
            </w:r>
            <w:r w:rsidRPr="00F20D28">
              <w:rPr>
                <w:rFonts w:ascii="Times New Roman" w:eastAsia="바탕체" w:hAnsi="Times New Roman"/>
                <w:sz w:val="20"/>
                <w:szCs w:val="20"/>
              </w:rPr>
              <w:t>(</w:t>
            </w:r>
            <w:r w:rsidRPr="00F20D28">
              <w:rPr>
                <w:rFonts w:ascii="Times New Roman" w:eastAsia="바탕체" w:hAnsi="Times New Roman"/>
                <w:sz w:val="20"/>
                <w:szCs w:val="20"/>
              </w:rPr>
              <w:t>인원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기준</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및</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의결권</w:t>
            </w:r>
            <w:r w:rsidRPr="00F20D28">
              <w:rPr>
                <w:rFonts w:ascii="Times New Roman" w:eastAsia="바탕체" w:hAnsi="Times New Roman"/>
                <w:sz w:val="20"/>
                <w:szCs w:val="20"/>
              </w:rPr>
              <w:t>(</w:t>
            </w:r>
            <w:r w:rsidRPr="00F20D28">
              <w:rPr>
                <w:rFonts w:ascii="Times New Roman" w:eastAsia="바탕체" w:hAnsi="Times New Roman"/>
                <w:sz w:val="20"/>
                <w:szCs w:val="20"/>
              </w:rPr>
              <w:t>전유부분의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면적</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비율에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따라</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결정</w:t>
            </w:r>
            <w:r w:rsidRPr="00F20D28">
              <w:rPr>
                <w:rFonts w:ascii="Times New Roman" w:eastAsia="바탕체" w:hAnsi="Times New Roman"/>
                <w:sz w:val="20"/>
                <w:szCs w:val="20"/>
              </w:rPr>
              <w:t>)</w:t>
            </w:r>
            <w:r w:rsidRPr="00F20D28">
              <w:rPr>
                <w:rFonts w:ascii="Times New Roman" w:eastAsia="바탕체" w:hAnsi="Times New Roman"/>
                <w:sz w:val="20"/>
                <w:szCs w:val="20"/>
              </w:rPr>
              <w:t>의</w:t>
            </w:r>
            <w:r w:rsidRPr="00F20D28">
              <w:rPr>
                <w:rFonts w:ascii="Times New Roman" w:eastAsia="바탕체" w:hAnsi="Times New Roman"/>
                <w:sz w:val="20"/>
                <w:szCs w:val="20"/>
              </w:rPr>
              <w:t xml:space="preserve"> 4</w:t>
            </w:r>
            <w:r w:rsidRPr="00F20D28">
              <w:rPr>
                <w:rFonts w:ascii="Times New Roman" w:eastAsia="바탕체" w:hAnsi="Times New Roman"/>
                <w:sz w:val="20"/>
                <w:szCs w:val="20"/>
              </w:rPr>
              <w:t>분의</w:t>
            </w:r>
            <w:r w:rsidRPr="00F20D28">
              <w:rPr>
                <w:rFonts w:ascii="Times New Roman" w:eastAsia="바탕체" w:hAnsi="Times New Roman"/>
                <w:sz w:val="20"/>
                <w:szCs w:val="20"/>
              </w:rPr>
              <w:t xml:space="preserve"> 3 </w:t>
            </w:r>
            <w:r w:rsidRPr="00F20D28">
              <w:rPr>
                <w:rFonts w:ascii="Times New Roman" w:eastAsia="바탕체" w:hAnsi="Times New Roman"/>
                <w:sz w:val="20"/>
                <w:szCs w:val="20"/>
              </w:rPr>
              <w:t>이상의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찬성</w:t>
            </w:r>
            <w:r w:rsidRPr="00F20D28">
              <w:rPr>
                <w:rFonts w:ascii="Times New Roman" w:eastAsia="바탕체" w:hAnsi="Times New Roman" w:hint="eastAsia"/>
                <w:sz w:val="20"/>
                <w:szCs w:val="20"/>
              </w:rPr>
              <w:t>으로</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관리단규약을</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제정할</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있</w:t>
            </w:r>
            <w:bookmarkEnd w:id="104"/>
            <w:bookmarkEnd w:id="105"/>
            <w:bookmarkEnd w:id="106"/>
            <w:r w:rsidRPr="00F20D28">
              <w:rPr>
                <w:rFonts w:ascii="Times New Roman" w:eastAsia="바탕체" w:hAnsi="Times New Roman" w:hint="eastAsia"/>
                <w:sz w:val="20"/>
                <w:szCs w:val="20"/>
              </w:rPr>
              <w:t>으며</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관리단집회에서</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구분소유자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및</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의결권의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각</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과반수의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찬성</w:t>
            </w:r>
            <w:r w:rsidRPr="00F20D28">
              <w:rPr>
                <w:rFonts w:ascii="Times New Roman" w:eastAsia="바탕체" w:hAnsi="Times New Roman" w:hint="eastAsia"/>
                <w:sz w:val="20"/>
                <w:szCs w:val="20"/>
              </w:rPr>
              <w:t>으로</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관리단을</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대표하여</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건물</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공용부분을</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보존</w:t>
            </w:r>
            <w:r w:rsidRPr="00F20D28">
              <w:rPr>
                <w:rFonts w:ascii="Times New Roman" w:eastAsia="바탕체" w:hAnsi="Times New Roman"/>
                <w:sz w:val="20"/>
                <w:szCs w:val="20"/>
              </w:rPr>
              <w:t>∙</w:t>
            </w:r>
            <w:r w:rsidRPr="00F20D28">
              <w:rPr>
                <w:rFonts w:ascii="Times New Roman" w:eastAsia="바탕체" w:hAnsi="Times New Roman"/>
                <w:sz w:val="20"/>
                <w:szCs w:val="20"/>
              </w:rPr>
              <w:t>관리</w:t>
            </w:r>
            <w:r w:rsidRPr="00F20D28">
              <w:rPr>
                <w:rFonts w:ascii="Times New Roman" w:eastAsia="바탕체" w:hAnsi="Times New Roman"/>
                <w:sz w:val="20"/>
                <w:szCs w:val="20"/>
              </w:rPr>
              <w:t>∙</w:t>
            </w:r>
            <w:r w:rsidRPr="00F20D28">
              <w:rPr>
                <w:rFonts w:ascii="Times New Roman" w:eastAsia="바탕체" w:hAnsi="Times New Roman"/>
                <w:sz w:val="20"/>
                <w:szCs w:val="20"/>
              </w:rPr>
              <w:t>변경하는</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권한을</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지니는</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관리인을</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선임할</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있음</w:t>
            </w:r>
            <w:r w:rsidRPr="00F20D28">
              <w:rPr>
                <w:rFonts w:ascii="Times New Roman" w:eastAsia="바탕체" w:hAnsi="Times New Roman"/>
                <w:sz w:val="20"/>
                <w:szCs w:val="20"/>
              </w:rPr>
              <w:t>.</w:t>
            </w:r>
          </w:p>
          <w:p w14:paraId="2E70FF01" w14:textId="10C40B81" w:rsidR="00F20D28" w:rsidRPr="00F20D28" w:rsidRDefault="00F20D2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bookmarkStart w:id="107" w:name="_Toc417284691"/>
            <w:bookmarkStart w:id="108" w:name="_Toc435169389"/>
            <w:bookmarkStart w:id="109" w:name="_Toc435178174"/>
            <w:bookmarkStart w:id="110" w:name="_Toc435453224"/>
            <w:r w:rsidRPr="00F20D28">
              <w:rPr>
                <w:rFonts w:ascii="Times New Roman" w:eastAsia="바탕체" w:hAnsi="Times New Roman"/>
                <w:sz w:val="20"/>
                <w:szCs w:val="20"/>
              </w:rPr>
              <w:t>집합건물법상</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공용부분의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관리는</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관리단규약에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달리</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정하지</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않는</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한</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구분소유자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과반수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및</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의결권의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과반수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이상의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찬성에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의한</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결의가</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필요하고</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보존행위는</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각</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공유자가</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단독으로</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할</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있음</w:t>
            </w:r>
            <w:r w:rsidRPr="00F20D28">
              <w:rPr>
                <w:rFonts w:ascii="Times New Roman" w:eastAsia="바탕체" w:hAnsi="Times New Roman"/>
                <w:sz w:val="20"/>
                <w:szCs w:val="20"/>
              </w:rPr>
              <w:t>.</w:t>
            </w:r>
            <w:bookmarkEnd w:id="107"/>
            <w:bookmarkEnd w:id="108"/>
            <w:bookmarkEnd w:id="109"/>
            <w:bookmarkEnd w:id="110"/>
            <w:r w:rsidRPr="00F20D28">
              <w:rPr>
                <w:rFonts w:ascii="Times New Roman" w:eastAsia="바탕체" w:hAnsi="Times New Roman"/>
                <w:sz w:val="20"/>
                <w:szCs w:val="20"/>
              </w:rPr>
              <w:t xml:space="preserve"> </w:t>
            </w:r>
            <w:bookmarkStart w:id="111" w:name="_Toc435169392"/>
            <w:bookmarkStart w:id="112" w:name="_Toc435178176"/>
            <w:bookmarkStart w:id="113" w:name="_Toc435453226"/>
            <w:r w:rsidRPr="00F20D28">
              <w:rPr>
                <w:rFonts w:ascii="Times New Roman" w:eastAsia="바탕체" w:hAnsi="Times New Roman" w:hint="eastAsia"/>
                <w:sz w:val="20"/>
                <w:szCs w:val="20"/>
              </w:rPr>
              <w:t>한편</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공용부분의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변경을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위해서는</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구분소유자</w:t>
            </w:r>
            <w:r w:rsidRPr="00F20D28">
              <w:rPr>
                <w:rFonts w:ascii="Times New Roman" w:eastAsia="바탕체" w:hAnsi="Times New Roman"/>
                <w:sz w:val="20"/>
                <w:szCs w:val="20"/>
              </w:rPr>
              <w:t xml:space="preserve"> 3</w:t>
            </w:r>
            <w:r w:rsidRPr="00F20D28">
              <w:rPr>
                <w:rFonts w:ascii="Times New Roman" w:eastAsia="바탕체" w:hAnsi="Times New Roman"/>
                <w:sz w:val="20"/>
                <w:szCs w:val="20"/>
              </w:rPr>
              <w:t>분의</w:t>
            </w:r>
            <w:r w:rsidRPr="00F20D28">
              <w:rPr>
                <w:rFonts w:ascii="Times New Roman" w:eastAsia="바탕체" w:hAnsi="Times New Roman"/>
                <w:sz w:val="20"/>
                <w:szCs w:val="20"/>
              </w:rPr>
              <w:t xml:space="preserve"> 2 </w:t>
            </w:r>
            <w:r w:rsidRPr="00F20D28">
              <w:rPr>
                <w:rFonts w:ascii="Times New Roman" w:eastAsia="바탕체" w:hAnsi="Times New Roman"/>
                <w:sz w:val="20"/>
                <w:szCs w:val="20"/>
              </w:rPr>
              <w:t>이상</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및</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의결권의</w:t>
            </w:r>
            <w:r w:rsidRPr="00F20D28">
              <w:rPr>
                <w:rFonts w:ascii="Times New Roman" w:eastAsia="바탕체" w:hAnsi="Times New Roman"/>
                <w:sz w:val="20"/>
                <w:szCs w:val="20"/>
              </w:rPr>
              <w:t xml:space="preserve"> 3</w:t>
            </w:r>
            <w:r w:rsidRPr="00F20D28">
              <w:rPr>
                <w:rFonts w:ascii="Times New Roman" w:eastAsia="바탕체" w:hAnsi="Times New Roman"/>
                <w:sz w:val="20"/>
                <w:szCs w:val="20"/>
              </w:rPr>
              <w:t>분의</w:t>
            </w:r>
            <w:r w:rsidRPr="00F20D28">
              <w:rPr>
                <w:rFonts w:ascii="Times New Roman" w:eastAsia="바탕체" w:hAnsi="Times New Roman"/>
                <w:sz w:val="20"/>
                <w:szCs w:val="20"/>
              </w:rPr>
              <w:t xml:space="preserve"> 2 </w:t>
            </w:r>
            <w:r w:rsidRPr="00F20D28">
              <w:rPr>
                <w:rFonts w:ascii="Times New Roman" w:eastAsia="바탕체" w:hAnsi="Times New Roman"/>
                <w:sz w:val="20"/>
                <w:szCs w:val="20"/>
              </w:rPr>
              <w:t>이상의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찬성에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의한</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결의가</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필요</w:t>
            </w:r>
            <w:r w:rsidR="003F74DB">
              <w:rPr>
                <w:rFonts w:ascii="Times New Roman" w:eastAsia="바탕체" w:hAnsi="Times New Roman" w:hint="eastAsia"/>
                <w:sz w:val="20"/>
                <w:szCs w:val="20"/>
                <w:lang w:eastAsia="ko-KR"/>
              </w:rPr>
              <w:t>함</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나아가서</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구분소유권</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및</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대지권의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범위나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내용에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변동을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일으키는</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변경의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경우에는</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5</w:t>
            </w:r>
            <w:r w:rsidRPr="00F20D28">
              <w:rPr>
                <w:rFonts w:ascii="Times New Roman" w:eastAsia="바탕체" w:hAnsi="Times New Roman" w:hint="eastAsia"/>
                <w:sz w:val="20"/>
                <w:szCs w:val="20"/>
              </w:rPr>
              <w:t>분의</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 xml:space="preserve">4 </w:t>
            </w:r>
            <w:r w:rsidRPr="00F20D28">
              <w:rPr>
                <w:rFonts w:ascii="Times New Roman" w:eastAsia="바탕체" w:hAnsi="Times New Roman"/>
                <w:sz w:val="20"/>
                <w:szCs w:val="20"/>
              </w:rPr>
              <w:t>이상</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및</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의결권의</w:t>
            </w:r>
            <w:r w:rsidRPr="00F20D28">
              <w:rPr>
                <w:rFonts w:ascii="Times New Roman" w:eastAsia="바탕체" w:hAnsi="Times New Roman"/>
                <w:sz w:val="20"/>
                <w:szCs w:val="20"/>
              </w:rPr>
              <w:t xml:space="preserve"> 5</w:t>
            </w:r>
            <w:r w:rsidRPr="00F20D28">
              <w:rPr>
                <w:rFonts w:ascii="Times New Roman" w:eastAsia="바탕체" w:hAnsi="Times New Roman" w:hint="eastAsia"/>
                <w:sz w:val="20"/>
                <w:szCs w:val="20"/>
              </w:rPr>
              <w:t>분의</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 xml:space="preserve">4 </w:t>
            </w:r>
            <w:r w:rsidRPr="00F20D28">
              <w:rPr>
                <w:rFonts w:ascii="Times New Roman" w:eastAsia="바탕체" w:hAnsi="Times New Roman"/>
                <w:sz w:val="20"/>
                <w:szCs w:val="20"/>
              </w:rPr>
              <w:t>이상의</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찬성에</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의한</w:t>
            </w:r>
            <w:r w:rsidRPr="00F20D28">
              <w:rPr>
                <w:rFonts w:ascii="Times New Roman" w:eastAsia="바탕체" w:hAnsi="Times New Roman"/>
                <w:sz w:val="20"/>
                <w:szCs w:val="20"/>
              </w:rPr>
              <w:t xml:space="preserve"> </w:t>
            </w:r>
            <w:r w:rsidRPr="00F20D28">
              <w:rPr>
                <w:rFonts w:ascii="Times New Roman" w:eastAsia="바탕체" w:hAnsi="Times New Roman"/>
                <w:sz w:val="20"/>
                <w:szCs w:val="20"/>
              </w:rPr>
              <w:t>결의가</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필요함</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p>
          <w:bookmarkEnd w:id="111"/>
          <w:bookmarkEnd w:id="112"/>
          <w:bookmarkEnd w:id="113"/>
          <w:p w14:paraId="3FF39531" w14:textId="77777777" w:rsidR="00F20D28" w:rsidRPr="00F20D28" w:rsidRDefault="00F20D28" w:rsidP="00F20D28">
            <w:pPr>
              <w:numPr>
                <w:ilvl w:val="0"/>
                <w:numId w:val="14"/>
              </w:numPr>
              <w:snapToGrid w:val="0"/>
              <w:spacing w:after="120" w:line="280" w:lineRule="atLeast"/>
              <w:ind w:hanging="289"/>
              <w:jc w:val="both"/>
              <w:rPr>
                <w:rFonts w:ascii="Times New Roman" w:eastAsia="바탕체" w:hAnsi="Times New Roman"/>
                <w:sz w:val="20"/>
                <w:szCs w:val="20"/>
              </w:rPr>
            </w:pPr>
            <w:r w:rsidRPr="00F20D28">
              <w:rPr>
                <w:rFonts w:ascii="Times New Roman" w:eastAsia="바탕체" w:hAnsi="Times New Roman" w:hint="eastAsia"/>
                <w:sz w:val="20"/>
                <w:szCs w:val="20"/>
              </w:rPr>
              <w:t>매도인에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의하면</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bookmarkEnd w:id="94"/>
            <w:bookmarkEnd w:id="95"/>
            <w:bookmarkEnd w:id="96"/>
            <w:bookmarkEnd w:id="97"/>
            <w:bookmarkEnd w:id="98"/>
            <w:bookmarkEnd w:id="99"/>
            <w:bookmarkEnd w:id="100"/>
            <w:bookmarkEnd w:id="101"/>
            <w:bookmarkEnd w:id="102"/>
            <w:bookmarkEnd w:id="103"/>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관리인이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선임되거나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관리단규약이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제정되지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않았다고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함</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다만</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관리단은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특별한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설립절차</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없이도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당연히</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설립되는</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것이므로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경우에도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매도인과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대견기업을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구성원으로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하는</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관리단이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설립되어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있다고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보아야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함</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p>
          <w:p w14:paraId="77488D10" w14:textId="211D1480" w:rsidR="00F20D28" w:rsidRPr="00850E72" w:rsidRDefault="00F20D28" w:rsidP="00CD49F8">
            <w:pPr>
              <w:numPr>
                <w:ilvl w:val="0"/>
                <w:numId w:val="14"/>
              </w:numPr>
              <w:snapToGrid w:val="0"/>
              <w:spacing w:after="120" w:line="280" w:lineRule="atLeast"/>
              <w:ind w:hanging="289"/>
              <w:jc w:val="both"/>
              <w:rPr>
                <w:rFonts w:ascii="Times New Roman" w:eastAsia="바탕체" w:hAnsi="Times New Roman"/>
                <w:sz w:val="20"/>
                <w:szCs w:val="20"/>
              </w:rPr>
            </w:pPr>
            <w:r w:rsidRPr="003E28D6">
              <w:rPr>
                <w:rFonts w:ascii="Times New Roman" w:eastAsia="바탕체" w:hAnsi="Times New Roman" w:hint="eastAsia"/>
                <w:sz w:val="20"/>
                <w:szCs w:val="20"/>
                <w:highlight w:val="green"/>
              </w:rPr>
              <w:lastRenderedPageBreak/>
              <w:t>본건</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건물의</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경우</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매도인과</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대견기업</w:t>
            </w:r>
            <w:r w:rsidRPr="003E28D6">
              <w:rPr>
                <w:rFonts w:ascii="Times New Roman" w:eastAsia="바탕체" w:hAnsi="Times New Roman" w:hint="eastAsia"/>
                <w:sz w:val="20"/>
                <w:szCs w:val="20"/>
                <w:highlight w:val="green"/>
              </w:rPr>
              <w:t xml:space="preserve"> 2</w:t>
            </w:r>
            <w:r w:rsidRPr="003E28D6">
              <w:rPr>
                <w:rFonts w:ascii="Times New Roman" w:eastAsia="바탕체" w:hAnsi="Times New Roman" w:hint="eastAsia"/>
                <w:sz w:val="20"/>
                <w:szCs w:val="20"/>
                <w:highlight w:val="green"/>
              </w:rPr>
              <w:t>인이</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전체</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집합건물을</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소유하고</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있으므로</w:t>
            </w:r>
            <w:r w:rsidRPr="003E28D6">
              <w:rPr>
                <w:rFonts w:ascii="Times New Roman" w:eastAsia="바탕체" w:hAnsi="Times New Roman" w:hint="eastAsia"/>
                <w:sz w:val="20"/>
                <w:szCs w:val="20"/>
                <w:highlight w:val="green"/>
              </w:rPr>
              <w:t>,</w:t>
            </w:r>
            <w:r w:rsidRPr="003E28D6">
              <w:rPr>
                <w:rFonts w:ascii="Times New Roman" w:eastAsia="바탕체" w:hAnsi="Times New Roman"/>
                <w:sz w:val="20"/>
                <w:szCs w:val="20"/>
                <w:highlight w:val="green"/>
              </w:rPr>
              <w:t xml:space="preserve"> </w:t>
            </w:r>
            <w:r w:rsidRPr="003E28D6">
              <w:rPr>
                <w:rFonts w:ascii="Times New Roman" w:eastAsia="바탕체" w:hAnsi="Times New Roman" w:hint="eastAsia"/>
                <w:sz w:val="20"/>
                <w:szCs w:val="20"/>
                <w:highlight w:val="green"/>
              </w:rPr>
              <w:t>그</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중</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어느</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누구도</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단독으로</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관리단규약</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제정</w:t>
            </w:r>
            <w:r w:rsidRPr="003E28D6">
              <w:rPr>
                <w:rFonts w:ascii="Times New Roman" w:eastAsia="바탕체" w:hAnsi="Times New Roman" w:hint="eastAsia"/>
                <w:sz w:val="20"/>
                <w:szCs w:val="20"/>
                <w:highlight w:val="green"/>
              </w:rPr>
              <w:t>,</w:t>
            </w:r>
            <w:r w:rsidRPr="003E28D6">
              <w:rPr>
                <w:rFonts w:ascii="Times New Roman" w:eastAsia="바탕체" w:hAnsi="Times New Roman"/>
                <w:sz w:val="20"/>
                <w:szCs w:val="20"/>
                <w:highlight w:val="green"/>
              </w:rPr>
              <w:t xml:space="preserve"> </w:t>
            </w:r>
            <w:r w:rsidRPr="003E28D6">
              <w:rPr>
                <w:rFonts w:ascii="Times New Roman" w:eastAsia="바탕체" w:hAnsi="Times New Roman" w:hint="eastAsia"/>
                <w:sz w:val="20"/>
                <w:szCs w:val="20"/>
                <w:highlight w:val="green"/>
              </w:rPr>
              <w:t>관리단</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선임</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또는</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공용부분의</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관리</w:t>
            </w:r>
            <w:r w:rsidRPr="003E28D6">
              <w:rPr>
                <w:rFonts w:ascii="Times New Roman" w:eastAsia="바탕체" w:hAnsi="Times New Roman" w:hint="eastAsia"/>
                <w:sz w:val="20"/>
                <w:szCs w:val="20"/>
                <w:highlight w:val="green"/>
              </w:rPr>
              <w:t>,</w:t>
            </w:r>
            <w:r w:rsidRPr="003E28D6">
              <w:rPr>
                <w:rFonts w:ascii="Times New Roman" w:eastAsia="바탕체" w:hAnsi="Times New Roman"/>
                <w:sz w:val="20"/>
                <w:szCs w:val="20"/>
                <w:highlight w:val="green"/>
              </w:rPr>
              <w:t xml:space="preserve"> </w:t>
            </w:r>
            <w:r w:rsidRPr="003E28D6">
              <w:rPr>
                <w:rFonts w:ascii="Times New Roman" w:eastAsia="바탕체" w:hAnsi="Times New Roman" w:hint="eastAsia"/>
                <w:sz w:val="20"/>
                <w:szCs w:val="20"/>
                <w:highlight w:val="green"/>
              </w:rPr>
              <w:t>변경</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등의</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행위를</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할</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수는</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없고</w:t>
            </w:r>
            <w:r w:rsidRPr="003E28D6">
              <w:rPr>
                <w:rFonts w:ascii="Times New Roman" w:eastAsia="바탕체" w:hAnsi="Times New Roman" w:hint="eastAsia"/>
                <w:sz w:val="20"/>
                <w:szCs w:val="20"/>
                <w:highlight w:val="green"/>
              </w:rPr>
              <w:t>,</w:t>
            </w:r>
            <w:r w:rsidRPr="003E28D6">
              <w:rPr>
                <w:rFonts w:ascii="Times New Roman" w:eastAsia="바탕체" w:hAnsi="Times New Roman"/>
                <w:sz w:val="20"/>
                <w:szCs w:val="20"/>
                <w:highlight w:val="green"/>
              </w:rPr>
              <w:t xml:space="preserve"> </w:t>
            </w:r>
            <w:r w:rsidRPr="003E28D6">
              <w:rPr>
                <w:rFonts w:ascii="Times New Roman" w:eastAsia="바탕체" w:hAnsi="Times New Roman" w:hint="eastAsia"/>
                <w:sz w:val="20"/>
                <w:szCs w:val="20"/>
                <w:highlight w:val="green"/>
              </w:rPr>
              <w:t>상대방의</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동의가</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필요함</w:t>
            </w:r>
            <w:r w:rsidRPr="003E28D6">
              <w:rPr>
                <w:rFonts w:ascii="Times New Roman" w:eastAsia="바탕체" w:hAnsi="Times New Roman" w:hint="eastAsia"/>
                <w:sz w:val="20"/>
                <w:szCs w:val="20"/>
                <w:highlight w:val="green"/>
              </w:rPr>
              <w:t>.</w:t>
            </w:r>
            <w:r w:rsidRPr="00F20D28">
              <w:rPr>
                <w:rFonts w:ascii="Times New Roman" w:eastAsia="바탕체" w:hAnsi="Times New Roman"/>
                <w:sz w:val="20"/>
                <w:szCs w:val="20"/>
              </w:rPr>
              <w:t xml:space="preserve"> </w:t>
            </w:r>
          </w:p>
        </w:tc>
        <w:tc>
          <w:tcPr>
            <w:tcW w:w="25" w:type="pct"/>
            <w:shd w:val="clear" w:color="auto" w:fill="auto"/>
          </w:tcPr>
          <w:p w14:paraId="35589CFE" w14:textId="77777777" w:rsidR="00F20D28" w:rsidRPr="00850E72" w:rsidRDefault="00F20D28" w:rsidP="00F20D28">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3A6F209C" w14:textId="7B01875B" w:rsidR="00F20D28" w:rsidRPr="00CD49F8" w:rsidRDefault="00CD49F8" w:rsidP="00A57705">
            <w:pPr>
              <w:numPr>
                <w:ilvl w:val="0"/>
                <w:numId w:val="14"/>
              </w:numPr>
              <w:wordWrap w:val="0"/>
              <w:snapToGrid w:val="0"/>
              <w:spacing w:after="120" w:line="280" w:lineRule="atLeast"/>
              <w:jc w:val="both"/>
              <w:rPr>
                <w:rFonts w:ascii="Times New Roman" w:eastAsia="바탕체" w:hAnsi="Times New Roman"/>
                <w:sz w:val="20"/>
                <w:szCs w:val="20"/>
              </w:rPr>
            </w:pPr>
            <w:r w:rsidRPr="003E28D6">
              <w:rPr>
                <w:rFonts w:ascii="Times New Roman" w:eastAsia="바탕체" w:hAnsi="Times New Roman" w:hint="eastAsia"/>
                <w:sz w:val="20"/>
                <w:szCs w:val="20"/>
                <w:highlight w:val="green"/>
              </w:rPr>
              <w:t>본건</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거래종결</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후</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공용부분의</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관리</w:t>
            </w:r>
            <w:r w:rsidRPr="003E28D6">
              <w:rPr>
                <w:rFonts w:ascii="Times New Roman" w:eastAsia="바탕체" w:hAnsi="Times New Roman" w:hint="eastAsia"/>
                <w:sz w:val="20"/>
                <w:szCs w:val="20"/>
                <w:highlight w:val="green"/>
              </w:rPr>
              <w:t>,</w:t>
            </w:r>
            <w:r w:rsidRPr="003E28D6">
              <w:rPr>
                <w:rFonts w:ascii="Times New Roman" w:eastAsia="바탕체" w:hAnsi="Times New Roman"/>
                <w:sz w:val="20"/>
                <w:szCs w:val="20"/>
                <w:highlight w:val="green"/>
              </w:rPr>
              <w:t xml:space="preserve"> </w:t>
            </w:r>
            <w:r w:rsidRPr="003E28D6">
              <w:rPr>
                <w:rFonts w:ascii="Times New Roman" w:eastAsia="바탕체" w:hAnsi="Times New Roman" w:hint="eastAsia"/>
                <w:sz w:val="20"/>
                <w:szCs w:val="20"/>
                <w:highlight w:val="green"/>
              </w:rPr>
              <w:t>변경</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등을</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위해서는</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집합건물법에</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따라</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대견기업의</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동의가</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필요할</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것이라는</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점에</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유념해야</w:t>
            </w:r>
            <w:r w:rsidRPr="003E28D6">
              <w:rPr>
                <w:rFonts w:ascii="Times New Roman" w:eastAsia="바탕체" w:hAnsi="Times New Roman" w:hint="eastAsia"/>
                <w:sz w:val="20"/>
                <w:szCs w:val="20"/>
                <w:highlight w:val="green"/>
              </w:rPr>
              <w:t xml:space="preserve"> </w:t>
            </w:r>
            <w:r w:rsidRPr="003E28D6">
              <w:rPr>
                <w:rFonts w:ascii="Times New Roman" w:eastAsia="바탕체" w:hAnsi="Times New Roman" w:hint="eastAsia"/>
                <w:sz w:val="20"/>
                <w:szCs w:val="20"/>
                <w:highlight w:val="green"/>
              </w:rPr>
              <w:t>함</w:t>
            </w:r>
            <w:r w:rsidRPr="00CD49F8">
              <w:rPr>
                <w:rFonts w:ascii="Times New Roman" w:eastAsia="바탕체" w:hAnsi="Times New Roman" w:hint="eastAsia"/>
                <w:sz w:val="20"/>
                <w:szCs w:val="20"/>
              </w:rPr>
              <w:t>.</w:t>
            </w:r>
          </w:p>
          <w:p w14:paraId="129671BB" w14:textId="77777777" w:rsidR="00F20D28" w:rsidRDefault="00F20D28" w:rsidP="00F20D28">
            <w:pPr>
              <w:wordWrap w:val="0"/>
              <w:snapToGrid w:val="0"/>
              <w:spacing w:after="120" w:line="280" w:lineRule="atLeast"/>
              <w:jc w:val="both"/>
              <w:rPr>
                <w:rFonts w:ascii="Times New Roman" w:eastAsia="바탕체" w:hAnsi="Times New Roman"/>
                <w:sz w:val="20"/>
                <w:szCs w:val="20"/>
              </w:rPr>
            </w:pPr>
          </w:p>
          <w:p w14:paraId="238B919E" w14:textId="471D5710" w:rsidR="00F20D28" w:rsidRPr="00850E72" w:rsidRDefault="00F20D28" w:rsidP="00F20D28">
            <w:pPr>
              <w:wordWrap w:val="0"/>
              <w:snapToGrid w:val="0"/>
              <w:spacing w:after="120" w:line="280" w:lineRule="atLeast"/>
              <w:jc w:val="both"/>
              <w:rPr>
                <w:rFonts w:ascii="Times New Roman" w:eastAsia="바탕체" w:hAnsi="Times New Roman"/>
                <w:sz w:val="20"/>
                <w:szCs w:val="20"/>
              </w:rPr>
            </w:pPr>
          </w:p>
        </w:tc>
      </w:tr>
      <w:tr w:rsidR="00F20D28" w:rsidRPr="00850E72" w14:paraId="06875613" w14:textId="77777777" w:rsidTr="00893737">
        <w:trPr>
          <w:trHeight w:val="535"/>
        </w:trPr>
        <w:tc>
          <w:tcPr>
            <w:tcW w:w="572" w:type="pct"/>
            <w:tcBorders>
              <w:top w:val="single" w:sz="12" w:space="0" w:color="000080"/>
              <w:bottom w:val="single" w:sz="12" w:space="0" w:color="000080"/>
            </w:tcBorders>
            <w:shd w:val="clear" w:color="auto" w:fill="auto"/>
          </w:tcPr>
          <w:p w14:paraId="36819FDC" w14:textId="2C1E420F" w:rsidR="00F20D28" w:rsidRPr="00850E72" w:rsidRDefault="00F20D28" w:rsidP="00D05420">
            <w:pPr>
              <w:pStyle w:val="38"/>
              <w:numPr>
                <w:ilvl w:val="0"/>
                <w:numId w:val="19"/>
              </w:numPr>
              <w:ind w:left="284" w:hanging="284"/>
              <w:jc w:val="left"/>
              <w:outlineLvl w:val="1"/>
              <w:rPr>
                <w:sz w:val="20"/>
              </w:rPr>
            </w:pPr>
            <w:bookmarkStart w:id="114" w:name="_Toc152170075"/>
            <w:r w:rsidRPr="00F20D28">
              <w:rPr>
                <w:rFonts w:hint="eastAsia"/>
                <w:sz w:val="20"/>
              </w:rPr>
              <w:t>책임임대차계약에</w:t>
            </w:r>
            <w:r w:rsidRPr="00F20D28">
              <w:rPr>
                <w:rFonts w:hint="eastAsia"/>
                <w:sz w:val="20"/>
              </w:rPr>
              <w:t xml:space="preserve"> </w:t>
            </w:r>
            <w:r w:rsidRPr="00F20D28">
              <w:rPr>
                <w:rFonts w:hint="eastAsia"/>
                <w:sz w:val="20"/>
              </w:rPr>
              <w:t>따른</w:t>
            </w:r>
            <w:r w:rsidRPr="00F20D28">
              <w:rPr>
                <w:rFonts w:hint="eastAsia"/>
                <w:sz w:val="20"/>
              </w:rPr>
              <w:t xml:space="preserve"> </w:t>
            </w:r>
            <w:r w:rsidRPr="00F20D28">
              <w:rPr>
                <w:rFonts w:hint="eastAsia"/>
                <w:sz w:val="20"/>
              </w:rPr>
              <w:t>본건</w:t>
            </w:r>
            <w:r w:rsidRPr="00F20D28">
              <w:rPr>
                <w:rFonts w:hint="eastAsia"/>
                <w:sz w:val="20"/>
              </w:rPr>
              <w:t xml:space="preserve"> </w:t>
            </w:r>
            <w:r w:rsidRPr="00F20D28">
              <w:rPr>
                <w:rFonts w:hint="eastAsia"/>
                <w:sz w:val="20"/>
              </w:rPr>
              <w:t>건물의</w:t>
            </w:r>
            <w:r w:rsidRPr="00F20D28">
              <w:rPr>
                <w:rFonts w:hint="eastAsia"/>
                <w:sz w:val="20"/>
              </w:rPr>
              <w:t xml:space="preserve"> </w:t>
            </w:r>
            <w:r w:rsidRPr="00F20D28">
              <w:rPr>
                <w:rFonts w:hint="eastAsia"/>
                <w:sz w:val="20"/>
              </w:rPr>
              <w:t>관리</w:t>
            </w:r>
            <w:bookmarkEnd w:id="114"/>
            <w:r w:rsidRPr="00F20D28">
              <w:rPr>
                <w:rFonts w:hint="eastAsia"/>
                <w:sz w:val="20"/>
              </w:rPr>
              <w:t xml:space="preserve"> </w:t>
            </w:r>
          </w:p>
        </w:tc>
        <w:tc>
          <w:tcPr>
            <w:tcW w:w="25" w:type="pct"/>
            <w:shd w:val="clear" w:color="auto" w:fill="auto"/>
          </w:tcPr>
          <w:p w14:paraId="25DE7B36" w14:textId="77777777" w:rsidR="00F20D28" w:rsidRPr="00850E72" w:rsidRDefault="00F20D28" w:rsidP="00F20D2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25F9BB26" w14:textId="791DB6A1" w:rsidR="00F20D28" w:rsidRPr="00F20D28" w:rsidRDefault="00F20D2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책임임대차계약에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의하면</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대견기업은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계약기간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만료일까지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통합관리권</w:t>
            </w:r>
            <w:r w:rsidRPr="00F20D28">
              <w:rPr>
                <w:rFonts w:ascii="Times New Roman" w:eastAsia="바탕체" w:hAnsi="Times New Roman" w:hint="eastAsia"/>
                <w:sz w:val="20"/>
                <w:szCs w:val="20"/>
              </w:rPr>
              <w:t>(</w:t>
            </w: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사용·수익·유지·관리·용도변경</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등에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관한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일체의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의사결정</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권한</w:t>
            </w:r>
            <w:r w:rsidRPr="00F20D28">
              <w:rPr>
                <w:rFonts w:ascii="Times New Roman" w:eastAsia="바탕체" w:hAnsi="Times New Roman" w:hint="eastAsia"/>
                <w:sz w:val="20"/>
                <w:szCs w:val="20"/>
              </w:rPr>
              <w:t>)</w:t>
            </w:r>
            <w:r w:rsidRPr="00F20D28">
              <w:rPr>
                <w:rFonts w:ascii="Times New Roman" w:eastAsia="바탕체" w:hAnsi="Times New Roman" w:hint="eastAsia"/>
                <w:sz w:val="20"/>
                <w:szCs w:val="20"/>
              </w:rPr>
              <w:t>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매도인에게</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위임하되</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시설관리업체</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FM</w:t>
            </w:r>
            <w:r w:rsidRPr="00F20D28">
              <w:rPr>
                <w:rFonts w:ascii="Times New Roman" w:eastAsia="바탕체" w:hAnsi="Times New Roman" w:hint="eastAsia"/>
                <w:sz w:val="20"/>
                <w:szCs w:val="20"/>
              </w:rPr>
              <w:t>사</w:t>
            </w:r>
            <w:r w:rsidRPr="00F20D28">
              <w:rPr>
                <w:rFonts w:ascii="Times New Roman" w:eastAsia="바탕체" w:hAnsi="Times New Roman" w:hint="eastAsia"/>
                <w:sz w:val="20"/>
                <w:szCs w:val="20"/>
              </w:rPr>
              <w:t>)</w:t>
            </w:r>
            <w:r w:rsidRPr="00F20D28">
              <w:rPr>
                <w:rFonts w:ascii="Times New Roman" w:eastAsia="바탕체" w:hAnsi="Times New Roman" w:hint="eastAsia"/>
                <w:sz w:val="20"/>
                <w:szCs w:val="20"/>
              </w:rPr>
              <w:t>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선정</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대한</w:t>
            </w:r>
            <w:r w:rsidRPr="00F20D28">
              <w:rPr>
                <w:rFonts w:ascii="Times New Roman" w:eastAsia="바탕체" w:hAnsi="Times New Roman" w:hint="eastAsia"/>
                <w:sz w:val="20"/>
                <w:szCs w:val="20"/>
              </w:rPr>
              <w:t xml:space="preserve"> </w:t>
            </w:r>
            <w:r w:rsidRPr="006B2774">
              <w:rPr>
                <w:rFonts w:ascii="Times New Roman" w:eastAsia="바탕체" w:hAnsi="Times New Roman" w:hint="eastAsia"/>
                <w:sz w:val="20"/>
                <w:szCs w:val="20"/>
                <w:highlight w:val="green"/>
              </w:rPr>
              <w:t>구조변경</w:t>
            </w:r>
            <w:r w:rsidRPr="006B2774">
              <w:rPr>
                <w:rFonts w:ascii="Times New Roman" w:eastAsia="바탕체" w:hAnsi="Times New Roman" w:hint="eastAsia"/>
                <w:sz w:val="20"/>
                <w:szCs w:val="20"/>
                <w:highlight w:val="green"/>
              </w:rPr>
              <w:t xml:space="preserve"> </w:t>
            </w:r>
            <w:r w:rsidRPr="006B2774">
              <w:rPr>
                <w:rFonts w:ascii="Times New Roman" w:eastAsia="바탕체" w:hAnsi="Times New Roman" w:hint="eastAsia"/>
                <w:sz w:val="20"/>
                <w:szCs w:val="20"/>
                <w:highlight w:val="green"/>
              </w:rPr>
              <w:t>및</w:t>
            </w:r>
            <w:r w:rsidRPr="006B2774">
              <w:rPr>
                <w:rFonts w:ascii="Times New Roman" w:eastAsia="바탕체" w:hAnsi="Times New Roman" w:hint="eastAsia"/>
                <w:sz w:val="20"/>
                <w:szCs w:val="20"/>
                <w:highlight w:val="green"/>
              </w:rPr>
              <w:t xml:space="preserve"> </w:t>
            </w:r>
            <w:r w:rsidRPr="006B2774">
              <w:rPr>
                <w:rFonts w:ascii="Times New Roman" w:eastAsia="바탕체" w:hAnsi="Times New Roman" w:hint="eastAsia"/>
                <w:sz w:val="20"/>
                <w:szCs w:val="20"/>
                <w:highlight w:val="green"/>
              </w:rPr>
              <w:t>수선비</w:t>
            </w:r>
            <w:r w:rsidRPr="006B2774">
              <w:rPr>
                <w:rFonts w:ascii="Times New Roman" w:eastAsia="바탕체" w:hAnsi="Times New Roman" w:hint="eastAsia"/>
                <w:sz w:val="20"/>
                <w:szCs w:val="20"/>
                <w:highlight w:val="green"/>
              </w:rPr>
              <w:t>(</w:t>
            </w:r>
            <w:r w:rsidRPr="006B2774">
              <w:rPr>
                <w:rFonts w:ascii="Times New Roman" w:eastAsia="바탕체" w:hAnsi="Times New Roman" w:hint="eastAsia"/>
                <w:sz w:val="20"/>
                <w:szCs w:val="20"/>
                <w:highlight w:val="green"/>
              </w:rPr>
              <w:t>자본적지출에</w:t>
            </w:r>
            <w:r w:rsidRPr="006B2774">
              <w:rPr>
                <w:rFonts w:ascii="Times New Roman" w:eastAsia="바탕체" w:hAnsi="Times New Roman" w:hint="eastAsia"/>
                <w:sz w:val="20"/>
                <w:szCs w:val="20"/>
                <w:highlight w:val="green"/>
              </w:rPr>
              <w:t xml:space="preserve"> </w:t>
            </w:r>
            <w:r w:rsidRPr="006B2774">
              <w:rPr>
                <w:rFonts w:ascii="Times New Roman" w:eastAsia="바탕체" w:hAnsi="Times New Roman" w:hint="eastAsia"/>
                <w:sz w:val="20"/>
                <w:szCs w:val="20"/>
                <w:highlight w:val="green"/>
              </w:rPr>
              <w:t>한함</w:t>
            </w:r>
            <w:r w:rsidRPr="006B2774">
              <w:rPr>
                <w:rFonts w:ascii="Times New Roman" w:eastAsia="바탕체" w:hAnsi="Times New Roman" w:hint="eastAsia"/>
                <w:sz w:val="20"/>
                <w:szCs w:val="20"/>
                <w:highlight w:val="green"/>
              </w:rPr>
              <w:t>)</w:t>
            </w:r>
            <w:r w:rsidRPr="006B2774">
              <w:rPr>
                <w:rFonts w:ascii="Times New Roman" w:eastAsia="바탕체" w:hAnsi="Times New Roman"/>
                <w:sz w:val="20"/>
                <w:szCs w:val="20"/>
                <w:highlight w:val="green"/>
              </w:rPr>
              <w:t xml:space="preserve"> </w:t>
            </w:r>
            <w:r w:rsidRPr="006B2774">
              <w:rPr>
                <w:rFonts w:ascii="Times New Roman" w:eastAsia="바탕체" w:hAnsi="Times New Roman" w:hint="eastAsia"/>
                <w:sz w:val="20"/>
                <w:szCs w:val="20"/>
                <w:highlight w:val="green"/>
              </w:rPr>
              <w:t>집행에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대해서는</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대견기업의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사전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서면동의를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받아야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한다고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규정하고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있음</w:t>
            </w:r>
            <w:r w:rsidRPr="00F20D28">
              <w:rPr>
                <w:rFonts w:ascii="Times New Roman" w:eastAsia="바탕체" w:hAnsi="Times New Roman" w:hint="eastAsia"/>
                <w:sz w:val="20"/>
                <w:szCs w:val="20"/>
              </w:rPr>
              <w:t>(</w:t>
            </w:r>
            <w:r w:rsidRPr="00F20D28">
              <w:rPr>
                <w:rFonts w:ascii="Times New Roman" w:eastAsia="바탕체" w:hAnsi="Times New Roman" w:hint="eastAsia"/>
                <w:sz w:val="20"/>
                <w:szCs w:val="20"/>
              </w:rPr>
              <w:t>제</w:t>
            </w:r>
            <w:r w:rsidRPr="00F20D28">
              <w:rPr>
                <w:rFonts w:ascii="Times New Roman" w:eastAsia="바탕체" w:hAnsi="Times New Roman" w:hint="eastAsia"/>
                <w:sz w:val="20"/>
                <w:szCs w:val="20"/>
              </w:rPr>
              <w:t>6</w:t>
            </w:r>
            <w:r w:rsidRPr="00F20D28">
              <w:rPr>
                <w:rFonts w:ascii="Times New Roman" w:eastAsia="바탕체" w:hAnsi="Times New Roman" w:hint="eastAsia"/>
                <w:sz w:val="20"/>
                <w:szCs w:val="20"/>
              </w:rPr>
              <w:t>조</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00CF6483">
              <w:rPr>
                <w:rFonts w:ascii="Times New Roman" w:eastAsia="바탕체" w:hAnsi="Times New Roman"/>
                <w:sz w:val="20"/>
                <w:szCs w:val="20"/>
              </w:rPr>
              <w:t xml:space="preserve"> </w:t>
            </w:r>
            <w:r w:rsidR="003F74DB">
              <w:rPr>
                <w:rFonts w:ascii="Times New Roman" w:eastAsia="바탕체" w:hAnsi="Times New Roman" w:hint="eastAsia"/>
                <w:sz w:val="20"/>
                <w:szCs w:val="20"/>
                <w:lang w:eastAsia="ko-KR"/>
              </w:rPr>
              <w:t>이</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조항은</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다소</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포괄적</w:t>
            </w:r>
            <w:r w:rsidR="00CF6483">
              <w:rPr>
                <w:rFonts w:ascii="Times New Roman" w:eastAsia="바탕체" w:hAnsi="Times New Roman" w:hint="eastAsia"/>
                <w:sz w:val="20"/>
                <w:szCs w:val="20"/>
                <w:lang w:eastAsia="ko-KR"/>
              </w:rPr>
              <w:t>이긴</w:t>
            </w:r>
            <w:r w:rsidR="00CF6483">
              <w:rPr>
                <w:rFonts w:ascii="Times New Roman" w:eastAsia="바탕체" w:hAnsi="Times New Roman" w:hint="eastAsia"/>
                <w:sz w:val="20"/>
                <w:szCs w:val="20"/>
                <w:lang w:eastAsia="ko-KR"/>
              </w:rPr>
              <w:t xml:space="preserve"> </w:t>
            </w:r>
            <w:r w:rsidR="00CF6483">
              <w:rPr>
                <w:rFonts w:ascii="Times New Roman" w:eastAsia="바탕체" w:hAnsi="Times New Roman" w:hint="eastAsia"/>
                <w:sz w:val="20"/>
                <w:szCs w:val="20"/>
                <w:lang w:eastAsia="ko-KR"/>
              </w:rPr>
              <w:t>하나</w:t>
            </w:r>
            <w:r w:rsidR="00CF6483">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임차인</w:t>
            </w:r>
            <w:r w:rsidR="003F74DB">
              <w:rPr>
                <w:rFonts w:ascii="Times New Roman" w:eastAsia="바탕체" w:hAnsi="Times New Roman" w:hint="eastAsia"/>
                <w:sz w:val="20"/>
                <w:szCs w:val="20"/>
                <w:lang w:eastAsia="ko-KR"/>
              </w:rPr>
              <w:t>(</w:t>
            </w:r>
            <w:r w:rsidR="003F74DB">
              <w:rPr>
                <w:rFonts w:ascii="Times New Roman" w:eastAsia="바탕체" w:hAnsi="Times New Roman" w:hint="eastAsia"/>
                <w:sz w:val="20"/>
                <w:szCs w:val="20"/>
                <w:lang w:eastAsia="ko-KR"/>
              </w:rPr>
              <w:t>매도인</w:t>
            </w:r>
            <w:r w:rsidR="003F74DB">
              <w:rPr>
                <w:rFonts w:ascii="Times New Roman" w:eastAsia="바탕체" w:hAnsi="Times New Roman" w:hint="eastAsia"/>
                <w:sz w:val="20"/>
                <w:szCs w:val="20"/>
                <w:lang w:eastAsia="ko-KR"/>
              </w:rPr>
              <w:t>)</w:t>
            </w:r>
            <w:r w:rsidR="003F74DB">
              <w:rPr>
                <w:rFonts w:ascii="Times New Roman" w:eastAsia="바탕체" w:hAnsi="Times New Roman" w:hint="eastAsia"/>
                <w:sz w:val="20"/>
                <w:szCs w:val="20"/>
                <w:lang w:eastAsia="ko-KR"/>
              </w:rPr>
              <w:t>이</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원칙적인</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건물</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관리권을</w:t>
            </w:r>
            <w:r w:rsidR="003F74DB">
              <w:rPr>
                <w:rFonts w:ascii="Times New Roman" w:eastAsia="바탕체" w:hAnsi="Times New Roman" w:hint="eastAsia"/>
                <w:sz w:val="20"/>
                <w:szCs w:val="20"/>
                <w:lang w:eastAsia="ko-KR"/>
              </w:rPr>
              <w:t xml:space="preserve"> </w:t>
            </w:r>
            <w:proofErr w:type="spellStart"/>
            <w:r w:rsidR="003F74DB">
              <w:rPr>
                <w:rFonts w:ascii="Times New Roman" w:eastAsia="바탕체" w:hAnsi="Times New Roman" w:hint="eastAsia"/>
                <w:sz w:val="20"/>
                <w:szCs w:val="20"/>
                <w:lang w:eastAsia="ko-KR"/>
              </w:rPr>
              <w:t>위임받</w:t>
            </w:r>
            <w:r w:rsidR="00CF6483">
              <w:rPr>
                <w:rFonts w:ascii="Times New Roman" w:eastAsia="바탕체" w:hAnsi="Times New Roman" w:hint="eastAsia"/>
                <w:sz w:val="20"/>
                <w:szCs w:val="20"/>
                <w:lang w:eastAsia="ko-KR"/>
              </w:rPr>
              <w:t>아</w:t>
            </w:r>
            <w:proofErr w:type="spellEnd"/>
            <w:r w:rsidR="00CF6483">
              <w:rPr>
                <w:rFonts w:ascii="Times New Roman" w:eastAsia="바탕체" w:hAnsi="Times New Roman" w:hint="eastAsia"/>
                <w:sz w:val="20"/>
                <w:szCs w:val="20"/>
                <w:lang w:eastAsia="ko-KR"/>
              </w:rPr>
              <w:t xml:space="preserve"> </w:t>
            </w:r>
            <w:r w:rsidR="00CF6483">
              <w:rPr>
                <w:rFonts w:ascii="Times New Roman" w:eastAsia="바탕체" w:hAnsi="Times New Roman" w:hint="eastAsia"/>
                <w:sz w:val="20"/>
                <w:szCs w:val="20"/>
                <w:lang w:eastAsia="ko-KR"/>
              </w:rPr>
              <w:t>보유하고</w:t>
            </w:r>
            <w:r w:rsidR="00CF6483">
              <w:rPr>
                <w:rFonts w:ascii="Times New Roman" w:eastAsia="바탕체" w:hAnsi="Times New Roman" w:hint="eastAsia"/>
                <w:sz w:val="20"/>
                <w:szCs w:val="20"/>
                <w:lang w:eastAsia="ko-KR"/>
              </w:rPr>
              <w:t xml:space="preserve"> </w:t>
            </w:r>
            <w:r w:rsidR="00CF6483">
              <w:rPr>
                <w:rFonts w:ascii="Times New Roman" w:eastAsia="바탕체" w:hAnsi="Times New Roman" w:hint="eastAsia"/>
                <w:sz w:val="20"/>
                <w:szCs w:val="20"/>
                <w:lang w:eastAsia="ko-KR"/>
              </w:rPr>
              <w:t>있다는</w:t>
            </w:r>
            <w:r w:rsidR="00CF6483">
              <w:rPr>
                <w:rFonts w:ascii="Times New Roman" w:eastAsia="바탕체" w:hAnsi="Times New Roman" w:hint="eastAsia"/>
                <w:sz w:val="20"/>
                <w:szCs w:val="20"/>
                <w:lang w:eastAsia="ko-KR"/>
              </w:rPr>
              <w:t xml:space="preserve"> </w:t>
            </w:r>
            <w:r w:rsidR="00CF6483">
              <w:rPr>
                <w:rFonts w:ascii="Times New Roman" w:eastAsia="바탕체" w:hAnsi="Times New Roman" w:hint="eastAsia"/>
                <w:sz w:val="20"/>
                <w:szCs w:val="20"/>
                <w:lang w:eastAsia="ko-KR"/>
              </w:rPr>
              <w:t>점을</w:t>
            </w:r>
            <w:r w:rsidR="00CF6483">
              <w:rPr>
                <w:rFonts w:ascii="Times New Roman" w:eastAsia="바탕체" w:hAnsi="Times New Roman" w:hint="eastAsia"/>
                <w:sz w:val="20"/>
                <w:szCs w:val="20"/>
                <w:lang w:eastAsia="ko-KR"/>
              </w:rPr>
              <w:t xml:space="preserve"> </w:t>
            </w:r>
            <w:r w:rsidR="00CF6483">
              <w:rPr>
                <w:rFonts w:ascii="Times New Roman" w:eastAsia="바탕체" w:hAnsi="Times New Roman" w:hint="eastAsia"/>
                <w:sz w:val="20"/>
                <w:szCs w:val="20"/>
                <w:lang w:eastAsia="ko-KR"/>
              </w:rPr>
              <w:t>규정하고</w:t>
            </w:r>
            <w:r w:rsidR="00CF6483">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있고</w:t>
            </w:r>
            <w:r w:rsidR="003F74DB">
              <w:rPr>
                <w:rFonts w:ascii="Times New Roman" w:eastAsia="바탕체" w:hAnsi="Times New Roman" w:hint="eastAsia"/>
                <w:sz w:val="20"/>
                <w:szCs w:val="20"/>
                <w:lang w:eastAsia="ko-KR"/>
              </w:rPr>
              <w:t>,</w:t>
            </w:r>
            <w:r w:rsidR="003F74DB">
              <w:rPr>
                <w:rFonts w:ascii="Times New Roman" w:eastAsia="바탕체" w:hAnsi="Times New Roman"/>
                <w:sz w:val="20"/>
                <w:szCs w:val="20"/>
                <w:lang w:eastAsia="ko-KR"/>
              </w:rPr>
              <w:t xml:space="preserve"> </w:t>
            </w:r>
            <w:r w:rsidR="003F74DB">
              <w:rPr>
                <w:rFonts w:ascii="Times New Roman" w:eastAsia="바탕체" w:hAnsi="Times New Roman" w:hint="eastAsia"/>
                <w:sz w:val="20"/>
                <w:szCs w:val="20"/>
                <w:lang w:eastAsia="ko-KR"/>
              </w:rPr>
              <w:t>다만</w:t>
            </w:r>
            <w:r w:rsidR="003F74DB">
              <w:rPr>
                <w:rFonts w:ascii="Times New Roman" w:eastAsia="바탕체" w:hAnsi="Times New Roman" w:hint="eastAsia"/>
                <w:sz w:val="20"/>
                <w:szCs w:val="20"/>
                <w:lang w:eastAsia="ko-KR"/>
              </w:rPr>
              <w:t xml:space="preserve"> </w:t>
            </w:r>
            <w:r w:rsidR="00CF6483">
              <w:rPr>
                <w:rFonts w:ascii="Times New Roman" w:eastAsia="바탕체" w:hAnsi="Times New Roman" w:hint="eastAsia"/>
                <w:sz w:val="20"/>
                <w:szCs w:val="20"/>
                <w:lang w:eastAsia="ko-KR"/>
              </w:rPr>
              <w:t>반대로</w:t>
            </w:r>
            <w:r w:rsidR="00CF6483">
              <w:rPr>
                <w:rFonts w:ascii="Times New Roman" w:eastAsia="바탕체" w:hAnsi="Times New Roman" w:hint="eastAsia"/>
                <w:sz w:val="20"/>
                <w:szCs w:val="20"/>
                <w:lang w:eastAsia="ko-KR"/>
              </w:rPr>
              <w:t xml:space="preserve"> </w:t>
            </w:r>
            <w:r w:rsidR="00CF6483">
              <w:rPr>
                <w:rFonts w:ascii="Times New Roman" w:eastAsia="바탕체" w:hAnsi="Times New Roman" w:hint="eastAsia"/>
                <w:sz w:val="20"/>
                <w:szCs w:val="20"/>
                <w:lang w:eastAsia="ko-KR"/>
              </w:rPr>
              <w:t>대견기업도</w:t>
            </w:r>
            <w:r w:rsidR="00CF6483">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건물의</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구조변경이나</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수선비용</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집행에</w:t>
            </w:r>
            <w:r w:rsidR="003F74DB">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대해서는</w:t>
            </w:r>
            <w:r w:rsidR="003F74DB">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비교적</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폭넓은</w:t>
            </w:r>
            <w:r w:rsidR="00D8376E">
              <w:rPr>
                <w:rFonts w:ascii="Times New Roman" w:eastAsia="바탕체" w:hAnsi="Times New Roman" w:hint="eastAsia"/>
                <w:sz w:val="20"/>
                <w:szCs w:val="20"/>
                <w:lang w:eastAsia="ko-KR"/>
              </w:rPr>
              <w:t xml:space="preserve"> </w:t>
            </w:r>
            <w:r w:rsidR="003F74DB">
              <w:rPr>
                <w:rFonts w:ascii="Times New Roman" w:eastAsia="바탕체" w:hAnsi="Times New Roman" w:hint="eastAsia"/>
                <w:sz w:val="20"/>
                <w:szCs w:val="20"/>
                <w:lang w:eastAsia="ko-KR"/>
              </w:rPr>
              <w:t>동의</w:t>
            </w:r>
            <w:r w:rsidR="00D8376E">
              <w:rPr>
                <w:rFonts w:ascii="Times New Roman" w:eastAsia="바탕체" w:hAnsi="Times New Roman" w:hint="eastAsia"/>
                <w:sz w:val="20"/>
                <w:szCs w:val="20"/>
                <w:lang w:eastAsia="ko-KR"/>
              </w:rPr>
              <w:t>권을</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보유하고</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있다는</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특징이</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있음</w:t>
            </w:r>
            <w:r w:rsidR="00D8376E">
              <w:rPr>
                <w:rFonts w:ascii="Times New Roman" w:eastAsia="바탕체" w:hAnsi="Times New Roman" w:hint="eastAsia"/>
                <w:sz w:val="20"/>
                <w:szCs w:val="20"/>
                <w:lang w:eastAsia="ko-KR"/>
              </w:rPr>
              <w:t>.</w:t>
            </w:r>
          </w:p>
          <w:p w14:paraId="2D070D71" w14:textId="40920519" w:rsidR="00993670" w:rsidRDefault="00F20D28" w:rsidP="00DC4C14">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책임임대차계약에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대한</w:t>
            </w:r>
            <w:r w:rsidRPr="00F20D28">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부속합의서에</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의하면</w:t>
            </w:r>
            <w:r w:rsidRPr="00B941DD">
              <w:rPr>
                <w:rFonts w:ascii="Times New Roman" w:eastAsia="바탕체" w:hAnsi="Times New Roman" w:hint="eastAsia"/>
                <w:sz w:val="20"/>
                <w:szCs w:val="20"/>
              </w:rPr>
              <w:t>,</w:t>
            </w:r>
            <w:r w:rsidRPr="00B941DD">
              <w:rPr>
                <w:rFonts w:ascii="Times New Roman" w:eastAsia="바탕체" w:hAnsi="Times New Roman"/>
                <w:sz w:val="20"/>
                <w:szCs w:val="20"/>
              </w:rPr>
              <w:t xml:space="preserve"> </w:t>
            </w:r>
            <w:r w:rsidRPr="00B941DD">
              <w:rPr>
                <w:rFonts w:ascii="Times New Roman" w:eastAsia="바탕체" w:hAnsi="Times New Roman" w:hint="eastAsia"/>
                <w:sz w:val="20"/>
                <w:szCs w:val="20"/>
              </w:rPr>
              <w:t>대견기업과</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매도인</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사이에서</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본건</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건물의</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운영비용을</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분담하는</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기준을</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항목별로</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구체적으로</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정하고</w:t>
            </w:r>
            <w:r w:rsidRPr="00B941DD">
              <w:rPr>
                <w:rFonts w:ascii="Times New Roman" w:eastAsia="바탕체" w:hAnsi="Times New Roman" w:hint="eastAsia"/>
                <w:sz w:val="20"/>
                <w:szCs w:val="20"/>
              </w:rPr>
              <w:t xml:space="preserve"> </w:t>
            </w:r>
            <w:r w:rsidRPr="00B941DD">
              <w:rPr>
                <w:rFonts w:ascii="Times New Roman" w:eastAsia="바탕체" w:hAnsi="Times New Roman" w:hint="eastAsia"/>
                <w:sz w:val="20"/>
                <w:szCs w:val="20"/>
              </w:rPr>
              <w:t>있음</w:t>
            </w:r>
            <w:r w:rsidRPr="00B941DD">
              <w:rPr>
                <w:rFonts w:ascii="Times New Roman" w:eastAsia="바탕체" w:hAnsi="Times New Roman" w:hint="eastAsia"/>
                <w:sz w:val="20"/>
                <w:szCs w:val="20"/>
              </w:rPr>
              <w:t>.</w:t>
            </w:r>
            <w:r w:rsidR="00993670" w:rsidRPr="00B941DD">
              <w:rPr>
                <w:rFonts w:ascii="Times New Roman" w:eastAsia="바탕체" w:hAnsi="Times New Roman"/>
                <w:sz w:val="20"/>
                <w:szCs w:val="20"/>
              </w:rPr>
              <w:t xml:space="preserve"> </w:t>
            </w:r>
            <w:r w:rsidR="00993670" w:rsidRPr="00B941DD">
              <w:rPr>
                <w:rFonts w:ascii="Times New Roman" w:eastAsia="바탕체" w:hAnsi="Times New Roman" w:hint="eastAsia"/>
                <w:sz w:val="20"/>
                <w:szCs w:val="20"/>
                <w:lang w:eastAsia="ko-KR"/>
              </w:rPr>
              <w:t>제공된</w:t>
            </w:r>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hint="eastAsia"/>
                <w:sz w:val="20"/>
                <w:szCs w:val="20"/>
                <w:lang w:eastAsia="ko-KR"/>
              </w:rPr>
              <w:t>자료에</w:t>
            </w:r>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hint="eastAsia"/>
                <w:sz w:val="20"/>
                <w:szCs w:val="20"/>
                <w:lang w:eastAsia="ko-KR"/>
              </w:rPr>
              <w:t>의하면</w:t>
            </w:r>
            <w:r w:rsidR="00993670" w:rsidRPr="00B941DD">
              <w:rPr>
                <w:rFonts w:ascii="Times New Roman" w:eastAsia="바탕체" w:hAnsi="Times New Roman" w:hint="eastAsia"/>
                <w:sz w:val="20"/>
                <w:szCs w:val="20"/>
                <w:lang w:eastAsia="ko-KR"/>
              </w:rPr>
              <w:t xml:space="preserve"> 202</w:t>
            </w:r>
            <w:r w:rsidR="00993670" w:rsidRPr="00B941DD">
              <w:rPr>
                <w:rFonts w:ascii="Times New Roman" w:eastAsia="바탕체" w:hAnsi="Times New Roman"/>
                <w:sz w:val="20"/>
                <w:szCs w:val="20"/>
                <w:lang w:eastAsia="ko-KR"/>
              </w:rPr>
              <w:t>2</w:t>
            </w:r>
            <w:r w:rsidR="00993670" w:rsidRPr="00B941DD">
              <w:rPr>
                <w:rFonts w:ascii="Times New Roman" w:eastAsia="바탕체" w:hAnsi="Times New Roman" w:hint="eastAsia"/>
                <w:sz w:val="20"/>
                <w:szCs w:val="20"/>
                <w:lang w:eastAsia="ko-KR"/>
              </w:rPr>
              <w:t>년</w:t>
            </w:r>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sz w:val="20"/>
                <w:szCs w:val="20"/>
                <w:lang w:eastAsia="ko-KR"/>
              </w:rPr>
              <w:t>11</w:t>
            </w:r>
            <w:r w:rsidR="00993670" w:rsidRPr="00B941DD">
              <w:rPr>
                <w:rFonts w:ascii="Times New Roman" w:eastAsia="바탕체" w:hAnsi="Times New Roman" w:hint="eastAsia"/>
                <w:sz w:val="20"/>
                <w:szCs w:val="20"/>
                <w:lang w:eastAsia="ko-KR"/>
              </w:rPr>
              <w:t>월부터</w:t>
            </w:r>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sz w:val="20"/>
                <w:szCs w:val="20"/>
                <w:lang w:eastAsia="ko-KR"/>
              </w:rPr>
              <w:t>2023</w:t>
            </w:r>
            <w:r w:rsidR="00993670" w:rsidRPr="00B941DD">
              <w:rPr>
                <w:rFonts w:ascii="Times New Roman" w:eastAsia="바탕체" w:hAnsi="Times New Roman" w:hint="eastAsia"/>
                <w:sz w:val="20"/>
                <w:szCs w:val="20"/>
                <w:lang w:eastAsia="ko-KR"/>
              </w:rPr>
              <w:t>년</w:t>
            </w:r>
            <w:r w:rsidR="00993670" w:rsidRPr="00B941DD">
              <w:rPr>
                <w:rFonts w:ascii="Times New Roman" w:eastAsia="바탕체" w:hAnsi="Times New Roman" w:hint="eastAsia"/>
                <w:sz w:val="20"/>
                <w:szCs w:val="20"/>
                <w:lang w:eastAsia="ko-KR"/>
              </w:rPr>
              <w:t xml:space="preserve"> 1</w:t>
            </w:r>
            <w:r w:rsidR="00993670" w:rsidRPr="00B941DD">
              <w:rPr>
                <w:rFonts w:ascii="Times New Roman" w:eastAsia="바탕체" w:hAnsi="Times New Roman"/>
                <w:sz w:val="20"/>
                <w:szCs w:val="20"/>
                <w:lang w:eastAsia="ko-KR"/>
              </w:rPr>
              <w:t>0</w:t>
            </w:r>
            <w:r w:rsidR="00993670" w:rsidRPr="00B941DD">
              <w:rPr>
                <w:rFonts w:ascii="Times New Roman" w:eastAsia="바탕체" w:hAnsi="Times New Roman" w:hint="eastAsia"/>
                <w:sz w:val="20"/>
                <w:szCs w:val="20"/>
                <w:lang w:eastAsia="ko-KR"/>
              </w:rPr>
              <w:t>월까지</w:t>
            </w:r>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hint="eastAsia"/>
                <w:sz w:val="20"/>
                <w:szCs w:val="20"/>
                <w:lang w:eastAsia="ko-KR"/>
              </w:rPr>
              <w:t>인건비</w:t>
            </w:r>
            <w:r w:rsidR="00993670" w:rsidRPr="00B941DD">
              <w:rPr>
                <w:rFonts w:ascii="Times New Roman" w:eastAsia="바탕체" w:hAnsi="Times New Roman" w:hint="eastAsia"/>
                <w:sz w:val="20"/>
                <w:szCs w:val="20"/>
                <w:lang w:eastAsia="ko-KR"/>
              </w:rPr>
              <w:t xml:space="preserve">, </w:t>
            </w:r>
            <w:proofErr w:type="spellStart"/>
            <w:r w:rsidR="00993670" w:rsidRPr="00B941DD">
              <w:rPr>
                <w:rFonts w:ascii="Times New Roman" w:eastAsia="바탕체" w:hAnsi="Times New Roman" w:hint="eastAsia"/>
                <w:sz w:val="20"/>
                <w:szCs w:val="20"/>
                <w:lang w:eastAsia="ko-KR"/>
              </w:rPr>
              <w:t>수도광열비</w:t>
            </w:r>
            <w:proofErr w:type="spellEnd"/>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hint="eastAsia"/>
                <w:sz w:val="20"/>
                <w:szCs w:val="20"/>
                <w:lang w:eastAsia="ko-KR"/>
              </w:rPr>
              <w:t>및</w:t>
            </w:r>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hint="eastAsia"/>
                <w:sz w:val="20"/>
                <w:szCs w:val="20"/>
                <w:lang w:eastAsia="ko-KR"/>
              </w:rPr>
              <w:t>수선비</w:t>
            </w:r>
            <w:r w:rsidR="00993670"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hint="eastAsia"/>
                <w:sz w:val="20"/>
                <w:szCs w:val="20"/>
                <w:lang w:eastAsia="ko-KR"/>
              </w:rPr>
              <w:t>합계</w:t>
            </w:r>
            <w:r w:rsidR="00993670" w:rsidRPr="00B941DD">
              <w:rPr>
                <w:rFonts w:ascii="Times New Roman" w:eastAsia="바탕체" w:hAnsi="Times New Roman" w:hint="eastAsia"/>
                <w:sz w:val="20"/>
                <w:szCs w:val="20"/>
                <w:lang w:eastAsia="ko-KR"/>
              </w:rPr>
              <w:t xml:space="preserve"> </w:t>
            </w:r>
            <w:r w:rsidR="00025DB6" w:rsidRPr="00B941DD">
              <w:rPr>
                <w:rFonts w:ascii="Times New Roman" w:eastAsia="바탕체" w:hAnsi="Times New Roman"/>
                <w:sz w:val="20"/>
                <w:szCs w:val="20"/>
                <w:lang w:eastAsia="ko-KR"/>
              </w:rPr>
              <w:t>2,404,276</w:t>
            </w:r>
            <w:r w:rsidR="00025DB6" w:rsidRPr="00B941DD">
              <w:rPr>
                <w:rFonts w:ascii="Times New Roman" w:eastAsia="바탕체" w:hAnsi="Times New Roman" w:hint="eastAsia"/>
                <w:sz w:val="20"/>
                <w:szCs w:val="20"/>
                <w:lang w:eastAsia="ko-KR"/>
              </w:rPr>
              <w:t>,990</w:t>
            </w:r>
            <w:r w:rsidR="00DC4C14" w:rsidRPr="00B941DD">
              <w:rPr>
                <w:rFonts w:ascii="Times New Roman" w:eastAsia="바탕체" w:hAnsi="Times New Roman" w:hint="eastAsia"/>
                <w:sz w:val="20"/>
                <w:szCs w:val="20"/>
                <w:lang w:eastAsia="ko-KR"/>
              </w:rPr>
              <w:t>원</w:t>
            </w:r>
            <w:r w:rsidR="00DC4C14" w:rsidRPr="00B941DD">
              <w:rPr>
                <w:rFonts w:ascii="Times New Roman" w:eastAsia="바탕체" w:hAnsi="Times New Roman" w:hint="eastAsia"/>
                <w:sz w:val="20"/>
                <w:szCs w:val="20"/>
                <w:lang w:eastAsia="ko-KR"/>
              </w:rPr>
              <w:t xml:space="preserve"> </w:t>
            </w:r>
            <w:r w:rsidR="00993670" w:rsidRPr="00B941DD">
              <w:rPr>
                <w:rFonts w:ascii="Times New Roman" w:eastAsia="바탕체" w:hAnsi="Times New Roman" w:hint="eastAsia"/>
                <w:sz w:val="20"/>
                <w:szCs w:val="20"/>
                <w:lang w:eastAsia="ko-KR"/>
              </w:rPr>
              <w:t>중</w:t>
            </w:r>
            <w:r w:rsidR="00993670" w:rsidRPr="00B941DD">
              <w:rPr>
                <w:rFonts w:ascii="Times New Roman" w:eastAsia="바탕체" w:hAnsi="Times New Roman" w:hint="eastAsia"/>
                <w:sz w:val="20"/>
                <w:szCs w:val="20"/>
                <w:lang w:eastAsia="ko-KR"/>
              </w:rPr>
              <w:t xml:space="preserve"> </w:t>
            </w:r>
            <w:r w:rsidR="00063BEE" w:rsidRPr="00B941DD">
              <w:rPr>
                <w:rFonts w:ascii="Times New Roman" w:eastAsia="바탕체" w:hAnsi="Times New Roman"/>
                <w:sz w:val="20"/>
                <w:szCs w:val="20"/>
                <w:lang w:eastAsia="ko-KR"/>
              </w:rPr>
              <w:t>322,779,539</w:t>
            </w:r>
            <w:r w:rsidR="00DC4C14" w:rsidRPr="00B941DD">
              <w:rPr>
                <w:rFonts w:ascii="Times New Roman" w:eastAsia="바탕체" w:hAnsi="Times New Roman" w:hint="eastAsia"/>
                <w:sz w:val="20"/>
                <w:szCs w:val="20"/>
                <w:lang w:eastAsia="ko-KR"/>
              </w:rPr>
              <w:t>원</w:t>
            </w:r>
            <w:r w:rsidR="00063BEE" w:rsidRPr="00B941DD">
              <w:rPr>
                <w:rFonts w:ascii="Times New Roman" w:eastAsia="바탕체" w:hAnsi="Times New Roman" w:hint="eastAsia"/>
                <w:sz w:val="20"/>
                <w:szCs w:val="20"/>
                <w:lang w:eastAsia="ko-KR"/>
              </w:rPr>
              <w:t>(</w:t>
            </w:r>
            <w:r w:rsidR="00063BEE" w:rsidRPr="00B941DD">
              <w:rPr>
                <w:rFonts w:ascii="Times New Roman" w:eastAsia="바탕체" w:hAnsi="Times New Roman"/>
                <w:sz w:val="20"/>
                <w:szCs w:val="20"/>
                <w:lang w:eastAsia="ko-KR"/>
              </w:rPr>
              <w:t>13.4%)</w:t>
            </w:r>
            <w:r w:rsidR="00DC4C14" w:rsidRPr="00B941DD">
              <w:rPr>
                <w:rFonts w:ascii="Times New Roman" w:eastAsia="바탕체" w:hAnsi="Times New Roman" w:hint="eastAsia"/>
                <w:sz w:val="20"/>
                <w:szCs w:val="20"/>
                <w:lang w:eastAsia="ko-KR"/>
              </w:rPr>
              <w:t>은</w:t>
            </w:r>
            <w:r w:rsidR="00DC4C14" w:rsidRPr="00B941DD">
              <w:rPr>
                <w:rFonts w:ascii="Times New Roman" w:eastAsia="바탕체" w:hAnsi="Times New Roman" w:hint="eastAsia"/>
                <w:sz w:val="20"/>
                <w:szCs w:val="20"/>
                <w:lang w:eastAsia="ko-KR"/>
              </w:rPr>
              <w:t xml:space="preserve"> </w:t>
            </w:r>
            <w:r w:rsidR="00DC4C14" w:rsidRPr="00B941DD">
              <w:rPr>
                <w:rFonts w:ascii="Times New Roman" w:eastAsia="바탕체" w:hAnsi="Times New Roman" w:hint="eastAsia"/>
                <w:sz w:val="20"/>
                <w:szCs w:val="20"/>
                <w:lang w:eastAsia="ko-KR"/>
              </w:rPr>
              <w:t>대견기업이</w:t>
            </w:r>
            <w:r w:rsidR="00DC4C14" w:rsidRPr="00B941DD">
              <w:rPr>
                <w:rFonts w:ascii="Times New Roman" w:eastAsia="바탕체" w:hAnsi="Times New Roman" w:hint="eastAsia"/>
                <w:sz w:val="20"/>
                <w:szCs w:val="20"/>
                <w:lang w:eastAsia="ko-KR"/>
              </w:rPr>
              <w:t xml:space="preserve">, </w:t>
            </w:r>
            <w:r w:rsidR="00DC4C14" w:rsidRPr="00B941DD">
              <w:rPr>
                <w:rFonts w:ascii="Times New Roman" w:eastAsia="바탕체" w:hAnsi="Times New Roman" w:hint="eastAsia"/>
                <w:sz w:val="20"/>
                <w:szCs w:val="20"/>
                <w:lang w:eastAsia="ko-KR"/>
              </w:rPr>
              <w:t>나머지</w:t>
            </w:r>
            <w:r w:rsidR="00DC4C14" w:rsidRPr="00B941DD">
              <w:rPr>
                <w:rFonts w:ascii="Times New Roman" w:eastAsia="바탕체" w:hAnsi="Times New Roman" w:hint="eastAsia"/>
                <w:sz w:val="20"/>
                <w:szCs w:val="20"/>
                <w:lang w:eastAsia="ko-KR"/>
              </w:rPr>
              <w:t xml:space="preserve"> </w:t>
            </w:r>
            <w:r w:rsidR="00063BEE" w:rsidRPr="00B941DD">
              <w:rPr>
                <w:rFonts w:ascii="Times New Roman" w:eastAsia="바탕체" w:hAnsi="Times New Roman"/>
                <w:sz w:val="20"/>
                <w:szCs w:val="20"/>
                <w:lang w:eastAsia="ko-KR"/>
              </w:rPr>
              <w:t>2,081,497,451</w:t>
            </w:r>
            <w:r w:rsidR="00DC4C14" w:rsidRPr="00B941DD">
              <w:rPr>
                <w:rFonts w:ascii="Times New Roman" w:eastAsia="바탕체" w:hAnsi="Times New Roman" w:hint="eastAsia"/>
                <w:sz w:val="20"/>
                <w:szCs w:val="20"/>
                <w:lang w:eastAsia="ko-KR"/>
              </w:rPr>
              <w:t>원</w:t>
            </w:r>
            <w:r w:rsidR="00063BEE" w:rsidRPr="00B941DD">
              <w:rPr>
                <w:rFonts w:ascii="Times New Roman" w:eastAsia="바탕체" w:hAnsi="Times New Roman" w:hint="eastAsia"/>
                <w:sz w:val="20"/>
                <w:szCs w:val="20"/>
                <w:lang w:eastAsia="ko-KR"/>
              </w:rPr>
              <w:t>(</w:t>
            </w:r>
            <w:r w:rsidR="00063BEE" w:rsidRPr="00B941DD">
              <w:rPr>
                <w:rFonts w:ascii="Times New Roman" w:eastAsia="바탕체" w:hAnsi="Times New Roman"/>
                <w:sz w:val="20"/>
                <w:szCs w:val="20"/>
                <w:lang w:eastAsia="ko-KR"/>
              </w:rPr>
              <w:t>86.6%)</w:t>
            </w:r>
            <w:r w:rsidR="00DC4C14" w:rsidRPr="00B941DD">
              <w:rPr>
                <w:rFonts w:ascii="Times New Roman" w:eastAsia="바탕체" w:hAnsi="Times New Roman" w:hint="eastAsia"/>
                <w:sz w:val="20"/>
                <w:szCs w:val="20"/>
                <w:lang w:eastAsia="ko-KR"/>
              </w:rPr>
              <w:t>은</w:t>
            </w:r>
            <w:r w:rsidR="00DC4C14" w:rsidRPr="00B941DD">
              <w:rPr>
                <w:rFonts w:ascii="Times New Roman" w:eastAsia="바탕체" w:hAnsi="Times New Roman" w:hint="eastAsia"/>
                <w:sz w:val="20"/>
                <w:szCs w:val="20"/>
                <w:lang w:eastAsia="ko-KR"/>
              </w:rPr>
              <w:t xml:space="preserve"> </w:t>
            </w:r>
            <w:r w:rsidR="00DC4C14" w:rsidRPr="00B941DD">
              <w:rPr>
                <w:rFonts w:ascii="Times New Roman" w:eastAsia="바탕체" w:hAnsi="Times New Roman" w:hint="eastAsia"/>
                <w:sz w:val="20"/>
                <w:szCs w:val="20"/>
                <w:lang w:eastAsia="ko-KR"/>
              </w:rPr>
              <w:t>매도인이</w:t>
            </w:r>
            <w:r w:rsidR="00DC4C14" w:rsidRPr="00B941DD">
              <w:rPr>
                <w:rFonts w:ascii="Times New Roman" w:eastAsia="바탕체" w:hAnsi="Times New Roman" w:hint="eastAsia"/>
                <w:sz w:val="20"/>
                <w:szCs w:val="20"/>
                <w:lang w:eastAsia="ko-KR"/>
              </w:rPr>
              <w:t xml:space="preserve"> </w:t>
            </w:r>
            <w:r w:rsidR="00DC4C14" w:rsidRPr="00B941DD">
              <w:rPr>
                <w:rFonts w:ascii="Times New Roman" w:eastAsia="바탕체" w:hAnsi="Times New Roman" w:hint="eastAsia"/>
                <w:sz w:val="20"/>
                <w:szCs w:val="20"/>
                <w:lang w:eastAsia="ko-KR"/>
              </w:rPr>
              <w:t>부담하였고</w:t>
            </w:r>
            <w:r w:rsidR="00DC4C14" w:rsidRPr="00B941DD">
              <w:rPr>
                <w:rFonts w:ascii="Times New Roman" w:eastAsia="바탕체" w:hAnsi="Times New Roman" w:hint="eastAsia"/>
                <w:sz w:val="20"/>
                <w:szCs w:val="20"/>
                <w:lang w:eastAsia="ko-KR"/>
              </w:rPr>
              <w:t xml:space="preserve">, </w:t>
            </w:r>
            <w:r w:rsidR="00DC4C14" w:rsidRPr="00B941DD">
              <w:rPr>
                <w:rFonts w:ascii="Times New Roman" w:eastAsia="바탕체" w:hAnsi="Times New Roman" w:hint="eastAsia"/>
                <w:sz w:val="20"/>
                <w:szCs w:val="20"/>
                <w:lang w:eastAsia="ko-KR"/>
              </w:rPr>
              <w:t>보험료</w:t>
            </w:r>
            <w:r w:rsidR="00B941DD" w:rsidRPr="00B941DD">
              <w:rPr>
                <w:rStyle w:val="ae"/>
                <w:rFonts w:ascii="Times New Roman" w:hAnsi="Times New Roman"/>
                <w:sz w:val="20"/>
                <w:szCs w:val="20"/>
                <w:lang w:eastAsia="ko-KR"/>
              </w:rPr>
              <w:footnoteReference w:id="27"/>
            </w:r>
            <w:r w:rsidR="00DC4C14" w:rsidRPr="00B941DD">
              <w:rPr>
                <w:rFonts w:ascii="Times New Roman" w:eastAsia="바탕체" w:hAnsi="Times New Roman" w:hint="eastAsia"/>
                <w:sz w:val="20"/>
                <w:szCs w:val="20"/>
                <w:lang w:eastAsia="ko-KR"/>
              </w:rPr>
              <w:t>의</w:t>
            </w:r>
            <w:r w:rsidR="00DC4C14" w:rsidRPr="00B941DD">
              <w:rPr>
                <w:rFonts w:ascii="Times New Roman" w:eastAsia="바탕체" w:hAnsi="Times New Roman" w:hint="eastAsia"/>
                <w:sz w:val="20"/>
                <w:szCs w:val="20"/>
                <w:lang w:eastAsia="ko-KR"/>
              </w:rPr>
              <w:t xml:space="preserve"> </w:t>
            </w:r>
            <w:r w:rsidR="00DC4C14" w:rsidRPr="00B941DD">
              <w:rPr>
                <w:rFonts w:ascii="Times New Roman" w:eastAsia="바탕체" w:hAnsi="Times New Roman" w:hint="eastAsia"/>
                <w:sz w:val="20"/>
                <w:szCs w:val="20"/>
                <w:lang w:eastAsia="ko-KR"/>
              </w:rPr>
              <w:t>경우</w:t>
            </w:r>
            <w:r w:rsidR="0078199D">
              <w:rPr>
                <w:rFonts w:ascii="Times New Roman" w:eastAsia="바탕체" w:hAnsi="Times New Roman" w:hint="eastAsia"/>
                <w:sz w:val="20"/>
                <w:szCs w:val="20"/>
                <w:lang w:eastAsia="ko-KR"/>
              </w:rPr>
              <w:t xml:space="preserve"> </w:t>
            </w:r>
            <w:r w:rsidR="00DC4C14">
              <w:rPr>
                <w:rFonts w:ascii="Times New Roman" w:eastAsia="바탕체" w:hAnsi="Times New Roman"/>
                <w:sz w:val="20"/>
                <w:szCs w:val="20"/>
                <w:lang w:eastAsia="ko-KR"/>
              </w:rPr>
              <w:t>2023</w:t>
            </w:r>
            <w:r w:rsidR="00DC4C14">
              <w:rPr>
                <w:rFonts w:ascii="Times New Roman" w:eastAsia="바탕체" w:hAnsi="Times New Roman" w:hint="eastAsia"/>
                <w:sz w:val="20"/>
                <w:szCs w:val="20"/>
                <w:lang w:eastAsia="ko-KR"/>
              </w:rPr>
              <w:t>년</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보험료</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합계</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sz w:val="20"/>
                <w:szCs w:val="20"/>
                <w:lang w:eastAsia="ko-KR"/>
              </w:rPr>
              <w:t>33,267,147</w:t>
            </w:r>
            <w:r w:rsidR="00DC4C14">
              <w:rPr>
                <w:rFonts w:ascii="Times New Roman" w:eastAsia="바탕체" w:hAnsi="Times New Roman" w:hint="eastAsia"/>
                <w:sz w:val="20"/>
                <w:szCs w:val="20"/>
                <w:lang w:eastAsia="ko-KR"/>
              </w:rPr>
              <w:t>원</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중</w:t>
            </w:r>
            <w:r w:rsidR="00DC4C14">
              <w:rPr>
                <w:rFonts w:ascii="Times New Roman" w:eastAsia="바탕체" w:hAnsi="Times New Roman" w:hint="eastAsia"/>
                <w:sz w:val="20"/>
                <w:szCs w:val="20"/>
                <w:lang w:eastAsia="ko-KR"/>
              </w:rPr>
              <w:t xml:space="preserve"> </w:t>
            </w:r>
            <w:r w:rsidR="00DC4C14" w:rsidRPr="00DC4C14">
              <w:rPr>
                <w:rFonts w:ascii="Times New Roman" w:eastAsia="바탕체" w:hAnsi="Times New Roman"/>
                <w:sz w:val="20"/>
                <w:szCs w:val="20"/>
                <w:lang w:eastAsia="ko-KR"/>
              </w:rPr>
              <w:t>6,327,690</w:t>
            </w:r>
            <w:r w:rsidR="00DC4C14">
              <w:rPr>
                <w:rFonts w:ascii="Times New Roman" w:eastAsia="바탕체" w:hAnsi="Times New Roman" w:hint="eastAsia"/>
                <w:sz w:val="20"/>
                <w:szCs w:val="20"/>
                <w:lang w:eastAsia="ko-KR"/>
              </w:rPr>
              <w:t>원</w:t>
            </w:r>
            <w:r w:rsidR="00DC4C14" w:rsidRPr="00DC4C14">
              <w:rPr>
                <w:rFonts w:ascii="Times New Roman" w:eastAsia="바탕체" w:hAnsi="Times New Roman"/>
                <w:sz w:val="20"/>
                <w:szCs w:val="20"/>
                <w:lang w:eastAsia="ko-KR"/>
              </w:rPr>
              <w:t>(19.02%)</w:t>
            </w:r>
            <w:r w:rsidR="00DC4C14">
              <w:rPr>
                <w:rFonts w:ascii="Times New Roman" w:eastAsia="바탕체" w:hAnsi="Times New Roman" w:hint="eastAsia"/>
                <w:sz w:val="20"/>
                <w:szCs w:val="20"/>
                <w:lang w:eastAsia="ko-KR"/>
              </w:rPr>
              <w:t>은</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대견기업이</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나머지</w:t>
            </w:r>
            <w:r w:rsidR="00DC4C14">
              <w:rPr>
                <w:rFonts w:ascii="Times New Roman" w:eastAsia="바탕체" w:hAnsi="Times New Roman" w:hint="eastAsia"/>
                <w:sz w:val="20"/>
                <w:szCs w:val="20"/>
                <w:lang w:eastAsia="ko-KR"/>
              </w:rPr>
              <w:t xml:space="preserve"> </w:t>
            </w:r>
            <w:r w:rsidR="00DC4C14" w:rsidRPr="00DC4C14">
              <w:rPr>
                <w:rFonts w:ascii="Times New Roman" w:eastAsia="바탕체" w:hAnsi="Times New Roman"/>
                <w:sz w:val="20"/>
                <w:szCs w:val="20"/>
                <w:lang w:eastAsia="ko-KR"/>
              </w:rPr>
              <w:t>26,939,457</w:t>
            </w:r>
            <w:r w:rsidR="00DC4C14">
              <w:rPr>
                <w:rFonts w:ascii="Times New Roman" w:eastAsia="바탕체" w:hAnsi="Times New Roman" w:hint="eastAsia"/>
                <w:sz w:val="20"/>
                <w:szCs w:val="20"/>
                <w:lang w:eastAsia="ko-KR"/>
              </w:rPr>
              <w:t>원</w:t>
            </w:r>
            <w:r w:rsidR="00DC4C14" w:rsidRPr="00DC4C14">
              <w:rPr>
                <w:rFonts w:ascii="Times New Roman" w:eastAsia="바탕체" w:hAnsi="Times New Roman"/>
                <w:sz w:val="20"/>
                <w:szCs w:val="20"/>
                <w:lang w:eastAsia="ko-KR"/>
              </w:rPr>
              <w:t>(80.98%)</w:t>
            </w:r>
            <w:r w:rsidR="00DC4C14">
              <w:rPr>
                <w:rFonts w:ascii="Times New Roman" w:eastAsia="바탕체" w:hAnsi="Times New Roman" w:hint="eastAsia"/>
                <w:sz w:val="20"/>
                <w:szCs w:val="20"/>
                <w:lang w:eastAsia="ko-KR"/>
              </w:rPr>
              <w:t>은</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매도인이</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부담하였음</w:t>
            </w:r>
            <w:r w:rsidR="00DC4C14">
              <w:rPr>
                <w:rFonts w:ascii="Times New Roman" w:eastAsia="바탕체" w:hAnsi="Times New Roman" w:hint="eastAsia"/>
                <w:sz w:val="20"/>
                <w:szCs w:val="20"/>
                <w:lang w:eastAsia="ko-KR"/>
              </w:rPr>
              <w:t xml:space="preserve">. </w:t>
            </w:r>
          </w:p>
          <w:p w14:paraId="63299A9C" w14:textId="0958465A" w:rsidR="00F20D28" w:rsidRPr="00850E72" w:rsidRDefault="00F20D28" w:rsidP="00DC4C14">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책임임대차계약에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의하면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운영비용의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집행과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관련하여</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매도인이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대견기업에게</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매월</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 xml:space="preserve">monthly report </w:t>
            </w:r>
            <w:r w:rsidRPr="00F20D28">
              <w:rPr>
                <w:rFonts w:ascii="Times New Roman" w:eastAsia="바탕체" w:hAnsi="Times New Roman" w:hint="eastAsia"/>
                <w:sz w:val="20"/>
                <w:szCs w:val="20"/>
              </w:rPr>
              <w:t>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제출하도록</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하고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있</w:t>
            </w:r>
            <w:r w:rsidR="003758E9">
              <w:rPr>
                <w:rFonts w:ascii="Times New Roman" w:eastAsia="바탕체" w:hAnsi="Times New Roman" w:hint="eastAsia"/>
                <w:sz w:val="20"/>
                <w:szCs w:val="20"/>
              </w:rPr>
              <w:t>으나</w:t>
            </w:r>
            <w:r w:rsidR="003758E9">
              <w:rPr>
                <w:rFonts w:ascii="Times New Roman" w:eastAsia="바탕체" w:hAnsi="Times New Roman" w:hint="eastAsia"/>
                <w:sz w:val="20"/>
                <w:szCs w:val="20"/>
              </w:rPr>
              <w:t xml:space="preserve">, </w:t>
            </w:r>
            <w:r w:rsidR="003758E9">
              <w:rPr>
                <w:rFonts w:ascii="Times New Roman" w:eastAsia="바탕체" w:hAnsi="Times New Roman" w:hint="eastAsia"/>
                <w:sz w:val="20"/>
                <w:szCs w:val="20"/>
              </w:rPr>
              <w:t>매도인</w:t>
            </w:r>
            <w:r w:rsidR="00DC4C14">
              <w:rPr>
                <w:rFonts w:ascii="Times New Roman" w:eastAsia="바탕체" w:hAnsi="Times New Roman" w:hint="eastAsia"/>
                <w:sz w:val="20"/>
                <w:szCs w:val="20"/>
                <w:lang w:eastAsia="ko-KR"/>
              </w:rPr>
              <w:t>의</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답변</w:t>
            </w:r>
            <w:r w:rsidR="003758E9">
              <w:rPr>
                <w:rFonts w:ascii="Times New Roman" w:eastAsia="바탕체" w:hAnsi="Times New Roman" w:hint="eastAsia"/>
                <w:sz w:val="20"/>
                <w:szCs w:val="20"/>
              </w:rPr>
              <w:t>에</w:t>
            </w:r>
            <w:r w:rsidR="003758E9">
              <w:rPr>
                <w:rFonts w:ascii="Times New Roman" w:eastAsia="바탕체" w:hAnsi="Times New Roman" w:hint="eastAsia"/>
                <w:sz w:val="20"/>
                <w:szCs w:val="20"/>
              </w:rPr>
              <w:t xml:space="preserve"> </w:t>
            </w:r>
            <w:r w:rsidR="003758E9">
              <w:rPr>
                <w:rFonts w:ascii="Times New Roman" w:eastAsia="바탕체" w:hAnsi="Times New Roman" w:hint="eastAsia"/>
                <w:sz w:val="20"/>
                <w:szCs w:val="20"/>
              </w:rPr>
              <w:t>의하면</w:t>
            </w:r>
            <w:r w:rsidR="003758E9">
              <w:rPr>
                <w:rFonts w:ascii="Times New Roman" w:eastAsia="바탕체" w:hAnsi="Times New Roman" w:hint="eastAsia"/>
                <w:sz w:val="20"/>
                <w:szCs w:val="20"/>
              </w:rPr>
              <w:t xml:space="preserve"> </w:t>
            </w:r>
            <w:r w:rsidR="003758E9">
              <w:rPr>
                <w:rFonts w:ascii="Times New Roman" w:eastAsia="바탕체" w:hAnsi="Times New Roman" w:hint="eastAsia"/>
                <w:sz w:val="20"/>
                <w:szCs w:val="20"/>
              </w:rPr>
              <w:t>매도인이</w:t>
            </w:r>
            <w:r w:rsidR="003758E9">
              <w:rPr>
                <w:rFonts w:ascii="Times New Roman" w:eastAsia="바탕체" w:hAnsi="Times New Roman" w:hint="eastAsia"/>
                <w:sz w:val="20"/>
                <w:szCs w:val="20"/>
              </w:rPr>
              <w:t xml:space="preserve"> </w:t>
            </w:r>
            <w:r w:rsidR="003758E9">
              <w:rPr>
                <w:rFonts w:ascii="Times New Roman" w:eastAsia="바탕체" w:hAnsi="Times New Roman" w:hint="eastAsia"/>
                <w:sz w:val="20"/>
                <w:szCs w:val="20"/>
              </w:rPr>
              <w:t>대견기업에게</w:t>
            </w:r>
            <w:r w:rsidR="003758E9">
              <w:rPr>
                <w:rFonts w:ascii="Times New Roman" w:eastAsia="바탕체" w:hAnsi="Times New Roman" w:hint="eastAsia"/>
                <w:sz w:val="20"/>
                <w:szCs w:val="20"/>
              </w:rPr>
              <w:t xml:space="preserve"> </w:t>
            </w:r>
            <w:r w:rsidR="003758E9">
              <w:rPr>
                <w:rFonts w:ascii="Times New Roman" w:eastAsia="바탕체" w:hAnsi="Times New Roman"/>
                <w:sz w:val="20"/>
                <w:szCs w:val="20"/>
              </w:rPr>
              <w:t>monthly report</w:t>
            </w:r>
            <w:r w:rsidR="003758E9">
              <w:rPr>
                <w:rFonts w:ascii="Times New Roman" w:eastAsia="바탕체" w:hAnsi="Times New Roman" w:hint="eastAsia"/>
                <w:sz w:val="20"/>
                <w:szCs w:val="20"/>
              </w:rPr>
              <w:t>를</w:t>
            </w:r>
            <w:r w:rsidR="003758E9">
              <w:rPr>
                <w:rFonts w:ascii="Times New Roman" w:eastAsia="바탕체" w:hAnsi="Times New Roman" w:hint="eastAsia"/>
                <w:sz w:val="20"/>
                <w:szCs w:val="20"/>
              </w:rPr>
              <w:t xml:space="preserve"> </w:t>
            </w:r>
            <w:r w:rsidR="003758E9">
              <w:rPr>
                <w:rFonts w:ascii="Times New Roman" w:eastAsia="바탕체" w:hAnsi="Times New Roman" w:hint="eastAsia"/>
                <w:sz w:val="20"/>
                <w:szCs w:val="20"/>
              </w:rPr>
              <w:t>제출한</w:t>
            </w:r>
            <w:r w:rsidR="003758E9">
              <w:rPr>
                <w:rFonts w:ascii="Times New Roman" w:eastAsia="바탕체" w:hAnsi="Times New Roman" w:hint="eastAsia"/>
                <w:sz w:val="20"/>
                <w:szCs w:val="20"/>
              </w:rPr>
              <w:t xml:space="preserve"> </w:t>
            </w:r>
            <w:r w:rsidR="003758E9">
              <w:rPr>
                <w:rFonts w:ascii="Times New Roman" w:eastAsia="바탕체" w:hAnsi="Times New Roman" w:hint="eastAsia"/>
                <w:sz w:val="20"/>
                <w:szCs w:val="20"/>
              </w:rPr>
              <w:t>적</w:t>
            </w:r>
            <w:r w:rsidR="00DC4C14">
              <w:rPr>
                <w:rFonts w:ascii="바탕체" w:eastAsia="바탕체" w:hAnsi="바탕체" w:cs="바탕체" w:hint="eastAsia"/>
                <w:sz w:val="20"/>
                <w:szCs w:val="20"/>
                <w:lang w:eastAsia="ko-KR"/>
              </w:rPr>
              <w:t>은</w:t>
            </w:r>
            <w:r w:rsidR="003758E9">
              <w:rPr>
                <w:rFonts w:ascii="Times New Roman" w:eastAsia="바탕체" w:hAnsi="Times New Roman" w:hint="eastAsia"/>
                <w:sz w:val="20"/>
                <w:szCs w:val="20"/>
              </w:rPr>
              <w:t xml:space="preserve"> </w:t>
            </w:r>
            <w:r w:rsidR="003758E9">
              <w:rPr>
                <w:rFonts w:ascii="Times New Roman" w:eastAsia="바탕체" w:hAnsi="Times New Roman" w:hint="eastAsia"/>
                <w:sz w:val="20"/>
                <w:szCs w:val="20"/>
              </w:rPr>
              <w:t>없</w:t>
            </w:r>
            <w:r w:rsidR="00DC4C14">
              <w:rPr>
                <w:rFonts w:ascii="Times New Roman" w:eastAsia="바탕체" w:hAnsi="Times New Roman" w:hint="eastAsia"/>
                <w:sz w:val="20"/>
                <w:szCs w:val="20"/>
                <w:lang w:eastAsia="ko-KR"/>
              </w:rPr>
              <w:t>으며</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이와</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관련하여</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대견기업이</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이의제기를</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하거나</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분담</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금액에</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대하여</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증빙자료의</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제공을</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요구한</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적도</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없다고</w:t>
            </w:r>
            <w:r w:rsidR="00DC4C14">
              <w:rPr>
                <w:rFonts w:ascii="Times New Roman" w:eastAsia="바탕체" w:hAnsi="Times New Roman" w:hint="eastAsia"/>
                <w:sz w:val="20"/>
                <w:szCs w:val="20"/>
                <w:lang w:eastAsia="ko-KR"/>
              </w:rPr>
              <w:t xml:space="preserve"> </w:t>
            </w:r>
            <w:r w:rsidR="00DC4C14">
              <w:rPr>
                <w:rFonts w:ascii="Times New Roman" w:eastAsia="바탕체" w:hAnsi="Times New Roman" w:hint="eastAsia"/>
                <w:sz w:val="20"/>
                <w:szCs w:val="20"/>
                <w:lang w:eastAsia="ko-KR"/>
              </w:rPr>
              <w:t>함</w:t>
            </w:r>
            <w:r w:rsidR="00DC4C14">
              <w:rPr>
                <w:rFonts w:ascii="Times New Roman" w:eastAsia="바탕체" w:hAnsi="Times New Roman" w:hint="eastAsia"/>
                <w:sz w:val="20"/>
                <w:szCs w:val="20"/>
                <w:lang w:eastAsia="ko-KR"/>
              </w:rPr>
              <w:t xml:space="preserve">. </w:t>
            </w:r>
          </w:p>
        </w:tc>
        <w:tc>
          <w:tcPr>
            <w:tcW w:w="25" w:type="pct"/>
            <w:shd w:val="clear" w:color="auto" w:fill="auto"/>
          </w:tcPr>
          <w:p w14:paraId="4E1D4443" w14:textId="77777777" w:rsidR="00F20D28" w:rsidRPr="00850E72" w:rsidRDefault="00F20D28" w:rsidP="00F20D28">
            <w:pPr>
              <w:wordWrap w:val="0"/>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05E6702E" w14:textId="1A8FAE22" w:rsidR="00D13C8F" w:rsidRDefault="00CD49F8" w:rsidP="00D13C8F">
            <w:pPr>
              <w:numPr>
                <w:ilvl w:val="0"/>
                <w:numId w:val="14"/>
              </w:numPr>
              <w:wordWrap w:val="0"/>
              <w:snapToGrid w:val="0"/>
              <w:spacing w:after="120" w:line="280" w:lineRule="atLeast"/>
              <w:jc w:val="both"/>
              <w:rPr>
                <w:rFonts w:ascii="Times New Roman" w:eastAsia="바탕체" w:hAnsi="Times New Roman"/>
                <w:sz w:val="20"/>
                <w:szCs w:val="20"/>
              </w:rPr>
            </w:pPr>
            <w:r w:rsidRPr="00F20D28">
              <w:rPr>
                <w:rFonts w:ascii="Times New Roman" w:eastAsia="바탕체" w:hAnsi="Times New Roman" w:hint="eastAsia"/>
                <w:sz w:val="20"/>
                <w:szCs w:val="20"/>
              </w:rPr>
              <w:t>매수인이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책임임대차계약에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따른</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매도인의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지위를</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그대로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승계하는</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경우</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대한</w:t>
            </w:r>
            <w:r w:rsidRPr="00F20D28">
              <w:rPr>
                <w:rFonts w:ascii="Times New Roman" w:eastAsia="바탕체" w:hAnsi="Times New Roman" w:hint="eastAsia"/>
                <w:sz w:val="20"/>
                <w:szCs w:val="20"/>
              </w:rPr>
              <w:t xml:space="preserve"> </w:t>
            </w:r>
            <w:r w:rsidRPr="006B2774">
              <w:rPr>
                <w:rFonts w:ascii="Times New Roman" w:eastAsia="바탕체" w:hAnsi="Times New Roman" w:hint="eastAsia"/>
                <w:sz w:val="20"/>
                <w:szCs w:val="20"/>
                <w:highlight w:val="green"/>
              </w:rPr>
              <w:t>구조변경</w:t>
            </w:r>
            <w:r w:rsidRPr="006B2774">
              <w:rPr>
                <w:rFonts w:ascii="Times New Roman" w:eastAsia="바탕체" w:hAnsi="Times New Roman" w:hint="eastAsia"/>
                <w:sz w:val="20"/>
                <w:szCs w:val="20"/>
                <w:highlight w:val="green"/>
              </w:rPr>
              <w:t xml:space="preserve"> </w:t>
            </w:r>
            <w:r w:rsidRPr="006B2774">
              <w:rPr>
                <w:rFonts w:ascii="Times New Roman" w:eastAsia="바탕체" w:hAnsi="Times New Roman" w:hint="eastAsia"/>
                <w:sz w:val="20"/>
                <w:szCs w:val="20"/>
                <w:highlight w:val="green"/>
              </w:rPr>
              <w:t>및</w:t>
            </w:r>
            <w:r w:rsidRPr="006B2774">
              <w:rPr>
                <w:rFonts w:ascii="Times New Roman" w:eastAsia="바탕체" w:hAnsi="Times New Roman" w:hint="eastAsia"/>
                <w:sz w:val="20"/>
                <w:szCs w:val="20"/>
                <w:highlight w:val="green"/>
              </w:rPr>
              <w:t xml:space="preserve"> </w:t>
            </w:r>
            <w:r w:rsidRPr="006B2774">
              <w:rPr>
                <w:rFonts w:ascii="Times New Roman" w:eastAsia="바탕체" w:hAnsi="Times New Roman" w:hint="eastAsia"/>
                <w:sz w:val="20"/>
                <w:szCs w:val="20"/>
                <w:highlight w:val="green"/>
              </w:rPr>
              <w:t>자본적</w:t>
            </w:r>
            <w:r w:rsidRPr="006B2774">
              <w:rPr>
                <w:rFonts w:ascii="Times New Roman" w:eastAsia="바탕체" w:hAnsi="Times New Roman" w:hint="eastAsia"/>
                <w:sz w:val="20"/>
                <w:szCs w:val="20"/>
                <w:highlight w:val="green"/>
              </w:rPr>
              <w:t xml:space="preserve"> </w:t>
            </w:r>
            <w:r w:rsidRPr="006B2774">
              <w:rPr>
                <w:rFonts w:ascii="Times New Roman" w:eastAsia="바탕체" w:hAnsi="Times New Roman" w:hint="eastAsia"/>
                <w:sz w:val="20"/>
                <w:szCs w:val="20"/>
                <w:highlight w:val="green"/>
              </w:rPr>
              <w:t>지출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등</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일정한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사항에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대견기업의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사전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동의가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필요하다는</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점에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유념할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필요가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있음</w:t>
            </w:r>
            <w:r w:rsidRPr="00F20D28">
              <w:rPr>
                <w:rFonts w:ascii="Times New Roman" w:eastAsia="바탕체" w:hAnsi="Times New Roman" w:hint="eastAsia"/>
                <w:sz w:val="20"/>
                <w:szCs w:val="20"/>
              </w:rPr>
              <w:t>.</w:t>
            </w:r>
            <w:r w:rsidR="00D13C8F">
              <w:rPr>
                <w:rFonts w:ascii="Times New Roman" w:eastAsia="바탕체" w:hAnsi="Times New Roman" w:hint="eastAsia"/>
                <w:sz w:val="20"/>
                <w:szCs w:val="20"/>
                <w:lang w:eastAsia="ko-KR"/>
              </w:rPr>
              <w:t xml:space="preserve"> </w:t>
            </w:r>
            <w:r w:rsidR="00D8376E">
              <w:rPr>
                <w:rFonts w:ascii="Times New Roman" w:eastAsia="바탕체" w:hAnsi="Times New Roman"/>
                <w:sz w:val="20"/>
                <w:szCs w:val="20"/>
                <w:lang w:eastAsia="ko-KR"/>
              </w:rPr>
              <w:t xml:space="preserve"> </w:t>
            </w:r>
            <w:r w:rsidR="00D8376E">
              <w:rPr>
                <w:rFonts w:ascii="Times New Roman" w:eastAsia="바탕체" w:hAnsi="Times New Roman" w:hint="eastAsia"/>
                <w:sz w:val="20"/>
                <w:szCs w:val="20"/>
                <w:lang w:eastAsia="ko-KR"/>
              </w:rPr>
              <w:t>그러한</w:t>
            </w:r>
            <w:r w:rsidR="00D8376E">
              <w:rPr>
                <w:rFonts w:ascii="Times New Roman" w:eastAsia="바탕체" w:hAnsi="Times New Roman" w:hint="eastAsia"/>
                <w:sz w:val="20"/>
                <w:szCs w:val="20"/>
                <w:lang w:eastAsia="ko-KR"/>
              </w:rPr>
              <w:t xml:space="preserve"> </w:t>
            </w:r>
            <w:r w:rsidR="00D8376E" w:rsidRPr="006B2774">
              <w:rPr>
                <w:rFonts w:ascii="Times New Roman" w:eastAsia="바탕체" w:hAnsi="Times New Roman" w:hint="eastAsia"/>
                <w:sz w:val="20"/>
                <w:szCs w:val="20"/>
                <w:highlight w:val="green"/>
                <w:lang w:eastAsia="ko-KR"/>
              </w:rPr>
              <w:t>구조변경</w:t>
            </w:r>
            <w:r w:rsidR="00D8376E" w:rsidRPr="006B2774">
              <w:rPr>
                <w:rFonts w:ascii="Times New Roman" w:eastAsia="바탕체" w:hAnsi="Times New Roman" w:hint="eastAsia"/>
                <w:sz w:val="20"/>
                <w:szCs w:val="20"/>
                <w:highlight w:val="green"/>
                <w:lang w:eastAsia="ko-KR"/>
              </w:rPr>
              <w:t xml:space="preserve"> </w:t>
            </w:r>
            <w:r w:rsidR="00D8376E" w:rsidRPr="006B2774">
              <w:rPr>
                <w:rFonts w:ascii="Times New Roman" w:eastAsia="바탕체" w:hAnsi="Times New Roman" w:hint="eastAsia"/>
                <w:sz w:val="20"/>
                <w:szCs w:val="20"/>
                <w:highlight w:val="green"/>
                <w:lang w:eastAsia="ko-KR"/>
              </w:rPr>
              <w:t>및</w:t>
            </w:r>
            <w:r w:rsidR="00D8376E" w:rsidRPr="006B2774">
              <w:rPr>
                <w:rFonts w:ascii="Times New Roman" w:eastAsia="바탕체" w:hAnsi="Times New Roman" w:hint="eastAsia"/>
                <w:sz w:val="20"/>
                <w:szCs w:val="20"/>
                <w:highlight w:val="green"/>
                <w:lang w:eastAsia="ko-KR"/>
              </w:rPr>
              <w:t xml:space="preserve"> </w:t>
            </w:r>
            <w:r w:rsidR="00D8376E" w:rsidRPr="006B2774">
              <w:rPr>
                <w:rFonts w:ascii="Times New Roman" w:eastAsia="바탕체" w:hAnsi="Times New Roman" w:hint="eastAsia"/>
                <w:sz w:val="20"/>
                <w:szCs w:val="20"/>
                <w:highlight w:val="green"/>
                <w:lang w:eastAsia="ko-KR"/>
              </w:rPr>
              <w:t>수선비</w:t>
            </w:r>
            <w:r w:rsidR="00D8376E" w:rsidRPr="006B2774">
              <w:rPr>
                <w:rFonts w:ascii="Times New Roman" w:eastAsia="바탕체" w:hAnsi="Times New Roman" w:hint="eastAsia"/>
                <w:sz w:val="20"/>
                <w:szCs w:val="20"/>
                <w:highlight w:val="green"/>
                <w:lang w:eastAsia="ko-KR"/>
              </w:rPr>
              <w:t>(</w:t>
            </w:r>
            <w:r w:rsidR="00D8376E" w:rsidRPr="006B2774">
              <w:rPr>
                <w:rFonts w:ascii="Times New Roman" w:eastAsia="바탕체" w:hAnsi="Times New Roman" w:hint="eastAsia"/>
                <w:sz w:val="20"/>
                <w:szCs w:val="20"/>
                <w:highlight w:val="green"/>
                <w:lang w:eastAsia="ko-KR"/>
              </w:rPr>
              <w:t>자본적</w:t>
            </w:r>
            <w:r w:rsidR="00D8376E" w:rsidRPr="006B2774">
              <w:rPr>
                <w:rFonts w:ascii="Times New Roman" w:eastAsia="바탕체" w:hAnsi="Times New Roman" w:hint="eastAsia"/>
                <w:sz w:val="20"/>
                <w:szCs w:val="20"/>
                <w:highlight w:val="green"/>
                <w:lang w:eastAsia="ko-KR"/>
              </w:rPr>
              <w:t xml:space="preserve"> </w:t>
            </w:r>
            <w:r w:rsidR="00D8376E" w:rsidRPr="006B2774">
              <w:rPr>
                <w:rFonts w:ascii="Times New Roman" w:eastAsia="바탕체" w:hAnsi="Times New Roman" w:hint="eastAsia"/>
                <w:sz w:val="20"/>
                <w:szCs w:val="20"/>
                <w:highlight w:val="green"/>
                <w:lang w:eastAsia="ko-KR"/>
              </w:rPr>
              <w:t>지출</w:t>
            </w:r>
            <w:r w:rsidR="00D8376E" w:rsidRPr="006B2774">
              <w:rPr>
                <w:rFonts w:ascii="Times New Roman" w:eastAsia="바탕체" w:hAnsi="Times New Roman" w:hint="eastAsia"/>
                <w:sz w:val="20"/>
                <w:szCs w:val="20"/>
                <w:highlight w:val="green"/>
                <w:lang w:eastAsia="ko-KR"/>
              </w:rPr>
              <w:t>)</w:t>
            </w:r>
            <w:r w:rsidR="00D8376E" w:rsidRPr="006B2774">
              <w:rPr>
                <w:rFonts w:ascii="Times New Roman" w:eastAsia="바탕체" w:hAnsi="Times New Roman" w:hint="eastAsia"/>
                <w:sz w:val="20"/>
                <w:szCs w:val="20"/>
                <w:highlight w:val="green"/>
                <w:lang w:eastAsia="ko-KR"/>
              </w:rPr>
              <w:t>의</w:t>
            </w:r>
            <w:r w:rsidR="00D8376E" w:rsidRPr="006B2774">
              <w:rPr>
                <w:rFonts w:ascii="Times New Roman" w:eastAsia="바탕체" w:hAnsi="Times New Roman" w:hint="eastAsia"/>
                <w:sz w:val="20"/>
                <w:szCs w:val="20"/>
                <w:highlight w:val="green"/>
                <w:lang w:eastAsia="ko-KR"/>
              </w:rPr>
              <w:t xml:space="preserve"> </w:t>
            </w:r>
            <w:r w:rsidR="00D8376E" w:rsidRPr="006B2774">
              <w:rPr>
                <w:rFonts w:ascii="Times New Roman" w:eastAsia="바탕체" w:hAnsi="Times New Roman" w:hint="eastAsia"/>
                <w:sz w:val="20"/>
                <w:szCs w:val="20"/>
                <w:highlight w:val="green"/>
                <w:lang w:eastAsia="ko-KR"/>
              </w:rPr>
              <w:t>범위</w:t>
            </w:r>
            <w:r w:rsidR="00D8376E">
              <w:rPr>
                <w:rFonts w:ascii="Times New Roman" w:eastAsia="바탕체" w:hAnsi="Times New Roman" w:hint="eastAsia"/>
                <w:sz w:val="20"/>
                <w:szCs w:val="20"/>
                <w:lang w:eastAsia="ko-KR"/>
              </w:rPr>
              <w:t>는</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다소</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포괄적일</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수</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있으므로</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과거</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이</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조항에</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따라</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실무적으로</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어떤</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범위에</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대해</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동의를</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받아왔는지</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확인해보시는</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것도</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고려하시기</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바람</w:t>
            </w:r>
            <w:r w:rsidR="00D8376E">
              <w:rPr>
                <w:rFonts w:ascii="Times New Roman" w:eastAsia="바탕체" w:hAnsi="Times New Roman" w:hint="eastAsia"/>
                <w:sz w:val="20"/>
                <w:szCs w:val="20"/>
                <w:lang w:eastAsia="ko-KR"/>
              </w:rPr>
              <w:t>.</w:t>
            </w:r>
          </w:p>
          <w:p w14:paraId="6B3EE216" w14:textId="67748EB3" w:rsidR="00D13C8F" w:rsidRDefault="003758E9" w:rsidP="00D13C8F">
            <w:pPr>
              <w:numPr>
                <w:ilvl w:val="0"/>
                <w:numId w:val="14"/>
              </w:numPr>
              <w:wordWrap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sidR="00D13C8F">
              <w:rPr>
                <w:rFonts w:ascii="Times New Roman" w:eastAsia="바탕체" w:hAnsi="Times New Roman" w:hint="eastAsia"/>
                <w:sz w:val="20"/>
                <w:szCs w:val="20"/>
                <w:lang w:eastAsia="ko-KR"/>
              </w:rPr>
              <w:t>에서</w:t>
            </w:r>
            <w:r w:rsidR="00D13C8F">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책임임대차계약상</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매도인의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의무위반이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없다는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점</w:t>
            </w:r>
            <w:r w:rsidR="00D13C8F">
              <w:rPr>
                <w:rFonts w:ascii="Times New Roman" w:eastAsia="바탕체" w:hAnsi="Times New Roman" w:hint="eastAsia"/>
                <w:sz w:val="20"/>
                <w:szCs w:val="20"/>
                <w:lang w:eastAsia="ko-KR"/>
              </w:rPr>
              <w:t>에</w:t>
            </w:r>
            <w:r w:rsidR="00D13C8F">
              <w:rPr>
                <w:rFonts w:ascii="Times New Roman" w:eastAsia="바탕체" w:hAnsi="Times New Roman" w:hint="eastAsia"/>
                <w:sz w:val="20"/>
                <w:szCs w:val="20"/>
                <w:lang w:eastAsia="ko-KR"/>
              </w:rPr>
              <w:t xml:space="preserve"> </w:t>
            </w:r>
            <w:r w:rsidR="00D13C8F">
              <w:rPr>
                <w:rFonts w:ascii="Times New Roman" w:eastAsia="바탕체" w:hAnsi="Times New Roman" w:hint="eastAsia"/>
                <w:sz w:val="20"/>
                <w:szCs w:val="20"/>
                <w:lang w:eastAsia="ko-KR"/>
              </w:rPr>
              <w:t>대한</w:t>
            </w:r>
            <w:r w:rsidR="00D13C8F">
              <w:rPr>
                <w:rFonts w:ascii="Times New Roman" w:eastAsia="바탕체" w:hAnsi="Times New Roman" w:hint="eastAsia"/>
                <w:sz w:val="20"/>
                <w:szCs w:val="20"/>
                <w:lang w:eastAsia="ko-KR"/>
              </w:rPr>
              <w:t xml:space="preserve"> </w:t>
            </w:r>
            <w:r w:rsidR="00D13C8F">
              <w:rPr>
                <w:rFonts w:ascii="Times New Roman" w:eastAsia="바탕체" w:hAnsi="Times New Roman" w:hint="eastAsia"/>
                <w:sz w:val="20"/>
                <w:szCs w:val="20"/>
                <w:lang w:eastAsia="ko-KR"/>
              </w:rPr>
              <w:t>진술</w:t>
            </w:r>
            <w:r w:rsidR="00D13C8F">
              <w:rPr>
                <w:rFonts w:ascii="Times New Roman" w:eastAsia="바탕체" w:hAnsi="Times New Roman" w:hint="eastAsia"/>
                <w:sz w:val="20"/>
                <w:szCs w:val="20"/>
                <w:lang w:eastAsia="ko-KR"/>
              </w:rPr>
              <w:t xml:space="preserve"> </w:t>
            </w:r>
            <w:r w:rsidR="00D13C8F">
              <w:rPr>
                <w:rFonts w:ascii="Times New Roman" w:eastAsia="바탕체" w:hAnsi="Times New Roman" w:hint="eastAsia"/>
                <w:sz w:val="20"/>
                <w:szCs w:val="20"/>
                <w:lang w:eastAsia="ko-KR"/>
              </w:rPr>
              <w:t>및</w:t>
            </w:r>
            <w:r w:rsidR="00D13C8F">
              <w:rPr>
                <w:rFonts w:ascii="Times New Roman" w:eastAsia="바탕체" w:hAnsi="Times New Roman" w:hint="eastAsia"/>
                <w:sz w:val="20"/>
                <w:szCs w:val="20"/>
                <w:lang w:eastAsia="ko-KR"/>
              </w:rPr>
              <w:t xml:space="preserve"> </w:t>
            </w:r>
            <w:r w:rsidR="00D13C8F">
              <w:rPr>
                <w:rFonts w:ascii="Times New Roman" w:eastAsia="바탕체" w:hAnsi="Times New Roman" w:hint="eastAsia"/>
                <w:sz w:val="20"/>
                <w:szCs w:val="20"/>
                <w:lang w:eastAsia="ko-KR"/>
              </w:rPr>
              <w:t>보증을</w:t>
            </w:r>
            <w:r w:rsidR="00D13C8F">
              <w:rPr>
                <w:rFonts w:ascii="Times New Roman" w:eastAsia="바탕체" w:hAnsi="Times New Roman" w:hint="eastAsia"/>
                <w:sz w:val="20"/>
                <w:szCs w:val="20"/>
                <w:lang w:eastAsia="ko-KR"/>
              </w:rPr>
              <w:t xml:space="preserve"> </w:t>
            </w:r>
            <w:r w:rsidR="00D13C8F">
              <w:rPr>
                <w:rFonts w:ascii="Times New Roman" w:eastAsia="바탕체" w:hAnsi="Times New Roman" w:hint="eastAsia"/>
                <w:sz w:val="20"/>
                <w:szCs w:val="20"/>
                <w:lang w:eastAsia="ko-KR"/>
              </w:rPr>
              <w:t>받는</w:t>
            </w:r>
            <w:r w:rsidR="00D13C8F">
              <w:rPr>
                <w:rFonts w:ascii="Times New Roman" w:eastAsia="바탕체" w:hAnsi="Times New Roman" w:hint="eastAsia"/>
                <w:sz w:val="20"/>
                <w:szCs w:val="20"/>
                <w:lang w:eastAsia="ko-KR"/>
              </w:rPr>
              <w:t xml:space="preserve"> </w:t>
            </w:r>
            <w:r w:rsidR="00D13C8F">
              <w:rPr>
                <w:rFonts w:ascii="Times New Roman" w:eastAsia="바탕체" w:hAnsi="Times New Roman" w:hint="eastAsia"/>
                <w:sz w:val="20"/>
                <w:szCs w:val="20"/>
                <w:lang w:eastAsia="ko-KR"/>
              </w:rPr>
              <w:t>것이</w:t>
            </w:r>
            <w:r w:rsidR="00D13C8F">
              <w:rPr>
                <w:rFonts w:ascii="Times New Roman" w:eastAsia="바탕체" w:hAnsi="Times New Roman" w:hint="eastAsia"/>
                <w:sz w:val="20"/>
                <w:szCs w:val="20"/>
                <w:lang w:eastAsia="ko-KR"/>
              </w:rPr>
              <w:t xml:space="preserve"> </w:t>
            </w:r>
            <w:r w:rsidR="00D13C8F">
              <w:rPr>
                <w:rFonts w:ascii="Times New Roman" w:eastAsia="바탕체" w:hAnsi="Times New Roman" w:hint="eastAsia"/>
                <w:sz w:val="20"/>
                <w:szCs w:val="20"/>
                <w:lang w:eastAsia="ko-KR"/>
              </w:rPr>
              <w:t>바람직함</w:t>
            </w:r>
            <w:r w:rsidR="00D13C8F">
              <w:rPr>
                <w:rFonts w:ascii="Times New Roman" w:eastAsia="바탕체" w:hAnsi="Times New Roman" w:hint="eastAsia"/>
                <w:sz w:val="20"/>
                <w:szCs w:val="20"/>
                <w:lang w:eastAsia="ko-KR"/>
              </w:rPr>
              <w:t xml:space="preserve">. </w:t>
            </w:r>
          </w:p>
          <w:p w14:paraId="53D0A644" w14:textId="01D29423" w:rsidR="003758E9" w:rsidRDefault="00D13C8F" w:rsidP="00D8376E">
            <w:pPr>
              <w:numPr>
                <w:ilvl w:val="0"/>
                <w:numId w:val="14"/>
              </w:numPr>
              <w:wordWrap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매도인으로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하여금</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앞으로</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거래종결</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전까지</w:t>
            </w:r>
            <w:r>
              <w:rPr>
                <w:rFonts w:ascii="Times New Roman" w:eastAsia="바탕체" w:hAnsi="Times New Roman" w:hint="eastAsia"/>
                <w:sz w:val="20"/>
                <w:szCs w:val="20"/>
                <w:lang w:eastAsia="ko-KR"/>
              </w:rPr>
              <w:t>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대견기업에게</w:t>
            </w:r>
            <w:r>
              <w:rPr>
                <w:rFonts w:ascii="Times New Roman" w:eastAsia="바탕체" w:hAnsi="Times New Roman" w:hint="eastAsia"/>
                <w:sz w:val="20"/>
                <w:szCs w:val="20"/>
                <w:lang w:eastAsia="ko-KR"/>
              </w:rPr>
              <w:t xml:space="preserve"> </w:t>
            </w:r>
            <w:proofErr w:type="spellStart"/>
            <w:r>
              <w:rPr>
                <w:rFonts w:ascii="Times New Roman" w:eastAsia="바탕체" w:hAnsi="Times New Roman"/>
                <w:sz w:val="20"/>
                <w:szCs w:val="20"/>
                <w:lang w:eastAsia="ko-KR"/>
              </w:rPr>
              <w:t>montly</w:t>
            </w:r>
            <w:proofErr w:type="spellEnd"/>
            <w:r>
              <w:rPr>
                <w:rFonts w:ascii="Times New Roman" w:eastAsia="바탕체" w:hAnsi="Times New Roman"/>
                <w:sz w:val="20"/>
                <w:szCs w:val="20"/>
                <w:lang w:eastAsia="ko-KR"/>
              </w:rPr>
              <w:t xml:space="preserve"> </w:t>
            </w:r>
            <w:proofErr w:type="gramStart"/>
            <w:r>
              <w:rPr>
                <w:rFonts w:ascii="Times New Roman" w:eastAsia="바탕체" w:hAnsi="Times New Roman"/>
                <w:sz w:val="20"/>
                <w:szCs w:val="20"/>
                <w:lang w:eastAsia="ko-KR"/>
              </w:rPr>
              <w:t xml:space="preserve">report </w:t>
            </w:r>
            <w:r>
              <w:rPr>
                <w:rFonts w:ascii="Times New Roman" w:eastAsia="바탕체" w:hAnsi="Times New Roman" w:hint="eastAsia"/>
                <w:sz w:val="20"/>
                <w:szCs w:val="20"/>
                <w:lang w:eastAsia="ko-KR"/>
              </w:rPr>
              <w:t>를</w:t>
            </w:r>
            <w:proofErr w:type="gram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제출할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요구하는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방안도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고려해볼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있겠</w:t>
            </w:r>
            <w:r w:rsidR="00D8376E">
              <w:rPr>
                <w:rFonts w:ascii="Times New Roman" w:eastAsia="바탕체" w:hAnsi="Times New Roman" w:hint="eastAsia"/>
                <w:sz w:val="20"/>
                <w:szCs w:val="20"/>
                <w:lang w:eastAsia="ko-KR"/>
              </w:rPr>
              <w:t>고</w:t>
            </w:r>
            <w:r w:rsidR="00D8376E">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이와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별도로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거래종결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후부터는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매수인은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책임임대차계약에서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바에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대견기업에게</w:t>
            </w:r>
            <w:r w:rsidR="003758E9">
              <w:rPr>
                <w:rFonts w:ascii="Times New Roman" w:eastAsia="바탕체" w:hAnsi="Times New Roman" w:hint="eastAsia"/>
                <w:sz w:val="20"/>
                <w:szCs w:val="20"/>
              </w:rPr>
              <w:t xml:space="preserve"> m</w:t>
            </w:r>
            <w:r w:rsidR="003758E9">
              <w:rPr>
                <w:rFonts w:ascii="Times New Roman" w:eastAsia="바탕체" w:hAnsi="Times New Roman"/>
                <w:sz w:val="20"/>
                <w:szCs w:val="20"/>
              </w:rPr>
              <w:t xml:space="preserve">onthly </w:t>
            </w:r>
            <w:r w:rsidR="003758E9">
              <w:rPr>
                <w:rFonts w:ascii="Times New Roman" w:eastAsia="바탕체" w:hAnsi="Times New Roman" w:hint="eastAsia"/>
                <w:sz w:val="20"/>
                <w:szCs w:val="20"/>
              </w:rPr>
              <w:t>report</w:t>
            </w:r>
            <w:r>
              <w:rPr>
                <w:rFonts w:ascii="Times New Roman" w:eastAsia="바탕체" w:hAnsi="Times New Roman" w:hint="eastAsia"/>
                <w:sz w:val="20"/>
                <w:szCs w:val="20"/>
                <w:lang w:eastAsia="ko-KR"/>
              </w:rPr>
              <w:t>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제출할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필요가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있어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w:t>
            </w:r>
            <w:r w:rsidR="00D8376E">
              <w:rPr>
                <w:rFonts w:ascii="Times New Roman" w:eastAsia="바탕체" w:hAnsi="Times New Roman" w:hint="eastAsia"/>
                <w:sz w:val="20"/>
                <w:szCs w:val="20"/>
                <w:lang w:eastAsia="ko-KR"/>
              </w:rPr>
              <w:t>이니</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유의하시기</w:t>
            </w:r>
            <w:r w:rsidR="00D8376E">
              <w:rPr>
                <w:rFonts w:ascii="Times New Roman" w:eastAsia="바탕체" w:hAnsi="Times New Roman" w:hint="eastAsia"/>
                <w:sz w:val="20"/>
                <w:szCs w:val="20"/>
                <w:lang w:eastAsia="ko-KR"/>
              </w:rPr>
              <w:t xml:space="preserve"> </w:t>
            </w:r>
            <w:r w:rsidR="00D8376E">
              <w:rPr>
                <w:rFonts w:ascii="Times New Roman" w:eastAsia="바탕체" w:hAnsi="Times New Roman" w:hint="eastAsia"/>
                <w:sz w:val="20"/>
                <w:szCs w:val="20"/>
                <w:lang w:eastAsia="ko-KR"/>
              </w:rPr>
              <w:t>바람</w:t>
            </w:r>
            <w:r>
              <w:rPr>
                <w:rFonts w:ascii="Times New Roman" w:eastAsia="바탕체" w:hAnsi="Times New Roman" w:hint="eastAsia"/>
                <w:sz w:val="20"/>
                <w:szCs w:val="20"/>
                <w:lang w:eastAsia="ko-KR"/>
              </w:rPr>
              <w:t xml:space="preserve">. </w:t>
            </w:r>
          </w:p>
        </w:tc>
      </w:tr>
      <w:tr w:rsidR="00F20D28" w:rsidRPr="00850E72" w14:paraId="75AC6DFF" w14:textId="77777777" w:rsidTr="00893737">
        <w:trPr>
          <w:trHeight w:val="535"/>
        </w:trPr>
        <w:tc>
          <w:tcPr>
            <w:tcW w:w="572" w:type="pct"/>
            <w:tcBorders>
              <w:top w:val="single" w:sz="12" w:space="0" w:color="000080"/>
              <w:bottom w:val="single" w:sz="12" w:space="0" w:color="000080"/>
            </w:tcBorders>
            <w:shd w:val="clear" w:color="auto" w:fill="auto"/>
          </w:tcPr>
          <w:p w14:paraId="4DB8CF72" w14:textId="4E05DFA0" w:rsidR="00F20D28" w:rsidRPr="00850E72" w:rsidRDefault="00F20D28" w:rsidP="00D05420">
            <w:pPr>
              <w:pStyle w:val="38"/>
              <w:numPr>
                <w:ilvl w:val="0"/>
                <w:numId w:val="19"/>
              </w:numPr>
              <w:ind w:left="284" w:hanging="284"/>
              <w:jc w:val="left"/>
              <w:outlineLvl w:val="1"/>
              <w:rPr>
                <w:sz w:val="20"/>
              </w:rPr>
            </w:pPr>
            <w:bookmarkStart w:id="115" w:name="_Toc152170076"/>
            <w:r w:rsidRPr="00F20D28">
              <w:rPr>
                <w:rFonts w:hint="eastAsia"/>
                <w:sz w:val="20"/>
              </w:rPr>
              <w:lastRenderedPageBreak/>
              <w:t>P</w:t>
            </w:r>
            <w:r w:rsidRPr="00F20D28">
              <w:rPr>
                <w:sz w:val="20"/>
              </w:rPr>
              <w:t xml:space="preserve">M/FM </w:t>
            </w:r>
            <w:r w:rsidRPr="00F20D28">
              <w:rPr>
                <w:rFonts w:hint="eastAsia"/>
                <w:sz w:val="20"/>
              </w:rPr>
              <w:t>계약</w:t>
            </w:r>
            <w:bookmarkEnd w:id="115"/>
            <w:r w:rsidRPr="00F20D28">
              <w:rPr>
                <w:rFonts w:hint="eastAsia"/>
                <w:sz w:val="20"/>
              </w:rPr>
              <w:t xml:space="preserve"> </w:t>
            </w:r>
          </w:p>
        </w:tc>
        <w:tc>
          <w:tcPr>
            <w:tcW w:w="25" w:type="pct"/>
            <w:shd w:val="clear" w:color="auto" w:fill="auto"/>
          </w:tcPr>
          <w:p w14:paraId="45FB39DB" w14:textId="77777777" w:rsidR="00F20D28" w:rsidRPr="00850E72" w:rsidRDefault="00F20D28" w:rsidP="00F20D2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65EEE5E3" w14:textId="3F57A7E7" w:rsidR="00F20D28" w:rsidRDefault="00F20D2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20D28">
              <w:rPr>
                <w:rFonts w:ascii="Times New Roman" w:eastAsia="바탕체" w:hAnsi="Times New Roman" w:hint="eastAsia"/>
                <w:sz w:val="20"/>
                <w:szCs w:val="20"/>
              </w:rPr>
              <w:t>매도인은</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 xml:space="preserve">2019. 5. 10. </w:t>
            </w:r>
            <w:r w:rsidRPr="00F20D28">
              <w:rPr>
                <w:rFonts w:ascii="Times New Roman" w:eastAsia="바탕체" w:hAnsi="Times New Roman" w:hint="eastAsia"/>
                <w:sz w:val="20"/>
                <w:szCs w:val="20"/>
              </w:rPr>
              <w:t>㈜젠스타메이트와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사이에서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부동산관리위탁</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PM)</w:t>
            </w:r>
            <w:r w:rsidRPr="00F20D28">
              <w:rPr>
                <w:rFonts w:ascii="Times New Roman" w:eastAsia="바탕체" w:hAnsi="Times New Roman" w:hint="eastAsia"/>
                <w:sz w:val="20"/>
                <w:szCs w:val="20"/>
              </w:rPr>
              <w:t>계약을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체결하고</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㈜젠스타메이트는</w:t>
            </w:r>
            <w:r w:rsidRPr="00F20D28">
              <w:rPr>
                <w:rFonts w:ascii="Times New Roman" w:eastAsia="바탕체" w:hAnsi="Times New Roman" w:hint="eastAsia"/>
                <w:sz w:val="20"/>
                <w:szCs w:val="20"/>
              </w:rPr>
              <w:t xml:space="preserve"> </w:t>
            </w:r>
            <w:r w:rsidRPr="00F20D28">
              <w:rPr>
                <w:rFonts w:ascii="Times New Roman" w:eastAsia="바탕체" w:hAnsi="Times New Roman"/>
                <w:sz w:val="20"/>
                <w:szCs w:val="20"/>
              </w:rPr>
              <w:t xml:space="preserve">2021. 5. 10. </w:t>
            </w:r>
            <w:r w:rsidRPr="00F20D28">
              <w:rPr>
                <w:rFonts w:ascii="Times New Roman" w:eastAsia="바탕체" w:hAnsi="Times New Roman" w:hint="eastAsia"/>
                <w:sz w:val="20"/>
                <w:szCs w:val="20"/>
              </w:rPr>
              <w:t>㈜맥서브와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사이에서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시설관리용역</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FM)</w:t>
            </w:r>
            <w:r w:rsidRPr="00F20D28">
              <w:rPr>
                <w:rFonts w:ascii="Times New Roman" w:eastAsia="바탕체" w:hAnsi="Times New Roman" w:hint="eastAsia"/>
                <w:sz w:val="20"/>
                <w:szCs w:val="20"/>
              </w:rPr>
              <w:t>계약을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체결하였음</w:t>
            </w:r>
            <w:r w:rsidRPr="00F20D28">
              <w:rPr>
                <w:rFonts w:ascii="Times New Roman" w:eastAsia="바탕체" w:hAnsi="Times New Roman" w:hint="eastAsia"/>
                <w:sz w:val="20"/>
                <w:szCs w:val="20"/>
              </w:rPr>
              <w:t>.</w:t>
            </w:r>
          </w:p>
          <w:p w14:paraId="20D11173" w14:textId="790FEDD8" w:rsidR="00E43223" w:rsidRPr="00F20D28" w:rsidRDefault="00E43223"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책임임대차계약상</w:t>
            </w:r>
            <w:r>
              <w:rPr>
                <w:rFonts w:ascii="Times New Roman" w:eastAsia="바탕체" w:hAnsi="Times New Roman" w:hint="eastAsia"/>
                <w:sz w:val="20"/>
                <w:szCs w:val="20"/>
              </w:rPr>
              <w:t xml:space="preserve"> </w:t>
            </w:r>
            <w:r>
              <w:rPr>
                <w:rFonts w:ascii="Times New Roman" w:eastAsia="바탕체" w:hAnsi="Times New Roman"/>
                <w:sz w:val="20"/>
                <w:szCs w:val="20"/>
              </w:rPr>
              <w:t>PM</w:t>
            </w:r>
            <w:r>
              <w:rPr>
                <w:rFonts w:ascii="Times New Roman" w:eastAsia="바탕체" w:hAnsi="Times New Roman" w:hint="eastAsia"/>
                <w:sz w:val="20"/>
                <w:szCs w:val="20"/>
              </w:rPr>
              <w:t xml:space="preserve"> </w:t>
            </w:r>
            <w:r>
              <w:rPr>
                <w:rFonts w:ascii="Times New Roman" w:eastAsia="바탕체" w:hAnsi="Times New Roman" w:hint="eastAsia"/>
                <w:sz w:val="20"/>
                <w:szCs w:val="20"/>
              </w:rPr>
              <w:t>수수료의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정산에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관하여</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명시적으로</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정하고</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있지는</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않은</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것으로</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보이며</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매도인</w:t>
            </w:r>
            <w:r>
              <w:rPr>
                <w:rFonts w:ascii="Times New Roman" w:eastAsia="바탕체" w:hAnsi="Times New Roman" w:hint="eastAsia"/>
                <w:sz w:val="20"/>
                <w:szCs w:val="20"/>
              </w:rPr>
              <w:t xml:space="preserve"> </w:t>
            </w:r>
            <w:r>
              <w:rPr>
                <w:rFonts w:ascii="Times New Roman" w:eastAsia="바탕체" w:hAnsi="Times New Roman" w:hint="eastAsia"/>
                <w:sz w:val="20"/>
                <w:szCs w:val="20"/>
              </w:rPr>
              <w:t>답변에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의하면</w:t>
            </w:r>
            <w:r>
              <w:rPr>
                <w:rFonts w:ascii="Times New Roman" w:eastAsia="바탕체" w:hAnsi="Times New Roman"/>
                <w:sz w:val="20"/>
                <w:szCs w:val="20"/>
              </w:rPr>
              <w:t xml:space="preserve"> PM</w:t>
            </w:r>
            <w:r>
              <w:rPr>
                <w:rFonts w:ascii="Times New Roman" w:eastAsia="바탕체" w:hAnsi="Times New Roman" w:hint="eastAsia"/>
                <w:sz w:val="20"/>
                <w:szCs w:val="20"/>
              </w:rPr>
              <w:t>계약에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따른</w:t>
            </w:r>
            <w:r>
              <w:rPr>
                <w:rFonts w:ascii="Times New Roman" w:eastAsia="바탕체" w:hAnsi="Times New Roman" w:hint="eastAsia"/>
                <w:sz w:val="20"/>
                <w:szCs w:val="20"/>
              </w:rPr>
              <w:t xml:space="preserve"> </w:t>
            </w:r>
            <w:r>
              <w:rPr>
                <w:rFonts w:ascii="Times New Roman" w:eastAsia="바탕체" w:hAnsi="Times New Roman" w:hint="eastAsia"/>
                <w:sz w:val="20"/>
                <w:szCs w:val="20"/>
              </w:rPr>
              <w:t>수수료는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대견기업과</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별도로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정산</w:t>
            </w:r>
            <w:r>
              <w:rPr>
                <w:rFonts w:ascii="Times New Roman" w:eastAsia="바탕체" w:hAnsi="Times New Roman" w:hint="eastAsia"/>
                <w:sz w:val="20"/>
                <w:szCs w:val="20"/>
              </w:rPr>
              <w:t xml:space="preserve"> </w:t>
            </w:r>
            <w:r>
              <w:rPr>
                <w:rFonts w:ascii="Times New Roman" w:eastAsia="바탕체" w:hAnsi="Times New Roman" w:hint="eastAsia"/>
                <w:sz w:val="20"/>
                <w:szCs w:val="20"/>
              </w:rPr>
              <w:t>또는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안분하지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않고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있다고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함</w:t>
            </w:r>
            <w:r>
              <w:rPr>
                <w:rFonts w:ascii="Times New Roman" w:eastAsia="바탕체" w:hAnsi="Times New Roman" w:hint="eastAsia"/>
                <w:sz w:val="20"/>
                <w:szCs w:val="20"/>
              </w:rPr>
              <w:t>.</w:t>
            </w:r>
          </w:p>
          <w:p w14:paraId="51E7608C" w14:textId="18F63093" w:rsidR="00F20D28" w:rsidRPr="00850E72" w:rsidRDefault="00F20D2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F20D28">
              <w:rPr>
                <w:rFonts w:ascii="Times New Roman" w:eastAsia="바탕체" w:hAnsi="Times New Roman" w:hint="eastAsia"/>
                <w:sz w:val="20"/>
                <w:szCs w:val="20"/>
              </w:rPr>
              <w:t>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각</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계약에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의하면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매도인은</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매각</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㈜젠스타메이트에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서면통지로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계약을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해지할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있고</w:t>
            </w:r>
            <w:r w:rsidRPr="00F20D28">
              <w:rPr>
                <w:rFonts w:ascii="Times New Roman" w:eastAsia="바탕체" w:hAnsi="Times New Roman" w:hint="eastAsia"/>
                <w:sz w:val="20"/>
                <w:szCs w:val="20"/>
              </w:rPr>
              <w:t>,</w:t>
            </w:r>
            <w:r w:rsidRPr="00F20D28">
              <w:rPr>
                <w:rFonts w:ascii="Times New Roman" w:eastAsia="바탕체" w:hAnsi="Times New Roman"/>
                <w:sz w:val="20"/>
                <w:szCs w:val="20"/>
              </w:rPr>
              <w:t xml:space="preserve"> </w:t>
            </w:r>
            <w:r w:rsidRPr="00F20D28">
              <w:rPr>
                <w:rFonts w:ascii="Times New Roman" w:eastAsia="바탕체" w:hAnsi="Times New Roman" w:hint="eastAsia"/>
                <w:sz w:val="20"/>
                <w:szCs w:val="20"/>
              </w:rPr>
              <w:t>㈜젠스타메이트는</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본건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건물에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관하여</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체결한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자산관리위탁계약이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해지될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경우</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㈜맥서브에</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대한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서면</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통지로</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계약을</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해지할</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수</w:t>
            </w:r>
            <w:r w:rsidRPr="00F20D28">
              <w:rPr>
                <w:rFonts w:ascii="Times New Roman" w:eastAsia="바탕체" w:hAnsi="Times New Roman" w:hint="eastAsia"/>
                <w:sz w:val="20"/>
                <w:szCs w:val="20"/>
              </w:rPr>
              <w:t xml:space="preserve"> </w:t>
            </w:r>
            <w:r w:rsidRPr="00F20D28">
              <w:rPr>
                <w:rFonts w:ascii="Times New Roman" w:eastAsia="바탕체" w:hAnsi="Times New Roman" w:hint="eastAsia"/>
                <w:sz w:val="20"/>
                <w:szCs w:val="20"/>
              </w:rPr>
              <w:t>있음</w:t>
            </w:r>
            <w:r w:rsidRPr="00F20D28">
              <w:rPr>
                <w:rFonts w:ascii="Times New Roman" w:eastAsia="바탕체" w:hAnsi="Times New Roman"/>
                <w:sz w:val="20"/>
                <w:szCs w:val="20"/>
              </w:rPr>
              <w:t>.</w:t>
            </w:r>
          </w:p>
        </w:tc>
        <w:tc>
          <w:tcPr>
            <w:tcW w:w="25" w:type="pct"/>
            <w:shd w:val="clear" w:color="auto" w:fill="auto"/>
          </w:tcPr>
          <w:p w14:paraId="346FBA78" w14:textId="77777777" w:rsidR="00F20D28" w:rsidRPr="00850E72" w:rsidRDefault="00F20D28" w:rsidP="009743F8">
            <w:pPr>
              <w:wordWrap w:val="0"/>
              <w:autoSpaceDE w:val="0"/>
              <w:autoSpaceDN w:val="0"/>
              <w:snapToGrid w:val="0"/>
              <w:spacing w:after="120" w:line="280" w:lineRule="atLeast"/>
              <w:ind w:hanging="288"/>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5BA9CB1F" w14:textId="2A037CBC" w:rsidR="003758E9" w:rsidRDefault="003758E9"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매수인이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상업적</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관점에서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승계</w:t>
            </w:r>
            <w:r>
              <w:rPr>
                <w:rFonts w:ascii="Times New Roman" w:eastAsia="바탕체" w:hAnsi="Times New Roman" w:hint="eastAsia"/>
                <w:sz w:val="20"/>
                <w:szCs w:val="20"/>
              </w:rPr>
              <w:t xml:space="preserve"> </w:t>
            </w:r>
            <w:r>
              <w:rPr>
                <w:rFonts w:ascii="Times New Roman" w:eastAsia="바탕체" w:hAnsi="Times New Roman" w:hint="eastAsia"/>
                <w:sz w:val="20"/>
                <w:szCs w:val="20"/>
              </w:rPr>
              <w:t>또는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유지할</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필요가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계약이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있는지</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검토하시기</w:t>
            </w:r>
            <w:r>
              <w:rPr>
                <w:rFonts w:ascii="Times New Roman" w:eastAsia="바탕체" w:hAnsi="Times New Roman" w:hint="eastAsia"/>
                <w:sz w:val="20"/>
                <w:szCs w:val="20"/>
              </w:rPr>
              <w:t xml:space="preserve"> </w:t>
            </w:r>
            <w:r w:rsidR="000A537A">
              <w:rPr>
                <w:rFonts w:ascii="Times New Roman" w:eastAsia="바탕체" w:hAnsi="Times New Roman" w:hint="eastAsia"/>
                <w:sz w:val="20"/>
                <w:szCs w:val="20"/>
              </w:rPr>
              <w:t>바</w:t>
            </w:r>
            <w:r w:rsidR="000A537A">
              <w:rPr>
                <w:rFonts w:ascii="Times New Roman" w:eastAsia="바탕체" w:hAnsi="Times New Roman" w:hint="eastAsia"/>
                <w:sz w:val="20"/>
                <w:szCs w:val="20"/>
                <w:lang w:eastAsia="ko-KR"/>
              </w:rPr>
              <w:t>람</w:t>
            </w:r>
            <w:r w:rsidR="000A537A">
              <w:rPr>
                <w:rFonts w:ascii="Times New Roman" w:eastAsia="바탕체" w:hAnsi="Times New Roman" w:hint="eastAsia"/>
                <w:sz w:val="20"/>
                <w:szCs w:val="20"/>
                <w:lang w:eastAsia="ko-KR"/>
              </w:rPr>
              <w:t>.</w:t>
            </w:r>
          </w:p>
          <w:p w14:paraId="3D515EBE" w14:textId="2F338C6F" w:rsidR="000A537A" w:rsidRDefault="003758E9" w:rsidP="002F4837">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8F517A">
              <w:rPr>
                <w:rFonts w:ascii="Times New Roman" w:eastAsia="바탕체" w:hAnsi="Times New Roman" w:hint="eastAsia"/>
                <w:sz w:val="20"/>
                <w:szCs w:val="20"/>
              </w:rPr>
              <w:t>매수인이</w:t>
            </w:r>
            <w:r w:rsidRPr="008F517A">
              <w:rPr>
                <w:rFonts w:ascii="Times New Roman" w:eastAsia="바탕체" w:hAnsi="Times New Roman" w:hint="eastAsia"/>
                <w:sz w:val="20"/>
                <w:szCs w:val="20"/>
              </w:rPr>
              <w:t xml:space="preserve"> </w:t>
            </w:r>
            <w:r w:rsidRPr="008F517A">
              <w:rPr>
                <w:rFonts w:ascii="Times New Roman" w:eastAsia="바탕체" w:hAnsi="Times New Roman" w:hint="eastAsia"/>
                <w:sz w:val="20"/>
                <w:szCs w:val="20"/>
              </w:rPr>
              <w:t>승계할</w:t>
            </w:r>
            <w:r w:rsidRPr="008F517A">
              <w:rPr>
                <w:rFonts w:ascii="Times New Roman" w:eastAsia="바탕체" w:hAnsi="Times New Roman" w:hint="eastAsia"/>
                <w:sz w:val="20"/>
                <w:szCs w:val="20"/>
              </w:rPr>
              <w:t xml:space="preserve"> </w:t>
            </w:r>
            <w:r w:rsidRPr="008F517A">
              <w:rPr>
                <w:rFonts w:ascii="Times New Roman" w:eastAsia="바탕체" w:hAnsi="Times New Roman" w:hint="eastAsia"/>
                <w:sz w:val="20"/>
                <w:szCs w:val="20"/>
              </w:rPr>
              <w:t>필요가</w:t>
            </w:r>
            <w:r w:rsidRPr="008F517A">
              <w:rPr>
                <w:rFonts w:ascii="Times New Roman" w:eastAsia="바탕체" w:hAnsi="Times New Roman" w:hint="eastAsia"/>
                <w:sz w:val="20"/>
                <w:szCs w:val="20"/>
              </w:rPr>
              <w:t xml:space="preserve"> </w:t>
            </w:r>
            <w:r w:rsidRPr="008F517A">
              <w:rPr>
                <w:rFonts w:ascii="Times New Roman" w:eastAsia="바탕체" w:hAnsi="Times New Roman" w:hint="eastAsia"/>
                <w:sz w:val="20"/>
                <w:szCs w:val="20"/>
              </w:rPr>
              <w:t>없는</w:t>
            </w:r>
            <w:r w:rsidRPr="008F517A">
              <w:rPr>
                <w:rFonts w:ascii="Times New Roman" w:eastAsia="바탕체" w:hAnsi="Times New Roman" w:hint="eastAsia"/>
                <w:sz w:val="20"/>
                <w:szCs w:val="20"/>
              </w:rPr>
              <w:t xml:space="preserve"> </w:t>
            </w:r>
            <w:r w:rsidRPr="008F517A">
              <w:rPr>
                <w:rFonts w:ascii="Times New Roman" w:eastAsia="바탕체" w:hAnsi="Times New Roman" w:hint="eastAsia"/>
                <w:sz w:val="20"/>
                <w:szCs w:val="20"/>
              </w:rPr>
              <w:t>계약의</w:t>
            </w:r>
            <w:r w:rsidRPr="008F517A">
              <w:rPr>
                <w:rFonts w:ascii="Times New Roman" w:eastAsia="바탕체" w:hAnsi="Times New Roman" w:hint="eastAsia"/>
                <w:sz w:val="20"/>
                <w:szCs w:val="20"/>
              </w:rPr>
              <w:t xml:space="preserve"> </w:t>
            </w:r>
            <w:r w:rsidRPr="008F517A">
              <w:rPr>
                <w:rFonts w:ascii="Times New Roman" w:eastAsia="바탕체" w:hAnsi="Times New Roman" w:hint="eastAsia"/>
                <w:sz w:val="20"/>
                <w:szCs w:val="20"/>
              </w:rPr>
              <w:t>경우</w:t>
            </w:r>
            <w:r w:rsidRPr="008F517A">
              <w:rPr>
                <w:rFonts w:ascii="Times New Roman" w:eastAsia="바탕체" w:hAnsi="Times New Roman" w:hint="eastAsia"/>
                <w:sz w:val="20"/>
                <w:szCs w:val="20"/>
              </w:rPr>
              <w:t xml:space="preserve"> </w:t>
            </w:r>
            <w:r w:rsidRPr="008F517A">
              <w:rPr>
                <w:rFonts w:ascii="Times New Roman" w:eastAsia="바탕체" w:hAnsi="Times New Roman"/>
                <w:sz w:val="20"/>
                <w:szCs w:val="20"/>
              </w:rPr>
              <w:t>매도인으로</w:t>
            </w:r>
            <w:r w:rsidRPr="008F517A">
              <w:rPr>
                <w:rFonts w:ascii="Times New Roman" w:eastAsia="바탕체" w:hAnsi="Times New Roman"/>
                <w:sz w:val="20"/>
                <w:szCs w:val="20"/>
              </w:rPr>
              <w:t xml:space="preserve"> </w:t>
            </w:r>
            <w:r w:rsidRPr="008F517A">
              <w:rPr>
                <w:rFonts w:ascii="Times New Roman" w:eastAsia="바탕체" w:hAnsi="Times New Roman"/>
                <w:sz w:val="20"/>
                <w:szCs w:val="20"/>
              </w:rPr>
              <w:t>하여금</w:t>
            </w:r>
            <w:r w:rsidRPr="008F517A">
              <w:rPr>
                <w:rFonts w:ascii="Times New Roman" w:eastAsia="바탕체" w:hAnsi="Times New Roman"/>
                <w:sz w:val="20"/>
                <w:szCs w:val="20"/>
              </w:rPr>
              <w:t xml:space="preserve"> </w:t>
            </w:r>
            <w:r>
              <w:rPr>
                <w:rFonts w:ascii="Times New Roman" w:eastAsia="바탕체" w:hAnsi="Times New Roman" w:hint="eastAsia"/>
                <w:sz w:val="20"/>
                <w:szCs w:val="20"/>
              </w:rPr>
              <w:t>해당</w:t>
            </w:r>
            <w:r>
              <w:rPr>
                <w:rFonts w:ascii="Times New Roman" w:eastAsia="바탕체" w:hAnsi="Times New Roman" w:hint="eastAsia"/>
                <w:sz w:val="20"/>
                <w:szCs w:val="20"/>
              </w:rPr>
              <w:t xml:space="preserve"> </w:t>
            </w:r>
            <w:r>
              <w:rPr>
                <w:rFonts w:ascii="Times New Roman" w:eastAsia="바탕체" w:hAnsi="Times New Roman" w:hint="eastAsia"/>
                <w:sz w:val="20"/>
                <w:szCs w:val="20"/>
              </w:rPr>
              <w:t>계약을</w:t>
            </w:r>
            <w:r w:rsidRPr="008F517A">
              <w:rPr>
                <w:rFonts w:ascii="Times New Roman" w:eastAsia="바탕체" w:hAnsi="Times New Roman"/>
                <w:sz w:val="20"/>
                <w:szCs w:val="20"/>
              </w:rPr>
              <w:t xml:space="preserve"> </w:t>
            </w:r>
            <w:r w:rsidRPr="008F517A">
              <w:rPr>
                <w:rFonts w:ascii="Times New Roman" w:eastAsia="바탕체" w:hAnsi="Times New Roman"/>
                <w:sz w:val="20"/>
                <w:szCs w:val="20"/>
              </w:rPr>
              <w:t>본건</w:t>
            </w:r>
            <w:r w:rsidRPr="008F517A">
              <w:rPr>
                <w:rFonts w:ascii="Times New Roman" w:eastAsia="바탕체" w:hAnsi="Times New Roman"/>
                <w:sz w:val="20"/>
                <w:szCs w:val="20"/>
              </w:rPr>
              <w:t xml:space="preserve"> </w:t>
            </w:r>
            <w:r w:rsidRPr="008F517A">
              <w:rPr>
                <w:rFonts w:ascii="Times New Roman" w:eastAsia="바탕체" w:hAnsi="Times New Roman"/>
                <w:sz w:val="20"/>
                <w:szCs w:val="20"/>
              </w:rPr>
              <w:t>거래종결</w:t>
            </w:r>
            <w:r w:rsidRPr="008F517A">
              <w:rPr>
                <w:rFonts w:ascii="Times New Roman" w:eastAsia="바탕체" w:hAnsi="Times New Roman"/>
                <w:sz w:val="20"/>
                <w:szCs w:val="20"/>
              </w:rPr>
              <w:t xml:space="preserve"> </w:t>
            </w:r>
            <w:r w:rsidRPr="008F517A">
              <w:rPr>
                <w:rFonts w:ascii="Times New Roman" w:eastAsia="바탕체" w:hAnsi="Times New Roman"/>
                <w:sz w:val="20"/>
                <w:szCs w:val="20"/>
              </w:rPr>
              <w:t>전까지</w:t>
            </w:r>
            <w:r w:rsidRPr="008F517A">
              <w:rPr>
                <w:rFonts w:ascii="Times New Roman" w:eastAsia="바탕체" w:hAnsi="Times New Roman"/>
                <w:sz w:val="20"/>
                <w:szCs w:val="20"/>
              </w:rPr>
              <w:t xml:space="preserve"> </w:t>
            </w:r>
            <w:r w:rsidRPr="008F517A">
              <w:rPr>
                <w:rFonts w:ascii="Times New Roman" w:eastAsia="바탕체" w:hAnsi="Times New Roman"/>
                <w:sz w:val="20"/>
                <w:szCs w:val="20"/>
              </w:rPr>
              <w:t>해지</w:t>
            </w:r>
            <w:r w:rsidRPr="008F517A">
              <w:rPr>
                <w:rFonts w:ascii="Times New Roman" w:eastAsia="바탕체" w:hAnsi="Times New Roman" w:hint="eastAsia"/>
                <w:sz w:val="20"/>
                <w:szCs w:val="20"/>
              </w:rPr>
              <w:t>하도록</w:t>
            </w:r>
            <w:r w:rsidRPr="008F517A">
              <w:rPr>
                <w:rFonts w:ascii="Times New Roman" w:eastAsia="바탕체" w:hAnsi="Times New Roman" w:hint="eastAsia"/>
                <w:sz w:val="20"/>
                <w:szCs w:val="20"/>
              </w:rPr>
              <w:t xml:space="preserve"> </w:t>
            </w:r>
            <w:r>
              <w:rPr>
                <w:rFonts w:ascii="Times New Roman" w:eastAsia="바탕체" w:hAnsi="Times New Roman" w:hint="eastAsia"/>
                <w:sz w:val="20"/>
                <w:szCs w:val="20"/>
              </w:rPr>
              <w:t>요구하는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것이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바람직</w:t>
            </w:r>
            <w:r w:rsidR="00A02DCC">
              <w:rPr>
                <w:rFonts w:ascii="Times New Roman" w:eastAsia="바탕체" w:hAnsi="Times New Roman" w:hint="eastAsia"/>
                <w:sz w:val="20"/>
                <w:szCs w:val="20"/>
              </w:rPr>
              <w:t>함</w:t>
            </w:r>
            <w:r w:rsidR="00A02DCC">
              <w:rPr>
                <w:rFonts w:ascii="Times New Roman" w:eastAsia="바탕체" w:hAnsi="Times New Roman" w:hint="eastAsia"/>
                <w:sz w:val="20"/>
                <w:szCs w:val="20"/>
              </w:rPr>
              <w:t>.</w:t>
            </w:r>
          </w:p>
        </w:tc>
      </w:tr>
      <w:tr w:rsidR="00F20D28" w:rsidRPr="00850E72" w14:paraId="67266E98" w14:textId="77777777" w:rsidTr="00893737">
        <w:trPr>
          <w:trHeight w:val="535"/>
        </w:trPr>
        <w:tc>
          <w:tcPr>
            <w:tcW w:w="572" w:type="pct"/>
            <w:tcBorders>
              <w:top w:val="single" w:sz="12" w:space="0" w:color="000080"/>
              <w:bottom w:val="single" w:sz="12" w:space="0" w:color="000080"/>
            </w:tcBorders>
            <w:shd w:val="clear" w:color="auto" w:fill="auto"/>
          </w:tcPr>
          <w:p w14:paraId="04630135" w14:textId="2799C2FD" w:rsidR="00F20D28" w:rsidRPr="00850E72" w:rsidRDefault="00C10918" w:rsidP="00D05420">
            <w:pPr>
              <w:pStyle w:val="38"/>
              <w:numPr>
                <w:ilvl w:val="0"/>
                <w:numId w:val="19"/>
              </w:numPr>
              <w:ind w:left="284" w:hanging="284"/>
              <w:jc w:val="left"/>
              <w:outlineLvl w:val="1"/>
              <w:rPr>
                <w:sz w:val="20"/>
              </w:rPr>
            </w:pPr>
            <w:bookmarkStart w:id="116" w:name="_Toc152170077"/>
            <w:r>
              <w:rPr>
                <w:rFonts w:hint="eastAsia"/>
                <w:sz w:val="20"/>
              </w:rPr>
              <w:t>이행</w:t>
            </w:r>
            <w:r>
              <w:rPr>
                <w:rFonts w:hint="eastAsia"/>
                <w:sz w:val="20"/>
              </w:rPr>
              <w:t>(</w:t>
            </w:r>
            <w:r w:rsidRPr="00850E72">
              <w:rPr>
                <w:sz w:val="20"/>
              </w:rPr>
              <w:t>하자</w:t>
            </w:r>
            <w:r>
              <w:rPr>
                <w:rFonts w:hint="eastAsia"/>
                <w:sz w:val="20"/>
              </w:rPr>
              <w:t>)</w:t>
            </w:r>
            <w:r w:rsidRPr="00850E72">
              <w:rPr>
                <w:sz w:val="20"/>
              </w:rPr>
              <w:t>보수</w:t>
            </w:r>
            <w:r>
              <w:rPr>
                <w:sz w:val="20"/>
              </w:rPr>
              <w:br/>
            </w:r>
            <w:r w:rsidRPr="00850E72">
              <w:rPr>
                <w:sz w:val="20"/>
              </w:rPr>
              <w:t>보증보험</w:t>
            </w:r>
            <w:bookmarkEnd w:id="116"/>
            <w:r w:rsidR="00F20D28">
              <w:rPr>
                <w:rFonts w:hint="eastAsia"/>
                <w:sz w:val="20"/>
              </w:rPr>
              <w:t xml:space="preserve"> </w:t>
            </w:r>
          </w:p>
        </w:tc>
        <w:tc>
          <w:tcPr>
            <w:tcW w:w="25" w:type="pct"/>
            <w:shd w:val="clear" w:color="auto" w:fill="auto"/>
          </w:tcPr>
          <w:p w14:paraId="65320600" w14:textId="77777777" w:rsidR="00F20D28" w:rsidRPr="00850E72" w:rsidRDefault="00F20D28" w:rsidP="00F20D2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5916C321" w14:textId="2F24B790" w:rsidR="00C10918" w:rsidRDefault="00967679"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67679">
              <w:rPr>
                <w:rFonts w:ascii="Times New Roman" w:eastAsia="바탕체" w:hAnsi="Times New Roman"/>
                <w:sz w:val="20"/>
                <w:szCs w:val="20"/>
              </w:rPr>
              <w:t>제공된</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자료에</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의하면</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현재</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유효한</w:t>
            </w:r>
            <w:r w:rsidRPr="00967679">
              <w:rPr>
                <w:rFonts w:ascii="Times New Roman" w:eastAsia="바탕체" w:hAnsi="Times New Roman"/>
                <w:sz w:val="20"/>
                <w:szCs w:val="20"/>
              </w:rPr>
              <w:t xml:space="preserve"> </w:t>
            </w:r>
            <w:r w:rsidR="00C10918">
              <w:rPr>
                <w:rFonts w:ascii="Times New Roman" w:eastAsia="바탕체" w:hAnsi="Times New Roman" w:hint="eastAsia"/>
                <w:sz w:val="20"/>
                <w:szCs w:val="20"/>
              </w:rPr>
              <w:t>매매목적물</w:t>
            </w:r>
            <w:r w:rsidRPr="00967679">
              <w:rPr>
                <w:rFonts w:ascii="Times New Roman" w:eastAsia="바탕체" w:hAnsi="Times New Roman"/>
                <w:sz w:val="20"/>
                <w:szCs w:val="20"/>
              </w:rPr>
              <w:t>에</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관한</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하자보수보증서</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내역은</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다음과</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같음</w:t>
            </w:r>
            <w:r w:rsidRPr="00967679">
              <w:rPr>
                <w:rFonts w:ascii="Times New Roman" w:eastAsia="바탕체" w:hAnsi="Times New Roman"/>
                <w:sz w:val="20"/>
                <w:szCs w:val="20"/>
              </w:rPr>
              <w:t xml:space="preserve">. </w:t>
            </w:r>
          </w:p>
          <w:tbl>
            <w:tblPr>
              <w:tblW w:w="9963"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2"/>
              <w:gridCol w:w="1418"/>
              <w:gridCol w:w="1417"/>
              <w:gridCol w:w="2410"/>
              <w:gridCol w:w="1418"/>
              <w:gridCol w:w="918"/>
            </w:tblGrid>
            <w:tr w:rsidR="00442E85" w:rsidRPr="00850E72" w14:paraId="388975BC" w14:textId="77777777" w:rsidTr="00442E85">
              <w:trPr>
                <w:trHeight w:val="267"/>
              </w:trPr>
              <w:tc>
                <w:tcPr>
                  <w:tcW w:w="2382" w:type="dxa"/>
                  <w:shd w:val="clear" w:color="auto" w:fill="BDD6EE"/>
                  <w:vAlign w:val="center"/>
                </w:tcPr>
                <w:p w14:paraId="741B1354" w14:textId="038FB17D" w:rsidR="00442E85" w:rsidRPr="00850E72" w:rsidRDefault="00442E85" w:rsidP="00442E85">
                  <w:pPr>
                    <w:snapToGrid w:val="0"/>
                    <w:spacing w:after="120" w:line="280" w:lineRule="atLeast"/>
                    <w:jc w:val="center"/>
                    <w:rPr>
                      <w:rFonts w:ascii="Times New Roman" w:eastAsia="바탕체" w:hAnsi="Times New Roman"/>
                      <w:b/>
                      <w:sz w:val="20"/>
                      <w:szCs w:val="20"/>
                      <w:lang w:eastAsia="ko-KR"/>
                    </w:rPr>
                  </w:pPr>
                  <w:r w:rsidRPr="00442E85">
                    <w:rPr>
                      <w:rFonts w:ascii="Times New Roman" w:eastAsia="바탕체"/>
                      <w:b/>
                      <w:sz w:val="20"/>
                      <w:szCs w:val="20"/>
                    </w:rPr>
                    <w:t>공사명</w:t>
                  </w:r>
                </w:p>
              </w:tc>
              <w:tc>
                <w:tcPr>
                  <w:tcW w:w="1418" w:type="dxa"/>
                  <w:shd w:val="clear" w:color="auto" w:fill="BDD6EE"/>
                  <w:vAlign w:val="center"/>
                </w:tcPr>
                <w:p w14:paraId="4DC17566" w14:textId="0F16B488" w:rsidR="00442E85" w:rsidRPr="00850E72" w:rsidRDefault="00442E85" w:rsidP="00442E85">
                  <w:pPr>
                    <w:snapToGrid w:val="0"/>
                    <w:spacing w:after="120" w:line="280" w:lineRule="atLeast"/>
                    <w:jc w:val="center"/>
                    <w:rPr>
                      <w:rFonts w:ascii="Times New Roman" w:eastAsia="바탕체" w:hAnsi="Times New Roman"/>
                      <w:b/>
                      <w:sz w:val="20"/>
                      <w:szCs w:val="20"/>
                      <w:lang w:eastAsia="ko-KR"/>
                    </w:rPr>
                  </w:pPr>
                  <w:r w:rsidRPr="00442E85">
                    <w:rPr>
                      <w:rFonts w:ascii="Times New Roman" w:eastAsia="바탕체" w:hint="eastAsia"/>
                      <w:b/>
                      <w:sz w:val="20"/>
                      <w:szCs w:val="20"/>
                      <w:lang w:eastAsia="ko-KR"/>
                    </w:rPr>
                    <w:t>보험계약자</w:t>
                  </w:r>
                </w:p>
              </w:tc>
              <w:tc>
                <w:tcPr>
                  <w:tcW w:w="1417" w:type="dxa"/>
                  <w:shd w:val="clear" w:color="auto" w:fill="BDD6EE"/>
                  <w:vAlign w:val="center"/>
                </w:tcPr>
                <w:p w14:paraId="11C1BBE0" w14:textId="4591F6E8" w:rsidR="00442E85" w:rsidRPr="00850E72" w:rsidRDefault="00442E85" w:rsidP="00442E85">
                  <w:pPr>
                    <w:snapToGrid w:val="0"/>
                    <w:spacing w:after="120" w:line="280" w:lineRule="atLeast"/>
                    <w:jc w:val="center"/>
                    <w:rPr>
                      <w:rFonts w:ascii="Times New Roman" w:eastAsia="바탕체" w:hAnsi="Times New Roman"/>
                      <w:b/>
                      <w:sz w:val="20"/>
                      <w:szCs w:val="20"/>
                      <w:lang w:eastAsia="ko-KR"/>
                    </w:rPr>
                  </w:pPr>
                  <w:r w:rsidRPr="00442E85">
                    <w:rPr>
                      <w:rFonts w:ascii="Times New Roman" w:eastAsia="바탕체"/>
                      <w:b/>
                      <w:sz w:val="20"/>
                      <w:szCs w:val="20"/>
                    </w:rPr>
                    <w:t>보증기관</w:t>
                  </w:r>
                </w:p>
              </w:tc>
              <w:tc>
                <w:tcPr>
                  <w:tcW w:w="2410" w:type="dxa"/>
                  <w:shd w:val="clear" w:color="auto" w:fill="BDD6EE"/>
                  <w:vAlign w:val="center"/>
                </w:tcPr>
                <w:p w14:paraId="5051307A" w14:textId="76806028" w:rsidR="00442E85" w:rsidRPr="00850E72" w:rsidRDefault="00442E85" w:rsidP="00442E85">
                  <w:pPr>
                    <w:snapToGrid w:val="0"/>
                    <w:spacing w:after="120" w:line="280" w:lineRule="atLeast"/>
                    <w:jc w:val="center"/>
                    <w:rPr>
                      <w:rFonts w:ascii="Times New Roman" w:eastAsia="바탕체" w:hAnsi="Times New Roman"/>
                      <w:b/>
                      <w:sz w:val="20"/>
                      <w:szCs w:val="20"/>
                      <w:lang w:eastAsia="ko-KR"/>
                    </w:rPr>
                  </w:pPr>
                  <w:r w:rsidRPr="00442E85">
                    <w:rPr>
                      <w:rFonts w:ascii="Times New Roman" w:eastAsia="바탕체"/>
                      <w:b/>
                      <w:sz w:val="20"/>
                      <w:szCs w:val="20"/>
                    </w:rPr>
                    <w:t>보증기간</w:t>
                  </w:r>
                </w:p>
              </w:tc>
              <w:tc>
                <w:tcPr>
                  <w:tcW w:w="1418" w:type="dxa"/>
                  <w:shd w:val="clear" w:color="auto" w:fill="BDD6EE"/>
                  <w:vAlign w:val="center"/>
                </w:tcPr>
                <w:p w14:paraId="55BDA9B0" w14:textId="35F59275" w:rsidR="00442E85" w:rsidRPr="00850E72" w:rsidRDefault="00442E85" w:rsidP="00442E85">
                  <w:pPr>
                    <w:snapToGrid w:val="0"/>
                    <w:spacing w:after="120" w:line="280" w:lineRule="atLeast"/>
                    <w:jc w:val="center"/>
                    <w:rPr>
                      <w:rFonts w:ascii="Times New Roman" w:eastAsia="바탕체" w:hAnsi="Times New Roman"/>
                      <w:b/>
                      <w:sz w:val="20"/>
                      <w:szCs w:val="20"/>
                      <w:lang w:eastAsia="ko-KR"/>
                    </w:rPr>
                  </w:pPr>
                  <w:r w:rsidRPr="00442E85">
                    <w:rPr>
                      <w:rFonts w:ascii="Times New Roman" w:eastAsia="바탕체"/>
                      <w:b/>
                      <w:sz w:val="20"/>
                      <w:szCs w:val="20"/>
                    </w:rPr>
                    <w:t>보증금액</w:t>
                  </w:r>
                  <w:r w:rsidRPr="00442E85">
                    <w:rPr>
                      <w:rFonts w:ascii="Times New Roman" w:eastAsia="바탕체"/>
                      <w:b/>
                      <w:sz w:val="20"/>
                      <w:szCs w:val="20"/>
                    </w:rPr>
                    <w:t>(</w:t>
                  </w:r>
                  <w:r w:rsidRPr="00442E85">
                    <w:rPr>
                      <w:rFonts w:ascii="Times New Roman" w:eastAsia="바탕체"/>
                      <w:b/>
                      <w:sz w:val="20"/>
                      <w:szCs w:val="20"/>
                    </w:rPr>
                    <w:t>원</w:t>
                  </w:r>
                  <w:r w:rsidRPr="00442E85">
                    <w:rPr>
                      <w:rFonts w:ascii="Times New Roman" w:eastAsia="바탕체"/>
                      <w:b/>
                      <w:sz w:val="20"/>
                      <w:szCs w:val="20"/>
                    </w:rPr>
                    <w:t>)</w:t>
                  </w:r>
                </w:p>
              </w:tc>
              <w:tc>
                <w:tcPr>
                  <w:tcW w:w="918" w:type="dxa"/>
                  <w:shd w:val="clear" w:color="auto" w:fill="BDD6EE"/>
                  <w:vAlign w:val="center"/>
                </w:tcPr>
                <w:p w14:paraId="682397F5" w14:textId="0DC27ABE" w:rsidR="00442E85" w:rsidRPr="00850E72" w:rsidRDefault="00442E85" w:rsidP="00442E85">
                  <w:pPr>
                    <w:snapToGrid w:val="0"/>
                    <w:spacing w:after="120" w:line="280" w:lineRule="atLeast"/>
                    <w:jc w:val="center"/>
                    <w:rPr>
                      <w:rFonts w:ascii="Times New Roman" w:eastAsia="바탕체" w:hAnsi="Times New Roman"/>
                      <w:b/>
                      <w:sz w:val="20"/>
                      <w:szCs w:val="20"/>
                      <w:lang w:eastAsia="ko-KR"/>
                    </w:rPr>
                  </w:pPr>
                  <w:r w:rsidRPr="00442E85">
                    <w:rPr>
                      <w:rFonts w:ascii="Times New Roman" w:eastAsia="바탕체"/>
                      <w:b/>
                      <w:sz w:val="20"/>
                      <w:szCs w:val="20"/>
                    </w:rPr>
                    <w:t>수익자</w:t>
                  </w:r>
                </w:p>
              </w:tc>
            </w:tr>
            <w:tr w:rsidR="00442E85" w:rsidRPr="00850E72" w14:paraId="1D92D7FA" w14:textId="77777777" w:rsidTr="00442E85">
              <w:trPr>
                <w:trHeight w:val="167"/>
              </w:trPr>
              <w:tc>
                <w:tcPr>
                  <w:tcW w:w="2382" w:type="dxa"/>
                  <w:shd w:val="clear" w:color="auto" w:fill="auto"/>
                </w:tcPr>
                <w:p w14:paraId="0C767E13" w14:textId="7FAFA02A" w:rsidR="00442E85" w:rsidRPr="00850E72" w:rsidRDefault="00442E85" w:rsidP="00442E85">
                  <w:pPr>
                    <w:snapToGrid w:val="0"/>
                    <w:spacing w:after="120" w:line="280" w:lineRule="atLeast"/>
                    <w:jc w:val="both"/>
                    <w:rPr>
                      <w:rFonts w:ascii="Times New Roman" w:eastAsia="바탕체" w:hAnsi="Times New Roman"/>
                      <w:sz w:val="20"/>
                      <w:szCs w:val="20"/>
                      <w:lang w:eastAsia="ko-KR"/>
                    </w:rPr>
                  </w:pPr>
                  <w:proofErr w:type="spellStart"/>
                  <w:r w:rsidRPr="00442E85">
                    <w:rPr>
                      <w:rFonts w:ascii="Times New Roman" w:eastAsia="바탕체" w:hAnsi="Times New Roman" w:hint="eastAsia"/>
                      <w:sz w:val="20"/>
                      <w:szCs w:val="20"/>
                      <w:lang w:eastAsia="ko-KR"/>
                    </w:rPr>
                    <w:t>케이스퀘어시티</w:t>
                  </w:r>
                  <w:proofErr w:type="spellEnd"/>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리모델링</w:t>
                  </w:r>
                  <w:r w:rsidRPr="00442E85">
                    <w:rPr>
                      <w:rFonts w:ascii="Times New Roman" w:eastAsia="바탕체" w:hAnsi="Times New Roman" w:hint="eastAsia"/>
                      <w:sz w:val="20"/>
                      <w:szCs w:val="20"/>
                      <w:lang w:eastAsia="ko-KR"/>
                    </w:rPr>
                    <w:t xml:space="preserve"> </w:t>
                  </w:r>
                  <w:proofErr w:type="gramStart"/>
                  <w:r w:rsidRPr="00442E85">
                    <w:rPr>
                      <w:rFonts w:ascii="Times New Roman" w:eastAsia="바탕체" w:hAnsi="Times New Roman" w:hint="eastAsia"/>
                      <w:sz w:val="20"/>
                      <w:szCs w:val="20"/>
                      <w:lang w:eastAsia="ko-KR"/>
                    </w:rPr>
                    <w:t>공사</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sz w:val="20"/>
                      <w:szCs w:val="20"/>
                      <w:lang w:eastAsia="ko-KR"/>
                    </w:rPr>
                    <w:t>/</w:t>
                  </w:r>
                  <w:proofErr w:type="gramEnd"/>
                  <w:r w:rsidRPr="00442E85">
                    <w:rPr>
                      <w:rFonts w:ascii="Times New Roman" w:eastAsia="바탕체" w:hAnsi="Times New Roman"/>
                      <w:sz w:val="20"/>
                      <w:szCs w:val="20"/>
                      <w:lang w:eastAsia="ko-KR"/>
                    </w:rPr>
                    <w:t xml:space="preserve"> </w:t>
                  </w:r>
                  <w:r w:rsidRPr="00442E85">
                    <w:rPr>
                      <w:rFonts w:ascii="Times New Roman" w:eastAsia="바탕체" w:hAnsi="Times New Roman" w:hint="eastAsia"/>
                      <w:sz w:val="20"/>
                      <w:szCs w:val="20"/>
                      <w:lang w:eastAsia="ko-KR"/>
                    </w:rPr>
                    <w:t>철골</w:t>
                  </w:r>
                  <w:r w:rsidRPr="00442E85">
                    <w:rPr>
                      <w:rFonts w:ascii="Times New Roman" w:eastAsia="바탕체" w:hAnsi="Times New Roman" w:hint="eastAsia"/>
                      <w:sz w:val="20"/>
                      <w:szCs w:val="20"/>
                      <w:lang w:eastAsia="ko-KR"/>
                    </w:rPr>
                    <w:t>(</w:t>
                  </w:r>
                  <w:r w:rsidRPr="00442E85">
                    <w:rPr>
                      <w:rFonts w:ascii="Times New Roman" w:eastAsia="바탕체" w:hAnsi="Times New Roman" w:hint="eastAsia"/>
                      <w:sz w:val="20"/>
                      <w:szCs w:val="20"/>
                      <w:lang w:eastAsia="ko-KR"/>
                    </w:rPr>
                    <w:t>주요구조부</w:t>
                  </w:r>
                  <w:r w:rsidRPr="00442E85">
                    <w:rPr>
                      <w:rFonts w:ascii="Times New Roman" w:eastAsia="바탕체" w:hAnsi="Times New Roman" w:hint="eastAsia"/>
                      <w:sz w:val="20"/>
                      <w:szCs w:val="20"/>
                      <w:lang w:eastAsia="ko-KR"/>
                    </w:rPr>
                    <w:t>)</w:t>
                  </w:r>
                </w:p>
              </w:tc>
              <w:tc>
                <w:tcPr>
                  <w:tcW w:w="1418" w:type="dxa"/>
                  <w:vAlign w:val="center"/>
                </w:tcPr>
                <w:p w14:paraId="38CF4B09" w14:textId="18390057" w:rsidR="00442E85" w:rsidRPr="00850E72" w:rsidRDefault="00442E85" w:rsidP="00442E85">
                  <w:pPr>
                    <w:snapToGrid w:val="0"/>
                    <w:spacing w:after="120" w:line="280" w:lineRule="atLeast"/>
                    <w:rPr>
                      <w:rFonts w:ascii="Times New Roman" w:eastAsia="바탕체" w:hAnsi="Times New Roman"/>
                      <w:sz w:val="20"/>
                      <w:szCs w:val="20"/>
                      <w:lang w:eastAsia="ko-KR"/>
                    </w:rPr>
                  </w:pPr>
                  <w:r w:rsidRPr="00442E85">
                    <w:rPr>
                      <w:rFonts w:ascii="Times New Roman" w:eastAsia="바탕체" w:hint="eastAsia"/>
                      <w:sz w:val="20"/>
                      <w:szCs w:val="20"/>
                      <w:lang w:eastAsia="ko-KR"/>
                    </w:rPr>
                    <w:t>㈜</w:t>
                  </w:r>
                  <w:proofErr w:type="spellStart"/>
                  <w:r w:rsidRPr="00442E85">
                    <w:rPr>
                      <w:rFonts w:ascii="Times New Roman" w:eastAsia="바탕체" w:hint="eastAsia"/>
                      <w:sz w:val="20"/>
                      <w:szCs w:val="20"/>
                      <w:lang w:eastAsia="ko-KR"/>
                    </w:rPr>
                    <w:t>웰크론한텍</w:t>
                  </w:r>
                  <w:proofErr w:type="spellEnd"/>
                </w:p>
              </w:tc>
              <w:tc>
                <w:tcPr>
                  <w:tcW w:w="1417" w:type="dxa"/>
                  <w:shd w:val="clear" w:color="auto" w:fill="auto"/>
                  <w:vAlign w:val="center"/>
                </w:tcPr>
                <w:p w14:paraId="037E7197" w14:textId="5E94C7AC" w:rsidR="00442E85" w:rsidRPr="00850E72" w:rsidRDefault="00442E85" w:rsidP="00442E85">
                  <w:pPr>
                    <w:snapToGrid w:val="0"/>
                    <w:spacing w:after="120" w:line="280" w:lineRule="atLeast"/>
                    <w:jc w:val="center"/>
                    <w:rPr>
                      <w:rFonts w:ascii="Times New Roman" w:eastAsia="바탕체" w:hAnsi="Times New Roman"/>
                      <w:sz w:val="20"/>
                      <w:szCs w:val="20"/>
                      <w:lang w:eastAsia="ko-KR"/>
                    </w:rPr>
                  </w:pPr>
                  <w:r w:rsidRPr="00442E85">
                    <w:rPr>
                      <w:rFonts w:ascii="Times New Roman" w:eastAsia="바탕체" w:hint="eastAsia"/>
                      <w:sz w:val="20"/>
                      <w:szCs w:val="20"/>
                      <w:lang w:eastAsia="ko-KR"/>
                    </w:rPr>
                    <w:t>서울보증보험㈜</w:t>
                  </w:r>
                </w:p>
              </w:tc>
              <w:tc>
                <w:tcPr>
                  <w:tcW w:w="2410" w:type="dxa"/>
                  <w:shd w:val="clear" w:color="auto" w:fill="auto"/>
                  <w:vAlign w:val="center"/>
                </w:tcPr>
                <w:p w14:paraId="24D84EC0" w14:textId="47407974" w:rsidR="00442E85" w:rsidRPr="00850E72" w:rsidRDefault="00442E85" w:rsidP="00442E85">
                  <w:pPr>
                    <w:snapToGrid w:val="0"/>
                    <w:spacing w:after="120" w:line="280" w:lineRule="atLeast"/>
                    <w:jc w:val="center"/>
                    <w:rPr>
                      <w:rFonts w:ascii="Times New Roman" w:eastAsia="바탕체" w:hAnsi="Times New Roman"/>
                      <w:sz w:val="20"/>
                      <w:szCs w:val="20"/>
                      <w:lang w:eastAsia="ko-KR"/>
                    </w:rPr>
                  </w:pPr>
                  <w:r w:rsidRPr="00442E85">
                    <w:rPr>
                      <w:rFonts w:ascii="Times New Roman" w:eastAsia="바탕체" w:hint="eastAsia"/>
                      <w:sz w:val="20"/>
                      <w:szCs w:val="20"/>
                      <w:lang w:eastAsia="ko-KR"/>
                    </w:rPr>
                    <w:t xml:space="preserve">2021. </w:t>
                  </w:r>
                  <w:r w:rsidRPr="00442E85">
                    <w:rPr>
                      <w:rFonts w:ascii="Times New Roman" w:eastAsia="바탕체"/>
                      <w:sz w:val="20"/>
                      <w:szCs w:val="20"/>
                      <w:lang w:eastAsia="ko-KR"/>
                    </w:rPr>
                    <w:t>7. 23. ~ 2031. 7. 22.</w:t>
                  </w:r>
                </w:p>
              </w:tc>
              <w:tc>
                <w:tcPr>
                  <w:tcW w:w="1418" w:type="dxa"/>
                  <w:vAlign w:val="center"/>
                </w:tcPr>
                <w:p w14:paraId="1951EBA0" w14:textId="431D87C7" w:rsidR="00442E85" w:rsidRDefault="00442E85" w:rsidP="00442E85">
                  <w:pPr>
                    <w:snapToGrid w:val="0"/>
                    <w:spacing w:after="120" w:line="280" w:lineRule="atLeast"/>
                    <w:jc w:val="right"/>
                    <w:rPr>
                      <w:rFonts w:ascii="Times New Roman" w:eastAsia="바탕체" w:hAnsi="Times New Roman"/>
                      <w:sz w:val="20"/>
                      <w:szCs w:val="20"/>
                      <w:lang w:eastAsia="ko-KR"/>
                    </w:rPr>
                  </w:pPr>
                  <w:r w:rsidRPr="00442E85">
                    <w:rPr>
                      <w:rFonts w:ascii="Times New Roman" w:eastAsia="바탕체" w:hint="eastAsia"/>
                      <w:sz w:val="20"/>
                      <w:szCs w:val="20"/>
                      <w:lang w:eastAsia="ko-KR"/>
                    </w:rPr>
                    <w:t>18,942,522</w:t>
                  </w:r>
                </w:p>
              </w:tc>
              <w:tc>
                <w:tcPr>
                  <w:tcW w:w="918" w:type="dxa"/>
                  <w:shd w:val="clear" w:color="auto" w:fill="auto"/>
                  <w:vAlign w:val="center"/>
                </w:tcPr>
                <w:p w14:paraId="76C924BA" w14:textId="0941AA84" w:rsidR="00442E85" w:rsidRPr="00442E85" w:rsidRDefault="00442E85" w:rsidP="00442E85">
                  <w:pPr>
                    <w:snapToGrid w:val="0"/>
                    <w:spacing w:after="120" w:line="280" w:lineRule="atLeast"/>
                    <w:jc w:val="center"/>
                    <w:rPr>
                      <w:rFonts w:ascii="바탕체" w:eastAsia="바탕체" w:hAnsi="바탕체" w:cs="바탕체"/>
                      <w:sz w:val="20"/>
                      <w:szCs w:val="20"/>
                      <w:lang w:eastAsia="ko-KR"/>
                    </w:rPr>
                  </w:pPr>
                  <w:r w:rsidRPr="00442E85">
                    <w:rPr>
                      <w:rFonts w:ascii="바탕체" w:eastAsia="바탕체" w:hAnsi="바탕체" w:cs="바탕체" w:hint="eastAsia"/>
                      <w:sz w:val="20"/>
                      <w:szCs w:val="20"/>
                      <w:lang w:eastAsia="ko-KR"/>
                    </w:rPr>
                    <w:t>매도인</w:t>
                  </w:r>
                </w:p>
              </w:tc>
            </w:tr>
            <w:tr w:rsidR="00442E85" w:rsidRPr="00850E72" w14:paraId="0C6DEB35" w14:textId="77777777" w:rsidTr="00442E85">
              <w:trPr>
                <w:trHeight w:val="167"/>
              </w:trPr>
              <w:tc>
                <w:tcPr>
                  <w:tcW w:w="2382" w:type="dxa"/>
                  <w:shd w:val="clear" w:color="auto" w:fill="auto"/>
                </w:tcPr>
                <w:p w14:paraId="3B8D90B7" w14:textId="37373C28" w:rsidR="00442E85" w:rsidRPr="00850E72" w:rsidRDefault="00442E85" w:rsidP="00442E85">
                  <w:pPr>
                    <w:snapToGrid w:val="0"/>
                    <w:spacing w:after="120" w:line="280" w:lineRule="atLeast"/>
                    <w:jc w:val="both"/>
                    <w:rPr>
                      <w:rFonts w:ascii="Times New Roman" w:eastAsia="바탕체" w:hAnsi="Times New Roman"/>
                      <w:sz w:val="20"/>
                      <w:szCs w:val="20"/>
                      <w:lang w:eastAsia="ko-KR"/>
                    </w:rPr>
                  </w:pPr>
                  <w:proofErr w:type="spellStart"/>
                  <w:r w:rsidRPr="00442E85">
                    <w:rPr>
                      <w:rFonts w:ascii="Times New Roman" w:eastAsia="바탕체" w:hAnsi="Times New Roman" w:hint="eastAsia"/>
                      <w:sz w:val="20"/>
                      <w:szCs w:val="20"/>
                      <w:lang w:eastAsia="ko-KR"/>
                    </w:rPr>
                    <w:t>케이스퀘어시티</w:t>
                  </w:r>
                  <w:proofErr w:type="spellEnd"/>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리모델링</w:t>
                  </w:r>
                  <w:r w:rsidRPr="00442E85">
                    <w:rPr>
                      <w:rFonts w:ascii="Times New Roman" w:eastAsia="바탕체" w:hAnsi="Times New Roman" w:hint="eastAsia"/>
                      <w:sz w:val="20"/>
                      <w:szCs w:val="20"/>
                      <w:lang w:eastAsia="ko-KR"/>
                    </w:rPr>
                    <w:t xml:space="preserve"> </w:t>
                  </w:r>
                  <w:proofErr w:type="gramStart"/>
                  <w:r w:rsidRPr="00442E85">
                    <w:rPr>
                      <w:rFonts w:ascii="Times New Roman" w:eastAsia="바탕체" w:hAnsi="Times New Roman" w:hint="eastAsia"/>
                      <w:sz w:val="20"/>
                      <w:szCs w:val="20"/>
                      <w:lang w:eastAsia="ko-KR"/>
                    </w:rPr>
                    <w:t>공사</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sz w:val="20"/>
                      <w:szCs w:val="20"/>
                      <w:lang w:eastAsia="ko-KR"/>
                    </w:rPr>
                    <w:t>/</w:t>
                  </w:r>
                  <w:proofErr w:type="gramEnd"/>
                  <w:r w:rsidRPr="00442E85">
                    <w:rPr>
                      <w:rFonts w:ascii="Times New Roman" w:eastAsia="바탕체" w:hAnsi="Times New Roman"/>
                      <w:sz w:val="20"/>
                      <w:szCs w:val="20"/>
                      <w:lang w:eastAsia="ko-KR"/>
                    </w:rPr>
                    <w:t xml:space="preserve"> </w:t>
                  </w:r>
                  <w:r w:rsidRPr="00442E85">
                    <w:rPr>
                      <w:rFonts w:ascii="Times New Roman" w:eastAsia="바탕체" w:hAnsi="Times New Roman" w:hint="eastAsia"/>
                      <w:sz w:val="20"/>
                      <w:szCs w:val="20"/>
                      <w:lang w:eastAsia="ko-KR"/>
                    </w:rPr>
                    <w:t>철골</w:t>
                  </w:r>
                  <w:r w:rsidRPr="00442E85">
                    <w:rPr>
                      <w:rFonts w:ascii="Times New Roman" w:eastAsia="바탕체" w:hAnsi="Times New Roman" w:hint="eastAsia"/>
                      <w:sz w:val="20"/>
                      <w:szCs w:val="20"/>
                      <w:lang w:eastAsia="ko-KR"/>
                    </w:rPr>
                    <w:t>,</w:t>
                  </w:r>
                  <w:r w:rsidRPr="00442E85">
                    <w:rPr>
                      <w:rFonts w:ascii="Times New Roman" w:eastAsia="바탕체" w:hAnsi="Times New Roman"/>
                      <w:sz w:val="20"/>
                      <w:szCs w:val="20"/>
                      <w:lang w:eastAsia="ko-KR"/>
                    </w:rPr>
                    <w:t xml:space="preserve"> </w:t>
                  </w:r>
                  <w:proofErr w:type="spellStart"/>
                  <w:r w:rsidRPr="00442E85">
                    <w:rPr>
                      <w:rFonts w:ascii="Times New Roman" w:eastAsia="바탕체" w:hAnsi="Times New Roman" w:hint="eastAsia"/>
                      <w:sz w:val="20"/>
                      <w:szCs w:val="20"/>
                      <w:lang w:eastAsia="ko-KR"/>
                    </w:rPr>
                    <w:t>철콘</w:t>
                  </w:r>
                  <w:proofErr w:type="spellEnd"/>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방수</w:t>
                  </w:r>
                  <w:r w:rsidRPr="00442E85">
                    <w:rPr>
                      <w:rFonts w:ascii="Times New Roman" w:eastAsia="바탕체" w:hAnsi="Times New Roman" w:hint="eastAsia"/>
                      <w:sz w:val="20"/>
                      <w:szCs w:val="20"/>
                      <w:lang w:eastAsia="ko-KR"/>
                    </w:rPr>
                    <w:t>,</w:t>
                  </w:r>
                  <w:r w:rsidRPr="00442E85">
                    <w:rPr>
                      <w:rFonts w:ascii="Times New Roman" w:eastAsia="바탕체" w:hAnsi="Times New Roman"/>
                      <w:sz w:val="20"/>
                      <w:szCs w:val="20"/>
                      <w:lang w:eastAsia="ko-KR"/>
                    </w:rPr>
                    <w:t xml:space="preserve"> </w:t>
                  </w:r>
                  <w:proofErr w:type="spellStart"/>
                  <w:r w:rsidRPr="00442E85">
                    <w:rPr>
                      <w:rFonts w:ascii="Times New Roman" w:eastAsia="바탕체" w:hAnsi="Times New Roman" w:hint="eastAsia"/>
                      <w:sz w:val="20"/>
                      <w:szCs w:val="20"/>
                      <w:lang w:eastAsia="ko-KR"/>
                    </w:rPr>
                    <w:t>조적</w:t>
                  </w:r>
                  <w:proofErr w:type="spellEnd"/>
                </w:p>
              </w:tc>
              <w:tc>
                <w:tcPr>
                  <w:tcW w:w="1418" w:type="dxa"/>
                  <w:vAlign w:val="center"/>
                </w:tcPr>
                <w:p w14:paraId="40F5987E" w14:textId="5D0B98D4" w:rsidR="00442E85" w:rsidRDefault="00442E85" w:rsidP="00442E85">
                  <w:pPr>
                    <w:snapToGrid w:val="0"/>
                    <w:spacing w:after="120" w:line="280" w:lineRule="atLeast"/>
                    <w:rPr>
                      <w:rFonts w:ascii="Times New Roman" w:eastAsia="바탕체" w:hAnsi="Times New Roman"/>
                      <w:sz w:val="20"/>
                      <w:szCs w:val="20"/>
                      <w:lang w:eastAsia="ko-KR"/>
                    </w:rPr>
                  </w:pPr>
                  <w:r w:rsidRPr="00442E85">
                    <w:rPr>
                      <w:rFonts w:ascii="Times New Roman" w:eastAsia="바탕체" w:hint="eastAsia"/>
                      <w:sz w:val="20"/>
                      <w:szCs w:val="20"/>
                      <w:lang w:eastAsia="ko-KR"/>
                    </w:rPr>
                    <w:t>㈜</w:t>
                  </w:r>
                  <w:proofErr w:type="spellStart"/>
                  <w:r w:rsidRPr="00442E85">
                    <w:rPr>
                      <w:rFonts w:ascii="Times New Roman" w:eastAsia="바탕체" w:hint="eastAsia"/>
                      <w:sz w:val="20"/>
                      <w:szCs w:val="20"/>
                      <w:lang w:eastAsia="ko-KR"/>
                    </w:rPr>
                    <w:t>웰크론한텍</w:t>
                  </w:r>
                  <w:proofErr w:type="spellEnd"/>
                </w:p>
              </w:tc>
              <w:tc>
                <w:tcPr>
                  <w:tcW w:w="1417" w:type="dxa"/>
                  <w:shd w:val="clear" w:color="auto" w:fill="auto"/>
                  <w:vAlign w:val="center"/>
                </w:tcPr>
                <w:p w14:paraId="28E7F5B6" w14:textId="20F2F61A" w:rsidR="00442E85" w:rsidRDefault="00442E85" w:rsidP="00442E85">
                  <w:pPr>
                    <w:snapToGrid w:val="0"/>
                    <w:spacing w:after="120" w:line="280" w:lineRule="atLeast"/>
                    <w:jc w:val="center"/>
                    <w:rPr>
                      <w:rFonts w:ascii="Times New Roman" w:eastAsia="바탕체" w:hAnsi="Times New Roman"/>
                      <w:sz w:val="20"/>
                      <w:szCs w:val="20"/>
                      <w:lang w:eastAsia="ko-KR"/>
                    </w:rPr>
                  </w:pPr>
                  <w:r w:rsidRPr="00442E85">
                    <w:rPr>
                      <w:rFonts w:ascii="Times New Roman" w:eastAsia="바탕체" w:hint="eastAsia"/>
                      <w:sz w:val="20"/>
                      <w:szCs w:val="20"/>
                      <w:lang w:eastAsia="ko-KR"/>
                    </w:rPr>
                    <w:t>서울보증보험㈜</w:t>
                  </w:r>
                </w:p>
              </w:tc>
              <w:tc>
                <w:tcPr>
                  <w:tcW w:w="2410" w:type="dxa"/>
                  <w:shd w:val="clear" w:color="auto" w:fill="auto"/>
                  <w:vAlign w:val="center"/>
                </w:tcPr>
                <w:p w14:paraId="65CA1C15" w14:textId="23D80B4E" w:rsidR="00442E85" w:rsidRPr="00850E72" w:rsidRDefault="00442E85" w:rsidP="00442E85">
                  <w:pPr>
                    <w:snapToGrid w:val="0"/>
                    <w:spacing w:after="120" w:line="280" w:lineRule="atLeast"/>
                    <w:jc w:val="center"/>
                    <w:rPr>
                      <w:rFonts w:ascii="Times New Roman" w:eastAsia="바탕체" w:hAnsi="Times New Roman"/>
                      <w:sz w:val="20"/>
                      <w:szCs w:val="20"/>
                      <w:lang w:eastAsia="ko-KR"/>
                    </w:rPr>
                  </w:pPr>
                  <w:r w:rsidRPr="00442E85">
                    <w:rPr>
                      <w:rFonts w:ascii="Times New Roman" w:eastAsia="바탕체" w:hint="eastAsia"/>
                      <w:sz w:val="20"/>
                      <w:szCs w:val="20"/>
                      <w:lang w:eastAsia="ko-KR"/>
                    </w:rPr>
                    <w:t xml:space="preserve">2021. 7. </w:t>
                  </w:r>
                  <w:r w:rsidRPr="00442E85">
                    <w:rPr>
                      <w:rFonts w:ascii="Times New Roman" w:eastAsia="바탕체"/>
                      <w:sz w:val="20"/>
                      <w:szCs w:val="20"/>
                      <w:lang w:eastAsia="ko-KR"/>
                    </w:rPr>
                    <w:t>23. ~ 2026. 7. 22.</w:t>
                  </w:r>
                </w:p>
              </w:tc>
              <w:tc>
                <w:tcPr>
                  <w:tcW w:w="1418" w:type="dxa"/>
                  <w:vAlign w:val="center"/>
                </w:tcPr>
                <w:p w14:paraId="15A45116" w14:textId="32366A3B" w:rsidR="00442E85" w:rsidRDefault="00442E85" w:rsidP="00442E85">
                  <w:pPr>
                    <w:snapToGrid w:val="0"/>
                    <w:spacing w:after="120" w:line="280" w:lineRule="atLeast"/>
                    <w:jc w:val="right"/>
                    <w:rPr>
                      <w:rFonts w:ascii="Times New Roman" w:eastAsia="바탕체" w:hAnsi="Times New Roman"/>
                      <w:sz w:val="20"/>
                      <w:szCs w:val="20"/>
                      <w:lang w:eastAsia="ko-KR"/>
                    </w:rPr>
                  </w:pPr>
                  <w:r w:rsidRPr="00442E85">
                    <w:rPr>
                      <w:rFonts w:ascii="Times New Roman" w:eastAsia="바탕체" w:hint="eastAsia"/>
                      <w:sz w:val="20"/>
                      <w:szCs w:val="20"/>
                      <w:lang w:eastAsia="ko-KR"/>
                    </w:rPr>
                    <w:t>45,770,416</w:t>
                  </w:r>
                </w:p>
              </w:tc>
              <w:tc>
                <w:tcPr>
                  <w:tcW w:w="918" w:type="dxa"/>
                  <w:shd w:val="clear" w:color="auto" w:fill="auto"/>
                  <w:vAlign w:val="center"/>
                </w:tcPr>
                <w:p w14:paraId="5BC76B58" w14:textId="6C962A6E" w:rsidR="00442E85" w:rsidRPr="00442E85" w:rsidRDefault="00442E85" w:rsidP="00442E85">
                  <w:pPr>
                    <w:snapToGrid w:val="0"/>
                    <w:spacing w:after="120" w:line="280" w:lineRule="atLeast"/>
                    <w:jc w:val="center"/>
                    <w:rPr>
                      <w:rFonts w:ascii="바탕체" w:eastAsia="바탕체" w:hAnsi="바탕체" w:cs="바탕체"/>
                      <w:sz w:val="20"/>
                      <w:szCs w:val="20"/>
                      <w:lang w:eastAsia="ko-KR"/>
                    </w:rPr>
                  </w:pPr>
                  <w:r w:rsidRPr="00442E85">
                    <w:rPr>
                      <w:rFonts w:ascii="바탕체" w:eastAsia="바탕체" w:hAnsi="바탕체" w:cs="바탕체" w:hint="eastAsia"/>
                      <w:sz w:val="20"/>
                      <w:szCs w:val="20"/>
                      <w:lang w:eastAsia="ko-KR"/>
                    </w:rPr>
                    <w:t>매도인</w:t>
                  </w:r>
                </w:p>
              </w:tc>
            </w:tr>
            <w:tr w:rsidR="00442E85" w:rsidRPr="00850E72" w14:paraId="23BBA35E" w14:textId="77777777" w:rsidTr="00442E85">
              <w:trPr>
                <w:trHeight w:val="167"/>
              </w:trPr>
              <w:tc>
                <w:tcPr>
                  <w:tcW w:w="2382" w:type="dxa"/>
                  <w:shd w:val="clear" w:color="auto" w:fill="auto"/>
                </w:tcPr>
                <w:p w14:paraId="1844E77E" w14:textId="57E6A55C" w:rsidR="00442E85" w:rsidRPr="00850E72" w:rsidRDefault="00442E85" w:rsidP="00442E85">
                  <w:pPr>
                    <w:snapToGrid w:val="0"/>
                    <w:spacing w:after="120" w:line="280" w:lineRule="atLeast"/>
                    <w:jc w:val="both"/>
                    <w:rPr>
                      <w:rFonts w:ascii="Times New Roman" w:eastAsia="바탕체" w:hAnsi="Times New Roman"/>
                      <w:sz w:val="20"/>
                      <w:szCs w:val="20"/>
                      <w:lang w:eastAsia="ko-KR"/>
                    </w:rPr>
                  </w:pPr>
                  <w:proofErr w:type="spellStart"/>
                  <w:r w:rsidRPr="00442E85">
                    <w:rPr>
                      <w:rFonts w:ascii="Times New Roman" w:eastAsia="바탕체" w:hAnsi="Times New Roman" w:hint="eastAsia"/>
                      <w:sz w:val="20"/>
                      <w:szCs w:val="20"/>
                      <w:lang w:eastAsia="ko-KR"/>
                    </w:rPr>
                    <w:t>케이스퀘어시티</w:t>
                  </w:r>
                  <w:proofErr w:type="spellEnd"/>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리모델링</w:t>
                  </w:r>
                  <w:r w:rsidRPr="00442E85">
                    <w:rPr>
                      <w:rFonts w:ascii="Times New Roman" w:eastAsia="바탕체" w:hAnsi="Times New Roman" w:hint="eastAsia"/>
                      <w:sz w:val="20"/>
                      <w:szCs w:val="20"/>
                      <w:lang w:eastAsia="ko-KR"/>
                    </w:rPr>
                    <w:t xml:space="preserve"> </w:t>
                  </w:r>
                  <w:proofErr w:type="gramStart"/>
                  <w:r w:rsidRPr="00442E85">
                    <w:rPr>
                      <w:rFonts w:ascii="Times New Roman" w:eastAsia="바탕체" w:hAnsi="Times New Roman" w:hint="eastAsia"/>
                      <w:sz w:val="20"/>
                      <w:szCs w:val="20"/>
                      <w:lang w:eastAsia="ko-KR"/>
                    </w:rPr>
                    <w:t>공사</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sz w:val="20"/>
                      <w:szCs w:val="20"/>
                      <w:lang w:eastAsia="ko-KR"/>
                    </w:rPr>
                    <w:t>/</w:t>
                  </w:r>
                  <w:proofErr w:type="gramEnd"/>
                  <w:r w:rsidRPr="00442E85">
                    <w:rPr>
                      <w:rFonts w:ascii="Times New Roman" w:eastAsia="바탕체" w:hAnsi="Times New Roman"/>
                      <w:sz w:val="20"/>
                      <w:szCs w:val="20"/>
                      <w:lang w:eastAsia="ko-KR"/>
                    </w:rPr>
                    <w:t xml:space="preserve"> </w:t>
                  </w:r>
                  <w:r w:rsidRPr="00442E85">
                    <w:rPr>
                      <w:rFonts w:ascii="Times New Roman" w:eastAsia="바탕체" w:hAnsi="Times New Roman" w:hint="eastAsia"/>
                      <w:sz w:val="20"/>
                      <w:szCs w:val="20"/>
                      <w:lang w:eastAsia="ko-KR"/>
                    </w:rPr>
                    <w:t>창호</w:t>
                  </w:r>
                  <w:r w:rsidRPr="00442E85">
                    <w:rPr>
                      <w:rFonts w:ascii="Times New Roman" w:eastAsia="바탕체" w:hAnsi="Times New Roman" w:hint="eastAsia"/>
                      <w:sz w:val="20"/>
                      <w:szCs w:val="20"/>
                      <w:lang w:eastAsia="ko-KR"/>
                    </w:rPr>
                    <w:t>,</w:t>
                  </w:r>
                  <w:r w:rsidRPr="00442E85">
                    <w:rPr>
                      <w:rFonts w:ascii="Times New Roman" w:eastAsia="바탕체" w:hAnsi="Times New Roman"/>
                      <w:sz w:val="20"/>
                      <w:szCs w:val="20"/>
                      <w:lang w:eastAsia="ko-KR"/>
                    </w:rPr>
                    <w:t xml:space="preserve"> </w:t>
                  </w:r>
                  <w:r w:rsidRPr="00442E85">
                    <w:rPr>
                      <w:rFonts w:ascii="Times New Roman" w:eastAsia="바탕체" w:hAnsi="Times New Roman" w:hint="eastAsia"/>
                      <w:sz w:val="20"/>
                      <w:szCs w:val="20"/>
                      <w:lang w:eastAsia="ko-KR"/>
                    </w:rPr>
                    <w:t>금속</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유리</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승강기</w:t>
                  </w:r>
                  <w:r w:rsidRPr="00442E85">
                    <w:rPr>
                      <w:rFonts w:ascii="Times New Roman" w:eastAsia="바탕체" w:hAnsi="Times New Roman" w:hint="eastAsia"/>
                      <w:sz w:val="20"/>
                      <w:szCs w:val="20"/>
                      <w:lang w:eastAsia="ko-KR"/>
                    </w:rPr>
                    <w:t>,</w:t>
                  </w:r>
                  <w:r w:rsidRPr="00442E85">
                    <w:rPr>
                      <w:rFonts w:ascii="Times New Roman" w:eastAsia="바탕체" w:hAnsi="Times New Roman"/>
                      <w:sz w:val="20"/>
                      <w:szCs w:val="20"/>
                      <w:lang w:eastAsia="ko-KR"/>
                    </w:rPr>
                    <w:t xml:space="preserve"> </w:t>
                  </w:r>
                  <w:r w:rsidRPr="00442E85">
                    <w:rPr>
                      <w:rFonts w:ascii="Times New Roman" w:eastAsia="바탕체" w:hAnsi="Times New Roman" w:hint="eastAsia"/>
                      <w:sz w:val="20"/>
                      <w:szCs w:val="20"/>
                      <w:lang w:eastAsia="ko-KR"/>
                    </w:rPr>
                    <w:t>조경</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및</w:t>
                  </w:r>
                  <w:r w:rsidRPr="00442E85">
                    <w:rPr>
                      <w:rFonts w:ascii="Times New Roman" w:eastAsia="바탕체" w:hAnsi="Times New Roman" w:hint="eastAsia"/>
                      <w:sz w:val="20"/>
                      <w:szCs w:val="20"/>
                      <w:lang w:eastAsia="ko-KR"/>
                    </w:rPr>
                    <w:t xml:space="preserve"> </w:t>
                  </w:r>
                  <w:proofErr w:type="spellStart"/>
                  <w:r w:rsidRPr="00442E85">
                    <w:rPr>
                      <w:rFonts w:ascii="Times New Roman" w:eastAsia="바탕체" w:hAnsi="Times New Roman" w:hint="eastAsia"/>
                      <w:sz w:val="20"/>
                      <w:szCs w:val="20"/>
                      <w:lang w:eastAsia="ko-KR"/>
                    </w:rPr>
                    <w:t>우오수</w:t>
                  </w:r>
                  <w:proofErr w:type="spellEnd"/>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미장</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기계</w:t>
                  </w:r>
                  <w:r w:rsidRPr="00442E85">
                    <w:rPr>
                      <w:rFonts w:ascii="Times New Roman" w:eastAsia="바탕체" w:hAnsi="Times New Roman" w:hint="eastAsia"/>
                      <w:sz w:val="20"/>
                      <w:szCs w:val="20"/>
                      <w:lang w:eastAsia="ko-KR"/>
                    </w:rPr>
                    <w:t>,</w:t>
                  </w:r>
                  <w:r w:rsidRPr="00442E85">
                    <w:rPr>
                      <w:rFonts w:ascii="Times New Roman" w:eastAsia="바탕체" w:hAnsi="Times New Roman"/>
                      <w:sz w:val="20"/>
                      <w:szCs w:val="20"/>
                      <w:lang w:eastAsia="ko-KR"/>
                    </w:rPr>
                    <w:t xml:space="preserve"> </w:t>
                  </w:r>
                  <w:proofErr w:type="spellStart"/>
                  <w:r w:rsidRPr="00442E85">
                    <w:rPr>
                      <w:rFonts w:ascii="Times New Roman" w:eastAsia="바탕체" w:hAnsi="Times New Roman" w:hint="eastAsia"/>
                      <w:sz w:val="20"/>
                      <w:szCs w:val="20"/>
                      <w:lang w:eastAsia="ko-KR"/>
                    </w:rPr>
                    <w:t>덕트</w:t>
                  </w:r>
                  <w:proofErr w:type="spellEnd"/>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소방</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전기</w:t>
                  </w:r>
                  <w:r w:rsidRPr="00442E85">
                    <w:rPr>
                      <w:rFonts w:ascii="Times New Roman" w:eastAsia="바탕체" w:hAnsi="Times New Roman" w:hint="eastAsia"/>
                      <w:sz w:val="20"/>
                      <w:szCs w:val="20"/>
                      <w:lang w:eastAsia="ko-KR"/>
                    </w:rPr>
                    <w:t xml:space="preserve">, </w:t>
                  </w:r>
                  <w:r w:rsidRPr="00442E85">
                    <w:rPr>
                      <w:rFonts w:ascii="Times New Roman" w:eastAsia="바탕체" w:hAnsi="Times New Roman" w:hint="eastAsia"/>
                      <w:sz w:val="20"/>
                      <w:szCs w:val="20"/>
                      <w:lang w:eastAsia="ko-KR"/>
                    </w:rPr>
                    <w:t>통신</w:t>
                  </w:r>
                </w:p>
              </w:tc>
              <w:tc>
                <w:tcPr>
                  <w:tcW w:w="1418" w:type="dxa"/>
                  <w:vAlign w:val="center"/>
                </w:tcPr>
                <w:p w14:paraId="26719335" w14:textId="4662ADBD" w:rsidR="00442E85" w:rsidRDefault="00442E85" w:rsidP="00442E85">
                  <w:pPr>
                    <w:snapToGrid w:val="0"/>
                    <w:spacing w:after="120" w:line="280" w:lineRule="atLeast"/>
                    <w:rPr>
                      <w:rFonts w:ascii="Times New Roman" w:eastAsia="바탕체" w:hAnsi="Times New Roman"/>
                      <w:sz w:val="20"/>
                      <w:szCs w:val="20"/>
                      <w:lang w:eastAsia="ko-KR"/>
                    </w:rPr>
                  </w:pPr>
                  <w:r w:rsidRPr="00442E85">
                    <w:rPr>
                      <w:rFonts w:ascii="Times New Roman" w:eastAsia="바탕체" w:hint="eastAsia"/>
                      <w:sz w:val="20"/>
                      <w:szCs w:val="20"/>
                      <w:lang w:eastAsia="ko-KR"/>
                    </w:rPr>
                    <w:t>㈜</w:t>
                  </w:r>
                  <w:proofErr w:type="spellStart"/>
                  <w:r w:rsidRPr="00442E85">
                    <w:rPr>
                      <w:rFonts w:ascii="Times New Roman" w:eastAsia="바탕체" w:hint="eastAsia"/>
                      <w:sz w:val="20"/>
                      <w:szCs w:val="20"/>
                      <w:lang w:eastAsia="ko-KR"/>
                    </w:rPr>
                    <w:t>웰크론한텍</w:t>
                  </w:r>
                  <w:proofErr w:type="spellEnd"/>
                </w:p>
              </w:tc>
              <w:tc>
                <w:tcPr>
                  <w:tcW w:w="1417" w:type="dxa"/>
                  <w:shd w:val="clear" w:color="auto" w:fill="auto"/>
                  <w:vAlign w:val="center"/>
                </w:tcPr>
                <w:p w14:paraId="6E292833" w14:textId="52AFF40A" w:rsidR="00442E85" w:rsidRDefault="00442E85" w:rsidP="00442E85">
                  <w:pPr>
                    <w:snapToGrid w:val="0"/>
                    <w:spacing w:after="120" w:line="280" w:lineRule="atLeast"/>
                    <w:jc w:val="center"/>
                    <w:rPr>
                      <w:rFonts w:ascii="Times New Roman" w:eastAsia="바탕체" w:hAnsi="Times New Roman"/>
                      <w:sz w:val="20"/>
                      <w:szCs w:val="20"/>
                      <w:lang w:eastAsia="ko-KR"/>
                    </w:rPr>
                  </w:pPr>
                  <w:r w:rsidRPr="00442E85">
                    <w:rPr>
                      <w:rFonts w:ascii="Times New Roman" w:eastAsia="바탕체" w:hint="eastAsia"/>
                      <w:sz w:val="20"/>
                      <w:szCs w:val="20"/>
                      <w:lang w:eastAsia="ko-KR"/>
                    </w:rPr>
                    <w:t>서울보증보험㈜</w:t>
                  </w:r>
                </w:p>
              </w:tc>
              <w:tc>
                <w:tcPr>
                  <w:tcW w:w="2410" w:type="dxa"/>
                  <w:shd w:val="clear" w:color="auto" w:fill="auto"/>
                  <w:vAlign w:val="center"/>
                </w:tcPr>
                <w:p w14:paraId="3BF82576" w14:textId="43320F4E" w:rsidR="00442E85" w:rsidRPr="00850E72" w:rsidRDefault="00442E85" w:rsidP="00442E85">
                  <w:pPr>
                    <w:snapToGrid w:val="0"/>
                    <w:spacing w:after="120" w:line="280" w:lineRule="atLeast"/>
                    <w:jc w:val="center"/>
                    <w:rPr>
                      <w:rFonts w:ascii="Times New Roman" w:eastAsia="바탕체" w:hAnsi="Times New Roman"/>
                      <w:sz w:val="20"/>
                      <w:szCs w:val="20"/>
                      <w:lang w:eastAsia="ko-KR"/>
                    </w:rPr>
                  </w:pPr>
                  <w:r w:rsidRPr="00442E85">
                    <w:rPr>
                      <w:rFonts w:ascii="Times New Roman" w:eastAsia="바탕체" w:hint="eastAsia"/>
                      <w:sz w:val="20"/>
                      <w:szCs w:val="20"/>
                      <w:lang w:eastAsia="ko-KR"/>
                    </w:rPr>
                    <w:t xml:space="preserve">2021. 7. </w:t>
                  </w:r>
                  <w:r w:rsidRPr="00442E85">
                    <w:rPr>
                      <w:rFonts w:ascii="Times New Roman" w:eastAsia="바탕체"/>
                      <w:sz w:val="20"/>
                      <w:szCs w:val="20"/>
                      <w:lang w:eastAsia="ko-KR"/>
                    </w:rPr>
                    <w:t>23. ~ 2024. 7. 22.</w:t>
                  </w:r>
                </w:p>
              </w:tc>
              <w:tc>
                <w:tcPr>
                  <w:tcW w:w="1418" w:type="dxa"/>
                  <w:vAlign w:val="center"/>
                </w:tcPr>
                <w:p w14:paraId="39C2004D" w14:textId="7281FDD9" w:rsidR="00442E85" w:rsidRDefault="00442E85" w:rsidP="00442E85">
                  <w:pPr>
                    <w:snapToGrid w:val="0"/>
                    <w:spacing w:after="120" w:line="280" w:lineRule="atLeast"/>
                    <w:jc w:val="right"/>
                    <w:rPr>
                      <w:rFonts w:ascii="Times New Roman" w:eastAsia="바탕체" w:hAnsi="Times New Roman"/>
                      <w:sz w:val="20"/>
                      <w:szCs w:val="20"/>
                      <w:lang w:eastAsia="ko-KR"/>
                    </w:rPr>
                  </w:pPr>
                  <w:r w:rsidRPr="00442E85">
                    <w:rPr>
                      <w:rFonts w:ascii="Times New Roman" w:eastAsia="바탕체" w:hint="eastAsia"/>
                      <w:sz w:val="20"/>
                      <w:szCs w:val="20"/>
                      <w:lang w:eastAsia="ko-KR"/>
                    </w:rPr>
                    <w:t>546,866,246</w:t>
                  </w:r>
                </w:p>
              </w:tc>
              <w:tc>
                <w:tcPr>
                  <w:tcW w:w="918" w:type="dxa"/>
                  <w:shd w:val="clear" w:color="auto" w:fill="auto"/>
                  <w:vAlign w:val="center"/>
                </w:tcPr>
                <w:p w14:paraId="62925B0B" w14:textId="7FF457DA" w:rsidR="00442E85" w:rsidRPr="00442E85" w:rsidRDefault="00442E85" w:rsidP="00442E85">
                  <w:pPr>
                    <w:snapToGrid w:val="0"/>
                    <w:spacing w:after="120" w:line="280" w:lineRule="atLeast"/>
                    <w:jc w:val="center"/>
                    <w:rPr>
                      <w:rFonts w:ascii="바탕체" w:eastAsia="바탕체" w:hAnsi="바탕체" w:cs="바탕체"/>
                      <w:sz w:val="20"/>
                      <w:szCs w:val="20"/>
                      <w:lang w:eastAsia="ko-KR"/>
                    </w:rPr>
                  </w:pPr>
                  <w:r w:rsidRPr="00442E85">
                    <w:rPr>
                      <w:rFonts w:ascii="바탕체" w:eastAsia="바탕체" w:hAnsi="바탕체" w:cs="바탕체" w:hint="eastAsia"/>
                      <w:sz w:val="20"/>
                      <w:szCs w:val="20"/>
                      <w:lang w:eastAsia="ko-KR"/>
                    </w:rPr>
                    <w:t>매도인</w:t>
                  </w:r>
                </w:p>
              </w:tc>
            </w:tr>
          </w:tbl>
          <w:p w14:paraId="7AFC400A" w14:textId="11C1F669" w:rsidR="00F20D28" w:rsidRPr="00B16F8A" w:rsidRDefault="00F20D28" w:rsidP="00893737">
            <w:pPr>
              <w:snapToGrid w:val="0"/>
              <w:spacing w:after="120" w:line="280" w:lineRule="atLeast"/>
              <w:ind w:left="288"/>
              <w:jc w:val="both"/>
              <w:rPr>
                <w:rFonts w:ascii="Times New Roman" w:eastAsia="바탕체" w:hAnsi="Times New Roman"/>
                <w:sz w:val="20"/>
                <w:szCs w:val="20"/>
                <w:lang w:eastAsia="ko-KR"/>
              </w:rPr>
            </w:pPr>
          </w:p>
        </w:tc>
        <w:tc>
          <w:tcPr>
            <w:tcW w:w="25" w:type="pct"/>
            <w:shd w:val="clear" w:color="auto" w:fill="auto"/>
          </w:tcPr>
          <w:p w14:paraId="3A31B306" w14:textId="77777777" w:rsidR="00F20D28" w:rsidRPr="00850E72" w:rsidRDefault="00F20D28" w:rsidP="00893737">
            <w:pPr>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4E3AAE64" w14:textId="54F36BE6" w:rsidR="00F20D28" w:rsidRDefault="00F20D2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w:t>
            </w:r>
            <w:r>
              <w:rPr>
                <w:rFonts w:ascii="Times New Roman" w:eastAsia="바탕체" w:hAnsi="Times New Roman" w:hint="eastAsia"/>
                <w:sz w:val="20"/>
                <w:szCs w:val="20"/>
              </w:rPr>
              <w:t xml:space="preserve"> </w:t>
            </w:r>
            <w:r>
              <w:rPr>
                <w:rFonts w:ascii="Times New Roman" w:eastAsia="바탕체" w:hAnsi="Times New Roman" w:hint="eastAsia"/>
                <w:sz w:val="20"/>
                <w:szCs w:val="20"/>
              </w:rPr>
              <w:t>체결</w:t>
            </w:r>
            <w:r>
              <w:rPr>
                <w:rFonts w:ascii="Times New Roman" w:eastAsia="바탕체" w:hAnsi="Times New Roman" w:hint="eastAsia"/>
                <w:sz w:val="20"/>
                <w:szCs w:val="20"/>
              </w:rPr>
              <w:t xml:space="preserve"> </w:t>
            </w:r>
            <w:r>
              <w:rPr>
                <w:rFonts w:ascii="Times New Roman" w:eastAsia="바탕체" w:hAnsi="Times New Roman" w:hint="eastAsia"/>
                <w:sz w:val="20"/>
                <w:szCs w:val="20"/>
              </w:rPr>
              <w:t>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건물</w:t>
            </w:r>
            <w:r w:rsidR="00691DED">
              <w:rPr>
                <w:rFonts w:ascii="Times New Roman" w:eastAsia="바탕체" w:hAnsi="Times New Roman" w:hint="eastAsia"/>
                <w:sz w:val="20"/>
                <w:szCs w:val="20"/>
                <w:lang w:eastAsia="ko-KR"/>
              </w:rPr>
              <w:t>(</w:t>
            </w:r>
            <w:r w:rsidR="00691DED">
              <w:rPr>
                <w:rFonts w:ascii="Times New Roman" w:eastAsia="바탕체" w:hAnsi="Times New Roman" w:hint="eastAsia"/>
                <w:sz w:val="20"/>
                <w:szCs w:val="20"/>
                <w:lang w:eastAsia="ko-KR"/>
              </w:rPr>
              <w:t>리모델링</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공사</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부분</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포함</w:t>
            </w:r>
            <w:r w:rsidR="00691DED">
              <w:rPr>
                <w:rFonts w:ascii="Times New Roman" w:eastAsia="바탕체" w:hAnsi="Times New Roman" w:hint="eastAsia"/>
                <w:sz w:val="20"/>
                <w:szCs w:val="20"/>
                <w:lang w:eastAsia="ko-KR"/>
              </w:rPr>
              <w:t>)</w:t>
            </w:r>
            <w:r>
              <w:rPr>
                <w:rFonts w:ascii="Times New Roman" w:eastAsia="바탕체" w:hAnsi="Times New Roman" w:hint="eastAsia"/>
                <w:sz w:val="20"/>
                <w:szCs w:val="20"/>
              </w:rPr>
              <w:t>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하자가</w:t>
            </w:r>
            <w:r>
              <w:rPr>
                <w:rFonts w:ascii="Times New Roman" w:eastAsia="바탕체" w:hAnsi="Times New Roman" w:hint="eastAsia"/>
                <w:sz w:val="20"/>
                <w:szCs w:val="20"/>
              </w:rPr>
              <w:t xml:space="preserve"> </w:t>
            </w:r>
            <w:r>
              <w:rPr>
                <w:rFonts w:ascii="Times New Roman" w:eastAsia="바탕체" w:hAnsi="Times New Roman" w:hint="eastAsia"/>
                <w:sz w:val="20"/>
                <w:szCs w:val="20"/>
              </w:rPr>
              <w:t>없다는</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점에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대한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진술</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보증을</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받는</w:t>
            </w:r>
            <w:r>
              <w:rPr>
                <w:rFonts w:ascii="Times New Roman" w:eastAsia="바탕체" w:hAnsi="Times New Roman" w:hint="eastAsia"/>
                <w:sz w:val="20"/>
                <w:szCs w:val="20"/>
              </w:rPr>
              <w:t xml:space="preserve"> </w:t>
            </w:r>
            <w:r w:rsidR="00691DED">
              <w:rPr>
                <w:rFonts w:ascii="Times New Roman" w:eastAsia="바탕체" w:hAnsi="Times New Roman" w:hint="eastAsia"/>
                <w:sz w:val="20"/>
                <w:szCs w:val="20"/>
                <w:lang w:eastAsia="ko-KR"/>
              </w:rPr>
              <w:t>방안을</w:t>
            </w:r>
            <w:r w:rsidR="00691DED">
              <w:rPr>
                <w:rFonts w:ascii="Times New Roman" w:eastAsia="바탕체" w:hAnsi="Times New Roman" w:hint="eastAsia"/>
                <w:sz w:val="20"/>
                <w:szCs w:val="20"/>
                <w:lang w:eastAsia="ko-KR"/>
              </w:rPr>
              <w:t xml:space="preserve"> </w:t>
            </w:r>
            <w:r w:rsidR="00691DED">
              <w:rPr>
                <w:rFonts w:ascii="Times New Roman" w:eastAsia="바탕체" w:hAnsi="Times New Roman" w:hint="eastAsia"/>
                <w:sz w:val="20"/>
                <w:szCs w:val="20"/>
                <w:lang w:eastAsia="ko-KR"/>
              </w:rPr>
              <w:t>고려해보는</w:t>
            </w:r>
            <w:r w:rsidR="00691DED">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것이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바람직함</w:t>
            </w:r>
            <w:r>
              <w:rPr>
                <w:rFonts w:ascii="Times New Roman" w:eastAsia="바탕체" w:hAnsi="Times New Roman" w:hint="eastAsia"/>
                <w:sz w:val="20"/>
                <w:szCs w:val="20"/>
              </w:rPr>
              <w:t>.</w:t>
            </w:r>
          </w:p>
          <w:p w14:paraId="1FADBC88" w14:textId="57B8D4D6" w:rsidR="00C10918" w:rsidRPr="00887443" w:rsidRDefault="00C10918" w:rsidP="00691DED">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rPr>
              <w:t>본건</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매매계약상</w:t>
            </w:r>
            <w:r>
              <w:rPr>
                <w:rFonts w:ascii="Times New Roman" w:eastAsia="바탕체" w:hAnsi="Times New Roman" w:hint="eastAsia"/>
                <w:sz w:val="20"/>
                <w:szCs w:val="20"/>
              </w:rPr>
              <w:t xml:space="preserve"> </w:t>
            </w:r>
            <w:r>
              <w:rPr>
                <w:rFonts w:ascii="Times New Roman" w:eastAsia="바탕체" w:hAnsi="Times New Roman" w:hint="eastAsia"/>
                <w:sz w:val="20"/>
                <w:szCs w:val="20"/>
              </w:rPr>
              <w:t>확약사항으로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매도인</w:t>
            </w:r>
            <w:r>
              <w:rPr>
                <w:rFonts w:ascii="Times New Roman" w:eastAsia="바탕체" w:hAnsi="Times New Roman" w:hint="eastAsia"/>
                <w:sz w:val="20"/>
                <w:szCs w:val="20"/>
              </w:rPr>
              <w:t xml:space="preserve"> </w:t>
            </w:r>
            <w:r>
              <w:rPr>
                <w:rFonts w:ascii="Times New Roman" w:eastAsia="바탕체" w:hAnsi="Times New Roman" w:hint="eastAsia"/>
                <w:sz w:val="20"/>
                <w:szCs w:val="20"/>
              </w:rPr>
              <w:t>명의의</w:t>
            </w:r>
            <w:r>
              <w:rPr>
                <w:rFonts w:ascii="Times New Roman" w:eastAsia="바탕체" w:hAnsi="Times New Roman" w:hint="eastAsia"/>
                <w:sz w:val="20"/>
                <w:szCs w:val="20"/>
              </w:rPr>
              <w:t xml:space="preserve"> </w:t>
            </w:r>
            <w:r w:rsidR="00F2707E" w:rsidRPr="00F2707E">
              <w:rPr>
                <w:rFonts w:ascii="Times New Roman" w:eastAsia="바탕체" w:hAnsi="Times New Roman"/>
                <w:sz w:val="20"/>
                <w:szCs w:val="20"/>
              </w:rPr>
              <w:t>이행</w:t>
            </w:r>
            <w:r w:rsidR="00F2707E" w:rsidRPr="00F2707E">
              <w:rPr>
                <w:rFonts w:ascii="Times New Roman" w:eastAsia="바탕체" w:hAnsi="Times New Roman" w:hint="eastAsia"/>
                <w:sz w:val="20"/>
                <w:szCs w:val="20"/>
              </w:rPr>
              <w:t>(</w:t>
            </w:r>
            <w:r w:rsidR="00F2707E" w:rsidRPr="00F2707E">
              <w:rPr>
                <w:rFonts w:ascii="Times New Roman" w:eastAsia="바탕체" w:hAnsi="Times New Roman"/>
                <w:sz w:val="20"/>
                <w:szCs w:val="20"/>
              </w:rPr>
              <w:t>하자</w:t>
            </w:r>
            <w:r w:rsidR="00F2707E" w:rsidRPr="00F2707E">
              <w:rPr>
                <w:rFonts w:ascii="Times New Roman" w:eastAsia="바탕체" w:hAnsi="Times New Roman" w:hint="eastAsia"/>
                <w:sz w:val="20"/>
                <w:szCs w:val="20"/>
              </w:rPr>
              <w:t>)</w:t>
            </w:r>
            <w:r w:rsidR="00F2707E" w:rsidRPr="00F2707E">
              <w:rPr>
                <w:rFonts w:ascii="Times New Roman" w:eastAsia="바탕체" w:hAnsi="Times New Roman"/>
                <w:sz w:val="20"/>
                <w:szCs w:val="20"/>
              </w:rPr>
              <w:t>보수보증보험</w:t>
            </w:r>
            <w:r w:rsidR="00F2707E">
              <w:rPr>
                <w:rFonts w:ascii="Times New Roman" w:eastAsia="바탕체" w:hAnsi="Times New Roman" w:hint="eastAsia"/>
                <w:sz w:val="20"/>
                <w:szCs w:val="20"/>
              </w:rPr>
              <w:t>증권</w:t>
            </w:r>
            <w:r>
              <w:rPr>
                <w:rFonts w:ascii="Times New Roman" w:eastAsia="바탕체" w:hAnsi="Times New Roman" w:hint="eastAsia"/>
                <w:sz w:val="20"/>
                <w:szCs w:val="20"/>
              </w:rPr>
              <w:t>의</w:t>
            </w:r>
            <w:r>
              <w:rPr>
                <w:rFonts w:ascii="Times New Roman" w:eastAsia="바탕체" w:hAnsi="Times New Roman" w:hint="eastAsia"/>
                <w:sz w:val="20"/>
                <w:szCs w:val="20"/>
              </w:rPr>
              <w:t xml:space="preserve"> </w:t>
            </w:r>
            <w:r>
              <w:rPr>
                <w:rFonts w:ascii="Times New Roman" w:eastAsia="바탕체" w:hAnsi="Times New Roman" w:hint="eastAsia"/>
                <w:sz w:val="20"/>
                <w:szCs w:val="20"/>
              </w:rPr>
              <w:t>명의를</w:t>
            </w:r>
            <w:r>
              <w:rPr>
                <w:rFonts w:ascii="Times New Roman" w:eastAsia="바탕체" w:hAnsi="Times New Roman" w:hint="eastAsia"/>
                <w:sz w:val="20"/>
                <w:szCs w:val="20"/>
              </w:rPr>
              <w:t xml:space="preserve"> </w:t>
            </w:r>
            <w:r>
              <w:rPr>
                <w:rFonts w:ascii="Times New Roman" w:eastAsia="바탕체" w:hAnsi="Times New Roman" w:hint="eastAsia"/>
                <w:sz w:val="20"/>
                <w:szCs w:val="20"/>
              </w:rPr>
              <w:t>매수인</w:t>
            </w:r>
            <w:r>
              <w:rPr>
                <w:rFonts w:ascii="Times New Roman" w:eastAsia="바탕체" w:hAnsi="Times New Roman" w:hint="eastAsia"/>
                <w:sz w:val="20"/>
                <w:szCs w:val="20"/>
              </w:rPr>
              <w:t xml:space="preserve"> </w:t>
            </w:r>
            <w:r>
              <w:rPr>
                <w:rFonts w:ascii="Times New Roman" w:eastAsia="바탕체" w:hAnsi="Times New Roman" w:hint="eastAsia"/>
                <w:sz w:val="20"/>
                <w:szCs w:val="20"/>
              </w:rPr>
              <w:t>명의로</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변경하고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변경된</w:t>
            </w:r>
            <w:r w:rsidR="00F2707E">
              <w:rPr>
                <w:rFonts w:ascii="Times New Roman" w:eastAsia="바탕체" w:hAnsi="Times New Roman" w:hint="eastAsia"/>
                <w:sz w:val="20"/>
                <w:szCs w:val="20"/>
              </w:rPr>
              <w:t xml:space="preserve"> </w:t>
            </w:r>
            <w:r w:rsidR="00F2707E" w:rsidRPr="00F2707E">
              <w:rPr>
                <w:rFonts w:ascii="Times New Roman" w:eastAsia="바탕체" w:hAnsi="Times New Roman"/>
                <w:sz w:val="20"/>
                <w:szCs w:val="20"/>
              </w:rPr>
              <w:t>이행</w:t>
            </w:r>
            <w:r w:rsidR="00F2707E" w:rsidRPr="00F2707E">
              <w:rPr>
                <w:rFonts w:ascii="Times New Roman" w:eastAsia="바탕체" w:hAnsi="Times New Roman" w:hint="eastAsia"/>
                <w:sz w:val="20"/>
                <w:szCs w:val="20"/>
              </w:rPr>
              <w:t>(</w:t>
            </w:r>
            <w:r w:rsidR="00F2707E" w:rsidRPr="00F2707E">
              <w:rPr>
                <w:rFonts w:ascii="Times New Roman" w:eastAsia="바탕체" w:hAnsi="Times New Roman"/>
                <w:sz w:val="20"/>
                <w:szCs w:val="20"/>
              </w:rPr>
              <w:t>하자</w:t>
            </w:r>
            <w:r w:rsidR="00F2707E" w:rsidRPr="00F2707E">
              <w:rPr>
                <w:rFonts w:ascii="Times New Roman" w:eastAsia="바탕체" w:hAnsi="Times New Roman" w:hint="eastAsia"/>
                <w:sz w:val="20"/>
                <w:szCs w:val="20"/>
              </w:rPr>
              <w:t>)</w:t>
            </w:r>
            <w:r w:rsidR="00F2707E" w:rsidRPr="00F2707E">
              <w:rPr>
                <w:rFonts w:ascii="Times New Roman" w:eastAsia="바탕체" w:hAnsi="Times New Roman"/>
                <w:sz w:val="20"/>
                <w:szCs w:val="20"/>
              </w:rPr>
              <w:t>보수보증보험</w:t>
            </w:r>
            <w:r w:rsidR="00F2707E">
              <w:rPr>
                <w:rFonts w:ascii="Times New Roman" w:eastAsia="바탕체" w:hAnsi="Times New Roman" w:hint="eastAsia"/>
                <w:sz w:val="20"/>
                <w:szCs w:val="20"/>
              </w:rPr>
              <w:t>증권을</w:t>
            </w:r>
            <w:r w:rsidR="00F2707E">
              <w:rPr>
                <w:rFonts w:ascii="Times New Roman" w:eastAsia="바탕체" w:hAnsi="Times New Roman" w:hint="eastAsia"/>
                <w:sz w:val="20"/>
                <w:szCs w:val="20"/>
              </w:rPr>
              <w:t xml:space="preserve"> </w:t>
            </w:r>
            <w:r w:rsidR="00F2707E">
              <w:rPr>
                <w:rFonts w:ascii="Times New Roman" w:eastAsia="바탕체" w:hAnsi="Times New Roman" w:hint="eastAsia"/>
                <w:sz w:val="20"/>
                <w:szCs w:val="20"/>
              </w:rPr>
              <w:t>매수인에게</w:t>
            </w:r>
            <w:r w:rsidR="00F2707E">
              <w:rPr>
                <w:rFonts w:ascii="Times New Roman" w:eastAsia="바탕체" w:hAnsi="Times New Roman" w:hint="eastAsia"/>
                <w:sz w:val="20"/>
                <w:szCs w:val="20"/>
              </w:rPr>
              <w:t xml:space="preserve"> </w:t>
            </w:r>
            <w:r w:rsidR="00F2707E">
              <w:rPr>
                <w:rFonts w:ascii="Times New Roman" w:eastAsia="바탕체" w:hAnsi="Times New Roman" w:hint="eastAsia"/>
                <w:sz w:val="20"/>
                <w:szCs w:val="20"/>
              </w:rPr>
              <w:t>교부하도록</w:t>
            </w:r>
            <w:r w:rsidR="00F2707E">
              <w:rPr>
                <w:rFonts w:ascii="Times New Roman" w:eastAsia="바탕체" w:hAnsi="Times New Roman" w:hint="eastAsia"/>
                <w:sz w:val="20"/>
                <w:szCs w:val="20"/>
              </w:rPr>
              <w:t xml:space="preserve"> </w:t>
            </w:r>
            <w:r w:rsidR="00F2707E">
              <w:rPr>
                <w:rFonts w:ascii="Times New Roman" w:eastAsia="바탕체" w:hAnsi="Times New Roman" w:hint="eastAsia"/>
                <w:sz w:val="20"/>
                <w:szCs w:val="20"/>
              </w:rPr>
              <w:t>하는</w:t>
            </w:r>
            <w:r w:rsidR="00F2707E">
              <w:rPr>
                <w:rFonts w:ascii="Times New Roman" w:eastAsia="바탕체" w:hAnsi="Times New Roman" w:hint="eastAsia"/>
                <w:sz w:val="20"/>
                <w:szCs w:val="20"/>
              </w:rPr>
              <w:t xml:space="preserve"> </w:t>
            </w:r>
            <w:r w:rsidR="00F2707E">
              <w:rPr>
                <w:rFonts w:ascii="Times New Roman" w:eastAsia="바탕체" w:hAnsi="Times New Roman" w:hint="eastAsia"/>
                <w:sz w:val="20"/>
                <w:szCs w:val="20"/>
              </w:rPr>
              <w:t>것이</w:t>
            </w:r>
            <w:r w:rsidR="00F2707E">
              <w:rPr>
                <w:rFonts w:ascii="Times New Roman" w:eastAsia="바탕체" w:hAnsi="Times New Roman" w:hint="eastAsia"/>
                <w:sz w:val="20"/>
                <w:szCs w:val="20"/>
              </w:rPr>
              <w:t xml:space="preserve"> </w:t>
            </w:r>
            <w:r w:rsidR="00F2707E">
              <w:rPr>
                <w:rFonts w:ascii="Times New Roman" w:eastAsia="바탕체" w:hAnsi="Times New Roman" w:hint="eastAsia"/>
                <w:sz w:val="20"/>
                <w:szCs w:val="20"/>
              </w:rPr>
              <w:t>바람직함</w:t>
            </w:r>
            <w:r w:rsidR="00F2707E">
              <w:rPr>
                <w:rFonts w:ascii="Times New Roman" w:eastAsia="바탕체" w:hAnsi="Times New Roman" w:hint="eastAsia"/>
                <w:sz w:val="20"/>
                <w:szCs w:val="20"/>
              </w:rPr>
              <w:t>.</w:t>
            </w:r>
          </w:p>
        </w:tc>
      </w:tr>
      <w:tr w:rsidR="00F20D28" w:rsidRPr="00850E72" w14:paraId="2F712A50" w14:textId="77777777" w:rsidTr="00893737">
        <w:trPr>
          <w:trHeight w:val="346"/>
        </w:trPr>
        <w:tc>
          <w:tcPr>
            <w:tcW w:w="5000" w:type="pct"/>
            <w:gridSpan w:val="5"/>
            <w:tcBorders>
              <w:top w:val="single" w:sz="12" w:space="0" w:color="000080"/>
              <w:bottom w:val="single" w:sz="12" w:space="0" w:color="000080"/>
            </w:tcBorders>
            <w:shd w:val="clear" w:color="auto" w:fill="D9D9D9"/>
          </w:tcPr>
          <w:p w14:paraId="486D981B" w14:textId="15C876C1" w:rsidR="00F20D28" w:rsidRPr="00850E72" w:rsidRDefault="00F20D28" w:rsidP="00D05420">
            <w:pPr>
              <w:pStyle w:val="38"/>
              <w:numPr>
                <w:ilvl w:val="0"/>
                <w:numId w:val="15"/>
              </w:numPr>
              <w:jc w:val="left"/>
              <w:outlineLvl w:val="1"/>
              <w:rPr>
                <w:sz w:val="20"/>
                <w:szCs w:val="20"/>
              </w:rPr>
            </w:pPr>
            <w:bookmarkStart w:id="117" w:name="_Toc152170078"/>
            <w:r w:rsidRPr="00850E72">
              <w:rPr>
                <w:sz w:val="20"/>
                <w:szCs w:val="20"/>
              </w:rPr>
              <w:t>세금</w:t>
            </w:r>
            <w:r w:rsidRPr="00850E72">
              <w:rPr>
                <w:sz w:val="20"/>
                <w:szCs w:val="20"/>
              </w:rPr>
              <w:t xml:space="preserve">, </w:t>
            </w:r>
            <w:r w:rsidRPr="00850E72">
              <w:rPr>
                <w:sz w:val="20"/>
                <w:szCs w:val="20"/>
              </w:rPr>
              <w:t>보험</w:t>
            </w:r>
            <w:r w:rsidRPr="00850E72">
              <w:rPr>
                <w:sz w:val="20"/>
                <w:szCs w:val="20"/>
              </w:rPr>
              <w:t xml:space="preserve"> </w:t>
            </w:r>
            <w:r w:rsidRPr="00850E72">
              <w:rPr>
                <w:sz w:val="20"/>
                <w:szCs w:val="20"/>
              </w:rPr>
              <w:t>및</w:t>
            </w:r>
            <w:r w:rsidRPr="00850E72">
              <w:rPr>
                <w:sz w:val="20"/>
                <w:szCs w:val="20"/>
              </w:rPr>
              <w:t xml:space="preserve"> </w:t>
            </w:r>
            <w:r w:rsidRPr="00850E72">
              <w:rPr>
                <w:sz w:val="20"/>
                <w:szCs w:val="20"/>
              </w:rPr>
              <w:t>분쟁에</w:t>
            </w:r>
            <w:r w:rsidRPr="00850E72">
              <w:rPr>
                <w:sz w:val="20"/>
                <w:szCs w:val="20"/>
              </w:rPr>
              <w:t xml:space="preserve"> </w:t>
            </w:r>
            <w:r w:rsidRPr="00850E72">
              <w:rPr>
                <w:sz w:val="20"/>
                <w:szCs w:val="20"/>
              </w:rPr>
              <w:t>관한</w:t>
            </w:r>
            <w:r w:rsidRPr="00850E72">
              <w:rPr>
                <w:sz w:val="20"/>
                <w:szCs w:val="20"/>
              </w:rPr>
              <w:t xml:space="preserve"> </w:t>
            </w:r>
            <w:r w:rsidRPr="00850E72">
              <w:rPr>
                <w:sz w:val="20"/>
                <w:szCs w:val="20"/>
              </w:rPr>
              <w:t>사항</w:t>
            </w:r>
            <w:bookmarkEnd w:id="117"/>
          </w:p>
        </w:tc>
      </w:tr>
      <w:tr w:rsidR="00F20D28" w:rsidRPr="00850E72" w14:paraId="25E6A790" w14:textId="77777777" w:rsidTr="00893737">
        <w:trPr>
          <w:trHeight w:val="535"/>
        </w:trPr>
        <w:tc>
          <w:tcPr>
            <w:tcW w:w="572" w:type="pct"/>
            <w:tcBorders>
              <w:top w:val="single" w:sz="12" w:space="0" w:color="000080"/>
              <w:bottom w:val="single" w:sz="12" w:space="0" w:color="000080"/>
            </w:tcBorders>
            <w:shd w:val="clear" w:color="auto" w:fill="auto"/>
          </w:tcPr>
          <w:p w14:paraId="2371051F" w14:textId="17AB67F2" w:rsidR="00F20D28" w:rsidRPr="00850E72" w:rsidRDefault="00F20D28" w:rsidP="00D05420">
            <w:pPr>
              <w:pStyle w:val="38"/>
              <w:numPr>
                <w:ilvl w:val="0"/>
                <w:numId w:val="20"/>
              </w:numPr>
              <w:ind w:left="284" w:hanging="284"/>
              <w:jc w:val="left"/>
              <w:outlineLvl w:val="1"/>
              <w:rPr>
                <w:sz w:val="20"/>
              </w:rPr>
            </w:pPr>
            <w:bookmarkStart w:id="118" w:name="_Toc152170079"/>
            <w:r w:rsidRPr="00850E72">
              <w:rPr>
                <w:sz w:val="20"/>
              </w:rPr>
              <w:t>세금</w:t>
            </w:r>
            <w:bookmarkEnd w:id="118"/>
          </w:p>
        </w:tc>
        <w:tc>
          <w:tcPr>
            <w:tcW w:w="25" w:type="pct"/>
            <w:shd w:val="clear" w:color="auto" w:fill="auto"/>
          </w:tcPr>
          <w:p w14:paraId="41DE49BB" w14:textId="77777777" w:rsidR="00F20D28" w:rsidRPr="00850E72" w:rsidRDefault="00F20D28" w:rsidP="00F20D2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1C1BB17B" w14:textId="77777777" w:rsidR="00967679" w:rsidRPr="00967679" w:rsidRDefault="00967679"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67679">
              <w:rPr>
                <w:rFonts w:ascii="Times New Roman" w:eastAsia="바탕체" w:hAnsi="Times New Roman" w:hint="eastAsia"/>
                <w:sz w:val="20"/>
                <w:szCs w:val="20"/>
              </w:rPr>
              <w:t>매매목적물에</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관하여</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수탁자인</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엔에이치투자증권㈜에</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대해</w:t>
            </w:r>
            <w:r w:rsidRPr="00967679">
              <w:rPr>
                <w:rFonts w:ascii="Times New Roman" w:eastAsia="바탕체" w:hAnsi="Times New Roman" w:hint="eastAsia"/>
                <w:sz w:val="20"/>
                <w:szCs w:val="20"/>
              </w:rPr>
              <w:t xml:space="preserve"> </w:t>
            </w:r>
            <w:r w:rsidRPr="00967679">
              <w:rPr>
                <w:rFonts w:ascii="Times New Roman" w:eastAsia="바탕체" w:hAnsi="Times New Roman"/>
                <w:sz w:val="20"/>
                <w:szCs w:val="20"/>
              </w:rPr>
              <w:t>2023</w:t>
            </w:r>
            <w:r w:rsidRPr="00967679">
              <w:rPr>
                <w:rFonts w:ascii="Times New Roman" w:eastAsia="바탕체" w:hAnsi="Times New Roman" w:hint="eastAsia"/>
                <w:sz w:val="20"/>
                <w:szCs w:val="20"/>
              </w:rPr>
              <w:t>년</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부과된</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교통유발부담금은</w:t>
            </w:r>
            <w:r w:rsidRPr="00967679">
              <w:rPr>
                <w:rFonts w:ascii="Times New Roman" w:eastAsia="바탕체" w:hAnsi="Times New Roman" w:hint="eastAsia"/>
                <w:sz w:val="20"/>
                <w:szCs w:val="20"/>
              </w:rPr>
              <w:t xml:space="preserve"> </w:t>
            </w:r>
            <w:r w:rsidRPr="00967679">
              <w:rPr>
                <w:rFonts w:ascii="Times New Roman" w:eastAsia="바탕체" w:hAnsi="Times New Roman"/>
                <w:sz w:val="20"/>
                <w:szCs w:val="20"/>
              </w:rPr>
              <w:t>66,518,130</w:t>
            </w:r>
            <w:r w:rsidRPr="00967679">
              <w:rPr>
                <w:rFonts w:ascii="Times New Roman" w:eastAsia="바탕체" w:hAnsi="Times New Roman" w:hint="eastAsia"/>
                <w:sz w:val="20"/>
                <w:szCs w:val="20"/>
              </w:rPr>
              <w:t>원임</w:t>
            </w:r>
            <w:r w:rsidRPr="00967679">
              <w:rPr>
                <w:rFonts w:ascii="Times New Roman" w:eastAsia="바탕체" w:hAnsi="Times New Roman" w:hint="eastAsia"/>
                <w:sz w:val="20"/>
                <w:szCs w:val="20"/>
              </w:rPr>
              <w:t>.</w:t>
            </w:r>
          </w:p>
          <w:p w14:paraId="5AC4C953" w14:textId="77777777" w:rsidR="0078199D" w:rsidRDefault="0078199D"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67679">
              <w:rPr>
                <w:rFonts w:ascii="Times New Roman" w:eastAsia="바탕체" w:hAnsi="Times New Roman"/>
                <w:sz w:val="20"/>
                <w:szCs w:val="20"/>
              </w:rPr>
              <w:t>매매목적물에</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관하여</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매도인에게</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부과된</w:t>
            </w:r>
            <w:r w:rsidRPr="00967679">
              <w:rPr>
                <w:rFonts w:ascii="Times New Roman" w:eastAsia="바탕체" w:hAnsi="Times New Roman"/>
                <w:sz w:val="20"/>
                <w:szCs w:val="20"/>
              </w:rPr>
              <w:t xml:space="preserve"> 2023</w:t>
            </w:r>
            <w:r w:rsidRPr="00967679">
              <w:rPr>
                <w:rFonts w:ascii="Times New Roman" w:eastAsia="바탕체" w:hAnsi="Times New Roman" w:hint="eastAsia"/>
                <w:sz w:val="20"/>
                <w:szCs w:val="20"/>
              </w:rPr>
              <w:t>년</w:t>
            </w:r>
            <w:r>
              <w:rPr>
                <w:rFonts w:ascii="Times New Roman" w:eastAsia="바탕체" w:hAnsi="Times New Roman" w:hint="eastAsia"/>
                <w:sz w:val="20"/>
                <w:szCs w:val="20"/>
                <w:lang w:eastAsia="ko-KR"/>
              </w:rPr>
              <w:t>분</w:t>
            </w:r>
            <w:r w:rsidRPr="00967679">
              <w:rPr>
                <w:rFonts w:ascii="Times New Roman" w:eastAsia="바탕체" w:hAnsi="Times New Roman" w:hint="eastAsia"/>
                <w:sz w:val="20"/>
                <w:szCs w:val="20"/>
              </w:rPr>
              <w:t xml:space="preserve"> </w:t>
            </w:r>
            <w:r w:rsidRPr="00967679">
              <w:rPr>
                <w:rFonts w:ascii="Times New Roman" w:eastAsia="바탕체" w:hAnsi="Times New Roman"/>
                <w:sz w:val="20"/>
                <w:szCs w:val="20"/>
              </w:rPr>
              <w:t>재산세</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합계</w:t>
            </w:r>
            <w:r w:rsidRPr="00967679">
              <w:rPr>
                <w:rFonts w:ascii="Times New Roman" w:eastAsia="바탕체" w:hAnsi="Times New Roman"/>
                <w:sz w:val="20"/>
                <w:szCs w:val="20"/>
              </w:rPr>
              <w:t xml:space="preserve"> </w:t>
            </w:r>
            <w:r w:rsidRPr="00967679">
              <w:rPr>
                <w:rFonts w:ascii="Times New Roman" w:eastAsia="바탕체" w:hAnsi="Times New Roman"/>
                <w:sz w:val="20"/>
                <w:szCs w:val="20"/>
              </w:rPr>
              <w:t>금액은</w:t>
            </w:r>
            <w:r w:rsidRPr="00967679">
              <w:rPr>
                <w:rFonts w:ascii="Times New Roman" w:eastAsia="바탕체" w:hAnsi="Times New Roman"/>
                <w:sz w:val="20"/>
                <w:szCs w:val="20"/>
              </w:rPr>
              <w:t xml:space="preserve"> 446,487,600</w:t>
            </w:r>
            <w:r w:rsidRPr="00967679">
              <w:rPr>
                <w:rFonts w:ascii="Times New Roman" w:eastAsia="바탕체" w:hAnsi="Times New Roman" w:hint="eastAsia"/>
                <w:sz w:val="20"/>
                <w:szCs w:val="20"/>
              </w:rPr>
              <w:t>원</w:t>
            </w:r>
            <w:r w:rsidRPr="00967679">
              <w:rPr>
                <w:rFonts w:ascii="Times New Roman" w:eastAsia="바탕체" w:hAnsi="Times New Roman"/>
                <w:sz w:val="20"/>
                <w:szCs w:val="20"/>
              </w:rPr>
              <w:t>(</w:t>
            </w:r>
            <w:r w:rsidRPr="00967679">
              <w:rPr>
                <w:rFonts w:ascii="Times New Roman" w:eastAsia="바탕체" w:hAnsi="Times New Roman" w:hint="eastAsia"/>
                <w:sz w:val="20"/>
                <w:szCs w:val="20"/>
              </w:rPr>
              <w:t>토지</w:t>
            </w:r>
            <w:r w:rsidRPr="00967679">
              <w:rPr>
                <w:rFonts w:ascii="Times New Roman" w:eastAsia="바탕체" w:hAnsi="Times New Roman" w:hint="eastAsia"/>
                <w:sz w:val="20"/>
                <w:szCs w:val="20"/>
              </w:rPr>
              <w:t xml:space="preserve"> </w:t>
            </w:r>
            <w:r w:rsidRPr="00967679">
              <w:rPr>
                <w:rFonts w:ascii="Times New Roman" w:eastAsia="바탕체" w:hAnsi="Times New Roman"/>
                <w:sz w:val="20"/>
                <w:szCs w:val="20"/>
              </w:rPr>
              <w:t>436,399,030</w:t>
            </w:r>
            <w:r w:rsidRPr="00967679">
              <w:rPr>
                <w:rFonts w:ascii="Times New Roman" w:eastAsia="바탕체" w:hAnsi="Times New Roman" w:hint="eastAsia"/>
                <w:sz w:val="20"/>
                <w:szCs w:val="20"/>
              </w:rPr>
              <w:t>원</w:t>
            </w:r>
            <w:r w:rsidRPr="00967679">
              <w:rPr>
                <w:rFonts w:ascii="Times New Roman" w:eastAsia="바탕체" w:hAnsi="Times New Roman" w:hint="eastAsia"/>
                <w:sz w:val="20"/>
                <w:szCs w:val="20"/>
              </w:rPr>
              <w:t>,</w:t>
            </w:r>
            <w:r w:rsidRPr="00967679">
              <w:rPr>
                <w:rFonts w:ascii="Times New Roman" w:eastAsia="바탕체" w:hAnsi="Times New Roman"/>
                <w:sz w:val="20"/>
                <w:szCs w:val="20"/>
              </w:rPr>
              <w:t xml:space="preserve"> </w:t>
            </w:r>
            <w:r w:rsidRPr="00967679">
              <w:rPr>
                <w:rFonts w:ascii="Times New Roman" w:eastAsia="바탕체" w:hAnsi="Times New Roman" w:hint="eastAsia"/>
                <w:sz w:val="20"/>
                <w:szCs w:val="20"/>
              </w:rPr>
              <w:t>건물</w:t>
            </w:r>
            <w:r w:rsidRPr="00967679">
              <w:rPr>
                <w:rFonts w:ascii="Times New Roman" w:eastAsia="바탕체" w:hAnsi="Times New Roman" w:hint="eastAsia"/>
                <w:sz w:val="20"/>
                <w:szCs w:val="20"/>
              </w:rPr>
              <w:t xml:space="preserve"> </w:t>
            </w:r>
            <w:r w:rsidRPr="00967679">
              <w:rPr>
                <w:rFonts w:ascii="Times New Roman" w:eastAsia="바탕체" w:hAnsi="Times New Roman"/>
                <w:sz w:val="20"/>
                <w:szCs w:val="20"/>
              </w:rPr>
              <w:t>10,088,570</w:t>
            </w:r>
            <w:r w:rsidRPr="00967679">
              <w:rPr>
                <w:rFonts w:ascii="Times New Roman" w:eastAsia="바탕체" w:hAnsi="Times New Roman" w:hint="eastAsia"/>
                <w:sz w:val="20"/>
                <w:szCs w:val="20"/>
              </w:rPr>
              <w:t>원</w:t>
            </w:r>
            <w:r w:rsidRPr="00967679">
              <w:rPr>
                <w:rFonts w:ascii="Times New Roman" w:eastAsia="바탕체" w:hAnsi="Times New Roman" w:hint="eastAsia"/>
                <w:sz w:val="20"/>
                <w:szCs w:val="20"/>
              </w:rPr>
              <w:t>)</w:t>
            </w:r>
            <w:r w:rsidRPr="00967679">
              <w:rPr>
                <w:rFonts w:ascii="Times New Roman" w:eastAsia="바탕체" w:hAnsi="Times New Roman" w:hint="eastAsia"/>
                <w:sz w:val="20"/>
                <w:szCs w:val="20"/>
              </w:rPr>
              <w:t>임</w:t>
            </w:r>
            <w:r w:rsidRPr="00967679">
              <w:rPr>
                <w:rFonts w:ascii="Times New Roman" w:eastAsia="바탕체" w:hAnsi="Times New Roman" w:hint="eastAsia"/>
                <w:sz w:val="20"/>
                <w:szCs w:val="20"/>
              </w:rPr>
              <w:t>.</w:t>
            </w:r>
          </w:p>
          <w:p w14:paraId="07BF721D" w14:textId="3EC267E0" w:rsidR="00F20D28" w:rsidRPr="00850E72" w:rsidRDefault="00967679" w:rsidP="0078199D">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967679">
              <w:rPr>
                <w:rFonts w:ascii="Times New Roman" w:eastAsia="바탕체" w:hAnsi="Times New Roman" w:hint="eastAsia"/>
                <w:sz w:val="20"/>
                <w:szCs w:val="20"/>
              </w:rPr>
              <w:t>제공된</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국세</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완납증명서</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및</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지방세</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완납증명서에</w:t>
            </w:r>
            <w:r w:rsidRPr="00967679">
              <w:rPr>
                <w:rFonts w:ascii="Times New Roman" w:eastAsia="바탕체" w:hAnsi="Times New Roman" w:hint="eastAsia"/>
                <w:sz w:val="20"/>
                <w:szCs w:val="20"/>
              </w:rPr>
              <w:t xml:space="preserve"> </w:t>
            </w:r>
            <w:r w:rsidRPr="00967679">
              <w:rPr>
                <w:rFonts w:ascii="Times New Roman" w:eastAsia="바탕체" w:hAnsi="Times New Roman" w:hint="eastAsia"/>
                <w:sz w:val="20"/>
                <w:szCs w:val="20"/>
              </w:rPr>
              <w:t>의하면</w:t>
            </w:r>
            <w:r w:rsidRPr="00967679">
              <w:rPr>
                <w:rFonts w:ascii="Times New Roman" w:eastAsia="바탕체" w:hAnsi="Times New Roman" w:hint="eastAsia"/>
                <w:sz w:val="20"/>
                <w:szCs w:val="20"/>
              </w:rPr>
              <w:t>,</w:t>
            </w:r>
            <w:r w:rsidRPr="00967679">
              <w:rPr>
                <w:rFonts w:ascii="Times New Roman" w:eastAsia="바탕체" w:hAnsi="Times New Roman"/>
                <w:sz w:val="20"/>
                <w:szCs w:val="20"/>
              </w:rPr>
              <w:t xml:space="preserve"> 2023. 11. 3. </w:t>
            </w:r>
            <w:r w:rsidR="0078199D">
              <w:rPr>
                <w:rFonts w:ascii="Times New Roman" w:eastAsia="바탕체" w:hAnsi="Times New Roman" w:hint="eastAsia"/>
                <w:sz w:val="20"/>
                <w:szCs w:val="20"/>
                <w:lang w:eastAsia="ko-KR"/>
              </w:rPr>
              <w:t>기준</w:t>
            </w:r>
            <w:r w:rsidR="0078199D">
              <w:rPr>
                <w:rFonts w:ascii="Times New Roman" w:eastAsia="바탕체" w:hAnsi="Times New Roman" w:hint="eastAsia"/>
                <w:sz w:val="20"/>
                <w:szCs w:val="20"/>
                <w:lang w:eastAsia="ko-KR"/>
              </w:rPr>
              <w:t xml:space="preserve"> </w:t>
            </w:r>
            <w:r w:rsidR="0078199D">
              <w:rPr>
                <w:rFonts w:ascii="Times New Roman" w:eastAsia="바탕체" w:hAnsi="Times New Roman" w:hint="eastAsia"/>
                <w:sz w:val="20"/>
                <w:szCs w:val="20"/>
                <w:lang w:eastAsia="ko-KR"/>
              </w:rPr>
              <w:t>매도인이</w:t>
            </w:r>
            <w:r w:rsidR="0078199D">
              <w:rPr>
                <w:rFonts w:ascii="Times New Roman" w:eastAsia="바탕체" w:hAnsi="Times New Roman" w:hint="eastAsia"/>
                <w:sz w:val="20"/>
                <w:szCs w:val="20"/>
                <w:lang w:eastAsia="ko-KR"/>
              </w:rPr>
              <w:t xml:space="preserve"> </w:t>
            </w:r>
            <w:r w:rsidR="0078199D">
              <w:rPr>
                <w:rFonts w:ascii="Times New Roman" w:eastAsia="바탕체" w:hAnsi="Times New Roman" w:hint="eastAsia"/>
                <w:sz w:val="20"/>
                <w:szCs w:val="20"/>
                <w:lang w:eastAsia="ko-KR"/>
              </w:rPr>
              <w:t>체납한</w:t>
            </w:r>
            <w:r w:rsidRPr="00967679">
              <w:rPr>
                <w:rFonts w:ascii="Times New Roman" w:eastAsia="바탕체" w:hAnsi="Times New Roman" w:hint="eastAsia"/>
                <w:sz w:val="20"/>
                <w:szCs w:val="20"/>
                <w:lang w:eastAsia="ko-KR"/>
              </w:rPr>
              <w:t xml:space="preserve"> </w:t>
            </w:r>
            <w:r w:rsidRPr="00967679">
              <w:rPr>
                <w:rFonts w:ascii="Times New Roman" w:eastAsia="바탕체" w:hAnsi="Times New Roman" w:hint="eastAsia"/>
                <w:sz w:val="20"/>
                <w:szCs w:val="20"/>
                <w:lang w:eastAsia="ko-KR"/>
              </w:rPr>
              <w:t>국세</w:t>
            </w:r>
            <w:r w:rsidR="0078199D" w:rsidRPr="0078199D">
              <w:rPr>
                <w:rFonts w:ascii="Times New Roman" w:eastAsia="바탕체" w:hAnsi="Times New Roman" w:hint="eastAsia"/>
                <w:sz w:val="20"/>
                <w:szCs w:val="20"/>
                <w:lang w:eastAsia="ko-KR"/>
              </w:rPr>
              <w:t xml:space="preserve"> </w:t>
            </w:r>
            <w:r w:rsidR="0078199D" w:rsidRPr="0078199D">
              <w:rPr>
                <w:rFonts w:ascii="Times New Roman" w:eastAsia="바탕체" w:hAnsi="Times New Roman" w:hint="eastAsia"/>
                <w:sz w:val="20"/>
                <w:szCs w:val="20"/>
                <w:lang w:eastAsia="ko-KR"/>
              </w:rPr>
              <w:t>및</w:t>
            </w:r>
            <w:r w:rsidRPr="00967679">
              <w:rPr>
                <w:rFonts w:ascii="Times New Roman" w:eastAsia="바탕체" w:hAnsi="Times New Roman" w:hint="eastAsia"/>
                <w:sz w:val="20"/>
                <w:szCs w:val="20"/>
                <w:lang w:eastAsia="ko-KR"/>
              </w:rPr>
              <w:t xml:space="preserve"> </w:t>
            </w:r>
            <w:r w:rsidRPr="00967679">
              <w:rPr>
                <w:rFonts w:ascii="Times New Roman" w:eastAsia="바탕체" w:hAnsi="Times New Roman" w:hint="eastAsia"/>
                <w:sz w:val="20"/>
                <w:szCs w:val="20"/>
                <w:lang w:eastAsia="ko-KR"/>
              </w:rPr>
              <w:t>지방세</w:t>
            </w:r>
            <w:r w:rsidR="0078199D">
              <w:rPr>
                <w:rFonts w:ascii="Times New Roman" w:eastAsia="바탕체" w:hAnsi="Times New Roman" w:hint="eastAsia"/>
                <w:sz w:val="20"/>
                <w:szCs w:val="20"/>
                <w:lang w:eastAsia="ko-KR"/>
              </w:rPr>
              <w:t>는</w:t>
            </w:r>
            <w:r w:rsidR="0078199D">
              <w:rPr>
                <w:rFonts w:ascii="Times New Roman" w:eastAsia="바탕체" w:hAnsi="Times New Roman" w:hint="eastAsia"/>
                <w:sz w:val="20"/>
                <w:szCs w:val="20"/>
                <w:lang w:eastAsia="ko-KR"/>
              </w:rPr>
              <w:t xml:space="preserve"> </w:t>
            </w:r>
            <w:r w:rsidR="0078199D">
              <w:rPr>
                <w:rFonts w:ascii="Times New Roman" w:eastAsia="바탕체" w:hAnsi="Times New Roman" w:hint="eastAsia"/>
                <w:sz w:val="20"/>
                <w:szCs w:val="20"/>
                <w:lang w:eastAsia="ko-KR"/>
              </w:rPr>
              <w:t>없는</w:t>
            </w:r>
            <w:r w:rsidR="0078199D">
              <w:rPr>
                <w:rFonts w:ascii="Times New Roman" w:eastAsia="바탕체" w:hAnsi="Times New Roman" w:hint="eastAsia"/>
                <w:sz w:val="20"/>
                <w:szCs w:val="20"/>
                <w:lang w:eastAsia="ko-KR"/>
              </w:rPr>
              <w:t xml:space="preserve"> </w:t>
            </w:r>
            <w:r w:rsidR="0078199D">
              <w:rPr>
                <w:rFonts w:ascii="Times New Roman" w:eastAsia="바탕체" w:hAnsi="Times New Roman" w:hint="eastAsia"/>
                <w:sz w:val="20"/>
                <w:szCs w:val="20"/>
                <w:lang w:eastAsia="ko-KR"/>
              </w:rPr>
              <w:t>것으로</w:t>
            </w:r>
            <w:r w:rsidR="0078199D">
              <w:rPr>
                <w:rFonts w:ascii="Times New Roman" w:eastAsia="바탕체" w:hAnsi="Times New Roman" w:hint="eastAsia"/>
                <w:sz w:val="20"/>
                <w:szCs w:val="20"/>
                <w:lang w:eastAsia="ko-KR"/>
              </w:rPr>
              <w:t xml:space="preserve"> </w:t>
            </w:r>
            <w:r w:rsidR="0078199D">
              <w:rPr>
                <w:rFonts w:ascii="Times New Roman" w:eastAsia="바탕체" w:hAnsi="Times New Roman" w:hint="eastAsia"/>
                <w:sz w:val="20"/>
                <w:szCs w:val="20"/>
                <w:lang w:eastAsia="ko-KR"/>
              </w:rPr>
              <w:t>보임</w:t>
            </w:r>
            <w:r w:rsidR="0078199D">
              <w:rPr>
                <w:rFonts w:ascii="Times New Roman" w:eastAsia="바탕체" w:hAnsi="Times New Roman" w:hint="eastAsia"/>
                <w:sz w:val="20"/>
                <w:szCs w:val="20"/>
                <w:lang w:eastAsia="ko-KR"/>
              </w:rPr>
              <w:t>.</w:t>
            </w:r>
          </w:p>
        </w:tc>
        <w:tc>
          <w:tcPr>
            <w:tcW w:w="25" w:type="pct"/>
            <w:shd w:val="clear" w:color="auto" w:fill="auto"/>
          </w:tcPr>
          <w:p w14:paraId="56897A95" w14:textId="77777777" w:rsidR="00F20D28" w:rsidRPr="00850E72" w:rsidRDefault="00F20D28"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73307ADF" w14:textId="3B63A366" w:rsidR="00F20D28" w:rsidRPr="00850E72" w:rsidRDefault="0078199D"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매도인으로부터</w:t>
            </w:r>
            <w:r>
              <w:rPr>
                <w:rFonts w:ascii="Times New Roman" w:eastAsia="바탕체" w:hAnsi="Times New Roman" w:hint="eastAsia"/>
                <w:sz w:val="20"/>
                <w:szCs w:val="20"/>
                <w:lang w:eastAsia="ko-KR"/>
              </w:rPr>
              <w:t xml:space="preserve"> </w:t>
            </w:r>
            <w:r w:rsidR="00F20D28" w:rsidRPr="00850E72">
              <w:rPr>
                <w:rFonts w:ascii="Times New Roman" w:eastAsia="바탕체" w:hAnsi="Times New Roman"/>
                <w:sz w:val="20"/>
                <w:szCs w:val="20"/>
              </w:rPr>
              <w:t>미납</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조세</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및</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공과금이</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없다는</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점에</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대한</w:t>
            </w:r>
            <w:r w:rsidR="00F20D28" w:rsidRPr="00850E72">
              <w:rPr>
                <w:rFonts w:ascii="Times New Roman" w:eastAsia="바탕체" w:hAnsi="Times New Roman"/>
                <w:sz w:val="20"/>
                <w:szCs w:val="20"/>
              </w:rPr>
              <w:t xml:space="preserve"> </w:t>
            </w:r>
            <w:r w:rsidR="00F20D28">
              <w:rPr>
                <w:rFonts w:ascii="Times New Roman" w:eastAsia="바탕체" w:hAnsi="Times New Roman"/>
                <w:sz w:val="20"/>
                <w:szCs w:val="20"/>
              </w:rPr>
              <w:t>진술</w:t>
            </w:r>
            <w:r w:rsidR="00F20D28">
              <w:rPr>
                <w:rFonts w:ascii="Times New Roman" w:eastAsia="바탕체" w:hAnsi="Times New Roman"/>
                <w:sz w:val="20"/>
                <w:szCs w:val="20"/>
              </w:rPr>
              <w:t xml:space="preserve"> </w:t>
            </w:r>
            <w:r w:rsidR="00F20D28">
              <w:rPr>
                <w:rFonts w:ascii="Times New Roman" w:eastAsia="바탕체" w:hAnsi="Times New Roman"/>
                <w:sz w:val="20"/>
                <w:szCs w:val="20"/>
              </w:rPr>
              <w:t>및</w:t>
            </w:r>
            <w:r w:rsidR="00F20D28">
              <w:rPr>
                <w:rFonts w:ascii="Times New Roman" w:eastAsia="바탕체" w:hAnsi="Times New Roman"/>
                <w:sz w:val="20"/>
                <w:szCs w:val="20"/>
              </w:rPr>
              <w:t xml:space="preserve"> </w:t>
            </w:r>
            <w:r w:rsidR="00F20D28">
              <w:rPr>
                <w:rFonts w:ascii="Times New Roman" w:eastAsia="바탕체" w:hAnsi="Times New Roman"/>
                <w:sz w:val="20"/>
                <w:szCs w:val="20"/>
              </w:rPr>
              <w:t>보증</w:t>
            </w:r>
            <w:r w:rsidR="00F20D28" w:rsidRPr="00850E72">
              <w:rPr>
                <w:rFonts w:ascii="Times New Roman" w:eastAsia="바탕체" w:hAnsi="Times New Roman"/>
                <w:sz w:val="20"/>
                <w:szCs w:val="20"/>
              </w:rPr>
              <w:t>을</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받고</w:t>
            </w:r>
            <w:r w:rsidR="00F20D28">
              <w:rPr>
                <w:rFonts w:ascii="Times New Roman" w:eastAsia="바탕체" w:hAnsi="Times New Roman" w:hint="eastAsia"/>
                <w:sz w:val="20"/>
                <w:szCs w:val="20"/>
              </w:rPr>
              <w:t>,</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완납증명서를</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거래종결</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서류로</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징구할</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필요</w:t>
            </w:r>
            <w:r w:rsidR="00F20D28" w:rsidRPr="00850E72">
              <w:rPr>
                <w:rFonts w:ascii="Times New Roman" w:eastAsia="바탕체" w:hAnsi="Times New Roman"/>
                <w:sz w:val="20"/>
                <w:szCs w:val="20"/>
              </w:rPr>
              <w:t xml:space="preserve"> </w:t>
            </w:r>
            <w:r w:rsidR="00F20D28" w:rsidRPr="00850E72">
              <w:rPr>
                <w:rFonts w:ascii="Times New Roman" w:eastAsia="바탕체" w:hAnsi="Times New Roman"/>
                <w:sz w:val="20"/>
                <w:szCs w:val="20"/>
              </w:rPr>
              <w:t>있음</w:t>
            </w:r>
            <w:r w:rsidR="00F20D28" w:rsidRPr="00850E72">
              <w:rPr>
                <w:rFonts w:ascii="Times New Roman" w:eastAsia="바탕체" w:hAnsi="Times New Roman"/>
                <w:sz w:val="20"/>
                <w:szCs w:val="20"/>
              </w:rPr>
              <w:t>.</w:t>
            </w:r>
          </w:p>
        </w:tc>
      </w:tr>
      <w:tr w:rsidR="00F20D28" w:rsidRPr="00850E72" w14:paraId="676CE94E" w14:textId="77777777" w:rsidTr="00893737">
        <w:trPr>
          <w:trHeight w:val="535"/>
        </w:trPr>
        <w:tc>
          <w:tcPr>
            <w:tcW w:w="572" w:type="pct"/>
            <w:tcBorders>
              <w:top w:val="single" w:sz="12" w:space="0" w:color="000080"/>
              <w:bottom w:val="single" w:sz="12" w:space="0" w:color="000080"/>
            </w:tcBorders>
            <w:shd w:val="clear" w:color="auto" w:fill="auto"/>
          </w:tcPr>
          <w:p w14:paraId="1CB6FE2E" w14:textId="657B4932" w:rsidR="00F20D28" w:rsidRPr="00850E72" w:rsidRDefault="00F20D28" w:rsidP="00D05420">
            <w:pPr>
              <w:pStyle w:val="38"/>
              <w:numPr>
                <w:ilvl w:val="0"/>
                <w:numId w:val="20"/>
              </w:numPr>
              <w:ind w:left="284" w:hanging="284"/>
              <w:jc w:val="left"/>
              <w:outlineLvl w:val="1"/>
              <w:rPr>
                <w:sz w:val="20"/>
              </w:rPr>
            </w:pPr>
            <w:bookmarkStart w:id="119" w:name="_Toc152170080"/>
            <w:r w:rsidRPr="00850E72">
              <w:rPr>
                <w:sz w:val="20"/>
              </w:rPr>
              <w:lastRenderedPageBreak/>
              <w:t>보험</w:t>
            </w:r>
            <w:bookmarkEnd w:id="119"/>
          </w:p>
        </w:tc>
        <w:tc>
          <w:tcPr>
            <w:tcW w:w="25" w:type="pct"/>
            <w:shd w:val="clear" w:color="auto" w:fill="auto"/>
          </w:tcPr>
          <w:p w14:paraId="3341ED66" w14:textId="77777777" w:rsidR="00F20D28" w:rsidRPr="00850E72" w:rsidRDefault="00F20D28" w:rsidP="00F20D2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5D3B685D" w14:textId="4417E094" w:rsidR="00F20D28" w:rsidRDefault="00F20D28" w:rsidP="00893737">
            <w:pPr>
              <w:numPr>
                <w:ilvl w:val="0"/>
                <w:numId w:val="14"/>
              </w:numPr>
              <w:snapToGrid w:val="0"/>
              <w:spacing w:after="120" w:line="280" w:lineRule="atLeast"/>
              <w:jc w:val="both"/>
              <w:rPr>
                <w:rFonts w:ascii="Times New Roman" w:eastAsia="바탕체" w:hAnsi="Times New Roman"/>
                <w:sz w:val="20"/>
                <w:szCs w:val="20"/>
              </w:rPr>
            </w:pPr>
            <w:r w:rsidRPr="00850E72">
              <w:rPr>
                <w:rFonts w:ascii="Times New Roman" w:eastAsia="바탕체" w:hAnsi="Times New Roman"/>
                <w:sz w:val="20"/>
                <w:szCs w:val="20"/>
              </w:rPr>
              <w:t>본건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건물은</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층수가</w:t>
            </w:r>
            <w:r w:rsidRPr="00850E72">
              <w:rPr>
                <w:rFonts w:ascii="Times New Roman" w:eastAsia="바탕체" w:hAnsi="Times New Roman"/>
                <w:sz w:val="20"/>
                <w:szCs w:val="20"/>
              </w:rPr>
              <w:t xml:space="preserve"> 11</w:t>
            </w:r>
            <w:r w:rsidRPr="00850E72">
              <w:rPr>
                <w:rFonts w:ascii="Times New Roman" w:eastAsia="바탕체" w:hAnsi="Times New Roman"/>
                <w:sz w:val="20"/>
                <w:szCs w:val="20"/>
              </w:rPr>
              <w:t>층</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이상인</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건물로서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화재로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인한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재해보상과</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보험가입에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관한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법률에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의한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특수건물에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해당</w:t>
            </w:r>
            <w:r w:rsidR="009A19AF">
              <w:rPr>
                <w:rFonts w:ascii="Times New Roman" w:eastAsia="바탕체" w:hAnsi="Times New Roman" w:hint="eastAsia"/>
                <w:sz w:val="20"/>
                <w:szCs w:val="20"/>
              </w:rPr>
              <w:t>하여</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본건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건물의</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화재로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인하여</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타인이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사망하거나</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부상한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때</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그</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손해를</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배상할</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책임의</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이행을</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위하여</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손해보험회사가</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영위하는</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신체손해배상특약부화재보험에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가입하여야</w:t>
            </w:r>
            <w:r w:rsidRPr="00850E72">
              <w:rPr>
                <w:rFonts w:ascii="Times New Roman" w:eastAsia="바탕체" w:hAnsi="Times New Roman"/>
                <w:sz w:val="20"/>
                <w:szCs w:val="20"/>
              </w:rPr>
              <w:t xml:space="preserve"> </w:t>
            </w:r>
            <w:r>
              <w:rPr>
                <w:rFonts w:ascii="Times New Roman" w:eastAsia="바탕체" w:hAnsi="Times New Roman" w:hint="eastAsia"/>
                <w:sz w:val="20"/>
                <w:szCs w:val="20"/>
              </w:rPr>
              <w:t>하며</w:t>
            </w:r>
            <w:r>
              <w:rPr>
                <w:rFonts w:ascii="Times New Roman" w:eastAsia="바탕체" w:hAnsi="Times New Roman" w:hint="eastAsia"/>
                <w:sz w:val="20"/>
                <w:szCs w:val="20"/>
              </w:rPr>
              <w:t>,</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제공된</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보험증권에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의하면</w:t>
            </w:r>
            <w:r w:rsidRPr="00850E72">
              <w:rPr>
                <w:rFonts w:ascii="Times New Roman" w:eastAsia="바탕체" w:hAnsi="Times New Roman"/>
                <w:sz w:val="20"/>
                <w:szCs w:val="20"/>
              </w:rPr>
              <w:t xml:space="preserve"> </w:t>
            </w:r>
            <w:r w:rsidR="00B32C32">
              <w:rPr>
                <w:rFonts w:ascii="Times New Roman" w:eastAsia="바탕체" w:hAnsi="Times New Roman" w:hint="eastAsia"/>
                <w:sz w:val="20"/>
                <w:szCs w:val="20"/>
              </w:rPr>
              <w:t>재산종합보험</w:t>
            </w:r>
            <w:r w:rsidR="00B32C32">
              <w:rPr>
                <w:rFonts w:ascii="Times New Roman" w:eastAsia="바탕체" w:hAnsi="Times New Roman" w:hint="eastAsia"/>
                <w:sz w:val="20"/>
                <w:szCs w:val="20"/>
              </w:rPr>
              <w:t>(</w:t>
            </w:r>
            <w:r w:rsidRPr="00850E72">
              <w:rPr>
                <w:rFonts w:ascii="Times New Roman" w:eastAsia="바탕체" w:hAnsi="Times New Roman"/>
                <w:sz w:val="20"/>
                <w:szCs w:val="20"/>
              </w:rPr>
              <w:t>Package I</w:t>
            </w:r>
            <w:r>
              <w:rPr>
                <w:rFonts w:ascii="Times New Roman" w:eastAsia="바탕체" w:hAnsi="Times New Roman"/>
                <w:sz w:val="20"/>
                <w:szCs w:val="20"/>
              </w:rPr>
              <w:t>)</w:t>
            </w:r>
            <w:r w:rsidRPr="00850E72">
              <w:rPr>
                <w:rFonts w:ascii="Times New Roman" w:eastAsia="바탕체" w:hAnsi="Times New Roman"/>
                <w:sz w:val="20"/>
                <w:szCs w:val="20"/>
              </w:rPr>
              <w:t>에</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위와</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같은</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특약이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포함되어</w:t>
            </w:r>
            <w:r w:rsidRPr="00850E72">
              <w:rPr>
                <w:rFonts w:ascii="Times New Roman" w:eastAsia="바탕체" w:hAnsi="Times New Roman"/>
                <w:sz w:val="20"/>
                <w:szCs w:val="20"/>
              </w:rPr>
              <w:t xml:space="preserve"> </w:t>
            </w:r>
            <w:r w:rsidRPr="00850E72">
              <w:rPr>
                <w:rFonts w:ascii="Times New Roman" w:eastAsia="바탕체" w:hAnsi="Times New Roman"/>
                <w:sz w:val="20"/>
                <w:szCs w:val="20"/>
              </w:rPr>
              <w:t>있음</w:t>
            </w:r>
            <w:r w:rsidRPr="00850E72">
              <w:rPr>
                <w:rFonts w:ascii="Times New Roman" w:eastAsia="바탕체" w:hAnsi="Times New Roman"/>
                <w:sz w:val="20"/>
                <w:szCs w:val="20"/>
              </w:rPr>
              <w:t xml:space="preserve">. </w:t>
            </w:r>
          </w:p>
          <w:p w14:paraId="630F576B" w14:textId="0177B1F5" w:rsidR="009A19AF" w:rsidRPr="00850E72" w:rsidRDefault="009A19AF" w:rsidP="00893737">
            <w:pPr>
              <w:numPr>
                <w:ilvl w:val="0"/>
                <w:numId w:val="14"/>
              </w:numPr>
              <w:snapToGrid w:val="0"/>
              <w:spacing w:after="120" w:line="280" w:lineRule="atLeast"/>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본건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rPr>
              <w:t>책임임대차계약서</w:t>
            </w:r>
            <w:r w:rsidR="0078199D">
              <w:rPr>
                <w:rFonts w:ascii="Times New Roman" w:eastAsia="바탕체" w:hAnsi="Times New Roman" w:hint="eastAsia"/>
                <w:sz w:val="20"/>
                <w:szCs w:val="20"/>
                <w:lang w:eastAsia="ko-KR"/>
              </w:rPr>
              <w:t>에</w:t>
            </w:r>
            <w:r w:rsidR="0078199D">
              <w:rPr>
                <w:rFonts w:ascii="Times New Roman" w:eastAsia="바탕체" w:hAnsi="Times New Roman" w:hint="eastAsia"/>
                <w:sz w:val="20"/>
                <w:szCs w:val="20"/>
                <w:lang w:eastAsia="ko-KR"/>
              </w:rPr>
              <w:t xml:space="preserve"> </w:t>
            </w:r>
            <w:r w:rsidR="0078199D">
              <w:rPr>
                <w:rFonts w:ascii="Times New Roman" w:eastAsia="바탕체" w:hAnsi="Times New Roman" w:hint="eastAsia"/>
                <w:sz w:val="20"/>
                <w:szCs w:val="20"/>
                <w:lang w:eastAsia="ko-KR"/>
              </w:rPr>
              <w:t>의하면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임대인인</w:t>
            </w:r>
            <w:r>
              <w:rPr>
                <w:rFonts w:ascii="Times New Roman" w:eastAsia="바탕체" w:hAnsi="Times New Roman" w:hint="eastAsia"/>
                <w:sz w:val="20"/>
                <w:szCs w:val="20"/>
              </w:rPr>
              <w:t xml:space="preserve"> </w:t>
            </w:r>
            <w:r>
              <w:rPr>
                <w:rFonts w:ascii="Times New Roman" w:eastAsia="바탕체" w:hAnsi="Times New Roman" w:hint="eastAsia"/>
                <w:sz w:val="20"/>
                <w:szCs w:val="20"/>
              </w:rPr>
              <w:t>대견기업이</w:t>
            </w:r>
            <w:r>
              <w:rPr>
                <w:rFonts w:ascii="Times New Roman" w:eastAsia="바탕체" w:hAnsi="Times New Roman" w:hint="eastAsia"/>
                <w:sz w:val="20"/>
                <w:szCs w:val="20"/>
              </w:rPr>
              <w:t xml:space="preserve"> </w:t>
            </w:r>
            <w:r>
              <w:rPr>
                <w:rFonts w:ascii="Times New Roman" w:eastAsia="바탕체" w:hAnsi="Times New Roman" w:hint="eastAsia"/>
                <w:sz w:val="20"/>
                <w:szCs w:val="20"/>
              </w:rPr>
              <w:t>책임임대차목적물에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관하여</w:t>
            </w:r>
            <w:r>
              <w:rPr>
                <w:rFonts w:ascii="Times New Roman" w:eastAsia="바탕체" w:hAnsi="Times New Roman" w:hint="eastAsia"/>
                <w:sz w:val="20"/>
                <w:szCs w:val="20"/>
              </w:rPr>
              <w:t xml:space="preserve"> </w:t>
            </w:r>
            <w:r>
              <w:rPr>
                <w:rFonts w:ascii="Times New Roman" w:eastAsia="바탕체" w:hAnsi="Times New Roman" w:hint="eastAsia"/>
                <w:sz w:val="20"/>
                <w:szCs w:val="20"/>
              </w:rPr>
              <w:t>화재보험에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가입하고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임대차기간</w:t>
            </w:r>
            <w:r>
              <w:rPr>
                <w:rFonts w:ascii="Times New Roman" w:eastAsia="바탕체" w:hAnsi="Times New Roman" w:hint="eastAsia"/>
                <w:sz w:val="20"/>
                <w:szCs w:val="20"/>
              </w:rPr>
              <w:t xml:space="preserve"> </w:t>
            </w:r>
            <w:r>
              <w:rPr>
                <w:rFonts w:ascii="Times New Roman" w:eastAsia="바탕체" w:hAnsi="Times New Roman" w:hint="eastAsia"/>
                <w:sz w:val="20"/>
                <w:szCs w:val="20"/>
              </w:rPr>
              <w:t>동안</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이를</w:t>
            </w:r>
            <w:r>
              <w:rPr>
                <w:rFonts w:ascii="Times New Roman" w:eastAsia="바탕체" w:hAnsi="Times New Roman" w:hint="eastAsia"/>
                <w:sz w:val="20"/>
                <w:szCs w:val="20"/>
              </w:rPr>
              <w:t xml:space="preserve"> </w:t>
            </w:r>
            <w:r>
              <w:rPr>
                <w:rFonts w:ascii="Times New Roman" w:eastAsia="바탕체" w:hAnsi="Times New Roman" w:hint="eastAsia"/>
                <w:sz w:val="20"/>
                <w:szCs w:val="20"/>
              </w:rPr>
              <w:t>유지하고</w:t>
            </w:r>
            <w:r>
              <w:rPr>
                <w:rFonts w:ascii="Times New Roman" w:eastAsia="바탕체" w:hAnsi="Times New Roman" w:hint="eastAsia"/>
                <w:sz w:val="20"/>
                <w:szCs w:val="20"/>
              </w:rPr>
              <w:t xml:space="preserve">, </w:t>
            </w:r>
            <w:r>
              <w:rPr>
                <w:rFonts w:ascii="Times New Roman" w:eastAsia="바탕체" w:hAnsi="Times New Roman" w:hint="eastAsia"/>
                <w:sz w:val="20"/>
                <w:szCs w:val="20"/>
              </w:rPr>
              <w:t>기타</w:t>
            </w:r>
            <w:r>
              <w:rPr>
                <w:rFonts w:ascii="Times New Roman" w:eastAsia="바탕체" w:hAnsi="Times New Roman" w:hint="eastAsia"/>
                <w:sz w:val="20"/>
                <w:szCs w:val="20"/>
              </w:rPr>
              <w:t xml:space="preserve"> </w:t>
            </w:r>
            <w:r>
              <w:rPr>
                <w:rFonts w:ascii="Times New Roman" w:eastAsia="바탕체" w:hAnsi="Times New Roman" w:hint="eastAsia"/>
                <w:sz w:val="20"/>
                <w:szCs w:val="20"/>
              </w:rPr>
              <w:t>보험</w:t>
            </w:r>
            <w:r>
              <w:rPr>
                <w:rFonts w:ascii="Times New Roman" w:eastAsia="바탕체" w:hAnsi="Times New Roman" w:hint="eastAsia"/>
                <w:sz w:val="20"/>
                <w:szCs w:val="20"/>
              </w:rPr>
              <w:t>(</w:t>
            </w:r>
            <w:r>
              <w:rPr>
                <w:rFonts w:ascii="Times New Roman" w:eastAsia="바탕체" w:hAnsi="Times New Roman" w:hint="eastAsia"/>
                <w:sz w:val="20"/>
                <w:szCs w:val="20"/>
              </w:rPr>
              <w:t>승강기사고배상책임보험</w:t>
            </w:r>
            <w:r>
              <w:rPr>
                <w:rFonts w:ascii="Times New Roman" w:eastAsia="바탕체" w:hAnsi="Times New Roman" w:hint="eastAsia"/>
                <w:sz w:val="20"/>
                <w:szCs w:val="20"/>
              </w:rPr>
              <w:t>,</w:t>
            </w:r>
            <w:r>
              <w:rPr>
                <w:rFonts w:ascii="Times New Roman" w:eastAsia="바탕체" w:hAnsi="Times New Roman"/>
                <w:sz w:val="20"/>
                <w:szCs w:val="20"/>
              </w:rPr>
              <w:t xml:space="preserve"> </w:t>
            </w:r>
            <w:r w:rsidRPr="00BC6A66">
              <w:rPr>
                <w:rFonts w:ascii="Times New Roman" w:eastAsia="바탕체" w:hAnsi="Times New Roman" w:hint="eastAsia"/>
                <w:sz w:val="20"/>
                <w:szCs w:val="20"/>
              </w:rPr>
              <w:t>가스배상책임보험</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등</w:t>
            </w:r>
            <w:r w:rsidRPr="00BC6A66">
              <w:rPr>
                <w:rFonts w:ascii="Times New Roman" w:eastAsia="바탕체" w:hAnsi="Times New Roman" w:hint="eastAsia"/>
                <w:sz w:val="20"/>
                <w:szCs w:val="20"/>
              </w:rPr>
              <w:t>)</w:t>
            </w:r>
            <w:r w:rsidRPr="00BC6A66">
              <w:rPr>
                <w:rFonts w:ascii="Times New Roman" w:eastAsia="바탕체" w:hAnsi="Times New Roman" w:hint="eastAsia"/>
                <w:sz w:val="20"/>
                <w:szCs w:val="20"/>
              </w:rPr>
              <w:t>에</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가입이</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강제되는</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경우</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임대인인</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대견기업이</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해당</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보험에</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가입하도록</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정하고</w:t>
            </w:r>
            <w:r w:rsidRPr="00BC6A66">
              <w:rPr>
                <w:rFonts w:ascii="Times New Roman" w:eastAsia="바탕체" w:hAnsi="Times New Roman" w:hint="eastAsia"/>
                <w:sz w:val="20"/>
                <w:szCs w:val="20"/>
              </w:rPr>
              <w:t xml:space="preserve"> </w:t>
            </w:r>
            <w:r w:rsidRPr="00BC6A66">
              <w:rPr>
                <w:rFonts w:ascii="Times New Roman" w:eastAsia="바탕체" w:hAnsi="Times New Roman" w:hint="eastAsia"/>
                <w:sz w:val="20"/>
                <w:szCs w:val="20"/>
              </w:rPr>
              <w:t>있으나</w:t>
            </w:r>
            <w:r w:rsidRPr="00BC6A66">
              <w:rPr>
                <w:rFonts w:ascii="Times New Roman" w:eastAsia="바탕체" w:hAnsi="Times New Roman" w:hint="eastAsia"/>
                <w:sz w:val="20"/>
                <w:szCs w:val="20"/>
              </w:rPr>
              <w:t>,</w:t>
            </w:r>
            <w:r w:rsidRPr="00BC6A66">
              <w:rPr>
                <w:rFonts w:ascii="Times New Roman" w:eastAsia="바탕체" w:hAnsi="Times New Roman"/>
                <w:sz w:val="20"/>
                <w:szCs w:val="20"/>
              </w:rPr>
              <w:t xml:space="preserve"> </w:t>
            </w:r>
            <w:r w:rsidR="0078199D" w:rsidRPr="00BC6A66">
              <w:rPr>
                <w:rFonts w:ascii="Times New Roman" w:eastAsia="바탕체" w:hAnsi="Times New Roman" w:hint="eastAsia"/>
                <w:sz w:val="20"/>
                <w:szCs w:val="20"/>
                <w:lang w:eastAsia="ko-KR"/>
              </w:rPr>
              <w:t>제공된</w:t>
            </w:r>
            <w:r w:rsidR="0078199D" w:rsidRPr="00BC6A66">
              <w:rPr>
                <w:rFonts w:ascii="Times New Roman" w:eastAsia="바탕체" w:hAnsi="Times New Roman" w:hint="eastAsia"/>
                <w:sz w:val="20"/>
                <w:szCs w:val="20"/>
                <w:lang w:eastAsia="ko-KR"/>
              </w:rPr>
              <w:t xml:space="preserve"> </w:t>
            </w:r>
            <w:r w:rsidR="0078199D" w:rsidRPr="00BC6A66">
              <w:rPr>
                <w:rFonts w:ascii="Times New Roman" w:eastAsia="바탕체" w:hAnsi="Times New Roman" w:hint="eastAsia"/>
                <w:sz w:val="20"/>
                <w:szCs w:val="20"/>
                <w:lang w:eastAsia="ko-KR"/>
              </w:rPr>
              <w:t>자료에</w:t>
            </w:r>
            <w:r w:rsidR="0078199D" w:rsidRPr="00BC6A66">
              <w:rPr>
                <w:rFonts w:ascii="Times New Roman" w:eastAsia="바탕체" w:hAnsi="Times New Roman" w:hint="eastAsia"/>
                <w:sz w:val="20"/>
                <w:szCs w:val="20"/>
                <w:lang w:eastAsia="ko-KR"/>
              </w:rPr>
              <w:t xml:space="preserve"> </w:t>
            </w:r>
            <w:r w:rsidR="0078199D" w:rsidRPr="00BC6A66">
              <w:rPr>
                <w:rFonts w:ascii="Times New Roman" w:eastAsia="바탕체" w:hAnsi="Times New Roman" w:hint="eastAsia"/>
                <w:sz w:val="20"/>
                <w:szCs w:val="20"/>
                <w:lang w:eastAsia="ko-KR"/>
              </w:rPr>
              <w:t>의하면</w:t>
            </w:r>
            <w:r w:rsidR="0078199D" w:rsidRPr="00BC6A66">
              <w:rPr>
                <w:rFonts w:ascii="Times New Roman" w:eastAsia="바탕체" w:hAnsi="Times New Roman" w:hint="eastAsia"/>
                <w:sz w:val="20"/>
                <w:szCs w:val="20"/>
                <w:lang w:eastAsia="ko-KR"/>
              </w:rPr>
              <w:t xml:space="preserve"> </w:t>
            </w:r>
            <w:r w:rsidR="005465C1" w:rsidRPr="00BC6A66">
              <w:rPr>
                <w:rFonts w:ascii="Times New Roman" w:eastAsia="바탕체" w:hAnsi="Times New Roman" w:hint="eastAsia"/>
                <w:sz w:val="20"/>
                <w:szCs w:val="20"/>
              </w:rPr>
              <w:t>매도인이</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본건</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건물</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전체에</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대해</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보험에</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가입하고</w:t>
            </w:r>
            <w:r w:rsidR="005465C1" w:rsidRPr="00BC6A66">
              <w:rPr>
                <w:rFonts w:ascii="Times New Roman" w:eastAsia="바탕체" w:hAnsi="Times New Roman" w:hint="eastAsia"/>
                <w:sz w:val="20"/>
                <w:szCs w:val="20"/>
              </w:rPr>
              <w:t xml:space="preserve"> </w:t>
            </w:r>
            <w:r w:rsidR="0078199D" w:rsidRPr="00BC6A66">
              <w:rPr>
                <w:rFonts w:ascii="Times New Roman" w:eastAsia="바탕체" w:hAnsi="Times New Roman" w:hint="eastAsia"/>
                <w:sz w:val="20"/>
                <w:szCs w:val="20"/>
                <w:lang w:eastAsia="ko-KR"/>
              </w:rPr>
              <w:t>대견기업과</w:t>
            </w:r>
            <w:r w:rsidR="0078199D" w:rsidRPr="00BC6A66">
              <w:rPr>
                <w:rFonts w:ascii="Times New Roman" w:eastAsia="바탕체" w:hAnsi="Times New Roman" w:hint="eastAsia"/>
                <w:sz w:val="20"/>
                <w:szCs w:val="20"/>
                <w:lang w:eastAsia="ko-KR"/>
              </w:rPr>
              <w:t xml:space="preserve"> </w:t>
            </w:r>
            <w:r w:rsidR="005465C1" w:rsidRPr="00BC6A66">
              <w:rPr>
                <w:rFonts w:ascii="Times New Roman" w:eastAsia="바탕체" w:hAnsi="Times New Roman" w:hint="eastAsia"/>
                <w:sz w:val="20"/>
                <w:szCs w:val="20"/>
              </w:rPr>
              <w:t>보험료를</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분담하고</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있는</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것으로</w:t>
            </w:r>
            <w:r w:rsidR="005465C1" w:rsidRPr="00BC6A66">
              <w:rPr>
                <w:rFonts w:ascii="Times New Roman" w:eastAsia="바탕체" w:hAnsi="Times New Roman" w:hint="eastAsia"/>
                <w:sz w:val="20"/>
                <w:szCs w:val="20"/>
              </w:rPr>
              <w:t xml:space="preserve"> </w:t>
            </w:r>
            <w:r w:rsidR="005465C1" w:rsidRPr="00BC6A66">
              <w:rPr>
                <w:rFonts w:ascii="Times New Roman" w:eastAsia="바탕체" w:hAnsi="Times New Roman" w:hint="eastAsia"/>
                <w:sz w:val="20"/>
                <w:szCs w:val="20"/>
              </w:rPr>
              <w:t>보임</w:t>
            </w:r>
            <w:r w:rsidR="005465C1" w:rsidRPr="00BC6A66">
              <w:rPr>
                <w:rFonts w:ascii="Times New Roman" w:eastAsia="바탕체" w:hAnsi="Times New Roman" w:hint="eastAsia"/>
                <w:sz w:val="20"/>
                <w:szCs w:val="20"/>
              </w:rPr>
              <w:t>.</w:t>
            </w:r>
            <w:r w:rsidR="0078199D" w:rsidRPr="00BC6A66">
              <w:rPr>
                <w:rFonts w:ascii="Times New Roman" w:eastAsia="바탕체" w:hAnsi="Times New Roman"/>
                <w:sz w:val="20"/>
                <w:szCs w:val="20"/>
              </w:rPr>
              <w:t xml:space="preserve"> </w:t>
            </w:r>
          </w:p>
          <w:p w14:paraId="4B1FABB4" w14:textId="67F2B920" w:rsidR="00F20D28" w:rsidRDefault="00F20D28" w:rsidP="00893737">
            <w:pPr>
              <w:numPr>
                <w:ilvl w:val="0"/>
                <w:numId w:val="14"/>
              </w:numPr>
              <w:snapToGrid w:val="0"/>
              <w:spacing w:after="120" w:line="280" w:lineRule="atLeast"/>
              <w:jc w:val="both"/>
              <w:rPr>
                <w:rFonts w:ascii="Times New Roman" w:eastAsia="바탕체" w:hAnsi="Times New Roman"/>
                <w:sz w:val="20"/>
                <w:szCs w:val="20"/>
                <w:lang w:eastAsia="ko-KR"/>
              </w:rPr>
            </w:pPr>
            <w:r w:rsidRPr="00850E72">
              <w:rPr>
                <w:rFonts w:ascii="Times New Roman" w:eastAsia="바탕체" w:hAnsi="Times New Roman"/>
                <w:sz w:val="20"/>
                <w:szCs w:val="20"/>
                <w:lang w:eastAsia="ko-KR"/>
              </w:rPr>
              <w:t>매도인이</w:t>
            </w:r>
            <w:r w:rsidRPr="00850E72">
              <w:rPr>
                <w:rFonts w:ascii="Times New Roman" w:eastAsia="바탕체" w:hAnsi="Times New Roman"/>
                <w:sz w:val="20"/>
                <w:szCs w:val="20"/>
                <w:lang w:eastAsia="ko-KR"/>
              </w:rPr>
              <w:t xml:space="preserve"> </w:t>
            </w:r>
            <w:r w:rsidR="00B32C32">
              <w:rPr>
                <w:rFonts w:ascii="Times New Roman" w:eastAsia="바탕체" w:hAnsi="Times New Roman" w:hint="eastAsia"/>
                <w:sz w:val="20"/>
                <w:szCs w:val="20"/>
                <w:lang w:eastAsia="ko-KR"/>
              </w:rPr>
              <w:t>본건</w:t>
            </w:r>
            <w:r w:rsidR="00B32C32">
              <w:rPr>
                <w:rFonts w:ascii="Times New Roman" w:eastAsia="바탕체" w:hAnsi="Times New Roman" w:hint="eastAsia"/>
                <w:sz w:val="20"/>
                <w:szCs w:val="20"/>
                <w:lang w:eastAsia="ko-KR"/>
              </w:rPr>
              <w:t xml:space="preserve"> </w:t>
            </w:r>
            <w:r w:rsidR="00B32C32">
              <w:rPr>
                <w:rFonts w:ascii="Times New Roman" w:eastAsia="바탕체" w:hAnsi="Times New Roman" w:hint="eastAsia"/>
                <w:sz w:val="20"/>
                <w:szCs w:val="20"/>
                <w:lang w:eastAsia="ko-KR"/>
              </w:rPr>
              <w:t>건물</w:t>
            </w:r>
            <w:r w:rsidRPr="00850E72">
              <w:rPr>
                <w:rFonts w:ascii="Times New Roman" w:eastAsia="바탕체" w:hAnsi="Times New Roman"/>
                <w:sz w:val="20"/>
                <w:szCs w:val="20"/>
                <w:lang w:eastAsia="ko-KR"/>
              </w:rPr>
              <w:t>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관련하여</w:t>
            </w:r>
            <w:r w:rsidRPr="00850E72">
              <w:rPr>
                <w:rFonts w:ascii="Times New Roman" w:eastAsia="바탕체" w:hAnsi="Times New Roman"/>
                <w:sz w:val="20"/>
                <w:szCs w:val="20"/>
                <w:lang w:eastAsia="ko-KR"/>
              </w:rPr>
              <w:t xml:space="preserve"> </w:t>
            </w:r>
            <w:r w:rsidR="0078199D">
              <w:rPr>
                <w:rFonts w:ascii="Times New Roman" w:eastAsia="바탕체" w:hAnsi="Times New Roman" w:hint="eastAsia"/>
                <w:sz w:val="20"/>
                <w:szCs w:val="20"/>
                <w:lang w:eastAsia="ko-KR"/>
              </w:rPr>
              <w:t>가입하고</w:t>
            </w:r>
            <w:r w:rsidR="0078199D">
              <w:rPr>
                <w:rFonts w:ascii="Times New Roman" w:eastAsia="바탕체" w:hAnsi="Times New Roman" w:hint="eastAsia"/>
                <w:sz w:val="20"/>
                <w:szCs w:val="20"/>
                <w:lang w:eastAsia="ko-KR"/>
              </w:rPr>
              <w:t xml:space="preserve"> </w:t>
            </w:r>
            <w:r w:rsidR="0078199D">
              <w:rPr>
                <w:rFonts w:ascii="Times New Roman" w:eastAsia="바탕체" w:hAnsi="Times New Roman" w:hint="eastAsia"/>
                <w:sz w:val="20"/>
                <w:szCs w:val="20"/>
                <w:lang w:eastAsia="ko-KR"/>
              </w:rPr>
              <w:t>있는</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보험</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내역은</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다음과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같음</w:t>
            </w:r>
            <w:r w:rsidRPr="00850E72">
              <w:rPr>
                <w:rFonts w:ascii="Times New Roman" w:eastAsia="바탕체" w:hAnsi="Times New Roman"/>
                <w:sz w:val="20"/>
                <w:szCs w:val="20"/>
                <w:lang w:eastAsia="ko-KR"/>
              </w:rPr>
              <w:t xml:space="preserve">. </w:t>
            </w:r>
          </w:p>
          <w:tbl>
            <w:tblPr>
              <w:tblW w:w="9963"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0"/>
              <w:gridCol w:w="1353"/>
              <w:gridCol w:w="1831"/>
              <w:gridCol w:w="2009"/>
              <w:gridCol w:w="1843"/>
              <w:gridCol w:w="1207"/>
            </w:tblGrid>
            <w:tr w:rsidR="00B32C32" w:rsidRPr="00850E72" w14:paraId="342BBEDA" w14:textId="77777777" w:rsidTr="002F4837">
              <w:trPr>
                <w:trHeight w:val="267"/>
              </w:trPr>
              <w:tc>
                <w:tcPr>
                  <w:tcW w:w="1720" w:type="dxa"/>
                  <w:shd w:val="clear" w:color="auto" w:fill="BDD6EE"/>
                </w:tcPr>
                <w:p w14:paraId="65657C09" w14:textId="77777777" w:rsidR="00B32C32" w:rsidRPr="00850E72" w:rsidRDefault="00B32C32" w:rsidP="00893737">
                  <w:pPr>
                    <w:snapToGrid w:val="0"/>
                    <w:spacing w:after="120" w:line="28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보험</w:t>
                  </w:r>
                  <w:r w:rsidRPr="00850E72">
                    <w:rPr>
                      <w:rFonts w:ascii="Times New Roman" w:eastAsia="바탕체" w:hAnsi="Times New Roman"/>
                      <w:b/>
                      <w:sz w:val="20"/>
                      <w:szCs w:val="20"/>
                      <w:lang w:eastAsia="ko-KR"/>
                    </w:rPr>
                    <w:t xml:space="preserve"> </w:t>
                  </w:r>
                  <w:r w:rsidRPr="00850E72">
                    <w:rPr>
                      <w:rFonts w:ascii="Times New Roman" w:eastAsia="바탕체" w:hAnsi="Times New Roman"/>
                      <w:b/>
                      <w:sz w:val="20"/>
                      <w:szCs w:val="20"/>
                      <w:lang w:eastAsia="ko-KR"/>
                    </w:rPr>
                    <w:t>종류</w:t>
                  </w:r>
                </w:p>
              </w:tc>
              <w:tc>
                <w:tcPr>
                  <w:tcW w:w="1353" w:type="dxa"/>
                  <w:shd w:val="clear" w:color="auto" w:fill="BDD6EE"/>
                </w:tcPr>
                <w:p w14:paraId="0154494E" w14:textId="77777777" w:rsidR="00B32C32" w:rsidRPr="00850E72" w:rsidRDefault="00B32C32" w:rsidP="00893737">
                  <w:pPr>
                    <w:snapToGrid w:val="0"/>
                    <w:spacing w:after="120" w:line="28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보험</w:t>
                  </w:r>
                  <w:r w:rsidRPr="00850E72">
                    <w:rPr>
                      <w:rFonts w:ascii="Times New Roman" w:eastAsia="바탕체" w:hAnsi="Times New Roman"/>
                      <w:b/>
                      <w:sz w:val="20"/>
                      <w:szCs w:val="20"/>
                      <w:lang w:eastAsia="ko-KR"/>
                    </w:rPr>
                    <w:t xml:space="preserve"> </w:t>
                  </w:r>
                  <w:r w:rsidRPr="00850E72">
                    <w:rPr>
                      <w:rFonts w:ascii="Times New Roman" w:eastAsia="바탕체" w:hAnsi="Times New Roman"/>
                      <w:b/>
                      <w:sz w:val="20"/>
                      <w:szCs w:val="20"/>
                      <w:lang w:eastAsia="ko-KR"/>
                    </w:rPr>
                    <w:t>기간</w:t>
                  </w:r>
                </w:p>
              </w:tc>
              <w:tc>
                <w:tcPr>
                  <w:tcW w:w="1831" w:type="dxa"/>
                  <w:shd w:val="clear" w:color="auto" w:fill="BDD6EE"/>
                </w:tcPr>
                <w:p w14:paraId="198CD542" w14:textId="77777777" w:rsidR="00B32C32" w:rsidRPr="00850E72" w:rsidRDefault="00B32C32" w:rsidP="00893737">
                  <w:pPr>
                    <w:snapToGrid w:val="0"/>
                    <w:spacing w:after="120" w:line="28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보험자</w:t>
                  </w:r>
                </w:p>
              </w:tc>
              <w:tc>
                <w:tcPr>
                  <w:tcW w:w="2009" w:type="dxa"/>
                  <w:shd w:val="clear" w:color="auto" w:fill="BDD6EE"/>
                </w:tcPr>
                <w:p w14:paraId="4ADE06FD" w14:textId="77777777" w:rsidR="00B32C32" w:rsidRPr="00850E72" w:rsidRDefault="00B32C32" w:rsidP="00893737">
                  <w:pPr>
                    <w:snapToGrid w:val="0"/>
                    <w:spacing w:after="120" w:line="28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보험내역</w:t>
                  </w:r>
                </w:p>
              </w:tc>
              <w:tc>
                <w:tcPr>
                  <w:tcW w:w="1843" w:type="dxa"/>
                  <w:shd w:val="clear" w:color="auto" w:fill="BDD6EE"/>
                </w:tcPr>
                <w:p w14:paraId="116C8B58" w14:textId="3293E28D" w:rsidR="00B32C32" w:rsidRPr="00850E72" w:rsidRDefault="00B32C32" w:rsidP="00893737">
                  <w:pPr>
                    <w:snapToGrid w:val="0"/>
                    <w:spacing w:after="120" w:line="280" w:lineRule="atLeast"/>
                    <w:jc w:val="center"/>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피보험자</w:t>
                  </w:r>
                </w:p>
              </w:tc>
              <w:tc>
                <w:tcPr>
                  <w:tcW w:w="1207" w:type="dxa"/>
                  <w:shd w:val="clear" w:color="auto" w:fill="BDD6EE"/>
                </w:tcPr>
                <w:p w14:paraId="42BEFE3A" w14:textId="3FCF5E97" w:rsidR="00B32C32" w:rsidRPr="00850E72" w:rsidRDefault="00B32C32" w:rsidP="00893737">
                  <w:pPr>
                    <w:snapToGrid w:val="0"/>
                    <w:spacing w:after="120" w:line="280" w:lineRule="atLeast"/>
                    <w:jc w:val="center"/>
                    <w:rPr>
                      <w:rFonts w:ascii="Times New Roman" w:eastAsia="바탕체" w:hAnsi="Times New Roman"/>
                      <w:b/>
                      <w:sz w:val="20"/>
                      <w:szCs w:val="20"/>
                      <w:lang w:eastAsia="ko-KR"/>
                    </w:rPr>
                  </w:pPr>
                  <w:r w:rsidRPr="00850E72">
                    <w:rPr>
                      <w:rFonts w:ascii="Times New Roman" w:eastAsia="바탕체" w:hAnsi="Times New Roman"/>
                      <w:b/>
                      <w:sz w:val="20"/>
                      <w:szCs w:val="20"/>
                      <w:lang w:eastAsia="ko-KR"/>
                    </w:rPr>
                    <w:t>보험료</w:t>
                  </w:r>
                  <w:r w:rsidRPr="00850E72">
                    <w:rPr>
                      <w:rFonts w:ascii="Times New Roman" w:eastAsia="바탕체" w:hAnsi="Times New Roman"/>
                      <w:b/>
                      <w:sz w:val="20"/>
                      <w:szCs w:val="20"/>
                      <w:lang w:eastAsia="ko-KR"/>
                    </w:rPr>
                    <w:t>(</w:t>
                  </w:r>
                  <w:r w:rsidRPr="00850E72">
                    <w:rPr>
                      <w:rFonts w:ascii="Times New Roman" w:eastAsia="바탕체" w:hAnsi="Times New Roman"/>
                      <w:b/>
                      <w:sz w:val="20"/>
                      <w:szCs w:val="20"/>
                      <w:lang w:eastAsia="ko-KR"/>
                    </w:rPr>
                    <w:t>원</w:t>
                  </w:r>
                  <w:r w:rsidRPr="00850E72">
                    <w:rPr>
                      <w:rFonts w:ascii="Times New Roman" w:eastAsia="바탕체" w:hAnsi="Times New Roman"/>
                      <w:b/>
                      <w:sz w:val="20"/>
                      <w:szCs w:val="20"/>
                      <w:lang w:eastAsia="ko-KR"/>
                    </w:rPr>
                    <w:t>)</w:t>
                  </w:r>
                </w:p>
              </w:tc>
            </w:tr>
            <w:tr w:rsidR="00E36A4D" w:rsidRPr="00850E72" w14:paraId="345BD9C7" w14:textId="77777777" w:rsidTr="002F4837">
              <w:trPr>
                <w:trHeight w:val="167"/>
              </w:trPr>
              <w:tc>
                <w:tcPr>
                  <w:tcW w:w="1720" w:type="dxa"/>
                  <w:shd w:val="clear" w:color="auto" w:fill="auto"/>
                </w:tcPr>
                <w:p w14:paraId="0D458B7D" w14:textId="35E862C7" w:rsidR="00E36A4D" w:rsidRPr="00850E72" w:rsidRDefault="00E36A4D" w:rsidP="002F4837">
                  <w:pPr>
                    <w:snapToGrid w:val="0"/>
                    <w:spacing w:after="120" w:line="28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재산종합보험</w:t>
                  </w:r>
                  <w:r w:rsidR="002F4837">
                    <w:rPr>
                      <w:rFonts w:ascii="Times New Roman" w:eastAsia="바탕체" w:hAnsi="Times New Roman"/>
                      <w:sz w:val="20"/>
                      <w:szCs w:val="20"/>
                      <w:lang w:eastAsia="ko-KR"/>
                    </w:rPr>
                    <w:br/>
                  </w:r>
                  <w:r>
                    <w:rPr>
                      <w:rFonts w:ascii="Times New Roman" w:eastAsia="바탕체" w:hAnsi="Times New Roman" w:hint="eastAsia"/>
                      <w:sz w:val="20"/>
                      <w:szCs w:val="20"/>
                      <w:lang w:eastAsia="ko-KR"/>
                    </w:rPr>
                    <w:t>(</w:t>
                  </w:r>
                  <w:r w:rsidRPr="00850E72">
                    <w:rPr>
                      <w:rFonts w:ascii="Times New Roman" w:eastAsia="바탕체" w:hAnsi="Times New Roman"/>
                      <w:sz w:val="20"/>
                      <w:szCs w:val="20"/>
                      <w:lang w:eastAsia="ko-KR"/>
                    </w:rPr>
                    <w:t>Package I</w:t>
                  </w:r>
                  <w:r>
                    <w:rPr>
                      <w:rFonts w:ascii="Times New Roman" w:eastAsia="바탕체" w:hAnsi="Times New Roman" w:hint="eastAsia"/>
                      <w:sz w:val="20"/>
                      <w:szCs w:val="20"/>
                      <w:lang w:eastAsia="ko-KR"/>
                    </w:rPr>
                    <w:t>)</w:t>
                  </w:r>
                </w:p>
              </w:tc>
              <w:tc>
                <w:tcPr>
                  <w:tcW w:w="1353" w:type="dxa"/>
                </w:tcPr>
                <w:p w14:paraId="4004E92A" w14:textId="18529150" w:rsidR="00E36A4D" w:rsidRPr="00850E72" w:rsidRDefault="00E36A4D" w:rsidP="00893737">
                  <w:pPr>
                    <w:snapToGrid w:val="0"/>
                    <w:spacing w:after="120" w:line="280" w:lineRule="atLeast"/>
                    <w:rPr>
                      <w:rFonts w:ascii="Times New Roman" w:eastAsia="바탕체" w:hAnsi="Times New Roman"/>
                      <w:sz w:val="20"/>
                      <w:szCs w:val="20"/>
                      <w:lang w:eastAsia="ko-KR"/>
                    </w:rPr>
                  </w:pPr>
                  <w:r>
                    <w:rPr>
                      <w:rFonts w:ascii="Times New Roman" w:eastAsia="바탕체" w:hAnsi="Times New Roman"/>
                      <w:sz w:val="20"/>
                      <w:szCs w:val="20"/>
                      <w:lang w:eastAsia="ko-KR"/>
                    </w:rPr>
                    <w:t>2023. 7. 22. ~ 2024. 7. 21.</w:t>
                  </w:r>
                </w:p>
              </w:tc>
              <w:tc>
                <w:tcPr>
                  <w:tcW w:w="1831" w:type="dxa"/>
                  <w:shd w:val="clear" w:color="auto" w:fill="auto"/>
                </w:tcPr>
                <w:p w14:paraId="1771D749" w14:textId="6323B6E1" w:rsidR="00E36A4D" w:rsidRPr="00850E72" w:rsidRDefault="00E36A4D" w:rsidP="00893737">
                  <w:pPr>
                    <w:snapToGrid w:val="0"/>
                    <w:spacing w:after="120" w:line="28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케이비손해보험</w:t>
                  </w:r>
                  <w:proofErr w:type="spellEnd"/>
                </w:p>
              </w:tc>
              <w:tc>
                <w:tcPr>
                  <w:tcW w:w="2009" w:type="dxa"/>
                  <w:shd w:val="clear" w:color="auto" w:fill="auto"/>
                </w:tcPr>
                <w:p w14:paraId="055CDBFF" w14:textId="3378C82F" w:rsidR="00E36A4D" w:rsidRPr="00850E72" w:rsidRDefault="00E36A4D" w:rsidP="00893737">
                  <w:pPr>
                    <w:snapToGrid w:val="0"/>
                    <w:spacing w:after="120" w:line="28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재산종합위험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기계위험</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기업휴지위험</w:t>
                  </w:r>
                  <w:r>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재산종합</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기계</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일반배상</w:t>
                  </w:r>
                </w:p>
              </w:tc>
              <w:tc>
                <w:tcPr>
                  <w:tcW w:w="1843" w:type="dxa"/>
                  <w:vMerge w:val="restart"/>
                </w:tcPr>
                <w:p w14:paraId="512C3FCB" w14:textId="5C2F6B89" w:rsidR="00E36A4D" w:rsidRDefault="00E36A4D" w:rsidP="002F4837">
                  <w:pPr>
                    <w:snapToGrid w:val="0"/>
                    <w:spacing w:after="120" w:line="28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매도인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코람코자산신탁</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젠스타메이트</w:t>
                  </w:r>
                  <w:proofErr w:type="spellEnd"/>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대견기업㈜</w:t>
                  </w:r>
                  <w:r>
                    <w:rPr>
                      <w:rFonts w:ascii="Times New Roman" w:eastAsia="바탕체" w:hAnsi="Times New Roman"/>
                      <w:sz w:val="20"/>
                      <w:szCs w:val="20"/>
                      <w:lang w:eastAsia="ko-KR"/>
                    </w:rPr>
                    <w:t xml:space="preserve">, </w:t>
                  </w:r>
                  <w:r w:rsidR="002F4837">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코람코가치부가형부동산제</w:t>
                  </w:r>
                  <w:proofErr w:type="spellEnd"/>
                  <w:r>
                    <w:rPr>
                      <w:rFonts w:ascii="Times New Roman" w:eastAsia="바탕체" w:hAnsi="Times New Roman" w:hint="eastAsia"/>
                      <w:sz w:val="20"/>
                      <w:szCs w:val="20"/>
                      <w:lang w:eastAsia="ko-KR"/>
                    </w:rPr>
                    <w:t>2</w:t>
                  </w:r>
                  <w:r>
                    <w:rPr>
                      <w:rFonts w:ascii="Times New Roman" w:eastAsia="바탕체" w:hAnsi="Times New Roman" w:hint="eastAsia"/>
                      <w:sz w:val="20"/>
                      <w:szCs w:val="20"/>
                      <w:lang w:eastAsia="ko-KR"/>
                    </w:rPr>
                    <w:t>호위탁관리모부동산투자회사</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맥서브</w:t>
                  </w:r>
                  <w:proofErr w:type="spellEnd"/>
                </w:p>
              </w:tc>
              <w:tc>
                <w:tcPr>
                  <w:tcW w:w="1207" w:type="dxa"/>
                  <w:shd w:val="clear" w:color="auto" w:fill="auto"/>
                </w:tcPr>
                <w:p w14:paraId="56707C42" w14:textId="79553EE8" w:rsidR="00E36A4D" w:rsidRPr="00850E72" w:rsidRDefault="00E36A4D" w:rsidP="00893737">
                  <w:pPr>
                    <w:snapToGrid w:val="0"/>
                    <w:spacing w:after="120" w:line="28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32,974,447</w:t>
                  </w:r>
                </w:p>
              </w:tc>
            </w:tr>
            <w:tr w:rsidR="00E36A4D" w:rsidRPr="00850E72" w14:paraId="2A9C6E8F" w14:textId="77777777" w:rsidTr="002F4837">
              <w:trPr>
                <w:trHeight w:val="167"/>
              </w:trPr>
              <w:tc>
                <w:tcPr>
                  <w:tcW w:w="1720" w:type="dxa"/>
                  <w:shd w:val="clear" w:color="auto" w:fill="auto"/>
                </w:tcPr>
                <w:p w14:paraId="42BE6D0D" w14:textId="49B9F9B2" w:rsidR="00E36A4D" w:rsidRPr="00850E72" w:rsidRDefault="00E36A4D" w:rsidP="002F4837">
                  <w:pPr>
                    <w:snapToGrid w:val="0"/>
                    <w:spacing w:after="120" w:line="280" w:lineRule="atLeast"/>
                    <w:jc w:val="center"/>
                    <w:rPr>
                      <w:rFonts w:ascii="Times New Roman" w:eastAsia="바탕체" w:hAnsi="Times New Roman"/>
                      <w:sz w:val="20"/>
                      <w:szCs w:val="20"/>
                      <w:lang w:eastAsia="ko-KR"/>
                    </w:rPr>
                  </w:pPr>
                  <w:r w:rsidRPr="00850E72">
                    <w:rPr>
                      <w:rFonts w:ascii="Times New Roman" w:eastAsia="바탕체" w:hAnsi="Times New Roman"/>
                      <w:sz w:val="20"/>
                      <w:szCs w:val="20"/>
                      <w:lang w:eastAsia="ko-KR"/>
                    </w:rPr>
                    <w:t>가스사고배상</w:t>
                  </w:r>
                  <w:r w:rsidR="002F4837">
                    <w:rPr>
                      <w:rFonts w:ascii="Times New Roman" w:eastAsia="바탕체" w:hAnsi="Times New Roman"/>
                      <w:sz w:val="20"/>
                      <w:szCs w:val="20"/>
                      <w:lang w:eastAsia="ko-KR"/>
                    </w:rPr>
                    <w:br/>
                  </w:r>
                  <w:r w:rsidRPr="00850E72">
                    <w:rPr>
                      <w:rFonts w:ascii="Times New Roman" w:eastAsia="바탕체" w:hAnsi="Times New Roman"/>
                      <w:sz w:val="20"/>
                      <w:szCs w:val="20"/>
                      <w:lang w:eastAsia="ko-KR"/>
                    </w:rPr>
                    <w:t>책임보험</w:t>
                  </w:r>
                </w:p>
              </w:tc>
              <w:tc>
                <w:tcPr>
                  <w:tcW w:w="1353" w:type="dxa"/>
                </w:tcPr>
                <w:p w14:paraId="1E6A69AF" w14:textId="07A08D4E" w:rsidR="00E36A4D" w:rsidRPr="00850E72" w:rsidRDefault="00E36A4D" w:rsidP="00893737">
                  <w:pPr>
                    <w:snapToGrid w:val="0"/>
                    <w:spacing w:after="120" w:line="280" w:lineRule="atLeast"/>
                    <w:rPr>
                      <w:rFonts w:ascii="Times New Roman" w:eastAsia="바탕체" w:hAnsi="Times New Roman"/>
                      <w:sz w:val="20"/>
                      <w:szCs w:val="20"/>
                      <w:lang w:eastAsia="ko-KR"/>
                    </w:rPr>
                  </w:pPr>
                  <w:r>
                    <w:rPr>
                      <w:rFonts w:ascii="Times New Roman" w:eastAsia="바탕체" w:hAnsi="Times New Roman"/>
                      <w:sz w:val="20"/>
                      <w:szCs w:val="20"/>
                      <w:lang w:eastAsia="ko-KR"/>
                    </w:rPr>
                    <w:t>2023. 7. 21. ~ 2024. 7. 21.</w:t>
                  </w:r>
                </w:p>
              </w:tc>
              <w:tc>
                <w:tcPr>
                  <w:tcW w:w="1831" w:type="dxa"/>
                  <w:shd w:val="clear" w:color="auto" w:fill="auto"/>
                </w:tcPr>
                <w:p w14:paraId="73652FDE" w14:textId="66DCC650" w:rsidR="00E36A4D" w:rsidRPr="00850E72" w:rsidRDefault="00E36A4D" w:rsidP="00893737">
                  <w:pPr>
                    <w:snapToGrid w:val="0"/>
                    <w:spacing w:after="120" w:line="28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케이비손해보험</w:t>
                  </w:r>
                  <w:proofErr w:type="spellEnd"/>
                </w:p>
              </w:tc>
              <w:tc>
                <w:tcPr>
                  <w:tcW w:w="2009" w:type="dxa"/>
                  <w:shd w:val="clear" w:color="auto" w:fill="auto"/>
                </w:tcPr>
                <w:p w14:paraId="0BEA5AED" w14:textId="77777777" w:rsidR="00E36A4D" w:rsidRPr="00850E72" w:rsidRDefault="00E36A4D" w:rsidP="00893737">
                  <w:pPr>
                    <w:snapToGrid w:val="0"/>
                    <w:spacing w:after="120" w:line="280" w:lineRule="atLeast"/>
                    <w:jc w:val="center"/>
                    <w:rPr>
                      <w:rFonts w:ascii="Times New Roman" w:eastAsia="바탕체" w:hAnsi="Times New Roman"/>
                      <w:sz w:val="20"/>
                      <w:szCs w:val="20"/>
                      <w:lang w:eastAsia="ko-KR"/>
                    </w:rPr>
                  </w:pPr>
                  <w:r w:rsidRPr="00850E72">
                    <w:rPr>
                      <w:rFonts w:ascii="Times New Roman" w:eastAsia="바탕체" w:hAnsi="Times New Roman"/>
                      <w:sz w:val="20"/>
                      <w:szCs w:val="20"/>
                      <w:lang w:eastAsia="ko-KR"/>
                    </w:rPr>
                    <w:t>가스사고</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대물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대인</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배상</w:t>
                  </w:r>
                </w:p>
              </w:tc>
              <w:tc>
                <w:tcPr>
                  <w:tcW w:w="1843" w:type="dxa"/>
                  <w:vMerge/>
                </w:tcPr>
                <w:p w14:paraId="4CDB59DB" w14:textId="77777777" w:rsidR="00E36A4D" w:rsidRDefault="00E36A4D" w:rsidP="00893737">
                  <w:pPr>
                    <w:snapToGrid w:val="0"/>
                    <w:spacing w:after="120" w:line="280" w:lineRule="atLeast"/>
                    <w:jc w:val="right"/>
                    <w:rPr>
                      <w:rFonts w:ascii="Times New Roman" w:eastAsia="바탕체" w:hAnsi="Times New Roman"/>
                      <w:sz w:val="20"/>
                      <w:szCs w:val="20"/>
                      <w:lang w:eastAsia="ko-KR"/>
                    </w:rPr>
                  </w:pPr>
                </w:p>
              </w:tc>
              <w:tc>
                <w:tcPr>
                  <w:tcW w:w="1207" w:type="dxa"/>
                  <w:shd w:val="clear" w:color="auto" w:fill="auto"/>
                </w:tcPr>
                <w:p w14:paraId="38AEF291" w14:textId="6B864D7A" w:rsidR="00E36A4D" w:rsidRPr="00850E72" w:rsidRDefault="00E36A4D" w:rsidP="00893737">
                  <w:pPr>
                    <w:snapToGrid w:val="0"/>
                    <w:spacing w:after="120" w:line="28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20,000</w:t>
                  </w:r>
                </w:p>
              </w:tc>
            </w:tr>
            <w:tr w:rsidR="00E36A4D" w:rsidRPr="00850E72" w14:paraId="7E36C23C" w14:textId="77777777" w:rsidTr="002F4837">
              <w:trPr>
                <w:trHeight w:val="167"/>
              </w:trPr>
              <w:tc>
                <w:tcPr>
                  <w:tcW w:w="1720" w:type="dxa"/>
                  <w:shd w:val="clear" w:color="auto" w:fill="auto"/>
                </w:tcPr>
                <w:p w14:paraId="4E4A1B2C" w14:textId="63339C83" w:rsidR="00E36A4D" w:rsidRPr="00850E72" w:rsidRDefault="00E36A4D" w:rsidP="002F4837">
                  <w:pPr>
                    <w:snapToGrid w:val="0"/>
                    <w:spacing w:after="120" w:line="280" w:lineRule="atLeast"/>
                    <w:jc w:val="center"/>
                    <w:rPr>
                      <w:rFonts w:ascii="Times New Roman" w:eastAsia="바탕체" w:hAnsi="Times New Roman"/>
                      <w:sz w:val="20"/>
                      <w:szCs w:val="20"/>
                      <w:lang w:eastAsia="ko-KR"/>
                    </w:rPr>
                  </w:pPr>
                  <w:r w:rsidRPr="00850E72">
                    <w:rPr>
                      <w:rFonts w:ascii="Times New Roman" w:eastAsia="바탕체" w:hAnsi="Times New Roman"/>
                      <w:sz w:val="20"/>
                      <w:szCs w:val="20"/>
                      <w:lang w:eastAsia="ko-KR"/>
                    </w:rPr>
                    <w:t>승강기사고배상</w:t>
                  </w:r>
                  <w:r w:rsidR="002F4837">
                    <w:rPr>
                      <w:rFonts w:ascii="Times New Roman" w:eastAsia="바탕체" w:hAnsi="Times New Roman"/>
                      <w:sz w:val="20"/>
                      <w:szCs w:val="20"/>
                      <w:lang w:eastAsia="ko-KR"/>
                    </w:rPr>
                    <w:br/>
                  </w:r>
                  <w:r w:rsidRPr="00850E72">
                    <w:rPr>
                      <w:rFonts w:ascii="Times New Roman" w:eastAsia="바탕체" w:hAnsi="Times New Roman"/>
                      <w:sz w:val="20"/>
                      <w:szCs w:val="20"/>
                      <w:lang w:eastAsia="ko-KR"/>
                    </w:rPr>
                    <w:t>책임보험</w:t>
                  </w:r>
                </w:p>
              </w:tc>
              <w:tc>
                <w:tcPr>
                  <w:tcW w:w="1353" w:type="dxa"/>
                </w:tcPr>
                <w:p w14:paraId="0C013BCF" w14:textId="28BD9D42" w:rsidR="00E36A4D" w:rsidRPr="00850E72" w:rsidRDefault="00E36A4D" w:rsidP="00893737">
                  <w:pPr>
                    <w:snapToGrid w:val="0"/>
                    <w:spacing w:after="120" w:line="280" w:lineRule="atLeast"/>
                    <w:rPr>
                      <w:rFonts w:ascii="Times New Roman" w:eastAsia="바탕체" w:hAnsi="Times New Roman"/>
                      <w:sz w:val="20"/>
                      <w:szCs w:val="20"/>
                      <w:lang w:eastAsia="ko-KR"/>
                    </w:rPr>
                  </w:pPr>
                  <w:r>
                    <w:rPr>
                      <w:rFonts w:ascii="Times New Roman" w:eastAsia="바탕체" w:hAnsi="Times New Roman"/>
                      <w:sz w:val="20"/>
                      <w:szCs w:val="20"/>
                      <w:lang w:eastAsia="ko-KR"/>
                    </w:rPr>
                    <w:t>2023. 7. 21. ~ 2024. 7. 21.</w:t>
                  </w:r>
                </w:p>
              </w:tc>
              <w:tc>
                <w:tcPr>
                  <w:tcW w:w="1831" w:type="dxa"/>
                  <w:shd w:val="clear" w:color="auto" w:fill="auto"/>
                </w:tcPr>
                <w:p w14:paraId="266018FE" w14:textId="4B6A012E" w:rsidR="00E36A4D" w:rsidRPr="00850E72" w:rsidRDefault="00E36A4D" w:rsidP="00893737">
                  <w:pPr>
                    <w:snapToGrid w:val="0"/>
                    <w:spacing w:after="120" w:line="28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w:t>
                  </w:r>
                  <w:proofErr w:type="spellStart"/>
                  <w:r>
                    <w:rPr>
                      <w:rFonts w:ascii="Times New Roman" w:eastAsia="바탕체" w:hAnsi="Times New Roman" w:hint="eastAsia"/>
                      <w:sz w:val="20"/>
                      <w:szCs w:val="20"/>
                      <w:lang w:eastAsia="ko-KR"/>
                    </w:rPr>
                    <w:t>케이비손해보험</w:t>
                  </w:r>
                  <w:proofErr w:type="spellEnd"/>
                </w:p>
              </w:tc>
              <w:tc>
                <w:tcPr>
                  <w:tcW w:w="2009" w:type="dxa"/>
                  <w:shd w:val="clear" w:color="auto" w:fill="auto"/>
                </w:tcPr>
                <w:p w14:paraId="4FAB82DE" w14:textId="77777777" w:rsidR="00E36A4D" w:rsidRPr="00850E72" w:rsidRDefault="00E36A4D" w:rsidP="00893737">
                  <w:pPr>
                    <w:snapToGrid w:val="0"/>
                    <w:spacing w:after="120" w:line="280" w:lineRule="atLeast"/>
                    <w:jc w:val="center"/>
                    <w:rPr>
                      <w:rFonts w:ascii="Times New Roman" w:eastAsia="바탕체" w:hAnsi="Times New Roman"/>
                      <w:sz w:val="20"/>
                      <w:szCs w:val="20"/>
                      <w:lang w:eastAsia="ko-KR"/>
                    </w:rPr>
                  </w:pPr>
                  <w:r w:rsidRPr="00850E72">
                    <w:rPr>
                      <w:rFonts w:ascii="Times New Roman" w:eastAsia="바탕체" w:hAnsi="Times New Roman"/>
                      <w:sz w:val="20"/>
                      <w:szCs w:val="20"/>
                      <w:lang w:eastAsia="ko-KR"/>
                    </w:rPr>
                    <w:t>승강기사고</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대물</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대인</w:t>
                  </w:r>
                  <w:r w:rsidRPr="00850E72">
                    <w:rPr>
                      <w:rFonts w:ascii="Times New Roman" w:eastAsia="바탕체" w:hAnsi="Times New Roman"/>
                      <w:sz w:val="20"/>
                      <w:szCs w:val="20"/>
                      <w:lang w:eastAsia="ko-KR"/>
                    </w:rPr>
                    <w:t xml:space="preserve"> </w:t>
                  </w:r>
                  <w:r w:rsidRPr="00850E72">
                    <w:rPr>
                      <w:rFonts w:ascii="Times New Roman" w:eastAsia="바탕체" w:hAnsi="Times New Roman"/>
                      <w:sz w:val="20"/>
                      <w:szCs w:val="20"/>
                      <w:lang w:eastAsia="ko-KR"/>
                    </w:rPr>
                    <w:t>배상</w:t>
                  </w:r>
                </w:p>
              </w:tc>
              <w:tc>
                <w:tcPr>
                  <w:tcW w:w="1843" w:type="dxa"/>
                  <w:vMerge/>
                </w:tcPr>
                <w:p w14:paraId="705F6D9B" w14:textId="77777777" w:rsidR="00E36A4D" w:rsidRDefault="00E36A4D" w:rsidP="00893737">
                  <w:pPr>
                    <w:snapToGrid w:val="0"/>
                    <w:spacing w:after="120" w:line="280" w:lineRule="atLeast"/>
                    <w:jc w:val="right"/>
                    <w:rPr>
                      <w:rFonts w:ascii="Times New Roman" w:eastAsia="바탕체" w:hAnsi="Times New Roman"/>
                      <w:sz w:val="20"/>
                      <w:szCs w:val="20"/>
                      <w:lang w:eastAsia="ko-KR"/>
                    </w:rPr>
                  </w:pPr>
                </w:p>
              </w:tc>
              <w:tc>
                <w:tcPr>
                  <w:tcW w:w="1207" w:type="dxa"/>
                  <w:shd w:val="clear" w:color="auto" w:fill="auto"/>
                </w:tcPr>
                <w:p w14:paraId="01C85A24" w14:textId="5CDE0CDC" w:rsidR="00E36A4D" w:rsidRPr="00850E72" w:rsidRDefault="00E36A4D" w:rsidP="00893737">
                  <w:pPr>
                    <w:snapToGrid w:val="0"/>
                    <w:spacing w:after="120" w:line="280" w:lineRule="atLeast"/>
                    <w:jc w:val="right"/>
                    <w:rPr>
                      <w:rFonts w:ascii="Times New Roman" w:eastAsia="바탕체" w:hAnsi="Times New Roman"/>
                      <w:sz w:val="20"/>
                      <w:szCs w:val="20"/>
                      <w:lang w:eastAsia="ko-KR"/>
                    </w:rPr>
                  </w:pPr>
                  <w:r>
                    <w:rPr>
                      <w:rFonts w:ascii="Times New Roman" w:eastAsia="바탕체" w:hAnsi="Times New Roman" w:hint="eastAsia"/>
                      <w:sz w:val="20"/>
                      <w:szCs w:val="20"/>
                      <w:lang w:eastAsia="ko-KR"/>
                    </w:rPr>
                    <w:t>272,700</w:t>
                  </w:r>
                </w:p>
              </w:tc>
            </w:tr>
          </w:tbl>
          <w:p w14:paraId="24E324A1" w14:textId="04181162" w:rsidR="00B32C32" w:rsidRPr="00B32C32" w:rsidRDefault="00B32C32" w:rsidP="00893737">
            <w:pPr>
              <w:snapToGrid w:val="0"/>
              <w:spacing w:after="120" w:line="280" w:lineRule="atLeast"/>
              <w:ind w:left="288"/>
              <w:jc w:val="both"/>
              <w:rPr>
                <w:rFonts w:ascii="Times New Roman" w:eastAsia="바탕체" w:hAnsi="Times New Roman"/>
                <w:sz w:val="20"/>
                <w:szCs w:val="20"/>
                <w:lang w:eastAsia="ko-KR"/>
              </w:rPr>
            </w:pPr>
          </w:p>
        </w:tc>
        <w:tc>
          <w:tcPr>
            <w:tcW w:w="25" w:type="pct"/>
            <w:shd w:val="clear" w:color="auto" w:fill="auto"/>
          </w:tcPr>
          <w:p w14:paraId="390101AA" w14:textId="77777777" w:rsidR="00F20D28" w:rsidRPr="00850E72" w:rsidRDefault="00F20D28" w:rsidP="00893737">
            <w:pPr>
              <w:snapToGrid w:val="0"/>
              <w:spacing w:after="120" w:line="280" w:lineRule="atLeast"/>
              <w:rPr>
                <w:rFonts w:ascii="Times New Roman" w:eastAsia="바탕체" w:hAnsi="Times New Roman"/>
                <w:sz w:val="20"/>
                <w:szCs w:val="20"/>
              </w:rPr>
            </w:pPr>
          </w:p>
        </w:tc>
        <w:tc>
          <w:tcPr>
            <w:tcW w:w="1028" w:type="pct"/>
            <w:tcBorders>
              <w:top w:val="single" w:sz="12" w:space="0" w:color="000080"/>
              <w:bottom w:val="single" w:sz="12" w:space="0" w:color="000080"/>
            </w:tcBorders>
            <w:shd w:val="clear" w:color="auto" w:fill="auto"/>
          </w:tcPr>
          <w:p w14:paraId="76A9B40A" w14:textId="37630B69" w:rsidR="00893737" w:rsidRPr="00850E72" w:rsidRDefault="00F20D28" w:rsidP="0078199D">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0D1B9D">
              <w:rPr>
                <w:rFonts w:ascii="Times New Roman" w:eastAsia="바탕체" w:hAnsi="Times New Roman" w:hint="eastAsia"/>
                <w:sz w:val="20"/>
                <w:szCs w:val="20"/>
              </w:rPr>
              <w:t>본건</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거래종결</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이후</w:t>
            </w:r>
            <w:r w:rsidRPr="000D1B9D">
              <w:rPr>
                <w:rFonts w:ascii="Times New Roman" w:eastAsia="바탕체" w:hAnsi="Times New Roman" w:hint="eastAsia"/>
                <w:sz w:val="20"/>
                <w:szCs w:val="20"/>
              </w:rPr>
              <w:t xml:space="preserve"> </w:t>
            </w:r>
            <w:r w:rsidR="0078199D">
              <w:rPr>
                <w:rFonts w:ascii="Times New Roman" w:eastAsia="바탕체" w:hAnsi="Times New Roman" w:hint="eastAsia"/>
                <w:sz w:val="20"/>
                <w:szCs w:val="20"/>
                <w:lang w:eastAsia="ko-KR"/>
              </w:rPr>
              <w:t>매수인은</w:t>
            </w:r>
            <w:r w:rsidR="0078199D">
              <w:rPr>
                <w:rFonts w:ascii="Times New Roman" w:eastAsia="바탕체" w:hAnsi="Times New Roman" w:hint="eastAsia"/>
                <w:sz w:val="20"/>
                <w:szCs w:val="20"/>
                <w:lang w:eastAsia="ko-KR"/>
              </w:rPr>
              <w:t xml:space="preserve"> </w:t>
            </w:r>
            <w:r w:rsidRPr="000D1B9D">
              <w:rPr>
                <w:rFonts w:ascii="Times New Roman" w:eastAsia="바탕체" w:hAnsi="Times New Roman" w:hint="eastAsia"/>
                <w:sz w:val="20"/>
                <w:szCs w:val="20"/>
              </w:rPr>
              <w:t>본건</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건물에</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대해</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법률상</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요구되는</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보험에</w:t>
            </w:r>
            <w:r w:rsidRPr="000D1B9D">
              <w:rPr>
                <w:rFonts w:ascii="Times New Roman" w:eastAsia="바탕체" w:hAnsi="Times New Roman" w:hint="eastAsia"/>
                <w:sz w:val="20"/>
                <w:szCs w:val="20"/>
              </w:rPr>
              <w:t xml:space="preserve"> </w:t>
            </w:r>
            <w:r w:rsidRPr="000D1B9D">
              <w:rPr>
                <w:rFonts w:ascii="Times New Roman" w:eastAsia="바탕체" w:hAnsi="Times New Roman" w:hint="eastAsia"/>
                <w:sz w:val="20"/>
                <w:szCs w:val="20"/>
              </w:rPr>
              <w:t>가입하여야</w:t>
            </w:r>
            <w:r w:rsidRPr="000D1B9D">
              <w:rPr>
                <w:rFonts w:ascii="Times New Roman" w:eastAsia="바탕체" w:hAnsi="Times New Roman" w:hint="eastAsia"/>
                <w:sz w:val="20"/>
                <w:szCs w:val="20"/>
              </w:rPr>
              <w:t xml:space="preserve"> </w:t>
            </w:r>
            <w:r w:rsidR="0078199D">
              <w:rPr>
                <w:rFonts w:ascii="Times New Roman" w:eastAsia="바탕체" w:hAnsi="Times New Roman" w:hint="eastAsia"/>
                <w:sz w:val="20"/>
                <w:szCs w:val="20"/>
                <w:lang w:eastAsia="ko-KR"/>
              </w:rPr>
              <w:t>함</w:t>
            </w:r>
            <w:r w:rsidR="00893737">
              <w:rPr>
                <w:rFonts w:ascii="Times New Roman" w:eastAsia="바탕체" w:hAnsi="Times New Roman" w:hint="eastAsia"/>
                <w:sz w:val="20"/>
                <w:szCs w:val="20"/>
              </w:rPr>
              <w:t>.</w:t>
            </w:r>
          </w:p>
        </w:tc>
      </w:tr>
      <w:tr w:rsidR="00F20D28" w:rsidRPr="00850E72" w14:paraId="3DABF36B" w14:textId="77777777" w:rsidTr="00893737">
        <w:trPr>
          <w:trHeight w:val="535"/>
        </w:trPr>
        <w:tc>
          <w:tcPr>
            <w:tcW w:w="572" w:type="pct"/>
            <w:tcBorders>
              <w:top w:val="single" w:sz="12" w:space="0" w:color="000080"/>
              <w:bottom w:val="single" w:sz="12" w:space="0" w:color="000080"/>
            </w:tcBorders>
            <w:shd w:val="clear" w:color="auto" w:fill="auto"/>
          </w:tcPr>
          <w:p w14:paraId="583F30F9" w14:textId="48F3B708" w:rsidR="00F20D28" w:rsidRPr="00850E72" w:rsidRDefault="008E2079" w:rsidP="00D05420">
            <w:pPr>
              <w:pStyle w:val="38"/>
              <w:numPr>
                <w:ilvl w:val="0"/>
                <w:numId w:val="20"/>
              </w:numPr>
              <w:ind w:left="284" w:hanging="284"/>
              <w:jc w:val="left"/>
              <w:outlineLvl w:val="1"/>
              <w:rPr>
                <w:sz w:val="20"/>
              </w:rPr>
            </w:pPr>
            <w:bookmarkStart w:id="120" w:name="_Toc152170081"/>
            <w:r>
              <w:rPr>
                <w:rFonts w:hint="eastAsia"/>
                <w:sz w:val="20"/>
              </w:rPr>
              <w:t>소송</w:t>
            </w:r>
            <w:r>
              <w:rPr>
                <w:rFonts w:hint="eastAsia"/>
                <w:sz w:val="20"/>
              </w:rPr>
              <w:t xml:space="preserve"> </w:t>
            </w:r>
            <w:r>
              <w:rPr>
                <w:rFonts w:hint="eastAsia"/>
                <w:sz w:val="20"/>
              </w:rPr>
              <w:t>및</w:t>
            </w:r>
            <w:r>
              <w:rPr>
                <w:rFonts w:hint="eastAsia"/>
                <w:sz w:val="20"/>
              </w:rPr>
              <w:t xml:space="preserve"> </w:t>
            </w:r>
            <w:r w:rsidRPr="00850E72">
              <w:rPr>
                <w:sz w:val="20"/>
              </w:rPr>
              <w:t>분쟁</w:t>
            </w:r>
            <w:bookmarkEnd w:id="120"/>
          </w:p>
        </w:tc>
        <w:tc>
          <w:tcPr>
            <w:tcW w:w="25" w:type="pct"/>
            <w:shd w:val="clear" w:color="auto" w:fill="auto"/>
          </w:tcPr>
          <w:p w14:paraId="0B469FEB" w14:textId="77777777" w:rsidR="00F20D28" w:rsidRPr="00850E72" w:rsidRDefault="00F20D28" w:rsidP="00F20D28">
            <w:pPr>
              <w:wordWrap w:val="0"/>
              <w:snapToGrid w:val="0"/>
              <w:spacing w:after="120" w:line="280" w:lineRule="atLeast"/>
              <w:rPr>
                <w:rFonts w:ascii="Times New Roman" w:eastAsia="바탕체" w:hAnsi="Times New Roman"/>
              </w:rPr>
            </w:pPr>
          </w:p>
        </w:tc>
        <w:tc>
          <w:tcPr>
            <w:tcW w:w="3350" w:type="pct"/>
            <w:tcBorders>
              <w:top w:val="single" w:sz="12" w:space="0" w:color="000080"/>
              <w:bottom w:val="single" w:sz="12" w:space="0" w:color="000080"/>
            </w:tcBorders>
            <w:shd w:val="clear" w:color="auto" w:fill="auto"/>
          </w:tcPr>
          <w:p w14:paraId="00197BB5" w14:textId="688ED207" w:rsidR="00A57705" w:rsidRPr="009208CD" w:rsidRDefault="009208CD" w:rsidP="00512080">
            <w:pPr>
              <w:wordWrap w:val="0"/>
              <w:autoSpaceDE w:val="0"/>
              <w:autoSpaceDN w:val="0"/>
              <w:snapToGrid w:val="0"/>
              <w:spacing w:after="120" w:line="280" w:lineRule="atLeast"/>
              <w:jc w:val="both"/>
              <w:rPr>
                <w:rFonts w:ascii="Times New Roman" w:eastAsia="바탕체" w:hAnsi="Times New Roman"/>
                <w:b/>
                <w:sz w:val="20"/>
                <w:szCs w:val="20"/>
                <w:lang w:eastAsia="ko-KR"/>
              </w:rPr>
            </w:pPr>
            <w:proofErr w:type="spellStart"/>
            <w:r w:rsidRPr="00512080">
              <w:rPr>
                <w:rFonts w:ascii="Times New Roman" w:eastAsia="바탕체" w:hAnsi="Times New Roman" w:hint="eastAsia"/>
                <w:b/>
                <w:sz w:val="20"/>
                <w:szCs w:val="20"/>
                <w:u w:val="single"/>
                <w:lang w:eastAsia="ko-KR"/>
              </w:rPr>
              <w:t>김연민</w:t>
            </w:r>
            <w:proofErr w:type="spellEnd"/>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및</w:t>
            </w:r>
            <w:r w:rsidRPr="00512080">
              <w:rPr>
                <w:rFonts w:ascii="Times New Roman" w:eastAsia="바탕체" w:hAnsi="Times New Roman" w:hint="eastAsia"/>
                <w:b/>
                <w:sz w:val="20"/>
                <w:szCs w:val="20"/>
                <w:u w:val="single"/>
                <w:lang w:eastAsia="ko-KR"/>
              </w:rPr>
              <w:t xml:space="preserve"> </w:t>
            </w:r>
            <w:proofErr w:type="spellStart"/>
            <w:r w:rsidRPr="00512080">
              <w:rPr>
                <w:rFonts w:ascii="Times New Roman" w:eastAsia="바탕체" w:hAnsi="Times New Roman" w:hint="eastAsia"/>
                <w:b/>
                <w:sz w:val="20"/>
                <w:szCs w:val="20"/>
                <w:u w:val="single"/>
                <w:lang w:eastAsia="ko-KR"/>
              </w:rPr>
              <w:t>김형선</w:t>
            </w:r>
            <w:proofErr w:type="spellEnd"/>
            <w:r w:rsidRPr="00512080">
              <w:rPr>
                <w:rFonts w:ascii="Times New Roman" w:eastAsia="바탕체" w:hAnsi="Times New Roman" w:hint="eastAsia"/>
                <w:b/>
                <w:sz w:val="20"/>
                <w:szCs w:val="20"/>
                <w:u w:val="single"/>
                <w:lang w:eastAsia="ko-KR"/>
              </w:rPr>
              <w:t>(</w:t>
            </w:r>
            <w:proofErr w:type="spellStart"/>
            <w:r w:rsidRPr="00512080">
              <w:rPr>
                <w:rFonts w:ascii="Times New Roman" w:eastAsia="바탕체" w:hAnsi="Times New Roman" w:hint="eastAsia"/>
                <w:b/>
                <w:sz w:val="20"/>
                <w:szCs w:val="20"/>
                <w:u w:val="single"/>
                <w:lang w:eastAsia="ko-KR"/>
              </w:rPr>
              <w:t>에이원휘트니스</w:t>
            </w:r>
            <w:proofErr w:type="spellEnd"/>
            <w:r w:rsidRPr="00512080">
              <w:rPr>
                <w:rFonts w:ascii="Times New Roman" w:eastAsia="바탕체" w:hAnsi="Times New Roman" w:hint="eastAsia"/>
                <w:b/>
                <w:sz w:val="20"/>
                <w:szCs w:val="20"/>
                <w:u w:val="single"/>
                <w:lang w:eastAsia="ko-KR"/>
              </w:rPr>
              <w:t>)</w:t>
            </w:r>
            <w:r w:rsidRPr="00512080">
              <w:rPr>
                <w:rFonts w:ascii="Times New Roman" w:eastAsia="바탕체" w:hAnsi="Times New Roman" w:hint="eastAsia"/>
                <w:b/>
                <w:sz w:val="20"/>
                <w:szCs w:val="20"/>
                <w:u w:val="single"/>
                <w:lang w:eastAsia="ko-KR"/>
              </w:rPr>
              <w:t>의</w:t>
            </w:r>
            <w:r w:rsidRPr="00512080">
              <w:rPr>
                <w:rFonts w:ascii="Times New Roman" w:eastAsia="바탕체" w:hAnsi="Times New Roman" w:hint="eastAsia"/>
                <w:b/>
                <w:sz w:val="20"/>
                <w:szCs w:val="20"/>
                <w:u w:val="single"/>
                <w:lang w:eastAsia="ko-KR"/>
              </w:rPr>
              <w:t xml:space="preserve"> </w:t>
            </w:r>
            <w:r w:rsidR="00423505">
              <w:rPr>
                <w:rFonts w:ascii="Times New Roman" w:eastAsia="바탕체" w:hAnsi="Times New Roman" w:hint="eastAsia"/>
                <w:b/>
                <w:sz w:val="20"/>
                <w:szCs w:val="20"/>
                <w:u w:val="single"/>
                <w:lang w:eastAsia="ko-KR"/>
              </w:rPr>
              <w:t>차임</w:t>
            </w:r>
            <w:r w:rsidR="00423505">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연체</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및</w:t>
            </w:r>
            <w:r w:rsidRPr="00512080">
              <w:rPr>
                <w:rFonts w:ascii="Times New Roman" w:eastAsia="바탕체" w:hAnsi="Times New Roman" w:hint="eastAsia"/>
                <w:b/>
                <w:sz w:val="20"/>
                <w:szCs w:val="20"/>
                <w:u w:val="single"/>
                <w:lang w:eastAsia="ko-KR"/>
              </w:rPr>
              <w:t xml:space="preserve"> </w:t>
            </w:r>
            <w:r w:rsidRPr="00512080">
              <w:rPr>
                <w:rFonts w:ascii="Times New Roman" w:eastAsia="바탕체" w:hAnsi="Times New Roman" w:hint="eastAsia"/>
                <w:b/>
                <w:sz w:val="20"/>
                <w:szCs w:val="20"/>
                <w:u w:val="single"/>
                <w:lang w:eastAsia="ko-KR"/>
              </w:rPr>
              <w:t>소송</w:t>
            </w:r>
          </w:p>
          <w:p w14:paraId="04EA9164" w14:textId="6A3EEC9C" w:rsidR="00A02DCC" w:rsidRPr="00A02DCC" w:rsidRDefault="00A02DCC"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A02DCC">
              <w:rPr>
                <w:rFonts w:ascii="Times New Roman" w:eastAsia="바탕체" w:hAnsi="Times New Roman" w:hint="eastAsia"/>
                <w:sz w:val="20"/>
                <w:szCs w:val="20"/>
              </w:rPr>
              <w:t>매도인은</w:t>
            </w:r>
            <w:r w:rsidRPr="00A02DCC">
              <w:rPr>
                <w:rFonts w:ascii="Times New Roman" w:eastAsia="바탕체" w:hAnsi="Times New Roman" w:hint="eastAsia"/>
                <w:sz w:val="20"/>
                <w:szCs w:val="20"/>
              </w:rPr>
              <w:t xml:space="preserve"> B101</w:t>
            </w:r>
            <w:r w:rsidRPr="00A02DCC">
              <w:rPr>
                <w:rFonts w:ascii="Times New Roman" w:eastAsia="바탕체" w:hAnsi="Times New Roman" w:hint="eastAsia"/>
                <w:sz w:val="20"/>
                <w:szCs w:val="20"/>
              </w:rPr>
              <w:t>호</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및</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창고의</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임차인들인</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김연민</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및</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김형선</w:t>
            </w:r>
            <w:r w:rsidRPr="00A02DCC">
              <w:rPr>
                <w:rFonts w:ascii="Times New Roman" w:eastAsia="바탕체" w:hAnsi="Times New Roman" w:hint="eastAsia"/>
                <w:sz w:val="20"/>
                <w:szCs w:val="20"/>
              </w:rPr>
              <w:t>(</w:t>
            </w:r>
            <w:r w:rsidRPr="00A02DCC">
              <w:rPr>
                <w:rFonts w:ascii="Times New Roman" w:eastAsia="바탕체" w:hAnsi="Times New Roman" w:hint="eastAsia"/>
                <w:sz w:val="20"/>
                <w:szCs w:val="20"/>
              </w:rPr>
              <w:t>에이원휘트니스</w:t>
            </w:r>
            <w:r w:rsidRPr="00A02DCC">
              <w:rPr>
                <w:rFonts w:ascii="Times New Roman" w:eastAsia="바탕체" w:hAnsi="Times New Roman" w:hint="eastAsia"/>
                <w:sz w:val="20"/>
                <w:szCs w:val="20"/>
              </w:rPr>
              <w:t>)</w:t>
            </w:r>
            <w:r w:rsidRPr="00A02DCC">
              <w:rPr>
                <w:rFonts w:ascii="Times New Roman" w:eastAsia="바탕체" w:hAnsi="Times New Roman" w:hint="eastAsia"/>
                <w:sz w:val="20"/>
                <w:szCs w:val="20"/>
              </w:rPr>
              <w:t>에</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대하여</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3</w:t>
            </w:r>
            <w:r w:rsidRPr="00A02DCC">
              <w:rPr>
                <w:rFonts w:ascii="Times New Roman" w:eastAsia="바탕체" w:hAnsi="Times New Roman" w:hint="eastAsia"/>
                <w:sz w:val="20"/>
                <w:szCs w:val="20"/>
              </w:rPr>
              <w:t>기분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차임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연체를</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이유로</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임대차계약</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및</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창고사용계약의</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해지를</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통지하고</w:t>
            </w:r>
            <w:r w:rsidRPr="00A02DCC">
              <w:rPr>
                <w:rFonts w:ascii="Times New Roman" w:eastAsia="바탕체" w:hAnsi="Times New Roman" w:hint="eastAsia"/>
                <w:sz w:val="20"/>
                <w:szCs w:val="20"/>
              </w:rPr>
              <w:t>,</w:t>
            </w:r>
            <w:r w:rsidRPr="00A02DCC">
              <w:rPr>
                <w:rFonts w:ascii="Times New Roman" w:eastAsia="바탕체" w:hAnsi="Times New Roman"/>
                <w:sz w:val="20"/>
                <w:szCs w:val="20"/>
              </w:rPr>
              <w:t xml:space="preserve"> </w:t>
            </w:r>
            <w:r w:rsidRPr="00A02DCC">
              <w:rPr>
                <w:rFonts w:ascii="Times New Roman" w:eastAsia="바탕체" w:hAnsi="Times New Roman" w:hint="eastAsia"/>
                <w:sz w:val="20"/>
                <w:szCs w:val="20"/>
              </w:rPr>
              <w:t>이에</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따라</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임대차목적물의</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명도</w:t>
            </w:r>
            <w:r w:rsidRPr="00A02DCC">
              <w:rPr>
                <w:rFonts w:ascii="Times New Roman" w:eastAsia="바탕체" w:hAnsi="Times New Roman" w:hint="eastAsia"/>
                <w:sz w:val="20"/>
                <w:szCs w:val="20"/>
              </w:rPr>
              <w:t>,</w:t>
            </w:r>
            <w:r w:rsidRPr="00A02DCC">
              <w:rPr>
                <w:rFonts w:ascii="Times New Roman" w:eastAsia="바탕체" w:hAnsi="Times New Roman"/>
                <w:sz w:val="20"/>
                <w:szCs w:val="20"/>
              </w:rPr>
              <w:t xml:space="preserve"> </w:t>
            </w:r>
            <w:r w:rsidRPr="00A02DCC">
              <w:rPr>
                <w:rFonts w:ascii="Times New Roman" w:eastAsia="바탕체" w:hAnsi="Times New Roman" w:hint="eastAsia"/>
                <w:sz w:val="20"/>
                <w:szCs w:val="20"/>
              </w:rPr>
              <w:t>미납</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차임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등</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합계</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170,425,435</w:t>
            </w:r>
            <w:r w:rsidRPr="00A02DCC">
              <w:rPr>
                <w:rFonts w:ascii="Times New Roman" w:eastAsia="바탕체" w:hAnsi="Times New Roman" w:hint="eastAsia"/>
                <w:sz w:val="20"/>
                <w:szCs w:val="20"/>
              </w:rPr>
              <w:t>원</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임대차계약에</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따른</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위약벌</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합계</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180,483,600</w:t>
            </w:r>
            <w:r w:rsidRPr="00A02DCC">
              <w:rPr>
                <w:rFonts w:ascii="Times New Roman" w:eastAsia="바탕체" w:hAnsi="Times New Roman" w:hint="eastAsia"/>
                <w:sz w:val="20"/>
                <w:szCs w:val="20"/>
              </w:rPr>
              <w:t>원</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및</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목적물을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인도할</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때까지의</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부당이득금</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등을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청구하기</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위한</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소송을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제기하였는데</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해당</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소송은</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 xml:space="preserve">2023. 8. 30. </w:t>
            </w:r>
            <w:r w:rsidRPr="00A02DCC">
              <w:rPr>
                <w:rFonts w:ascii="Times New Roman" w:eastAsia="바탕체" w:hAnsi="Times New Roman" w:hint="eastAsia"/>
                <w:sz w:val="20"/>
                <w:szCs w:val="20"/>
              </w:rPr>
              <w:t>조정을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갈음하는</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결정</w:t>
            </w:r>
            <w:r w:rsidRPr="00A02DCC">
              <w:rPr>
                <w:rFonts w:ascii="Times New Roman" w:eastAsia="바탕체" w:hAnsi="Times New Roman" w:hint="eastAsia"/>
                <w:sz w:val="20"/>
                <w:szCs w:val="20"/>
              </w:rPr>
              <w:t>(</w:t>
            </w:r>
            <w:r w:rsidRPr="00A02DCC">
              <w:rPr>
                <w:rFonts w:ascii="Times New Roman" w:eastAsia="바탕체" w:hAnsi="Times New Roman" w:hint="eastAsia"/>
                <w:sz w:val="20"/>
                <w:szCs w:val="20"/>
              </w:rPr>
              <w:t>서울중앙지방법원</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2023</w:t>
            </w:r>
            <w:r w:rsidRPr="00A02DCC">
              <w:rPr>
                <w:rFonts w:ascii="Times New Roman" w:eastAsia="바탕체" w:hAnsi="Times New Roman" w:hint="eastAsia"/>
                <w:sz w:val="20"/>
                <w:szCs w:val="20"/>
              </w:rPr>
              <w:t>머</w:t>
            </w:r>
            <w:r w:rsidRPr="00A02DCC">
              <w:rPr>
                <w:rFonts w:ascii="Times New Roman" w:eastAsia="바탕체" w:hAnsi="Times New Roman" w:hint="eastAsia"/>
                <w:sz w:val="20"/>
                <w:szCs w:val="20"/>
              </w:rPr>
              <w:t>5</w:t>
            </w:r>
            <w:r w:rsidRPr="00A02DCC">
              <w:rPr>
                <w:rFonts w:ascii="Times New Roman" w:eastAsia="바탕체" w:hAnsi="Times New Roman"/>
                <w:sz w:val="20"/>
                <w:szCs w:val="20"/>
              </w:rPr>
              <w:t>71753</w:t>
            </w:r>
            <w:r w:rsidR="00572158">
              <w:rPr>
                <w:rFonts w:ascii="Times New Roman" w:eastAsia="바탕체" w:hAnsi="Times New Roman"/>
                <w:sz w:val="20"/>
                <w:szCs w:val="20"/>
              </w:rPr>
              <w:t xml:space="preserve">; </w:t>
            </w:r>
            <w:r w:rsidR="00572158">
              <w:rPr>
                <w:rFonts w:ascii="Times New Roman" w:eastAsia="바탕체" w:hAnsi="Times New Roman" w:hint="eastAsia"/>
                <w:sz w:val="20"/>
                <w:szCs w:val="20"/>
              </w:rPr>
              <w:t>확정</w:t>
            </w:r>
            <w:r w:rsidR="00572158">
              <w:rPr>
                <w:rFonts w:ascii="Times New Roman" w:eastAsia="바탕체" w:hAnsi="Times New Roman" w:hint="eastAsia"/>
                <w:sz w:val="20"/>
                <w:szCs w:val="20"/>
              </w:rPr>
              <w:t xml:space="preserve"> </w:t>
            </w:r>
            <w:r w:rsidR="00572158">
              <w:rPr>
                <w:rFonts w:ascii="Times New Roman" w:eastAsia="바탕체" w:hAnsi="Times New Roman" w:hint="eastAsia"/>
                <w:sz w:val="20"/>
                <w:szCs w:val="20"/>
              </w:rPr>
              <w:t>판결과</w:t>
            </w:r>
            <w:r w:rsidR="00572158">
              <w:rPr>
                <w:rFonts w:ascii="Times New Roman" w:eastAsia="바탕체" w:hAnsi="Times New Roman" w:hint="eastAsia"/>
                <w:sz w:val="20"/>
                <w:szCs w:val="20"/>
              </w:rPr>
              <w:t xml:space="preserve"> </w:t>
            </w:r>
            <w:r w:rsidR="00572158">
              <w:rPr>
                <w:rFonts w:ascii="Times New Roman" w:eastAsia="바탕체" w:hAnsi="Times New Roman" w:hint="eastAsia"/>
                <w:sz w:val="20"/>
                <w:szCs w:val="20"/>
              </w:rPr>
              <w:t>같은</w:t>
            </w:r>
            <w:r w:rsidR="00572158">
              <w:rPr>
                <w:rFonts w:ascii="Times New Roman" w:eastAsia="바탕체" w:hAnsi="Times New Roman" w:hint="eastAsia"/>
                <w:sz w:val="20"/>
                <w:szCs w:val="20"/>
              </w:rPr>
              <w:t xml:space="preserve"> </w:t>
            </w:r>
            <w:r w:rsidR="00572158">
              <w:rPr>
                <w:rFonts w:ascii="Times New Roman" w:eastAsia="바탕체" w:hAnsi="Times New Roman" w:hint="eastAsia"/>
                <w:sz w:val="20"/>
                <w:szCs w:val="20"/>
              </w:rPr>
              <w:t>효력을</w:t>
            </w:r>
            <w:r w:rsidR="00572158">
              <w:rPr>
                <w:rFonts w:ascii="Times New Roman" w:eastAsia="바탕체" w:hAnsi="Times New Roman" w:hint="eastAsia"/>
                <w:sz w:val="20"/>
                <w:szCs w:val="20"/>
              </w:rPr>
              <w:t xml:space="preserve"> </w:t>
            </w:r>
            <w:r w:rsidR="00572158">
              <w:rPr>
                <w:rFonts w:ascii="Times New Roman" w:eastAsia="바탕체" w:hAnsi="Times New Roman" w:hint="eastAsia"/>
                <w:sz w:val="20"/>
                <w:szCs w:val="20"/>
              </w:rPr>
              <w:t>가짐</w:t>
            </w:r>
            <w:r w:rsidRPr="00A02DCC">
              <w:rPr>
                <w:rFonts w:ascii="Times New Roman" w:eastAsia="바탕체" w:hAnsi="Times New Roman" w:hint="eastAsia"/>
                <w:sz w:val="20"/>
                <w:szCs w:val="20"/>
              </w:rPr>
              <w:t>)</w:t>
            </w:r>
            <w:r w:rsidRPr="00A02DCC">
              <w:rPr>
                <w:rFonts w:ascii="Times New Roman" w:eastAsia="바탕체" w:hAnsi="Times New Roman" w:hint="eastAsia"/>
                <w:sz w:val="20"/>
                <w:szCs w:val="20"/>
              </w:rPr>
              <w:t>으로</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종결되었음</w:t>
            </w:r>
            <w:r w:rsidRPr="00A02DCC">
              <w:rPr>
                <w:rFonts w:ascii="Times New Roman" w:eastAsia="바탕체" w:hAnsi="Times New Roman" w:hint="eastAsia"/>
                <w:sz w:val="20"/>
                <w:szCs w:val="20"/>
              </w:rPr>
              <w:t>.</w:t>
            </w:r>
            <w:r w:rsidRPr="00A02DCC">
              <w:rPr>
                <w:rFonts w:ascii="Times New Roman" w:eastAsia="바탕체" w:hAnsi="Times New Roman"/>
                <w:sz w:val="20"/>
                <w:szCs w:val="20"/>
              </w:rPr>
              <w:t xml:space="preserve"> </w:t>
            </w:r>
          </w:p>
          <w:p w14:paraId="35D86EA3" w14:textId="6CB89170" w:rsidR="00A02DCC" w:rsidRDefault="00A02DCC" w:rsidP="009743F8">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A02DCC">
              <w:rPr>
                <w:rFonts w:ascii="Times New Roman" w:eastAsia="바탕체" w:hAnsi="Times New Roman" w:hint="eastAsia"/>
                <w:sz w:val="20"/>
                <w:szCs w:val="20"/>
              </w:rPr>
              <w:lastRenderedPageBreak/>
              <w:t>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결정문에</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의하면</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김연민</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및</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김형선은</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2023. 8. 28.</w:t>
            </w:r>
            <w:r w:rsidRPr="00A02DCC">
              <w:rPr>
                <w:rFonts w:ascii="Times New Roman" w:eastAsia="바탕체" w:hAnsi="Times New Roman" w:hint="eastAsia"/>
                <w:sz w:val="20"/>
                <w:szCs w:val="20"/>
              </w:rPr>
              <w:t>까지</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연체한</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차임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관리비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창고사용료</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전기료</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수도료</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TV</w:t>
            </w:r>
            <w:r w:rsidRPr="00A02DCC">
              <w:rPr>
                <w:rFonts w:ascii="Times New Roman" w:eastAsia="바탕체" w:hAnsi="Times New Roman" w:hint="eastAsia"/>
                <w:sz w:val="20"/>
                <w:szCs w:val="20"/>
              </w:rPr>
              <w:t>수신료</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총</w:t>
            </w:r>
            <w:r w:rsidRPr="00A02DCC">
              <w:rPr>
                <w:rFonts w:ascii="Times New Roman" w:eastAsia="바탕체" w:hAnsi="Times New Roman" w:hint="eastAsia"/>
                <w:sz w:val="20"/>
                <w:szCs w:val="20"/>
              </w:rPr>
              <w:t xml:space="preserve"> 2</w:t>
            </w:r>
            <w:r w:rsidRPr="00A02DCC">
              <w:rPr>
                <w:rFonts w:ascii="Times New Roman" w:eastAsia="바탕체" w:hAnsi="Times New Roman"/>
                <w:sz w:val="20"/>
                <w:szCs w:val="20"/>
              </w:rPr>
              <w:t>76,116,326</w:t>
            </w:r>
            <w:r w:rsidRPr="00A02DCC">
              <w:rPr>
                <w:rFonts w:ascii="Times New Roman" w:eastAsia="바탕체" w:hAnsi="Times New Roman" w:hint="eastAsia"/>
                <w:sz w:val="20"/>
                <w:szCs w:val="20"/>
              </w:rPr>
              <w:t>원</w:t>
            </w:r>
            <w:r w:rsidRPr="00671B59">
              <w:rPr>
                <w:rStyle w:val="ae"/>
                <w:rFonts w:ascii="Times New Roman" w:eastAsia="바탕체" w:hAnsi="Times New Roman"/>
                <w:sz w:val="20"/>
                <w:szCs w:val="20"/>
              </w:rPr>
              <w:footnoteReference w:id="28"/>
            </w:r>
            <w:r w:rsidRPr="00A02DCC">
              <w:rPr>
                <w:rFonts w:ascii="Times New Roman" w:eastAsia="바탕체" w:hAnsi="Times New Roman" w:hint="eastAsia"/>
                <w:sz w:val="20"/>
                <w:szCs w:val="20"/>
              </w:rPr>
              <w:t>(</w:t>
            </w:r>
            <w:r w:rsidRPr="00A02DCC">
              <w:rPr>
                <w:rFonts w:ascii="Times New Roman" w:eastAsia="바탕체" w:hAnsi="Times New Roman" w:hint="eastAsia"/>
                <w:sz w:val="20"/>
                <w:szCs w:val="20"/>
              </w:rPr>
              <w:t>지연이자금</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포함</w:t>
            </w:r>
            <w:r w:rsidRPr="00A02DCC">
              <w:rPr>
                <w:rFonts w:ascii="Times New Roman" w:eastAsia="바탕체" w:hAnsi="Times New Roman" w:hint="eastAsia"/>
                <w:sz w:val="20"/>
                <w:szCs w:val="20"/>
              </w:rPr>
              <w:t>)</w:t>
            </w:r>
            <w:r w:rsidRPr="00A02DCC">
              <w:rPr>
                <w:rFonts w:ascii="Times New Roman" w:eastAsia="바탕체" w:hAnsi="Times New Roman" w:hint="eastAsia"/>
                <w:sz w:val="20"/>
                <w:szCs w:val="20"/>
              </w:rPr>
              <w:t>을</w:t>
            </w:r>
            <w:r w:rsidRPr="00A02DCC">
              <w:rPr>
                <w:rFonts w:ascii="Times New Roman" w:eastAsia="바탕체" w:hAnsi="Times New Roman"/>
                <w:sz w:val="20"/>
                <w:szCs w:val="20"/>
              </w:rPr>
              <w:t xml:space="preserve"> </w:t>
            </w:r>
            <w:r w:rsidRPr="00A02DCC">
              <w:rPr>
                <w:rFonts w:ascii="Times New Roman" w:eastAsia="바탕체" w:hAnsi="Times New Roman" w:hint="eastAsia"/>
                <w:sz w:val="20"/>
                <w:szCs w:val="20"/>
              </w:rPr>
              <w:t>임대차보증금에서</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공제하고</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임대차계약</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및</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창고사용계약의</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효력을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유지하되</w:t>
            </w:r>
            <w:r w:rsidRPr="00A02DCC">
              <w:rPr>
                <w:rFonts w:ascii="Times New Roman" w:eastAsia="바탕체" w:hAnsi="Times New Roman" w:hint="eastAsia"/>
                <w:sz w:val="20"/>
                <w:szCs w:val="20"/>
              </w:rPr>
              <w:t>,</w:t>
            </w:r>
            <w:r w:rsidRPr="00A02DCC">
              <w:rPr>
                <w:rFonts w:ascii="Times New Roman" w:eastAsia="바탕체" w:hAnsi="Times New Roman"/>
                <w:sz w:val="20"/>
                <w:szCs w:val="20"/>
              </w:rPr>
              <w:t xml:space="preserve"> </w:t>
            </w:r>
            <w:r w:rsidRPr="00A02DCC">
              <w:rPr>
                <w:rFonts w:ascii="Times New Roman" w:eastAsia="바탕체" w:hAnsi="Times New Roman" w:hint="eastAsia"/>
                <w:sz w:val="20"/>
                <w:szCs w:val="20"/>
              </w:rPr>
              <w:t>위</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임대차보증금</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부족분을</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2023. 10. 10.</w:t>
            </w:r>
            <w:r w:rsidRPr="00A02DCC">
              <w:rPr>
                <w:rFonts w:ascii="Times New Roman" w:eastAsia="바탕체" w:hAnsi="Times New Roman" w:hint="eastAsia"/>
                <w:sz w:val="20"/>
                <w:szCs w:val="20"/>
              </w:rPr>
              <w:t>부터</w:t>
            </w:r>
            <w:r w:rsidRPr="00A02DCC">
              <w:rPr>
                <w:rFonts w:ascii="Times New Roman" w:eastAsia="바탕체" w:hAnsi="Times New Roman" w:hint="eastAsia"/>
                <w:sz w:val="20"/>
                <w:szCs w:val="20"/>
              </w:rPr>
              <w:t xml:space="preserve"> </w:t>
            </w:r>
            <w:r w:rsidRPr="00A02DCC">
              <w:rPr>
                <w:rFonts w:ascii="Times New Roman" w:eastAsia="바탕체" w:hAnsi="Times New Roman"/>
                <w:sz w:val="20"/>
                <w:szCs w:val="20"/>
              </w:rPr>
              <w:t>2024. 8. 10.</w:t>
            </w:r>
            <w:r w:rsidRPr="00A02DCC">
              <w:rPr>
                <w:rFonts w:ascii="Times New Roman" w:eastAsia="바탕체" w:hAnsi="Times New Roman" w:hint="eastAsia"/>
                <w:sz w:val="20"/>
                <w:szCs w:val="20"/>
              </w:rPr>
              <w:t>까지</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매월</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분할하여</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납부하여야</w:t>
            </w:r>
            <w:r w:rsidRPr="00A02DCC">
              <w:rPr>
                <w:rFonts w:ascii="Times New Roman" w:eastAsia="바탕체" w:hAnsi="Times New Roman" w:hint="eastAsia"/>
                <w:sz w:val="20"/>
                <w:szCs w:val="20"/>
              </w:rPr>
              <w:t xml:space="preserve"> </w:t>
            </w:r>
            <w:r w:rsidRPr="00A02DCC">
              <w:rPr>
                <w:rFonts w:ascii="Times New Roman" w:eastAsia="바탕체" w:hAnsi="Times New Roman" w:hint="eastAsia"/>
                <w:sz w:val="20"/>
                <w:szCs w:val="20"/>
              </w:rPr>
              <w:t>함</w:t>
            </w:r>
            <w:r w:rsidR="009208CD">
              <w:rPr>
                <w:rFonts w:ascii="Times New Roman" w:eastAsia="바탕체" w:hAnsi="Times New Roman" w:hint="eastAsia"/>
                <w:sz w:val="20"/>
                <w:szCs w:val="20"/>
              </w:rPr>
              <w:t>.</w:t>
            </w:r>
            <w:r w:rsidRPr="00671B59">
              <w:rPr>
                <w:rStyle w:val="ae"/>
                <w:rFonts w:ascii="Times New Roman" w:eastAsia="바탕체" w:hAnsi="Times New Roman"/>
                <w:sz w:val="20"/>
                <w:szCs w:val="20"/>
              </w:rPr>
              <w:footnoteReference w:id="29"/>
            </w:r>
          </w:p>
          <w:p w14:paraId="2BCD22DA" w14:textId="52FA95E8" w:rsidR="00A02DCC" w:rsidRDefault="00A02DCC" w:rsidP="006909E1">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rPr>
              <w:t>그러나</w:t>
            </w:r>
            <w:r>
              <w:rPr>
                <w:rFonts w:ascii="Times New Roman" w:eastAsia="바탕체" w:hAnsi="Times New Roman" w:hint="eastAsia"/>
                <w:sz w:val="20"/>
                <w:szCs w:val="20"/>
              </w:rPr>
              <w:t xml:space="preserve"> </w:t>
            </w:r>
            <w:r>
              <w:rPr>
                <w:rFonts w:ascii="Times New Roman" w:eastAsia="바탕체" w:hAnsi="Times New Roman" w:hint="eastAsia"/>
                <w:sz w:val="20"/>
                <w:szCs w:val="20"/>
              </w:rPr>
              <w:t>제공된</w:t>
            </w:r>
            <w:r>
              <w:rPr>
                <w:rFonts w:ascii="Times New Roman" w:eastAsia="바탕체" w:hAnsi="Times New Roman" w:hint="eastAsia"/>
                <w:sz w:val="20"/>
                <w:szCs w:val="20"/>
              </w:rPr>
              <w:t xml:space="preserve"> </w:t>
            </w:r>
            <w:r>
              <w:rPr>
                <w:rFonts w:ascii="Times New Roman" w:eastAsia="바탕체" w:hAnsi="Times New Roman" w:hint="eastAsia"/>
                <w:sz w:val="20"/>
                <w:szCs w:val="20"/>
              </w:rPr>
              <w:t>자료에</w:t>
            </w:r>
            <w:r>
              <w:rPr>
                <w:rFonts w:ascii="Times New Roman" w:eastAsia="바탕체" w:hAnsi="Times New Roman" w:hint="eastAsia"/>
                <w:sz w:val="20"/>
                <w:szCs w:val="20"/>
              </w:rPr>
              <w:t xml:space="preserve"> </w:t>
            </w:r>
            <w:r>
              <w:rPr>
                <w:rFonts w:ascii="Times New Roman" w:eastAsia="바탕체" w:hAnsi="Times New Roman" w:hint="eastAsia"/>
                <w:sz w:val="20"/>
                <w:szCs w:val="20"/>
              </w:rPr>
              <w:t>의하면</w:t>
            </w:r>
            <w:r>
              <w:rPr>
                <w:rFonts w:ascii="Times New Roman" w:eastAsia="바탕체" w:hAnsi="Times New Roman" w:hint="eastAsia"/>
                <w:sz w:val="20"/>
                <w:szCs w:val="20"/>
              </w:rPr>
              <w:t xml:space="preserve"> </w:t>
            </w:r>
            <w:r>
              <w:rPr>
                <w:rFonts w:ascii="Times New Roman" w:eastAsia="바탕체" w:hAnsi="Times New Roman" w:hint="eastAsia"/>
                <w:sz w:val="20"/>
                <w:szCs w:val="20"/>
              </w:rPr>
              <w:t>김연민</w:t>
            </w:r>
            <w:r>
              <w:rPr>
                <w:rFonts w:ascii="Times New Roman" w:eastAsia="바탕체" w:hAnsi="Times New Roman" w:hint="eastAsia"/>
                <w:sz w:val="20"/>
                <w:szCs w:val="20"/>
              </w:rPr>
              <w:t xml:space="preserve"> </w:t>
            </w:r>
            <w:r>
              <w:rPr>
                <w:rFonts w:ascii="Times New Roman" w:eastAsia="바탕체" w:hAnsi="Times New Roman" w:hint="eastAsia"/>
                <w:sz w:val="20"/>
                <w:szCs w:val="20"/>
              </w:rPr>
              <w:t>및</w:t>
            </w:r>
            <w:r>
              <w:rPr>
                <w:rFonts w:ascii="Times New Roman" w:eastAsia="바탕체" w:hAnsi="Times New Roman" w:hint="eastAsia"/>
                <w:sz w:val="20"/>
                <w:szCs w:val="20"/>
              </w:rPr>
              <w:t xml:space="preserve"> </w:t>
            </w:r>
            <w:r>
              <w:rPr>
                <w:rFonts w:ascii="Times New Roman" w:eastAsia="바탕체" w:hAnsi="Times New Roman" w:hint="eastAsia"/>
                <w:sz w:val="20"/>
                <w:szCs w:val="20"/>
              </w:rPr>
              <w:t>김형선은</w:t>
            </w:r>
            <w:r>
              <w:rPr>
                <w:rFonts w:ascii="Times New Roman" w:eastAsia="바탕체" w:hAnsi="Times New Roman" w:hint="eastAsia"/>
                <w:sz w:val="20"/>
                <w:szCs w:val="20"/>
              </w:rPr>
              <w:t xml:space="preserve"> </w:t>
            </w:r>
            <w:r w:rsidR="00A57705">
              <w:rPr>
                <w:rFonts w:ascii="Times New Roman" w:eastAsia="바탕체" w:hAnsi="Times New Roman"/>
                <w:sz w:val="20"/>
                <w:szCs w:val="20"/>
              </w:rPr>
              <w:t xml:space="preserve">2023. 11. 20. </w:t>
            </w:r>
            <w:r w:rsidR="00A57705">
              <w:rPr>
                <w:rFonts w:ascii="Times New Roman" w:eastAsia="바탕체" w:hAnsi="Times New Roman" w:hint="eastAsia"/>
                <w:sz w:val="20"/>
                <w:szCs w:val="20"/>
              </w:rPr>
              <w:t>기준</w:t>
            </w:r>
            <w:r w:rsidR="00A57705">
              <w:rPr>
                <w:rFonts w:ascii="Times New Roman" w:eastAsia="바탕체" w:hAnsi="Times New Roman" w:hint="eastAsia"/>
                <w:sz w:val="20"/>
                <w:szCs w:val="20"/>
              </w:rPr>
              <w:t xml:space="preserve"> (</w:t>
            </w:r>
            <w:proofErr w:type="spellStart"/>
            <w:r w:rsidR="00A57705">
              <w:rPr>
                <w:rFonts w:ascii="Times New Roman" w:eastAsia="바탕체" w:hAnsi="Times New Roman"/>
                <w:sz w:val="20"/>
                <w:szCs w:val="20"/>
              </w:rPr>
              <w:t>i</w:t>
            </w:r>
            <w:proofErr w:type="spellEnd"/>
            <w:r w:rsidR="00A57705">
              <w:rPr>
                <w:rFonts w:ascii="Times New Roman" w:eastAsia="바탕체" w:hAnsi="Times New Roman"/>
                <w:sz w:val="20"/>
                <w:szCs w:val="20"/>
              </w:rPr>
              <w:t>) 2023</w:t>
            </w:r>
            <w:r w:rsidR="00A57705">
              <w:rPr>
                <w:rFonts w:ascii="Times New Roman" w:eastAsia="바탕체" w:hAnsi="Times New Roman" w:hint="eastAsia"/>
                <w:sz w:val="20"/>
                <w:szCs w:val="20"/>
              </w:rPr>
              <w:t>년</w:t>
            </w:r>
            <w:r w:rsidR="00A57705">
              <w:rPr>
                <w:rFonts w:ascii="Times New Roman" w:eastAsia="바탕체" w:hAnsi="Times New Roman" w:hint="eastAsia"/>
                <w:sz w:val="20"/>
                <w:szCs w:val="20"/>
              </w:rPr>
              <w:t xml:space="preserve"> 9</w:t>
            </w:r>
            <w:r w:rsidR="00A57705">
              <w:rPr>
                <w:rFonts w:ascii="Times New Roman" w:eastAsia="바탕체" w:hAnsi="Times New Roman" w:hint="eastAsia"/>
                <w:sz w:val="20"/>
                <w:szCs w:val="20"/>
              </w:rPr>
              <w:t>월</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전기료</w:t>
            </w:r>
            <w:r w:rsidR="00A57705">
              <w:rPr>
                <w:rFonts w:ascii="Times New Roman" w:eastAsia="바탕체" w:hAnsi="Times New Roman" w:hint="eastAsia"/>
                <w:sz w:val="20"/>
                <w:szCs w:val="20"/>
              </w:rPr>
              <w:t xml:space="preserve">, </w:t>
            </w:r>
            <w:r w:rsidR="00A57705">
              <w:rPr>
                <w:rFonts w:ascii="Times New Roman" w:eastAsia="바탕체" w:hAnsi="Times New Roman"/>
                <w:sz w:val="20"/>
                <w:szCs w:val="20"/>
              </w:rPr>
              <w:t>TV</w:t>
            </w:r>
            <w:r w:rsidR="00A57705">
              <w:rPr>
                <w:rFonts w:ascii="Times New Roman" w:eastAsia="바탕체" w:hAnsi="Times New Roman" w:hint="eastAsia"/>
                <w:sz w:val="20"/>
                <w:szCs w:val="20"/>
              </w:rPr>
              <w:t>수신료</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및</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수도료</w:t>
            </w:r>
            <w:r w:rsidR="00A57705">
              <w:rPr>
                <w:rFonts w:ascii="Times New Roman" w:eastAsia="바탕체" w:hAnsi="Times New Roman" w:hint="eastAsia"/>
                <w:sz w:val="20"/>
                <w:szCs w:val="20"/>
              </w:rPr>
              <w:t>,</w:t>
            </w:r>
            <w:r w:rsidR="00A57705">
              <w:rPr>
                <w:rFonts w:ascii="Times New Roman" w:eastAsia="바탕체" w:hAnsi="Times New Roman"/>
                <w:sz w:val="20"/>
                <w:szCs w:val="20"/>
              </w:rPr>
              <w:t xml:space="preserve"> (ii) 2023</w:t>
            </w:r>
            <w:r w:rsidR="00A57705">
              <w:rPr>
                <w:rFonts w:ascii="Times New Roman" w:eastAsia="바탕체" w:hAnsi="Times New Roman" w:hint="eastAsia"/>
                <w:sz w:val="20"/>
                <w:szCs w:val="20"/>
              </w:rPr>
              <w:t>년</w:t>
            </w:r>
            <w:r w:rsidR="00A57705">
              <w:rPr>
                <w:rFonts w:ascii="Times New Roman" w:eastAsia="바탕체" w:hAnsi="Times New Roman" w:hint="eastAsia"/>
                <w:sz w:val="20"/>
                <w:szCs w:val="20"/>
              </w:rPr>
              <w:t xml:space="preserve"> </w:t>
            </w:r>
            <w:r w:rsidR="00A57705">
              <w:rPr>
                <w:rFonts w:ascii="Times New Roman" w:eastAsia="바탕체" w:hAnsi="Times New Roman"/>
                <w:sz w:val="20"/>
                <w:szCs w:val="20"/>
              </w:rPr>
              <w:t>11</w:t>
            </w:r>
            <w:r w:rsidR="00A57705">
              <w:rPr>
                <w:rFonts w:ascii="Times New Roman" w:eastAsia="바탕체" w:hAnsi="Times New Roman" w:hint="eastAsia"/>
                <w:sz w:val="20"/>
                <w:szCs w:val="20"/>
              </w:rPr>
              <w:t>월</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임대료</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및</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관리비</w:t>
            </w:r>
            <w:r w:rsidR="00A57705">
              <w:rPr>
                <w:rFonts w:ascii="Times New Roman" w:eastAsia="바탕체" w:hAnsi="Times New Roman" w:hint="eastAsia"/>
                <w:sz w:val="20"/>
                <w:szCs w:val="20"/>
              </w:rPr>
              <w:t>,</w:t>
            </w:r>
            <w:r w:rsidR="00A57705">
              <w:rPr>
                <w:rFonts w:ascii="Times New Roman" w:eastAsia="바탕체" w:hAnsi="Times New Roman"/>
                <w:sz w:val="20"/>
                <w:szCs w:val="20"/>
              </w:rPr>
              <w:t xml:space="preserve"> (iii) 2023</w:t>
            </w:r>
            <w:r w:rsidR="00A57705">
              <w:rPr>
                <w:rFonts w:ascii="Times New Roman" w:eastAsia="바탕체" w:hAnsi="Times New Roman" w:hint="eastAsia"/>
                <w:sz w:val="20"/>
                <w:szCs w:val="20"/>
              </w:rPr>
              <w:t>년</w:t>
            </w:r>
            <w:r w:rsidR="00A57705">
              <w:rPr>
                <w:rFonts w:ascii="Times New Roman" w:eastAsia="바탕체" w:hAnsi="Times New Roman" w:hint="eastAsia"/>
                <w:sz w:val="20"/>
                <w:szCs w:val="20"/>
              </w:rPr>
              <w:t xml:space="preserve"> 11</w:t>
            </w:r>
            <w:r w:rsidR="00A57705">
              <w:rPr>
                <w:rFonts w:ascii="Times New Roman" w:eastAsia="바탕체" w:hAnsi="Times New Roman" w:hint="eastAsia"/>
                <w:sz w:val="20"/>
                <w:szCs w:val="20"/>
              </w:rPr>
              <w:t>월</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창고사용료</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총</w:t>
            </w:r>
            <w:r w:rsidR="00A57705">
              <w:rPr>
                <w:rFonts w:ascii="Times New Roman" w:eastAsia="바탕체" w:hAnsi="Times New Roman" w:hint="eastAsia"/>
                <w:sz w:val="20"/>
                <w:szCs w:val="20"/>
              </w:rPr>
              <w:t xml:space="preserve"> </w:t>
            </w:r>
            <w:r w:rsidR="006909E1" w:rsidRPr="006909E1">
              <w:rPr>
                <w:rFonts w:ascii="Times New Roman" w:eastAsia="바탕체" w:hAnsi="Times New Roman"/>
                <w:sz w:val="20"/>
                <w:szCs w:val="20"/>
              </w:rPr>
              <w:t xml:space="preserve">32,733,300 </w:t>
            </w:r>
            <w:r w:rsidR="00A57705">
              <w:rPr>
                <w:rFonts w:ascii="Times New Roman" w:eastAsia="바탕체" w:hAnsi="Times New Roman" w:hint="eastAsia"/>
                <w:sz w:val="20"/>
                <w:szCs w:val="20"/>
              </w:rPr>
              <w:t>원</w:t>
            </w:r>
            <w:r w:rsidR="006909E1">
              <w:rPr>
                <w:rFonts w:ascii="Times New Roman" w:eastAsia="바탕체" w:hAnsi="Times New Roman" w:hint="eastAsia"/>
                <w:sz w:val="20"/>
                <w:szCs w:val="20"/>
                <w:lang w:eastAsia="ko-KR"/>
              </w:rPr>
              <w:t>(</w:t>
            </w:r>
            <w:r w:rsidR="006909E1">
              <w:rPr>
                <w:rFonts w:ascii="Times New Roman" w:eastAsia="바탕체" w:hAnsi="Times New Roman" w:hint="eastAsia"/>
                <w:sz w:val="20"/>
                <w:szCs w:val="20"/>
                <w:lang w:eastAsia="ko-KR"/>
              </w:rPr>
              <w:t>부가가치세</w:t>
            </w:r>
            <w:r w:rsidR="006909E1">
              <w:rPr>
                <w:rFonts w:ascii="Times New Roman" w:eastAsia="바탕체" w:hAnsi="Times New Roman" w:hint="eastAsia"/>
                <w:sz w:val="20"/>
                <w:szCs w:val="20"/>
                <w:lang w:eastAsia="ko-KR"/>
              </w:rPr>
              <w:t xml:space="preserve"> </w:t>
            </w:r>
            <w:r w:rsidR="006909E1">
              <w:rPr>
                <w:rFonts w:ascii="Times New Roman" w:eastAsia="바탕체" w:hAnsi="Times New Roman" w:hint="eastAsia"/>
                <w:sz w:val="20"/>
                <w:szCs w:val="20"/>
                <w:lang w:eastAsia="ko-KR"/>
              </w:rPr>
              <w:t>포함</w:t>
            </w:r>
            <w:r w:rsidR="006909E1">
              <w:rPr>
                <w:rFonts w:ascii="Times New Roman" w:eastAsia="바탕체" w:hAnsi="Times New Roman" w:hint="eastAsia"/>
                <w:sz w:val="20"/>
                <w:szCs w:val="20"/>
                <w:lang w:eastAsia="ko-KR"/>
              </w:rPr>
              <w:t>)</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중</w:t>
            </w:r>
            <w:r w:rsidR="00A57705">
              <w:rPr>
                <w:rFonts w:ascii="Times New Roman" w:eastAsia="바탕체" w:hAnsi="Times New Roman" w:hint="eastAsia"/>
                <w:sz w:val="20"/>
                <w:szCs w:val="20"/>
              </w:rPr>
              <w:t xml:space="preserve"> </w:t>
            </w:r>
            <w:r w:rsidR="00A57705">
              <w:rPr>
                <w:rFonts w:ascii="Times New Roman" w:eastAsia="바탕체" w:hAnsi="Times New Roman"/>
                <w:sz w:val="20"/>
                <w:szCs w:val="20"/>
              </w:rPr>
              <w:t>27,898,744</w:t>
            </w:r>
            <w:r w:rsidR="00A57705">
              <w:rPr>
                <w:rFonts w:ascii="Times New Roman" w:eastAsia="바탕체" w:hAnsi="Times New Roman" w:hint="eastAsia"/>
                <w:sz w:val="20"/>
                <w:szCs w:val="20"/>
              </w:rPr>
              <w:t>원을</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지급하지</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않았고</w:t>
            </w:r>
            <w:r w:rsidR="00A57705">
              <w:rPr>
                <w:rFonts w:ascii="Times New Roman" w:eastAsia="바탕체" w:hAnsi="Times New Roman" w:hint="eastAsia"/>
                <w:sz w:val="20"/>
                <w:szCs w:val="20"/>
              </w:rPr>
              <w:t>,</w:t>
            </w:r>
            <w:r w:rsidR="00A57705">
              <w:rPr>
                <w:rFonts w:ascii="Times New Roman" w:eastAsia="바탕체" w:hAnsi="Times New Roman"/>
                <w:sz w:val="20"/>
                <w:szCs w:val="20"/>
              </w:rPr>
              <w:t xml:space="preserve"> (iv) 2023. 10. 10. </w:t>
            </w:r>
            <w:r w:rsidR="00A57705">
              <w:rPr>
                <w:rFonts w:ascii="Times New Roman" w:eastAsia="바탕체" w:hAnsi="Times New Roman" w:hint="eastAsia"/>
                <w:sz w:val="20"/>
                <w:szCs w:val="20"/>
              </w:rPr>
              <w:t>및</w:t>
            </w:r>
            <w:r w:rsidR="00A57705">
              <w:rPr>
                <w:rFonts w:ascii="Times New Roman" w:eastAsia="바탕체" w:hAnsi="Times New Roman" w:hint="eastAsia"/>
                <w:sz w:val="20"/>
                <w:szCs w:val="20"/>
              </w:rPr>
              <w:t xml:space="preserve"> </w:t>
            </w:r>
            <w:r w:rsidR="00A57705">
              <w:rPr>
                <w:rFonts w:ascii="Times New Roman" w:eastAsia="바탕체" w:hAnsi="Times New Roman"/>
                <w:sz w:val="20"/>
                <w:szCs w:val="20"/>
              </w:rPr>
              <w:t xml:space="preserve">2023. 11. 10. </w:t>
            </w:r>
            <w:r w:rsidR="00A57705">
              <w:rPr>
                <w:rFonts w:ascii="Times New Roman" w:eastAsia="바탕체" w:hAnsi="Times New Roman" w:hint="eastAsia"/>
                <w:sz w:val="20"/>
                <w:szCs w:val="20"/>
              </w:rPr>
              <w:t>위</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결정문에</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따라</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지급해야</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하는</w:t>
            </w:r>
            <w:r w:rsidR="00A57705">
              <w:rPr>
                <w:rFonts w:ascii="Times New Roman" w:eastAsia="바탕체" w:hAnsi="Times New Roman" w:hint="eastAsia"/>
                <w:sz w:val="20"/>
                <w:szCs w:val="20"/>
              </w:rPr>
              <w:t xml:space="preserve"> </w:t>
            </w:r>
            <w:r w:rsidR="006909E1">
              <w:rPr>
                <w:rFonts w:ascii="Times New Roman" w:eastAsia="바탕체" w:hAnsi="Times New Roman" w:hint="eastAsia"/>
                <w:sz w:val="20"/>
                <w:szCs w:val="20"/>
                <w:lang w:eastAsia="ko-KR"/>
              </w:rPr>
              <w:t>보증금</w:t>
            </w:r>
            <w:r w:rsidR="006909E1">
              <w:rPr>
                <w:rFonts w:ascii="Times New Roman" w:eastAsia="바탕체" w:hAnsi="Times New Roman" w:hint="eastAsia"/>
                <w:sz w:val="20"/>
                <w:szCs w:val="20"/>
                <w:lang w:eastAsia="ko-KR"/>
              </w:rPr>
              <w:t xml:space="preserve"> </w:t>
            </w:r>
            <w:r w:rsidR="006909E1">
              <w:rPr>
                <w:rFonts w:ascii="Times New Roman" w:eastAsia="바탕체" w:hAnsi="Times New Roman" w:hint="eastAsia"/>
                <w:sz w:val="20"/>
                <w:szCs w:val="20"/>
                <w:lang w:eastAsia="ko-KR"/>
              </w:rPr>
              <w:t>부족분</w:t>
            </w:r>
            <w:r w:rsidR="006909E1">
              <w:rPr>
                <w:rFonts w:ascii="Times New Roman" w:eastAsia="바탕체" w:hAnsi="Times New Roman" w:hint="eastAsia"/>
                <w:sz w:val="20"/>
                <w:szCs w:val="20"/>
                <w:lang w:eastAsia="ko-KR"/>
              </w:rPr>
              <w:t xml:space="preserve"> </w:t>
            </w:r>
            <w:r w:rsidR="00A57705">
              <w:rPr>
                <w:rFonts w:ascii="Times New Roman" w:eastAsia="바탕체" w:hAnsi="Times New Roman" w:hint="eastAsia"/>
                <w:sz w:val="20"/>
                <w:szCs w:val="20"/>
              </w:rPr>
              <w:t>각</w:t>
            </w:r>
            <w:r w:rsidR="00A57705">
              <w:rPr>
                <w:rFonts w:ascii="Times New Roman" w:eastAsia="바탕체" w:hAnsi="Times New Roman" w:hint="eastAsia"/>
                <w:sz w:val="20"/>
                <w:szCs w:val="20"/>
              </w:rPr>
              <w:t xml:space="preserve"> </w:t>
            </w:r>
            <w:r w:rsidR="00A57705">
              <w:rPr>
                <w:rFonts w:ascii="Times New Roman" w:eastAsia="바탕체" w:hAnsi="Times New Roman"/>
                <w:sz w:val="20"/>
                <w:szCs w:val="20"/>
              </w:rPr>
              <w:t>20,000,000</w:t>
            </w:r>
            <w:r w:rsidR="00A57705">
              <w:rPr>
                <w:rFonts w:ascii="Times New Roman" w:eastAsia="바탕체" w:hAnsi="Times New Roman" w:hint="eastAsia"/>
                <w:sz w:val="20"/>
                <w:szCs w:val="20"/>
              </w:rPr>
              <w:t>원</w:t>
            </w:r>
            <w:r w:rsidR="006909E1">
              <w:rPr>
                <w:rFonts w:ascii="Times New Roman" w:eastAsia="바탕체" w:hAnsi="Times New Roman" w:hint="eastAsia"/>
                <w:sz w:val="20"/>
                <w:szCs w:val="20"/>
                <w:lang w:eastAsia="ko-KR"/>
              </w:rPr>
              <w:t>씩</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총</w:t>
            </w:r>
            <w:r w:rsidR="00A57705">
              <w:rPr>
                <w:rFonts w:ascii="Times New Roman" w:eastAsia="바탕체" w:hAnsi="Times New Roman" w:hint="eastAsia"/>
                <w:sz w:val="20"/>
                <w:szCs w:val="20"/>
              </w:rPr>
              <w:t xml:space="preserve"> 40,000,000</w:t>
            </w:r>
            <w:r w:rsidR="00A57705">
              <w:rPr>
                <w:rFonts w:ascii="Times New Roman" w:eastAsia="바탕체" w:hAnsi="Times New Roman" w:hint="eastAsia"/>
                <w:sz w:val="20"/>
                <w:szCs w:val="20"/>
              </w:rPr>
              <w:t>원을</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지급하지</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아니하였는바</w:t>
            </w:r>
            <w:r w:rsidR="00A57705">
              <w:rPr>
                <w:rFonts w:ascii="Times New Roman" w:eastAsia="바탕체" w:hAnsi="Times New Roman" w:hint="eastAsia"/>
                <w:sz w:val="20"/>
                <w:szCs w:val="20"/>
              </w:rPr>
              <w:t xml:space="preserve">, </w:t>
            </w:r>
            <w:r w:rsidR="006909E1">
              <w:rPr>
                <w:rFonts w:ascii="Times New Roman" w:eastAsia="바탕체" w:hAnsi="Times New Roman" w:hint="eastAsia"/>
                <w:sz w:val="20"/>
                <w:szCs w:val="20"/>
                <w:lang w:eastAsia="ko-KR"/>
              </w:rPr>
              <w:t>미납</w:t>
            </w:r>
            <w:r w:rsidR="006909E1">
              <w:rPr>
                <w:rFonts w:ascii="Times New Roman" w:eastAsia="바탕체" w:hAnsi="Times New Roman" w:hint="eastAsia"/>
                <w:sz w:val="20"/>
                <w:szCs w:val="20"/>
                <w:lang w:eastAsia="ko-KR"/>
              </w:rPr>
              <w:t xml:space="preserve"> </w:t>
            </w:r>
            <w:r w:rsidR="006909E1">
              <w:rPr>
                <w:rFonts w:ascii="Times New Roman" w:eastAsia="바탕체" w:hAnsi="Times New Roman" w:hint="eastAsia"/>
                <w:sz w:val="20"/>
                <w:szCs w:val="20"/>
                <w:lang w:eastAsia="ko-KR"/>
              </w:rPr>
              <w:t>연체료를</w:t>
            </w:r>
            <w:r w:rsidR="006909E1">
              <w:rPr>
                <w:rFonts w:ascii="Times New Roman" w:eastAsia="바탕체" w:hAnsi="Times New Roman" w:hint="eastAsia"/>
                <w:sz w:val="20"/>
                <w:szCs w:val="20"/>
                <w:lang w:eastAsia="ko-KR"/>
              </w:rPr>
              <w:t xml:space="preserve"> </w:t>
            </w:r>
            <w:r w:rsidR="006909E1">
              <w:rPr>
                <w:rFonts w:ascii="Times New Roman" w:eastAsia="바탕체" w:hAnsi="Times New Roman" w:hint="eastAsia"/>
                <w:sz w:val="20"/>
                <w:szCs w:val="20"/>
                <w:lang w:eastAsia="ko-KR"/>
              </w:rPr>
              <w:t>포함하여</w:t>
            </w:r>
            <w:r w:rsidR="006909E1">
              <w:rPr>
                <w:rFonts w:ascii="Times New Roman" w:eastAsia="바탕체" w:hAnsi="Times New Roman" w:hint="eastAsia"/>
                <w:sz w:val="20"/>
                <w:szCs w:val="20"/>
                <w:lang w:eastAsia="ko-KR"/>
              </w:rPr>
              <w:t xml:space="preserve"> </w:t>
            </w:r>
            <w:r w:rsidR="00A57705">
              <w:rPr>
                <w:rFonts w:ascii="Times New Roman" w:eastAsia="바탕체" w:hAnsi="Times New Roman" w:hint="eastAsia"/>
                <w:sz w:val="20"/>
                <w:szCs w:val="20"/>
              </w:rPr>
              <w:t>총</w:t>
            </w:r>
            <w:r w:rsidR="00A57705">
              <w:rPr>
                <w:rFonts w:ascii="Times New Roman" w:eastAsia="바탕체" w:hAnsi="Times New Roman" w:hint="eastAsia"/>
                <w:sz w:val="20"/>
                <w:szCs w:val="20"/>
              </w:rPr>
              <w:t xml:space="preserve"> </w:t>
            </w:r>
            <w:r w:rsidR="00A57705">
              <w:rPr>
                <w:rFonts w:ascii="Times New Roman" w:eastAsia="바탕체" w:hAnsi="Times New Roman"/>
                <w:sz w:val="20"/>
                <w:szCs w:val="20"/>
              </w:rPr>
              <w:t>67,898,744</w:t>
            </w:r>
            <w:r w:rsidR="00A57705">
              <w:rPr>
                <w:rFonts w:ascii="Times New Roman" w:eastAsia="바탕체" w:hAnsi="Times New Roman" w:hint="eastAsia"/>
                <w:sz w:val="20"/>
                <w:szCs w:val="20"/>
              </w:rPr>
              <w:t>원이</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연체되어</w:t>
            </w:r>
            <w:r w:rsidR="00A57705">
              <w:rPr>
                <w:rFonts w:ascii="Times New Roman" w:eastAsia="바탕체" w:hAnsi="Times New Roman" w:hint="eastAsia"/>
                <w:sz w:val="20"/>
                <w:szCs w:val="20"/>
              </w:rPr>
              <w:t xml:space="preserve"> </w:t>
            </w:r>
            <w:r w:rsidR="00A57705">
              <w:rPr>
                <w:rFonts w:ascii="Times New Roman" w:eastAsia="바탕체" w:hAnsi="Times New Roman" w:hint="eastAsia"/>
                <w:sz w:val="20"/>
                <w:szCs w:val="20"/>
              </w:rPr>
              <w:t>있음</w:t>
            </w:r>
            <w:r w:rsidR="00A57705">
              <w:rPr>
                <w:rFonts w:ascii="Times New Roman" w:eastAsia="바탕체" w:hAnsi="Times New Roman" w:hint="eastAsia"/>
                <w:sz w:val="20"/>
                <w:szCs w:val="20"/>
              </w:rPr>
              <w:t>.</w:t>
            </w:r>
          </w:p>
          <w:p w14:paraId="346EF888" w14:textId="1A1DE2D8" w:rsidR="00572158" w:rsidRPr="005940A7" w:rsidRDefault="00572158" w:rsidP="005940A7">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sidRPr="005940A7">
              <w:rPr>
                <w:rFonts w:ascii="Times New Roman" w:eastAsia="바탕체" w:hAnsi="Times New Roman" w:hint="eastAsia"/>
                <w:sz w:val="20"/>
                <w:szCs w:val="20"/>
              </w:rPr>
              <w:t>매도인</w:t>
            </w:r>
            <w:r w:rsidR="006909E1" w:rsidRPr="005940A7">
              <w:rPr>
                <w:rFonts w:ascii="Times New Roman" w:eastAsia="바탕체" w:hAnsi="Times New Roman" w:hint="eastAsia"/>
                <w:sz w:val="20"/>
                <w:szCs w:val="20"/>
                <w:lang w:eastAsia="ko-KR"/>
              </w:rPr>
              <w:t>의</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답변</w:t>
            </w:r>
            <w:r w:rsidRPr="005940A7">
              <w:rPr>
                <w:rFonts w:ascii="Times New Roman" w:eastAsia="바탕체" w:hAnsi="Times New Roman" w:hint="eastAsia"/>
                <w:sz w:val="20"/>
                <w:szCs w:val="20"/>
              </w:rPr>
              <w:t>에</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의하면</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김연민</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및</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김형선</w:t>
            </w:r>
            <w:r w:rsidRPr="005940A7">
              <w:rPr>
                <w:rFonts w:ascii="Times New Roman" w:eastAsia="바탕체" w:hAnsi="Times New Roman" w:hint="eastAsia"/>
                <w:sz w:val="20"/>
                <w:szCs w:val="20"/>
              </w:rPr>
              <w:t>(</w:t>
            </w:r>
            <w:r w:rsidRPr="005940A7">
              <w:rPr>
                <w:rFonts w:ascii="Times New Roman" w:eastAsia="바탕체" w:hAnsi="Times New Roman" w:hint="eastAsia"/>
                <w:sz w:val="20"/>
                <w:szCs w:val="20"/>
              </w:rPr>
              <w:t>에이원휘트니스</w:t>
            </w:r>
            <w:r w:rsidRPr="005940A7">
              <w:rPr>
                <w:rFonts w:ascii="Times New Roman" w:eastAsia="바탕체" w:hAnsi="Times New Roman" w:hint="eastAsia"/>
                <w:sz w:val="20"/>
                <w:szCs w:val="20"/>
              </w:rPr>
              <w:t>)</w:t>
            </w:r>
            <w:r w:rsidRPr="005940A7">
              <w:rPr>
                <w:rFonts w:ascii="Times New Roman" w:eastAsia="바탕체" w:hAnsi="Times New Roman" w:hint="eastAsia"/>
                <w:sz w:val="20"/>
                <w:szCs w:val="20"/>
              </w:rPr>
              <w:t>측에서는</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영업</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정상화</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및</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타</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지점</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매각</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등을</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통해</w:t>
            </w:r>
            <w:r w:rsidRPr="005940A7">
              <w:rPr>
                <w:rFonts w:ascii="Times New Roman" w:eastAsia="바탕체" w:hAnsi="Times New Roman" w:hint="eastAsia"/>
                <w:sz w:val="20"/>
                <w:szCs w:val="20"/>
              </w:rPr>
              <w:t xml:space="preserve"> </w:t>
            </w:r>
            <w:r w:rsidR="006909E1" w:rsidRPr="005940A7">
              <w:rPr>
                <w:rFonts w:ascii="Times New Roman" w:eastAsia="바탕체" w:hAnsi="Times New Roman" w:hint="eastAsia"/>
                <w:sz w:val="20"/>
                <w:szCs w:val="20"/>
                <w:lang w:eastAsia="ko-KR"/>
              </w:rPr>
              <w:t>위</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연체금을</w:t>
            </w:r>
            <w:r w:rsidR="006909E1" w:rsidRPr="005940A7">
              <w:rPr>
                <w:rFonts w:ascii="Times New Roman" w:eastAsia="바탕체" w:hAnsi="Times New Roman" w:hint="eastAsia"/>
                <w:sz w:val="20"/>
                <w:szCs w:val="20"/>
                <w:lang w:eastAsia="ko-KR"/>
              </w:rPr>
              <w:t xml:space="preserve"> </w:t>
            </w:r>
            <w:r w:rsidRPr="005940A7">
              <w:rPr>
                <w:rFonts w:ascii="Times New Roman" w:eastAsia="바탕체" w:hAnsi="Times New Roman" w:hint="eastAsia"/>
                <w:sz w:val="20"/>
                <w:szCs w:val="20"/>
              </w:rPr>
              <w:t>12</w:t>
            </w:r>
            <w:r w:rsidRPr="005940A7">
              <w:rPr>
                <w:rFonts w:ascii="Times New Roman" w:eastAsia="바탕체" w:hAnsi="Times New Roman" w:hint="eastAsia"/>
                <w:sz w:val="20"/>
                <w:szCs w:val="20"/>
              </w:rPr>
              <w:t>월부터</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순차적으로</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상환</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예정이라고</w:t>
            </w:r>
            <w:r w:rsidRPr="005940A7">
              <w:rPr>
                <w:rFonts w:ascii="Times New Roman" w:eastAsia="바탕체" w:hAnsi="Times New Roman" w:hint="eastAsia"/>
                <w:sz w:val="20"/>
                <w:szCs w:val="20"/>
              </w:rPr>
              <w:t xml:space="preserve"> </w:t>
            </w:r>
            <w:r w:rsidR="006909E1" w:rsidRPr="005940A7">
              <w:rPr>
                <w:rFonts w:ascii="Times New Roman" w:eastAsia="바탕체" w:hAnsi="Times New Roman" w:hint="eastAsia"/>
                <w:sz w:val="20"/>
                <w:szCs w:val="20"/>
                <w:lang w:eastAsia="ko-KR"/>
              </w:rPr>
              <w:t>하나</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상환</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계획을</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증빙할</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수</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있는</w:t>
            </w:r>
            <w:r w:rsidR="006909E1" w:rsidRPr="005940A7">
              <w:rPr>
                <w:rFonts w:ascii="Times New Roman" w:eastAsia="바탕체" w:hAnsi="Times New Roman" w:hint="eastAsia"/>
                <w:sz w:val="20"/>
                <w:szCs w:val="20"/>
                <w:lang w:eastAsia="ko-KR"/>
              </w:rPr>
              <w:t xml:space="preserve"> </w:t>
            </w:r>
            <w:r w:rsidR="00212B39" w:rsidRPr="005940A7">
              <w:rPr>
                <w:rFonts w:ascii="Times New Roman" w:eastAsia="바탕체" w:hAnsi="Times New Roman" w:hint="eastAsia"/>
                <w:sz w:val="20"/>
                <w:szCs w:val="20"/>
                <w:lang w:eastAsia="ko-KR"/>
              </w:rPr>
              <w:t>별도</w:t>
            </w:r>
            <w:r w:rsidR="00212B39" w:rsidRPr="005940A7">
              <w:rPr>
                <w:rFonts w:ascii="Times New Roman" w:eastAsia="바탕체" w:hAnsi="Times New Roman" w:hint="eastAsia"/>
                <w:sz w:val="20"/>
                <w:szCs w:val="20"/>
                <w:lang w:eastAsia="ko-KR"/>
              </w:rPr>
              <w:t xml:space="preserve"> </w:t>
            </w:r>
            <w:r w:rsidRPr="005940A7">
              <w:rPr>
                <w:rFonts w:ascii="Times New Roman" w:eastAsia="바탕체" w:hAnsi="Times New Roman" w:hint="eastAsia"/>
                <w:sz w:val="20"/>
                <w:szCs w:val="20"/>
              </w:rPr>
              <w:t>확약서</w:t>
            </w:r>
            <w:r w:rsidRPr="005940A7">
              <w:rPr>
                <w:rFonts w:ascii="Times New Roman" w:eastAsia="바탕체" w:hAnsi="Times New Roman"/>
                <w:sz w:val="20"/>
                <w:szCs w:val="20"/>
              </w:rPr>
              <w:t xml:space="preserve"> </w:t>
            </w:r>
            <w:r w:rsidRPr="005940A7">
              <w:rPr>
                <w:rFonts w:ascii="Times New Roman" w:eastAsia="바탕체" w:hAnsi="Times New Roman" w:hint="eastAsia"/>
                <w:sz w:val="20"/>
                <w:szCs w:val="20"/>
              </w:rPr>
              <w:t>등</w:t>
            </w:r>
            <w:r w:rsidR="006909E1" w:rsidRPr="005940A7">
              <w:rPr>
                <w:rFonts w:ascii="Times New Roman" w:eastAsia="바탕체" w:hAnsi="Times New Roman" w:hint="eastAsia"/>
                <w:sz w:val="20"/>
                <w:szCs w:val="20"/>
                <w:lang w:eastAsia="ko-KR"/>
              </w:rPr>
              <w:t>의</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문서가</w:t>
            </w:r>
            <w:r w:rsidRPr="005940A7">
              <w:rPr>
                <w:rFonts w:ascii="Times New Roman" w:eastAsia="바탕체" w:hAnsi="Times New Roman"/>
                <w:sz w:val="20"/>
                <w:szCs w:val="20"/>
              </w:rPr>
              <w:t xml:space="preserve"> </w:t>
            </w:r>
            <w:r w:rsidRPr="005940A7">
              <w:rPr>
                <w:rFonts w:ascii="Times New Roman" w:eastAsia="바탕체" w:hAnsi="Times New Roman" w:hint="eastAsia"/>
                <w:sz w:val="20"/>
                <w:szCs w:val="20"/>
              </w:rPr>
              <w:t>제공</w:t>
            </w:r>
            <w:r w:rsidR="006909E1" w:rsidRPr="005940A7">
              <w:rPr>
                <w:rFonts w:ascii="Times New Roman" w:eastAsia="바탕체" w:hAnsi="Times New Roman" w:hint="eastAsia"/>
                <w:sz w:val="20"/>
                <w:szCs w:val="20"/>
                <w:lang w:eastAsia="ko-KR"/>
              </w:rPr>
              <w:t>되지는</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않았음</w:t>
            </w:r>
            <w:r w:rsidR="006909E1" w:rsidRPr="005940A7">
              <w:rPr>
                <w:rFonts w:ascii="Times New Roman" w:eastAsia="바탕체" w:hAnsi="Times New Roman" w:hint="eastAsia"/>
                <w:sz w:val="20"/>
                <w:szCs w:val="20"/>
                <w:lang w:eastAsia="ko-KR"/>
              </w:rPr>
              <w:t xml:space="preserve">. </w:t>
            </w:r>
            <w:r w:rsidRPr="005940A7">
              <w:rPr>
                <w:rFonts w:ascii="Times New Roman" w:eastAsia="바탕체" w:hAnsi="Times New Roman" w:hint="eastAsia"/>
                <w:sz w:val="20"/>
                <w:szCs w:val="20"/>
              </w:rPr>
              <w:t>위</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결정문에</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의하면</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김연민</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및</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김형선이</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분할</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납부하기로</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한</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hint="eastAsia"/>
                <w:sz w:val="20"/>
                <w:szCs w:val="20"/>
                <w:lang w:eastAsia="ko-KR"/>
              </w:rPr>
              <w:t>보증금</w:t>
            </w:r>
            <w:r w:rsidR="006909E1" w:rsidRPr="005940A7">
              <w:rPr>
                <w:rFonts w:ascii="Times New Roman" w:eastAsia="바탕체" w:hAnsi="Times New Roman" w:hint="eastAsia"/>
                <w:sz w:val="20"/>
                <w:szCs w:val="20"/>
                <w:lang w:eastAsia="ko-KR"/>
              </w:rPr>
              <w:t xml:space="preserve"> </w:t>
            </w:r>
            <w:r w:rsidR="006909E1" w:rsidRPr="005940A7">
              <w:rPr>
                <w:rFonts w:ascii="Times New Roman" w:eastAsia="바탕체" w:hAnsi="Times New Roman"/>
                <w:sz w:val="20"/>
                <w:szCs w:val="20"/>
              </w:rPr>
              <w:t>3</w:t>
            </w:r>
            <w:r w:rsidR="006909E1" w:rsidRPr="005940A7">
              <w:rPr>
                <w:rFonts w:ascii="Times New Roman" w:eastAsia="바탕체" w:hAnsi="Times New Roman" w:hint="eastAsia"/>
                <w:sz w:val="20"/>
                <w:szCs w:val="20"/>
                <w:lang w:eastAsia="ko-KR"/>
              </w:rPr>
              <w:t>기분</w:t>
            </w:r>
            <w:r w:rsidR="006909E1"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이상을</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연체하는</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경우</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임대인의</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해지</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통지</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없이</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임대차계약이</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자동</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해지됨</w:t>
            </w:r>
            <w:r w:rsidR="005940A7" w:rsidRPr="005940A7">
              <w:rPr>
                <w:rFonts w:ascii="Times New Roman" w:eastAsia="바탕체" w:hAnsi="Times New Roman" w:hint="eastAsia"/>
                <w:sz w:val="20"/>
                <w:szCs w:val="20"/>
                <w:lang w:eastAsia="ko-KR"/>
              </w:rPr>
              <w:t xml:space="preserve">. </w:t>
            </w:r>
          </w:p>
          <w:p w14:paraId="2F71BD95" w14:textId="516479BC" w:rsidR="002B4614" w:rsidRPr="008E2079" w:rsidRDefault="00572158" w:rsidP="00B47475">
            <w:pPr>
              <w:numPr>
                <w:ilvl w:val="0"/>
                <w:numId w:val="14"/>
              </w:numPr>
              <w:wordWrap w:val="0"/>
              <w:autoSpaceDE w:val="0"/>
              <w:autoSpaceDN w:val="0"/>
              <w:snapToGrid w:val="0"/>
              <w:spacing w:after="120" w:line="280" w:lineRule="atLeast"/>
              <w:jc w:val="both"/>
              <w:rPr>
                <w:rFonts w:ascii="Times New Roman" w:eastAsia="DengXian" w:hAnsi="Times New Roman"/>
                <w:sz w:val="20"/>
                <w:szCs w:val="20"/>
                <w:lang w:eastAsia="ko-KR"/>
              </w:rPr>
            </w:pPr>
            <w:r w:rsidRPr="005940A7">
              <w:rPr>
                <w:rFonts w:ascii="Times New Roman" w:eastAsia="바탕체" w:hAnsi="Times New Roman" w:hint="eastAsia"/>
                <w:sz w:val="20"/>
                <w:szCs w:val="20"/>
              </w:rPr>
              <w:t>매수인이</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매매목적물의</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소유권을</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취득한다고</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하여도</w:t>
            </w:r>
            <w:r w:rsidRPr="005940A7">
              <w:rPr>
                <w:rFonts w:ascii="Times New Roman" w:eastAsia="바탕체" w:hAnsi="Times New Roman" w:hint="eastAsia"/>
                <w:sz w:val="20"/>
                <w:szCs w:val="20"/>
              </w:rPr>
              <w:t xml:space="preserve"> </w:t>
            </w:r>
            <w:r w:rsidR="00A02DCC" w:rsidRPr="005940A7">
              <w:rPr>
                <w:rFonts w:ascii="Times New Roman" w:eastAsia="바탕체" w:hAnsi="Times New Roman" w:hint="eastAsia"/>
                <w:sz w:val="20"/>
                <w:szCs w:val="20"/>
              </w:rPr>
              <w:t>해당</w:t>
            </w:r>
            <w:r w:rsidR="00A02DCC" w:rsidRPr="005940A7">
              <w:rPr>
                <w:rFonts w:ascii="Times New Roman" w:eastAsia="바탕체" w:hAnsi="Times New Roman" w:hint="eastAsia"/>
                <w:sz w:val="20"/>
                <w:szCs w:val="20"/>
              </w:rPr>
              <w:t xml:space="preserve"> </w:t>
            </w:r>
            <w:r w:rsidR="00A02DCC" w:rsidRPr="005940A7">
              <w:rPr>
                <w:rFonts w:ascii="Times New Roman" w:eastAsia="바탕체" w:hAnsi="Times New Roman" w:hint="eastAsia"/>
                <w:sz w:val="20"/>
                <w:szCs w:val="20"/>
              </w:rPr>
              <w:t>결정문의</w:t>
            </w:r>
            <w:r w:rsidR="00A02DCC" w:rsidRPr="005940A7">
              <w:rPr>
                <w:rFonts w:ascii="Times New Roman" w:eastAsia="바탕체" w:hAnsi="Times New Roman" w:hint="eastAsia"/>
                <w:sz w:val="20"/>
                <w:szCs w:val="20"/>
              </w:rPr>
              <w:t xml:space="preserve"> </w:t>
            </w:r>
            <w:r w:rsidR="00A02DCC" w:rsidRPr="005940A7">
              <w:rPr>
                <w:rFonts w:ascii="Times New Roman" w:eastAsia="바탕체" w:hAnsi="Times New Roman" w:hint="eastAsia"/>
                <w:sz w:val="20"/>
                <w:szCs w:val="20"/>
              </w:rPr>
              <w:t>효력이</w:t>
            </w:r>
            <w:r w:rsidR="00A02DCC" w:rsidRPr="005940A7">
              <w:rPr>
                <w:rFonts w:ascii="Times New Roman" w:eastAsia="바탕체" w:hAnsi="Times New Roman" w:hint="eastAsia"/>
                <w:sz w:val="20"/>
                <w:szCs w:val="20"/>
              </w:rPr>
              <w:t xml:space="preserve"> </w:t>
            </w:r>
            <w:r w:rsidR="00A02DCC" w:rsidRPr="005940A7">
              <w:rPr>
                <w:rFonts w:ascii="Times New Roman" w:eastAsia="바탕체" w:hAnsi="Times New Roman" w:hint="eastAsia"/>
                <w:sz w:val="20"/>
                <w:szCs w:val="20"/>
              </w:rPr>
              <w:t>매수인에게</w:t>
            </w:r>
            <w:r w:rsidR="00A02DCC" w:rsidRPr="005940A7">
              <w:rPr>
                <w:rFonts w:ascii="Times New Roman" w:eastAsia="바탕체" w:hAnsi="Times New Roman" w:hint="eastAsia"/>
                <w:sz w:val="20"/>
                <w:szCs w:val="20"/>
              </w:rPr>
              <w:t xml:space="preserve"> </w:t>
            </w:r>
            <w:r w:rsidR="00A02DCC" w:rsidRPr="005940A7">
              <w:rPr>
                <w:rFonts w:ascii="Times New Roman" w:eastAsia="바탕체" w:hAnsi="Times New Roman" w:hint="eastAsia"/>
                <w:sz w:val="20"/>
                <w:szCs w:val="20"/>
              </w:rPr>
              <w:t>당연히</w:t>
            </w:r>
            <w:r w:rsidR="00A02DCC" w:rsidRPr="005940A7">
              <w:rPr>
                <w:rFonts w:ascii="Times New Roman" w:eastAsia="바탕체" w:hAnsi="Times New Roman" w:hint="eastAsia"/>
                <w:sz w:val="20"/>
                <w:szCs w:val="20"/>
              </w:rPr>
              <w:t xml:space="preserve"> </w:t>
            </w:r>
            <w:r w:rsidR="00A02DCC" w:rsidRPr="005940A7">
              <w:rPr>
                <w:rFonts w:ascii="Times New Roman" w:eastAsia="바탕체" w:hAnsi="Times New Roman" w:hint="eastAsia"/>
                <w:sz w:val="20"/>
                <w:szCs w:val="20"/>
              </w:rPr>
              <w:t>승계되지는</w:t>
            </w:r>
            <w:r w:rsidR="00A02DCC" w:rsidRPr="005940A7">
              <w:rPr>
                <w:rFonts w:ascii="Times New Roman" w:eastAsia="바탕체" w:hAnsi="Times New Roman" w:hint="eastAsia"/>
                <w:sz w:val="20"/>
                <w:szCs w:val="20"/>
              </w:rPr>
              <w:t xml:space="preserve"> </w:t>
            </w:r>
            <w:r w:rsidR="00A02DCC" w:rsidRPr="005940A7">
              <w:rPr>
                <w:rFonts w:ascii="Times New Roman" w:eastAsia="바탕체" w:hAnsi="Times New Roman" w:hint="eastAsia"/>
                <w:sz w:val="20"/>
                <w:szCs w:val="20"/>
              </w:rPr>
              <w:t>않</w:t>
            </w:r>
            <w:r w:rsidR="005940A7" w:rsidRPr="005940A7">
              <w:rPr>
                <w:rFonts w:ascii="Times New Roman" w:eastAsia="바탕체" w:hAnsi="Times New Roman" w:hint="eastAsia"/>
                <w:sz w:val="20"/>
                <w:szCs w:val="20"/>
                <w:lang w:eastAsia="ko-KR"/>
              </w:rPr>
              <w:t>을</w:t>
            </w:r>
            <w:r w:rsidR="005940A7" w:rsidRPr="005940A7">
              <w:rPr>
                <w:rFonts w:ascii="Times New Roman" w:eastAsia="바탕체" w:hAnsi="Times New Roman" w:hint="eastAsia"/>
                <w:sz w:val="20"/>
                <w:szCs w:val="20"/>
                <w:lang w:eastAsia="ko-KR"/>
              </w:rPr>
              <w:t xml:space="preserve"> </w:t>
            </w:r>
            <w:r w:rsidR="005940A7" w:rsidRPr="005940A7">
              <w:rPr>
                <w:rFonts w:ascii="Times New Roman" w:eastAsia="바탕체" w:hAnsi="Times New Roman" w:hint="eastAsia"/>
                <w:sz w:val="20"/>
                <w:szCs w:val="20"/>
                <w:lang w:eastAsia="ko-KR"/>
              </w:rPr>
              <w:t>것이므로</w:t>
            </w:r>
            <w:r w:rsidR="005940A7" w:rsidRPr="005940A7">
              <w:rPr>
                <w:rFonts w:ascii="Times New Roman" w:eastAsia="바탕체" w:hAnsi="Times New Roman" w:hint="eastAsia"/>
                <w:sz w:val="20"/>
                <w:szCs w:val="20"/>
                <w:lang w:eastAsia="ko-KR"/>
              </w:rPr>
              <w:t xml:space="preserve">, </w:t>
            </w:r>
            <w:r w:rsidRPr="005940A7">
              <w:rPr>
                <w:rFonts w:ascii="Times New Roman" w:eastAsia="바탕체" w:hAnsi="Times New Roman" w:hint="eastAsia"/>
                <w:sz w:val="20"/>
                <w:szCs w:val="20"/>
              </w:rPr>
              <w:t>매수인이</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위</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결정문에</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따른</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집행력을</w:t>
            </w:r>
            <w:r w:rsidRPr="005940A7">
              <w:rPr>
                <w:rFonts w:ascii="Times New Roman" w:eastAsia="바탕체" w:hAnsi="Times New Roman" w:hint="eastAsia"/>
                <w:sz w:val="20"/>
                <w:szCs w:val="20"/>
              </w:rPr>
              <w:t xml:space="preserve"> </w:t>
            </w:r>
            <w:r w:rsidRPr="005940A7">
              <w:rPr>
                <w:rFonts w:ascii="Times New Roman" w:eastAsia="바탕체" w:hAnsi="Times New Roman" w:hint="eastAsia"/>
                <w:sz w:val="20"/>
                <w:szCs w:val="20"/>
              </w:rPr>
              <w:t>확보하기</w:t>
            </w:r>
            <w:r w:rsidRPr="005940A7">
              <w:rPr>
                <w:rFonts w:ascii="Times New Roman" w:eastAsia="바탕체" w:hAnsi="Times New Roman" w:hint="eastAsia"/>
                <w:sz w:val="20"/>
                <w:szCs w:val="20"/>
              </w:rPr>
              <w:t xml:space="preserve"> </w:t>
            </w:r>
            <w:r w:rsidR="004E686B" w:rsidRPr="00BC6A66">
              <w:rPr>
                <w:rFonts w:ascii="Times New Roman" w:eastAsia="바탕체" w:hAnsi="Times New Roman" w:hint="eastAsia"/>
                <w:sz w:val="20"/>
                <w:szCs w:val="20"/>
              </w:rPr>
              <w:t>위</w:t>
            </w:r>
            <w:r w:rsidR="005940A7" w:rsidRPr="00BC6A66">
              <w:rPr>
                <w:rFonts w:ascii="Times New Roman" w:eastAsia="바탕체" w:hAnsi="Times New Roman" w:hint="eastAsia"/>
                <w:sz w:val="20"/>
                <w:szCs w:val="20"/>
                <w:lang w:eastAsia="ko-KR"/>
              </w:rPr>
              <w:t>해서는</w:t>
            </w:r>
            <w:r w:rsidR="005940A7"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해당</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결정문의</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기초가</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된</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채권</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일체를</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양수하고</w:t>
            </w:r>
            <w:r w:rsidR="00BC6A66" w:rsidRPr="00BC6A66">
              <w:rPr>
                <w:rFonts w:ascii="Times New Roman" w:eastAsia="바탕체" w:hAnsi="Times New Roman" w:hint="eastAsia"/>
                <w:sz w:val="20"/>
                <w:szCs w:val="20"/>
                <w:lang w:eastAsia="ko-KR"/>
              </w:rPr>
              <w:t xml:space="preserve">, </w:t>
            </w:r>
            <w:proofErr w:type="spellStart"/>
            <w:r w:rsidR="00BC6A66" w:rsidRPr="00BC6A66">
              <w:rPr>
                <w:rFonts w:ascii="Times New Roman" w:eastAsia="바탕체" w:hAnsi="Times New Roman" w:hint="eastAsia"/>
                <w:sz w:val="20"/>
                <w:szCs w:val="20"/>
                <w:lang w:eastAsia="ko-KR"/>
              </w:rPr>
              <w:t>김연민</w:t>
            </w:r>
            <w:proofErr w:type="spellEnd"/>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및</w:t>
            </w:r>
            <w:r w:rsidR="00BC6A66" w:rsidRPr="00BC6A66">
              <w:rPr>
                <w:rFonts w:ascii="Times New Roman" w:eastAsia="바탕체" w:hAnsi="Times New Roman" w:hint="eastAsia"/>
                <w:sz w:val="20"/>
                <w:szCs w:val="20"/>
                <w:lang w:eastAsia="ko-KR"/>
              </w:rPr>
              <w:t xml:space="preserve"> </w:t>
            </w:r>
            <w:proofErr w:type="spellStart"/>
            <w:r w:rsidR="00BC6A66" w:rsidRPr="00BC6A66">
              <w:rPr>
                <w:rFonts w:ascii="Times New Roman" w:eastAsia="바탕체" w:hAnsi="Times New Roman" w:hint="eastAsia"/>
                <w:sz w:val="20"/>
                <w:szCs w:val="20"/>
                <w:lang w:eastAsia="ko-KR"/>
              </w:rPr>
              <w:t>김형선으로부터</w:t>
            </w:r>
            <w:proofErr w:type="spellEnd"/>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확정일자부</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승낙을</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받</w:t>
            </w:r>
            <w:r w:rsidR="009B4161">
              <w:rPr>
                <w:rFonts w:ascii="Times New Roman" w:eastAsia="바탕체" w:hAnsi="Times New Roman" w:hint="eastAsia"/>
                <w:sz w:val="20"/>
                <w:szCs w:val="20"/>
                <w:lang w:eastAsia="ko-KR"/>
              </w:rPr>
              <w:t>거나</w:t>
            </w:r>
            <w:r w:rsidR="009B4161">
              <w:rPr>
                <w:rFonts w:ascii="Times New Roman" w:eastAsia="바탕체" w:hAnsi="Times New Roman" w:hint="eastAsia"/>
                <w:sz w:val="20"/>
                <w:szCs w:val="20"/>
                <w:lang w:eastAsia="ko-KR"/>
              </w:rPr>
              <w:t xml:space="preserve"> </w:t>
            </w:r>
            <w:r w:rsidR="009B4161">
              <w:rPr>
                <w:rFonts w:ascii="Times New Roman" w:eastAsia="바탕체" w:hAnsi="Times New Roman" w:hint="eastAsia"/>
                <w:sz w:val="20"/>
                <w:szCs w:val="20"/>
                <w:lang w:eastAsia="ko-KR"/>
              </w:rPr>
              <w:t>확정일자부</w:t>
            </w:r>
            <w:r w:rsidR="009B4161">
              <w:rPr>
                <w:rFonts w:ascii="Times New Roman" w:eastAsia="바탕체" w:hAnsi="Times New Roman" w:hint="eastAsia"/>
                <w:sz w:val="20"/>
                <w:szCs w:val="20"/>
                <w:lang w:eastAsia="ko-KR"/>
              </w:rPr>
              <w:t xml:space="preserve"> </w:t>
            </w:r>
            <w:r w:rsidR="009B4161">
              <w:rPr>
                <w:rFonts w:ascii="Times New Roman" w:eastAsia="바탕체" w:hAnsi="Times New Roman" w:hint="eastAsia"/>
                <w:sz w:val="20"/>
                <w:szCs w:val="20"/>
                <w:lang w:eastAsia="ko-KR"/>
              </w:rPr>
              <w:t>통지를</w:t>
            </w:r>
            <w:r w:rsidR="009B4161">
              <w:rPr>
                <w:rFonts w:ascii="Times New Roman" w:eastAsia="바탕체" w:hAnsi="Times New Roman" w:hint="eastAsia"/>
                <w:sz w:val="20"/>
                <w:szCs w:val="20"/>
                <w:lang w:eastAsia="ko-KR"/>
              </w:rPr>
              <w:t xml:space="preserve"> </w:t>
            </w:r>
            <w:r w:rsidR="009B4161">
              <w:rPr>
                <w:rFonts w:ascii="Times New Roman" w:eastAsia="바탕체" w:hAnsi="Times New Roman" w:hint="eastAsia"/>
                <w:sz w:val="20"/>
                <w:szCs w:val="20"/>
                <w:lang w:eastAsia="ko-KR"/>
              </w:rPr>
              <w:t>하는</w:t>
            </w:r>
            <w:r w:rsidR="00BC6A66" w:rsidRPr="00BC6A66">
              <w:rPr>
                <w:rFonts w:ascii="Times New Roman" w:eastAsia="바탕체" w:hAnsi="Times New Roman" w:hint="eastAsia"/>
                <w:sz w:val="20"/>
                <w:szCs w:val="20"/>
                <w:lang w:eastAsia="ko-KR"/>
              </w:rPr>
              <w:t xml:space="preserve"> </w:t>
            </w:r>
            <w:r w:rsidR="00BC6A66" w:rsidRPr="00BC6A66">
              <w:rPr>
                <w:rFonts w:ascii="Times New Roman" w:eastAsia="바탕체" w:hAnsi="Times New Roman" w:hint="eastAsia"/>
                <w:sz w:val="20"/>
                <w:szCs w:val="20"/>
                <w:lang w:eastAsia="ko-KR"/>
              </w:rPr>
              <w:t>방법으로</w:t>
            </w:r>
            <w:r w:rsidR="00BC6A66" w:rsidRPr="00BC6A66">
              <w:rPr>
                <w:rFonts w:ascii="Times New Roman" w:eastAsia="바탕체" w:hAnsi="Times New Roman" w:hint="eastAsia"/>
                <w:sz w:val="20"/>
                <w:szCs w:val="20"/>
                <w:lang w:eastAsia="ko-KR"/>
              </w:rPr>
              <w:t xml:space="preserve"> </w:t>
            </w:r>
            <w:r w:rsidR="005214E4" w:rsidRPr="00BC6A66">
              <w:rPr>
                <w:rFonts w:ascii="Times New Roman" w:eastAsia="바탕체" w:hAnsi="Times New Roman" w:hint="eastAsia"/>
                <w:sz w:val="20"/>
                <w:szCs w:val="20"/>
                <w:lang w:eastAsia="ko-KR"/>
              </w:rPr>
              <w:t>대항력을</w:t>
            </w:r>
            <w:r w:rsidR="005214E4" w:rsidRPr="00BC6A66">
              <w:rPr>
                <w:rFonts w:ascii="Times New Roman" w:eastAsia="바탕체" w:hAnsi="Times New Roman" w:hint="eastAsia"/>
                <w:sz w:val="20"/>
                <w:szCs w:val="20"/>
                <w:lang w:eastAsia="ko-KR"/>
              </w:rPr>
              <w:t xml:space="preserve"> </w:t>
            </w:r>
            <w:r w:rsidR="005214E4" w:rsidRPr="00BC6A66">
              <w:rPr>
                <w:rFonts w:ascii="Times New Roman" w:eastAsia="바탕체" w:hAnsi="Times New Roman" w:hint="eastAsia"/>
                <w:sz w:val="20"/>
                <w:szCs w:val="20"/>
                <w:lang w:eastAsia="ko-KR"/>
              </w:rPr>
              <w:t>구비한</w:t>
            </w:r>
            <w:r w:rsidR="005214E4" w:rsidRPr="005940A7">
              <w:rPr>
                <w:rFonts w:ascii="Times New Roman" w:eastAsia="바탕체" w:hAnsi="Times New Roman" w:hint="eastAsia"/>
                <w:sz w:val="20"/>
                <w:szCs w:val="20"/>
                <w:lang w:eastAsia="ko-KR"/>
              </w:rPr>
              <w:t xml:space="preserve"> </w:t>
            </w:r>
            <w:r w:rsidR="005214E4" w:rsidRPr="005940A7">
              <w:rPr>
                <w:rFonts w:ascii="Times New Roman" w:eastAsia="바탕체" w:hAnsi="Times New Roman" w:hint="eastAsia"/>
                <w:sz w:val="20"/>
                <w:szCs w:val="20"/>
                <w:lang w:eastAsia="ko-KR"/>
              </w:rPr>
              <w:t>후</w:t>
            </w:r>
            <w:r w:rsidR="005214E4" w:rsidRPr="005940A7">
              <w:rPr>
                <w:rFonts w:ascii="Times New Roman" w:eastAsia="바탕체" w:hAnsi="Times New Roman" w:hint="eastAsia"/>
                <w:sz w:val="20"/>
                <w:szCs w:val="20"/>
                <w:lang w:eastAsia="ko-KR"/>
              </w:rPr>
              <w:t xml:space="preserve"> </w:t>
            </w:r>
            <w:r w:rsidR="004E686B" w:rsidRPr="005940A7">
              <w:rPr>
                <w:rFonts w:ascii="Times New Roman" w:eastAsia="바탕체" w:hAnsi="Times New Roman" w:hint="eastAsia"/>
                <w:sz w:val="20"/>
                <w:szCs w:val="20"/>
              </w:rPr>
              <w:t>승계집행문을</w:t>
            </w:r>
            <w:r w:rsidR="004E686B" w:rsidRPr="005940A7">
              <w:rPr>
                <w:rFonts w:ascii="Times New Roman" w:eastAsia="바탕체" w:hAnsi="Times New Roman" w:hint="eastAsia"/>
                <w:sz w:val="20"/>
                <w:szCs w:val="20"/>
              </w:rPr>
              <w:t xml:space="preserve"> </w:t>
            </w:r>
            <w:r w:rsidR="004E686B" w:rsidRPr="005940A7">
              <w:rPr>
                <w:rFonts w:ascii="Times New Roman" w:eastAsia="바탕체" w:hAnsi="Times New Roman" w:hint="eastAsia"/>
                <w:sz w:val="20"/>
                <w:szCs w:val="20"/>
              </w:rPr>
              <w:t>부여</w:t>
            </w:r>
            <w:r w:rsidR="004E686B" w:rsidRPr="005940A7">
              <w:rPr>
                <w:rFonts w:ascii="Times New Roman" w:eastAsia="바탕체" w:hAnsi="Times New Roman" w:hint="eastAsia"/>
                <w:sz w:val="20"/>
                <w:szCs w:val="20"/>
              </w:rPr>
              <w:t xml:space="preserve"> </w:t>
            </w:r>
            <w:r w:rsidR="004E686B" w:rsidRPr="005940A7">
              <w:rPr>
                <w:rFonts w:ascii="Times New Roman" w:eastAsia="바탕체" w:hAnsi="Times New Roman" w:hint="eastAsia"/>
                <w:sz w:val="20"/>
                <w:szCs w:val="20"/>
              </w:rPr>
              <w:t>받아야</w:t>
            </w:r>
            <w:r w:rsidR="004E686B" w:rsidRPr="005940A7">
              <w:rPr>
                <w:rFonts w:ascii="Times New Roman" w:eastAsia="바탕체" w:hAnsi="Times New Roman" w:hint="eastAsia"/>
                <w:sz w:val="20"/>
                <w:szCs w:val="20"/>
              </w:rPr>
              <w:t xml:space="preserve"> </w:t>
            </w:r>
            <w:r w:rsidR="004E686B" w:rsidRPr="005940A7">
              <w:rPr>
                <w:rFonts w:ascii="Times New Roman" w:eastAsia="바탕체" w:hAnsi="Times New Roman" w:hint="eastAsia"/>
                <w:sz w:val="20"/>
                <w:szCs w:val="20"/>
              </w:rPr>
              <w:t>함</w:t>
            </w:r>
            <w:r w:rsidR="004E686B" w:rsidRPr="005940A7">
              <w:rPr>
                <w:rFonts w:ascii="Times New Roman" w:eastAsia="바탕체" w:hAnsi="Times New Roman" w:hint="eastAsia"/>
                <w:sz w:val="20"/>
                <w:szCs w:val="20"/>
              </w:rPr>
              <w:t>.</w:t>
            </w:r>
          </w:p>
        </w:tc>
        <w:tc>
          <w:tcPr>
            <w:tcW w:w="25" w:type="pct"/>
            <w:shd w:val="clear" w:color="auto" w:fill="auto"/>
          </w:tcPr>
          <w:p w14:paraId="3982D459" w14:textId="77777777" w:rsidR="00F20D28" w:rsidRPr="00850E72" w:rsidRDefault="00F20D28" w:rsidP="00A02DCC">
            <w:pPr>
              <w:numPr>
                <w:ilvl w:val="0"/>
                <w:numId w:val="14"/>
              </w:numPr>
              <w:wordWrap w:val="0"/>
              <w:snapToGrid w:val="0"/>
              <w:spacing w:after="120" w:line="280" w:lineRule="atLeast"/>
              <w:jc w:val="both"/>
              <w:rPr>
                <w:rFonts w:ascii="Times New Roman" w:eastAsia="바탕체" w:hAnsi="Times New Roman"/>
                <w:sz w:val="20"/>
                <w:szCs w:val="20"/>
                <w:lang w:eastAsia="ko-KR"/>
              </w:rPr>
            </w:pPr>
          </w:p>
        </w:tc>
        <w:tc>
          <w:tcPr>
            <w:tcW w:w="1028" w:type="pct"/>
            <w:tcBorders>
              <w:top w:val="single" w:sz="12" w:space="0" w:color="000080"/>
              <w:bottom w:val="single" w:sz="12" w:space="0" w:color="000080"/>
            </w:tcBorders>
            <w:shd w:val="clear" w:color="auto" w:fill="auto"/>
          </w:tcPr>
          <w:p w14:paraId="3F337A99" w14:textId="33E53643" w:rsidR="000C55AA" w:rsidRPr="004E686B" w:rsidRDefault="00486A89" w:rsidP="005D3ED6">
            <w:pPr>
              <w:numPr>
                <w:ilvl w:val="0"/>
                <w:numId w:val="14"/>
              </w:numPr>
              <w:wordWrap w:val="0"/>
              <w:autoSpaceDE w:val="0"/>
              <w:autoSpaceDN w:val="0"/>
              <w:snapToGrid w:val="0"/>
              <w:spacing w:after="120" w:line="280" w:lineRule="atLeast"/>
              <w:jc w:val="both"/>
              <w:rPr>
                <w:rFonts w:ascii="Times New Roman" w:eastAsia="바탕체" w:hAnsi="Times New Roman"/>
                <w:sz w:val="20"/>
                <w:szCs w:val="20"/>
              </w:rPr>
            </w:pPr>
            <w:r>
              <w:rPr>
                <w:rFonts w:ascii="Times New Roman" w:eastAsia="바탕체" w:hAnsi="Times New Roman" w:hint="eastAsia"/>
                <w:sz w:val="20"/>
                <w:szCs w:val="20"/>
                <w:lang w:eastAsia="ko-KR"/>
              </w:rPr>
              <w:t>매도인과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사이에서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연체된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금액</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및</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향후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분할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납부해야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보증금</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부족분을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어떻게</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정산할지</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협의하고</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필요한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경우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매수인이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결정문에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따른</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집행력을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확보하기</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위하여</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필요한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협조</w:t>
            </w:r>
            <w:r w:rsidR="005D3ED6">
              <w:rPr>
                <w:rFonts w:ascii="Times New Roman" w:eastAsia="바탕체" w:hAnsi="Times New Roman" w:hint="eastAsia"/>
                <w:sz w:val="20"/>
                <w:szCs w:val="20"/>
                <w:lang w:eastAsia="ko-KR"/>
              </w:rPr>
              <w:t>(</w:t>
            </w:r>
            <w:r w:rsidR="005D3ED6">
              <w:rPr>
                <w:rFonts w:ascii="Times New Roman" w:eastAsia="바탕체" w:hAnsi="Times New Roman" w:hint="eastAsia"/>
                <w:sz w:val="20"/>
                <w:szCs w:val="20"/>
                <w:lang w:eastAsia="ko-KR"/>
              </w:rPr>
              <w:t>채권양수도계약</w:t>
            </w:r>
            <w:r w:rsidR="005D3ED6">
              <w:rPr>
                <w:rFonts w:ascii="Times New Roman" w:eastAsia="바탕체" w:hAnsi="Times New Roman" w:hint="eastAsia"/>
                <w:sz w:val="20"/>
                <w:szCs w:val="20"/>
                <w:lang w:eastAsia="ko-KR"/>
              </w:rPr>
              <w:t xml:space="preserve"> </w:t>
            </w:r>
            <w:r w:rsidR="005D3ED6">
              <w:rPr>
                <w:rFonts w:ascii="Times New Roman" w:eastAsia="바탕체" w:hAnsi="Times New Roman" w:hint="eastAsia"/>
                <w:sz w:val="20"/>
                <w:szCs w:val="20"/>
                <w:lang w:eastAsia="ko-KR"/>
              </w:rPr>
              <w:t>체결</w:t>
            </w:r>
            <w:r w:rsidR="005D3ED6">
              <w:rPr>
                <w:rFonts w:ascii="Times New Roman" w:eastAsia="바탕체" w:hAnsi="Times New Roman" w:hint="eastAsia"/>
                <w:sz w:val="20"/>
                <w:szCs w:val="20"/>
                <w:lang w:eastAsia="ko-KR"/>
              </w:rPr>
              <w:t xml:space="preserve">, </w:t>
            </w:r>
            <w:r w:rsidR="005D3ED6">
              <w:rPr>
                <w:rFonts w:ascii="Times New Roman" w:eastAsia="바탕체" w:hAnsi="Times New Roman" w:hint="eastAsia"/>
                <w:sz w:val="20"/>
                <w:szCs w:val="20"/>
                <w:lang w:eastAsia="ko-KR"/>
              </w:rPr>
              <w:t>채무자의</w:t>
            </w:r>
            <w:r w:rsidR="005D3ED6">
              <w:rPr>
                <w:rFonts w:ascii="Times New Roman" w:eastAsia="바탕체" w:hAnsi="Times New Roman" w:hint="eastAsia"/>
                <w:sz w:val="20"/>
                <w:szCs w:val="20"/>
                <w:lang w:eastAsia="ko-KR"/>
              </w:rPr>
              <w:t xml:space="preserve"> </w:t>
            </w:r>
            <w:r w:rsidR="005D3ED6">
              <w:rPr>
                <w:rFonts w:ascii="Times New Roman" w:eastAsia="바탕체" w:hAnsi="Times New Roman" w:hint="eastAsia"/>
                <w:sz w:val="20"/>
                <w:szCs w:val="20"/>
                <w:lang w:eastAsia="ko-KR"/>
              </w:rPr>
              <w:t>확정일자부</w:t>
            </w:r>
            <w:r w:rsidR="005D3ED6">
              <w:rPr>
                <w:rFonts w:ascii="Times New Roman" w:eastAsia="바탕체" w:hAnsi="Times New Roman" w:hint="eastAsia"/>
                <w:sz w:val="20"/>
                <w:szCs w:val="20"/>
                <w:lang w:eastAsia="ko-KR"/>
              </w:rPr>
              <w:t xml:space="preserve"> </w:t>
            </w:r>
            <w:r w:rsidR="005D3ED6">
              <w:rPr>
                <w:rFonts w:ascii="Times New Roman" w:eastAsia="바탕체" w:hAnsi="Times New Roman" w:hint="eastAsia"/>
                <w:sz w:val="20"/>
                <w:szCs w:val="20"/>
                <w:lang w:eastAsia="ko-KR"/>
              </w:rPr>
              <w:t>승낙서</w:t>
            </w:r>
            <w:r w:rsidR="009B4161">
              <w:rPr>
                <w:rFonts w:ascii="Times New Roman" w:eastAsia="바탕체" w:hAnsi="Times New Roman" w:hint="eastAsia"/>
                <w:sz w:val="20"/>
                <w:szCs w:val="20"/>
                <w:lang w:eastAsia="ko-KR"/>
              </w:rPr>
              <w:t xml:space="preserve"> </w:t>
            </w:r>
            <w:r w:rsidR="009B4161">
              <w:rPr>
                <w:rFonts w:ascii="Times New Roman" w:eastAsia="바탕체" w:hAnsi="Times New Roman" w:hint="eastAsia"/>
                <w:sz w:val="20"/>
                <w:szCs w:val="20"/>
                <w:lang w:eastAsia="ko-KR"/>
              </w:rPr>
              <w:t>또는</w:t>
            </w:r>
            <w:r w:rsidR="009B4161">
              <w:rPr>
                <w:rFonts w:ascii="Times New Roman" w:eastAsia="바탕체" w:hAnsi="Times New Roman" w:hint="eastAsia"/>
                <w:sz w:val="20"/>
                <w:szCs w:val="20"/>
                <w:lang w:eastAsia="ko-KR"/>
              </w:rPr>
              <w:t xml:space="preserve"> </w:t>
            </w:r>
            <w:r w:rsidR="009B4161">
              <w:rPr>
                <w:rFonts w:ascii="Times New Roman" w:eastAsia="바탕체" w:hAnsi="Times New Roman" w:hint="eastAsia"/>
                <w:sz w:val="20"/>
                <w:szCs w:val="20"/>
                <w:lang w:eastAsia="ko-KR"/>
              </w:rPr>
              <w:t>확정일자부</w:t>
            </w:r>
            <w:r w:rsidR="009B4161">
              <w:rPr>
                <w:rFonts w:ascii="Times New Roman" w:eastAsia="바탕체" w:hAnsi="Times New Roman" w:hint="eastAsia"/>
                <w:sz w:val="20"/>
                <w:szCs w:val="20"/>
                <w:lang w:eastAsia="ko-KR"/>
              </w:rPr>
              <w:t xml:space="preserve"> </w:t>
            </w:r>
            <w:r w:rsidR="009B4161">
              <w:rPr>
                <w:rFonts w:ascii="Times New Roman" w:eastAsia="바탕체" w:hAnsi="Times New Roman" w:hint="eastAsia"/>
                <w:sz w:val="20"/>
                <w:szCs w:val="20"/>
                <w:lang w:eastAsia="ko-KR"/>
              </w:rPr>
              <w:t>통지서</w:t>
            </w:r>
            <w:r w:rsidR="009B4161">
              <w:rPr>
                <w:rFonts w:ascii="Times New Roman" w:eastAsia="바탕체" w:hAnsi="Times New Roman" w:hint="eastAsia"/>
                <w:sz w:val="20"/>
                <w:szCs w:val="20"/>
                <w:lang w:eastAsia="ko-KR"/>
              </w:rPr>
              <w:t xml:space="preserve"> </w:t>
            </w:r>
            <w:r w:rsidR="009B4161">
              <w:rPr>
                <w:rFonts w:ascii="Times New Roman" w:eastAsia="바탕체" w:hAnsi="Times New Roman" w:hint="eastAsia"/>
                <w:sz w:val="20"/>
                <w:szCs w:val="20"/>
                <w:lang w:eastAsia="ko-KR"/>
              </w:rPr>
              <w:t>제공</w:t>
            </w:r>
            <w:r w:rsidR="005D3ED6">
              <w:rPr>
                <w:rFonts w:ascii="Times New Roman" w:eastAsia="바탕체" w:hAnsi="Times New Roman" w:hint="eastAsia"/>
                <w:sz w:val="20"/>
                <w:szCs w:val="20"/>
                <w:lang w:eastAsia="ko-KR"/>
              </w:rPr>
              <w:t xml:space="preserve"> </w:t>
            </w:r>
            <w:r w:rsidR="005D3ED6">
              <w:rPr>
                <w:rFonts w:ascii="Times New Roman" w:eastAsia="바탕체" w:hAnsi="Times New Roman" w:hint="eastAsia"/>
                <w:sz w:val="20"/>
                <w:szCs w:val="20"/>
                <w:lang w:eastAsia="ko-KR"/>
              </w:rPr>
              <w:t>포함</w:t>
            </w:r>
            <w:r w:rsidR="005D3ED6">
              <w:rPr>
                <w:rFonts w:ascii="Times New Roman" w:eastAsia="바탕체" w:hAnsi="Times New Roman" w:hint="eastAsia"/>
                <w:sz w:val="20"/>
                <w:szCs w:val="20"/>
                <w:lang w:eastAsia="ko-KR"/>
              </w:rPr>
              <w:t>)</w:t>
            </w:r>
            <w:r>
              <w:rPr>
                <w:rFonts w:ascii="Times New Roman" w:eastAsia="바탕체" w:hAnsi="Times New Roman" w:hint="eastAsia"/>
                <w:sz w:val="20"/>
                <w:szCs w:val="20"/>
                <w:lang w:eastAsia="ko-KR"/>
              </w:rPr>
              <w:t>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할</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매도인의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확약사항으로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규정하는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것이</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바람직함</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p>
          <w:p w14:paraId="6B191E4A" w14:textId="1879A0C3" w:rsidR="008E2079" w:rsidRPr="00850E72" w:rsidRDefault="00F20D28" w:rsidP="003E00D3">
            <w:pPr>
              <w:numPr>
                <w:ilvl w:val="0"/>
                <w:numId w:val="14"/>
              </w:numPr>
              <w:wordWrap w:val="0"/>
              <w:autoSpaceDE w:val="0"/>
              <w:autoSpaceDN w:val="0"/>
              <w:snapToGrid w:val="0"/>
              <w:spacing w:after="120" w:line="280" w:lineRule="atLeast"/>
              <w:jc w:val="both"/>
              <w:rPr>
                <w:rFonts w:ascii="Times New Roman" w:eastAsia="바탕체" w:hAnsi="Times New Roman"/>
                <w:sz w:val="20"/>
                <w:szCs w:val="20"/>
                <w:lang w:eastAsia="ko-KR"/>
              </w:rPr>
            </w:pPr>
            <w:r w:rsidRPr="00486A89">
              <w:rPr>
                <w:rFonts w:ascii="Times New Roman" w:eastAsia="바탕체" w:hAnsi="Times New Roman" w:hint="eastAsia"/>
                <w:sz w:val="20"/>
                <w:szCs w:val="20"/>
              </w:rPr>
              <w:lastRenderedPageBreak/>
              <w:t>본건</w:t>
            </w:r>
            <w:r w:rsidRPr="00486A89">
              <w:rPr>
                <w:rFonts w:ascii="Times New Roman" w:eastAsia="바탕체" w:hAnsi="Times New Roman" w:hint="eastAsia"/>
                <w:sz w:val="20"/>
                <w:szCs w:val="20"/>
              </w:rPr>
              <w:t xml:space="preserve"> </w:t>
            </w:r>
            <w:r w:rsidRPr="00486A89">
              <w:rPr>
                <w:rFonts w:ascii="Times New Roman" w:eastAsia="바탕체" w:hAnsi="Times New Roman" w:hint="eastAsia"/>
                <w:sz w:val="20"/>
                <w:szCs w:val="20"/>
              </w:rPr>
              <w:t>매매계약</w:t>
            </w:r>
            <w:r w:rsidR="00486A89" w:rsidRPr="00486A89">
              <w:rPr>
                <w:rFonts w:ascii="Times New Roman" w:eastAsia="바탕체" w:hAnsi="Times New Roman" w:hint="eastAsia"/>
                <w:sz w:val="20"/>
                <w:szCs w:val="20"/>
                <w:lang w:eastAsia="ko-KR"/>
              </w:rPr>
              <w:t>에서</w:t>
            </w:r>
            <w:r w:rsidRPr="00486A89">
              <w:rPr>
                <w:rFonts w:ascii="Times New Roman" w:eastAsia="바탕체" w:hAnsi="Times New Roman" w:hint="eastAsia"/>
                <w:sz w:val="20"/>
                <w:szCs w:val="20"/>
              </w:rPr>
              <w:t xml:space="preserve"> </w:t>
            </w:r>
            <w:r w:rsidRPr="00486A89">
              <w:rPr>
                <w:rFonts w:ascii="Times New Roman" w:eastAsia="바탕체" w:hAnsi="Times New Roman" w:hint="eastAsia"/>
                <w:sz w:val="20"/>
                <w:szCs w:val="20"/>
              </w:rPr>
              <w:t>매매목적물</w:t>
            </w:r>
            <w:r w:rsidRPr="00486A89">
              <w:rPr>
                <w:rFonts w:ascii="Times New Roman" w:eastAsia="바탕체" w:hAnsi="Times New Roman"/>
                <w:sz w:val="20"/>
                <w:szCs w:val="20"/>
              </w:rPr>
              <w:t>과</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관련하여</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진행</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중이거나</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예상되는</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소송</w:t>
            </w:r>
            <w:r w:rsidRPr="00486A89">
              <w:rPr>
                <w:rFonts w:ascii="Times New Roman" w:eastAsia="바탕체" w:hAnsi="Times New Roman"/>
                <w:sz w:val="20"/>
                <w:szCs w:val="20"/>
              </w:rPr>
              <w:t>/</w:t>
            </w:r>
            <w:r w:rsidR="003F426E" w:rsidRPr="00486A89">
              <w:rPr>
                <w:rFonts w:ascii="Times New Roman" w:eastAsia="바탕체" w:hAnsi="Times New Roman"/>
                <w:sz w:val="20"/>
                <w:szCs w:val="20"/>
              </w:rPr>
              <w:t>분쟁</w:t>
            </w:r>
            <w:r w:rsidR="00486A89" w:rsidRPr="00486A89">
              <w:rPr>
                <w:rFonts w:ascii="Times New Roman" w:eastAsia="바탕체" w:hAnsi="Times New Roman" w:hint="eastAsia"/>
                <w:sz w:val="20"/>
                <w:szCs w:val="20"/>
                <w:lang w:eastAsia="ko-KR"/>
              </w:rPr>
              <w:t>이</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존재하지</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않는다는</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점에</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대한</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진술</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및</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보증을</w:t>
            </w:r>
            <w:r w:rsidRPr="00486A89">
              <w:rPr>
                <w:rFonts w:ascii="Times New Roman" w:eastAsia="바탕체" w:hAnsi="Times New Roman"/>
                <w:sz w:val="20"/>
                <w:szCs w:val="20"/>
              </w:rPr>
              <w:t xml:space="preserve"> </w:t>
            </w:r>
            <w:r w:rsidRPr="00486A89">
              <w:rPr>
                <w:rFonts w:ascii="Times New Roman" w:eastAsia="바탕체" w:hAnsi="Times New Roman"/>
                <w:sz w:val="20"/>
                <w:szCs w:val="20"/>
              </w:rPr>
              <w:t>받</w:t>
            </w:r>
            <w:r w:rsidR="00486A89">
              <w:rPr>
                <w:rFonts w:ascii="Times New Roman" w:eastAsia="바탕체" w:hAnsi="Times New Roman" w:hint="eastAsia"/>
                <w:sz w:val="20"/>
                <w:szCs w:val="20"/>
                <w:lang w:eastAsia="ko-KR"/>
              </w:rPr>
              <w:t>는</w:t>
            </w:r>
            <w:r w:rsidR="00486A89">
              <w:rPr>
                <w:rFonts w:ascii="Times New Roman" w:eastAsia="바탕체" w:hAnsi="Times New Roman" w:hint="eastAsia"/>
                <w:sz w:val="20"/>
                <w:szCs w:val="20"/>
                <w:lang w:eastAsia="ko-KR"/>
              </w:rPr>
              <w:t xml:space="preserve"> </w:t>
            </w:r>
            <w:r w:rsidR="00486A89">
              <w:rPr>
                <w:rFonts w:ascii="Times New Roman" w:eastAsia="바탕체" w:hAnsi="Times New Roman" w:hint="eastAsia"/>
                <w:sz w:val="20"/>
                <w:szCs w:val="20"/>
                <w:lang w:eastAsia="ko-KR"/>
              </w:rPr>
              <w:t>것이</w:t>
            </w:r>
            <w:r w:rsidR="00486A89">
              <w:rPr>
                <w:rFonts w:ascii="Times New Roman" w:eastAsia="바탕체" w:hAnsi="Times New Roman" w:hint="eastAsia"/>
                <w:sz w:val="20"/>
                <w:szCs w:val="20"/>
                <w:lang w:eastAsia="ko-KR"/>
              </w:rPr>
              <w:t xml:space="preserve"> </w:t>
            </w:r>
            <w:r w:rsidR="00486A89">
              <w:rPr>
                <w:rFonts w:ascii="Times New Roman" w:eastAsia="바탕체" w:hAnsi="Times New Roman" w:hint="eastAsia"/>
                <w:sz w:val="20"/>
                <w:szCs w:val="20"/>
                <w:lang w:eastAsia="ko-KR"/>
              </w:rPr>
              <w:t>바람직함</w:t>
            </w:r>
            <w:r w:rsidRPr="00486A89">
              <w:rPr>
                <w:rFonts w:ascii="Times New Roman" w:eastAsia="바탕체" w:hAnsi="Times New Roman"/>
                <w:sz w:val="20"/>
                <w:szCs w:val="20"/>
              </w:rPr>
              <w:t>.</w:t>
            </w:r>
          </w:p>
        </w:tc>
      </w:tr>
    </w:tbl>
    <w:p w14:paraId="6BABE4FE" w14:textId="77777777" w:rsidR="0085350D" w:rsidRPr="00850E72" w:rsidRDefault="0085350D" w:rsidP="002367E7">
      <w:pPr>
        <w:ind w:right="960"/>
        <w:rPr>
          <w:rFonts w:ascii="Times New Roman" w:eastAsia="바탕체" w:hAnsi="Times New Roman"/>
          <w:b/>
          <w:u w:val="single"/>
          <w:lang w:eastAsia="ko-KR"/>
        </w:rPr>
      </w:pPr>
    </w:p>
    <w:p w14:paraId="5A5F899F" w14:textId="43DC1CEA" w:rsidR="00B2372B" w:rsidRDefault="003F3D4D" w:rsidP="00B2372B">
      <w:pPr>
        <w:jc w:val="center"/>
        <w:rPr>
          <w:rFonts w:ascii="Times New Roman" w:eastAsia="바탕체" w:hAnsi="Times New Roman"/>
          <w:lang w:eastAsia="ko-KR"/>
        </w:rPr>
      </w:pPr>
      <w:r w:rsidRPr="00850E72">
        <w:rPr>
          <w:rFonts w:ascii="Times New Roman" w:eastAsia="바탕체" w:hAnsi="Times New Roman"/>
          <w:lang w:eastAsia="ko-KR"/>
        </w:rPr>
        <w:t>*</w:t>
      </w:r>
      <w:r w:rsidR="0085350D" w:rsidRPr="00850E72">
        <w:rPr>
          <w:rFonts w:ascii="Times New Roman" w:eastAsia="바탕체" w:hAnsi="Times New Roman"/>
          <w:lang w:eastAsia="ko-KR"/>
        </w:rPr>
        <w:t xml:space="preserve">  </w:t>
      </w:r>
      <w:r w:rsidRPr="00850E72">
        <w:rPr>
          <w:rFonts w:ascii="Times New Roman" w:eastAsia="바탕체" w:hAnsi="Times New Roman"/>
          <w:lang w:eastAsia="ko-KR"/>
        </w:rPr>
        <w:t>*</w:t>
      </w:r>
      <w:r w:rsidR="0085350D" w:rsidRPr="00850E72">
        <w:rPr>
          <w:rFonts w:ascii="Times New Roman" w:eastAsia="바탕체" w:hAnsi="Times New Roman"/>
          <w:lang w:eastAsia="ko-KR"/>
        </w:rPr>
        <w:t xml:space="preserve">  </w:t>
      </w:r>
      <w:r w:rsidRPr="00850E72">
        <w:rPr>
          <w:rFonts w:ascii="Times New Roman" w:eastAsia="바탕체" w:hAnsi="Times New Roman"/>
          <w:lang w:eastAsia="ko-KR"/>
        </w:rPr>
        <w:t>*</w:t>
      </w:r>
      <w:r w:rsidR="0085350D" w:rsidRPr="00850E72">
        <w:rPr>
          <w:rFonts w:ascii="Times New Roman" w:eastAsia="바탕체" w:hAnsi="Times New Roman"/>
          <w:lang w:eastAsia="ko-KR"/>
        </w:rPr>
        <w:t xml:space="preserve">  </w:t>
      </w:r>
      <w:r w:rsidRPr="00850E72">
        <w:rPr>
          <w:rFonts w:ascii="Times New Roman" w:eastAsia="바탕체" w:hAnsi="Times New Roman"/>
          <w:lang w:eastAsia="ko-KR"/>
        </w:rPr>
        <w:t>*</w:t>
      </w:r>
      <w:r w:rsidR="0085350D" w:rsidRPr="00850E72">
        <w:rPr>
          <w:rFonts w:ascii="Times New Roman" w:eastAsia="바탕체" w:hAnsi="Times New Roman"/>
          <w:lang w:eastAsia="ko-KR"/>
        </w:rPr>
        <w:t xml:space="preserve">  </w:t>
      </w:r>
      <w:r w:rsidRPr="00850E72">
        <w:rPr>
          <w:rFonts w:ascii="Times New Roman" w:eastAsia="바탕체" w:hAnsi="Times New Roman"/>
          <w:lang w:eastAsia="ko-KR"/>
        </w:rPr>
        <w:t>*</w:t>
      </w:r>
      <w:r w:rsidR="00B2372B">
        <w:rPr>
          <w:rFonts w:ascii="Times New Roman" w:eastAsia="바탕체" w:hAnsi="Times New Roman"/>
          <w:lang w:eastAsia="ko-KR"/>
        </w:rPr>
        <w:br w:type="page"/>
      </w:r>
    </w:p>
    <w:p w14:paraId="70A6A708" w14:textId="772ED2F2" w:rsidR="00FD6D7C" w:rsidRPr="002364C4" w:rsidRDefault="00FD6D7C" w:rsidP="002364C4">
      <w:pPr>
        <w:outlineLvl w:val="0"/>
        <w:rPr>
          <w:rFonts w:ascii="Times New Roman" w:eastAsia="바탕체" w:hAnsi="Times New Roman"/>
          <w:sz w:val="22"/>
          <w:lang w:eastAsia="ko-KR"/>
        </w:rPr>
      </w:pPr>
      <w:bookmarkStart w:id="121" w:name="_Toc152170082"/>
      <w:r w:rsidRPr="002364C4">
        <w:rPr>
          <w:rFonts w:ascii="Times New Roman" w:eastAsia="바탕체" w:hAnsi="Times New Roman" w:hint="eastAsia"/>
          <w:sz w:val="22"/>
          <w:lang w:eastAsia="ko-KR"/>
        </w:rPr>
        <w:lastRenderedPageBreak/>
        <w:t>[</w:t>
      </w:r>
      <w:r w:rsidRPr="002364C4">
        <w:rPr>
          <w:rFonts w:ascii="Times New Roman" w:eastAsia="바탕체" w:hAnsi="Times New Roman" w:hint="eastAsia"/>
          <w:sz w:val="22"/>
          <w:lang w:eastAsia="ko-KR"/>
        </w:rPr>
        <w:t>별첨</w:t>
      </w:r>
      <w:r w:rsidR="00CE61B8" w:rsidRPr="002364C4">
        <w:rPr>
          <w:rFonts w:ascii="Times New Roman" w:eastAsia="바탕체" w:hAnsi="Times New Roman"/>
          <w:sz w:val="22"/>
          <w:lang w:eastAsia="ko-KR"/>
        </w:rPr>
        <w:t>1</w:t>
      </w:r>
      <w:r w:rsidRPr="002364C4">
        <w:rPr>
          <w:rFonts w:ascii="Times New Roman" w:eastAsia="바탕체" w:hAnsi="Times New Roman" w:hint="eastAsia"/>
          <w:sz w:val="22"/>
          <w:lang w:eastAsia="ko-KR"/>
        </w:rPr>
        <w:t>]</w:t>
      </w:r>
      <w:bookmarkEnd w:id="121"/>
    </w:p>
    <w:p w14:paraId="4462BF3D" w14:textId="4A0299BF" w:rsidR="00FD6D7C" w:rsidRPr="00613D27" w:rsidRDefault="00FD6D7C" w:rsidP="002364C4">
      <w:pPr>
        <w:pStyle w:val="afff6"/>
        <w:wordWrap/>
        <w:jc w:val="center"/>
        <w:rPr>
          <w:rFonts w:ascii="Times New Roman"/>
          <w:sz w:val="28"/>
          <w:u w:val="single"/>
        </w:rPr>
      </w:pPr>
      <w:r>
        <w:rPr>
          <w:rFonts w:ascii="Times New Roman" w:eastAsia="돋움체" w:hint="eastAsia"/>
          <w:b/>
          <w:spacing w:val="15"/>
          <w:sz w:val="28"/>
          <w:u w:val="single"/>
        </w:rPr>
        <w:t>[</w:t>
      </w:r>
      <w:r w:rsidR="006A79AF">
        <w:rPr>
          <w:rFonts w:ascii="Times New Roman" w:eastAsia="돋움체" w:hint="eastAsia"/>
          <w:b/>
          <w:spacing w:val="15"/>
          <w:sz w:val="28"/>
          <w:u w:val="single"/>
        </w:rPr>
        <w:t>본건</w:t>
      </w:r>
      <w:r w:rsidR="006A79AF">
        <w:rPr>
          <w:rFonts w:ascii="Times New Roman" w:eastAsia="돋움체" w:hint="eastAsia"/>
          <w:b/>
          <w:spacing w:val="15"/>
          <w:sz w:val="28"/>
          <w:u w:val="single"/>
        </w:rPr>
        <w:t xml:space="preserve"> </w:t>
      </w:r>
      <w:r w:rsidR="006A79AF">
        <w:rPr>
          <w:rFonts w:ascii="Times New Roman" w:eastAsia="돋움체" w:hint="eastAsia"/>
          <w:b/>
          <w:spacing w:val="15"/>
          <w:sz w:val="28"/>
          <w:u w:val="single"/>
        </w:rPr>
        <w:t>건물</w:t>
      </w:r>
      <w:r>
        <w:rPr>
          <w:rFonts w:ascii="Times New Roman" w:eastAsia="돋움체" w:hint="eastAsia"/>
          <w:b/>
          <w:spacing w:val="15"/>
          <w:sz w:val="28"/>
          <w:u w:val="single"/>
        </w:rPr>
        <w:t xml:space="preserve"> </w:t>
      </w:r>
      <w:r>
        <w:rPr>
          <w:rFonts w:ascii="Times New Roman" w:eastAsia="돋움체" w:hint="eastAsia"/>
          <w:b/>
          <w:spacing w:val="15"/>
          <w:sz w:val="28"/>
          <w:u w:val="single"/>
        </w:rPr>
        <w:t>현황</w:t>
      </w:r>
      <w:r>
        <w:rPr>
          <w:rFonts w:ascii="Times New Roman" w:eastAsia="돋움체" w:hint="eastAsia"/>
          <w:b/>
          <w:spacing w:val="15"/>
          <w:sz w:val="28"/>
          <w:u w:val="single"/>
        </w:rPr>
        <w:t>]</w:t>
      </w:r>
    </w:p>
    <w:p w14:paraId="5CA125D5" w14:textId="77777777" w:rsidR="00FD0FBE" w:rsidRPr="00FF4A23" w:rsidRDefault="00FD0FBE" w:rsidP="002364C4">
      <w:pPr>
        <w:pStyle w:val="afff6"/>
        <w:wordWrap/>
        <w:snapToGrid w:val="0"/>
        <w:spacing w:line="240" w:lineRule="auto"/>
        <w:jc w:val="center"/>
        <w:rPr>
          <w:rFonts w:ascii="Times New Roman"/>
          <w:b/>
          <w:bCs/>
          <w:color w:val="auto"/>
          <w:sz w:val="20"/>
          <w:u w:val="single"/>
        </w:rPr>
      </w:pPr>
      <w:r w:rsidRPr="00FF4A23">
        <w:rPr>
          <w:rFonts w:ascii="Times New Roman" w:hint="eastAsia"/>
          <w:b/>
          <w:bCs/>
          <w:color w:val="auto"/>
          <w:sz w:val="20"/>
          <w:u w:val="single"/>
        </w:rPr>
        <w:t>토지</w:t>
      </w:r>
    </w:p>
    <w:p w14:paraId="2D3545EB" w14:textId="77777777" w:rsidR="00FD0FBE" w:rsidRDefault="00FD0FBE" w:rsidP="002364C4">
      <w:pPr>
        <w:pStyle w:val="afff6"/>
        <w:wordWrap/>
        <w:snapToGrid w:val="0"/>
        <w:spacing w:line="240" w:lineRule="auto"/>
        <w:jc w:val="left"/>
        <w:rPr>
          <w:rFonts w:ascii="Times New Roman"/>
          <w:b/>
          <w:bCs/>
          <w:color w:val="auto"/>
          <w:sz w:val="20"/>
        </w:rPr>
      </w:pPr>
    </w:p>
    <w:p w14:paraId="6FC808F5" w14:textId="23A3CB4B" w:rsidR="00FD0FBE" w:rsidRDefault="00FD0FBE" w:rsidP="002364C4">
      <w:pPr>
        <w:pStyle w:val="afff6"/>
        <w:wordWrap/>
        <w:snapToGrid w:val="0"/>
        <w:spacing w:line="240" w:lineRule="auto"/>
        <w:jc w:val="left"/>
        <w:rPr>
          <w:rFonts w:ascii="Times New Roman"/>
          <w:b/>
          <w:bCs/>
          <w:color w:val="auto"/>
          <w:sz w:val="20"/>
        </w:rPr>
      </w:pPr>
      <w:r>
        <w:rPr>
          <w:rFonts w:hAnsi="바탕체" w:hint="eastAsia"/>
          <w:b/>
          <w:bCs/>
          <w:color w:val="auto"/>
          <w:sz w:val="20"/>
        </w:rPr>
        <w:t>※</w:t>
      </w:r>
      <w:r>
        <w:rPr>
          <w:rFonts w:ascii="Times New Roman" w:hint="eastAsia"/>
          <w:b/>
          <w:bCs/>
          <w:color w:val="auto"/>
          <w:sz w:val="20"/>
        </w:rPr>
        <w:t>확인서류</w:t>
      </w:r>
      <w:r>
        <w:rPr>
          <w:rFonts w:ascii="Times New Roman" w:hint="eastAsia"/>
          <w:b/>
          <w:bCs/>
          <w:color w:val="auto"/>
          <w:sz w:val="20"/>
        </w:rPr>
        <w:t>:</w:t>
      </w:r>
      <w:r>
        <w:rPr>
          <w:rFonts w:ascii="Times New Roman"/>
          <w:b/>
          <w:bCs/>
          <w:color w:val="auto"/>
          <w:sz w:val="20"/>
        </w:rPr>
        <w:t xml:space="preserve"> 2023. 11. </w:t>
      </w:r>
      <w:proofErr w:type="gramStart"/>
      <w:r>
        <w:rPr>
          <w:rFonts w:ascii="Times New Roman"/>
          <w:b/>
          <w:bCs/>
          <w:color w:val="auto"/>
          <w:sz w:val="20"/>
        </w:rPr>
        <w:t>8.</w:t>
      </w:r>
      <w:r>
        <w:rPr>
          <w:rFonts w:ascii="Times New Roman" w:hint="eastAsia"/>
          <w:b/>
          <w:bCs/>
          <w:color w:val="auto"/>
          <w:sz w:val="20"/>
        </w:rPr>
        <w:t>자</w:t>
      </w:r>
      <w:proofErr w:type="gramEnd"/>
      <w:r>
        <w:rPr>
          <w:rFonts w:ascii="Times New Roman" w:hint="eastAsia"/>
          <w:b/>
          <w:bCs/>
          <w:color w:val="auto"/>
          <w:sz w:val="20"/>
        </w:rPr>
        <w:t xml:space="preserve"> </w:t>
      </w:r>
      <w:r>
        <w:rPr>
          <w:rFonts w:ascii="Times New Roman" w:hint="eastAsia"/>
          <w:b/>
          <w:bCs/>
          <w:color w:val="auto"/>
          <w:sz w:val="20"/>
        </w:rPr>
        <w:t>토지이용계획확인서</w:t>
      </w:r>
      <w:r>
        <w:rPr>
          <w:rFonts w:ascii="Times New Roman" w:hint="eastAsia"/>
          <w:b/>
          <w:bCs/>
          <w:color w:val="auto"/>
          <w:sz w:val="20"/>
        </w:rPr>
        <w:t>,</w:t>
      </w:r>
      <w:r>
        <w:rPr>
          <w:rFonts w:ascii="Times New Roman"/>
          <w:b/>
          <w:bCs/>
          <w:color w:val="auto"/>
          <w:sz w:val="20"/>
        </w:rPr>
        <w:t xml:space="preserve"> </w:t>
      </w:r>
      <w:r>
        <w:rPr>
          <w:rFonts w:ascii="Times New Roman" w:hint="eastAsia"/>
          <w:b/>
          <w:bCs/>
          <w:color w:val="auto"/>
          <w:sz w:val="20"/>
        </w:rPr>
        <w:t>토지</w:t>
      </w:r>
      <w:r>
        <w:rPr>
          <w:rFonts w:ascii="Times New Roman" w:hint="eastAsia"/>
          <w:b/>
          <w:bCs/>
          <w:color w:val="auto"/>
          <w:sz w:val="20"/>
        </w:rPr>
        <w:t xml:space="preserve"> </w:t>
      </w:r>
      <w:r>
        <w:rPr>
          <w:rFonts w:ascii="Times New Roman" w:hint="eastAsia"/>
          <w:b/>
          <w:bCs/>
          <w:color w:val="auto"/>
          <w:sz w:val="20"/>
        </w:rPr>
        <w:t>등기사항전부증명서</w:t>
      </w:r>
      <w:r>
        <w:rPr>
          <w:rFonts w:ascii="Times New Roman" w:hint="eastAsia"/>
          <w:b/>
          <w:bCs/>
          <w:color w:val="auto"/>
          <w:sz w:val="20"/>
        </w:rPr>
        <w:t xml:space="preserve"> </w:t>
      </w:r>
      <w:r>
        <w:rPr>
          <w:rFonts w:ascii="Times New Roman" w:hint="eastAsia"/>
          <w:b/>
          <w:bCs/>
          <w:color w:val="auto"/>
          <w:sz w:val="20"/>
        </w:rPr>
        <w:t>및</w:t>
      </w:r>
      <w:r>
        <w:rPr>
          <w:rFonts w:ascii="Times New Roman" w:hint="eastAsia"/>
          <w:b/>
          <w:bCs/>
          <w:color w:val="auto"/>
          <w:sz w:val="20"/>
        </w:rPr>
        <w:t xml:space="preserve"> </w:t>
      </w:r>
      <w:r>
        <w:rPr>
          <w:rFonts w:ascii="Times New Roman"/>
          <w:b/>
          <w:bCs/>
          <w:color w:val="auto"/>
          <w:sz w:val="20"/>
        </w:rPr>
        <w:t xml:space="preserve">2023. 11. </w:t>
      </w:r>
      <w:proofErr w:type="gramStart"/>
      <w:r>
        <w:rPr>
          <w:rFonts w:ascii="Times New Roman"/>
          <w:b/>
          <w:bCs/>
          <w:color w:val="auto"/>
          <w:sz w:val="20"/>
        </w:rPr>
        <w:t>9.</w:t>
      </w:r>
      <w:r>
        <w:rPr>
          <w:rFonts w:ascii="Times New Roman" w:hint="eastAsia"/>
          <w:b/>
          <w:bCs/>
          <w:color w:val="auto"/>
          <w:sz w:val="20"/>
        </w:rPr>
        <w:t>자</w:t>
      </w:r>
      <w:proofErr w:type="gramEnd"/>
      <w:r>
        <w:rPr>
          <w:rFonts w:ascii="Times New Roman" w:hint="eastAsia"/>
          <w:b/>
          <w:bCs/>
          <w:color w:val="auto"/>
          <w:sz w:val="20"/>
        </w:rPr>
        <w:t xml:space="preserve"> </w:t>
      </w:r>
      <w:r>
        <w:rPr>
          <w:rFonts w:ascii="Times New Roman" w:hint="eastAsia"/>
          <w:b/>
          <w:bCs/>
          <w:color w:val="auto"/>
          <w:sz w:val="20"/>
        </w:rPr>
        <w:t>토지대장</w:t>
      </w:r>
      <w:r>
        <w:rPr>
          <w:rFonts w:ascii="Times New Roman" w:hint="eastAsia"/>
          <w:b/>
          <w:bCs/>
          <w:color w:val="auto"/>
          <w:sz w:val="20"/>
        </w:rPr>
        <w:t>(</w:t>
      </w:r>
      <w:proofErr w:type="spellStart"/>
      <w:r>
        <w:rPr>
          <w:rFonts w:ascii="Times New Roman" w:hint="eastAsia"/>
          <w:b/>
          <w:bCs/>
          <w:color w:val="auto"/>
          <w:sz w:val="20"/>
        </w:rPr>
        <w:t>대지권등록부</w:t>
      </w:r>
      <w:proofErr w:type="spellEnd"/>
      <w:r>
        <w:rPr>
          <w:rFonts w:ascii="Times New Roman" w:hint="eastAsia"/>
          <w:b/>
          <w:bCs/>
          <w:color w:val="auto"/>
          <w:sz w:val="20"/>
        </w:rPr>
        <w:t>)</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316"/>
        <w:gridCol w:w="2016"/>
        <w:gridCol w:w="625"/>
        <w:gridCol w:w="936"/>
        <w:gridCol w:w="3275"/>
        <w:gridCol w:w="6549"/>
        <w:gridCol w:w="1671"/>
      </w:tblGrid>
      <w:tr w:rsidR="00FD0FBE" w14:paraId="6F58F68A" w14:textId="77777777" w:rsidTr="0020725E">
        <w:trPr>
          <w:trHeight w:val="340"/>
          <w:tblHeader/>
        </w:trPr>
        <w:tc>
          <w:tcPr>
            <w:tcW w:w="103" w:type="pct"/>
            <w:tcBorders>
              <w:top w:val="single" w:sz="4" w:space="0" w:color="auto"/>
              <w:left w:val="single" w:sz="4" w:space="0" w:color="auto"/>
              <w:bottom w:val="single" w:sz="4" w:space="0" w:color="auto"/>
            </w:tcBorders>
            <w:shd w:val="clear" w:color="auto" w:fill="E9E6D7"/>
            <w:vAlign w:val="center"/>
          </w:tcPr>
          <w:p w14:paraId="680C8EDF"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No.</w:t>
            </w:r>
          </w:p>
        </w:tc>
        <w:tc>
          <w:tcPr>
            <w:tcW w:w="655" w:type="pct"/>
            <w:tcBorders>
              <w:top w:val="single" w:sz="4" w:space="0" w:color="auto"/>
              <w:bottom w:val="single" w:sz="4" w:space="0" w:color="auto"/>
            </w:tcBorders>
            <w:shd w:val="clear" w:color="auto" w:fill="E9E6D7"/>
            <w:vAlign w:val="center"/>
          </w:tcPr>
          <w:p w14:paraId="44D1E232"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소재지</w:t>
            </w:r>
          </w:p>
        </w:tc>
        <w:tc>
          <w:tcPr>
            <w:tcW w:w="203" w:type="pct"/>
            <w:tcBorders>
              <w:top w:val="single" w:sz="4" w:space="0" w:color="auto"/>
              <w:bottom w:val="single" w:sz="4" w:space="0" w:color="auto"/>
            </w:tcBorders>
            <w:shd w:val="clear" w:color="auto" w:fill="E9E6D7"/>
            <w:vAlign w:val="center"/>
          </w:tcPr>
          <w:p w14:paraId="42DF6232"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지목</w:t>
            </w:r>
          </w:p>
        </w:tc>
        <w:tc>
          <w:tcPr>
            <w:tcW w:w="304" w:type="pct"/>
            <w:tcBorders>
              <w:top w:val="single" w:sz="4" w:space="0" w:color="auto"/>
              <w:bottom w:val="single" w:sz="4" w:space="0" w:color="auto"/>
            </w:tcBorders>
            <w:shd w:val="clear" w:color="auto" w:fill="E9E6D7"/>
            <w:vAlign w:val="center"/>
          </w:tcPr>
          <w:p w14:paraId="0EC6DD54"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면적</w:t>
            </w:r>
            <w:r>
              <w:rPr>
                <w:rFonts w:ascii="Times New Roman"/>
                <w:b/>
                <w:bCs/>
                <w:sz w:val="18"/>
              </w:rPr>
              <w:t>(</w:t>
            </w:r>
            <w:r>
              <w:rPr>
                <w:rFonts w:ascii="Times New Roman" w:hint="eastAsia"/>
                <w:b/>
                <w:bCs/>
                <w:sz w:val="18"/>
              </w:rPr>
              <w:t>㎡</w:t>
            </w:r>
            <w:r>
              <w:rPr>
                <w:rFonts w:ascii="Times New Roman"/>
                <w:b/>
                <w:bCs/>
                <w:sz w:val="18"/>
              </w:rPr>
              <w:t>)</w:t>
            </w:r>
          </w:p>
        </w:tc>
        <w:tc>
          <w:tcPr>
            <w:tcW w:w="1064" w:type="pct"/>
            <w:tcBorders>
              <w:top w:val="single" w:sz="4" w:space="0" w:color="auto"/>
              <w:bottom w:val="single" w:sz="4" w:space="0" w:color="auto"/>
            </w:tcBorders>
            <w:shd w:val="clear" w:color="auto" w:fill="E9E6D7"/>
            <w:vAlign w:val="center"/>
          </w:tcPr>
          <w:p w14:paraId="7E2585BA"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용도지역</w:t>
            </w:r>
          </w:p>
        </w:tc>
        <w:tc>
          <w:tcPr>
            <w:tcW w:w="2128" w:type="pct"/>
            <w:tcBorders>
              <w:top w:val="single" w:sz="4" w:space="0" w:color="auto"/>
              <w:bottom w:val="single" w:sz="4" w:space="0" w:color="auto"/>
            </w:tcBorders>
            <w:shd w:val="clear" w:color="auto" w:fill="E9E6D7"/>
            <w:vAlign w:val="center"/>
          </w:tcPr>
          <w:p w14:paraId="008822D7"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소유자</w:t>
            </w:r>
          </w:p>
        </w:tc>
        <w:tc>
          <w:tcPr>
            <w:tcW w:w="543" w:type="pct"/>
            <w:tcBorders>
              <w:top w:val="single" w:sz="4" w:space="0" w:color="auto"/>
              <w:bottom w:val="single" w:sz="4" w:space="0" w:color="auto"/>
              <w:right w:val="single" w:sz="4" w:space="0" w:color="auto"/>
            </w:tcBorders>
            <w:shd w:val="clear" w:color="auto" w:fill="E9E6D7"/>
            <w:vAlign w:val="center"/>
          </w:tcPr>
          <w:p w14:paraId="01AD45BC"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비고</w:t>
            </w:r>
          </w:p>
        </w:tc>
      </w:tr>
      <w:tr w:rsidR="00FD0FBE" w14:paraId="4844EC78" w14:textId="77777777" w:rsidTr="0020725E">
        <w:trPr>
          <w:trHeight w:val="340"/>
        </w:trPr>
        <w:tc>
          <w:tcPr>
            <w:tcW w:w="103" w:type="pct"/>
            <w:tcBorders>
              <w:top w:val="single" w:sz="4" w:space="0" w:color="auto"/>
              <w:left w:val="single" w:sz="4" w:space="0" w:color="auto"/>
              <w:bottom w:val="single" w:sz="4" w:space="0" w:color="auto"/>
            </w:tcBorders>
            <w:vAlign w:val="center"/>
          </w:tcPr>
          <w:p w14:paraId="42F70F25"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1</w:t>
            </w:r>
          </w:p>
        </w:tc>
        <w:tc>
          <w:tcPr>
            <w:tcW w:w="655" w:type="pct"/>
            <w:tcBorders>
              <w:top w:val="single" w:sz="4" w:space="0" w:color="auto"/>
              <w:bottom w:val="single" w:sz="4" w:space="0" w:color="auto"/>
            </w:tcBorders>
            <w:vAlign w:val="center"/>
          </w:tcPr>
          <w:p w14:paraId="1B0CC51A" w14:textId="77777777" w:rsidR="00FD0FBE"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w:t>
            </w:r>
            <w:r>
              <w:rPr>
                <w:rFonts w:ascii="Times New Roman"/>
                <w:sz w:val="18"/>
              </w:rPr>
              <w:t>39</w:t>
            </w:r>
          </w:p>
        </w:tc>
        <w:tc>
          <w:tcPr>
            <w:tcW w:w="203" w:type="pct"/>
            <w:tcBorders>
              <w:top w:val="single" w:sz="4" w:space="0" w:color="auto"/>
              <w:bottom w:val="single" w:sz="4" w:space="0" w:color="auto"/>
            </w:tcBorders>
            <w:vAlign w:val="center"/>
          </w:tcPr>
          <w:p w14:paraId="53F234EF"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대지</w:t>
            </w:r>
          </w:p>
        </w:tc>
        <w:tc>
          <w:tcPr>
            <w:tcW w:w="304" w:type="pct"/>
            <w:tcBorders>
              <w:top w:val="single" w:sz="4" w:space="0" w:color="auto"/>
              <w:bottom w:val="single" w:sz="4" w:space="0" w:color="auto"/>
            </w:tcBorders>
            <w:vAlign w:val="center"/>
          </w:tcPr>
          <w:p w14:paraId="0DE5A166" w14:textId="77777777" w:rsidR="00FD0FBE" w:rsidRDefault="00FD0FBE" w:rsidP="002364C4">
            <w:pPr>
              <w:pStyle w:val="afff6"/>
              <w:wordWrap/>
              <w:spacing w:line="240" w:lineRule="atLeast"/>
              <w:ind w:right="170"/>
              <w:jc w:val="right"/>
              <w:rPr>
                <w:rFonts w:ascii="Times New Roman"/>
                <w:sz w:val="18"/>
              </w:rPr>
            </w:pPr>
            <w:r>
              <w:rPr>
                <w:rFonts w:ascii="Times New Roman"/>
                <w:sz w:val="18"/>
              </w:rPr>
              <w:t>2,846.8</w:t>
            </w:r>
          </w:p>
        </w:tc>
        <w:tc>
          <w:tcPr>
            <w:tcW w:w="1064" w:type="pct"/>
            <w:tcBorders>
              <w:top w:val="single" w:sz="4" w:space="0" w:color="auto"/>
              <w:bottom w:val="single" w:sz="4" w:space="0" w:color="auto"/>
            </w:tcBorders>
            <w:vAlign w:val="center"/>
          </w:tcPr>
          <w:p w14:paraId="3D6D8119"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일반상업지역</w:t>
            </w:r>
          </w:p>
          <w:p w14:paraId="2CFE7B05"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방화지구</w:t>
            </w:r>
          </w:p>
          <w:p w14:paraId="39C2279D"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특정개발진흥지구</w:t>
            </w:r>
          </w:p>
          <w:p w14:paraId="68767FBC"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도로</w:t>
            </w:r>
            <w:r>
              <w:rPr>
                <w:rFonts w:ascii="Times New Roman" w:hint="eastAsia"/>
                <w:sz w:val="18"/>
              </w:rPr>
              <w:t>(</w:t>
            </w:r>
            <w:r>
              <w:rPr>
                <w:rFonts w:ascii="Times New Roman" w:hint="eastAsia"/>
                <w:sz w:val="18"/>
              </w:rPr>
              <w:t>접합</w:t>
            </w:r>
            <w:r>
              <w:rPr>
                <w:rFonts w:ascii="Times New Roman" w:hint="eastAsia"/>
                <w:sz w:val="18"/>
              </w:rPr>
              <w:t>)</w:t>
            </w:r>
          </w:p>
          <w:p w14:paraId="250F3700" w14:textId="77777777" w:rsidR="00FD0FBE" w:rsidRDefault="00FD0FBE" w:rsidP="00D05420">
            <w:pPr>
              <w:pStyle w:val="afff6"/>
              <w:numPr>
                <w:ilvl w:val="0"/>
                <w:numId w:val="23"/>
              </w:numPr>
              <w:wordWrap/>
              <w:spacing w:line="240" w:lineRule="atLeast"/>
              <w:ind w:left="170" w:right="57" w:hanging="170"/>
              <w:rPr>
                <w:rFonts w:ascii="Times New Roman"/>
                <w:sz w:val="18"/>
              </w:rPr>
            </w:pPr>
            <w:proofErr w:type="spellStart"/>
            <w:r>
              <w:rPr>
                <w:rFonts w:ascii="Times New Roman" w:hint="eastAsia"/>
                <w:sz w:val="18"/>
              </w:rPr>
              <w:t>가축사육제한구역</w:t>
            </w:r>
            <w:proofErr w:type="spellEnd"/>
          </w:p>
          <w:p w14:paraId="53BDBD76" w14:textId="77777777" w:rsidR="00FD0FBE" w:rsidRDefault="00FD0FBE" w:rsidP="00D05420">
            <w:pPr>
              <w:pStyle w:val="afff6"/>
              <w:numPr>
                <w:ilvl w:val="0"/>
                <w:numId w:val="23"/>
              </w:numPr>
              <w:wordWrap/>
              <w:spacing w:line="240" w:lineRule="atLeast"/>
              <w:ind w:left="170" w:right="57" w:hanging="170"/>
              <w:rPr>
                <w:rFonts w:ascii="Times New Roman"/>
                <w:sz w:val="18"/>
              </w:rPr>
            </w:pPr>
            <w:proofErr w:type="spellStart"/>
            <w:r>
              <w:rPr>
                <w:rFonts w:ascii="Times New Roman" w:hint="eastAsia"/>
                <w:sz w:val="18"/>
              </w:rPr>
              <w:t>가로구역별최고높이제한지역</w:t>
            </w:r>
            <w:proofErr w:type="spellEnd"/>
          </w:p>
          <w:p w14:paraId="311A3621"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대공방어협조구역</w:t>
            </w:r>
          </w:p>
          <w:p w14:paraId="559B56CB"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정비구역</w:t>
            </w:r>
            <w:r>
              <w:rPr>
                <w:rFonts w:ascii="Times New Roman" w:hint="eastAsia"/>
                <w:sz w:val="18"/>
              </w:rPr>
              <w:t>(</w:t>
            </w:r>
            <w:proofErr w:type="spellStart"/>
            <w:r>
              <w:rPr>
                <w:rFonts w:ascii="Times New Roman" w:hint="eastAsia"/>
                <w:sz w:val="18"/>
              </w:rPr>
              <w:t>도시정비형재개발구역</w:t>
            </w:r>
            <w:proofErr w:type="spellEnd"/>
            <w:r>
              <w:rPr>
                <w:rFonts w:ascii="Times New Roman" w:hint="eastAsia"/>
                <w:sz w:val="18"/>
              </w:rPr>
              <w:t>)</w:t>
            </w:r>
          </w:p>
          <w:p w14:paraId="435D9C89"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과밀억제권역</w:t>
            </w:r>
          </w:p>
          <w:p w14:paraId="794B1818"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중점경관관리구역</w:t>
            </w:r>
          </w:p>
          <w:p w14:paraId="50E8593D"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역사도심</w:t>
            </w:r>
            <w:r>
              <w:rPr>
                <w:rFonts w:ascii="Times New Roman" w:hint="eastAsia"/>
                <w:sz w:val="18"/>
              </w:rPr>
              <w:t>(</w:t>
            </w:r>
            <w:r>
              <w:rPr>
                <w:rFonts w:ascii="Times New Roman"/>
                <w:sz w:val="18"/>
              </w:rPr>
              <w:t>4</w:t>
            </w:r>
            <w:r>
              <w:rPr>
                <w:rFonts w:ascii="Times New Roman" w:hint="eastAsia"/>
                <w:sz w:val="18"/>
              </w:rPr>
              <w:t>대문안</w:t>
            </w:r>
            <w:r>
              <w:rPr>
                <w:rFonts w:ascii="Times New Roman" w:hint="eastAsia"/>
                <w:sz w:val="18"/>
              </w:rPr>
              <w:t>)</w:t>
            </w:r>
          </w:p>
          <w:p w14:paraId="7CB45133"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건축선</w:t>
            </w:r>
          </w:p>
          <w:p w14:paraId="2C9BFBC7" w14:textId="77777777" w:rsidR="00FD0FBE"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도시환경정비사업완료</w:t>
            </w:r>
          </w:p>
        </w:tc>
        <w:tc>
          <w:tcPr>
            <w:tcW w:w="2128" w:type="pct"/>
            <w:tcBorders>
              <w:top w:val="single" w:sz="4" w:space="0" w:color="auto"/>
              <w:bottom w:val="single" w:sz="4" w:space="0" w:color="auto"/>
            </w:tcBorders>
            <w:vAlign w:val="center"/>
          </w:tcPr>
          <w:p w14:paraId="7716CAA5"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대견기업㈜</w:t>
            </w:r>
          </w:p>
          <w:p w14:paraId="4069157A" w14:textId="77777777" w:rsidR="00FD0FBE" w:rsidRDefault="00FD0FBE" w:rsidP="002364C4">
            <w:pPr>
              <w:pStyle w:val="afff6"/>
              <w:wordWrap/>
              <w:spacing w:line="240" w:lineRule="atLeast"/>
              <w:jc w:val="center"/>
              <w:rPr>
                <w:rFonts w:ascii="Times New Roman"/>
                <w:sz w:val="18"/>
              </w:rPr>
            </w:pPr>
            <w:r>
              <w:rPr>
                <w:rFonts w:ascii="Times New Roman"/>
                <w:sz w:val="18"/>
              </w:rPr>
              <w:t>(2540.20/2846.80)</w:t>
            </w:r>
          </w:p>
          <w:p w14:paraId="1A69B4C7"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w:t>
            </w:r>
            <w:proofErr w:type="spellStart"/>
            <w:r>
              <w:rPr>
                <w:rFonts w:ascii="Times New Roman" w:hint="eastAsia"/>
                <w:sz w:val="18"/>
              </w:rPr>
              <w:t>코람코가치부가형부동산제</w:t>
            </w:r>
            <w:proofErr w:type="spellEnd"/>
            <w:r>
              <w:rPr>
                <w:rFonts w:ascii="Times New Roman" w:hint="eastAsia"/>
                <w:sz w:val="18"/>
              </w:rPr>
              <w:t>2</w:t>
            </w:r>
            <w:r>
              <w:rPr>
                <w:rFonts w:ascii="Times New Roman" w:hint="eastAsia"/>
                <w:sz w:val="18"/>
              </w:rPr>
              <w:t>의</w:t>
            </w:r>
            <w:r>
              <w:rPr>
                <w:rFonts w:ascii="Times New Roman" w:hint="eastAsia"/>
                <w:sz w:val="18"/>
              </w:rPr>
              <w:t>2</w:t>
            </w:r>
            <w:r>
              <w:rPr>
                <w:rFonts w:ascii="Times New Roman" w:hint="eastAsia"/>
                <w:sz w:val="18"/>
              </w:rPr>
              <w:t>호위탁관리자부동산투자회사</w:t>
            </w:r>
          </w:p>
          <w:p w14:paraId="6448E665" w14:textId="77777777" w:rsidR="00FD0FBE" w:rsidRDefault="00FD0FBE" w:rsidP="002364C4">
            <w:pPr>
              <w:pStyle w:val="afff6"/>
              <w:wordWrap/>
              <w:spacing w:line="240" w:lineRule="atLeast"/>
              <w:jc w:val="center"/>
              <w:rPr>
                <w:rFonts w:ascii="Times New Roman"/>
                <w:sz w:val="18"/>
              </w:rPr>
            </w:pPr>
            <w:r>
              <w:rPr>
                <w:rFonts w:ascii="Times New Roman"/>
                <w:sz w:val="18"/>
              </w:rPr>
              <w:t>(306.60/2846.80) [</w:t>
            </w:r>
            <w:r>
              <w:rPr>
                <w:rFonts w:ascii="Times New Roman" w:hint="eastAsia"/>
                <w:sz w:val="18"/>
              </w:rPr>
              <w:t>전부대지권</w:t>
            </w:r>
            <w:r>
              <w:rPr>
                <w:rFonts w:ascii="Times New Roman" w:hint="eastAsia"/>
                <w:sz w:val="18"/>
              </w:rPr>
              <w:t xml:space="preserve"> </w:t>
            </w:r>
            <w:r>
              <w:rPr>
                <w:rFonts w:ascii="Times New Roman" w:hint="eastAsia"/>
                <w:sz w:val="18"/>
              </w:rPr>
              <w:t>설정</w:t>
            </w:r>
            <w:r>
              <w:rPr>
                <w:rFonts w:ascii="Times New Roman" w:hint="eastAsia"/>
                <w:sz w:val="18"/>
              </w:rPr>
              <w:t>]</w:t>
            </w:r>
          </w:p>
        </w:tc>
        <w:tc>
          <w:tcPr>
            <w:tcW w:w="543" w:type="pct"/>
            <w:tcBorders>
              <w:top w:val="single" w:sz="4" w:space="0" w:color="auto"/>
              <w:bottom w:val="single" w:sz="4" w:space="0" w:color="auto"/>
              <w:right w:val="single" w:sz="4" w:space="0" w:color="auto"/>
            </w:tcBorders>
            <w:vAlign w:val="center"/>
          </w:tcPr>
          <w:p w14:paraId="5BBBA20E" w14:textId="77777777" w:rsidR="00FD0FBE" w:rsidRPr="00C15BC2" w:rsidRDefault="00FD0FBE" w:rsidP="00D05420">
            <w:pPr>
              <w:pStyle w:val="afff6"/>
              <w:numPr>
                <w:ilvl w:val="0"/>
                <w:numId w:val="23"/>
              </w:numPr>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bl>
    <w:p w14:paraId="6620264B" w14:textId="77777777" w:rsidR="00FD0FBE" w:rsidRDefault="00FD0FBE" w:rsidP="002364C4">
      <w:pPr>
        <w:pStyle w:val="afff6"/>
        <w:wordWrap/>
        <w:snapToGrid w:val="0"/>
        <w:spacing w:line="240" w:lineRule="auto"/>
        <w:jc w:val="center"/>
        <w:rPr>
          <w:rFonts w:ascii="Times New Roman"/>
          <w:b/>
          <w:bCs/>
          <w:color w:val="auto"/>
          <w:sz w:val="20"/>
          <w:u w:val="single"/>
        </w:rPr>
      </w:pPr>
    </w:p>
    <w:p w14:paraId="1D4965B6" w14:textId="0C71002B" w:rsidR="00FD0FBE" w:rsidRDefault="00FD0FBE" w:rsidP="002364C4">
      <w:pPr>
        <w:pStyle w:val="afff6"/>
        <w:wordWrap/>
        <w:snapToGrid w:val="0"/>
        <w:spacing w:line="240" w:lineRule="auto"/>
        <w:jc w:val="center"/>
        <w:rPr>
          <w:rFonts w:ascii="Times New Roman"/>
          <w:b/>
          <w:bCs/>
          <w:color w:val="auto"/>
          <w:sz w:val="20"/>
        </w:rPr>
      </w:pPr>
      <w:r w:rsidRPr="00FF4A23">
        <w:rPr>
          <w:rFonts w:ascii="Times New Roman" w:hint="eastAsia"/>
          <w:b/>
          <w:bCs/>
          <w:color w:val="auto"/>
          <w:sz w:val="20"/>
          <w:u w:val="single"/>
        </w:rPr>
        <w:t>집합건물</w:t>
      </w:r>
      <w:r>
        <w:rPr>
          <w:rStyle w:val="ae"/>
          <w:rFonts w:ascii="Times New Roman"/>
          <w:b/>
          <w:bCs/>
          <w:color w:val="auto"/>
          <w:sz w:val="20"/>
        </w:rPr>
        <w:footnoteReference w:id="30"/>
      </w:r>
    </w:p>
    <w:p w14:paraId="23CFBA54" w14:textId="77777777" w:rsidR="00FD0FBE" w:rsidRDefault="00FD0FBE" w:rsidP="002364C4">
      <w:pPr>
        <w:pStyle w:val="afff6"/>
        <w:wordWrap/>
        <w:snapToGrid w:val="0"/>
        <w:spacing w:line="240" w:lineRule="auto"/>
        <w:jc w:val="left"/>
        <w:rPr>
          <w:rFonts w:ascii="Times New Roman"/>
          <w:b/>
          <w:bCs/>
          <w:color w:val="auto"/>
          <w:sz w:val="20"/>
        </w:rPr>
      </w:pPr>
    </w:p>
    <w:p w14:paraId="732BFFBB" w14:textId="58848551" w:rsidR="00FD0FBE" w:rsidRDefault="00FD0FBE" w:rsidP="002364C4">
      <w:pPr>
        <w:pStyle w:val="afff6"/>
        <w:wordWrap/>
        <w:snapToGrid w:val="0"/>
        <w:spacing w:line="240" w:lineRule="auto"/>
        <w:jc w:val="left"/>
        <w:rPr>
          <w:rFonts w:ascii="Times New Roman"/>
          <w:b/>
          <w:bCs/>
          <w:color w:val="auto"/>
          <w:sz w:val="20"/>
        </w:rPr>
      </w:pPr>
      <w:r>
        <w:rPr>
          <w:rFonts w:hAnsi="바탕체" w:hint="eastAsia"/>
          <w:b/>
          <w:bCs/>
          <w:color w:val="auto"/>
          <w:sz w:val="20"/>
        </w:rPr>
        <w:t>※</w:t>
      </w:r>
      <w:r>
        <w:rPr>
          <w:rFonts w:ascii="Times New Roman" w:hint="eastAsia"/>
          <w:b/>
          <w:bCs/>
          <w:color w:val="auto"/>
          <w:sz w:val="20"/>
        </w:rPr>
        <w:t>확인서류</w:t>
      </w:r>
      <w:r>
        <w:rPr>
          <w:rFonts w:ascii="Times New Roman" w:hint="eastAsia"/>
          <w:b/>
          <w:bCs/>
          <w:color w:val="auto"/>
          <w:sz w:val="20"/>
        </w:rPr>
        <w:t>:</w:t>
      </w:r>
      <w:r>
        <w:rPr>
          <w:rFonts w:ascii="Times New Roman"/>
          <w:b/>
          <w:bCs/>
          <w:color w:val="auto"/>
          <w:sz w:val="20"/>
        </w:rPr>
        <w:t xml:space="preserve"> 2023. 11. </w:t>
      </w:r>
      <w:proofErr w:type="gramStart"/>
      <w:r>
        <w:rPr>
          <w:rFonts w:ascii="Times New Roman"/>
          <w:b/>
          <w:bCs/>
          <w:color w:val="auto"/>
          <w:sz w:val="20"/>
        </w:rPr>
        <w:t>9.</w:t>
      </w:r>
      <w:r>
        <w:rPr>
          <w:rFonts w:ascii="Times New Roman" w:hint="eastAsia"/>
          <w:b/>
          <w:bCs/>
          <w:color w:val="auto"/>
          <w:sz w:val="20"/>
        </w:rPr>
        <w:t>자</w:t>
      </w:r>
      <w:proofErr w:type="gramEnd"/>
      <w:r>
        <w:rPr>
          <w:rFonts w:ascii="Times New Roman" w:hint="eastAsia"/>
          <w:b/>
          <w:bCs/>
          <w:color w:val="auto"/>
          <w:sz w:val="20"/>
        </w:rPr>
        <w:t xml:space="preserve"> </w:t>
      </w:r>
      <w:r>
        <w:rPr>
          <w:rFonts w:ascii="Times New Roman" w:hint="eastAsia"/>
          <w:b/>
          <w:bCs/>
          <w:color w:val="auto"/>
          <w:sz w:val="20"/>
        </w:rPr>
        <w:t>집합건축물대장</w:t>
      </w:r>
      <w:r>
        <w:rPr>
          <w:rFonts w:ascii="Times New Roman" w:hint="eastAsia"/>
          <w:b/>
          <w:bCs/>
          <w:color w:val="auto"/>
          <w:sz w:val="20"/>
        </w:rPr>
        <w:t>(</w:t>
      </w:r>
      <w:proofErr w:type="spellStart"/>
      <w:r>
        <w:rPr>
          <w:rFonts w:ascii="Times New Roman" w:hint="eastAsia"/>
          <w:b/>
          <w:bCs/>
          <w:color w:val="auto"/>
          <w:sz w:val="20"/>
        </w:rPr>
        <w:t>표제부</w:t>
      </w:r>
      <w:proofErr w:type="spellEnd"/>
      <w:r>
        <w:rPr>
          <w:rFonts w:ascii="Times New Roman" w:hint="eastAsia"/>
          <w:b/>
          <w:bCs/>
          <w:color w:val="auto"/>
          <w:sz w:val="20"/>
        </w:rPr>
        <w:t xml:space="preserve">, </w:t>
      </w:r>
      <w:proofErr w:type="spellStart"/>
      <w:r>
        <w:rPr>
          <w:rFonts w:ascii="Times New Roman" w:hint="eastAsia"/>
          <w:b/>
          <w:bCs/>
          <w:color w:val="auto"/>
          <w:sz w:val="20"/>
        </w:rPr>
        <w:t>전유부</w:t>
      </w:r>
      <w:proofErr w:type="spellEnd"/>
      <w:r>
        <w:rPr>
          <w:rFonts w:ascii="Times New Roman" w:hint="eastAsia"/>
          <w:b/>
          <w:bCs/>
          <w:color w:val="auto"/>
          <w:sz w:val="20"/>
        </w:rPr>
        <w:t xml:space="preserve">) </w:t>
      </w:r>
      <w:r>
        <w:rPr>
          <w:rFonts w:ascii="Times New Roman" w:hint="eastAsia"/>
          <w:b/>
          <w:bCs/>
          <w:color w:val="auto"/>
          <w:sz w:val="20"/>
        </w:rPr>
        <w:t>및</w:t>
      </w:r>
      <w:r>
        <w:rPr>
          <w:rFonts w:ascii="Times New Roman" w:hint="eastAsia"/>
          <w:b/>
          <w:bCs/>
          <w:color w:val="auto"/>
          <w:sz w:val="20"/>
        </w:rPr>
        <w:t xml:space="preserve">  </w:t>
      </w:r>
      <w:r>
        <w:rPr>
          <w:rFonts w:ascii="Times New Roman" w:hint="eastAsia"/>
          <w:b/>
          <w:bCs/>
          <w:color w:val="auto"/>
          <w:sz w:val="20"/>
        </w:rPr>
        <w:t>집합건물</w:t>
      </w:r>
      <w:r>
        <w:rPr>
          <w:rFonts w:ascii="Times New Roman" w:hint="eastAsia"/>
          <w:b/>
          <w:bCs/>
          <w:color w:val="auto"/>
          <w:sz w:val="20"/>
        </w:rPr>
        <w:t xml:space="preserve"> </w:t>
      </w:r>
      <w:r>
        <w:rPr>
          <w:rFonts w:ascii="Times New Roman" w:hint="eastAsia"/>
          <w:b/>
          <w:bCs/>
          <w:color w:val="auto"/>
          <w:sz w:val="20"/>
        </w:rPr>
        <w:t>등기사항전부증명서</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 w:type="dxa"/>
          <w:right w:w="12" w:type="dxa"/>
        </w:tblCellMar>
        <w:tblLook w:val="0000" w:firstRow="0" w:lastRow="0" w:firstColumn="0" w:lastColumn="0" w:noHBand="0" w:noVBand="0"/>
      </w:tblPr>
      <w:tblGrid>
        <w:gridCol w:w="1297"/>
        <w:gridCol w:w="1325"/>
        <w:gridCol w:w="1467"/>
        <w:gridCol w:w="1467"/>
        <w:gridCol w:w="2134"/>
        <w:gridCol w:w="1681"/>
        <w:gridCol w:w="1795"/>
        <w:gridCol w:w="1401"/>
        <w:gridCol w:w="1401"/>
        <w:gridCol w:w="1429"/>
      </w:tblGrid>
      <w:tr w:rsidR="00FD0FBE" w14:paraId="18120FAD" w14:textId="77777777" w:rsidTr="0020725E">
        <w:trPr>
          <w:trHeight w:val="340"/>
        </w:trPr>
        <w:tc>
          <w:tcPr>
            <w:tcW w:w="421" w:type="pct"/>
            <w:shd w:val="clear" w:color="auto" w:fill="E9E6D7"/>
            <w:vAlign w:val="center"/>
          </w:tcPr>
          <w:p w14:paraId="79FE9341"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대지면적(㎡)</w:t>
            </w:r>
          </w:p>
        </w:tc>
        <w:tc>
          <w:tcPr>
            <w:tcW w:w="430" w:type="pct"/>
            <w:shd w:val="clear" w:color="auto" w:fill="E9E6D7"/>
            <w:vAlign w:val="center"/>
          </w:tcPr>
          <w:p w14:paraId="36641B3A"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건축면적(㎡)</w:t>
            </w:r>
          </w:p>
        </w:tc>
        <w:tc>
          <w:tcPr>
            <w:tcW w:w="476" w:type="pct"/>
            <w:shd w:val="clear" w:color="auto" w:fill="E9E6D7"/>
            <w:vAlign w:val="center"/>
          </w:tcPr>
          <w:p w14:paraId="3975483A"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건폐율(%)</w:t>
            </w:r>
          </w:p>
        </w:tc>
        <w:tc>
          <w:tcPr>
            <w:tcW w:w="476" w:type="pct"/>
            <w:shd w:val="clear" w:color="auto" w:fill="E9E6D7"/>
            <w:vAlign w:val="center"/>
          </w:tcPr>
          <w:p w14:paraId="6360AFD6"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연면적(㎡)</w:t>
            </w:r>
          </w:p>
        </w:tc>
        <w:tc>
          <w:tcPr>
            <w:tcW w:w="693" w:type="pct"/>
            <w:shd w:val="clear" w:color="auto" w:fill="E9E6D7"/>
            <w:vAlign w:val="center"/>
          </w:tcPr>
          <w:p w14:paraId="0F468B9F" w14:textId="77777777" w:rsidR="00FD0FBE" w:rsidRDefault="00FD0FBE" w:rsidP="002364C4">
            <w:pPr>
              <w:pStyle w:val="afff6"/>
              <w:wordWrap/>
              <w:snapToGrid w:val="0"/>
              <w:spacing w:line="240" w:lineRule="atLeast"/>
              <w:jc w:val="center"/>
              <w:rPr>
                <w:rFonts w:ascii="바탕" w:eastAsia="바탕" w:hAnsi="바탕"/>
                <w:b/>
                <w:bCs/>
                <w:sz w:val="18"/>
              </w:rPr>
            </w:pPr>
            <w:proofErr w:type="spellStart"/>
            <w:r>
              <w:rPr>
                <w:rFonts w:ascii="바탕" w:eastAsia="바탕" w:hAnsi="바탕" w:hint="eastAsia"/>
                <w:b/>
                <w:bCs/>
                <w:sz w:val="18"/>
              </w:rPr>
              <w:t>용적률산정용연면적</w:t>
            </w:r>
            <w:proofErr w:type="spellEnd"/>
            <w:r>
              <w:rPr>
                <w:rFonts w:ascii="바탕" w:eastAsia="바탕" w:hAnsi="바탕" w:hint="eastAsia"/>
                <w:b/>
                <w:bCs/>
                <w:sz w:val="18"/>
              </w:rPr>
              <w:t>(㎡)</w:t>
            </w:r>
          </w:p>
        </w:tc>
        <w:tc>
          <w:tcPr>
            <w:tcW w:w="546" w:type="pct"/>
            <w:shd w:val="clear" w:color="auto" w:fill="E9E6D7"/>
            <w:vAlign w:val="center"/>
          </w:tcPr>
          <w:p w14:paraId="2067154D"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용적률(%)</w:t>
            </w:r>
          </w:p>
        </w:tc>
        <w:tc>
          <w:tcPr>
            <w:tcW w:w="583" w:type="pct"/>
            <w:shd w:val="clear" w:color="auto" w:fill="E9E6D7"/>
            <w:vAlign w:val="center"/>
          </w:tcPr>
          <w:p w14:paraId="2DA8E9D7"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주차장설치현황(대)</w:t>
            </w:r>
          </w:p>
        </w:tc>
        <w:tc>
          <w:tcPr>
            <w:tcW w:w="455" w:type="pct"/>
            <w:shd w:val="clear" w:color="auto" w:fill="E9E6D7"/>
            <w:vAlign w:val="center"/>
          </w:tcPr>
          <w:p w14:paraId="441F9FCB"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높이(m)</w:t>
            </w:r>
          </w:p>
        </w:tc>
        <w:tc>
          <w:tcPr>
            <w:tcW w:w="455" w:type="pct"/>
            <w:shd w:val="clear" w:color="auto" w:fill="E9E6D7"/>
            <w:vAlign w:val="center"/>
          </w:tcPr>
          <w:p w14:paraId="0C41FB8D"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건축허가일자</w:t>
            </w:r>
          </w:p>
        </w:tc>
        <w:tc>
          <w:tcPr>
            <w:tcW w:w="464" w:type="pct"/>
            <w:shd w:val="clear" w:color="auto" w:fill="E9E6D7"/>
            <w:vAlign w:val="center"/>
          </w:tcPr>
          <w:p w14:paraId="5A5C0AAA" w14:textId="77777777" w:rsidR="00FD0FBE" w:rsidRDefault="00FD0FBE" w:rsidP="002364C4">
            <w:pPr>
              <w:pStyle w:val="afff6"/>
              <w:wordWrap/>
              <w:snapToGrid w:val="0"/>
              <w:spacing w:line="240" w:lineRule="atLeast"/>
              <w:jc w:val="center"/>
              <w:rPr>
                <w:rFonts w:ascii="바탕" w:eastAsia="바탕" w:hAnsi="바탕"/>
                <w:b/>
                <w:bCs/>
                <w:sz w:val="18"/>
              </w:rPr>
            </w:pPr>
            <w:r>
              <w:rPr>
                <w:rFonts w:ascii="바탕" w:eastAsia="바탕" w:hAnsi="바탕" w:hint="eastAsia"/>
                <w:b/>
                <w:bCs/>
                <w:sz w:val="18"/>
              </w:rPr>
              <w:t>사용승인일자</w:t>
            </w:r>
          </w:p>
        </w:tc>
      </w:tr>
      <w:tr w:rsidR="00FD0FBE" w14:paraId="25E8B83C" w14:textId="77777777" w:rsidTr="0020725E">
        <w:trPr>
          <w:trHeight w:val="340"/>
          <w:tblHeader/>
        </w:trPr>
        <w:tc>
          <w:tcPr>
            <w:tcW w:w="421" w:type="pct"/>
            <w:vAlign w:val="center"/>
          </w:tcPr>
          <w:p w14:paraId="07F01341"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2,846.8</w:t>
            </w:r>
          </w:p>
        </w:tc>
        <w:tc>
          <w:tcPr>
            <w:tcW w:w="430" w:type="pct"/>
            <w:vAlign w:val="center"/>
          </w:tcPr>
          <w:p w14:paraId="201F48F5"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1,297.88</w:t>
            </w:r>
          </w:p>
        </w:tc>
        <w:tc>
          <w:tcPr>
            <w:tcW w:w="476" w:type="pct"/>
            <w:vAlign w:val="center"/>
          </w:tcPr>
          <w:p w14:paraId="6B3E9626"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45.590838</w:t>
            </w:r>
          </w:p>
        </w:tc>
        <w:tc>
          <w:tcPr>
            <w:tcW w:w="476" w:type="pct"/>
            <w:vAlign w:val="center"/>
          </w:tcPr>
          <w:p w14:paraId="5B132404"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41,676.87</w:t>
            </w:r>
          </w:p>
        </w:tc>
        <w:tc>
          <w:tcPr>
            <w:tcW w:w="693" w:type="pct"/>
            <w:vAlign w:val="center"/>
          </w:tcPr>
          <w:p w14:paraId="0859A32B"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24,439.3</w:t>
            </w:r>
          </w:p>
        </w:tc>
        <w:tc>
          <w:tcPr>
            <w:tcW w:w="546" w:type="pct"/>
            <w:vAlign w:val="center"/>
          </w:tcPr>
          <w:p w14:paraId="71D569CE"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858.4832</w:t>
            </w:r>
          </w:p>
        </w:tc>
        <w:tc>
          <w:tcPr>
            <w:tcW w:w="583" w:type="pct"/>
            <w:vAlign w:val="center"/>
          </w:tcPr>
          <w:p w14:paraId="23490517"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hint="eastAsia"/>
                <w:sz w:val="18"/>
              </w:rPr>
              <w:t>2</w:t>
            </w:r>
            <w:r>
              <w:rPr>
                <w:rFonts w:ascii="Times New Roman" w:eastAsia="돋움체"/>
                <w:sz w:val="18"/>
              </w:rPr>
              <w:t>17</w:t>
            </w:r>
          </w:p>
        </w:tc>
        <w:tc>
          <w:tcPr>
            <w:tcW w:w="455" w:type="pct"/>
            <w:vAlign w:val="center"/>
          </w:tcPr>
          <w:p w14:paraId="43550392"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105.68</w:t>
            </w:r>
          </w:p>
        </w:tc>
        <w:tc>
          <w:tcPr>
            <w:tcW w:w="455" w:type="pct"/>
            <w:vAlign w:val="center"/>
          </w:tcPr>
          <w:p w14:paraId="2F76C511"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1992. 10. 13.</w:t>
            </w:r>
          </w:p>
        </w:tc>
        <w:tc>
          <w:tcPr>
            <w:tcW w:w="464" w:type="pct"/>
            <w:vAlign w:val="center"/>
          </w:tcPr>
          <w:p w14:paraId="7A72EC86" w14:textId="77777777" w:rsidR="00FD0FBE" w:rsidRDefault="00FD0FBE" w:rsidP="002364C4">
            <w:pPr>
              <w:pStyle w:val="afff6"/>
              <w:wordWrap/>
              <w:snapToGrid w:val="0"/>
              <w:spacing w:line="240" w:lineRule="atLeast"/>
              <w:jc w:val="center"/>
              <w:rPr>
                <w:rFonts w:ascii="Times New Roman" w:eastAsia="돋움체"/>
                <w:sz w:val="18"/>
              </w:rPr>
            </w:pPr>
            <w:r>
              <w:rPr>
                <w:rFonts w:ascii="Times New Roman" w:eastAsia="돋움체"/>
                <w:sz w:val="18"/>
              </w:rPr>
              <w:t>1997. 7. 31.</w:t>
            </w:r>
          </w:p>
        </w:tc>
      </w:tr>
    </w:tbl>
    <w:p w14:paraId="6BF08A78" w14:textId="77777777" w:rsidR="00FD0FBE" w:rsidRPr="003D4751" w:rsidRDefault="00FD0FBE" w:rsidP="002364C4">
      <w:pPr>
        <w:pStyle w:val="afff6"/>
        <w:wordWrap/>
        <w:snapToGrid w:val="0"/>
        <w:spacing w:line="240" w:lineRule="auto"/>
        <w:jc w:val="left"/>
        <w:rPr>
          <w:rFonts w:ascii="Times New Roman"/>
          <w:b/>
          <w:bCs/>
          <w:color w:val="auto"/>
          <w:sz w:val="20"/>
        </w:rPr>
      </w:pPr>
    </w:p>
    <w:p w14:paraId="05FD1209" w14:textId="77777777" w:rsidR="00FD0FBE" w:rsidRDefault="00FD0FBE" w:rsidP="002364C4">
      <w:pPr>
        <w:pStyle w:val="afff6"/>
        <w:wordWrap/>
        <w:snapToGrid w:val="0"/>
        <w:spacing w:line="240" w:lineRule="auto"/>
        <w:jc w:val="left"/>
        <w:rPr>
          <w:rFonts w:ascii="Times New Roman"/>
          <w:b/>
          <w:bCs/>
          <w:color w:val="auto"/>
          <w:sz w:val="20"/>
        </w:rPr>
      </w:pPr>
    </w:p>
    <w:tbl>
      <w:tblPr>
        <w:tblW w:w="500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 w:type="dxa"/>
          <w:right w:w="12" w:type="dxa"/>
        </w:tblCellMar>
        <w:tblLook w:val="0000" w:firstRow="0" w:lastRow="0" w:firstColumn="0" w:lastColumn="0" w:noHBand="0" w:noVBand="0"/>
      </w:tblPr>
      <w:tblGrid>
        <w:gridCol w:w="352"/>
        <w:gridCol w:w="2763"/>
        <w:gridCol w:w="625"/>
        <w:gridCol w:w="1401"/>
        <w:gridCol w:w="936"/>
        <w:gridCol w:w="1247"/>
        <w:gridCol w:w="936"/>
        <w:gridCol w:w="1401"/>
        <w:gridCol w:w="1872"/>
        <w:gridCol w:w="2180"/>
        <w:gridCol w:w="1684"/>
      </w:tblGrid>
      <w:tr w:rsidR="00FD0FBE" w:rsidRPr="00E160BA" w14:paraId="43C184B0" w14:textId="77777777" w:rsidTr="0020725E">
        <w:trPr>
          <w:trHeight w:val="385"/>
        </w:trPr>
        <w:tc>
          <w:tcPr>
            <w:tcW w:w="114" w:type="pct"/>
            <w:vMerge w:val="restart"/>
            <w:tcBorders>
              <w:top w:val="single" w:sz="4" w:space="0" w:color="auto"/>
              <w:left w:val="single" w:sz="4" w:space="0" w:color="auto"/>
            </w:tcBorders>
            <w:shd w:val="clear" w:color="auto" w:fill="E9E6D7"/>
            <w:vAlign w:val="center"/>
          </w:tcPr>
          <w:p w14:paraId="58A9A13C" w14:textId="77777777" w:rsidR="00FD0FBE" w:rsidRPr="00E160BA" w:rsidRDefault="00FD0FBE" w:rsidP="002364C4">
            <w:pPr>
              <w:pStyle w:val="afff6"/>
              <w:wordWrap/>
              <w:spacing w:line="240" w:lineRule="atLeast"/>
              <w:jc w:val="center"/>
              <w:rPr>
                <w:rFonts w:ascii="Times New Roman"/>
                <w:b/>
                <w:bCs/>
                <w:sz w:val="18"/>
              </w:rPr>
            </w:pPr>
            <w:r>
              <w:rPr>
                <w:rFonts w:ascii="Times New Roman"/>
                <w:sz w:val="18"/>
              </w:rPr>
              <w:br w:type="page"/>
            </w:r>
            <w:r w:rsidRPr="00E160BA">
              <w:rPr>
                <w:rFonts w:ascii="Times New Roman" w:hint="eastAsia"/>
                <w:b/>
                <w:bCs/>
                <w:sz w:val="18"/>
              </w:rPr>
              <w:t>No.</w:t>
            </w:r>
          </w:p>
        </w:tc>
        <w:tc>
          <w:tcPr>
            <w:tcW w:w="897" w:type="pct"/>
            <w:vMerge w:val="restart"/>
            <w:tcBorders>
              <w:top w:val="single" w:sz="4" w:space="0" w:color="auto"/>
            </w:tcBorders>
            <w:shd w:val="clear" w:color="auto" w:fill="E9E6D7"/>
            <w:vAlign w:val="center"/>
          </w:tcPr>
          <w:p w14:paraId="7E9B5CF3"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소재지</w:t>
            </w:r>
          </w:p>
        </w:tc>
        <w:tc>
          <w:tcPr>
            <w:tcW w:w="962" w:type="pct"/>
            <w:gridSpan w:val="3"/>
            <w:tcBorders>
              <w:top w:val="single" w:sz="4" w:space="0" w:color="auto"/>
            </w:tcBorders>
            <w:shd w:val="clear" w:color="auto" w:fill="E9E6D7"/>
            <w:vAlign w:val="center"/>
          </w:tcPr>
          <w:p w14:paraId="2949D489" w14:textId="77777777" w:rsidR="00FD0FBE" w:rsidRPr="00E160BA" w:rsidRDefault="00FD0FBE" w:rsidP="002364C4">
            <w:pPr>
              <w:pStyle w:val="afff6"/>
              <w:wordWrap/>
              <w:spacing w:line="240" w:lineRule="atLeast"/>
              <w:jc w:val="center"/>
              <w:rPr>
                <w:rFonts w:ascii="Times New Roman"/>
                <w:b/>
                <w:bCs/>
                <w:sz w:val="18"/>
              </w:rPr>
            </w:pPr>
            <w:r>
              <w:rPr>
                <w:rFonts w:ascii="Times New Roman" w:hint="eastAsia"/>
                <w:b/>
                <w:bCs/>
                <w:sz w:val="18"/>
              </w:rPr>
              <w:t>전유부분</w:t>
            </w:r>
          </w:p>
        </w:tc>
        <w:tc>
          <w:tcPr>
            <w:tcW w:w="709" w:type="pct"/>
            <w:gridSpan w:val="2"/>
            <w:tcBorders>
              <w:top w:val="single" w:sz="4" w:space="0" w:color="auto"/>
            </w:tcBorders>
            <w:shd w:val="clear" w:color="auto" w:fill="E9E6D7"/>
            <w:vAlign w:val="center"/>
          </w:tcPr>
          <w:p w14:paraId="106B41CC" w14:textId="77777777" w:rsidR="00FD0FBE" w:rsidRPr="00E160BA" w:rsidRDefault="00FD0FBE" w:rsidP="002364C4">
            <w:pPr>
              <w:pStyle w:val="afff6"/>
              <w:wordWrap/>
              <w:spacing w:line="240" w:lineRule="atLeast"/>
              <w:jc w:val="center"/>
              <w:rPr>
                <w:rFonts w:ascii="Times New Roman"/>
                <w:b/>
                <w:bCs/>
                <w:sz w:val="18"/>
              </w:rPr>
            </w:pPr>
            <w:r>
              <w:rPr>
                <w:rFonts w:ascii="Times New Roman" w:hint="eastAsia"/>
                <w:b/>
                <w:bCs/>
                <w:sz w:val="18"/>
              </w:rPr>
              <w:t>공유부분</w:t>
            </w:r>
          </w:p>
        </w:tc>
        <w:tc>
          <w:tcPr>
            <w:tcW w:w="455" w:type="pct"/>
            <w:vMerge w:val="restart"/>
            <w:tcBorders>
              <w:top w:val="single" w:sz="4" w:space="0" w:color="auto"/>
            </w:tcBorders>
            <w:shd w:val="clear" w:color="auto" w:fill="E9E6D7"/>
            <w:vAlign w:val="center"/>
          </w:tcPr>
          <w:p w14:paraId="7DC7E128" w14:textId="77777777" w:rsidR="00FD0FBE" w:rsidRDefault="00FD0FBE" w:rsidP="002364C4">
            <w:pPr>
              <w:pStyle w:val="afff6"/>
              <w:wordWrap/>
              <w:spacing w:line="240" w:lineRule="atLeast"/>
              <w:jc w:val="center"/>
              <w:rPr>
                <w:rFonts w:ascii="Times New Roman"/>
                <w:b/>
                <w:bCs/>
                <w:sz w:val="18"/>
              </w:rPr>
            </w:pPr>
            <w:proofErr w:type="spellStart"/>
            <w:r w:rsidRPr="00E160BA">
              <w:rPr>
                <w:rFonts w:ascii="Times New Roman" w:hint="eastAsia"/>
                <w:b/>
                <w:bCs/>
                <w:sz w:val="18"/>
              </w:rPr>
              <w:t>대지권</w:t>
            </w:r>
            <w:proofErr w:type="spellEnd"/>
          </w:p>
          <w:p w14:paraId="7815C89E"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설정지분</w:t>
            </w:r>
          </w:p>
        </w:tc>
        <w:tc>
          <w:tcPr>
            <w:tcW w:w="608" w:type="pct"/>
            <w:vMerge w:val="restart"/>
            <w:tcBorders>
              <w:top w:val="single" w:sz="4" w:space="0" w:color="auto"/>
            </w:tcBorders>
            <w:shd w:val="clear" w:color="auto" w:fill="E9E6D7"/>
            <w:vAlign w:val="center"/>
          </w:tcPr>
          <w:p w14:paraId="76BE56CC"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소유자</w:t>
            </w:r>
          </w:p>
        </w:tc>
        <w:tc>
          <w:tcPr>
            <w:tcW w:w="708" w:type="pct"/>
            <w:vMerge w:val="restart"/>
            <w:tcBorders>
              <w:top w:val="single" w:sz="4" w:space="0" w:color="auto"/>
            </w:tcBorders>
            <w:shd w:val="clear" w:color="auto" w:fill="E9E6D7"/>
            <w:vAlign w:val="center"/>
          </w:tcPr>
          <w:p w14:paraId="7F14C49F"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취득일</w:t>
            </w:r>
            <w:r w:rsidRPr="00E160BA">
              <w:rPr>
                <w:rFonts w:ascii="Times New Roman"/>
                <w:b/>
                <w:bCs/>
                <w:sz w:val="18"/>
              </w:rPr>
              <w:t xml:space="preserve"> </w:t>
            </w:r>
            <w:r w:rsidRPr="00E160BA">
              <w:rPr>
                <w:rFonts w:ascii="Times New Roman" w:hint="eastAsia"/>
                <w:b/>
                <w:bCs/>
                <w:sz w:val="18"/>
              </w:rPr>
              <w:t>및</w:t>
            </w:r>
            <w:r w:rsidRPr="00E160BA">
              <w:rPr>
                <w:rFonts w:ascii="Times New Roman"/>
                <w:b/>
                <w:bCs/>
                <w:sz w:val="18"/>
              </w:rPr>
              <w:t xml:space="preserve"> </w:t>
            </w:r>
            <w:r w:rsidRPr="00E160BA">
              <w:rPr>
                <w:rFonts w:ascii="Times New Roman" w:hint="eastAsia"/>
                <w:b/>
                <w:bCs/>
                <w:sz w:val="18"/>
              </w:rPr>
              <w:t>취득원인</w:t>
            </w:r>
          </w:p>
        </w:tc>
        <w:tc>
          <w:tcPr>
            <w:tcW w:w="547" w:type="pct"/>
            <w:vMerge w:val="restart"/>
            <w:tcBorders>
              <w:top w:val="single" w:sz="4" w:space="0" w:color="auto"/>
              <w:right w:val="single" w:sz="4" w:space="0" w:color="auto"/>
            </w:tcBorders>
            <w:shd w:val="clear" w:color="auto" w:fill="E9E6D7"/>
            <w:vAlign w:val="center"/>
          </w:tcPr>
          <w:p w14:paraId="5AC7F2FC"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비고</w:t>
            </w:r>
          </w:p>
        </w:tc>
      </w:tr>
      <w:tr w:rsidR="00FD0FBE" w:rsidRPr="00E160BA" w14:paraId="7A8C9840" w14:textId="77777777" w:rsidTr="0020725E">
        <w:trPr>
          <w:trHeight w:val="385"/>
        </w:trPr>
        <w:tc>
          <w:tcPr>
            <w:tcW w:w="114" w:type="pct"/>
            <w:vMerge/>
            <w:tcBorders>
              <w:left w:val="single" w:sz="4" w:space="0" w:color="auto"/>
            </w:tcBorders>
            <w:shd w:val="clear" w:color="auto" w:fill="E9E6D7"/>
            <w:vAlign w:val="center"/>
          </w:tcPr>
          <w:p w14:paraId="720C374A" w14:textId="77777777" w:rsidR="00FD0FBE" w:rsidRPr="00E160BA" w:rsidRDefault="00FD0FBE" w:rsidP="002364C4">
            <w:pPr>
              <w:pStyle w:val="afff6"/>
              <w:wordWrap/>
              <w:spacing w:line="240" w:lineRule="atLeast"/>
              <w:jc w:val="center"/>
              <w:rPr>
                <w:rFonts w:ascii="Times New Roman"/>
                <w:b/>
                <w:bCs/>
                <w:sz w:val="18"/>
              </w:rPr>
            </w:pPr>
          </w:p>
        </w:tc>
        <w:tc>
          <w:tcPr>
            <w:tcW w:w="897" w:type="pct"/>
            <w:vMerge/>
            <w:shd w:val="clear" w:color="auto" w:fill="E9E6D7"/>
            <w:vAlign w:val="center"/>
          </w:tcPr>
          <w:p w14:paraId="59B20C8A" w14:textId="77777777" w:rsidR="00FD0FBE" w:rsidRPr="00E160BA" w:rsidRDefault="00FD0FBE" w:rsidP="002364C4">
            <w:pPr>
              <w:pStyle w:val="afff6"/>
              <w:wordWrap/>
              <w:spacing w:line="240" w:lineRule="atLeast"/>
              <w:jc w:val="center"/>
              <w:rPr>
                <w:rFonts w:ascii="Times New Roman"/>
                <w:b/>
                <w:bCs/>
                <w:sz w:val="18"/>
              </w:rPr>
            </w:pPr>
          </w:p>
        </w:tc>
        <w:tc>
          <w:tcPr>
            <w:tcW w:w="203" w:type="pct"/>
            <w:shd w:val="clear" w:color="auto" w:fill="E9E6D7"/>
            <w:vAlign w:val="center"/>
          </w:tcPr>
          <w:p w14:paraId="1E97F150" w14:textId="77777777" w:rsidR="00FD0FBE" w:rsidRDefault="00FD0FBE" w:rsidP="002364C4">
            <w:pPr>
              <w:pStyle w:val="afff6"/>
              <w:wordWrap/>
              <w:spacing w:line="240" w:lineRule="atLeast"/>
              <w:jc w:val="center"/>
              <w:rPr>
                <w:rFonts w:ascii="Times New Roman"/>
                <w:b/>
                <w:bCs/>
                <w:sz w:val="18"/>
              </w:rPr>
            </w:pPr>
            <w:r>
              <w:rPr>
                <w:rFonts w:ascii="Times New Roman" w:hint="eastAsia"/>
                <w:b/>
                <w:bCs/>
                <w:sz w:val="18"/>
              </w:rPr>
              <w:t>층수</w:t>
            </w:r>
          </w:p>
        </w:tc>
        <w:tc>
          <w:tcPr>
            <w:tcW w:w="455" w:type="pct"/>
            <w:tcBorders>
              <w:top w:val="single" w:sz="4" w:space="0" w:color="auto"/>
            </w:tcBorders>
            <w:shd w:val="clear" w:color="auto" w:fill="E9E6D7"/>
            <w:vAlign w:val="center"/>
          </w:tcPr>
          <w:p w14:paraId="4611421C"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용도</w:t>
            </w:r>
          </w:p>
        </w:tc>
        <w:tc>
          <w:tcPr>
            <w:tcW w:w="304" w:type="pct"/>
            <w:tcBorders>
              <w:top w:val="single" w:sz="4" w:space="0" w:color="auto"/>
            </w:tcBorders>
            <w:shd w:val="clear" w:color="auto" w:fill="E9E6D7"/>
            <w:vAlign w:val="center"/>
          </w:tcPr>
          <w:p w14:paraId="1F2200EB"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면적</w:t>
            </w:r>
            <w:r w:rsidRPr="00E160BA">
              <w:rPr>
                <w:rFonts w:ascii="Times New Roman"/>
                <w:b/>
                <w:bCs/>
                <w:sz w:val="18"/>
              </w:rPr>
              <w:t>(</w:t>
            </w:r>
            <w:r w:rsidRPr="00E160BA">
              <w:rPr>
                <w:rFonts w:ascii="Times New Roman" w:hint="eastAsia"/>
                <w:b/>
                <w:bCs/>
                <w:sz w:val="18"/>
              </w:rPr>
              <w:t>㎡</w:t>
            </w:r>
            <w:r w:rsidRPr="00E160BA">
              <w:rPr>
                <w:rFonts w:ascii="Times New Roman"/>
                <w:b/>
                <w:bCs/>
                <w:sz w:val="18"/>
              </w:rPr>
              <w:t>)</w:t>
            </w:r>
          </w:p>
        </w:tc>
        <w:tc>
          <w:tcPr>
            <w:tcW w:w="405" w:type="pct"/>
            <w:tcBorders>
              <w:top w:val="single" w:sz="4" w:space="0" w:color="auto"/>
            </w:tcBorders>
            <w:shd w:val="clear" w:color="auto" w:fill="E9E6D7"/>
            <w:vAlign w:val="center"/>
          </w:tcPr>
          <w:p w14:paraId="7689FB8E"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용도</w:t>
            </w:r>
          </w:p>
        </w:tc>
        <w:tc>
          <w:tcPr>
            <w:tcW w:w="304" w:type="pct"/>
            <w:tcBorders>
              <w:top w:val="single" w:sz="4" w:space="0" w:color="auto"/>
            </w:tcBorders>
            <w:shd w:val="clear" w:color="auto" w:fill="E9E6D7"/>
            <w:vAlign w:val="center"/>
          </w:tcPr>
          <w:p w14:paraId="26845BAB" w14:textId="77777777" w:rsidR="00FD0FBE" w:rsidRPr="00E160BA" w:rsidRDefault="00FD0FBE" w:rsidP="002364C4">
            <w:pPr>
              <w:pStyle w:val="afff6"/>
              <w:wordWrap/>
              <w:spacing w:line="240" w:lineRule="atLeast"/>
              <w:jc w:val="center"/>
              <w:rPr>
                <w:rFonts w:ascii="Times New Roman"/>
                <w:b/>
                <w:bCs/>
                <w:sz w:val="18"/>
              </w:rPr>
            </w:pPr>
            <w:r w:rsidRPr="00E160BA">
              <w:rPr>
                <w:rFonts w:ascii="Times New Roman" w:hint="eastAsia"/>
                <w:b/>
                <w:bCs/>
                <w:sz w:val="18"/>
              </w:rPr>
              <w:t>면적</w:t>
            </w:r>
            <w:r w:rsidRPr="00E160BA">
              <w:rPr>
                <w:rFonts w:ascii="Times New Roman"/>
                <w:b/>
                <w:bCs/>
                <w:sz w:val="18"/>
              </w:rPr>
              <w:t>(</w:t>
            </w:r>
            <w:r w:rsidRPr="00E160BA">
              <w:rPr>
                <w:rFonts w:ascii="Times New Roman" w:hint="eastAsia"/>
                <w:b/>
                <w:bCs/>
                <w:sz w:val="18"/>
              </w:rPr>
              <w:t>㎡</w:t>
            </w:r>
            <w:r w:rsidRPr="00E160BA">
              <w:rPr>
                <w:rFonts w:ascii="Times New Roman"/>
                <w:b/>
                <w:bCs/>
                <w:sz w:val="18"/>
              </w:rPr>
              <w:t>)</w:t>
            </w:r>
          </w:p>
        </w:tc>
        <w:tc>
          <w:tcPr>
            <w:tcW w:w="455" w:type="pct"/>
            <w:vMerge/>
            <w:shd w:val="clear" w:color="auto" w:fill="E9E6D7"/>
            <w:vAlign w:val="center"/>
          </w:tcPr>
          <w:p w14:paraId="3EBD63F2" w14:textId="77777777" w:rsidR="00FD0FBE" w:rsidRPr="00E160BA" w:rsidRDefault="00FD0FBE" w:rsidP="002364C4">
            <w:pPr>
              <w:pStyle w:val="afff6"/>
              <w:wordWrap/>
              <w:spacing w:line="240" w:lineRule="atLeast"/>
              <w:jc w:val="center"/>
              <w:rPr>
                <w:rFonts w:ascii="Times New Roman"/>
                <w:b/>
                <w:bCs/>
                <w:sz w:val="18"/>
              </w:rPr>
            </w:pPr>
          </w:p>
        </w:tc>
        <w:tc>
          <w:tcPr>
            <w:tcW w:w="608" w:type="pct"/>
            <w:vMerge/>
            <w:shd w:val="clear" w:color="auto" w:fill="E9E6D7"/>
            <w:vAlign w:val="center"/>
          </w:tcPr>
          <w:p w14:paraId="02B016EE" w14:textId="77777777" w:rsidR="00FD0FBE" w:rsidRPr="00E160BA" w:rsidRDefault="00FD0FBE" w:rsidP="002364C4">
            <w:pPr>
              <w:pStyle w:val="afff6"/>
              <w:wordWrap/>
              <w:spacing w:line="240" w:lineRule="atLeast"/>
              <w:jc w:val="center"/>
              <w:rPr>
                <w:rFonts w:ascii="Times New Roman"/>
                <w:b/>
                <w:bCs/>
                <w:sz w:val="18"/>
              </w:rPr>
            </w:pPr>
          </w:p>
        </w:tc>
        <w:tc>
          <w:tcPr>
            <w:tcW w:w="708" w:type="pct"/>
            <w:vMerge/>
            <w:shd w:val="clear" w:color="auto" w:fill="E9E6D7"/>
            <w:vAlign w:val="center"/>
          </w:tcPr>
          <w:p w14:paraId="386C5E09" w14:textId="77777777" w:rsidR="00FD0FBE" w:rsidRPr="00E160BA" w:rsidRDefault="00FD0FBE" w:rsidP="002364C4">
            <w:pPr>
              <w:pStyle w:val="afff6"/>
              <w:wordWrap/>
              <w:spacing w:line="240" w:lineRule="atLeast"/>
              <w:jc w:val="center"/>
              <w:rPr>
                <w:rFonts w:ascii="Times New Roman"/>
                <w:b/>
                <w:bCs/>
                <w:sz w:val="18"/>
              </w:rPr>
            </w:pPr>
          </w:p>
        </w:tc>
        <w:tc>
          <w:tcPr>
            <w:tcW w:w="547" w:type="pct"/>
            <w:vMerge/>
            <w:tcBorders>
              <w:right w:val="single" w:sz="4" w:space="0" w:color="auto"/>
            </w:tcBorders>
            <w:shd w:val="clear" w:color="auto" w:fill="E9E6D7"/>
            <w:vAlign w:val="center"/>
          </w:tcPr>
          <w:p w14:paraId="3060543E" w14:textId="77777777" w:rsidR="00FD0FBE" w:rsidRPr="00E160BA" w:rsidRDefault="00FD0FBE" w:rsidP="002364C4">
            <w:pPr>
              <w:pStyle w:val="afff6"/>
              <w:wordWrap/>
              <w:spacing w:line="240" w:lineRule="atLeast"/>
              <w:jc w:val="center"/>
              <w:rPr>
                <w:rFonts w:ascii="Times New Roman"/>
                <w:b/>
                <w:bCs/>
                <w:sz w:val="18"/>
              </w:rPr>
            </w:pPr>
          </w:p>
        </w:tc>
      </w:tr>
      <w:tr w:rsidR="00FD0FBE" w:rsidRPr="00E160BA" w14:paraId="70367084" w14:textId="77777777" w:rsidTr="0020725E">
        <w:trPr>
          <w:trHeight w:val="340"/>
        </w:trPr>
        <w:tc>
          <w:tcPr>
            <w:tcW w:w="114" w:type="pct"/>
            <w:tcBorders>
              <w:top w:val="single" w:sz="4" w:space="0" w:color="auto"/>
              <w:left w:val="single" w:sz="4" w:space="0" w:color="auto"/>
            </w:tcBorders>
            <w:vAlign w:val="center"/>
          </w:tcPr>
          <w:p w14:paraId="7EB9C542"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w:t>
            </w:r>
          </w:p>
        </w:tc>
        <w:tc>
          <w:tcPr>
            <w:tcW w:w="897" w:type="pct"/>
            <w:tcBorders>
              <w:top w:val="single" w:sz="4" w:space="0" w:color="auto"/>
            </w:tcBorders>
            <w:vAlign w:val="center"/>
          </w:tcPr>
          <w:p w14:paraId="37D1787A"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20</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7A07B1C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hint="eastAsia"/>
                <w:sz w:val="18"/>
              </w:rPr>
              <w:t>층</w:t>
            </w:r>
          </w:p>
        </w:tc>
        <w:tc>
          <w:tcPr>
            <w:tcW w:w="455" w:type="pct"/>
            <w:tcBorders>
              <w:top w:val="single" w:sz="4" w:space="0" w:color="auto"/>
            </w:tcBorders>
            <w:vAlign w:val="center"/>
          </w:tcPr>
          <w:p w14:paraId="143B970E"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4D1EA87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2C318F6F"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848.48</w:t>
            </w:r>
          </w:p>
        </w:tc>
        <w:tc>
          <w:tcPr>
            <w:tcW w:w="405" w:type="pct"/>
            <w:tcBorders>
              <w:top w:val="single" w:sz="4" w:space="0" w:color="auto"/>
            </w:tcBorders>
            <w:vAlign w:val="center"/>
          </w:tcPr>
          <w:p w14:paraId="045863A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4DF2C3D8"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886.48</w:t>
            </w:r>
          </w:p>
        </w:tc>
        <w:tc>
          <w:tcPr>
            <w:tcW w:w="455" w:type="pct"/>
            <w:tcBorders>
              <w:top w:val="single" w:sz="4" w:space="0" w:color="auto"/>
            </w:tcBorders>
            <w:vAlign w:val="center"/>
          </w:tcPr>
          <w:p w14:paraId="755023AF"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134.721/</w:t>
            </w:r>
            <w:r>
              <w:rPr>
                <w:rFonts w:ascii="Times New Roman"/>
                <w:sz w:val="18"/>
              </w:rPr>
              <w:t>2846.8</w:t>
            </w:r>
          </w:p>
        </w:tc>
        <w:tc>
          <w:tcPr>
            <w:tcW w:w="608" w:type="pct"/>
            <w:tcBorders>
              <w:top w:val="single" w:sz="4" w:space="0" w:color="auto"/>
            </w:tcBorders>
            <w:vAlign w:val="center"/>
          </w:tcPr>
          <w:p w14:paraId="1E75F832"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2EBF6750"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7FEB3709"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7DAB3F57"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2DA9DC2D"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68706FA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3C785A8C"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60739FBE" w14:textId="77777777" w:rsidTr="0020725E">
        <w:trPr>
          <w:trHeight w:val="340"/>
        </w:trPr>
        <w:tc>
          <w:tcPr>
            <w:tcW w:w="114" w:type="pct"/>
            <w:tcBorders>
              <w:top w:val="single" w:sz="4" w:space="0" w:color="auto"/>
              <w:left w:val="single" w:sz="4" w:space="0" w:color="auto"/>
            </w:tcBorders>
            <w:vAlign w:val="center"/>
          </w:tcPr>
          <w:p w14:paraId="738778FA"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w:t>
            </w:r>
          </w:p>
        </w:tc>
        <w:tc>
          <w:tcPr>
            <w:tcW w:w="897" w:type="pct"/>
            <w:tcBorders>
              <w:top w:val="single" w:sz="4" w:space="0" w:color="auto"/>
            </w:tcBorders>
            <w:vAlign w:val="center"/>
          </w:tcPr>
          <w:p w14:paraId="2F3906EF"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19</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39CBB8E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19</w:t>
            </w:r>
            <w:r>
              <w:rPr>
                <w:rFonts w:ascii="Times New Roman" w:hint="eastAsia"/>
                <w:sz w:val="18"/>
              </w:rPr>
              <w:t>층</w:t>
            </w:r>
          </w:p>
        </w:tc>
        <w:tc>
          <w:tcPr>
            <w:tcW w:w="455" w:type="pct"/>
            <w:tcBorders>
              <w:top w:val="single" w:sz="4" w:space="0" w:color="auto"/>
            </w:tcBorders>
            <w:vAlign w:val="center"/>
          </w:tcPr>
          <w:p w14:paraId="5780FA43"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0A0DCAB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4E2670F2"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909.89</w:t>
            </w:r>
          </w:p>
        </w:tc>
        <w:tc>
          <w:tcPr>
            <w:tcW w:w="405" w:type="pct"/>
            <w:tcBorders>
              <w:top w:val="single" w:sz="4" w:space="0" w:color="auto"/>
            </w:tcBorders>
            <w:vAlign w:val="center"/>
          </w:tcPr>
          <w:p w14:paraId="33C7E30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165D920F"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955.34</w:t>
            </w:r>
          </w:p>
        </w:tc>
        <w:tc>
          <w:tcPr>
            <w:tcW w:w="455" w:type="pct"/>
            <w:tcBorders>
              <w:top w:val="single" w:sz="4" w:space="0" w:color="auto"/>
            </w:tcBorders>
            <w:vAlign w:val="center"/>
          </w:tcPr>
          <w:p w14:paraId="1EB90F5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144.47</w:t>
            </w:r>
            <w:r>
              <w:rPr>
                <w:rFonts w:ascii="Times New Roman"/>
                <w:sz w:val="18"/>
              </w:rPr>
              <w:t>1</w:t>
            </w:r>
            <w:r>
              <w:rPr>
                <w:rFonts w:ascii="Times New Roman" w:hint="eastAsia"/>
                <w:sz w:val="18"/>
              </w:rPr>
              <w:t>/2846.8</w:t>
            </w:r>
          </w:p>
        </w:tc>
        <w:tc>
          <w:tcPr>
            <w:tcW w:w="608" w:type="pct"/>
            <w:tcBorders>
              <w:top w:val="single" w:sz="4" w:space="0" w:color="auto"/>
            </w:tcBorders>
            <w:vAlign w:val="center"/>
          </w:tcPr>
          <w:p w14:paraId="3C8F01F5"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554ADD0F"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340F661C"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4DCD1BF5"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50B67366"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0275F16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01BA3AEF"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16EF3D18" w14:textId="77777777" w:rsidTr="0020725E">
        <w:trPr>
          <w:trHeight w:val="340"/>
        </w:trPr>
        <w:tc>
          <w:tcPr>
            <w:tcW w:w="114" w:type="pct"/>
            <w:tcBorders>
              <w:top w:val="single" w:sz="4" w:space="0" w:color="auto"/>
              <w:left w:val="single" w:sz="4" w:space="0" w:color="auto"/>
            </w:tcBorders>
            <w:shd w:val="clear" w:color="auto" w:fill="D9D9D9" w:themeFill="background1" w:themeFillShade="D9"/>
            <w:vAlign w:val="center"/>
          </w:tcPr>
          <w:p w14:paraId="4EC4205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lastRenderedPageBreak/>
              <w:t>3</w:t>
            </w:r>
          </w:p>
        </w:tc>
        <w:tc>
          <w:tcPr>
            <w:tcW w:w="897" w:type="pct"/>
            <w:tcBorders>
              <w:top w:val="single" w:sz="4" w:space="0" w:color="auto"/>
            </w:tcBorders>
            <w:shd w:val="clear" w:color="auto" w:fill="D9D9D9" w:themeFill="background1" w:themeFillShade="D9"/>
            <w:vAlign w:val="center"/>
          </w:tcPr>
          <w:p w14:paraId="5519D0D8"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18</w:t>
            </w:r>
            <w:r>
              <w:rPr>
                <w:rFonts w:ascii="Times New Roman" w:hint="eastAsia"/>
                <w:sz w:val="18"/>
              </w:rPr>
              <w:t>01</w:t>
            </w:r>
            <w:r>
              <w:rPr>
                <w:rFonts w:ascii="Times New Roman" w:hint="eastAsia"/>
                <w:sz w:val="18"/>
              </w:rPr>
              <w:t>호</w:t>
            </w:r>
          </w:p>
        </w:tc>
        <w:tc>
          <w:tcPr>
            <w:tcW w:w="203" w:type="pct"/>
            <w:tcBorders>
              <w:top w:val="single" w:sz="4" w:space="0" w:color="auto"/>
            </w:tcBorders>
            <w:shd w:val="clear" w:color="auto" w:fill="D9D9D9" w:themeFill="background1" w:themeFillShade="D9"/>
            <w:vAlign w:val="center"/>
          </w:tcPr>
          <w:p w14:paraId="5A6DD87E"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18</w:t>
            </w:r>
            <w:r>
              <w:rPr>
                <w:rFonts w:ascii="Times New Roman" w:hint="eastAsia"/>
                <w:sz w:val="18"/>
              </w:rPr>
              <w:t>층</w:t>
            </w:r>
          </w:p>
        </w:tc>
        <w:tc>
          <w:tcPr>
            <w:tcW w:w="455" w:type="pct"/>
            <w:tcBorders>
              <w:top w:val="single" w:sz="4" w:space="0" w:color="auto"/>
            </w:tcBorders>
            <w:shd w:val="clear" w:color="auto" w:fill="D9D9D9" w:themeFill="background1" w:themeFillShade="D9"/>
            <w:vAlign w:val="center"/>
          </w:tcPr>
          <w:p w14:paraId="4317347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업무시설</w:t>
            </w:r>
          </w:p>
        </w:tc>
        <w:tc>
          <w:tcPr>
            <w:tcW w:w="304" w:type="pct"/>
            <w:tcBorders>
              <w:top w:val="single" w:sz="4" w:space="0" w:color="auto"/>
            </w:tcBorders>
            <w:shd w:val="clear" w:color="auto" w:fill="D9D9D9" w:themeFill="background1" w:themeFillShade="D9"/>
            <w:vAlign w:val="center"/>
          </w:tcPr>
          <w:p w14:paraId="6C437E48"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910.38</w:t>
            </w:r>
          </w:p>
        </w:tc>
        <w:tc>
          <w:tcPr>
            <w:tcW w:w="405" w:type="pct"/>
            <w:tcBorders>
              <w:top w:val="single" w:sz="4" w:space="0" w:color="auto"/>
            </w:tcBorders>
            <w:shd w:val="clear" w:color="auto" w:fill="D9D9D9" w:themeFill="background1" w:themeFillShade="D9"/>
            <w:vAlign w:val="center"/>
          </w:tcPr>
          <w:p w14:paraId="745088F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shd w:val="clear" w:color="auto" w:fill="D9D9D9" w:themeFill="background1" w:themeFillShade="D9"/>
            <w:vAlign w:val="center"/>
          </w:tcPr>
          <w:p w14:paraId="50A257E5"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955.81</w:t>
            </w:r>
          </w:p>
        </w:tc>
        <w:tc>
          <w:tcPr>
            <w:tcW w:w="455" w:type="pct"/>
            <w:tcBorders>
              <w:top w:val="single" w:sz="4" w:space="0" w:color="auto"/>
            </w:tcBorders>
            <w:shd w:val="clear" w:color="auto" w:fill="D9D9D9" w:themeFill="background1" w:themeFillShade="D9"/>
            <w:vAlign w:val="center"/>
          </w:tcPr>
          <w:p w14:paraId="7F12DE01"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미설정</w:t>
            </w:r>
            <w:proofErr w:type="spellEnd"/>
          </w:p>
        </w:tc>
        <w:tc>
          <w:tcPr>
            <w:tcW w:w="608" w:type="pct"/>
            <w:tcBorders>
              <w:top w:val="single" w:sz="4" w:space="0" w:color="auto"/>
            </w:tcBorders>
            <w:shd w:val="clear" w:color="auto" w:fill="D9D9D9" w:themeFill="background1" w:themeFillShade="D9"/>
            <w:vAlign w:val="center"/>
          </w:tcPr>
          <w:p w14:paraId="11DBC932"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대견기업㈜</w:t>
            </w:r>
          </w:p>
        </w:tc>
        <w:tc>
          <w:tcPr>
            <w:tcW w:w="708" w:type="pct"/>
            <w:tcBorders>
              <w:top w:val="single" w:sz="4" w:space="0" w:color="auto"/>
            </w:tcBorders>
            <w:shd w:val="clear" w:color="auto" w:fill="D9D9D9" w:themeFill="background1" w:themeFillShade="D9"/>
            <w:vAlign w:val="center"/>
          </w:tcPr>
          <w:p w14:paraId="37C24E5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1997. </w:t>
            </w:r>
            <w:r>
              <w:rPr>
                <w:rFonts w:ascii="Times New Roman"/>
                <w:sz w:val="18"/>
              </w:rPr>
              <w:t xml:space="preserve">9. 30. </w:t>
            </w:r>
            <w:r>
              <w:rPr>
                <w:rFonts w:ascii="Times New Roman" w:hint="eastAsia"/>
                <w:sz w:val="18"/>
              </w:rPr>
              <w:t>소유권보존</w:t>
            </w:r>
          </w:p>
        </w:tc>
        <w:tc>
          <w:tcPr>
            <w:tcW w:w="547" w:type="pct"/>
            <w:tcBorders>
              <w:top w:val="single" w:sz="4" w:space="0" w:color="auto"/>
              <w:right w:val="single" w:sz="4" w:space="0" w:color="auto"/>
            </w:tcBorders>
            <w:shd w:val="clear" w:color="auto" w:fill="D9D9D9" w:themeFill="background1" w:themeFillShade="D9"/>
            <w:vAlign w:val="center"/>
          </w:tcPr>
          <w:p w14:paraId="34435A62"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매매목적물</w:t>
            </w:r>
            <w:r w:rsidRPr="00BA73DD">
              <w:rPr>
                <w:rFonts w:ascii="Times New Roman" w:hint="eastAsia"/>
                <w:w w:val="20"/>
                <w:sz w:val="18"/>
              </w:rPr>
              <w:t xml:space="preserve"> </w:t>
            </w:r>
            <w:r>
              <w:rPr>
                <w:rFonts w:ascii="Times New Roman" w:hint="eastAsia"/>
                <w:sz w:val="18"/>
              </w:rPr>
              <w:t>아님</w:t>
            </w:r>
          </w:p>
        </w:tc>
      </w:tr>
      <w:tr w:rsidR="00FD0FBE" w:rsidRPr="00E160BA" w14:paraId="0D0289F2" w14:textId="77777777" w:rsidTr="0020725E">
        <w:trPr>
          <w:trHeight w:val="340"/>
        </w:trPr>
        <w:tc>
          <w:tcPr>
            <w:tcW w:w="114" w:type="pct"/>
            <w:tcBorders>
              <w:top w:val="single" w:sz="4" w:space="0" w:color="auto"/>
              <w:left w:val="single" w:sz="4" w:space="0" w:color="auto"/>
            </w:tcBorders>
            <w:shd w:val="clear" w:color="auto" w:fill="D9D9D9" w:themeFill="background1" w:themeFillShade="D9"/>
            <w:vAlign w:val="center"/>
          </w:tcPr>
          <w:p w14:paraId="73076CE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4</w:t>
            </w:r>
          </w:p>
        </w:tc>
        <w:tc>
          <w:tcPr>
            <w:tcW w:w="897" w:type="pct"/>
            <w:tcBorders>
              <w:top w:val="single" w:sz="4" w:space="0" w:color="auto"/>
            </w:tcBorders>
            <w:shd w:val="clear" w:color="auto" w:fill="D9D9D9" w:themeFill="background1" w:themeFillShade="D9"/>
            <w:vAlign w:val="center"/>
          </w:tcPr>
          <w:p w14:paraId="7EE8BF30"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17</w:t>
            </w:r>
            <w:r>
              <w:rPr>
                <w:rFonts w:ascii="Times New Roman" w:hint="eastAsia"/>
                <w:sz w:val="18"/>
              </w:rPr>
              <w:t>01</w:t>
            </w:r>
            <w:r>
              <w:rPr>
                <w:rFonts w:ascii="Times New Roman" w:hint="eastAsia"/>
                <w:sz w:val="18"/>
              </w:rPr>
              <w:t>호</w:t>
            </w:r>
          </w:p>
        </w:tc>
        <w:tc>
          <w:tcPr>
            <w:tcW w:w="203" w:type="pct"/>
            <w:tcBorders>
              <w:top w:val="single" w:sz="4" w:space="0" w:color="auto"/>
            </w:tcBorders>
            <w:shd w:val="clear" w:color="auto" w:fill="D9D9D9" w:themeFill="background1" w:themeFillShade="D9"/>
            <w:vAlign w:val="center"/>
          </w:tcPr>
          <w:p w14:paraId="41FB915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17</w:t>
            </w:r>
            <w:r>
              <w:rPr>
                <w:rFonts w:ascii="Times New Roman" w:hint="eastAsia"/>
                <w:sz w:val="18"/>
              </w:rPr>
              <w:t>층</w:t>
            </w:r>
          </w:p>
        </w:tc>
        <w:tc>
          <w:tcPr>
            <w:tcW w:w="455" w:type="pct"/>
            <w:tcBorders>
              <w:top w:val="single" w:sz="4" w:space="0" w:color="auto"/>
            </w:tcBorders>
            <w:shd w:val="clear" w:color="auto" w:fill="D9D9D9" w:themeFill="background1" w:themeFillShade="D9"/>
            <w:vAlign w:val="center"/>
          </w:tcPr>
          <w:p w14:paraId="6B03AF0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업무시설</w:t>
            </w:r>
          </w:p>
        </w:tc>
        <w:tc>
          <w:tcPr>
            <w:tcW w:w="304" w:type="pct"/>
            <w:tcBorders>
              <w:top w:val="single" w:sz="4" w:space="0" w:color="auto"/>
            </w:tcBorders>
            <w:shd w:val="clear" w:color="auto" w:fill="D9D9D9" w:themeFill="background1" w:themeFillShade="D9"/>
            <w:vAlign w:val="center"/>
          </w:tcPr>
          <w:p w14:paraId="075E0253"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808.34</w:t>
            </w:r>
          </w:p>
        </w:tc>
        <w:tc>
          <w:tcPr>
            <w:tcW w:w="405" w:type="pct"/>
            <w:tcBorders>
              <w:top w:val="single" w:sz="4" w:space="0" w:color="auto"/>
            </w:tcBorders>
            <w:shd w:val="clear" w:color="auto" w:fill="D9D9D9" w:themeFill="background1" w:themeFillShade="D9"/>
            <w:vAlign w:val="center"/>
          </w:tcPr>
          <w:p w14:paraId="3C8BE3E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shd w:val="clear" w:color="auto" w:fill="D9D9D9" w:themeFill="background1" w:themeFillShade="D9"/>
            <w:vAlign w:val="center"/>
          </w:tcPr>
          <w:p w14:paraId="5DB3B04C"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865.71</w:t>
            </w:r>
          </w:p>
        </w:tc>
        <w:tc>
          <w:tcPr>
            <w:tcW w:w="455" w:type="pct"/>
            <w:tcBorders>
              <w:top w:val="single" w:sz="4" w:space="0" w:color="auto"/>
            </w:tcBorders>
            <w:shd w:val="clear" w:color="auto" w:fill="D9D9D9" w:themeFill="background1" w:themeFillShade="D9"/>
            <w:vAlign w:val="center"/>
          </w:tcPr>
          <w:p w14:paraId="517F2C19"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미설정</w:t>
            </w:r>
            <w:proofErr w:type="spellEnd"/>
          </w:p>
        </w:tc>
        <w:tc>
          <w:tcPr>
            <w:tcW w:w="608" w:type="pct"/>
            <w:tcBorders>
              <w:top w:val="single" w:sz="4" w:space="0" w:color="auto"/>
            </w:tcBorders>
            <w:shd w:val="clear" w:color="auto" w:fill="D9D9D9" w:themeFill="background1" w:themeFillShade="D9"/>
            <w:vAlign w:val="center"/>
          </w:tcPr>
          <w:p w14:paraId="16CBA8C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대견기업㈜</w:t>
            </w:r>
          </w:p>
        </w:tc>
        <w:tc>
          <w:tcPr>
            <w:tcW w:w="708" w:type="pct"/>
            <w:tcBorders>
              <w:top w:val="single" w:sz="4" w:space="0" w:color="auto"/>
            </w:tcBorders>
            <w:shd w:val="clear" w:color="auto" w:fill="D9D9D9" w:themeFill="background1" w:themeFillShade="D9"/>
            <w:vAlign w:val="center"/>
          </w:tcPr>
          <w:p w14:paraId="1E16B12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1997. </w:t>
            </w:r>
            <w:r>
              <w:rPr>
                <w:rFonts w:ascii="Times New Roman"/>
                <w:sz w:val="18"/>
              </w:rPr>
              <w:t xml:space="preserve">9. 30. </w:t>
            </w:r>
            <w:r>
              <w:rPr>
                <w:rFonts w:ascii="Times New Roman" w:hint="eastAsia"/>
                <w:sz w:val="18"/>
              </w:rPr>
              <w:t>소유권보존</w:t>
            </w:r>
          </w:p>
        </w:tc>
        <w:tc>
          <w:tcPr>
            <w:tcW w:w="547" w:type="pct"/>
            <w:tcBorders>
              <w:top w:val="single" w:sz="4" w:space="0" w:color="auto"/>
              <w:right w:val="single" w:sz="4" w:space="0" w:color="auto"/>
            </w:tcBorders>
            <w:shd w:val="clear" w:color="auto" w:fill="D9D9D9" w:themeFill="background1" w:themeFillShade="D9"/>
            <w:vAlign w:val="center"/>
          </w:tcPr>
          <w:p w14:paraId="67965332"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매매목적물</w:t>
            </w:r>
            <w:r w:rsidRPr="00BA73DD">
              <w:rPr>
                <w:rFonts w:ascii="Times New Roman" w:hint="eastAsia"/>
                <w:w w:val="20"/>
                <w:sz w:val="18"/>
              </w:rPr>
              <w:t xml:space="preserve"> </w:t>
            </w:r>
            <w:r>
              <w:rPr>
                <w:rFonts w:ascii="Times New Roman" w:hint="eastAsia"/>
                <w:sz w:val="18"/>
              </w:rPr>
              <w:t>아님</w:t>
            </w:r>
          </w:p>
        </w:tc>
      </w:tr>
      <w:tr w:rsidR="00FD0FBE" w:rsidRPr="00E160BA" w14:paraId="4750E296" w14:textId="77777777" w:rsidTr="0020725E">
        <w:trPr>
          <w:trHeight w:val="340"/>
        </w:trPr>
        <w:tc>
          <w:tcPr>
            <w:tcW w:w="114" w:type="pct"/>
            <w:tcBorders>
              <w:top w:val="single" w:sz="4" w:space="0" w:color="auto"/>
              <w:left w:val="single" w:sz="4" w:space="0" w:color="auto"/>
            </w:tcBorders>
            <w:shd w:val="clear" w:color="auto" w:fill="D9D9D9" w:themeFill="background1" w:themeFillShade="D9"/>
            <w:vAlign w:val="center"/>
          </w:tcPr>
          <w:p w14:paraId="3572C82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5</w:t>
            </w:r>
          </w:p>
        </w:tc>
        <w:tc>
          <w:tcPr>
            <w:tcW w:w="897" w:type="pct"/>
            <w:tcBorders>
              <w:top w:val="single" w:sz="4" w:space="0" w:color="auto"/>
            </w:tcBorders>
            <w:shd w:val="clear" w:color="auto" w:fill="D9D9D9" w:themeFill="background1" w:themeFillShade="D9"/>
            <w:vAlign w:val="center"/>
          </w:tcPr>
          <w:p w14:paraId="0F7565B3"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16</w:t>
            </w:r>
            <w:r>
              <w:rPr>
                <w:rFonts w:ascii="Times New Roman" w:hint="eastAsia"/>
                <w:sz w:val="18"/>
              </w:rPr>
              <w:t>01</w:t>
            </w:r>
            <w:r>
              <w:rPr>
                <w:rFonts w:ascii="Times New Roman" w:hint="eastAsia"/>
                <w:sz w:val="18"/>
              </w:rPr>
              <w:t>호</w:t>
            </w:r>
          </w:p>
        </w:tc>
        <w:tc>
          <w:tcPr>
            <w:tcW w:w="203" w:type="pct"/>
            <w:tcBorders>
              <w:top w:val="single" w:sz="4" w:space="0" w:color="auto"/>
            </w:tcBorders>
            <w:shd w:val="clear" w:color="auto" w:fill="D9D9D9" w:themeFill="background1" w:themeFillShade="D9"/>
            <w:vAlign w:val="center"/>
          </w:tcPr>
          <w:p w14:paraId="25CB3C3A"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16</w:t>
            </w:r>
            <w:r>
              <w:rPr>
                <w:rFonts w:ascii="Times New Roman" w:hint="eastAsia"/>
                <w:sz w:val="18"/>
              </w:rPr>
              <w:t>층</w:t>
            </w:r>
          </w:p>
        </w:tc>
        <w:tc>
          <w:tcPr>
            <w:tcW w:w="455" w:type="pct"/>
            <w:tcBorders>
              <w:top w:val="single" w:sz="4" w:space="0" w:color="auto"/>
            </w:tcBorders>
            <w:shd w:val="clear" w:color="auto" w:fill="D9D9D9" w:themeFill="background1" w:themeFillShade="D9"/>
            <w:vAlign w:val="center"/>
          </w:tcPr>
          <w:p w14:paraId="00D2396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업무시설</w:t>
            </w:r>
          </w:p>
        </w:tc>
        <w:tc>
          <w:tcPr>
            <w:tcW w:w="304" w:type="pct"/>
            <w:tcBorders>
              <w:top w:val="single" w:sz="4" w:space="0" w:color="auto"/>
            </w:tcBorders>
            <w:shd w:val="clear" w:color="auto" w:fill="D9D9D9" w:themeFill="background1" w:themeFillShade="D9"/>
            <w:vAlign w:val="center"/>
          </w:tcPr>
          <w:p w14:paraId="1BF06D46"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911.00</w:t>
            </w:r>
          </w:p>
        </w:tc>
        <w:tc>
          <w:tcPr>
            <w:tcW w:w="405" w:type="pct"/>
            <w:tcBorders>
              <w:top w:val="single" w:sz="4" w:space="0" w:color="auto"/>
            </w:tcBorders>
            <w:shd w:val="clear" w:color="auto" w:fill="D9D9D9" w:themeFill="background1" w:themeFillShade="D9"/>
            <w:vAlign w:val="center"/>
          </w:tcPr>
          <w:p w14:paraId="719CD5E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shd w:val="clear" w:color="auto" w:fill="D9D9D9" w:themeFill="background1" w:themeFillShade="D9"/>
            <w:vAlign w:val="center"/>
          </w:tcPr>
          <w:p w14:paraId="28C691C4"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956.37</w:t>
            </w:r>
          </w:p>
        </w:tc>
        <w:tc>
          <w:tcPr>
            <w:tcW w:w="455" w:type="pct"/>
            <w:tcBorders>
              <w:top w:val="single" w:sz="4" w:space="0" w:color="auto"/>
            </w:tcBorders>
            <w:shd w:val="clear" w:color="auto" w:fill="D9D9D9" w:themeFill="background1" w:themeFillShade="D9"/>
            <w:vAlign w:val="center"/>
          </w:tcPr>
          <w:p w14:paraId="64D2C6B8"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미설정</w:t>
            </w:r>
            <w:proofErr w:type="spellEnd"/>
          </w:p>
        </w:tc>
        <w:tc>
          <w:tcPr>
            <w:tcW w:w="608" w:type="pct"/>
            <w:tcBorders>
              <w:top w:val="single" w:sz="4" w:space="0" w:color="auto"/>
            </w:tcBorders>
            <w:shd w:val="clear" w:color="auto" w:fill="D9D9D9" w:themeFill="background1" w:themeFillShade="D9"/>
            <w:vAlign w:val="center"/>
          </w:tcPr>
          <w:p w14:paraId="051E7BBB"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대견기업㈜</w:t>
            </w:r>
          </w:p>
        </w:tc>
        <w:tc>
          <w:tcPr>
            <w:tcW w:w="708" w:type="pct"/>
            <w:tcBorders>
              <w:top w:val="single" w:sz="4" w:space="0" w:color="auto"/>
            </w:tcBorders>
            <w:shd w:val="clear" w:color="auto" w:fill="D9D9D9" w:themeFill="background1" w:themeFillShade="D9"/>
            <w:vAlign w:val="center"/>
          </w:tcPr>
          <w:p w14:paraId="7D7D643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1997. </w:t>
            </w:r>
            <w:r>
              <w:rPr>
                <w:rFonts w:ascii="Times New Roman"/>
                <w:sz w:val="18"/>
              </w:rPr>
              <w:t xml:space="preserve">9. 30. </w:t>
            </w:r>
            <w:r>
              <w:rPr>
                <w:rFonts w:ascii="Times New Roman" w:hint="eastAsia"/>
                <w:sz w:val="18"/>
              </w:rPr>
              <w:t>소유권보존</w:t>
            </w:r>
          </w:p>
        </w:tc>
        <w:tc>
          <w:tcPr>
            <w:tcW w:w="547" w:type="pct"/>
            <w:tcBorders>
              <w:top w:val="single" w:sz="4" w:space="0" w:color="auto"/>
              <w:right w:val="single" w:sz="4" w:space="0" w:color="auto"/>
            </w:tcBorders>
            <w:shd w:val="clear" w:color="auto" w:fill="D9D9D9" w:themeFill="background1" w:themeFillShade="D9"/>
            <w:vAlign w:val="center"/>
          </w:tcPr>
          <w:p w14:paraId="4E7A5D0F"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매매목적물</w:t>
            </w:r>
            <w:r w:rsidRPr="00BA73DD">
              <w:rPr>
                <w:rFonts w:ascii="Times New Roman" w:hint="eastAsia"/>
                <w:w w:val="20"/>
                <w:sz w:val="18"/>
              </w:rPr>
              <w:t xml:space="preserve"> </w:t>
            </w:r>
            <w:r>
              <w:rPr>
                <w:rFonts w:ascii="Times New Roman" w:hint="eastAsia"/>
                <w:sz w:val="18"/>
              </w:rPr>
              <w:t>아님</w:t>
            </w:r>
          </w:p>
        </w:tc>
      </w:tr>
      <w:tr w:rsidR="00FD0FBE" w:rsidRPr="00E160BA" w14:paraId="29F70249" w14:textId="77777777" w:rsidTr="0020725E">
        <w:trPr>
          <w:trHeight w:val="340"/>
        </w:trPr>
        <w:tc>
          <w:tcPr>
            <w:tcW w:w="114" w:type="pct"/>
            <w:tcBorders>
              <w:top w:val="single" w:sz="4" w:space="0" w:color="auto"/>
              <w:left w:val="single" w:sz="4" w:space="0" w:color="auto"/>
            </w:tcBorders>
            <w:shd w:val="clear" w:color="auto" w:fill="D9D9D9" w:themeFill="background1" w:themeFillShade="D9"/>
            <w:vAlign w:val="center"/>
          </w:tcPr>
          <w:p w14:paraId="0511820B"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6</w:t>
            </w:r>
          </w:p>
        </w:tc>
        <w:tc>
          <w:tcPr>
            <w:tcW w:w="897" w:type="pct"/>
            <w:tcBorders>
              <w:top w:val="single" w:sz="4" w:space="0" w:color="auto"/>
            </w:tcBorders>
            <w:shd w:val="clear" w:color="auto" w:fill="D9D9D9" w:themeFill="background1" w:themeFillShade="D9"/>
            <w:vAlign w:val="center"/>
          </w:tcPr>
          <w:p w14:paraId="0BB6828B"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15</w:t>
            </w:r>
            <w:r>
              <w:rPr>
                <w:rFonts w:ascii="Times New Roman" w:hint="eastAsia"/>
                <w:sz w:val="18"/>
              </w:rPr>
              <w:t>01</w:t>
            </w:r>
            <w:r>
              <w:rPr>
                <w:rFonts w:ascii="Times New Roman" w:hint="eastAsia"/>
                <w:sz w:val="18"/>
              </w:rPr>
              <w:t>호</w:t>
            </w:r>
          </w:p>
        </w:tc>
        <w:tc>
          <w:tcPr>
            <w:tcW w:w="203" w:type="pct"/>
            <w:tcBorders>
              <w:top w:val="single" w:sz="4" w:space="0" w:color="auto"/>
            </w:tcBorders>
            <w:shd w:val="clear" w:color="auto" w:fill="D9D9D9" w:themeFill="background1" w:themeFillShade="D9"/>
            <w:vAlign w:val="center"/>
          </w:tcPr>
          <w:p w14:paraId="73BAB7DB"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15</w:t>
            </w:r>
            <w:r>
              <w:rPr>
                <w:rFonts w:ascii="Times New Roman" w:hint="eastAsia"/>
                <w:sz w:val="18"/>
              </w:rPr>
              <w:t>층</w:t>
            </w:r>
          </w:p>
        </w:tc>
        <w:tc>
          <w:tcPr>
            <w:tcW w:w="455" w:type="pct"/>
            <w:tcBorders>
              <w:top w:val="single" w:sz="4" w:space="0" w:color="auto"/>
            </w:tcBorders>
            <w:shd w:val="clear" w:color="auto" w:fill="D9D9D9" w:themeFill="background1" w:themeFillShade="D9"/>
            <w:vAlign w:val="center"/>
          </w:tcPr>
          <w:p w14:paraId="5D2C309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업무시설</w:t>
            </w:r>
          </w:p>
        </w:tc>
        <w:tc>
          <w:tcPr>
            <w:tcW w:w="304" w:type="pct"/>
            <w:tcBorders>
              <w:top w:val="single" w:sz="4" w:space="0" w:color="auto"/>
            </w:tcBorders>
            <w:shd w:val="clear" w:color="auto" w:fill="D9D9D9" w:themeFill="background1" w:themeFillShade="D9"/>
            <w:vAlign w:val="center"/>
          </w:tcPr>
          <w:p w14:paraId="0350D738"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909.46</w:t>
            </w:r>
          </w:p>
        </w:tc>
        <w:tc>
          <w:tcPr>
            <w:tcW w:w="405" w:type="pct"/>
            <w:tcBorders>
              <w:top w:val="single" w:sz="4" w:space="0" w:color="auto"/>
            </w:tcBorders>
            <w:shd w:val="clear" w:color="auto" w:fill="D9D9D9" w:themeFill="background1" w:themeFillShade="D9"/>
            <w:vAlign w:val="center"/>
          </w:tcPr>
          <w:p w14:paraId="4F5D21F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shd w:val="clear" w:color="auto" w:fill="D9D9D9" w:themeFill="background1" w:themeFillShade="D9"/>
            <w:vAlign w:val="center"/>
          </w:tcPr>
          <w:p w14:paraId="42ECB110"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954.96</w:t>
            </w:r>
          </w:p>
        </w:tc>
        <w:tc>
          <w:tcPr>
            <w:tcW w:w="455" w:type="pct"/>
            <w:tcBorders>
              <w:top w:val="single" w:sz="4" w:space="0" w:color="auto"/>
            </w:tcBorders>
            <w:shd w:val="clear" w:color="auto" w:fill="D9D9D9" w:themeFill="background1" w:themeFillShade="D9"/>
            <w:vAlign w:val="center"/>
          </w:tcPr>
          <w:p w14:paraId="0D51835D"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미설정</w:t>
            </w:r>
            <w:proofErr w:type="spellEnd"/>
          </w:p>
        </w:tc>
        <w:tc>
          <w:tcPr>
            <w:tcW w:w="608" w:type="pct"/>
            <w:tcBorders>
              <w:top w:val="single" w:sz="4" w:space="0" w:color="auto"/>
            </w:tcBorders>
            <w:shd w:val="clear" w:color="auto" w:fill="D9D9D9" w:themeFill="background1" w:themeFillShade="D9"/>
            <w:vAlign w:val="center"/>
          </w:tcPr>
          <w:p w14:paraId="0B29446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대견기업㈜</w:t>
            </w:r>
          </w:p>
        </w:tc>
        <w:tc>
          <w:tcPr>
            <w:tcW w:w="708" w:type="pct"/>
            <w:tcBorders>
              <w:top w:val="single" w:sz="4" w:space="0" w:color="auto"/>
            </w:tcBorders>
            <w:shd w:val="clear" w:color="auto" w:fill="D9D9D9" w:themeFill="background1" w:themeFillShade="D9"/>
            <w:vAlign w:val="center"/>
          </w:tcPr>
          <w:p w14:paraId="4930FC8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1997. </w:t>
            </w:r>
            <w:r>
              <w:rPr>
                <w:rFonts w:ascii="Times New Roman"/>
                <w:sz w:val="18"/>
              </w:rPr>
              <w:t xml:space="preserve">9. 30. </w:t>
            </w:r>
            <w:r>
              <w:rPr>
                <w:rFonts w:ascii="Times New Roman" w:hint="eastAsia"/>
                <w:sz w:val="18"/>
              </w:rPr>
              <w:t>소유권보존</w:t>
            </w:r>
          </w:p>
        </w:tc>
        <w:tc>
          <w:tcPr>
            <w:tcW w:w="547" w:type="pct"/>
            <w:tcBorders>
              <w:top w:val="single" w:sz="4" w:space="0" w:color="auto"/>
              <w:right w:val="single" w:sz="4" w:space="0" w:color="auto"/>
            </w:tcBorders>
            <w:shd w:val="clear" w:color="auto" w:fill="D9D9D9" w:themeFill="background1" w:themeFillShade="D9"/>
            <w:vAlign w:val="center"/>
          </w:tcPr>
          <w:p w14:paraId="775599B7"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매매목적물</w:t>
            </w:r>
            <w:r w:rsidRPr="00BA73DD">
              <w:rPr>
                <w:rFonts w:ascii="Times New Roman" w:hint="eastAsia"/>
                <w:w w:val="20"/>
                <w:sz w:val="18"/>
              </w:rPr>
              <w:t xml:space="preserve"> </w:t>
            </w:r>
            <w:r>
              <w:rPr>
                <w:rFonts w:ascii="Times New Roman" w:hint="eastAsia"/>
                <w:sz w:val="18"/>
              </w:rPr>
              <w:t>아님</w:t>
            </w:r>
          </w:p>
        </w:tc>
      </w:tr>
      <w:tr w:rsidR="00FD0FBE" w:rsidRPr="00E160BA" w14:paraId="30A91D06" w14:textId="77777777" w:rsidTr="0020725E">
        <w:trPr>
          <w:trHeight w:val="340"/>
        </w:trPr>
        <w:tc>
          <w:tcPr>
            <w:tcW w:w="114" w:type="pct"/>
            <w:tcBorders>
              <w:top w:val="single" w:sz="4" w:space="0" w:color="auto"/>
              <w:left w:val="single" w:sz="4" w:space="0" w:color="auto"/>
            </w:tcBorders>
            <w:shd w:val="clear" w:color="auto" w:fill="D9D9D9" w:themeFill="background1" w:themeFillShade="D9"/>
            <w:vAlign w:val="center"/>
          </w:tcPr>
          <w:p w14:paraId="041F674A"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7</w:t>
            </w:r>
          </w:p>
        </w:tc>
        <w:tc>
          <w:tcPr>
            <w:tcW w:w="897" w:type="pct"/>
            <w:tcBorders>
              <w:top w:val="single" w:sz="4" w:space="0" w:color="auto"/>
            </w:tcBorders>
            <w:shd w:val="clear" w:color="auto" w:fill="D9D9D9" w:themeFill="background1" w:themeFillShade="D9"/>
            <w:vAlign w:val="center"/>
          </w:tcPr>
          <w:p w14:paraId="43CA4146"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14</w:t>
            </w:r>
            <w:r>
              <w:rPr>
                <w:rFonts w:ascii="Times New Roman" w:hint="eastAsia"/>
                <w:sz w:val="18"/>
              </w:rPr>
              <w:t>01</w:t>
            </w:r>
            <w:r>
              <w:rPr>
                <w:rFonts w:ascii="Times New Roman" w:hint="eastAsia"/>
                <w:sz w:val="18"/>
              </w:rPr>
              <w:t>호</w:t>
            </w:r>
          </w:p>
        </w:tc>
        <w:tc>
          <w:tcPr>
            <w:tcW w:w="203" w:type="pct"/>
            <w:tcBorders>
              <w:top w:val="single" w:sz="4" w:space="0" w:color="auto"/>
            </w:tcBorders>
            <w:shd w:val="clear" w:color="auto" w:fill="D9D9D9" w:themeFill="background1" w:themeFillShade="D9"/>
            <w:vAlign w:val="center"/>
          </w:tcPr>
          <w:p w14:paraId="4136E78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w:t>
            </w:r>
            <w:r>
              <w:rPr>
                <w:rFonts w:ascii="Times New Roman" w:hint="eastAsia"/>
                <w:sz w:val="18"/>
              </w:rPr>
              <w:t>층</w:t>
            </w:r>
          </w:p>
        </w:tc>
        <w:tc>
          <w:tcPr>
            <w:tcW w:w="455" w:type="pct"/>
            <w:tcBorders>
              <w:top w:val="single" w:sz="4" w:space="0" w:color="auto"/>
            </w:tcBorders>
            <w:shd w:val="clear" w:color="auto" w:fill="D9D9D9" w:themeFill="background1" w:themeFillShade="D9"/>
            <w:vAlign w:val="center"/>
          </w:tcPr>
          <w:p w14:paraId="725D22B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업무시설</w:t>
            </w:r>
          </w:p>
        </w:tc>
        <w:tc>
          <w:tcPr>
            <w:tcW w:w="304" w:type="pct"/>
            <w:tcBorders>
              <w:top w:val="single" w:sz="4" w:space="0" w:color="auto"/>
            </w:tcBorders>
            <w:shd w:val="clear" w:color="auto" w:fill="D9D9D9" w:themeFill="background1" w:themeFillShade="D9"/>
            <w:vAlign w:val="center"/>
          </w:tcPr>
          <w:p w14:paraId="7A09F6A2"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574.13</w:t>
            </w:r>
          </w:p>
        </w:tc>
        <w:tc>
          <w:tcPr>
            <w:tcW w:w="405" w:type="pct"/>
            <w:tcBorders>
              <w:top w:val="single" w:sz="4" w:space="0" w:color="auto"/>
            </w:tcBorders>
            <w:shd w:val="clear" w:color="auto" w:fill="D9D9D9" w:themeFill="background1" w:themeFillShade="D9"/>
            <w:vAlign w:val="center"/>
          </w:tcPr>
          <w:p w14:paraId="6B47A68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shd w:val="clear" w:color="auto" w:fill="D9D9D9" w:themeFill="background1" w:themeFillShade="D9"/>
            <w:vAlign w:val="center"/>
          </w:tcPr>
          <w:p w14:paraId="36CD593F"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614.87</w:t>
            </w:r>
          </w:p>
        </w:tc>
        <w:tc>
          <w:tcPr>
            <w:tcW w:w="455" w:type="pct"/>
            <w:tcBorders>
              <w:top w:val="single" w:sz="4" w:space="0" w:color="auto"/>
            </w:tcBorders>
            <w:shd w:val="clear" w:color="auto" w:fill="D9D9D9" w:themeFill="background1" w:themeFillShade="D9"/>
            <w:vAlign w:val="center"/>
          </w:tcPr>
          <w:p w14:paraId="7EE5A09F"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미설정</w:t>
            </w:r>
            <w:proofErr w:type="spellEnd"/>
          </w:p>
        </w:tc>
        <w:tc>
          <w:tcPr>
            <w:tcW w:w="608" w:type="pct"/>
            <w:tcBorders>
              <w:top w:val="single" w:sz="4" w:space="0" w:color="auto"/>
            </w:tcBorders>
            <w:shd w:val="clear" w:color="auto" w:fill="D9D9D9" w:themeFill="background1" w:themeFillShade="D9"/>
            <w:vAlign w:val="center"/>
          </w:tcPr>
          <w:p w14:paraId="4A4FF2B1"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781E3EBF"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3B5A2C6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대견기업㈜</w:t>
            </w:r>
          </w:p>
        </w:tc>
        <w:tc>
          <w:tcPr>
            <w:tcW w:w="708" w:type="pct"/>
            <w:tcBorders>
              <w:top w:val="single" w:sz="4" w:space="0" w:color="auto"/>
            </w:tcBorders>
            <w:shd w:val="clear" w:color="auto" w:fill="D9D9D9" w:themeFill="background1" w:themeFillShade="D9"/>
            <w:vAlign w:val="center"/>
          </w:tcPr>
          <w:p w14:paraId="0D6677E9"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2F12EF3A"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047045C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증여</w:t>
            </w:r>
          </w:p>
        </w:tc>
        <w:tc>
          <w:tcPr>
            <w:tcW w:w="547" w:type="pct"/>
            <w:tcBorders>
              <w:top w:val="single" w:sz="4" w:space="0" w:color="auto"/>
              <w:right w:val="single" w:sz="4" w:space="0" w:color="auto"/>
            </w:tcBorders>
            <w:shd w:val="clear" w:color="auto" w:fill="D9D9D9" w:themeFill="background1" w:themeFillShade="D9"/>
            <w:vAlign w:val="center"/>
          </w:tcPr>
          <w:p w14:paraId="6231EEF5"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매매목적물</w:t>
            </w:r>
            <w:r w:rsidRPr="00BA73DD">
              <w:rPr>
                <w:rFonts w:ascii="Times New Roman" w:hint="eastAsia"/>
                <w:w w:val="20"/>
                <w:sz w:val="18"/>
              </w:rPr>
              <w:t xml:space="preserve"> </w:t>
            </w:r>
            <w:r>
              <w:rPr>
                <w:rFonts w:ascii="Times New Roman" w:hint="eastAsia"/>
                <w:sz w:val="18"/>
              </w:rPr>
              <w:t>아님</w:t>
            </w:r>
          </w:p>
        </w:tc>
      </w:tr>
      <w:tr w:rsidR="00FD0FBE" w:rsidRPr="00E160BA" w14:paraId="250E1F58" w14:textId="77777777" w:rsidTr="0020725E">
        <w:trPr>
          <w:trHeight w:val="340"/>
        </w:trPr>
        <w:tc>
          <w:tcPr>
            <w:tcW w:w="114" w:type="pct"/>
            <w:tcBorders>
              <w:top w:val="single" w:sz="4" w:space="0" w:color="auto"/>
              <w:left w:val="single" w:sz="4" w:space="0" w:color="auto"/>
            </w:tcBorders>
            <w:shd w:val="clear" w:color="auto" w:fill="D9D9D9" w:themeFill="background1" w:themeFillShade="D9"/>
            <w:vAlign w:val="center"/>
          </w:tcPr>
          <w:p w14:paraId="62CB37D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8</w:t>
            </w:r>
          </w:p>
        </w:tc>
        <w:tc>
          <w:tcPr>
            <w:tcW w:w="897" w:type="pct"/>
            <w:tcBorders>
              <w:top w:val="single" w:sz="4" w:space="0" w:color="auto"/>
            </w:tcBorders>
            <w:shd w:val="clear" w:color="auto" w:fill="D9D9D9" w:themeFill="background1" w:themeFillShade="D9"/>
            <w:vAlign w:val="center"/>
          </w:tcPr>
          <w:p w14:paraId="292AD41B"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14</w:t>
            </w:r>
            <w:r>
              <w:rPr>
                <w:rFonts w:ascii="Times New Roman" w:hint="eastAsia"/>
                <w:sz w:val="18"/>
              </w:rPr>
              <w:t>02</w:t>
            </w:r>
            <w:r>
              <w:rPr>
                <w:rFonts w:ascii="Times New Roman" w:hint="eastAsia"/>
                <w:sz w:val="18"/>
              </w:rPr>
              <w:t>호</w:t>
            </w:r>
          </w:p>
        </w:tc>
        <w:tc>
          <w:tcPr>
            <w:tcW w:w="203" w:type="pct"/>
            <w:tcBorders>
              <w:top w:val="single" w:sz="4" w:space="0" w:color="auto"/>
            </w:tcBorders>
            <w:shd w:val="clear" w:color="auto" w:fill="D9D9D9" w:themeFill="background1" w:themeFillShade="D9"/>
            <w:vAlign w:val="center"/>
          </w:tcPr>
          <w:p w14:paraId="6B17D9D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w:t>
            </w:r>
            <w:r>
              <w:rPr>
                <w:rFonts w:ascii="Times New Roman" w:hint="eastAsia"/>
                <w:sz w:val="18"/>
              </w:rPr>
              <w:t>층</w:t>
            </w:r>
          </w:p>
        </w:tc>
        <w:tc>
          <w:tcPr>
            <w:tcW w:w="455" w:type="pct"/>
            <w:tcBorders>
              <w:top w:val="single" w:sz="4" w:space="0" w:color="auto"/>
            </w:tcBorders>
            <w:shd w:val="clear" w:color="auto" w:fill="D9D9D9" w:themeFill="background1" w:themeFillShade="D9"/>
            <w:vAlign w:val="center"/>
          </w:tcPr>
          <w:p w14:paraId="0D0CD24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업무시설</w:t>
            </w:r>
          </w:p>
        </w:tc>
        <w:tc>
          <w:tcPr>
            <w:tcW w:w="304" w:type="pct"/>
            <w:tcBorders>
              <w:top w:val="single" w:sz="4" w:space="0" w:color="auto"/>
            </w:tcBorders>
            <w:shd w:val="clear" w:color="auto" w:fill="D9D9D9" w:themeFill="background1" w:themeFillShade="D9"/>
            <w:vAlign w:val="center"/>
          </w:tcPr>
          <w:p w14:paraId="3FEB475B"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234.21</w:t>
            </w:r>
          </w:p>
        </w:tc>
        <w:tc>
          <w:tcPr>
            <w:tcW w:w="405" w:type="pct"/>
            <w:tcBorders>
              <w:top w:val="single" w:sz="4" w:space="0" w:color="auto"/>
            </w:tcBorders>
            <w:shd w:val="clear" w:color="auto" w:fill="D9D9D9" w:themeFill="background1" w:themeFillShade="D9"/>
            <w:vAlign w:val="center"/>
          </w:tcPr>
          <w:p w14:paraId="401D40EE"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shd w:val="clear" w:color="auto" w:fill="D9D9D9" w:themeFill="background1" w:themeFillShade="D9"/>
            <w:vAlign w:val="center"/>
          </w:tcPr>
          <w:p w14:paraId="3D50C041"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250.84</w:t>
            </w:r>
          </w:p>
        </w:tc>
        <w:tc>
          <w:tcPr>
            <w:tcW w:w="455" w:type="pct"/>
            <w:tcBorders>
              <w:top w:val="single" w:sz="4" w:space="0" w:color="auto"/>
            </w:tcBorders>
            <w:shd w:val="clear" w:color="auto" w:fill="D9D9D9" w:themeFill="background1" w:themeFillShade="D9"/>
            <w:vAlign w:val="center"/>
          </w:tcPr>
          <w:p w14:paraId="5DEC56A0"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미설정</w:t>
            </w:r>
            <w:proofErr w:type="spellEnd"/>
          </w:p>
        </w:tc>
        <w:tc>
          <w:tcPr>
            <w:tcW w:w="608" w:type="pct"/>
            <w:tcBorders>
              <w:top w:val="single" w:sz="4" w:space="0" w:color="auto"/>
            </w:tcBorders>
            <w:shd w:val="clear" w:color="auto" w:fill="D9D9D9" w:themeFill="background1" w:themeFillShade="D9"/>
            <w:vAlign w:val="center"/>
          </w:tcPr>
          <w:p w14:paraId="4EC4303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대견기업㈜</w:t>
            </w:r>
          </w:p>
        </w:tc>
        <w:tc>
          <w:tcPr>
            <w:tcW w:w="708" w:type="pct"/>
            <w:tcBorders>
              <w:top w:val="single" w:sz="4" w:space="0" w:color="auto"/>
            </w:tcBorders>
            <w:shd w:val="clear" w:color="auto" w:fill="D9D9D9" w:themeFill="background1" w:themeFillShade="D9"/>
            <w:vAlign w:val="center"/>
          </w:tcPr>
          <w:p w14:paraId="577B4E2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1997. </w:t>
            </w:r>
            <w:r>
              <w:rPr>
                <w:rFonts w:ascii="Times New Roman"/>
                <w:sz w:val="18"/>
              </w:rPr>
              <w:t xml:space="preserve">9. 30. </w:t>
            </w:r>
            <w:r>
              <w:rPr>
                <w:rFonts w:ascii="Times New Roman" w:hint="eastAsia"/>
                <w:sz w:val="18"/>
              </w:rPr>
              <w:t>소유권보존</w:t>
            </w:r>
          </w:p>
        </w:tc>
        <w:tc>
          <w:tcPr>
            <w:tcW w:w="547" w:type="pct"/>
            <w:tcBorders>
              <w:top w:val="single" w:sz="4" w:space="0" w:color="auto"/>
              <w:right w:val="single" w:sz="4" w:space="0" w:color="auto"/>
            </w:tcBorders>
            <w:shd w:val="clear" w:color="auto" w:fill="D9D9D9" w:themeFill="background1" w:themeFillShade="D9"/>
            <w:vAlign w:val="center"/>
          </w:tcPr>
          <w:p w14:paraId="30721EA3"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매매목적물</w:t>
            </w:r>
            <w:r w:rsidRPr="00BA73DD">
              <w:rPr>
                <w:rFonts w:ascii="Times New Roman" w:hint="eastAsia"/>
                <w:w w:val="20"/>
                <w:sz w:val="18"/>
              </w:rPr>
              <w:t xml:space="preserve"> </w:t>
            </w:r>
            <w:r>
              <w:rPr>
                <w:rFonts w:ascii="Times New Roman" w:hint="eastAsia"/>
                <w:sz w:val="18"/>
              </w:rPr>
              <w:t>아님</w:t>
            </w:r>
          </w:p>
        </w:tc>
      </w:tr>
      <w:tr w:rsidR="00FD0FBE" w:rsidRPr="00E160BA" w14:paraId="5E7F7C26" w14:textId="77777777" w:rsidTr="0020725E">
        <w:trPr>
          <w:trHeight w:val="340"/>
        </w:trPr>
        <w:tc>
          <w:tcPr>
            <w:tcW w:w="114" w:type="pct"/>
            <w:tcBorders>
              <w:top w:val="single" w:sz="4" w:space="0" w:color="auto"/>
              <w:left w:val="single" w:sz="4" w:space="0" w:color="auto"/>
            </w:tcBorders>
            <w:shd w:val="clear" w:color="auto" w:fill="auto"/>
            <w:vAlign w:val="center"/>
          </w:tcPr>
          <w:p w14:paraId="29D53B6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9</w:t>
            </w:r>
          </w:p>
        </w:tc>
        <w:tc>
          <w:tcPr>
            <w:tcW w:w="897" w:type="pct"/>
            <w:tcBorders>
              <w:top w:val="single" w:sz="4" w:space="0" w:color="auto"/>
            </w:tcBorders>
            <w:shd w:val="clear" w:color="auto" w:fill="auto"/>
            <w:vAlign w:val="center"/>
          </w:tcPr>
          <w:p w14:paraId="745590DF"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13</w:t>
            </w:r>
            <w:r>
              <w:rPr>
                <w:rFonts w:ascii="Times New Roman" w:hint="eastAsia"/>
                <w:sz w:val="18"/>
              </w:rPr>
              <w:t>01</w:t>
            </w:r>
            <w:r>
              <w:rPr>
                <w:rFonts w:ascii="Times New Roman" w:hint="eastAsia"/>
                <w:sz w:val="18"/>
              </w:rPr>
              <w:t>호</w:t>
            </w:r>
          </w:p>
        </w:tc>
        <w:tc>
          <w:tcPr>
            <w:tcW w:w="203" w:type="pct"/>
            <w:tcBorders>
              <w:top w:val="single" w:sz="4" w:space="0" w:color="auto"/>
            </w:tcBorders>
            <w:shd w:val="clear" w:color="auto" w:fill="auto"/>
            <w:vAlign w:val="center"/>
          </w:tcPr>
          <w:p w14:paraId="11A3B7C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13</w:t>
            </w:r>
            <w:r>
              <w:rPr>
                <w:rFonts w:ascii="Times New Roman" w:hint="eastAsia"/>
                <w:sz w:val="18"/>
              </w:rPr>
              <w:t>층</w:t>
            </w:r>
          </w:p>
        </w:tc>
        <w:tc>
          <w:tcPr>
            <w:tcW w:w="455" w:type="pct"/>
            <w:tcBorders>
              <w:top w:val="single" w:sz="4" w:space="0" w:color="auto"/>
            </w:tcBorders>
            <w:shd w:val="clear" w:color="auto" w:fill="auto"/>
            <w:vAlign w:val="center"/>
          </w:tcPr>
          <w:p w14:paraId="50CDC4AD"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00FEFEF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shd w:val="clear" w:color="auto" w:fill="auto"/>
            <w:vAlign w:val="center"/>
          </w:tcPr>
          <w:p w14:paraId="5187DC3D"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911.00</w:t>
            </w:r>
          </w:p>
        </w:tc>
        <w:tc>
          <w:tcPr>
            <w:tcW w:w="405" w:type="pct"/>
            <w:tcBorders>
              <w:top w:val="single" w:sz="4" w:space="0" w:color="auto"/>
            </w:tcBorders>
            <w:shd w:val="clear" w:color="auto" w:fill="auto"/>
            <w:vAlign w:val="center"/>
          </w:tcPr>
          <w:p w14:paraId="6418E4D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shd w:val="clear" w:color="auto" w:fill="auto"/>
            <w:vAlign w:val="center"/>
          </w:tcPr>
          <w:p w14:paraId="2A0F8810"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956.37</w:t>
            </w:r>
          </w:p>
        </w:tc>
        <w:tc>
          <w:tcPr>
            <w:tcW w:w="455" w:type="pct"/>
            <w:tcBorders>
              <w:top w:val="single" w:sz="4" w:space="0" w:color="auto"/>
            </w:tcBorders>
            <w:shd w:val="clear" w:color="auto" w:fill="auto"/>
            <w:vAlign w:val="center"/>
          </w:tcPr>
          <w:p w14:paraId="30E388A2"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144.647/2846.8</w:t>
            </w:r>
          </w:p>
        </w:tc>
        <w:tc>
          <w:tcPr>
            <w:tcW w:w="608" w:type="pct"/>
            <w:tcBorders>
              <w:top w:val="single" w:sz="4" w:space="0" w:color="auto"/>
            </w:tcBorders>
            <w:shd w:val="clear" w:color="auto" w:fill="auto"/>
            <w:vAlign w:val="center"/>
          </w:tcPr>
          <w:p w14:paraId="23FD78E2"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4E133B43"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52D545EA"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shd w:val="clear" w:color="auto" w:fill="auto"/>
            <w:vAlign w:val="center"/>
          </w:tcPr>
          <w:p w14:paraId="5AE81446"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145E9B59"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0C7A579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shd w:val="clear" w:color="auto" w:fill="auto"/>
            <w:vAlign w:val="center"/>
          </w:tcPr>
          <w:p w14:paraId="4C7FD0F1"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4098CEB2" w14:textId="77777777" w:rsidTr="0020725E">
        <w:trPr>
          <w:trHeight w:val="340"/>
        </w:trPr>
        <w:tc>
          <w:tcPr>
            <w:tcW w:w="114" w:type="pct"/>
            <w:tcBorders>
              <w:top w:val="single" w:sz="4" w:space="0" w:color="auto"/>
              <w:left w:val="single" w:sz="4" w:space="0" w:color="auto"/>
            </w:tcBorders>
            <w:vAlign w:val="center"/>
          </w:tcPr>
          <w:p w14:paraId="5BCAAC6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10</w:t>
            </w:r>
          </w:p>
        </w:tc>
        <w:tc>
          <w:tcPr>
            <w:tcW w:w="897" w:type="pct"/>
            <w:tcBorders>
              <w:top w:val="single" w:sz="4" w:space="0" w:color="auto"/>
            </w:tcBorders>
            <w:vAlign w:val="center"/>
          </w:tcPr>
          <w:p w14:paraId="0944A2CB"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12</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2926022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12</w:t>
            </w:r>
            <w:r>
              <w:rPr>
                <w:rFonts w:ascii="Times New Roman" w:hint="eastAsia"/>
                <w:sz w:val="18"/>
              </w:rPr>
              <w:t>층</w:t>
            </w:r>
          </w:p>
        </w:tc>
        <w:tc>
          <w:tcPr>
            <w:tcW w:w="455" w:type="pct"/>
            <w:tcBorders>
              <w:top w:val="single" w:sz="4" w:space="0" w:color="auto"/>
            </w:tcBorders>
            <w:vAlign w:val="center"/>
          </w:tcPr>
          <w:p w14:paraId="322CE1FE"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7EE6889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6D13E9D7"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909.46</w:t>
            </w:r>
          </w:p>
        </w:tc>
        <w:tc>
          <w:tcPr>
            <w:tcW w:w="405" w:type="pct"/>
            <w:tcBorders>
              <w:top w:val="single" w:sz="4" w:space="0" w:color="auto"/>
            </w:tcBorders>
            <w:vAlign w:val="center"/>
          </w:tcPr>
          <w:p w14:paraId="2FFED23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5DD38496"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954.96</w:t>
            </w:r>
          </w:p>
        </w:tc>
        <w:tc>
          <w:tcPr>
            <w:tcW w:w="455" w:type="pct"/>
            <w:tcBorders>
              <w:top w:val="single" w:sz="4" w:space="0" w:color="auto"/>
            </w:tcBorders>
            <w:vAlign w:val="center"/>
          </w:tcPr>
          <w:p w14:paraId="16924AF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144.403/2846.8</w:t>
            </w:r>
          </w:p>
        </w:tc>
        <w:tc>
          <w:tcPr>
            <w:tcW w:w="608" w:type="pct"/>
            <w:tcBorders>
              <w:top w:val="single" w:sz="4" w:space="0" w:color="auto"/>
            </w:tcBorders>
            <w:vAlign w:val="center"/>
          </w:tcPr>
          <w:p w14:paraId="05525207"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422192C9"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1D09045C"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7DF90101"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54A87D6C"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5EE06E0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62E9DB8E"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56D78D7A" w14:textId="77777777" w:rsidTr="0020725E">
        <w:trPr>
          <w:trHeight w:val="340"/>
        </w:trPr>
        <w:tc>
          <w:tcPr>
            <w:tcW w:w="114" w:type="pct"/>
            <w:tcBorders>
              <w:top w:val="single" w:sz="4" w:space="0" w:color="auto"/>
              <w:left w:val="single" w:sz="4" w:space="0" w:color="auto"/>
            </w:tcBorders>
            <w:vAlign w:val="center"/>
          </w:tcPr>
          <w:p w14:paraId="413E630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11</w:t>
            </w:r>
          </w:p>
        </w:tc>
        <w:tc>
          <w:tcPr>
            <w:tcW w:w="897" w:type="pct"/>
            <w:tcBorders>
              <w:top w:val="single" w:sz="4" w:space="0" w:color="auto"/>
            </w:tcBorders>
            <w:vAlign w:val="center"/>
          </w:tcPr>
          <w:p w14:paraId="1169A749"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110</w:t>
            </w:r>
            <w:r>
              <w:rPr>
                <w:rFonts w:ascii="Times New Roman" w:hint="eastAsia"/>
                <w:sz w:val="18"/>
              </w:rPr>
              <w:t>1</w:t>
            </w:r>
            <w:r>
              <w:rPr>
                <w:rFonts w:ascii="Times New Roman" w:hint="eastAsia"/>
                <w:sz w:val="18"/>
              </w:rPr>
              <w:t>호</w:t>
            </w:r>
          </w:p>
        </w:tc>
        <w:tc>
          <w:tcPr>
            <w:tcW w:w="203" w:type="pct"/>
            <w:tcBorders>
              <w:top w:val="single" w:sz="4" w:space="0" w:color="auto"/>
            </w:tcBorders>
            <w:vAlign w:val="center"/>
          </w:tcPr>
          <w:p w14:paraId="1D4367A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11</w:t>
            </w:r>
            <w:r>
              <w:rPr>
                <w:rFonts w:ascii="Times New Roman" w:hint="eastAsia"/>
                <w:sz w:val="18"/>
              </w:rPr>
              <w:t>층</w:t>
            </w:r>
          </w:p>
        </w:tc>
        <w:tc>
          <w:tcPr>
            <w:tcW w:w="455" w:type="pct"/>
            <w:tcBorders>
              <w:top w:val="single" w:sz="4" w:space="0" w:color="auto"/>
            </w:tcBorders>
            <w:vAlign w:val="center"/>
          </w:tcPr>
          <w:p w14:paraId="3DEC13C3"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24BEEC1E"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4B75114A"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808.34</w:t>
            </w:r>
          </w:p>
        </w:tc>
        <w:tc>
          <w:tcPr>
            <w:tcW w:w="405" w:type="pct"/>
            <w:tcBorders>
              <w:top w:val="single" w:sz="4" w:space="0" w:color="auto"/>
            </w:tcBorders>
            <w:vAlign w:val="center"/>
          </w:tcPr>
          <w:p w14:paraId="65252E4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5E6D574C"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865.71</w:t>
            </w:r>
          </w:p>
        </w:tc>
        <w:tc>
          <w:tcPr>
            <w:tcW w:w="455" w:type="pct"/>
            <w:tcBorders>
              <w:top w:val="single" w:sz="4" w:space="0" w:color="auto"/>
            </w:tcBorders>
            <w:vAlign w:val="center"/>
          </w:tcPr>
          <w:p w14:paraId="23BAE1F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128.347/2846.8</w:t>
            </w:r>
          </w:p>
        </w:tc>
        <w:tc>
          <w:tcPr>
            <w:tcW w:w="608" w:type="pct"/>
            <w:tcBorders>
              <w:top w:val="single" w:sz="4" w:space="0" w:color="auto"/>
            </w:tcBorders>
            <w:vAlign w:val="center"/>
          </w:tcPr>
          <w:p w14:paraId="537B9506"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4710EE48"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6F921798"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52A02172"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642FFCBC"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1FFFAED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2EE308DB"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136C99B3" w14:textId="77777777" w:rsidTr="0020725E">
        <w:trPr>
          <w:trHeight w:val="340"/>
        </w:trPr>
        <w:tc>
          <w:tcPr>
            <w:tcW w:w="114" w:type="pct"/>
            <w:tcBorders>
              <w:top w:val="single" w:sz="4" w:space="0" w:color="auto"/>
              <w:left w:val="single" w:sz="4" w:space="0" w:color="auto"/>
            </w:tcBorders>
            <w:vAlign w:val="center"/>
          </w:tcPr>
          <w:p w14:paraId="265B6BF2"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12</w:t>
            </w:r>
          </w:p>
        </w:tc>
        <w:tc>
          <w:tcPr>
            <w:tcW w:w="897" w:type="pct"/>
            <w:tcBorders>
              <w:top w:val="single" w:sz="4" w:space="0" w:color="auto"/>
            </w:tcBorders>
            <w:vAlign w:val="center"/>
          </w:tcPr>
          <w:p w14:paraId="1C48E89A"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10</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34100C9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10</w:t>
            </w:r>
            <w:r>
              <w:rPr>
                <w:rFonts w:ascii="Times New Roman" w:hint="eastAsia"/>
                <w:sz w:val="18"/>
              </w:rPr>
              <w:t>층</w:t>
            </w:r>
          </w:p>
        </w:tc>
        <w:tc>
          <w:tcPr>
            <w:tcW w:w="455" w:type="pct"/>
            <w:tcBorders>
              <w:top w:val="single" w:sz="4" w:space="0" w:color="auto"/>
            </w:tcBorders>
            <w:vAlign w:val="center"/>
          </w:tcPr>
          <w:p w14:paraId="66BF38D2"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50F3ACD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2F3A0101"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911.00</w:t>
            </w:r>
          </w:p>
        </w:tc>
        <w:tc>
          <w:tcPr>
            <w:tcW w:w="405" w:type="pct"/>
            <w:tcBorders>
              <w:top w:val="single" w:sz="4" w:space="0" w:color="auto"/>
            </w:tcBorders>
            <w:vAlign w:val="center"/>
          </w:tcPr>
          <w:p w14:paraId="5F4561D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03C79D8C"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956.37</w:t>
            </w:r>
          </w:p>
        </w:tc>
        <w:tc>
          <w:tcPr>
            <w:tcW w:w="455" w:type="pct"/>
            <w:tcBorders>
              <w:top w:val="single" w:sz="4" w:space="0" w:color="auto"/>
            </w:tcBorders>
            <w:vAlign w:val="center"/>
          </w:tcPr>
          <w:p w14:paraId="1BF3C3E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144.647/2846.8</w:t>
            </w:r>
          </w:p>
        </w:tc>
        <w:tc>
          <w:tcPr>
            <w:tcW w:w="608" w:type="pct"/>
            <w:tcBorders>
              <w:top w:val="single" w:sz="4" w:space="0" w:color="auto"/>
            </w:tcBorders>
            <w:vAlign w:val="center"/>
          </w:tcPr>
          <w:p w14:paraId="71B01A2F"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0BE97B08"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1721A26C"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0060CBC6"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1C7629CC"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7C2E39CB"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146C224D"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3E3B7F1F" w14:textId="77777777" w:rsidTr="0020725E">
        <w:trPr>
          <w:trHeight w:val="340"/>
        </w:trPr>
        <w:tc>
          <w:tcPr>
            <w:tcW w:w="114" w:type="pct"/>
            <w:tcBorders>
              <w:top w:val="single" w:sz="4" w:space="0" w:color="auto"/>
              <w:left w:val="single" w:sz="4" w:space="0" w:color="auto"/>
            </w:tcBorders>
            <w:vAlign w:val="center"/>
          </w:tcPr>
          <w:p w14:paraId="48512492"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13</w:t>
            </w:r>
          </w:p>
        </w:tc>
        <w:tc>
          <w:tcPr>
            <w:tcW w:w="897" w:type="pct"/>
            <w:tcBorders>
              <w:top w:val="single" w:sz="4" w:space="0" w:color="auto"/>
            </w:tcBorders>
            <w:vAlign w:val="center"/>
          </w:tcPr>
          <w:p w14:paraId="6BF4C5E2"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9</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28586EEE"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9</w:t>
            </w:r>
            <w:r>
              <w:rPr>
                <w:rFonts w:ascii="Times New Roman" w:hint="eastAsia"/>
                <w:sz w:val="18"/>
              </w:rPr>
              <w:t>층</w:t>
            </w:r>
          </w:p>
        </w:tc>
        <w:tc>
          <w:tcPr>
            <w:tcW w:w="455" w:type="pct"/>
            <w:tcBorders>
              <w:top w:val="single" w:sz="4" w:space="0" w:color="auto"/>
            </w:tcBorders>
            <w:vAlign w:val="center"/>
          </w:tcPr>
          <w:p w14:paraId="63A475CD"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3748356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68359AE4"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909.46</w:t>
            </w:r>
          </w:p>
        </w:tc>
        <w:tc>
          <w:tcPr>
            <w:tcW w:w="405" w:type="pct"/>
            <w:tcBorders>
              <w:top w:val="single" w:sz="4" w:space="0" w:color="auto"/>
            </w:tcBorders>
            <w:vAlign w:val="center"/>
          </w:tcPr>
          <w:p w14:paraId="6B83FAF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413EA86C" w14:textId="77777777" w:rsidR="00FD0FBE" w:rsidRDefault="00FD0FBE" w:rsidP="002364C4">
            <w:pPr>
              <w:pStyle w:val="afff6"/>
              <w:wordWrap/>
              <w:spacing w:line="240" w:lineRule="atLeast"/>
              <w:ind w:right="57"/>
              <w:jc w:val="right"/>
              <w:rPr>
                <w:rFonts w:ascii="Times New Roman"/>
                <w:sz w:val="18"/>
              </w:rPr>
            </w:pPr>
            <w:r>
              <w:rPr>
                <w:rFonts w:ascii="Times New Roman" w:hint="eastAsia"/>
                <w:sz w:val="18"/>
              </w:rPr>
              <w:t>954.96</w:t>
            </w:r>
          </w:p>
        </w:tc>
        <w:tc>
          <w:tcPr>
            <w:tcW w:w="455" w:type="pct"/>
            <w:tcBorders>
              <w:top w:val="single" w:sz="4" w:space="0" w:color="auto"/>
            </w:tcBorders>
            <w:vAlign w:val="center"/>
          </w:tcPr>
          <w:p w14:paraId="1BD00BFB"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144.403/2846.8</w:t>
            </w:r>
          </w:p>
        </w:tc>
        <w:tc>
          <w:tcPr>
            <w:tcW w:w="608" w:type="pct"/>
            <w:tcBorders>
              <w:top w:val="single" w:sz="4" w:space="0" w:color="auto"/>
            </w:tcBorders>
            <w:vAlign w:val="center"/>
          </w:tcPr>
          <w:p w14:paraId="1768605F"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1A45DB3B"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04F81B30"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3D37AF1E"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1C45F1F6"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4260189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7B9C8231"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6F68AC33" w14:textId="77777777" w:rsidTr="0020725E">
        <w:trPr>
          <w:trHeight w:val="340"/>
        </w:trPr>
        <w:tc>
          <w:tcPr>
            <w:tcW w:w="114" w:type="pct"/>
            <w:tcBorders>
              <w:top w:val="single" w:sz="4" w:space="0" w:color="auto"/>
              <w:left w:val="single" w:sz="4" w:space="0" w:color="auto"/>
            </w:tcBorders>
            <w:vAlign w:val="center"/>
          </w:tcPr>
          <w:p w14:paraId="0B88A2B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w:t>
            </w:r>
          </w:p>
        </w:tc>
        <w:tc>
          <w:tcPr>
            <w:tcW w:w="897" w:type="pct"/>
            <w:tcBorders>
              <w:top w:val="single" w:sz="4" w:space="0" w:color="auto"/>
            </w:tcBorders>
            <w:vAlign w:val="center"/>
          </w:tcPr>
          <w:p w14:paraId="13D69016"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8</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2962546A"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8</w:t>
            </w:r>
            <w:r>
              <w:rPr>
                <w:rFonts w:ascii="Times New Roman" w:hint="eastAsia"/>
                <w:sz w:val="18"/>
              </w:rPr>
              <w:t>층</w:t>
            </w:r>
          </w:p>
        </w:tc>
        <w:tc>
          <w:tcPr>
            <w:tcW w:w="455" w:type="pct"/>
            <w:tcBorders>
              <w:top w:val="single" w:sz="4" w:space="0" w:color="auto"/>
            </w:tcBorders>
            <w:vAlign w:val="center"/>
          </w:tcPr>
          <w:p w14:paraId="3C4D37BB"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795FD6E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6CC33653"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808.34</w:t>
            </w:r>
          </w:p>
        </w:tc>
        <w:tc>
          <w:tcPr>
            <w:tcW w:w="405" w:type="pct"/>
            <w:tcBorders>
              <w:top w:val="single" w:sz="4" w:space="0" w:color="auto"/>
            </w:tcBorders>
            <w:vAlign w:val="center"/>
          </w:tcPr>
          <w:p w14:paraId="1807FE2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05AEA6BE"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865.71</w:t>
            </w:r>
          </w:p>
        </w:tc>
        <w:tc>
          <w:tcPr>
            <w:tcW w:w="455" w:type="pct"/>
            <w:tcBorders>
              <w:top w:val="single" w:sz="4" w:space="0" w:color="auto"/>
            </w:tcBorders>
            <w:vAlign w:val="center"/>
          </w:tcPr>
          <w:p w14:paraId="183F88D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128.347/2846.8</w:t>
            </w:r>
          </w:p>
        </w:tc>
        <w:tc>
          <w:tcPr>
            <w:tcW w:w="608" w:type="pct"/>
            <w:tcBorders>
              <w:top w:val="single" w:sz="4" w:space="0" w:color="auto"/>
            </w:tcBorders>
            <w:vAlign w:val="center"/>
          </w:tcPr>
          <w:p w14:paraId="58705978"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69253C7D"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548E76D4"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787180AC"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356248A3"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16895C5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2EA79E17"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560D77C2" w14:textId="77777777" w:rsidTr="0020725E">
        <w:trPr>
          <w:trHeight w:val="340"/>
        </w:trPr>
        <w:tc>
          <w:tcPr>
            <w:tcW w:w="114" w:type="pct"/>
            <w:tcBorders>
              <w:top w:val="single" w:sz="4" w:space="0" w:color="auto"/>
              <w:left w:val="single" w:sz="4" w:space="0" w:color="auto"/>
            </w:tcBorders>
            <w:vAlign w:val="center"/>
          </w:tcPr>
          <w:p w14:paraId="1DA3042F"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15</w:t>
            </w:r>
          </w:p>
        </w:tc>
        <w:tc>
          <w:tcPr>
            <w:tcW w:w="897" w:type="pct"/>
            <w:tcBorders>
              <w:top w:val="single" w:sz="4" w:space="0" w:color="auto"/>
            </w:tcBorders>
            <w:vAlign w:val="center"/>
          </w:tcPr>
          <w:p w14:paraId="11E44908"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7</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7DD2761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7</w:t>
            </w:r>
            <w:r>
              <w:rPr>
                <w:rFonts w:ascii="Times New Roman" w:hint="eastAsia"/>
                <w:sz w:val="18"/>
              </w:rPr>
              <w:t>층</w:t>
            </w:r>
          </w:p>
        </w:tc>
        <w:tc>
          <w:tcPr>
            <w:tcW w:w="455" w:type="pct"/>
            <w:tcBorders>
              <w:top w:val="single" w:sz="4" w:space="0" w:color="auto"/>
            </w:tcBorders>
            <w:vAlign w:val="center"/>
          </w:tcPr>
          <w:p w14:paraId="0E096DC8"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1AC55D4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20979162"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911.00</w:t>
            </w:r>
          </w:p>
        </w:tc>
        <w:tc>
          <w:tcPr>
            <w:tcW w:w="405" w:type="pct"/>
            <w:tcBorders>
              <w:top w:val="single" w:sz="4" w:space="0" w:color="auto"/>
            </w:tcBorders>
            <w:vAlign w:val="center"/>
          </w:tcPr>
          <w:p w14:paraId="71B11F5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330D068E"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956.37</w:t>
            </w:r>
          </w:p>
        </w:tc>
        <w:tc>
          <w:tcPr>
            <w:tcW w:w="455" w:type="pct"/>
            <w:tcBorders>
              <w:top w:val="single" w:sz="4" w:space="0" w:color="auto"/>
            </w:tcBorders>
            <w:vAlign w:val="center"/>
          </w:tcPr>
          <w:p w14:paraId="15C1526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144.647/2846.8</w:t>
            </w:r>
          </w:p>
        </w:tc>
        <w:tc>
          <w:tcPr>
            <w:tcW w:w="608" w:type="pct"/>
            <w:tcBorders>
              <w:top w:val="single" w:sz="4" w:space="0" w:color="auto"/>
            </w:tcBorders>
            <w:vAlign w:val="center"/>
          </w:tcPr>
          <w:p w14:paraId="3483D519"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4092EE15"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5FC478D7"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0F5CA873"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70B6FD2B"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371B6012"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30415959"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2B9A7B2A" w14:textId="77777777" w:rsidTr="0020725E">
        <w:trPr>
          <w:trHeight w:val="340"/>
        </w:trPr>
        <w:tc>
          <w:tcPr>
            <w:tcW w:w="114" w:type="pct"/>
            <w:tcBorders>
              <w:top w:val="single" w:sz="4" w:space="0" w:color="auto"/>
              <w:left w:val="single" w:sz="4" w:space="0" w:color="auto"/>
            </w:tcBorders>
            <w:vAlign w:val="center"/>
          </w:tcPr>
          <w:p w14:paraId="5DB831CE"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16</w:t>
            </w:r>
          </w:p>
        </w:tc>
        <w:tc>
          <w:tcPr>
            <w:tcW w:w="897" w:type="pct"/>
            <w:tcBorders>
              <w:top w:val="single" w:sz="4" w:space="0" w:color="auto"/>
            </w:tcBorders>
            <w:vAlign w:val="center"/>
          </w:tcPr>
          <w:p w14:paraId="7E5B8DFD"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6</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1963212B"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6</w:t>
            </w:r>
            <w:r>
              <w:rPr>
                <w:rFonts w:ascii="Times New Roman" w:hint="eastAsia"/>
                <w:sz w:val="18"/>
              </w:rPr>
              <w:t>층</w:t>
            </w:r>
          </w:p>
        </w:tc>
        <w:tc>
          <w:tcPr>
            <w:tcW w:w="455" w:type="pct"/>
            <w:tcBorders>
              <w:top w:val="single" w:sz="4" w:space="0" w:color="auto"/>
            </w:tcBorders>
            <w:vAlign w:val="center"/>
          </w:tcPr>
          <w:p w14:paraId="0AFC24A6"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0616A65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2DF8D7C9"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909.46</w:t>
            </w:r>
          </w:p>
        </w:tc>
        <w:tc>
          <w:tcPr>
            <w:tcW w:w="405" w:type="pct"/>
            <w:tcBorders>
              <w:top w:val="single" w:sz="4" w:space="0" w:color="auto"/>
            </w:tcBorders>
            <w:vAlign w:val="center"/>
          </w:tcPr>
          <w:p w14:paraId="3E7B14F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12E0CEA8"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954.96</w:t>
            </w:r>
          </w:p>
        </w:tc>
        <w:tc>
          <w:tcPr>
            <w:tcW w:w="455" w:type="pct"/>
            <w:tcBorders>
              <w:top w:val="single" w:sz="4" w:space="0" w:color="auto"/>
            </w:tcBorders>
            <w:vAlign w:val="center"/>
          </w:tcPr>
          <w:p w14:paraId="5564C4F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144.403/</w:t>
            </w:r>
            <w:r>
              <w:rPr>
                <w:rFonts w:ascii="Times New Roman"/>
                <w:sz w:val="18"/>
              </w:rPr>
              <w:t>2</w:t>
            </w:r>
            <w:r>
              <w:rPr>
                <w:rFonts w:ascii="Times New Roman" w:hint="eastAsia"/>
                <w:sz w:val="18"/>
              </w:rPr>
              <w:t>846.8</w:t>
            </w:r>
          </w:p>
        </w:tc>
        <w:tc>
          <w:tcPr>
            <w:tcW w:w="608" w:type="pct"/>
            <w:tcBorders>
              <w:top w:val="single" w:sz="4" w:space="0" w:color="auto"/>
            </w:tcBorders>
            <w:vAlign w:val="center"/>
          </w:tcPr>
          <w:p w14:paraId="15E531F1"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14B9A7D8"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3168D346"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1D7DFB0D"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0514D44E"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0B2158C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1956A23B"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4D6114F2" w14:textId="77777777" w:rsidTr="0020725E">
        <w:trPr>
          <w:trHeight w:val="340"/>
        </w:trPr>
        <w:tc>
          <w:tcPr>
            <w:tcW w:w="114" w:type="pct"/>
            <w:tcBorders>
              <w:top w:val="single" w:sz="4" w:space="0" w:color="auto"/>
              <w:left w:val="single" w:sz="4" w:space="0" w:color="auto"/>
            </w:tcBorders>
            <w:vAlign w:val="center"/>
          </w:tcPr>
          <w:p w14:paraId="6073C9E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17</w:t>
            </w:r>
          </w:p>
        </w:tc>
        <w:tc>
          <w:tcPr>
            <w:tcW w:w="897" w:type="pct"/>
            <w:tcBorders>
              <w:top w:val="single" w:sz="4" w:space="0" w:color="auto"/>
            </w:tcBorders>
            <w:vAlign w:val="center"/>
          </w:tcPr>
          <w:p w14:paraId="5515A657"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5</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3A9B486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5</w:t>
            </w:r>
            <w:r>
              <w:rPr>
                <w:rFonts w:ascii="Times New Roman" w:hint="eastAsia"/>
                <w:sz w:val="18"/>
              </w:rPr>
              <w:t>층</w:t>
            </w:r>
          </w:p>
        </w:tc>
        <w:tc>
          <w:tcPr>
            <w:tcW w:w="455" w:type="pct"/>
            <w:tcBorders>
              <w:top w:val="single" w:sz="4" w:space="0" w:color="auto"/>
            </w:tcBorders>
            <w:vAlign w:val="center"/>
          </w:tcPr>
          <w:p w14:paraId="72344C82"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5B681BE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440420F3"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808.34</w:t>
            </w:r>
          </w:p>
        </w:tc>
        <w:tc>
          <w:tcPr>
            <w:tcW w:w="405" w:type="pct"/>
            <w:tcBorders>
              <w:top w:val="single" w:sz="4" w:space="0" w:color="auto"/>
            </w:tcBorders>
            <w:vAlign w:val="center"/>
          </w:tcPr>
          <w:p w14:paraId="6D70D98D"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1D56D6CF"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865.71</w:t>
            </w:r>
          </w:p>
        </w:tc>
        <w:tc>
          <w:tcPr>
            <w:tcW w:w="455" w:type="pct"/>
            <w:tcBorders>
              <w:top w:val="single" w:sz="4" w:space="0" w:color="auto"/>
            </w:tcBorders>
            <w:vAlign w:val="center"/>
          </w:tcPr>
          <w:p w14:paraId="277B7BE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128.347/2846.8</w:t>
            </w:r>
          </w:p>
        </w:tc>
        <w:tc>
          <w:tcPr>
            <w:tcW w:w="608" w:type="pct"/>
            <w:tcBorders>
              <w:top w:val="single" w:sz="4" w:space="0" w:color="auto"/>
            </w:tcBorders>
            <w:vAlign w:val="center"/>
          </w:tcPr>
          <w:p w14:paraId="474DD377"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0FB6680E"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63C2A32C"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3CFAB0C4"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785C2A9D"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02DBB9F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4279954A"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4383CB8E" w14:textId="77777777" w:rsidTr="0020725E">
        <w:trPr>
          <w:trHeight w:val="340"/>
        </w:trPr>
        <w:tc>
          <w:tcPr>
            <w:tcW w:w="114" w:type="pct"/>
            <w:tcBorders>
              <w:top w:val="single" w:sz="4" w:space="0" w:color="auto"/>
              <w:left w:val="single" w:sz="4" w:space="0" w:color="auto"/>
            </w:tcBorders>
            <w:vAlign w:val="center"/>
          </w:tcPr>
          <w:p w14:paraId="206D695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18</w:t>
            </w:r>
          </w:p>
        </w:tc>
        <w:tc>
          <w:tcPr>
            <w:tcW w:w="897" w:type="pct"/>
            <w:tcBorders>
              <w:top w:val="single" w:sz="4" w:space="0" w:color="auto"/>
            </w:tcBorders>
            <w:vAlign w:val="center"/>
          </w:tcPr>
          <w:p w14:paraId="206E4DBA"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4</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42A8915E"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4</w:t>
            </w:r>
            <w:r>
              <w:rPr>
                <w:rFonts w:ascii="Times New Roman" w:hint="eastAsia"/>
                <w:sz w:val="18"/>
              </w:rPr>
              <w:t>층</w:t>
            </w:r>
          </w:p>
        </w:tc>
        <w:tc>
          <w:tcPr>
            <w:tcW w:w="455" w:type="pct"/>
            <w:tcBorders>
              <w:top w:val="single" w:sz="4" w:space="0" w:color="auto"/>
            </w:tcBorders>
            <w:vAlign w:val="center"/>
          </w:tcPr>
          <w:p w14:paraId="57DD90D9"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6A0ABC8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lastRenderedPageBreak/>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38EF963B"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lastRenderedPageBreak/>
              <w:t>911.00</w:t>
            </w:r>
          </w:p>
        </w:tc>
        <w:tc>
          <w:tcPr>
            <w:tcW w:w="405" w:type="pct"/>
            <w:tcBorders>
              <w:top w:val="single" w:sz="4" w:space="0" w:color="auto"/>
            </w:tcBorders>
            <w:vAlign w:val="center"/>
          </w:tcPr>
          <w:p w14:paraId="5A6333B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lastRenderedPageBreak/>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2AC2FA79"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lastRenderedPageBreak/>
              <w:t>955.62</w:t>
            </w:r>
          </w:p>
        </w:tc>
        <w:tc>
          <w:tcPr>
            <w:tcW w:w="455" w:type="pct"/>
            <w:tcBorders>
              <w:top w:val="single" w:sz="4" w:space="0" w:color="auto"/>
            </w:tcBorders>
            <w:vAlign w:val="center"/>
          </w:tcPr>
          <w:p w14:paraId="150FC063"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144. </w:t>
            </w:r>
            <w:r>
              <w:rPr>
                <w:rFonts w:ascii="Times New Roman"/>
                <w:sz w:val="18"/>
              </w:rPr>
              <w:t>647/2846.8</w:t>
            </w:r>
          </w:p>
        </w:tc>
        <w:tc>
          <w:tcPr>
            <w:tcW w:w="608" w:type="pct"/>
            <w:tcBorders>
              <w:top w:val="single" w:sz="4" w:space="0" w:color="auto"/>
            </w:tcBorders>
            <w:vAlign w:val="center"/>
          </w:tcPr>
          <w:p w14:paraId="185453EF"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7624B39D" w14:textId="77777777" w:rsidR="00FD0FBE" w:rsidRDefault="00FD0FBE" w:rsidP="002364C4">
            <w:pPr>
              <w:pStyle w:val="afff6"/>
              <w:wordWrap/>
              <w:spacing w:line="240" w:lineRule="atLeast"/>
              <w:jc w:val="center"/>
              <w:rPr>
                <w:rFonts w:ascii="Times New Roman"/>
                <w:sz w:val="18"/>
              </w:rPr>
            </w:pPr>
            <w:r>
              <w:rPr>
                <w:rFonts w:hAnsi="바탕체" w:hint="eastAsia"/>
                <w:sz w:val="18"/>
              </w:rPr>
              <w:lastRenderedPageBreak/>
              <w:t>▼</w:t>
            </w:r>
          </w:p>
          <w:p w14:paraId="790B8C49"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4B11CF45" w14:textId="77777777" w:rsidR="00FD0FBE" w:rsidRDefault="00FD0FBE" w:rsidP="002364C4">
            <w:pPr>
              <w:pStyle w:val="afff6"/>
              <w:wordWrap/>
              <w:spacing w:line="240" w:lineRule="atLeast"/>
              <w:jc w:val="center"/>
              <w:rPr>
                <w:rFonts w:ascii="Times New Roman"/>
                <w:sz w:val="18"/>
              </w:rPr>
            </w:pPr>
            <w:r>
              <w:rPr>
                <w:rFonts w:ascii="Times New Roman" w:hint="eastAsia"/>
                <w:sz w:val="18"/>
              </w:rPr>
              <w:lastRenderedPageBreak/>
              <w:t>20</w:t>
            </w:r>
            <w:r>
              <w:rPr>
                <w:rFonts w:ascii="Times New Roman"/>
                <w:sz w:val="18"/>
              </w:rPr>
              <w:t xml:space="preserve">19. 5. 10. </w:t>
            </w:r>
            <w:r>
              <w:rPr>
                <w:rFonts w:ascii="Times New Roman" w:hint="eastAsia"/>
                <w:sz w:val="18"/>
              </w:rPr>
              <w:t>매매</w:t>
            </w:r>
          </w:p>
          <w:p w14:paraId="05496290" w14:textId="77777777" w:rsidR="00FD0FBE" w:rsidRDefault="00FD0FBE" w:rsidP="002364C4">
            <w:pPr>
              <w:pStyle w:val="afff6"/>
              <w:wordWrap/>
              <w:spacing w:line="240" w:lineRule="atLeast"/>
              <w:jc w:val="center"/>
              <w:rPr>
                <w:rFonts w:ascii="Times New Roman"/>
                <w:sz w:val="18"/>
              </w:rPr>
            </w:pPr>
            <w:r>
              <w:rPr>
                <w:rFonts w:hAnsi="바탕체" w:hint="eastAsia"/>
                <w:sz w:val="18"/>
              </w:rPr>
              <w:lastRenderedPageBreak/>
              <w:t>▼</w:t>
            </w:r>
          </w:p>
          <w:p w14:paraId="6B56CF4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7C5AD3FF"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lastRenderedPageBreak/>
              <w:t>담보내역</w:t>
            </w:r>
            <w:r>
              <w:rPr>
                <w:rFonts w:ascii="Times New Roman" w:hint="eastAsia"/>
                <w:sz w:val="18"/>
              </w:rPr>
              <w:t xml:space="preserve"> </w:t>
            </w:r>
            <w:r>
              <w:rPr>
                <w:rFonts w:ascii="Times New Roman" w:hint="eastAsia"/>
                <w:sz w:val="18"/>
              </w:rPr>
              <w:t>참조</w:t>
            </w:r>
          </w:p>
        </w:tc>
      </w:tr>
      <w:tr w:rsidR="00FD0FBE" w:rsidRPr="00E160BA" w14:paraId="109CF13F" w14:textId="77777777" w:rsidTr="0020725E">
        <w:trPr>
          <w:trHeight w:val="340"/>
        </w:trPr>
        <w:tc>
          <w:tcPr>
            <w:tcW w:w="114" w:type="pct"/>
            <w:tcBorders>
              <w:top w:val="single" w:sz="4" w:space="0" w:color="auto"/>
              <w:left w:val="single" w:sz="4" w:space="0" w:color="auto"/>
            </w:tcBorders>
            <w:vAlign w:val="center"/>
          </w:tcPr>
          <w:p w14:paraId="3224F26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19</w:t>
            </w:r>
          </w:p>
        </w:tc>
        <w:tc>
          <w:tcPr>
            <w:tcW w:w="897" w:type="pct"/>
            <w:tcBorders>
              <w:top w:val="single" w:sz="4" w:space="0" w:color="auto"/>
            </w:tcBorders>
            <w:vAlign w:val="center"/>
          </w:tcPr>
          <w:p w14:paraId="4E74683B"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3</w:t>
            </w:r>
            <w:r>
              <w:rPr>
                <w:rFonts w:ascii="Times New Roman" w:hint="eastAsia"/>
                <w:sz w:val="18"/>
              </w:rPr>
              <w:t>01</w:t>
            </w:r>
            <w:r>
              <w:rPr>
                <w:rFonts w:ascii="Times New Roman" w:hint="eastAsia"/>
                <w:sz w:val="18"/>
              </w:rPr>
              <w:t>호</w:t>
            </w:r>
          </w:p>
        </w:tc>
        <w:tc>
          <w:tcPr>
            <w:tcW w:w="203" w:type="pct"/>
            <w:tcBorders>
              <w:top w:val="single" w:sz="4" w:space="0" w:color="auto"/>
            </w:tcBorders>
            <w:vAlign w:val="center"/>
          </w:tcPr>
          <w:p w14:paraId="62CF813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3</w:t>
            </w:r>
            <w:r>
              <w:rPr>
                <w:rFonts w:ascii="Times New Roman" w:hint="eastAsia"/>
                <w:sz w:val="18"/>
              </w:rPr>
              <w:t>층</w:t>
            </w:r>
          </w:p>
        </w:tc>
        <w:tc>
          <w:tcPr>
            <w:tcW w:w="455" w:type="pct"/>
            <w:tcBorders>
              <w:top w:val="single" w:sz="4" w:space="0" w:color="auto"/>
            </w:tcBorders>
            <w:vAlign w:val="center"/>
          </w:tcPr>
          <w:p w14:paraId="4D9CF664"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19A54B3F"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75447F75"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911.77</w:t>
            </w:r>
          </w:p>
        </w:tc>
        <w:tc>
          <w:tcPr>
            <w:tcW w:w="405" w:type="pct"/>
            <w:tcBorders>
              <w:top w:val="single" w:sz="4" w:space="0" w:color="auto"/>
            </w:tcBorders>
            <w:vAlign w:val="center"/>
          </w:tcPr>
          <w:p w14:paraId="5FDAA7F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626A56F7"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952.17</w:t>
            </w:r>
          </w:p>
        </w:tc>
        <w:tc>
          <w:tcPr>
            <w:tcW w:w="455" w:type="pct"/>
            <w:tcBorders>
              <w:top w:val="single" w:sz="4" w:space="0" w:color="auto"/>
            </w:tcBorders>
            <w:vAlign w:val="center"/>
          </w:tcPr>
          <w:p w14:paraId="2497305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144.77</w:t>
            </w:r>
            <w:r>
              <w:rPr>
                <w:rFonts w:ascii="Times New Roman"/>
                <w:sz w:val="18"/>
              </w:rPr>
              <w:t>0</w:t>
            </w:r>
            <w:r>
              <w:rPr>
                <w:rFonts w:ascii="Times New Roman" w:hint="eastAsia"/>
                <w:sz w:val="18"/>
              </w:rPr>
              <w:t>/2846.8</w:t>
            </w:r>
          </w:p>
        </w:tc>
        <w:tc>
          <w:tcPr>
            <w:tcW w:w="608" w:type="pct"/>
            <w:tcBorders>
              <w:top w:val="single" w:sz="4" w:space="0" w:color="auto"/>
            </w:tcBorders>
            <w:vAlign w:val="center"/>
          </w:tcPr>
          <w:p w14:paraId="5725BDE3"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5DF29038"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3D939D9E"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6312981A"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5B621840"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5D49444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5ECD9A15"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0D543AA3" w14:textId="77777777" w:rsidTr="0020725E">
        <w:trPr>
          <w:trHeight w:val="340"/>
        </w:trPr>
        <w:tc>
          <w:tcPr>
            <w:tcW w:w="114" w:type="pct"/>
            <w:tcBorders>
              <w:top w:val="single" w:sz="4" w:space="0" w:color="auto"/>
              <w:left w:val="single" w:sz="4" w:space="0" w:color="auto"/>
            </w:tcBorders>
            <w:vAlign w:val="center"/>
          </w:tcPr>
          <w:p w14:paraId="6FDFBAA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20</w:t>
            </w:r>
          </w:p>
        </w:tc>
        <w:tc>
          <w:tcPr>
            <w:tcW w:w="897" w:type="pct"/>
            <w:tcBorders>
              <w:top w:val="single" w:sz="4" w:space="0" w:color="auto"/>
            </w:tcBorders>
            <w:vAlign w:val="center"/>
          </w:tcPr>
          <w:p w14:paraId="75087E6B"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w:t>
            </w:r>
            <w:r>
              <w:rPr>
                <w:rFonts w:ascii="Times New Roman" w:hint="eastAsia"/>
                <w:sz w:val="18"/>
              </w:rPr>
              <w:t>201</w:t>
            </w:r>
            <w:r>
              <w:rPr>
                <w:rFonts w:ascii="Times New Roman" w:hint="eastAsia"/>
                <w:sz w:val="18"/>
              </w:rPr>
              <w:t>호</w:t>
            </w:r>
          </w:p>
        </w:tc>
        <w:tc>
          <w:tcPr>
            <w:tcW w:w="203" w:type="pct"/>
            <w:tcBorders>
              <w:top w:val="single" w:sz="4" w:space="0" w:color="auto"/>
            </w:tcBorders>
            <w:vAlign w:val="center"/>
          </w:tcPr>
          <w:p w14:paraId="61E6C27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w:t>
            </w:r>
            <w:r>
              <w:rPr>
                <w:rFonts w:ascii="Times New Roman" w:hint="eastAsia"/>
                <w:sz w:val="18"/>
              </w:rPr>
              <w:t>층</w:t>
            </w:r>
          </w:p>
        </w:tc>
        <w:tc>
          <w:tcPr>
            <w:tcW w:w="455" w:type="pct"/>
            <w:tcBorders>
              <w:top w:val="single" w:sz="4" w:space="0" w:color="auto"/>
            </w:tcBorders>
            <w:vAlign w:val="center"/>
          </w:tcPr>
          <w:p w14:paraId="6CBFF360"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업무시설</w:t>
            </w:r>
          </w:p>
          <w:p w14:paraId="1AE88C0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사무소</w:t>
            </w:r>
            <w:r>
              <w:rPr>
                <w:rFonts w:ascii="Times New Roman" w:hint="eastAsia"/>
                <w:sz w:val="18"/>
              </w:rPr>
              <w:t>)</w:t>
            </w:r>
          </w:p>
        </w:tc>
        <w:tc>
          <w:tcPr>
            <w:tcW w:w="304" w:type="pct"/>
            <w:tcBorders>
              <w:top w:val="single" w:sz="4" w:space="0" w:color="auto"/>
            </w:tcBorders>
            <w:vAlign w:val="center"/>
          </w:tcPr>
          <w:p w14:paraId="6650E6F2"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932.48</w:t>
            </w:r>
          </w:p>
        </w:tc>
        <w:tc>
          <w:tcPr>
            <w:tcW w:w="405" w:type="pct"/>
            <w:tcBorders>
              <w:top w:val="single" w:sz="4" w:space="0" w:color="auto"/>
            </w:tcBorders>
            <w:vAlign w:val="center"/>
          </w:tcPr>
          <w:p w14:paraId="48B8BC2A"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72176076"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932.83</w:t>
            </w:r>
          </w:p>
        </w:tc>
        <w:tc>
          <w:tcPr>
            <w:tcW w:w="455" w:type="pct"/>
            <w:tcBorders>
              <w:top w:val="single" w:sz="4" w:space="0" w:color="auto"/>
            </w:tcBorders>
            <w:vAlign w:val="center"/>
          </w:tcPr>
          <w:p w14:paraId="05DC7A7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148.</w:t>
            </w:r>
            <w:r>
              <w:rPr>
                <w:rFonts w:ascii="Times New Roman"/>
                <w:sz w:val="18"/>
              </w:rPr>
              <w:t>058/2846.8</w:t>
            </w:r>
          </w:p>
        </w:tc>
        <w:tc>
          <w:tcPr>
            <w:tcW w:w="608" w:type="pct"/>
            <w:tcBorders>
              <w:top w:val="single" w:sz="4" w:space="0" w:color="auto"/>
            </w:tcBorders>
            <w:vAlign w:val="center"/>
          </w:tcPr>
          <w:p w14:paraId="7652FAC6"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686B6C12"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7C1DEF56"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2373BFAA"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2A8C9555"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6E4996A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1826388D"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150E6EC7" w14:textId="77777777" w:rsidTr="0020725E">
        <w:trPr>
          <w:trHeight w:val="340"/>
        </w:trPr>
        <w:tc>
          <w:tcPr>
            <w:tcW w:w="114" w:type="pct"/>
            <w:tcBorders>
              <w:top w:val="single" w:sz="4" w:space="0" w:color="auto"/>
              <w:left w:val="single" w:sz="4" w:space="0" w:color="auto"/>
            </w:tcBorders>
            <w:vAlign w:val="center"/>
          </w:tcPr>
          <w:p w14:paraId="735A48A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21</w:t>
            </w:r>
          </w:p>
        </w:tc>
        <w:tc>
          <w:tcPr>
            <w:tcW w:w="897" w:type="pct"/>
            <w:tcBorders>
              <w:top w:val="single" w:sz="4" w:space="0" w:color="auto"/>
            </w:tcBorders>
            <w:vAlign w:val="center"/>
          </w:tcPr>
          <w:p w14:paraId="69A1BC14"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w:t>
            </w:r>
            <w:r>
              <w:rPr>
                <w:rFonts w:ascii="Times New Roman" w:hint="eastAsia"/>
                <w:sz w:val="18"/>
              </w:rPr>
              <w:t>101</w:t>
            </w:r>
            <w:r>
              <w:rPr>
                <w:rFonts w:ascii="Times New Roman" w:hint="eastAsia"/>
                <w:sz w:val="18"/>
              </w:rPr>
              <w:t>호</w:t>
            </w:r>
          </w:p>
        </w:tc>
        <w:tc>
          <w:tcPr>
            <w:tcW w:w="203" w:type="pct"/>
            <w:tcBorders>
              <w:top w:val="single" w:sz="4" w:space="0" w:color="auto"/>
            </w:tcBorders>
            <w:vAlign w:val="center"/>
          </w:tcPr>
          <w:p w14:paraId="7CB938E2"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w:t>
            </w:r>
            <w:r>
              <w:rPr>
                <w:rFonts w:ascii="Times New Roman" w:hint="eastAsia"/>
                <w:sz w:val="18"/>
              </w:rPr>
              <w:t>층</w:t>
            </w:r>
          </w:p>
        </w:tc>
        <w:tc>
          <w:tcPr>
            <w:tcW w:w="455" w:type="pct"/>
            <w:tcBorders>
              <w:top w:val="single" w:sz="4" w:space="0" w:color="auto"/>
            </w:tcBorders>
            <w:vAlign w:val="center"/>
          </w:tcPr>
          <w:p w14:paraId="68C82C56"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제</w:t>
            </w:r>
            <w:r>
              <w:rPr>
                <w:rFonts w:ascii="Times New Roman" w:hint="eastAsia"/>
                <w:sz w:val="18"/>
              </w:rPr>
              <w:t>2</w:t>
            </w:r>
            <w:r>
              <w:rPr>
                <w:rFonts w:ascii="Times New Roman" w:hint="eastAsia"/>
                <w:sz w:val="18"/>
              </w:rPr>
              <w:t>종근생시설</w:t>
            </w:r>
          </w:p>
          <w:p w14:paraId="6259D15B"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휴게음식점</w:t>
            </w:r>
            <w:r>
              <w:rPr>
                <w:rFonts w:ascii="Times New Roman" w:hint="eastAsia"/>
                <w:sz w:val="18"/>
              </w:rPr>
              <w:t>)</w:t>
            </w:r>
          </w:p>
        </w:tc>
        <w:tc>
          <w:tcPr>
            <w:tcW w:w="304" w:type="pct"/>
            <w:tcBorders>
              <w:top w:val="single" w:sz="4" w:space="0" w:color="auto"/>
            </w:tcBorders>
            <w:vAlign w:val="center"/>
          </w:tcPr>
          <w:p w14:paraId="2AC18267"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564.28</w:t>
            </w:r>
          </w:p>
        </w:tc>
        <w:tc>
          <w:tcPr>
            <w:tcW w:w="405" w:type="pct"/>
            <w:tcBorders>
              <w:top w:val="single" w:sz="4" w:space="0" w:color="auto"/>
            </w:tcBorders>
            <w:vAlign w:val="center"/>
          </w:tcPr>
          <w:p w14:paraId="5CB463EF"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0F6AC2B6"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574.07</w:t>
            </w:r>
          </w:p>
        </w:tc>
        <w:tc>
          <w:tcPr>
            <w:tcW w:w="455" w:type="pct"/>
            <w:tcBorders>
              <w:top w:val="single" w:sz="4" w:space="0" w:color="auto"/>
            </w:tcBorders>
            <w:vAlign w:val="center"/>
          </w:tcPr>
          <w:p w14:paraId="0DBC6F6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89.596/2846.8</w:t>
            </w:r>
          </w:p>
        </w:tc>
        <w:tc>
          <w:tcPr>
            <w:tcW w:w="608" w:type="pct"/>
            <w:tcBorders>
              <w:top w:val="single" w:sz="4" w:space="0" w:color="auto"/>
            </w:tcBorders>
            <w:vAlign w:val="center"/>
          </w:tcPr>
          <w:p w14:paraId="110A6723"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57235D57"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02C0B238"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3581B921"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4CA7F5F7"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6293E07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5E16357A"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7B663809" w14:textId="77777777" w:rsidTr="0020725E">
        <w:trPr>
          <w:trHeight w:val="340"/>
        </w:trPr>
        <w:tc>
          <w:tcPr>
            <w:tcW w:w="114" w:type="pct"/>
            <w:tcBorders>
              <w:top w:val="single" w:sz="4" w:space="0" w:color="auto"/>
              <w:left w:val="single" w:sz="4" w:space="0" w:color="auto"/>
            </w:tcBorders>
            <w:vAlign w:val="center"/>
          </w:tcPr>
          <w:p w14:paraId="65BC798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22</w:t>
            </w:r>
          </w:p>
        </w:tc>
        <w:tc>
          <w:tcPr>
            <w:tcW w:w="897" w:type="pct"/>
            <w:tcBorders>
              <w:top w:val="single" w:sz="4" w:space="0" w:color="auto"/>
            </w:tcBorders>
            <w:vAlign w:val="center"/>
          </w:tcPr>
          <w:p w14:paraId="0A8ECA1F"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w:t>
            </w:r>
            <w:r>
              <w:rPr>
                <w:rFonts w:ascii="Times New Roman" w:hint="eastAsia"/>
                <w:sz w:val="18"/>
              </w:rPr>
              <w:t>102</w:t>
            </w:r>
            <w:r>
              <w:rPr>
                <w:rFonts w:ascii="Times New Roman" w:hint="eastAsia"/>
                <w:sz w:val="18"/>
              </w:rPr>
              <w:t>호</w:t>
            </w:r>
          </w:p>
        </w:tc>
        <w:tc>
          <w:tcPr>
            <w:tcW w:w="203" w:type="pct"/>
            <w:tcBorders>
              <w:top w:val="single" w:sz="4" w:space="0" w:color="auto"/>
            </w:tcBorders>
            <w:vAlign w:val="center"/>
          </w:tcPr>
          <w:p w14:paraId="22ECC2D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w:t>
            </w:r>
            <w:r>
              <w:rPr>
                <w:rFonts w:ascii="Times New Roman" w:hint="eastAsia"/>
                <w:sz w:val="18"/>
              </w:rPr>
              <w:t>층</w:t>
            </w:r>
          </w:p>
        </w:tc>
        <w:tc>
          <w:tcPr>
            <w:tcW w:w="455" w:type="pct"/>
            <w:tcBorders>
              <w:top w:val="single" w:sz="4" w:space="0" w:color="auto"/>
            </w:tcBorders>
            <w:vAlign w:val="center"/>
          </w:tcPr>
          <w:p w14:paraId="6FFB285D"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제</w:t>
            </w:r>
            <w:r>
              <w:rPr>
                <w:rFonts w:ascii="Times New Roman" w:hint="eastAsia"/>
                <w:sz w:val="18"/>
              </w:rPr>
              <w:t>2</w:t>
            </w:r>
            <w:r>
              <w:rPr>
                <w:rFonts w:ascii="Times New Roman" w:hint="eastAsia"/>
                <w:sz w:val="18"/>
              </w:rPr>
              <w:t>종근생시설</w:t>
            </w:r>
          </w:p>
          <w:p w14:paraId="1148607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일반음식점</w:t>
            </w:r>
            <w:r>
              <w:rPr>
                <w:rFonts w:ascii="Times New Roman" w:hint="eastAsia"/>
                <w:sz w:val="18"/>
              </w:rPr>
              <w:t>)</w:t>
            </w:r>
          </w:p>
        </w:tc>
        <w:tc>
          <w:tcPr>
            <w:tcW w:w="304" w:type="pct"/>
            <w:tcBorders>
              <w:top w:val="single" w:sz="4" w:space="0" w:color="auto"/>
            </w:tcBorders>
            <w:vAlign w:val="center"/>
          </w:tcPr>
          <w:p w14:paraId="20A95F44" w14:textId="77777777" w:rsidR="00FD0FBE" w:rsidRPr="00015879" w:rsidRDefault="00FD0FBE" w:rsidP="002364C4">
            <w:pPr>
              <w:pStyle w:val="afff6"/>
              <w:wordWrap/>
              <w:spacing w:line="240" w:lineRule="atLeast"/>
              <w:ind w:right="57"/>
              <w:jc w:val="right"/>
              <w:rPr>
                <w:rFonts w:ascii="Times New Roman"/>
                <w:sz w:val="18"/>
              </w:rPr>
            </w:pPr>
            <w:r>
              <w:rPr>
                <w:rFonts w:ascii="Times New Roman"/>
                <w:sz w:val="18"/>
              </w:rPr>
              <w:t>106.25</w:t>
            </w:r>
          </w:p>
        </w:tc>
        <w:tc>
          <w:tcPr>
            <w:tcW w:w="405" w:type="pct"/>
            <w:tcBorders>
              <w:top w:val="single" w:sz="4" w:space="0" w:color="auto"/>
            </w:tcBorders>
            <w:vAlign w:val="center"/>
          </w:tcPr>
          <w:p w14:paraId="1CB889B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6E8845C3"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108.09</w:t>
            </w:r>
          </w:p>
        </w:tc>
        <w:tc>
          <w:tcPr>
            <w:tcW w:w="455" w:type="pct"/>
            <w:tcBorders>
              <w:top w:val="single" w:sz="4" w:space="0" w:color="auto"/>
            </w:tcBorders>
            <w:vAlign w:val="center"/>
          </w:tcPr>
          <w:p w14:paraId="7CE93595"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16.871/2846.8</w:t>
            </w:r>
          </w:p>
        </w:tc>
        <w:tc>
          <w:tcPr>
            <w:tcW w:w="608" w:type="pct"/>
            <w:tcBorders>
              <w:top w:val="single" w:sz="4" w:space="0" w:color="auto"/>
            </w:tcBorders>
            <w:vAlign w:val="center"/>
          </w:tcPr>
          <w:p w14:paraId="19B99D20"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00CDA22E"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6BD3721C"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29CD8D3E"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4DB04649"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7E85324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56E71D91"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560E7657" w14:textId="77777777" w:rsidTr="0020725E">
        <w:trPr>
          <w:trHeight w:val="156"/>
        </w:trPr>
        <w:tc>
          <w:tcPr>
            <w:tcW w:w="114" w:type="pct"/>
            <w:vMerge w:val="restart"/>
            <w:tcBorders>
              <w:top w:val="single" w:sz="4" w:space="0" w:color="auto"/>
              <w:left w:val="single" w:sz="4" w:space="0" w:color="auto"/>
            </w:tcBorders>
            <w:vAlign w:val="center"/>
          </w:tcPr>
          <w:p w14:paraId="1B80B4D9"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23</w:t>
            </w:r>
          </w:p>
        </w:tc>
        <w:tc>
          <w:tcPr>
            <w:tcW w:w="897" w:type="pct"/>
            <w:vMerge w:val="restart"/>
            <w:tcBorders>
              <w:top w:val="single" w:sz="4" w:space="0" w:color="auto"/>
            </w:tcBorders>
            <w:vAlign w:val="center"/>
          </w:tcPr>
          <w:p w14:paraId="33A69ACF"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w:t>
            </w:r>
            <w:r>
              <w:rPr>
                <w:rFonts w:ascii="Times New Roman" w:hint="eastAsia"/>
                <w:sz w:val="18"/>
              </w:rPr>
              <w:t>비</w:t>
            </w:r>
            <w:r>
              <w:rPr>
                <w:rFonts w:ascii="Times New Roman" w:hint="eastAsia"/>
                <w:sz w:val="18"/>
              </w:rPr>
              <w:t>101</w:t>
            </w:r>
            <w:r>
              <w:rPr>
                <w:rFonts w:ascii="Times New Roman" w:hint="eastAsia"/>
                <w:sz w:val="18"/>
              </w:rPr>
              <w:t>호</w:t>
            </w:r>
          </w:p>
        </w:tc>
        <w:tc>
          <w:tcPr>
            <w:tcW w:w="203" w:type="pct"/>
            <w:vMerge w:val="restart"/>
            <w:tcBorders>
              <w:top w:val="single" w:sz="4" w:space="0" w:color="auto"/>
            </w:tcBorders>
            <w:vAlign w:val="center"/>
          </w:tcPr>
          <w:p w14:paraId="198DD6F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지</w:t>
            </w:r>
            <w:r>
              <w:rPr>
                <w:rFonts w:ascii="Times New Roman" w:hint="eastAsia"/>
                <w:sz w:val="18"/>
              </w:rPr>
              <w:t>1</w:t>
            </w:r>
            <w:r>
              <w:rPr>
                <w:rFonts w:ascii="Times New Roman" w:hint="eastAsia"/>
                <w:sz w:val="18"/>
              </w:rPr>
              <w:t>층</w:t>
            </w:r>
          </w:p>
        </w:tc>
        <w:tc>
          <w:tcPr>
            <w:tcW w:w="455" w:type="pct"/>
            <w:tcBorders>
              <w:top w:val="single" w:sz="4" w:space="0" w:color="auto"/>
            </w:tcBorders>
            <w:vAlign w:val="center"/>
          </w:tcPr>
          <w:p w14:paraId="717C5416"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운동시설</w:t>
            </w:r>
          </w:p>
          <w:p w14:paraId="49B2BD1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체력단련장</w:t>
            </w:r>
            <w:r>
              <w:rPr>
                <w:rFonts w:ascii="Times New Roman" w:hint="eastAsia"/>
                <w:sz w:val="18"/>
              </w:rPr>
              <w:t>)</w:t>
            </w:r>
          </w:p>
        </w:tc>
        <w:tc>
          <w:tcPr>
            <w:tcW w:w="304" w:type="pct"/>
            <w:tcBorders>
              <w:top w:val="single" w:sz="4" w:space="0" w:color="auto"/>
            </w:tcBorders>
            <w:vAlign w:val="center"/>
          </w:tcPr>
          <w:p w14:paraId="690CE0D0"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732.17</w:t>
            </w:r>
          </w:p>
        </w:tc>
        <w:tc>
          <w:tcPr>
            <w:tcW w:w="405" w:type="pct"/>
            <w:vMerge w:val="restart"/>
            <w:tcBorders>
              <w:top w:val="single" w:sz="4" w:space="0" w:color="auto"/>
            </w:tcBorders>
            <w:vAlign w:val="center"/>
          </w:tcPr>
          <w:p w14:paraId="2E197404"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vMerge w:val="restart"/>
            <w:tcBorders>
              <w:top w:val="single" w:sz="4" w:space="0" w:color="auto"/>
            </w:tcBorders>
            <w:vAlign w:val="center"/>
          </w:tcPr>
          <w:p w14:paraId="218478E0"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1,580.13</w:t>
            </w:r>
          </w:p>
        </w:tc>
        <w:tc>
          <w:tcPr>
            <w:tcW w:w="455" w:type="pct"/>
            <w:vMerge w:val="restart"/>
            <w:tcBorders>
              <w:top w:val="single" w:sz="4" w:space="0" w:color="auto"/>
            </w:tcBorders>
            <w:vAlign w:val="center"/>
          </w:tcPr>
          <w:p w14:paraId="721DDE6C"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230.475/2846.8</w:t>
            </w:r>
          </w:p>
        </w:tc>
        <w:tc>
          <w:tcPr>
            <w:tcW w:w="608" w:type="pct"/>
            <w:vMerge w:val="restart"/>
            <w:tcBorders>
              <w:top w:val="single" w:sz="4" w:space="0" w:color="auto"/>
            </w:tcBorders>
            <w:vAlign w:val="center"/>
          </w:tcPr>
          <w:p w14:paraId="7EEAC626"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0FC095D2"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6A40500F"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vMerge w:val="restart"/>
            <w:tcBorders>
              <w:top w:val="single" w:sz="4" w:space="0" w:color="auto"/>
            </w:tcBorders>
            <w:vAlign w:val="center"/>
          </w:tcPr>
          <w:p w14:paraId="404C472F"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4953B9F4"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2C11A45A"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vMerge w:val="restart"/>
            <w:tcBorders>
              <w:top w:val="single" w:sz="4" w:space="0" w:color="auto"/>
              <w:right w:val="single" w:sz="4" w:space="0" w:color="auto"/>
            </w:tcBorders>
            <w:vAlign w:val="center"/>
          </w:tcPr>
          <w:p w14:paraId="3BDADAF3"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137563CB" w14:textId="77777777" w:rsidTr="0020725E">
        <w:trPr>
          <w:trHeight w:val="156"/>
        </w:trPr>
        <w:tc>
          <w:tcPr>
            <w:tcW w:w="114" w:type="pct"/>
            <w:vMerge/>
            <w:tcBorders>
              <w:left w:val="single" w:sz="4" w:space="0" w:color="auto"/>
            </w:tcBorders>
            <w:vAlign w:val="center"/>
          </w:tcPr>
          <w:p w14:paraId="03DECE30" w14:textId="77777777" w:rsidR="00FD0FBE" w:rsidRDefault="00FD0FBE" w:rsidP="002364C4">
            <w:pPr>
              <w:pStyle w:val="afff6"/>
              <w:wordWrap/>
              <w:spacing w:line="240" w:lineRule="atLeast"/>
              <w:jc w:val="center"/>
              <w:rPr>
                <w:rFonts w:ascii="Times New Roman"/>
                <w:sz w:val="18"/>
              </w:rPr>
            </w:pPr>
          </w:p>
        </w:tc>
        <w:tc>
          <w:tcPr>
            <w:tcW w:w="897" w:type="pct"/>
            <w:vMerge/>
            <w:vAlign w:val="center"/>
          </w:tcPr>
          <w:p w14:paraId="1598AE1A" w14:textId="77777777" w:rsidR="00FD0FBE" w:rsidRDefault="00FD0FBE" w:rsidP="002364C4">
            <w:pPr>
              <w:pStyle w:val="afff6"/>
              <w:wordWrap/>
              <w:spacing w:line="240" w:lineRule="atLeast"/>
              <w:ind w:right="57"/>
              <w:rPr>
                <w:rFonts w:ascii="Times New Roman"/>
                <w:sz w:val="18"/>
              </w:rPr>
            </w:pPr>
          </w:p>
        </w:tc>
        <w:tc>
          <w:tcPr>
            <w:tcW w:w="203" w:type="pct"/>
            <w:vMerge/>
            <w:vAlign w:val="center"/>
          </w:tcPr>
          <w:p w14:paraId="1D5BEACC" w14:textId="77777777" w:rsidR="00FD0FBE" w:rsidRDefault="00FD0FBE" w:rsidP="002364C4">
            <w:pPr>
              <w:pStyle w:val="afff6"/>
              <w:wordWrap/>
              <w:spacing w:line="240" w:lineRule="atLeast"/>
              <w:jc w:val="center"/>
              <w:rPr>
                <w:rFonts w:ascii="Times New Roman"/>
                <w:sz w:val="18"/>
              </w:rPr>
            </w:pPr>
          </w:p>
        </w:tc>
        <w:tc>
          <w:tcPr>
            <w:tcW w:w="455" w:type="pct"/>
            <w:tcBorders>
              <w:top w:val="single" w:sz="4" w:space="0" w:color="auto"/>
            </w:tcBorders>
            <w:vAlign w:val="center"/>
          </w:tcPr>
          <w:p w14:paraId="6A4B554B"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판매시설</w:t>
            </w:r>
          </w:p>
          <w:p w14:paraId="67141F7F"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w:t>
            </w:r>
            <w:r>
              <w:rPr>
                <w:rFonts w:ascii="Times New Roman" w:hint="eastAsia"/>
                <w:sz w:val="18"/>
              </w:rPr>
              <w:t>상점</w:t>
            </w:r>
            <w:r>
              <w:rPr>
                <w:rFonts w:ascii="Times New Roman" w:hint="eastAsia"/>
                <w:sz w:val="18"/>
              </w:rPr>
              <w:t>)</w:t>
            </w:r>
          </w:p>
        </w:tc>
        <w:tc>
          <w:tcPr>
            <w:tcW w:w="304" w:type="pct"/>
            <w:vAlign w:val="center"/>
          </w:tcPr>
          <w:p w14:paraId="0A0931A4"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719.38</w:t>
            </w:r>
          </w:p>
        </w:tc>
        <w:tc>
          <w:tcPr>
            <w:tcW w:w="405" w:type="pct"/>
            <w:vMerge/>
            <w:vAlign w:val="center"/>
          </w:tcPr>
          <w:p w14:paraId="1DC226A3" w14:textId="77777777" w:rsidR="00FD0FBE" w:rsidRPr="00E160BA" w:rsidRDefault="00FD0FBE" w:rsidP="002364C4">
            <w:pPr>
              <w:pStyle w:val="afff6"/>
              <w:wordWrap/>
              <w:spacing w:line="240" w:lineRule="atLeast"/>
              <w:jc w:val="center"/>
              <w:rPr>
                <w:rFonts w:ascii="Times New Roman"/>
                <w:sz w:val="18"/>
              </w:rPr>
            </w:pPr>
          </w:p>
        </w:tc>
        <w:tc>
          <w:tcPr>
            <w:tcW w:w="304" w:type="pct"/>
            <w:vMerge/>
            <w:vAlign w:val="center"/>
          </w:tcPr>
          <w:p w14:paraId="3C510EAF" w14:textId="77777777" w:rsidR="00FD0FBE" w:rsidRPr="00E160BA" w:rsidRDefault="00FD0FBE" w:rsidP="002364C4">
            <w:pPr>
              <w:pStyle w:val="afff6"/>
              <w:wordWrap/>
              <w:spacing w:line="240" w:lineRule="atLeast"/>
              <w:ind w:right="57"/>
              <w:jc w:val="right"/>
              <w:rPr>
                <w:rFonts w:ascii="Times New Roman"/>
                <w:sz w:val="18"/>
              </w:rPr>
            </w:pPr>
          </w:p>
        </w:tc>
        <w:tc>
          <w:tcPr>
            <w:tcW w:w="455" w:type="pct"/>
            <w:vMerge/>
            <w:vAlign w:val="center"/>
          </w:tcPr>
          <w:p w14:paraId="0CAD36C1" w14:textId="77777777" w:rsidR="00FD0FBE" w:rsidRPr="00E160BA" w:rsidRDefault="00FD0FBE" w:rsidP="002364C4">
            <w:pPr>
              <w:pStyle w:val="afff6"/>
              <w:wordWrap/>
              <w:spacing w:line="240" w:lineRule="atLeast"/>
              <w:jc w:val="center"/>
              <w:rPr>
                <w:rFonts w:ascii="Times New Roman"/>
                <w:sz w:val="18"/>
              </w:rPr>
            </w:pPr>
          </w:p>
        </w:tc>
        <w:tc>
          <w:tcPr>
            <w:tcW w:w="608" w:type="pct"/>
            <w:vMerge/>
            <w:vAlign w:val="center"/>
          </w:tcPr>
          <w:p w14:paraId="6C1A4228" w14:textId="77777777" w:rsidR="00FD0FBE" w:rsidRPr="00E160BA" w:rsidRDefault="00FD0FBE" w:rsidP="002364C4">
            <w:pPr>
              <w:pStyle w:val="afff6"/>
              <w:wordWrap/>
              <w:spacing w:line="240" w:lineRule="atLeast"/>
              <w:jc w:val="center"/>
              <w:rPr>
                <w:rFonts w:ascii="Times New Roman"/>
                <w:sz w:val="18"/>
              </w:rPr>
            </w:pPr>
          </w:p>
        </w:tc>
        <w:tc>
          <w:tcPr>
            <w:tcW w:w="708" w:type="pct"/>
            <w:vMerge/>
            <w:vAlign w:val="center"/>
          </w:tcPr>
          <w:p w14:paraId="4668F3A3" w14:textId="77777777" w:rsidR="00FD0FBE" w:rsidRPr="00E160BA" w:rsidRDefault="00FD0FBE" w:rsidP="002364C4">
            <w:pPr>
              <w:pStyle w:val="afff6"/>
              <w:wordWrap/>
              <w:spacing w:line="240" w:lineRule="atLeast"/>
              <w:jc w:val="center"/>
              <w:rPr>
                <w:rFonts w:ascii="Times New Roman"/>
                <w:sz w:val="18"/>
              </w:rPr>
            </w:pPr>
          </w:p>
        </w:tc>
        <w:tc>
          <w:tcPr>
            <w:tcW w:w="547" w:type="pct"/>
            <w:vMerge/>
            <w:tcBorders>
              <w:right w:val="single" w:sz="4" w:space="0" w:color="auto"/>
            </w:tcBorders>
            <w:vAlign w:val="center"/>
          </w:tcPr>
          <w:p w14:paraId="43579ED7"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p>
        </w:tc>
      </w:tr>
      <w:tr w:rsidR="00FD0FBE" w:rsidRPr="00E160BA" w14:paraId="2FA5BEFC" w14:textId="77777777" w:rsidTr="0020725E">
        <w:trPr>
          <w:trHeight w:val="340"/>
        </w:trPr>
        <w:tc>
          <w:tcPr>
            <w:tcW w:w="114" w:type="pct"/>
            <w:tcBorders>
              <w:top w:val="single" w:sz="4" w:space="0" w:color="auto"/>
              <w:left w:val="single" w:sz="4" w:space="0" w:color="auto"/>
            </w:tcBorders>
            <w:vAlign w:val="center"/>
          </w:tcPr>
          <w:p w14:paraId="1982136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24</w:t>
            </w:r>
          </w:p>
        </w:tc>
        <w:tc>
          <w:tcPr>
            <w:tcW w:w="897" w:type="pct"/>
            <w:tcBorders>
              <w:top w:val="single" w:sz="4" w:space="0" w:color="auto"/>
            </w:tcBorders>
            <w:vAlign w:val="center"/>
          </w:tcPr>
          <w:p w14:paraId="2E2E1F4B" w14:textId="77777777" w:rsidR="00FD0FBE" w:rsidRPr="00E160BA" w:rsidRDefault="00FD0FBE" w:rsidP="002364C4">
            <w:pPr>
              <w:pStyle w:val="afff6"/>
              <w:wordWrap/>
              <w:spacing w:line="240" w:lineRule="atLeast"/>
              <w:ind w:right="57"/>
              <w:rPr>
                <w:rFonts w:ascii="Times New Roman"/>
                <w:sz w:val="18"/>
              </w:rPr>
            </w:pPr>
            <w:r>
              <w:rPr>
                <w:rFonts w:ascii="Times New Roman" w:hint="eastAsia"/>
                <w:sz w:val="18"/>
              </w:rPr>
              <w:t>서울시</w:t>
            </w:r>
            <w:r>
              <w:rPr>
                <w:rFonts w:ascii="Times New Roman" w:hint="eastAsia"/>
                <w:sz w:val="18"/>
              </w:rPr>
              <w:t xml:space="preserve"> </w:t>
            </w:r>
            <w:r>
              <w:rPr>
                <w:rFonts w:ascii="Times New Roman" w:hint="eastAsia"/>
                <w:sz w:val="18"/>
              </w:rPr>
              <w:t>중구</w:t>
            </w:r>
            <w:r>
              <w:rPr>
                <w:rFonts w:ascii="Times New Roman" w:hint="eastAsia"/>
                <w:sz w:val="18"/>
              </w:rPr>
              <w:t xml:space="preserve"> </w:t>
            </w:r>
            <w:r>
              <w:rPr>
                <w:rFonts w:ascii="Times New Roman" w:hint="eastAsia"/>
                <w:sz w:val="18"/>
              </w:rPr>
              <w:t>다동</w:t>
            </w:r>
            <w:r>
              <w:rPr>
                <w:rFonts w:ascii="Times New Roman" w:hint="eastAsia"/>
                <w:sz w:val="18"/>
              </w:rPr>
              <w:t xml:space="preserve"> 39</w:t>
            </w:r>
            <w:r>
              <w:rPr>
                <w:rFonts w:ascii="Times New Roman"/>
                <w:sz w:val="18"/>
              </w:rPr>
              <w:t xml:space="preserve"> </w:t>
            </w:r>
            <w:r>
              <w:rPr>
                <w:rFonts w:ascii="Times New Roman" w:hint="eastAsia"/>
                <w:sz w:val="18"/>
              </w:rPr>
              <w:t>비</w:t>
            </w:r>
            <w:r>
              <w:rPr>
                <w:rFonts w:ascii="Times New Roman" w:hint="eastAsia"/>
                <w:sz w:val="18"/>
              </w:rPr>
              <w:t>201</w:t>
            </w:r>
            <w:r>
              <w:rPr>
                <w:rFonts w:ascii="Times New Roman" w:hint="eastAsia"/>
                <w:sz w:val="18"/>
              </w:rPr>
              <w:t>호</w:t>
            </w:r>
          </w:p>
        </w:tc>
        <w:tc>
          <w:tcPr>
            <w:tcW w:w="203" w:type="pct"/>
            <w:tcBorders>
              <w:top w:val="single" w:sz="4" w:space="0" w:color="auto"/>
            </w:tcBorders>
            <w:vAlign w:val="center"/>
          </w:tcPr>
          <w:p w14:paraId="3A735CC8"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지</w:t>
            </w:r>
            <w:r>
              <w:rPr>
                <w:rFonts w:ascii="Times New Roman" w:hint="eastAsia"/>
                <w:sz w:val="18"/>
              </w:rPr>
              <w:t>2</w:t>
            </w:r>
            <w:r>
              <w:rPr>
                <w:rFonts w:ascii="Times New Roman" w:hint="eastAsia"/>
                <w:sz w:val="18"/>
              </w:rPr>
              <w:t>층</w:t>
            </w:r>
          </w:p>
        </w:tc>
        <w:tc>
          <w:tcPr>
            <w:tcW w:w="455" w:type="pct"/>
            <w:tcBorders>
              <w:top w:val="single" w:sz="4" w:space="0" w:color="auto"/>
            </w:tcBorders>
            <w:vAlign w:val="center"/>
          </w:tcPr>
          <w:p w14:paraId="76BB4B01"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업무시설</w:t>
            </w:r>
          </w:p>
        </w:tc>
        <w:tc>
          <w:tcPr>
            <w:tcW w:w="304" w:type="pct"/>
            <w:tcBorders>
              <w:top w:val="single" w:sz="4" w:space="0" w:color="auto"/>
            </w:tcBorders>
            <w:vAlign w:val="center"/>
          </w:tcPr>
          <w:p w14:paraId="0A396A37"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1,476.33</w:t>
            </w:r>
          </w:p>
        </w:tc>
        <w:tc>
          <w:tcPr>
            <w:tcW w:w="405" w:type="pct"/>
            <w:tcBorders>
              <w:top w:val="single" w:sz="4" w:space="0" w:color="auto"/>
            </w:tcBorders>
            <w:vAlign w:val="center"/>
          </w:tcPr>
          <w:p w14:paraId="57AC7567"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전기</w:t>
            </w:r>
            <w:r>
              <w:rPr>
                <w:rFonts w:ascii="Times New Roman" w:hint="eastAsia"/>
                <w:sz w:val="18"/>
              </w:rPr>
              <w:t>,</w:t>
            </w:r>
            <w:r w:rsidRPr="00C428A4">
              <w:rPr>
                <w:rFonts w:ascii="Times New Roman"/>
                <w:w w:val="50"/>
                <w:sz w:val="18"/>
              </w:rPr>
              <w:t xml:space="preserve"> </w:t>
            </w:r>
            <w:r>
              <w:rPr>
                <w:rFonts w:ascii="Times New Roman" w:hint="eastAsia"/>
                <w:sz w:val="18"/>
              </w:rPr>
              <w:t>기계실</w:t>
            </w:r>
            <w:r>
              <w:rPr>
                <w:rFonts w:ascii="Times New Roman" w:hint="eastAsia"/>
                <w:sz w:val="18"/>
              </w:rPr>
              <w:t>,</w:t>
            </w:r>
            <w:r w:rsidRPr="00C428A4">
              <w:rPr>
                <w:rFonts w:ascii="Times New Roman" w:hint="eastAsia"/>
                <w:w w:val="50"/>
                <w:sz w:val="18"/>
              </w:rPr>
              <w:t xml:space="preserve"> </w:t>
            </w:r>
            <w:r>
              <w:rPr>
                <w:rFonts w:ascii="Times New Roman" w:hint="eastAsia"/>
                <w:sz w:val="18"/>
              </w:rPr>
              <w:t>화장실</w:t>
            </w:r>
            <w:r>
              <w:rPr>
                <w:rFonts w:ascii="Times New Roman" w:hint="eastAsia"/>
                <w:sz w:val="18"/>
              </w:rPr>
              <w:t xml:space="preserve"> </w:t>
            </w:r>
            <w:r>
              <w:rPr>
                <w:rFonts w:ascii="Times New Roman" w:hint="eastAsia"/>
                <w:sz w:val="18"/>
              </w:rPr>
              <w:t>등</w:t>
            </w:r>
          </w:p>
        </w:tc>
        <w:tc>
          <w:tcPr>
            <w:tcW w:w="304" w:type="pct"/>
            <w:tcBorders>
              <w:top w:val="single" w:sz="4" w:space="0" w:color="auto"/>
            </w:tcBorders>
            <w:vAlign w:val="center"/>
          </w:tcPr>
          <w:p w14:paraId="0E20DDD1" w14:textId="77777777" w:rsidR="00FD0FBE" w:rsidRPr="00E160BA" w:rsidRDefault="00FD0FBE" w:rsidP="002364C4">
            <w:pPr>
              <w:pStyle w:val="afff6"/>
              <w:wordWrap/>
              <w:spacing w:line="240" w:lineRule="atLeast"/>
              <w:ind w:right="57"/>
              <w:jc w:val="right"/>
              <w:rPr>
                <w:rFonts w:ascii="Times New Roman"/>
                <w:sz w:val="18"/>
              </w:rPr>
            </w:pPr>
            <w:r>
              <w:rPr>
                <w:rFonts w:ascii="Times New Roman" w:hint="eastAsia"/>
                <w:sz w:val="18"/>
              </w:rPr>
              <w:t>1,456.51</w:t>
            </w:r>
          </w:p>
        </w:tc>
        <w:tc>
          <w:tcPr>
            <w:tcW w:w="455" w:type="pct"/>
            <w:tcBorders>
              <w:top w:val="single" w:sz="4" w:space="0" w:color="auto"/>
            </w:tcBorders>
            <w:vAlign w:val="center"/>
          </w:tcPr>
          <w:p w14:paraId="1DEA55E6"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234.400/2846.8</w:t>
            </w:r>
          </w:p>
        </w:tc>
        <w:tc>
          <w:tcPr>
            <w:tcW w:w="608" w:type="pct"/>
            <w:tcBorders>
              <w:top w:val="single" w:sz="4" w:space="0" w:color="auto"/>
            </w:tcBorders>
            <w:vAlign w:val="center"/>
          </w:tcPr>
          <w:p w14:paraId="41EE0A28" w14:textId="77777777" w:rsidR="00FD0FBE" w:rsidRPr="00C74DBF" w:rsidRDefault="00FD0FBE" w:rsidP="002364C4">
            <w:pPr>
              <w:pStyle w:val="afff6"/>
              <w:wordWrap/>
              <w:spacing w:line="240" w:lineRule="atLeast"/>
              <w:jc w:val="center"/>
              <w:rPr>
                <w:rFonts w:ascii="Times New Roman"/>
                <w:color w:val="FF0000"/>
                <w:sz w:val="18"/>
              </w:rPr>
            </w:pPr>
            <w:r>
              <w:rPr>
                <w:rFonts w:ascii="Times New Roman" w:hint="eastAsia"/>
                <w:color w:val="FF0000"/>
                <w:sz w:val="18"/>
              </w:rPr>
              <w:t>매도인</w:t>
            </w:r>
          </w:p>
          <w:p w14:paraId="640883CF"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35B58FE4" w14:textId="77777777" w:rsidR="00FD0FBE" w:rsidRPr="00E160BA" w:rsidRDefault="00FD0FBE" w:rsidP="002364C4">
            <w:pPr>
              <w:pStyle w:val="afff6"/>
              <w:wordWrap/>
              <w:spacing w:line="240" w:lineRule="atLeast"/>
              <w:jc w:val="center"/>
              <w:rPr>
                <w:rFonts w:ascii="Times New Roman"/>
                <w:sz w:val="18"/>
              </w:rPr>
            </w:pPr>
            <w:proofErr w:type="spellStart"/>
            <w:r>
              <w:rPr>
                <w:rFonts w:ascii="Times New Roman" w:hint="eastAsia"/>
                <w:sz w:val="18"/>
              </w:rPr>
              <w:t>엔에이치투자증권</w:t>
            </w:r>
            <w:proofErr w:type="spellEnd"/>
            <w:r>
              <w:rPr>
                <w:rFonts w:ascii="Times New Roman" w:hint="eastAsia"/>
                <w:sz w:val="18"/>
              </w:rPr>
              <w:t>㈜</w:t>
            </w:r>
          </w:p>
        </w:tc>
        <w:tc>
          <w:tcPr>
            <w:tcW w:w="708" w:type="pct"/>
            <w:tcBorders>
              <w:top w:val="single" w:sz="4" w:space="0" w:color="auto"/>
            </w:tcBorders>
            <w:vAlign w:val="center"/>
          </w:tcPr>
          <w:p w14:paraId="115DE2B1" w14:textId="77777777" w:rsidR="00FD0FBE" w:rsidRDefault="00FD0FBE" w:rsidP="002364C4">
            <w:pPr>
              <w:pStyle w:val="afff6"/>
              <w:wordWrap/>
              <w:spacing w:line="240" w:lineRule="atLeast"/>
              <w:jc w:val="center"/>
              <w:rPr>
                <w:rFonts w:ascii="Times New Roman"/>
                <w:sz w:val="18"/>
              </w:rPr>
            </w:pPr>
            <w:r>
              <w:rPr>
                <w:rFonts w:ascii="Times New Roman" w:hint="eastAsia"/>
                <w:sz w:val="18"/>
              </w:rPr>
              <w:t>20</w:t>
            </w:r>
            <w:r>
              <w:rPr>
                <w:rFonts w:ascii="Times New Roman"/>
                <w:sz w:val="18"/>
              </w:rPr>
              <w:t xml:space="preserve">19. 5. 10. </w:t>
            </w:r>
            <w:r>
              <w:rPr>
                <w:rFonts w:ascii="Times New Roman" w:hint="eastAsia"/>
                <w:sz w:val="18"/>
              </w:rPr>
              <w:t>매매</w:t>
            </w:r>
          </w:p>
          <w:p w14:paraId="59CE5101" w14:textId="77777777" w:rsidR="00FD0FBE" w:rsidRDefault="00FD0FBE" w:rsidP="002364C4">
            <w:pPr>
              <w:pStyle w:val="afff6"/>
              <w:wordWrap/>
              <w:spacing w:line="240" w:lineRule="atLeast"/>
              <w:jc w:val="center"/>
              <w:rPr>
                <w:rFonts w:ascii="Times New Roman"/>
                <w:sz w:val="18"/>
              </w:rPr>
            </w:pPr>
            <w:r>
              <w:rPr>
                <w:rFonts w:hAnsi="바탕체" w:hint="eastAsia"/>
                <w:sz w:val="18"/>
              </w:rPr>
              <w:t>▼</w:t>
            </w:r>
          </w:p>
          <w:p w14:paraId="5B066FC0" w14:textId="77777777" w:rsidR="00FD0FBE" w:rsidRPr="00E160BA" w:rsidRDefault="00FD0FBE" w:rsidP="002364C4">
            <w:pPr>
              <w:pStyle w:val="afff6"/>
              <w:wordWrap/>
              <w:spacing w:line="240" w:lineRule="atLeast"/>
              <w:jc w:val="center"/>
              <w:rPr>
                <w:rFonts w:ascii="Times New Roman"/>
                <w:sz w:val="18"/>
              </w:rPr>
            </w:pPr>
            <w:r>
              <w:rPr>
                <w:rFonts w:ascii="Times New Roman" w:hint="eastAsia"/>
                <w:sz w:val="18"/>
              </w:rPr>
              <w:t xml:space="preserve">2021. 8. </w:t>
            </w:r>
            <w:r>
              <w:rPr>
                <w:rFonts w:ascii="Times New Roman"/>
                <w:sz w:val="18"/>
              </w:rPr>
              <w:t xml:space="preserve">18. </w:t>
            </w:r>
            <w:r>
              <w:rPr>
                <w:rFonts w:ascii="Times New Roman" w:hint="eastAsia"/>
                <w:sz w:val="18"/>
              </w:rPr>
              <w:t>신탁</w:t>
            </w:r>
          </w:p>
        </w:tc>
        <w:tc>
          <w:tcPr>
            <w:tcW w:w="547" w:type="pct"/>
            <w:tcBorders>
              <w:top w:val="single" w:sz="4" w:space="0" w:color="auto"/>
              <w:right w:val="single" w:sz="4" w:space="0" w:color="auto"/>
            </w:tcBorders>
            <w:vAlign w:val="center"/>
          </w:tcPr>
          <w:p w14:paraId="20F9F12B" w14:textId="77777777" w:rsidR="00FD0FBE" w:rsidRPr="00E160BA" w:rsidRDefault="00FD0FBE" w:rsidP="00D05420">
            <w:pPr>
              <w:pStyle w:val="afff6"/>
              <w:numPr>
                <w:ilvl w:val="0"/>
                <w:numId w:val="23"/>
              </w:numPr>
              <w:tabs>
                <w:tab w:val="clear" w:pos="800"/>
              </w:tabs>
              <w:wordWrap/>
              <w:spacing w:line="240" w:lineRule="atLeast"/>
              <w:ind w:left="170" w:right="57" w:hanging="170"/>
              <w:rPr>
                <w:rFonts w:ascii="Times New Roman"/>
                <w:sz w:val="18"/>
              </w:rPr>
            </w:pPr>
            <w:r>
              <w:rPr>
                <w:rFonts w:ascii="Times New Roman" w:hint="eastAsia"/>
                <w:sz w:val="18"/>
              </w:rPr>
              <w:t>담보내역</w:t>
            </w:r>
            <w:r>
              <w:rPr>
                <w:rFonts w:ascii="Times New Roman" w:hint="eastAsia"/>
                <w:sz w:val="18"/>
              </w:rPr>
              <w:t xml:space="preserve"> </w:t>
            </w:r>
            <w:r>
              <w:rPr>
                <w:rFonts w:ascii="Times New Roman" w:hint="eastAsia"/>
                <w:sz w:val="18"/>
              </w:rPr>
              <w:t>참조</w:t>
            </w:r>
          </w:p>
        </w:tc>
      </w:tr>
      <w:tr w:rsidR="00FD0FBE" w:rsidRPr="00E160BA" w14:paraId="23FEDF26" w14:textId="77777777" w:rsidTr="0020725E">
        <w:trPr>
          <w:trHeight w:val="296"/>
        </w:trPr>
        <w:tc>
          <w:tcPr>
            <w:tcW w:w="1011" w:type="pct"/>
            <w:gridSpan w:val="2"/>
            <w:tcBorders>
              <w:top w:val="single" w:sz="4" w:space="0" w:color="auto"/>
              <w:left w:val="single" w:sz="4" w:space="0" w:color="auto"/>
              <w:bottom w:val="single" w:sz="4" w:space="0" w:color="auto"/>
            </w:tcBorders>
            <w:shd w:val="clear" w:color="auto" w:fill="E9E6D7"/>
            <w:vAlign w:val="center"/>
          </w:tcPr>
          <w:p w14:paraId="049CA484" w14:textId="77777777" w:rsidR="00FD0FBE" w:rsidRPr="00E160BA" w:rsidRDefault="00FD0FBE" w:rsidP="002364C4">
            <w:pPr>
              <w:pStyle w:val="afff6"/>
              <w:wordWrap/>
              <w:spacing w:line="240" w:lineRule="atLeast"/>
              <w:jc w:val="center"/>
              <w:rPr>
                <w:rFonts w:ascii="Times New Roman"/>
                <w:b/>
                <w:bCs/>
                <w:sz w:val="18"/>
              </w:rPr>
            </w:pPr>
            <w:r>
              <w:rPr>
                <w:rFonts w:ascii="Times New Roman" w:hint="eastAsia"/>
                <w:b/>
                <w:bCs/>
                <w:sz w:val="18"/>
              </w:rPr>
              <w:t>소</w:t>
            </w:r>
            <w:r>
              <w:rPr>
                <w:rFonts w:ascii="Times New Roman" w:hint="eastAsia"/>
                <w:b/>
                <w:bCs/>
                <w:sz w:val="18"/>
              </w:rPr>
              <w:t xml:space="preserve"> </w:t>
            </w:r>
            <w:r>
              <w:rPr>
                <w:rFonts w:ascii="Times New Roman" w:hint="eastAsia"/>
                <w:b/>
                <w:bCs/>
                <w:sz w:val="18"/>
              </w:rPr>
              <w:t>계</w:t>
            </w:r>
          </w:p>
        </w:tc>
        <w:tc>
          <w:tcPr>
            <w:tcW w:w="658" w:type="pct"/>
            <w:gridSpan w:val="2"/>
            <w:tcBorders>
              <w:top w:val="single" w:sz="4" w:space="0" w:color="auto"/>
              <w:left w:val="single" w:sz="4" w:space="0" w:color="auto"/>
              <w:bottom w:val="single" w:sz="4" w:space="0" w:color="auto"/>
            </w:tcBorders>
            <w:shd w:val="clear" w:color="auto" w:fill="E9E6D7"/>
            <w:vAlign w:val="center"/>
          </w:tcPr>
          <w:p w14:paraId="085FFCB3" w14:textId="77777777" w:rsidR="00FD0FBE" w:rsidRPr="00E160BA" w:rsidRDefault="00FD0FBE" w:rsidP="002364C4">
            <w:pPr>
              <w:pStyle w:val="afff6"/>
              <w:wordWrap/>
              <w:spacing w:line="240" w:lineRule="atLeast"/>
              <w:jc w:val="center"/>
              <w:rPr>
                <w:rFonts w:ascii="Times New Roman"/>
                <w:b/>
                <w:bCs/>
                <w:sz w:val="18"/>
              </w:rPr>
            </w:pPr>
            <w:r>
              <w:rPr>
                <w:rFonts w:ascii="Times New Roman" w:hint="eastAsia"/>
                <w:b/>
                <w:bCs/>
                <w:sz w:val="18"/>
              </w:rPr>
              <w:t>전유면적</w:t>
            </w:r>
          </w:p>
        </w:tc>
        <w:tc>
          <w:tcPr>
            <w:tcW w:w="304" w:type="pct"/>
            <w:tcBorders>
              <w:top w:val="single" w:sz="4" w:space="0" w:color="auto"/>
              <w:left w:val="single" w:sz="4" w:space="0" w:color="auto"/>
              <w:bottom w:val="single" w:sz="4" w:space="0" w:color="auto"/>
            </w:tcBorders>
            <w:shd w:val="clear" w:color="auto" w:fill="E9E6D7"/>
            <w:vAlign w:val="center"/>
          </w:tcPr>
          <w:p w14:paraId="656E20F6" w14:textId="77777777" w:rsidR="00FD0FBE" w:rsidRPr="00E160BA" w:rsidRDefault="00FD0FBE" w:rsidP="002364C4">
            <w:pPr>
              <w:pStyle w:val="afff6"/>
              <w:wordWrap/>
              <w:spacing w:line="240" w:lineRule="atLeast"/>
              <w:ind w:right="57"/>
              <w:jc w:val="right"/>
              <w:rPr>
                <w:rFonts w:ascii="Times New Roman"/>
                <w:b/>
                <w:bCs/>
                <w:sz w:val="18"/>
              </w:rPr>
            </w:pPr>
            <w:r>
              <w:rPr>
                <w:rFonts w:ascii="Times New Roman" w:hint="eastAsia"/>
                <w:b/>
                <w:bCs/>
                <w:sz w:val="18"/>
              </w:rPr>
              <w:t>20,345.95</w:t>
            </w:r>
          </w:p>
        </w:tc>
        <w:tc>
          <w:tcPr>
            <w:tcW w:w="405" w:type="pct"/>
            <w:tcBorders>
              <w:top w:val="single" w:sz="4" w:space="0" w:color="auto"/>
              <w:left w:val="single" w:sz="4" w:space="0" w:color="auto"/>
              <w:bottom w:val="single" w:sz="4" w:space="0" w:color="auto"/>
            </w:tcBorders>
            <w:shd w:val="clear" w:color="auto" w:fill="E9E6D7"/>
            <w:vAlign w:val="center"/>
          </w:tcPr>
          <w:p w14:paraId="4CF37793" w14:textId="77777777" w:rsidR="00FD0FBE" w:rsidRPr="00E160BA" w:rsidRDefault="00FD0FBE" w:rsidP="002364C4">
            <w:pPr>
              <w:pStyle w:val="afff6"/>
              <w:wordWrap/>
              <w:spacing w:line="240" w:lineRule="atLeast"/>
              <w:jc w:val="center"/>
              <w:rPr>
                <w:rFonts w:ascii="Times New Roman"/>
                <w:b/>
                <w:bCs/>
                <w:sz w:val="18"/>
              </w:rPr>
            </w:pPr>
            <w:r>
              <w:rPr>
                <w:rFonts w:ascii="Times New Roman" w:hint="eastAsia"/>
                <w:b/>
                <w:bCs/>
                <w:sz w:val="18"/>
              </w:rPr>
              <w:t>공유면적</w:t>
            </w:r>
          </w:p>
        </w:tc>
        <w:tc>
          <w:tcPr>
            <w:tcW w:w="304" w:type="pct"/>
            <w:tcBorders>
              <w:top w:val="single" w:sz="4" w:space="0" w:color="auto"/>
              <w:bottom w:val="single" w:sz="4" w:space="0" w:color="auto"/>
            </w:tcBorders>
            <w:shd w:val="clear" w:color="auto" w:fill="E9E6D7"/>
            <w:vAlign w:val="center"/>
          </w:tcPr>
          <w:p w14:paraId="333F260F" w14:textId="77777777" w:rsidR="00FD0FBE" w:rsidRPr="00631AF1" w:rsidRDefault="00FD0FBE" w:rsidP="002364C4">
            <w:pPr>
              <w:pStyle w:val="afff6"/>
              <w:wordWrap/>
              <w:snapToGrid w:val="0"/>
              <w:spacing w:line="240" w:lineRule="atLeast"/>
              <w:ind w:right="57"/>
              <w:jc w:val="right"/>
              <w:rPr>
                <w:rFonts w:ascii="Times New Roman" w:eastAsia="돋움체"/>
                <w:b/>
                <w:sz w:val="18"/>
              </w:rPr>
            </w:pPr>
            <w:r w:rsidRPr="00631AF1">
              <w:rPr>
                <w:rFonts w:ascii="Times New Roman" w:eastAsia="돋움체" w:hint="eastAsia"/>
                <w:b/>
                <w:sz w:val="18"/>
              </w:rPr>
              <w:t>21,330.92</w:t>
            </w:r>
          </w:p>
        </w:tc>
        <w:tc>
          <w:tcPr>
            <w:tcW w:w="455" w:type="pct"/>
            <w:tcBorders>
              <w:top w:val="single" w:sz="4" w:space="0" w:color="auto"/>
              <w:right w:val="single" w:sz="4" w:space="0" w:color="auto"/>
            </w:tcBorders>
            <w:shd w:val="clear" w:color="auto" w:fill="E9E6D7"/>
            <w:vAlign w:val="center"/>
          </w:tcPr>
          <w:p w14:paraId="18A3D742" w14:textId="77777777" w:rsidR="00FD0FBE" w:rsidRPr="001D6291" w:rsidRDefault="00FD0FBE" w:rsidP="002364C4">
            <w:pPr>
              <w:pStyle w:val="afff6"/>
              <w:tabs>
                <w:tab w:val="clear" w:pos="800"/>
              </w:tabs>
              <w:wordWrap/>
              <w:spacing w:line="240" w:lineRule="atLeast"/>
              <w:jc w:val="center"/>
              <w:rPr>
                <w:rFonts w:ascii="Times New Roman"/>
                <w:b/>
                <w:sz w:val="18"/>
              </w:rPr>
            </w:pPr>
            <w:r>
              <w:rPr>
                <w:rFonts w:ascii="Times New Roman" w:hint="eastAsia"/>
                <w:b/>
                <w:sz w:val="18"/>
              </w:rPr>
              <w:t>2540.2 / 2846.8</w:t>
            </w:r>
          </w:p>
        </w:tc>
        <w:tc>
          <w:tcPr>
            <w:tcW w:w="608" w:type="pct"/>
            <w:tcBorders>
              <w:top w:val="single" w:sz="4" w:space="0" w:color="auto"/>
              <w:right w:val="single" w:sz="4" w:space="0" w:color="auto"/>
            </w:tcBorders>
            <w:shd w:val="clear" w:color="auto" w:fill="E9E6D7"/>
            <w:vAlign w:val="center"/>
          </w:tcPr>
          <w:p w14:paraId="6085AF3B" w14:textId="77777777" w:rsidR="00FD0FBE" w:rsidRPr="001D6291" w:rsidRDefault="00FD0FBE" w:rsidP="002364C4">
            <w:pPr>
              <w:pStyle w:val="afff6"/>
              <w:tabs>
                <w:tab w:val="clear" w:pos="800"/>
              </w:tabs>
              <w:wordWrap/>
              <w:spacing w:line="240" w:lineRule="atLeast"/>
              <w:rPr>
                <w:rFonts w:ascii="Times New Roman"/>
                <w:b/>
                <w:sz w:val="18"/>
              </w:rPr>
            </w:pPr>
          </w:p>
        </w:tc>
        <w:tc>
          <w:tcPr>
            <w:tcW w:w="708" w:type="pct"/>
            <w:tcBorders>
              <w:top w:val="single" w:sz="4" w:space="0" w:color="auto"/>
              <w:right w:val="single" w:sz="4" w:space="0" w:color="auto"/>
            </w:tcBorders>
            <w:shd w:val="clear" w:color="auto" w:fill="E9E6D7"/>
            <w:vAlign w:val="center"/>
          </w:tcPr>
          <w:p w14:paraId="03A04361" w14:textId="77777777" w:rsidR="00FD0FBE" w:rsidRPr="001D6291" w:rsidRDefault="00FD0FBE" w:rsidP="002364C4">
            <w:pPr>
              <w:pStyle w:val="afff6"/>
              <w:tabs>
                <w:tab w:val="clear" w:pos="800"/>
              </w:tabs>
              <w:wordWrap/>
              <w:spacing w:line="240" w:lineRule="atLeast"/>
              <w:rPr>
                <w:rFonts w:ascii="Times New Roman"/>
                <w:b/>
                <w:sz w:val="18"/>
              </w:rPr>
            </w:pPr>
          </w:p>
        </w:tc>
        <w:tc>
          <w:tcPr>
            <w:tcW w:w="547" w:type="pct"/>
            <w:tcBorders>
              <w:top w:val="single" w:sz="4" w:space="0" w:color="auto"/>
              <w:right w:val="single" w:sz="4" w:space="0" w:color="auto"/>
            </w:tcBorders>
            <w:shd w:val="clear" w:color="auto" w:fill="E9E6D7"/>
            <w:vAlign w:val="center"/>
          </w:tcPr>
          <w:p w14:paraId="364584A8" w14:textId="77777777" w:rsidR="00FD0FBE" w:rsidRPr="001D6291" w:rsidRDefault="00FD0FBE" w:rsidP="002364C4">
            <w:pPr>
              <w:pStyle w:val="afff6"/>
              <w:tabs>
                <w:tab w:val="clear" w:pos="800"/>
              </w:tabs>
              <w:wordWrap/>
              <w:spacing w:line="240" w:lineRule="atLeast"/>
              <w:rPr>
                <w:rFonts w:ascii="Times New Roman"/>
                <w:b/>
                <w:sz w:val="18"/>
              </w:rPr>
            </w:pPr>
          </w:p>
        </w:tc>
      </w:tr>
      <w:tr w:rsidR="00FD0FBE" w:rsidRPr="00E160BA" w14:paraId="2DB645A2" w14:textId="77777777" w:rsidTr="0020725E">
        <w:trPr>
          <w:trHeight w:val="340"/>
        </w:trPr>
        <w:tc>
          <w:tcPr>
            <w:tcW w:w="2378" w:type="pct"/>
            <w:gridSpan w:val="6"/>
            <w:tcBorders>
              <w:top w:val="single" w:sz="4" w:space="0" w:color="auto"/>
              <w:left w:val="single" w:sz="4" w:space="0" w:color="auto"/>
              <w:bottom w:val="single" w:sz="4" w:space="0" w:color="auto"/>
            </w:tcBorders>
            <w:shd w:val="clear" w:color="auto" w:fill="E9E6D7"/>
          </w:tcPr>
          <w:p w14:paraId="03C37E8A" w14:textId="77777777" w:rsidR="00FD0FBE" w:rsidRPr="00E160BA" w:rsidRDefault="00FD0FBE" w:rsidP="002364C4">
            <w:pPr>
              <w:pStyle w:val="afff6"/>
              <w:wordWrap/>
              <w:spacing w:line="240" w:lineRule="atLeast"/>
              <w:jc w:val="center"/>
              <w:rPr>
                <w:rFonts w:ascii="Times New Roman"/>
                <w:b/>
                <w:bCs/>
                <w:sz w:val="18"/>
              </w:rPr>
            </w:pPr>
            <w:r>
              <w:rPr>
                <w:rFonts w:ascii="Times New Roman" w:hint="eastAsia"/>
                <w:b/>
                <w:bCs/>
                <w:sz w:val="18"/>
              </w:rPr>
              <w:t>합</w:t>
            </w:r>
            <w:r>
              <w:rPr>
                <w:rFonts w:ascii="Times New Roman" w:hint="eastAsia"/>
                <w:b/>
                <w:bCs/>
                <w:sz w:val="18"/>
              </w:rPr>
              <w:t xml:space="preserve"> </w:t>
            </w:r>
            <w:r>
              <w:rPr>
                <w:rFonts w:ascii="Times New Roman" w:hint="eastAsia"/>
                <w:b/>
                <w:bCs/>
                <w:sz w:val="18"/>
              </w:rPr>
              <w:t>계</w:t>
            </w:r>
          </w:p>
        </w:tc>
        <w:tc>
          <w:tcPr>
            <w:tcW w:w="304" w:type="pct"/>
            <w:tcBorders>
              <w:top w:val="single" w:sz="4" w:space="0" w:color="auto"/>
              <w:bottom w:val="single" w:sz="4" w:space="0" w:color="auto"/>
            </w:tcBorders>
            <w:shd w:val="clear" w:color="auto" w:fill="E9E6D7"/>
          </w:tcPr>
          <w:p w14:paraId="7DDA1D6A" w14:textId="77777777" w:rsidR="00FD0FBE" w:rsidRPr="004A7A89" w:rsidRDefault="00FD0FBE" w:rsidP="002364C4">
            <w:pPr>
              <w:pStyle w:val="afff6"/>
              <w:wordWrap/>
              <w:snapToGrid w:val="0"/>
              <w:spacing w:line="240" w:lineRule="atLeast"/>
              <w:ind w:right="57"/>
              <w:jc w:val="right"/>
              <w:rPr>
                <w:rFonts w:ascii="Times New Roman" w:eastAsia="돋움체"/>
                <w:b/>
                <w:sz w:val="18"/>
              </w:rPr>
            </w:pPr>
            <w:r w:rsidRPr="004A7A89">
              <w:rPr>
                <w:rFonts w:ascii="Times New Roman" w:eastAsia="돋움체" w:hint="eastAsia"/>
                <w:b/>
                <w:sz w:val="18"/>
              </w:rPr>
              <w:t>41,676.87</w:t>
            </w:r>
          </w:p>
        </w:tc>
        <w:tc>
          <w:tcPr>
            <w:tcW w:w="2318" w:type="pct"/>
            <w:gridSpan w:val="4"/>
            <w:tcBorders>
              <w:bottom w:val="single" w:sz="4" w:space="0" w:color="auto"/>
              <w:right w:val="single" w:sz="4" w:space="0" w:color="auto"/>
            </w:tcBorders>
            <w:shd w:val="clear" w:color="auto" w:fill="E9E6D7"/>
            <w:vAlign w:val="center"/>
          </w:tcPr>
          <w:p w14:paraId="33A76EEF" w14:textId="77777777" w:rsidR="00FD0FBE" w:rsidRDefault="00FD0FBE" w:rsidP="002364C4">
            <w:pPr>
              <w:pStyle w:val="afff6"/>
              <w:tabs>
                <w:tab w:val="clear" w:pos="800"/>
              </w:tabs>
              <w:wordWrap/>
              <w:spacing w:line="240" w:lineRule="atLeast"/>
              <w:ind w:right="57"/>
              <w:rPr>
                <w:rFonts w:ascii="Times New Roman"/>
                <w:b/>
                <w:sz w:val="18"/>
              </w:rPr>
            </w:pPr>
            <w:r>
              <w:rPr>
                <w:rFonts w:hAnsi="바탕체" w:hint="eastAsia"/>
                <w:b/>
                <w:sz w:val="18"/>
              </w:rPr>
              <w:t>※</w:t>
            </w:r>
            <w:r>
              <w:rPr>
                <w:rFonts w:ascii="Times New Roman" w:hint="eastAsia"/>
                <w:b/>
                <w:sz w:val="18"/>
              </w:rPr>
              <w:t xml:space="preserve"> </w:t>
            </w:r>
            <w:r>
              <w:rPr>
                <w:rFonts w:ascii="Times New Roman" w:hint="eastAsia"/>
                <w:b/>
                <w:sz w:val="18"/>
              </w:rPr>
              <w:t>그</w:t>
            </w:r>
            <w:r>
              <w:rPr>
                <w:rFonts w:ascii="Times New Roman" w:hint="eastAsia"/>
                <w:b/>
                <w:sz w:val="18"/>
              </w:rPr>
              <w:t xml:space="preserve"> </w:t>
            </w:r>
            <w:r>
              <w:rPr>
                <w:rFonts w:ascii="Times New Roman" w:hint="eastAsia"/>
                <w:b/>
                <w:sz w:val="18"/>
              </w:rPr>
              <w:t>밖의</w:t>
            </w:r>
            <w:r>
              <w:rPr>
                <w:rFonts w:ascii="Times New Roman" w:hint="eastAsia"/>
                <w:b/>
                <w:sz w:val="18"/>
              </w:rPr>
              <w:t xml:space="preserve"> </w:t>
            </w:r>
            <w:r>
              <w:rPr>
                <w:rFonts w:ascii="Times New Roman" w:hint="eastAsia"/>
                <w:b/>
                <w:sz w:val="18"/>
              </w:rPr>
              <w:t>기재사항</w:t>
            </w:r>
            <w:r>
              <w:rPr>
                <w:rFonts w:ascii="Times New Roman" w:hint="eastAsia"/>
                <w:b/>
                <w:sz w:val="18"/>
              </w:rPr>
              <w:t>:</w:t>
            </w:r>
            <w:r>
              <w:rPr>
                <w:rFonts w:ascii="Times New Roman"/>
                <w:b/>
                <w:sz w:val="18"/>
              </w:rPr>
              <w:t xml:space="preserve"> (</w:t>
            </w:r>
            <w:r>
              <w:rPr>
                <w:rFonts w:ascii="Times New Roman" w:hint="eastAsia"/>
                <w:b/>
                <w:sz w:val="18"/>
              </w:rPr>
              <w:t>용적률</w:t>
            </w:r>
            <w:r>
              <w:rPr>
                <w:rFonts w:ascii="Times New Roman" w:hint="eastAsia"/>
                <w:b/>
                <w:sz w:val="18"/>
              </w:rPr>
              <w:t xml:space="preserve"> </w:t>
            </w:r>
            <w:r>
              <w:rPr>
                <w:rFonts w:ascii="Times New Roman" w:hint="eastAsia"/>
                <w:b/>
                <w:sz w:val="18"/>
              </w:rPr>
              <w:t>및</w:t>
            </w:r>
            <w:r>
              <w:rPr>
                <w:rFonts w:ascii="Times New Roman" w:hint="eastAsia"/>
                <w:b/>
                <w:sz w:val="18"/>
              </w:rPr>
              <w:t xml:space="preserve"> </w:t>
            </w:r>
            <w:r>
              <w:rPr>
                <w:rFonts w:ascii="Times New Roman" w:hint="eastAsia"/>
                <w:b/>
                <w:sz w:val="18"/>
              </w:rPr>
              <w:t>건폐율</w:t>
            </w:r>
            <w:r>
              <w:rPr>
                <w:rFonts w:ascii="Times New Roman" w:hint="eastAsia"/>
                <w:b/>
                <w:sz w:val="18"/>
              </w:rPr>
              <w:t xml:space="preserve"> </w:t>
            </w:r>
            <w:r>
              <w:rPr>
                <w:rFonts w:ascii="Times New Roman" w:hint="eastAsia"/>
                <w:b/>
                <w:sz w:val="18"/>
              </w:rPr>
              <w:t>완화</w:t>
            </w:r>
            <w:r>
              <w:rPr>
                <w:rFonts w:ascii="Times New Roman" w:hint="eastAsia"/>
                <w:b/>
                <w:sz w:val="18"/>
              </w:rPr>
              <w:t xml:space="preserve"> </w:t>
            </w:r>
            <w:r>
              <w:rPr>
                <w:rFonts w:ascii="Times New Roman" w:hint="eastAsia"/>
                <w:b/>
                <w:sz w:val="18"/>
              </w:rPr>
              <w:t>조건</w:t>
            </w:r>
            <w:r>
              <w:rPr>
                <w:rFonts w:ascii="Times New Roman" w:hint="eastAsia"/>
                <w:b/>
                <w:sz w:val="18"/>
              </w:rPr>
              <w:t>)</w:t>
            </w:r>
            <w:r>
              <w:rPr>
                <w:rFonts w:ascii="Times New Roman"/>
                <w:b/>
                <w:sz w:val="18"/>
              </w:rPr>
              <w:t xml:space="preserve"> </w:t>
            </w:r>
          </w:p>
          <w:p w14:paraId="39579161" w14:textId="77777777" w:rsidR="00FD0FBE" w:rsidRPr="00640995" w:rsidRDefault="00FD0FBE" w:rsidP="00D05420">
            <w:pPr>
              <w:pStyle w:val="afff6"/>
              <w:numPr>
                <w:ilvl w:val="0"/>
                <w:numId w:val="24"/>
              </w:numPr>
              <w:tabs>
                <w:tab w:val="clear" w:pos="800"/>
              </w:tabs>
              <w:wordWrap/>
              <w:spacing w:line="240" w:lineRule="atLeast"/>
              <w:ind w:left="170" w:hanging="170"/>
              <w:rPr>
                <w:rFonts w:ascii="Times New Roman"/>
                <w:sz w:val="18"/>
              </w:rPr>
            </w:pPr>
            <w:r w:rsidRPr="00640995">
              <w:rPr>
                <w:rFonts w:ascii="Times New Roman" w:hint="eastAsia"/>
                <w:sz w:val="18"/>
              </w:rPr>
              <w:t>가로활성화</w:t>
            </w:r>
            <w:r w:rsidRPr="00640995">
              <w:rPr>
                <w:rFonts w:ascii="Times New Roman" w:hint="eastAsia"/>
                <w:sz w:val="18"/>
              </w:rPr>
              <w:t xml:space="preserve"> </w:t>
            </w:r>
            <w:r w:rsidRPr="00640995">
              <w:rPr>
                <w:rFonts w:ascii="Times New Roman" w:hint="eastAsia"/>
                <w:sz w:val="18"/>
              </w:rPr>
              <w:t>용도</w:t>
            </w:r>
            <w:r w:rsidRPr="00640995">
              <w:rPr>
                <w:rFonts w:ascii="Times New Roman" w:hint="eastAsia"/>
                <w:sz w:val="18"/>
              </w:rPr>
              <w:t xml:space="preserve"> </w:t>
            </w:r>
            <w:r w:rsidRPr="00640995">
              <w:rPr>
                <w:rFonts w:ascii="Times New Roman" w:hint="eastAsia"/>
                <w:sz w:val="18"/>
              </w:rPr>
              <w:t>도입</w:t>
            </w:r>
            <w:r>
              <w:rPr>
                <w:rFonts w:ascii="Times New Roman" w:hint="eastAsia"/>
                <w:sz w:val="18"/>
              </w:rPr>
              <w:t xml:space="preserve">: </w:t>
            </w:r>
            <w:r w:rsidRPr="00640995">
              <w:rPr>
                <w:rFonts w:ascii="Times New Roman"/>
                <w:sz w:val="18"/>
              </w:rPr>
              <w:t>1</w:t>
            </w:r>
            <w:r w:rsidRPr="00640995">
              <w:rPr>
                <w:rFonts w:ascii="Times New Roman" w:hint="eastAsia"/>
                <w:sz w:val="18"/>
              </w:rPr>
              <w:t>층</w:t>
            </w:r>
            <w:r w:rsidRPr="00640995">
              <w:rPr>
                <w:rFonts w:ascii="Times New Roman" w:hint="eastAsia"/>
                <w:sz w:val="18"/>
              </w:rPr>
              <w:t xml:space="preserve"> </w:t>
            </w:r>
            <w:r w:rsidRPr="00640995">
              <w:rPr>
                <w:rFonts w:ascii="Times New Roman" w:hint="eastAsia"/>
                <w:sz w:val="18"/>
              </w:rPr>
              <w:t>부분은</w:t>
            </w:r>
            <w:r w:rsidRPr="00640995">
              <w:rPr>
                <w:rFonts w:ascii="Times New Roman" w:hint="eastAsia"/>
                <w:sz w:val="18"/>
              </w:rPr>
              <w:t xml:space="preserve"> </w:t>
            </w:r>
            <w:r w:rsidRPr="00640995">
              <w:rPr>
                <w:rFonts w:ascii="Times New Roman" w:hint="eastAsia"/>
                <w:sz w:val="18"/>
              </w:rPr>
              <w:t>제</w:t>
            </w:r>
            <w:r w:rsidRPr="00640995">
              <w:rPr>
                <w:rFonts w:ascii="Times New Roman" w:hint="eastAsia"/>
                <w:sz w:val="18"/>
              </w:rPr>
              <w:t>2</w:t>
            </w:r>
            <w:r w:rsidRPr="00640995">
              <w:rPr>
                <w:rFonts w:ascii="Times New Roman" w:hint="eastAsia"/>
                <w:sz w:val="18"/>
              </w:rPr>
              <w:t>종근린생활시설</w:t>
            </w:r>
            <w:r w:rsidRPr="00640995">
              <w:rPr>
                <w:rFonts w:ascii="Times New Roman" w:hint="eastAsia"/>
                <w:sz w:val="18"/>
              </w:rPr>
              <w:t>(</w:t>
            </w:r>
            <w:r w:rsidRPr="00640995">
              <w:rPr>
                <w:rFonts w:ascii="Times New Roman" w:hint="eastAsia"/>
                <w:sz w:val="18"/>
              </w:rPr>
              <w:t>의류</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잡화</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서적</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음반</w:t>
            </w:r>
            <w:r w:rsidRPr="00640995">
              <w:rPr>
                <w:rFonts w:ascii="Times New Roman" w:hint="eastAsia"/>
                <w:sz w:val="18"/>
              </w:rPr>
              <w:t xml:space="preserve"> </w:t>
            </w:r>
            <w:r w:rsidRPr="00640995">
              <w:rPr>
                <w:rFonts w:ascii="Times New Roman" w:hint="eastAsia"/>
                <w:sz w:val="18"/>
              </w:rPr>
              <w:t>등</w:t>
            </w:r>
            <w:r w:rsidRPr="00640995">
              <w:rPr>
                <w:rFonts w:ascii="Times New Roman" w:hint="eastAsia"/>
                <w:sz w:val="18"/>
              </w:rPr>
              <w:t xml:space="preserve"> </w:t>
            </w:r>
            <w:r w:rsidRPr="00640995">
              <w:rPr>
                <w:rFonts w:ascii="Times New Roman" w:hint="eastAsia"/>
                <w:sz w:val="18"/>
              </w:rPr>
              <w:t>소매점이나</w:t>
            </w:r>
            <w:r w:rsidRPr="00640995">
              <w:rPr>
                <w:rFonts w:ascii="Times New Roman" w:hint="eastAsia"/>
                <w:sz w:val="18"/>
              </w:rPr>
              <w:t xml:space="preserve"> </w:t>
            </w:r>
            <w:r w:rsidRPr="00640995">
              <w:rPr>
                <w:rFonts w:ascii="Times New Roman" w:hint="eastAsia"/>
                <w:sz w:val="18"/>
              </w:rPr>
              <w:t>카페</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식당</w:t>
            </w:r>
            <w:r w:rsidRPr="00640995">
              <w:rPr>
                <w:rFonts w:ascii="Times New Roman" w:hint="eastAsia"/>
                <w:sz w:val="18"/>
              </w:rPr>
              <w:t xml:space="preserve"> </w:t>
            </w:r>
            <w:r w:rsidRPr="00640995">
              <w:rPr>
                <w:rFonts w:ascii="Times New Roman" w:hint="eastAsia"/>
                <w:sz w:val="18"/>
              </w:rPr>
              <w:t>등</w:t>
            </w:r>
            <w:r w:rsidRPr="00640995">
              <w:rPr>
                <w:rFonts w:ascii="Times New Roman" w:hint="eastAsia"/>
                <w:sz w:val="18"/>
              </w:rPr>
              <w:t xml:space="preserve"> </w:t>
            </w:r>
            <w:r w:rsidRPr="00640995">
              <w:rPr>
                <w:rFonts w:ascii="Times New Roman" w:hint="eastAsia"/>
                <w:sz w:val="18"/>
              </w:rPr>
              <w:t>상업용도</w:t>
            </w:r>
            <w:r w:rsidRPr="00640995">
              <w:rPr>
                <w:rFonts w:ascii="Times New Roman" w:hint="eastAsia"/>
                <w:sz w:val="18"/>
              </w:rPr>
              <w:t xml:space="preserve"> </w:t>
            </w:r>
            <w:r w:rsidRPr="00640995">
              <w:rPr>
                <w:rFonts w:ascii="Times New Roman" w:hint="eastAsia"/>
                <w:sz w:val="18"/>
              </w:rPr>
              <w:t>및</w:t>
            </w:r>
            <w:r w:rsidRPr="00640995">
              <w:rPr>
                <w:rFonts w:ascii="Times New Roman" w:hint="eastAsia"/>
                <w:sz w:val="18"/>
              </w:rPr>
              <w:t xml:space="preserve"> </w:t>
            </w:r>
            <w:r w:rsidRPr="00640995">
              <w:rPr>
                <w:rFonts w:ascii="Times New Roman" w:hint="eastAsia"/>
                <w:sz w:val="18"/>
              </w:rPr>
              <w:t>갤러리</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미디어아트</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체험형</w:t>
            </w:r>
            <w:r w:rsidRPr="00640995">
              <w:rPr>
                <w:rFonts w:ascii="Times New Roman" w:hint="eastAsia"/>
                <w:sz w:val="18"/>
              </w:rPr>
              <w:t xml:space="preserve"> </w:t>
            </w:r>
            <w:r w:rsidRPr="00640995">
              <w:rPr>
                <w:rFonts w:ascii="Times New Roman" w:hint="eastAsia"/>
                <w:sz w:val="18"/>
              </w:rPr>
              <w:t>스튜디오</w:t>
            </w:r>
            <w:r w:rsidRPr="00640995">
              <w:rPr>
                <w:rFonts w:ascii="Times New Roman" w:hint="eastAsia"/>
                <w:sz w:val="18"/>
              </w:rPr>
              <w:t xml:space="preserve">, </w:t>
            </w:r>
            <w:r w:rsidRPr="00640995">
              <w:rPr>
                <w:rFonts w:ascii="Times New Roman" w:hint="eastAsia"/>
                <w:sz w:val="18"/>
              </w:rPr>
              <w:t>기업홍보관</w:t>
            </w:r>
            <w:r w:rsidRPr="00640995">
              <w:rPr>
                <w:rFonts w:ascii="Times New Roman" w:hint="eastAsia"/>
                <w:sz w:val="18"/>
              </w:rPr>
              <w:t>(</w:t>
            </w:r>
            <w:r w:rsidRPr="00640995">
              <w:rPr>
                <w:rFonts w:ascii="Times New Roman" w:hint="eastAsia"/>
                <w:sz w:val="18"/>
              </w:rPr>
              <w:t>공공에게</w:t>
            </w:r>
            <w:r w:rsidRPr="00640995">
              <w:rPr>
                <w:rFonts w:ascii="Times New Roman" w:hint="eastAsia"/>
                <w:sz w:val="18"/>
              </w:rPr>
              <w:t xml:space="preserve"> </w:t>
            </w:r>
            <w:r w:rsidRPr="00640995">
              <w:rPr>
                <w:rFonts w:ascii="Times New Roman" w:hint="eastAsia"/>
                <w:sz w:val="18"/>
              </w:rPr>
              <w:t>개방가능</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정보안내소</w:t>
            </w:r>
            <w:r w:rsidRPr="00640995">
              <w:rPr>
                <w:rFonts w:ascii="Times New Roman" w:hint="eastAsia"/>
                <w:sz w:val="18"/>
              </w:rPr>
              <w:t xml:space="preserve"> </w:t>
            </w:r>
            <w:r w:rsidRPr="00640995">
              <w:rPr>
                <w:rFonts w:ascii="Times New Roman" w:hint="eastAsia"/>
                <w:sz w:val="18"/>
              </w:rPr>
              <w:t>등</w:t>
            </w:r>
            <w:r w:rsidRPr="00640995">
              <w:rPr>
                <w:rFonts w:ascii="Times New Roman" w:hint="eastAsia"/>
                <w:sz w:val="18"/>
              </w:rPr>
              <w:t xml:space="preserve"> </w:t>
            </w:r>
            <w:r w:rsidRPr="00640995">
              <w:rPr>
                <w:rFonts w:ascii="Times New Roman" w:hint="eastAsia"/>
                <w:sz w:val="18"/>
              </w:rPr>
              <w:t>전시시설</w:t>
            </w:r>
            <w:r w:rsidRPr="00640995">
              <w:rPr>
                <w:rFonts w:ascii="Times New Roman" w:hint="eastAsia"/>
                <w:sz w:val="18"/>
              </w:rPr>
              <w:t>)</w:t>
            </w:r>
            <w:r w:rsidRPr="00640995">
              <w:rPr>
                <w:rFonts w:ascii="Times New Roman" w:hint="eastAsia"/>
                <w:sz w:val="18"/>
              </w:rPr>
              <w:t>에서</w:t>
            </w:r>
            <w:r w:rsidRPr="00640995">
              <w:rPr>
                <w:rFonts w:ascii="Times New Roman" w:hint="eastAsia"/>
                <w:sz w:val="18"/>
              </w:rPr>
              <w:t xml:space="preserve"> </w:t>
            </w:r>
            <w:r w:rsidRPr="00640995">
              <w:rPr>
                <w:rFonts w:ascii="Times New Roman" w:hint="eastAsia"/>
                <w:sz w:val="18"/>
              </w:rPr>
              <w:t>타용도로</w:t>
            </w:r>
            <w:r w:rsidRPr="00640995">
              <w:rPr>
                <w:rFonts w:ascii="Times New Roman" w:hint="eastAsia"/>
                <w:sz w:val="18"/>
              </w:rPr>
              <w:t xml:space="preserve"> </w:t>
            </w:r>
            <w:r w:rsidRPr="00640995">
              <w:rPr>
                <w:rFonts w:ascii="Times New Roman" w:hint="eastAsia"/>
                <w:sz w:val="18"/>
              </w:rPr>
              <w:t>변경제한</w:t>
            </w:r>
            <w:r w:rsidRPr="00640995">
              <w:rPr>
                <w:rFonts w:ascii="Times New Roman" w:hint="eastAsia"/>
                <w:sz w:val="18"/>
              </w:rPr>
              <w:t xml:space="preserve"> </w:t>
            </w:r>
            <w:r w:rsidRPr="00640995">
              <w:rPr>
                <w:rFonts w:ascii="Times New Roman" w:hint="eastAsia"/>
                <w:sz w:val="18"/>
              </w:rPr>
              <w:t>및</w:t>
            </w:r>
            <w:r w:rsidRPr="00640995">
              <w:rPr>
                <w:rFonts w:ascii="Times New Roman" w:hint="eastAsia"/>
                <w:sz w:val="18"/>
              </w:rPr>
              <w:t xml:space="preserve"> </w:t>
            </w:r>
            <w:r w:rsidRPr="00640995">
              <w:rPr>
                <w:rFonts w:ascii="Times New Roman" w:hint="eastAsia"/>
                <w:sz w:val="18"/>
              </w:rPr>
              <w:t>가로활성화용도의</w:t>
            </w:r>
            <w:r w:rsidRPr="00640995">
              <w:rPr>
                <w:rFonts w:ascii="Times New Roman" w:hint="eastAsia"/>
                <w:sz w:val="18"/>
              </w:rPr>
              <w:t xml:space="preserve"> </w:t>
            </w:r>
            <w:r w:rsidRPr="00640995">
              <w:rPr>
                <w:rFonts w:ascii="Times New Roman" w:hint="eastAsia"/>
                <w:sz w:val="18"/>
              </w:rPr>
              <w:t>위치</w:t>
            </w:r>
            <w:r w:rsidRPr="00640995">
              <w:rPr>
                <w:rFonts w:ascii="Times New Roman" w:hint="eastAsia"/>
                <w:sz w:val="18"/>
              </w:rPr>
              <w:t xml:space="preserve"> </w:t>
            </w:r>
            <w:r w:rsidRPr="00640995">
              <w:rPr>
                <w:rFonts w:ascii="Times New Roman" w:hint="eastAsia"/>
                <w:sz w:val="18"/>
              </w:rPr>
              <w:t>변경</w:t>
            </w:r>
            <w:r w:rsidRPr="00640995">
              <w:rPr>
                <w:rFonts w:ascii="Times New Roman" w:hint="eastAsia"/>
                <w:sz w:val="18"/>
              </w:rPr>
              <w:t xml:space="preserve"> </w:t>
            </w:r>
            <w:r w:rsidRPr="00640995">
              <w:rPr>
                <w:rFonts w:ascii="Times New Roman" w:hint="eastAsia"/>
                <w:sz w:val="18"/>
              </w:rPr>
              <w:t>제한</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판매시설</w:t>
            </w:r>
            <w:r w:rsidRPr="00640995">
              <w:rPr>
                <w:rFonts w:ascii="Times New Roman" w:hint="eastAsia"/>
                <w:sz w:val="18"/>
              </w:rPr>
              <w:t xml:space="preserve"> </w:t>
            </w:r>
            <w:r w:rsidRPr="00640995">
              <w:rPr>
                <w:rFonts w:ascii="Times New Roman" w:hint="eastAsia"/>
                <w:sz w:val="18"/>
              </w:rPr>
              <w:t>중에서도</w:t>
            </w:r>
            <w:r w:rsidRPr="00640995">
              <w:rPr>
                <w:rFonts w:ascii="Times New Roman" w:hint="eastAsia"/>
                <w:sz w:val="18"/>
              </w:rPr>
              <w:t xml:space="preserve"> </w:t>
            </w:r>
            <w:r w:rsidRPr="00640995">
              <w:rPr>
                <w:rFonts w:ascii="Times New Roman" w:hint="eastAsia"/>
                <w:sz w:val="18"/>
              </w:rPr>
              <w:t>자동차판매점</w:t>
            </w:r>
            <w:r w:rsidRPr="00640995">
              <w:rPr>
                <w:rFonts w:ascii="Times New Roman" w:hint="eastAsia"/>
                <w:sz w:val="18"/>
              </w:rPr>
              <w:t>,</w:t>
            </w:r>
            <w:r w:rsidRPr="00640995">
              <w:rPr>
                <w:rFonts w:ascii="Times New Roman"/>
                <w:sz w:val="18"/>
              </w:rPr>
              <w:t xml:space="preserve"> </w:t>
            </w:r>
            <w:r w:rsidRPr="00640995">
              <w:rPr>
                <w:rFonts w:ascii="Times New Roman" w:hint="eastAsia"/>
                <w:sz w:val="18"/>
              </w:rPr>
              <w:t>금융업소</w:t>
            </w:r>
            <w:r w:rsidRPr="00640995">
              <w:rPr>
                <w:rFonts w:ascii="Times New Roman" w:hint="eastAsia"/>
                <w:sz w:val="18"/>
              </w:rPr>
              <w:t xml:space="preserve"> </w:t>
            </w:r>
            <w:r w:rsidRPr="00640995">
              <w:rPr>
                <w:rFonts w:ascii="Times New Roman" w:hint="eastAsia"/>
                <w:sz w:val="18"/>
              </w:rPr>
              <w:t>등</w:t>
            </w:r>
            <w:r w:rsidRPr="00640995">
              <w:rPr>
                <w:rFonts w:ascii="Times New Roman" w:hint="eastAsia"/>
                <w:sz w:val="18"/>
              </w:rPr>
              <w:t xml:space="preserve"> </w:t>
            </w:r>
            <w:r w:rsidRPr="00640995">
              <w:rPr>
                <w:rFonts w:ascii="Times New Roman" w:hint="eastAsia"/>
                <w:sz w:val="18"/>
              </w:rPr>
              <w:t>불허</w:t>
            </w:r>
          </w:p>
          <w:p w14:paraId="6F7105CF" w14:textId="77777777" w:rsidR="00FD0FBE" w:rsidRDefault="00FD0FBE" w:rsidP="00D05420">
            <w:pPr>
              <w:pStyle w:val="afff6"/>
              <w:numPr>
                <w:ilvl w:val="0"/>
                <w:numId w:val="24"/>
              </w:numPr>
              <w:tabs>
                <w:tab w:val="clear" w:pos="800"/>
              </w:tabs>
              <w:wordWrap/>
              <w:spacing w:line="240" w:lineRule="atLeast"/>
              <w:ind w:left="170" w:hanging="170"/>
              <w:rPr>
                <w:rFonts w:ascii="Times New Roman"/>
                <w:sz w:val="18"/>
              </w:rPr>
            </w:pPr>
            <w:proofErr w:type="spellStart"/>
            <w:r w:rsidRPr="00640995">
              <w:rPr>
                <w:rFonts w:ascii="Times New Roman" w:hint="eastAsia"/>
                <w:sz w:val="18"/>
              </w:rPr>
              <w:t>저층부</w:t>
            </w:r>
            <w:proofErr w:type="spellEnd"/>
            <w:r w:rsidRPr="00640995">
              <w:rPr>
                <w:rFonts w:ascii="Times New Roman" w:hint="eastAsia"/>
                <w:sz w:val="18"/>
              </w:rPr>
              <w:t xml:space="preserve"> </w:t>
            </w:r>
            <w:r w:rsidRPr="00640995">
              <w:rPr>
                <w:rFonts w:ascii="Times New Roman" w:hint="eastAsia"/>
                <w:sz w:val="18"/>
              </w:rPr>
              <w:t>활성화</w:t>
            </w:r>
            <w:r w:rsidRPr="00640995">
              <w:rPr>
                <w:rFonts w:ascii="Times New Roman" w:hint="eastAsia"/>
                <w:sz w:val="18"/>
              </w:rPr>
              <w:t xml:space="preserve"> </w:t>
            </w:r>
            <w:r w:rsidRPr="00640995">
              <w:rPr>
                <w:rFonts w:ascii="Times New Roman" w:hint="eastAsia"/>
                <w:sz w:val="18"/>
              </w:rPr>
              <w:t>용도는</w:t>
            </w:r>
            <w:r w:rsidRPr="00640995">
              <w:rPr>
                <w:rFonts w:ascii="Times New Roman" w:hint="eastAsia"/>
                <w:sz w:val="18"/>
              </w:rPr>
              <w:t xml:space="preserve"> </w:t>
            </w:r>
            <w:r w:rsidRPr="00640995">
              <w:rPr>
                <w:rFonts w:ascii="Times New Roman"/>
                <w:sz w:val="18"/>
              </w:rPr>
              <w:t>1</w:t>
            </w:r>
            <w:r w:rsidRPr="00640995">
              <w:rPr>
                <w:rFonts w:ascii="Times New Roman" w:hint="eastAsia"/>
                <w:sz w:val="18"/>
              </w:rPr>
              <w:t>층</w:t>
            </w:r>
            <w:r w:rsidRPr="00640995">
              <w:rPr>
                <w:rFonts w:ascii="Times New Roman" w:hint="eastAsia"/>
                <w:sz w:val="18"/>
              </w:rPr>
              <w:t xml:space="preserve"> </w:t>
            </w:r>
            <w:r w:rsidRPr="00640995">
              <w:rPr>
                <w:rFonts w:ascii="Times New Roman" w:hint="eastAsia"/>
                <w:sz w:val="18"/>
              </w:rPr>
              <w:t>바닥면적의</w:t>
            </w:r>
            <w:r w:rsidRPr="00640995">
              <w:rPr>
                <w:rFonts w:ascii="Times New Roman" w:hint="eastAsia"/>
                <w:sz w:val="18"/>
              </w:rPr>
              <w:t xml:space="preserve"> </w:t>
            </w:r>
            <w:r w:rsidRPr="00640995">
              <w:rPr>
                <w:rFonts w:ascii="Times New Roman"/>
                <w:sz w:val="18"/>
              </w:rPr>
              <w:t>2/3</w:t>
            </w:r>
            <w:r w:rsidRPr="00640995">
              <w:rPr>
                <w:rFonts w:ascii="Times New Roman" w:hint="eastAsia"/>
                <w:sz w:val="18"/>
              </w:rPr>
              <w:t>이상</w:t>
            </w:r>
            <w:r w:rsidRPr="00640995">
              <w:rPr>
                <w:rFonts w:ascii="Times New Roman" w:hint="eastAsia"/>
                <w:sz w:val="18"/>
              </w:rPr>
              <w:t xml:space="preserve"> </w:t>
            </w:r>
            <w:r w:rsidRPr="00640995">
              <w:rPr>
                <w:rFonts w:ascii="Times New Roman" w:hint="eastAsia"/>
                <w:sz w:val="18"/>
              </w:rPr>
              <w:t>유지</w:t>
            </w:r>
            <w:r w:rsidRPr="00640995">
              <w:rPr>
                <w:rFonts w:ascii="Times New Roman" w:hint="eastAsia"/>
                <w:sz w:val="18"/>
              </w:rPr>
              <w:t>(</w:t>
            </w:r>
            <w:r w:rsidRPr="00640995">
              <w:rPr>
                <w:rFonts w:ascii="Times New Roman" w:hint="eastAsia"/>
                <w:sz w:val="18"/>
              </w:rPr>
              <w:t>공용공간을</w:t>
            </w:r>
            <w:r w:rsidRPr="00640995">
              <w:rPr>
                <w:rFonts w:ascii="Times New Roman" w:hint="eastAsia"/>
                <w:sz w:val="18"/>
              </w:rPr>
              <w:t xml:space="preserve"> </w:t>
            </w:r>
            <w:r w:rsidRPr="00640995">
              <w:rPr>
                <w:rFonts w:ascii="Times New Roman" w:hint="eastAsia"/>
                <w:sz w:val="18"/>
              </w:rPr>
              <w:t>제외한</w:t>
            </w:r>
            <w:r w:rsidRPr="00640995">
              <w:rPr>
                <w:rFonts w:ascii="Times New Roman" w:hint="eastAsia"/>
                <w:sz w:val="18"/>
              </w:rPr>
              <w:t xml:space="preserve"> </w:t>
            </w:r>
            <w:r w:rsidRPr="00640995">
              <w:rPr>
                <w:rFonts w:ascii="Times New Roman"/>
                <w:sz w:val="18"/>
              </w:rPr>
              <w:t>1</w:t>
            </w:r>
            <w:r w:rsidRPr="00640995">
              <w:rPr>
                <w:rFonts w:ascii="Times New Roman" w:hint="eastAsia"/>
                <w:sz w:val="18"/>
              </w:rPr>
              <w:t>층</w:t>
            </w:r>
            <w:r w:rsidRPr="00640995">
              <w:rPr>
                <w:rFonts w:ascii="Times New Roman" w:hint="eastAsia"/>
                <w:sz w:val="18"/>
              </w:rPr>
              <w:t xml:space="preserve"> </w:t>
            </w:r>
            <w:r w:rsidRPr="00640995">
              <w:rPr>
                <w:rFonts w:ascii="Times New Roman"/>
                <w:sz w:val="18"/>
              </w:rPr>
              <w:t>843.21</w:t>
            </w:r>
            <w:r w:rsidRPr="00640995">
              <w:rPr>
                <w:rFonts w:ascii="Times New Roman"/>
                <w:sz w:val="18"/>
              </w:rPr>
              <w:t>㎡</w:t>
            </w:r>
            <w:r w:rsidRPr="00640995">
              <w:rPr>
                <w:rFonts w:ascii="Times New Roman" w:hint="eastAsia"/>
                <w:sz w:val="18"/>
              </w:rPr>
              <w:t>의</w:t>
            </w:r>
            <w:r w:rsidRPr="00640995">
              <w:rPr>
                <w:rFonts w:ascii="Times New Roman" w:hint="eastAsia"/>
                <w:sz w:val="18"/>
              </w:rPr>
              <w:t xml:space="preserve"> </w:t>
            </w:r>
            <w:r w:rsidRPr="00640995">
              <w:rPr>
                <w:rFonts w:ascii="Times New Roman"/>
                <w:sz w:val="18"/>
              </w:rPr>
              <w:t>2/3</w:t>
            </w:r>
            <w:r w:rsidRPr="00640995">
              <w:rPr>
                <w:rFonts w:ascii="Times New Roman" w:hint="eastAsia"/>
                <w:sz w:val="18"/>
              </w:rPr>
              <w:t>이상</w:t>
            </w:r>
            <w:r w:rsidRPr="00640995">
              <w:rPr>
                <w:rFonts w:ascii="Times New Roman" w:hint="eastAsia"/>
                <w:sz w:val="18"/>
              </w:rPr>
              <w:t xml:space="preserve"> </w:t>
            </w:r>
            <w:r w:rsidRPr="00640995">
              <w:rPr>
                <w:rFonts w:ascii="Times New Roman" w:hint="eastAsia"/>
                <w:sz w:val="18"/>
              </w:rPr>
              <w:t>유지</w:t>
            </w:r>
          </w:p>
          <w:p w14:paraId="5DF8D2A7" w14:textId="77777777" w:rsidR="00FD0FBE" w:rsidRPr="00796674" w:rsidRDefault="00FD0FBE" w:rsidP="00D05420">
            <w:pPr>
              <w:pStyle w:val="afff6"/>
              <w:numPr>
                <w:ilvl w:val="0"/>
                <w:numId w:val="24"/>
              </w:numPr>
              <w:tabs>
                <w:tab w:val="clear" w:pos="800"/>
              </w:tabs>
              <w:wordWrap/>
              <w:spacing w:line="240" w:lineRule="atLeast"/>
              <w:ind w:left="170" w:hanging="170"/>
              <w:rPr>
                <w:rFonts w:ascii="Times New Roman"/>
                <w:sz w:val="18"/>
              </w:rPr>
            </w:pPr>
            <w:r w:rsidRPr="00796674">
              <w:rPr>
                <w:rFonts w:ascii="Times New Roman" w:hint="eastAsia"/>
                <w:sz w:val="18"/>
              </w:rPr>
              <w:t>가로활성화용도</w:t>
            </w:r>
            <w:r w:rsidRPr="00796674">
              <w:rPr>
                <w:rFonts w:ascii="Times New Roman" w:hint="eastAsia"/>
                <w:sz w:val="18"/>
              </w:rPr>
              <w:t xml:space="preserve"> </w:t>
            </w:r>
            <w:r w:rsidRPr="00796674">
              <w:rPr>
                <w:rFonts w:ascii="Times New Roman" w:hint="eastAsia"/>
                <w:sz w:val="18"/>
              </w:rPr>
              <w:t>설치구간</w:t>
            </w:r>
            <w:r w:rsidRPr="00796674">
              <w:rPr>
                <w:rFonts w:ascii="Times New Roman" w:hint="eastAsia"/>
                <w:sz w:val="18"/>
              </w:rPr>
              <w:t xml:space="preserve"> </w:t>
            </w:r>
            <w:r w:rsidRPr="00796674">
              <w:rPr>
                <w:rFonts w:ascii="Times New Roman" w:hint="eastAsia"/>
                <w:sz w:val="18"/>
              </w:rPr>
              <w:t>및</w:t>
            </w:r>
            <w:r w:rsidRPr="00796674">
              <w:rPr>
                <w:rFonts w:ascii="Times New Roman" w:hint="eastAsia"/>
                <w:sz w:val="18"/>
              </w:rPr>
              <w:t xml:space="preserve"> </w:t>
            </w:r>
            <w:r w:rsidRPr="00796674">
              <w:rPr>
                <w:rFonts w:ascii="Times New Roman" w:hint="eastAsia"/>
                <w:sz w:val="18"/>
              </w:rPr>
              <w:t>주요</w:t>
            </w:r>
            <w:r w:rsidRPr="00796674">
              <w:rPr>
                <w:rFonts w:ascii="Times New Roman" w:hint="eastAsia"/>
                <w:sz w:val="18"/>
              </w:rPr>
              <w:t xml:space="preserve"> </w:t>
            </w:r>
            <w:r w:rsidRPr="00796674">
              <w:rPr>
                <w:rFonts w:ascii="Times New Roman" w:hint="eastAsia"/>
                <w:sz w:val="18"/>
              </w:rPr>
              <w:t>보행로</w:t>
            </w:r>
            <w:r w:rsidRPr="00796674">
              <w:rPr>
                <w:rFonts w:ascii="Times New Roman" w:hint="eastAsia"/>
                <w:sz w:val="18"/>
              </w:rPr>
              <w:t xml:space="preserve"> </w:t>
            </w:r>
            <w:r w:rsidRPr="00796674">
              <w:rPr>
                <w:rFonts w:ascii="Times New Roman" w:hint="eastAsia"/>
                <w:sz w:val="18"/>
              </w:rPr>
              <w:t>인접지역에</w:t>
            </w:r>
            <w:r w:rsidRPr="00796674">
              <w:rPr>
                <w:rFonts w:ascii="Times New Roman" w:hint="eastAsia"/>
                <w:sz w:val="18"/>
              </w:rPr>
              <w:t xml:space="preserve"> </w:t>
            </w:r>
            <w:r w:rsidRPr="00796674">
              <w:rPr>
                <w:rFonts w:ascii="Times New Roman" w:hint="eastAsia"/>
                <w:sz w:val="18"/>
              </w:rPr>
              <w:t>대하여</w:t>
            </w:r>
            <w:r w:rsidRPr="00796674">
              <w:rPr>
                <w:rFonts w:ascii="Times New Roman" w:hint="eastAsia"/>
                <w:sz w:val="18"/>
              </w:rPr>
              <w:t xml:space="preserve"> </w:t>
            </w:r>
            <w:r w:rsidRPr="00796674">
              <w:rPr>
                <w:rFonts w:ascii="Times New Roman" w:hint="eastAsia"/>
                <w:sz w:val="18"/>
              </w:rPr>
              <w:t>도로에</w:t>
            </w:r>
            <w:r w:rsidRPr="00796674">
              <w:rPr>
                <w:rFonts w:ascii="Times New Roman" w:hint="eastAsia"/>
                <w:sz w:val="18"/>
              </w:rPr>
              <w:t xml:space="preserve"> </w:t>
            </w:r>
            <w:r w:rsidRPr="00796674">
              <w:rPr>
                <w:rFonts w:ascii="Times New Roman" w:hint="eastAsia"/>
                <w:sz w:val="18"/>
              </w:rPr>
              <w:t>투영된</w:t>
            </w:r>
            <w:r w:rsidRPr="00796674">
              <w:rPr>
                <w:rFonts w:ascii="Times New Roman" w:hint="eastAsia"/>
                <w:sz w:val="18"/>
              </w:rPr>
              <w:t xml:space="preserve"> </w:t>
            </w:r>
            <w:r w:rsidRPr="00796674">
              <w:rPr>
                <w:rFonts w:ascii="Times New Roman" w:hint="eastAsia"/>
                <w:sz w:val="18"/>
              </w:rPr>
              <w:t>벽면길이의</w:t>
            </w:r>
            <w:r w:rsidRPr="00796674">
              <w:rPr>
                <w:rFonts w:ascii="Times New Roman" w:hint="eastAsia"/>
                <w:sz w:val="18"/>
              </w:rPr>
              <w:t xml:space="preserve"> </w:t>
            </w:r>
            <w:r w:rsidRPr="00796674">
              <w:rPr>
                <w:rFonts w:ascii="Times New Roman"/>
                <w:sz w:val="18"/>
              </w:rPr>
              <w:t>1/2</w:t>
            </w:r>
            <w:r w:rsidRPr="00796674">
              <w:rPr>
                <w:rFonts w:ascii="Times New Roman" w:hint="eastAsia"/>
                <w:sz w:val="18"/>
              </w:rPr>
              <w:t>이상</w:t>
            </w:r>
            <w:r w:rsidRPr="00796674">
              <w:rPr>
                <w:rFonts w:ascii="Times New Roman" w:hint="eastAsia"/>
                <w:sz w:val="18"/>
              </w:rPr>
              <w:t xml:space="preserve"> </w:t>
            </w:r>
            <w:r w:rsidRPr="00796674">
              <w:rPr>
                <w:rFonts w:ascii="Times New Roman" w:hint="eastAsia"/>
                <w:sz w:val="18"/>
              </w:rPr>
              <w:t>투시형으로</w:t>
            </w:r>
            <w:r w:rsidRPr="00796674">
              <w:rPr>
                <w:rFonts w:ascii="Times New Roman" w:hint="eastAsia"/>
                <w:sz w:val="18"/>
              </w:rPr>
              <w:t xml:space="preserve"> </w:t>
            </w:r>
            <w:r w:rsidRPr="00796674">
              <w:rPr>
                <w:rFonts w:ascii="Times New Roman" w:hint="eastAsia"/>
                <w:sz w:val="18"/>
              </w:rPr>
              <w:t>조성</w:t>
            </w:r>
          </w:p>
        </w:tc>
      </w:tr>
    </w:tbl>
    <w:p w14:paraId="04768408" w14:textId="77777777" w:rsidR="00FD0FBE" w:rsidRDefault="00FD0FBE" w:rsidP="002364C4">
      <w:pPr>
        <w:rPr>
          <w:rFonts w:ascii="Times New Roman"/>
          <w:kern w:val="2"/>
          <w:sz w:val="18"/>
          <w:szCs w:val="18"/>
        </w:rPr>
      </w:pPr>
    </w:p>
    <w:p w14:paraId="3EA37B1F" w14:textId="77777777" w:rsidR="00FD0FBE" w:rsidRDefault="00FD0FBE" w:rsidP="002364C4">
      <w:pPr>
        <w:rPr>
          <w:rFonts w:ascii="Times New Roman" w:eastAsia="바탕체" w:hAnsi="Times New Roman"/>
          <w:b/>
          <w:bCs/>
          <w:sz w:val="20"/>
          <w:szCs w:val="20"/>
          <w:u w:val="single"/>
          <w:lang w:eastAsia="ko-KR"/>
        </w:rPr>
      </w:pPr>
      <w:r>
        <w:rPr>
          <w:rFonts w:ascii="Times New Roman"/>
          <w:b/>
          <w:bCs/>
          <w:sz w:val="20"/>
          <w:u w:val="single"/>
        </w:rPr>
        <w:br w:type="page"/>
      </w:r>
    </w:p>
    <w:p w14:paraId="7634B029" w14:textId="26E8737E" w:rsidR="00FD0FBE" w:rsidRPr="00CB168F" w:rsidRDefault="00FD0FBE" w:rsidP="002364C4">
      <w:pPr>
        <w:pStyle w:val="afff6"/>
        <w:wordWrap/>
        <w:snapToGrid w:val="0"/>
        <w:spacing w:line="240" w:lineRule="auto"/>
        <w:jc w:val="center"/>
        <w:rPr>
          <w:rFonts w:ascii="Times New Roman"/>
          <w:b/>
          <w:bCs/>
          <w:color w:val="auto"/>
          <w:sz w:val="20"/>
          <w:u w:val="single"/>
        </w:rPr>
      </w:pPr>
      <w:r w:rsidRPr="00CB168F">
        <w:rPr>
          <w:rFonts w:ascii="Times New Roman" w:hint="eastAsia"/>
          <w:b/>
          <w:bCs/>
          <w:color w:val="auto"/>
          <w:sz w:val="20"/>
          <w:u w:val="single"/>
        </w:rPr>
        <w:lastRenderedPageBreak/>
        <w:t>담보내역</w:t>
      </w:r>
    </w:p>
    <w:p w14:paraId="5E5700A4" w14:textId="091CD731" w:rsidR="00FD0FBE" w:rsidRDefault="00FD0FBE" w:rsidP="002364C4">
      <w:pPr>
        <w:topLinePunct/>
        <w:rPr>
          <w:rFonts w:ascii="Times New Roman" w:eastAsia="DengXian" w:hAnsi="Times New Roman"/>
          <w:szCs w:val="20"/>
          <w:u w:val="single"/>
        </w:rPr>
      </w:pPr>
    </w:p>
    <w:p w14:paraId="3278266D" w14:textId="08FE4990" w:rsidR="005609D6" w:rsidRPr="005609D6" w:rsidRDefault="005609D6" w:rsidP="00D05420">
      <w:pPr>
        <w:pStyle w:val="afff4"/>
        <w:numPr>
          <w:ilvl w:val="0"/>
          <w:numId w:val="29"/>
        </w:numPr>
        <w:topLinePunct/>
        <w:ind w:leftChars="0" w:left="426"/>
        <w:rPr>
          <w:rFonts w:ascii="바탕체" w:eastAsia="바탕체" w:hAnsi="바탕체" w:cs="바탕체"/>
          <w:b/>
        </w:rPr>
      </w:pPr>
      <w:r>
        <w:rPr>
          <w:rFonts w:ascii="바탕체" w:eastAsia="바탕체" w:hAnsi="바탕체" w:cs="바탕체" w:hint="eastAsia"/>
          <w:b/>
        </w:rPr>
        <w:t>매매목적물</w:t>
      </w:r>
    </w:p>
    <w:p w14:paraId="65B4961E" w14:textId="77777777" w:rsidR="005609D6" w:rsidRPr="005609D6" w:rsidRDefault="005609D6" w:rsidP="002364C4">
      <w:pPr>
        <w:topLinePunct/>
        <w:rPr>
          <w:rFonts w:ascii="Times New Roman" w:eastAsia="DengXian" w:hAnsi="Times New Roman"/>
          <w:szCs w:val="20"/>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2198"/>
        <w:gridCol w:w="604"/>
        <w:gridCol w:w="2518"/>
        <w:gridCol w:w="2517"/>
        <w:gridCol w:w="2517"/>
        <w:gridCol w:w="2517"/>
        <w:gridCol w:w="2517"/>
      </w:tblGrid>
      <w:tr w:rsidR="00FD0FBE" w:rsidRPr="00554CAE" w14:paraId="345B6C30" w14:textId="77777777" w:rsidTr="0020725E">
        <w:trPr>
          <w:trHeight w:val="340"/>
          <w:jc w:val="center"/>
        </w:trPr>
        <w:tc>
          <w:tcPr>
            <w:tcW w:w="714" w:type="pct"/>
            <w:shd w:val="clear" w:color="auto" w:fill="E9E6D7"/>
            <w:vAlign w:val="center"/>
          </w:tcPr>
          <w:p w14:paraId="4AC07536" w14:textId="77777777" w:rsidR="00FD0FBE" w:rsidRPr="00554CAE" w:rsidRDefault="00FD0FBE" w:rsidP="002364C4">
            <w:pPr>
              <w:pStyle w:val="afff6"/>
              <w:wordWrap/>
              <w:spacing w:line="240" w:lineRule="atLeast"/>
              <w:jc w:val="center"/>
              <w:rPr>
                <w:rFonts w:ascii="Times New Roman"/>
                <w:b/>
                <w:bCs/>
                <w:sz w:val="18"/>
              </w:rPr>
            </w:pPr>
            <w:r>
              <w:rPr>
                <w:rFonts w:ascii="Times New Roman" w:hint="eastAsia"/>
                <w:b/>
                <w:bCs/>
                <w:sz w:val="18"/>
              </w:rPr>
              <w:t>담보설정부동산</w:t>
            </w:r>
          </w:p>
        </w:tc>
        <w:tc>
          <w:tcPr>
            <w:tcW w:w="196" w:type="pct"/>
            <w:shd w:val="clear" w:color="auto" w:fill="E9E6D7"/>
            <w:vAlign w:val="center"/>
          </w:tcPr>
          <w:p w14:paraId="545D6618" w14:textId="77777777" w:rsidR="00FD0FBE" w:rsidRDefault="00FD0FBE" w:rsidP="002364C4">
            <w:pPr>
              <w:pStyle w:val="afff6"/>
              <w:wordWrap/>
              <w:spacing w:line="240" w:lineRule="atLeast"/>
              <w:jc w:val="center"/>
              <w:rPr>
                <w:rFonts w:ascii="Times New Roman"/>
                <w:b/>
                <w:bCs/>
                <w:sz w:val="18"/>
              </w:rPr>
            </w:pPr>
            <w:r>
              <w:rPr>
                <w:rFonts w:ascii="Times New Roman"/>
                <w:b/>
                <w:bCs/>
                <w:sz w:val="18"/>
              </w:rPr>
              <w:t>No.</w:t>
            </w:r>
          </w:p>
        </w:tc>
        <w:tc>
          <w:tcPr>
            <w:tcW w:w="818" w:type="pct"/>
            <w:shd w:val="clear" w:color="auto" w:fill="E9E6D7"/>
            <w:vAlign w:val="center"/>
          </w:tcPr>
          <w:p w14:paraId="1E227984" w14:textId="77777777" w:rsidR="00FD0FBE" w:rsidRPr="00554CAE" w:rsidRDefault="00FD0FBE" w:rsidP="002364C4">
            <w:pPr>
              <w:pStyle w:val="afff6"/>
              <w:wordWrap/>
              <w:spacing w:line="240" w:lineRule="atLeast"/>
              <w:jc w:val="center"/>
              <w:rPr>
                <w:rFonts w:ascii="Times New Roman"/>
                <w:b/>
                <w:bCs/>
                <w:sz w:val="18"/>
              </w:rPr>
            </w:pPr>
            <w:r>
              <w:rPr>
                <w:rFonts w:ascii="Times New Roman" w:hint="eastAsia"/>
                <w:b/>
                <w:bCs/>
                <w:sz w:val="18"/>
              </w:rPr>
              <w:t>설정유형</w:t>
            </w:r>
          </w:p>
        </w:tc>
        <w:tc>
          <w:tcPr>
            <w:tcW w:w="818" w:type="pct"/>
            <w:shd w:val="clear" w:color="auto" w:fill="E9E6D7"/>
            <w:vAlign w:val="center"/>
          </w:tcPr>
          <w:p w14:paraId="2B9C8BC7" w14:textId="77777777" w:rsidR="00FD0FBE" w:rsidRPr="00554CAE" w:rsidRDefault="00FD0FBE" w:rsidP="002364C4">
            <w:pPr>
              <w:pStyle w:val="afff6"/>
              <w:wordWrap/>
              <w:spacing w:line="240" w:lineRule="atLeast"/>
              <w:jc w:val="center"/>
              <w:rPr>
                <w:rFonts w:ascii="Times New Roman"/>
                <w:b/>
                <w:bCs/>
                <w:sz w:val="18"/>
              </w:rPr>
            </w:pPr>
            <w:r>
              <w:rPr>
                <w:rFonts w:ascii="Times New Roman" w:hint="eastAsia"/>
                <w:b/>
                <w:bCs/>
                <w:sz w:val="18"/>
              </w:rPr>
              <w:t>설정</w:t>
            </w:r>
            <w:r w:rsidRPr="00554CAE">
              <w:rPr>
                <w:rFonts w:ascii="Times New Roman" w:hint="eastAsia"/>
                <w:b/>
                <w:bCs/>
                <w:sz w:val="18"/>
              </w:rPr>
              <w:t>일자</w:t>
            </w:r>
          </w:p>
        </w:tc>
        <w:tc>
          <w:tcPr>
            <w:tcW w:w="818" w:type="pct"/>
            <w:shd w:val="clear" w:color="auto" w:fill="E9E6D7"/>
            <w:vAlign w:val="center"/>
          </w:tcPr>
          <w:p w14:paraId="2FAB2E6E" w14:textId="77777777" w:rsidR="00FD0FBE" w:rsidRPr="00554CAE" w:rsidRDefault="00FD0FBE" w:rsidP="002364C4">
            <w:pPr>
              <w:pStyle w:val="afff6"/>
              <w:wordWrap/>
              <w:spacing w:line="240" w:lineRule="atLeast"/>
              <w:jc w:val="center"/>
              <w:rPr>
                <w:rFonts w:ascii="Times New Roman"/>
                <w:b/>
                <w:bCs/>
                <w:sz w:val="18"/>
              </w:rPr>
            </w:pPr>
            <w:r w:rsidRPr="00554CAE">
              <w:rPr>
                <w:rFonts w:ascii="Times New Roman" w:hint="eastAsia"/>
                <w:b/>
                <w:bCs/>
                <w:sz w:val="18"/>
              </w:rPr>
              <w:t>채권최고액</w:t>
            </w:r>
            <w:r w:rsidRPr="00554CAE">
              <w:rPr>
                <w:rFonts w:ascii="Times New Roman" w:hint="eastAsia"/>
                <w:b/>
                <w:bCs/>
                <w:sz w:val="18"/>
              </w:rPr>
              <w:t>(</w:t>
            </w:r>
            <w:r w:rsidRPr="00554CAE">
              <w:rPr>
                <w:rFonts w:ascii="Times New Roman" w:hint="eastAsia"/>
                <w:b/>
                <w:bCs/>
                <w:sz w:val="18"/>
              </w:rPr>
              <w:t>원</w:t>
            </w:r>
            <w:r w:rsidRPr="00554CAE">
              <w:rPr>
                <w:rFonts w:ascii="Times New Roman" w:hint="eastAsia"/>
                <w:b/>
                <w:bCs/>
                <w:sz w:val="18"/>
              </w:rPr>
              <w:t>)</w:t>
            </w:r>
          </w:p>
        </w:tc>
        <w:tc>
          <w:tcPr>
            <w:tcW w:w="818" w:type="pct"/>
            <w:shd w:val="clear" w:color="auto" w:fill="E9E6D7"/>
            <w:vAlign w:val="center"/>
          </w:tcPr>
          <w:p w14:paraId="55210355" w14:textId="77777777" w:rsidR="00FD0FBE" w:rsidRPr="00554CAE" w:rsidRDefault="00FD0FBE" w:rsidP="002364C4">
            <w:pPr>
              <w:pStyle w:val="afff6"/>
              <w:wordWrap/>
              <w:spacing w:line="240" w:lineRule="atLeast"/>
              <w:jc w:val="center"/>
              <w:rPr>
                <w:rFonts w:ascii="Times New Roman"/>
                <w:b/>
                <w:bCs/>
                <w:sz w:val="18"/>
              </w:rPr>
            </w:pPr>
            <w:r w:rsidRPr="00554CAE">
              <w:rPr>
                <w:rFonts w:ascii="Times New Roman" w:hint="eastAsia"/>
                <w:b/>
                <w:bCs/>
                <w:sz w:val="18"/>
              </w:rPr>
              <w:t>채무자</w:t>
            </w:r>
          </w:p>
        </w:tc>
        <w:tc>
          <w:tcPr>
            <w:tcW w:w="818" w:type="pct"/>
            <w:shd w:val="clear" w:color="auto" w:fill="E9E6D7"/>
            <w:vAlign w:val="center"/>
          </w:tcPr>
          <w:p w14:paraId="6E89B7C1" w14:textId="77777777" w:rsidR="00FD0FBE" w:rsidRPr="00554CAE" w:rsidRDefault="00FD0FBE" w:rsidP="002364C4">
            <w:pPr>
              <w:pStyle w:val="afff6"/>
              <w:wordWrap/>
              <w:spacing w:line="240" w:lineRule="atLeast"/>
              <w:jc w:val="center"/>
              <w:rPr>
                <w:rFonts w:ascii="Times New Roman"/>
                <w:b/>
                <w:bCs/>
                <w:sz w:val="18"/>
              </w:rPr>
            </w:pPr>
            <w:r w:rsidRPr="00554CAE">
              <w:rPr>
                <w:rFonts w:ascii="Times New Roman" w:hint="eastAsia"/>
                <w:b/>
                <w:bCs/>
                <w:sz w:val="18"/>
              </w:rPr>
              <w:t>근저당권자</w:t>
            </w:r>
          </w:p>
        </w:tc>
      </w:tr>
      <w:tr w:rsidR="00FD0FBE" w:rsidRPr="00554CAE" w14:paraId="52B8D91D" w14:textId="77777777" w:rsidTr="0020725E">
        <w:trPr>
          <w:trHeight w:val="340"/>
          <w:jc w:val="center"/>
        </w:trPr>
        <w:tc>
          <w:tcPr>
            <w:tcW w:w="714" w:type="pct"/>
            <w:vMerge w:val="restart"/>
            <w:vAlign w:val="center"/>
          </w:tcPr>
          <w:p w14:paraId="325237B1" w14:textId="77777777" w:rsidR="00FD0FBE" w:rsidRPr="00F36339" w:rsidRDefault="00FD0FBE" w:rsidP="002364C4">
            <w:pPr>
              <w:pStyle w:val="afff6"/>
              <w:wordWrap/>
              <w:spacing w:line="240" w:lineRule="atLeast"/>
              <w:jc w:val="center"/>
              <w:rPr>
                <w:rFonts w:ascii="Times New Roman"/>
                <w:b/>
                <w:sz w:val="18"/>
              </w:rPr>
            </w:pPr>
            <w:r w:rsidRPr="00F36339">
              <w:rPr>
                <w:rFonts w:ascii="Times New Roman" w:hint="eastAsia"/>
                <w:b/>
                <w:sz w:val="18"/>
              </w:rPr>
              <w:t>매매목적물</w:t>
            </w:r>
            <w:r w:rsidRPr="00F36339">
              <w:rPr>
                <w:rFonts w:ascii="Times New Roman" w:hint="eastAsia"/>
                <w:b/>
                <w:sz w:val="18"/>
              </w:rPr>
              <w:t xml:space="preserve"> </w:t>
            </w:r>
            <w:r w:rsidRPr="00F36339">
              <w:rPr>
                <w:rFonts w:ascii="Times New Roman" w:hint="eastAsia"/>
                <w:b/>
                <w:sz w:val="18"/>
              </w:rPr>
              <w:t>전부</w:t>
            </w:r>
          </w:p>
        </w:tc>
        <w:tc>
          <w:tcPr>
            <w:tcW w:w="196" w:type="pct"/>
            <w:vAlign w:val="center"/>
          </w:tcPr>
          <w:p w14:paraId="172F5B5E"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w:t>
            </w:r>
          </w:p>
        </w:tc>
        <w:tc>
          <w:tcPr>
            <w:tcW w:w="818" w:type="pct"/>
            <w:vAlign w:val="center"/>
          </w:tcPr>
          <w:p w14:paraId="0ED0E55E"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7EFBEDCF"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sz w:val="18"/>
              </w:rPr>
              <w:t>2019. 5. 10.</w:t>
            </w:r>
          </w:p>
        </w:tc>
        <w:tc>
          <w:tcPr>
            <w:tcW w:w="818" w:type="pct"/>
            <w:vAlign w:val="center"/>
          </w:tcPr>
          <w:p w14:paraId="21DF13EA" w14:textId="77777777" w:rsidR="00FD0FBE" w:rsidRPr="00554CAE" w:rsidRDefault="00FD0FBE" w:rsidP="002364C4">
            <w:pPr>
              <w:pStyle w:val="afff6"/>
              <w:wordWrap/>
              <w:spacing w:line="240" w:lineRule="atLeast"/>
              <w:ind w:right="57"/>
              <w:jc w:val="right"/>
              <w:rPr>
                <w:rFonts w:ascii="Times New Roman"/>
                <w:sz w:val="18"/>
              </w:rPr>
            </w:pPr>
            <w:r w:rsidRPr="00554CAE">
              <w:rPr>
                <w:rFonts w:ascii="Times New Roman"/>
                <w:sz w:val="18"/>
              </w:rPr>
              <w:t>60,000,000,000</w:t>
            </w:r>
          </w:p>
        </w:tc>
        <w:tc>
          <w:tcPr>
            <w:tcW w:w="818" w:type="pct"/>
            <w:vAlign w:val="center"/>
          </w:tcPr>
          <w:p w14:paraId="060BB946"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0ACF6DED"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sz w:val="18"/>
              </w:rPr>
              <w:t>삼성생명보험㈜</w:t>
            </w:r>
          </w:p>
        </w:tc>
      </w:tr>
      <w:tr w:rsidR="00FD0FBE" w:rsidRPr="00554CAE" w14:paraId="0DBB5B77" w14:textId="77777777" w:rsidTr="0020725E">
        <w:trPr>
          <w:trHeight w:val="340"/>
          <w:jc w:val="center"/>
        </w:trPr>
        <w:tc>
          <w:tcPr>
            <w:tcW w:w="714" w:type="pct"/>
            <w:vMerge/>
            <w:vAlign w:val="center"/>
          </w:tcPr>
          <w:p w14:paraId="186E1A55" w14:textId="77777777" w:rsidR="00FD0FBE" w:rsidRPr="00F36339" w:rsidRDefault="00FD0FBE" w:rsidP="002364C4">
            <w:pPr>
              <w:pStyle w:val="afff6"/>
              <w:wordWrap/>
              <w:spacing w:line="240" w:lineRule="atLeast"/>
              <w:jc w:val="center"/>
              <w:rPr>
                <w:rFonts w:ascii="Times New Roman"/>
                <w:b/>
                <w:sz w:val="18"/>
              </w:rPr>
            </w:pPr>
          </w:p>
        </w:tc>
        <w:tc>
          <w:tcPr>
            <w:tcW w:w="196" w:type="pct"/>
            <w:vAlign w:val="center"/>
          </w:tcPr>
          <w:p w14:paraId="52F4FED4"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2</w:t>
            </w:r>
          </w:p>
        </w:tc>
        <w:tc>
          <w:tcPr>
            <w:tcW w:w="818" w:type="pct"/>
            <w:vAlign w:val="center"/>
          </w:tcPr>
          <w:p w14:paraId="1BE0DD97"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1CA1A3C7"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sz w:val="18"/>
              </w:rPr>
              <w:t>2019. 5. 10.</w:t>
            </w:r>
          </w:p>
        </w:tc>
        <w:tc>
          <w:tcPr>
            <w:tcW w:w="818" w:type="pct"/>
            <w:vAlign w:val="center"/>
          </w:tcPr>
          <w:p w14:paraId="0014CC6F" w14:textId="77777777" w:rsidR="00FD0FBE" w:rsidRPr="00554CAE" w:rsidRDefault="00FD0FBE" w:rsidP="002364C4">
            <w:pPr>
              <w:pStyle w:val="afff6"/>
              <w:wordWrap/>
              <w:spacing w:line="240" w:lineRule="atLeast"/>
              <w:ind w:right="57"/>
              <w:jc w:val="right"/>
              <w:rPr>
                <w:rFonts w:ascii="Times New Roman"/>
                <w:sz w:val="18"/>
              </w:rPr>
            </w:pPr>
            <w:r w:rsidRPr="00554CAE">
              <w:rPr>
                <w:rFonts w:ascii="Times New Roman" w:hint="eastAsia"/>
                <w:sz w:val="18"/>
              </w:rPr>
              <w:t>60,000,000,000</w:t>
            </w:r>
          </w:p>
        </w:tc>
        <w:tc>
          <w:tcPr>
            <w:tcW w:w="818" w:type="pct"/>
            <w:vAlign w:val="center"/>
          </w:tcPr>
          <w:p w14:paraId="38F36836"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6CF1A7B2"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sz w:val="18"/>
              </w:rPr>
              <w:t>㈜신한은행</w:t>
            </w:r>
          </w:p>
        </w:tc>
      </w:tr>
      <w:tr w:rsidR="00FD0FBE" w:rsidRPr="00554CAE" w14:paraId="7449F1A0" w14:textId="77777777" w:rsidTr="0020725E">
        <w:trPr>
          <w:trHeight w:val="340"/>
          <w:jc w:val="center"/>
        </w:trPr>
        <w:tc>
          <w:tcPr>
            <w:tcW w:w="714" w:type="pct"/>
            <w:vMerge/>
            <w:vAlign w:val="center"/>
          </w:tcPr>
          <w:p w14:paraId="67B0AB2F" w14:textId="77777777" w:rsidR="00FD0FBE" w:rsidRPr="00F36339" w:rsidRDefault="00FD0FBE" w:rsidP="002364C4">
            <w:pPr>
              <w:pStyle w:val="afff6"/>
              <w:wordWrap/>
              <w:spacing w:line="240" w:lineRule="atLeast"/>
              <w:jc w:val="center"/>
              <w:rPr>
                <w:rFonts w:ascii="Times New Roman"/>
                <w:b/>
                <w:sz w:val="18"/>
              </w:rPr>
            </w:pPr>
          </w:p>
        </w:tc>
        <w:tc>
          <w:tcPr>
            <w:tcW w:w="196" w:type="pct"/>
            <w:vAlign w:val="center"/>
          </w:tcPr>
          <w:p w14:paraId="7FA42ACC"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3</w:t>
            </w:r>
          </w:p>
        </w:tc>
        <w:tc>
          <w:tcPr>
            <w:tcW w:w="818" w:type="pct"/>
            <w:vAlign w:val="center"/>
          </w:tcPr>
          <w:p w14:paraId="580AD68F"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32D60EEE"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sz w:val="18"/>
              </w:rPr>
              <w:t>2019. 5. 10.</w:t>
            </w:r>
          </w:p>
        </w:tc>
        <w:tc>
          <w:tcPr>
            <w:tcW w:w="818" w:type="pct"/>
            <w:vAlign w:val="center"/>
          </w:tcPr>
          <w:p w14:paraId="59079847" w14:textId="77777777" w:rsidR="00FD0FBE" w:rsidRPr="00554CAE" w:rsidRDefault="00FD0FBE" w:rsidP="002364C4">
            <w:pPr>
              <w:pStyle w:val="afff6"/>
              <w:wordWrap/>
              <w:spacing w:line="240" w:lineRule="atLeast"/>
              <w:ind w:right="57"/>
              <w:jc w:val="right"/>
              <w:rPr>
                <w:rFonts w:ascii="Times New Roman"/>
                <w:sz w:val="18"/>
              </w:rPr>
            </w:pPr>
            <w:r w:rsidRPr="00554CAE">
              <w:rPr>
                <w:rFonts w:ascii="Times New Roman" w:hint="eastAsia"/>
                <w:sz w:val="18"/>
              </w:rPr>
              <w:t>18,000,000,000</w:t>
            </w:r>
          </w:p>
        </w:tc>
        <w:tc>
          <w:tcPr>
            <w:tcW w:w="818" w:type="pct"/>
            <w:vAlign w:val="center"/>
          </w:tcPr>
          <w:p w14:paraId="1369B124"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58BD6148"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sz w:val="18"/>
              </w:rPr>
              <w:t>㈜하나은행</w:t>
            </w:r>
          </w:p>
        </w:tc>
      </w:tr>
      <w:tr w:rsidR="00FD0FBE" w:rsidRPr="00554CAE" w14:paraId="208EB3EA" w14:textId="77777777" w:rsidTr="0020725E">
        <w:trPr>
          <w:trHeight w:val="340"/>
          <w:jc w:val="center"/>
        </w:trPr>
        <w:tc>
          <w:tcPr>
            <w:tcW w:w="714" w:type="pct"/>
            <w:vMerge/>
            <w:vAlign w:val="center"/>
          </w:tcPr>
          <w:p w14:paraId="53C78B99" w14:textId="77777777" w:rsidR="00FD0FBE" w:rsidRPr="00F36339" w:rsidRDefault="00FD0FBE" w:rsidP="002364C4">
            <w:pPr>
              <w:pStyle w:val="afff6"/>
              <w:wordWrap/>
              <w:spacing w:line="240" w:lineRule="atLeast"/>
              <w:jc w:val="center"/>
              <w:rPr>
                <w:rFonts w:ascii="Times New Roman"/>
                <w:b/>
                <w:sz w:val="18"/>
              </w:rPr>
            </w:pPr>
          </w:p>
        </w:tc>
        <w:tc>
          <w:tcPr>
            <w:tcW w:w="196" w:type="pct"/>
            <w:vAlign w:val="center"/>
          </w:tcPr>
          <w:p w14:paraId="29434BD1"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4</w:t>
            </w:r>
          </w:p>
        </w:tc>
        <w:tc>
          <w:tcPr>
            <w:tcW w:w="818" w:type="pct"/>
            <w:vAlign w:val="center"/>
          </w:tcPr>
          <w:p w14:paraId="15C06599"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11065BCD"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sz w:val="18"/>
              </w:rPr>
              <w:t xml:space="preserve">2019. </w:t>
            </w:r>
            <w:r w:rsidRPr="00554CAE">
              <w:rPr>
                <w:rFonts w:ascii="Times New Roman"/>
                <w:sz w:val="18"/>
              </w:rPr>
              <w:t>5. 10.</w:t>
            </w:r>
          </w:p>
        </w:tc>
        <w:tc>
          <w:tcPr>
            <w:tcW w:w="818" w:type="pct"/>
            <w:vAlign w:val="center"/>
          </w:tcPr>
          <w:p w14:paraId="3BFC8A4F" w14:textId="77777777" w:rsidR="00FD0FBE" w:rsidRPr="00554CAE" w:rsidRDefault="00FD0FBE" w:rsidP="002364C4">
            <w:pPr>
              <w:pStyle w:val="afff6"/>
              <w:wordWrap/>
              <w:spacing w:line="240" w:lineRule="atLeast"/>
              <w:ind w:right="57"/>
              <w:jc w:val="right"/>
              <w:rPr>
                <w:rFonts w:ascii="Times New Roman"/>
                <w:sz w:val="18"/>
              </w:rPr>
            </w:pPr>
            <w:r w:rsidRPr="00554CAE">
              <w:rPr>
                <w:rFonts w:ascii="Times New Roman" w:hint="eastAsia"/>
                <w:sz w:val="18"/>
              </w:rPr>
              <w:t>64,200,000,000</w:t>
            </w:r>
          </w:p>
        </w:tc>
        <w:tc>
          <w:tcPr>
            <w:tcW w:w="818" w:type="pct"/>
            <w:vAlign w:val="center"/>
          </w:tcPr>
          <w:p w14:paraId="6252D370"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1E864841"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sz w:val="18"/>
              </w:rPr>
              <w:t>㈜국민은행</w:t>
            </w:r>
          </w:p>
        </w:tc>
      </w:tr>
      <w:tr w:rsidR="00FD0FBE" w:rsidRPr="00554CAE" w14:paraId="4CCCCF83" w14:textId="77777777" w:rsidTr="0020725E">
        <w:trPr>
          <w:trHeight w:val="340"/>
          <w:jc w:val="center"/>
        </w:trPr>
        <w:tc>
          <w:tcPr>
            <w:tcW w:w="714" w:type="pct"/>
            <w:vMerge/>
            <w:vAlign w:val="center"/>
          </w:tcPr>
          <w:p w14:paraId="1D98EABB" w14:textId="77777777" w:rsidR="00FD0FBE" w:rsidRPr="00F36339" w:rsidRDefault="00FD0FBE" w:rsidP="002364C4">
            <w:pPr>
              <w:pStyle w:val="afff6"/>
              <w:wordWrap/>
              <w:spacing w:line="240" w:lineRule="atLeast"/>
              <w:jc w:val="center"/>
              <w:rPr>
                <w:rFonts w:ascii="Times New Roman"/>
                <w:b/>
                <w:sz w:val="18"/>
              </w:rPr>
            </w:pPr>
          </w:p>
        </w:tc>
        <w:tc>
          <w:tcPr>
            <w:tcW w:w="196" w:type="pct"/>
            <w:vAlign w:val="center"/>
          </w:tcPr>
          <w:p w14:paraId="0E71CFCB"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5</w:t>
            </w:r>
          </w:p>
        </w:tc>
        <w:tc>
          <w:tcPr>
            <w:tcW w:w="818" w:type="pct"/>
            <w:vAlign w:val="center"/>
          </w:tcPr>
          <w:p w14:paraId="3F3D59A4"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2FA4B994"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sz w:val="18"/>
              </w:rPr>
              <w:t xml:space="preserve">2020. </w:t>
            </w:r>
            <w:r w:rsidRPr="00554CAE">
              <w:rPr>
                <w:rFonts w:ascii="Times New Roman"/>
                <w:sz w:val="18"/>
              </w:rPr>
              <w:t>5. 12.</w:t>
            </w:r>
          </w:p>
        </w:tc>
        <w:tc>
          <w:tcPr>
            <w:tcW w:w="818" w:type="pct"/>
            <w:vAlign w:val="center"/>
          </w:tcPr>
          <w:p w14:paraId="5D7023CD" w14:textId="77777777" w:rsidR="00FD0FBE" w:rsidRPr="00554CAE" w:rsidRDefault="00FD0FBE" w:rsidP="002364C4">
            <w:pPr>
              <w:pStyle w:val="afff6"/>
              <w:wordWrap/>
              <w:spacing w:line="240" w:lineRule="atLeast"/>
              <w:ind w:right="57"/>
              <w:jc w:val="right"/>
              <w:rPr>
                <w:rFonts w:ascii="Times New Roman"/>
                <w:sz w:val="18"/>
              </w:rPr>
            </w:pPr>
            <w:r w:rsidRPr="00554CAE">
              <w:rPr>
                <w:rFonts w:ascii="Times New Roman" w:hint="eastAsia"/>
                <w:sz w:val="18"/>
              </w:rPr>
              <w:t>24,000,000,000</w:t>
            </w:r>
          </w:p>
        </w:tc>
        <w:tc>
          <w:tcPr>
            <w:tcW w:w="818" w:type="pct"/>
            <w:vAlign w:val="center"/>
          </w:tcPr>
          <w:p w14:paraId="321A62CA"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394CA7C4"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sz w:val="18"/>
              </w:rPr>
              <w:t>중소기업은행</w:t>
            </w:r>
          </w:p>
        </w:tc>
      </w:tr>
      <w:tr w:rsidR="00FD0FBE" w:rsidRPr="00554CAE" w14:paraId="24B482BD" w14:textId="77777777" w:rsidTr="0020725E">
        <w:trPr>
          <w:trHeight w:val="340"/>
          <w:jc w:val="center"/>
        </w:trPr>
        <w:tc>
          <w:tcPr>
            <w:tcW w:w="714" w:type="pct"/>
            <w:vMerge/>
            <w:vAlign w:val="center"/>
          </w:tcPr>
          <w:p w14:paraId="6841AF1A" w14:textId="77777777" w:rsidR="00FD0FBE" w:rsidRPr="00F36339" w:rsidRDefault="00FD0FBE" w:rsidP="002364C4">
            <w:pPr>
              <w:pStyle w:val="afff6"/>
              <w:wordWrap/>
              <w:spacing w:line="240" w:lineRule="atLeast"/>
              <w:jc w:val="center"/>
              <w:rPr>
                <w:rFonts w:ascii="Times New Roman"/>
                <w:b/>
                <w:color w:val="auto"/>
                <w:sz w:val="18"/>
              </w:rPr>
            </w:pPr>
          </w:p>
        </w:tc>
        <w:tc>
          <w:tcPr>
            <w:tcW w:w="196" w:type="pct"/>
            <w:vAlign w:val="center"/>
          </w:tcPr>
          <w:p w14:paraId="3AE76278"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6</w:t>
            </w:r>
          </w:p>
        </w:tc>
        <w:tc>
          <w:tcPr>
            <w:tcW w:w="818" w:type="pct"/>
            <w:vAlign w:val="center"/>
          </w:tcPr>
          <w:p w14:paraId="59B97041"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3A146593"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w:t>
            </w:r>
            <w:r w:rsidRPr="00554CAE">
              <w:rPr>
                <w:rFonts w:ascii="Times New Roman"/>
                <w:color w:val="auto"/>
                <w:sz w:val="18"/>
              </w:rPr>
              <w:t>8. 18.</w:t>
            </w:r>
          </w:p>
        </w:tc>
        <w:tc>
          <w:tcPr>
            <w:tcW w:w="818" w:type="pct"/>
            <w:vAlign w:val="center"/>
          </w:tcPr>
          <w:p w14:paraId="3B898AD3"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60,000,000,000</w:t>
            </w:r>
          </w:p>
        </w:tc>
        <w:tc>
          <w:tcPr>
            <w:tcW w:w="818" w:type="pct"/>
            <w:vAlign w:val="center"/>
          </w:tcPr>
          <w:p w14:paraId="269F9300"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52D73261"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삼성생명보험㈜</w:t>
            </w:r>
          </w:p>
        </w:tc>
      </w:tr>
      <w:tr w:rsidR="00FD0FBE" w:rsidRPr="00554CAE" w14:paraId="30807DE7" w14:textId="77777777" w:rsidTr="0020725E">
        <w:trPr>
          <w:trHeight w:val="340"/>
          <w:jc w:val="center"/>
        </w:trPr>
        <w:tc>
          <w:tcPr>
            <w:tcW w:w="714" w:type="pct"/>
            <w:vMerge/>
            <w:vAlign w:val="center"/>
          </w:tcPr>
          <w:p w14:paraId="3C085BC9" w14:textId="77777777" w:rsidR="00FD0FBE" w:rsidRPr="00F36339" w:rsidRDefault="00FD0FBE" w:rsidP="002364C4">
            <w:pPr>
              <w:pStyle w:val="afff6"/>
              <w:wordWrap/>
              <w:spacing w:line="240" w:lineRule="atLeast"/>
              <w:jc w:val="center"/>
              <w:rPr>
                <w:rFonts w:ascii="Times New Roman"/>
                <w:b/>
                <w:color w:val="auto"/>
                <w:sz w:val="18"/>
              </w:rPr>
            </w:pPr>
          </w:p>
        </w:tc>
        <w:tc>
          <w:tcPr>
            <w:tcW w:w="196" w:type="pct"/>
            <w:vAlign w:val="center"/>
          </w:tcPr>
          <w:p w14:paraId="27B600AB"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7</w:t>
            </w:r>
          </w:p>
        </w:tc>
        <w:tc>
          <w:tcPr>
            <w:tcW w:w="818" w:type="pct"/>
            <w:vAlign w:val="center"/>
          </w:tcPr>
          <w:p w14:paraId="0C446103"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364A6F1B"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w:t>
            </w:r>
            <w:r w:rsidRPr="00554CAE">
              <w:rPr>
                <w:rFonts w:ascii="Times New Roman"/>
                <w:color w:val="auto"/>
                <w:sz w:val="18"/>
              </w:rPr>
              <w:t>8. 18.</w:t>
            </w:r>
          </w:p>
        </w:tc>
        <w:tc>
          <w:tcPr>
            <w:tcW w:w="818" w:type="pct"/>
            <w:vAlign w:val="center"/>
          </w:tcPr>
          <w:p w14:paraId="60952F6E"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60,000,000,000</w:t>
            </w:r>
          </w:p>
        </w:tc>
        <w:tc>
          <w:tcPr>
            <w:tcW w:w="818" w:type="pct"/>
            <w:vAlign w:val="center"/>
          </w:tcPr>
          <w:p w14:paraId="564979E2"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5BD5B4A8"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㈜신한은행</w:t>
            </w:r>
          </w:p>
        </w:tc>
      </w:tr>
      <w:tr w:rsidR="00FD0FBE" w:rsidRPr="00554CAE" w14:paraId="20F97386" w14:textId="77777777" w:rsidTr="0020725E">
        <w:trPr>
          <w:trHeight w:val="340"/>
          <w:jc w:val="center"/>
        </w:trPr>
        <w:tc>
          <w:tcPr>
            <w:tcW w:w="714" w:type="pct"/>
            <w:vMerge/>
            <w:vAlign w:val="center"/>
          </w:tcPr>
          <w:p w14:paraId="4C6ADDD6" w14:textId="77777777" w:rsidR="00FD0FBE" w:rsidRPr="00F36339" w:rsidRDefault="00FD0FBE" w:rsidP="002364C4">
            <w:pPr>
              <w:pStyle w:val="afff6"/>
              <w:wordWrap/>
              <w:spacing w:line="240" w:lineRule="atLeast"/>
              <w:jc w:val="center"/>
              <w:rPr>
                <w:rFonts w:ascii="Times New Roman"/>
                <w:b/>
                <w:color w:val="auto"/>
                <w:sz w:val="18"/>
              </w:rPr>
            </w:pPr>
          </w:p>
        </w:tc>
        <w:tc>
          <w:tcPr>
            <w:tcW w:w="196" w:type="pct"/>
            <w:vAlign w:val="center"/>
          </w:tcPr>
          <w:p w14:paraId="3ACD2931"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8</w:t>
            </w:r>
          </w:p>
        </w:tc>
        <w:tc>
          <w:tcPr>
            <w:tcW w:w="818" w:type="pct"/>
            <w:vAlign w:val="center"/>
          </w:tcPr>
          <w:p w14:paraId="6BB21D75"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2B20F77C"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2021. 8. </w:t>
            </w:r>
            <w:r w:rsidRPr="00554CAE">
              <w:rPr>
                <w:rFonts w:ascii="Times New Roman"/>
                <w:color w:val="auto"/>
                <w:sz w:val="18"/>
              </w:rPr>
              <w:t>18.</w:t>
            </w:r>
          </w:p>
        </w:tc>
        <w:tc>
          <w:tcPr>
            <w:tcW w:w="818" w:type="pct"/>
            <w:vAlign w:val="center"/>
          </w:tcPr>
          <w:p w14:paraId="2AC30BC4"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18,000,000,000</w:t>
            </w:r>
          </w:p>
        </w:tc>
        <w:tc>
          <w:tcPr>
            <w:tcW w:w="818" w:type="pct"/>
            <w:vAlign w:val="center"/>
          </w:tcPr>
          <w:p w14:paraId="17A72F21"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03C7BF10"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㈜하나은행</w:t>
            </w:r>
          </w:p>
        </w:tc>
      </w:tr>
      <w:tr w:rsidR="00FD0FBE" w:rsidRPr="00554CAE" w14:paraId="3515589E" w14:textId="77777777" w:rsidTr="0020725E">
        <w:trPr>
          <w:trHeight w:val="340"/>
          <w:jc w:val="center"/>
        </w:trPr>
        <w:tc>
          <w:tcPr>
            <w:tcW w:w="714" w:type="pct"/>
            <w:vMerge/>
            <w:vAlign w:val="center"/>
          </w:tcPr>
          <w:p w14:paraId="1CD1A3B0" w14:textId="77777777" w:rsidR="00FD0FBE" w:rsidRPr="00F36339" w:rsidRDefault="00FD0FBE" w:rsidP="002364C4">
            <w:pPr>
              <w:pStyle w:val="afff6"/>
              <w:wordWrap/>
              <w:spacing w:line="240" w:lineRule="atLeast"/>
              <w:jc w:val="center"/>
              <w:rPr>
                <w:rFonts w:ascii="Times New Roman"/>
                <w:b/>
                <w:color w:val="auto"/>
                <w:sz w:val="18"/>
              </w:rPr>
            </w:pPr>
          </w:p>
        </w:tc>
        <w:tc>
          <w:tcPr>
            <w:tcW w:w="196" w:type="pct"/>
            <w:vAlign w:val="center"/>
          </w:tcPr>
          <w:p w14:paraId="31815FC5"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9</w:t>
            </w:r>
          </w:p>
        </w:tc>
        <w:tc>
          <w:tcPr>
            <w:tcW w:w="818" w:type="pct"/>
            <w:vAlign w:val="center"/>
          </w:tcPr>
          <w:p w14:paraId="4B43D152"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03C21EF2"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2021. 8. </w:t>
            </w:r>
            <w:r w:rsidRPr="00554CAE">
              <w:rPr>
                <w:rFonts w:ascii="Times New Roman"/>
                <w:color w:val="auto"/>
                <w:sz w:val="18"/>
              </w:rPr>
              <w:t>18.</w:t>
            </w:r>
          </w:p>
        </w:tc>
        <w:tc>
          <w:tcPr>
            <w:tcW w:w="818" w:type="pct"/>
            <w:vAlign w:val="center"/>
          </w:tcPr>
          <w:p w14:paraId="4929C975"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64,200,000,000</w:t>
            </w:r>
          </w:p>
        </w:tc>
        <w:tc>
          <w:tcPr>
            <w:tcW w:w="818" w:type="pct"/>
            <w:vAlign w:val="center"/>
          </w:tcPr>
          <w:p w14:paraId="63227966"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3C982D79"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㈜국민은행</w:t>
            </w:r>
          </w:p>
        </w:tc>
      </w:tr>
      <w:tr w:rsidR="00FD0FBE" w:rsidRPr="00554CAE" w14:paraId="3C9CAB90" w14:textId="77777777" w:rsidTr="0020725E">
        <w:trPr>
          <w:trHeight w:val="340"/>
          <w:jc w:val="center"/>
        </w:trPr>
        <w:tc>
          <w:tcPr>
            <w:tcW w:w="714" w:type="pct"/>
            <w:vMerge/>
            <w:vAlign w:val="center"/>
          </w:tcPr>
          <w:p w14:paraId="0EF58130" w14:textId="77777777" w:rsidR="00FD0FBE" w:rsidRPr="00F36339" w:rsidRDefault="00FD0FBE" w:rsidP="002364C4">
            <w:pPr>
              <w:pStyle w:val="afff6"/>
              <w:wordWrap/>
              <w:spacing w:line="240" w:lineRule="atLeast"/>
              <w:jc w:val="center"/>
              <w:rPr>
                <w:rFonts w:ascii="Times New Roman"/>
                <w:b/>
                <w:color w:val="auto"/>
                <w:sz w:val="18"/>
              </w:rPr>
            </w:pPr>
          </w:p>
        </w:tc>
        <w:tc>
          <w:tcPr>
            <w:tcW w:w="196" w:type="pct"/>
            <w:vAlign w:val="center"/>
          </w:tcPr>
          <w:p w14:paraId="7B69D577"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10</w:t>
            </w:r>
          </w:p>
        </w:tc>
        <w:tc>
          <w:tcPr>
            <w:tcW w:w="818" w:type="pct"/>
            <w:vAlign w:val="center"/>
          </w:tcPr>
          <w:p w14:paraId="262F3DED"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vAlign w:val="center"/>
          </w:tcPr>
          <w:p w14:paraId="7D678523"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2021. 8. </w:t>
            </w:r>
            <w:r w:rsidRPr="00554CAE">
              <w:rPr>
                <w:rFonts w:ascii="Times New Roman"/>
                <w:color w:val="auto"/>
                <w:sz w:val="18"/>
              </w:rPr>
              <w:t>18.</w:t>
            </w:r>
          </w:p>
        </w:tc>
        <w:tc>
          <w:tcPr>
            <w:tcW w:w="818" w:type="pct"/>
            <w:vAlign w:val="center"/>
          </w:tcPr>
          <w:p w14:paraId="076B79F8"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24,000,000,000</w:t>
            </w:r>
          </w:p>
        </w:tc>
        <w:tc>
          <w:tcPr>
            <w:tcW w:w="818" w:type="pct"/>
            <w:vAlign w:val="center"/>
          </w:tcPr>
          <w:p w14:paraId="4132C216"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vAlign w:val="center"/>
          </w:tcPr>
          <w:p w14:paraId="534C9929"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중소기업은행</w:t>
            </w:r>
          </w:p>
        </w:tc>
      </w:tr>
      <w:tr w:rsidR="00FD0FBE" w:rsidRPr="00554CAE" w14:paraId="0B9DE64E" w14:textId="77777777" w:rsidTr="0020725E">
        <w:trPr>
          <w:trHeight w:val="340"/>
          <w:jc w:val="center"/>
        </w:trPr>
        <w:tc>
          <w:tcPr>
            <w:tcW w:w="714" w:type="pct"/>
            <w:vMerge/>
            <w:vAlign w:val="center"/>
          </w:tcPr>
          <w:p w14:paraId="616E7BD7" w14:textId="77777777" w:rsidR="00FD0FBE" w:rsidRPr="00F36339" w:rsidRDefault="00FD0FBE" w:rsidP="002364C4">
            <w:pPr>
              <w:pStyle w:val="afff6"/>
              <w:wordWrap/>
              <w:spacing w:line="240" w:lineRule="atLeast"/>
              <w:jc w:val="center"/>
              <w:rPr>
                <w:rFonts w:ascii="Times New Roman"/>
                <w:b/>
                <w:color w:val="auto"/>
                <w:sz w:val="18"/>
              </w:rPr>
            </w:pPr>
          </w:p>
        </w:tc>
        <w:tc>
          <w:tcPr>
            <w:tcW w:w="1832" w:type="pct"/>
            <w:gridSpan w:val="3"/>
            <w:shd w:val="clear" w:color="auto" w:fill="F2F2F2" w:themeFill="background1" w:themeFillShade="F2"/>
            <w:vAlign w:val="center"/>
          </w:tcPr>
          <w:p w14:paraId="6691E0B6" w14:textId="77777777" w:rsidR="00FD0FBE" w:rsidRPr="00013591" w:rsidRDefault="00FD0FBE" w:rsidP="002364C4">
            <w:pPr>
              <w:pStyle w:val="afff6"/>
              <w:wordWrap/>
              <w:spacing w:line="240" w:lineRule="atLeast"/>
              <w:jc w:val="center"/>
              <w:rPr>
                <w:rFonts w:ascii="Times New Roman"/>
                <w:b/>
                <w:color w:val="auto"/>
                <w:sz w:val="18"/>
              </w:rPr>
            </w:pPr>
            <w:r w:rsidRPr="00013591">
              <w:rPr>
                <w:rFonts w:ascii="Times New Roman" w:hint="eastAsia"/>
                <w:b/>
                <w:color w:val="auto"/>
                <w:sz w:val="18"/>
              </w:rPr>
              <w:t>소</w:t>
            </w:r>
            <w:r w:rsidRPr="00013591">
              <w:rPr>
                <w:rFonts w:ascii="Times New Roman" w:hint="eastAsia"/>
                <w:b/>
                <w:color w:val="auto"/>
                <w:sz w:val="18"/>
              </w:rPr>
              <w:t xml:space="preserve"> </w:t>
            </w:r>
            <w:r w:rsidRPr="00013591">
              <w:rPr>
                <w:rFonts w:ascii="Times New Roman" w:hint="eastAsia"/>
                <w:b/>
                <w:color w:val="auto"/>
                <w:sz w:val="18"/>
              </w:rPr>
              <w:t>계</w:t>
            </w:r>
          </w:p>
        </w:tc>
        <w:tc>
          <w:tcPr>
            <w:tcW w:w="818" w:type="pct"/>
            <w:shd w:val="clear" w:color="auto" w:fill="F2F2F2" w:themeFill="background1" w:themeFillShade="F2"/>
            <w:vAlign w:val="center"/>
          </w:tcPr>
          <w:p w14:paraId="05669EC1" w14:textId="77777777" w:rsidR="00FD0FBE" w:rsidRPr="00013591" w:rsidRDefault="00FD0FBE" w:rsidP="002364C4">
            <w:pPr>
              <w:pStyle w:val="afff6"/>
              <w:wordWrap/>
              <w:spacing w:line="240" w:lineRule="atLeast"/>
              <w:ind w:right="57"/>
              <w:jc w:val="right"/>
              <w:rPr>
                <w:rFonts w:ascii="Times New Roman"/>
                <w:b/>
                <w:color w:val="auto"/>
                <w:sz w:val="18"/>
              </w:rPr>
            </w:pPr>
            <w:r w:rsidRPr="00013591">
              <w:rPr>
                <w:rFonts w:ascii="Times New Roman" w:hint="eastAsia"/>
                <w:b/>
                <w:color w:val="auto"/>
                <w:sz w:val="18"/>
              </w:rPr>
              <w:t>452,400,000,000</w:t>
            </w:r>
          </w:p>
        </w:tc>
        <w:tc>
          <w:tcPr>
            <w:tcW w:w="1636" w:type="pct"/>
            <w:gridSpan w:val="2"/>
            <w:shd w:val="clear" w:color="auto" w:fill="F2F2F2" w:themeFill="background1" w:themeFillShade="F2"/>
            <w:vAlign w:val="center"/>
          </w:tcPr>
          <w:p w14:paraId="4CE51686" w14:textId="77777777" w:rsidR="00FD0FBE" w:rsidRPr="00013591" w:rsidRDefault="00FD0FBE" w:rsidP="002364C4">
            <w:pPr>
              <w:pStyle w:val="afff6"/>
              <w:wordWrap/>
              <w:spacing w:line="240" w:lineRule="atLeast"/>
              <w:jc w:val="center"/>
              <w:rPr>
                <w:rFonts w:ascii="Times New Roman"/>
                <w:b/>
                <w:color w:val="auto"/>
                <w:sz w:val="18"/>
              </w:rPr>
            </w:pPr>
          </w:p>
        </w:tc>
      </w:tr>
      <w:tr w:rsidR="00FD0FBE" w:rsidRPr="00554CAE" w14:paraId="6B0B3AD9" w14:textId="77777777" w:rsidTr="0020725E">
        <w:trPr>
          <w:trHeight w:val="340"/>
          <w:jc w:val="center"/>
        </w:trPr>
        <w:tc>
          <w:tcPr>
            <w:tcW w:w="714" w:type="pct"/>
            <w:vMerge w:val="restart"/>
            <w:shd w:val="clear" w:color="auto" w:fill="auto"/>
            <w:vAlign w:val="center"/>
          </w:tcPr>
          <w:p w14:paraId="4398E6B9" w14:textId="77777777" w:rsidR="00FD0FBE" w:rsidRPr="00F36339" w:rsidRDefault="00FD0FBE" w:rsidP="002364C4">
            <w:pPr>
              <w:pStyle w:val="afff6"/>
              <w:wordWrap/>
              <w:spacing w:line="240" w:lineRule="atLeast"/>
              <w:jc w:val="center"/>
              <w:rPr>
                <w:rFonts w:ascii="Times New Roman"/>
                <w:b/>
                <w:color w:val="auto"/>
                <w:sz w:val="18"/>
              </w:rPr>
            </w:pPr>
            <w:r w:rsidRPr="00F36339">
              <w:rPr>
                <w:rFonts w:ascii="Times New Roman" w:hint="eastAsia"/>
                <w:b/>
                <w:color w:val="auto"/>
                <w:sz w:val="18"/>
              </w:rPr>
              <w:t>2</w:t>
            </w:r>
            <w:r w:rsidRPr="00F36339">
              <w:rPr>
                <w:rFonts w:ascii="Times New Roman"/>
                <w:b/>
                <w:color w:val="auto"/>
                <w:sz w:val="18"/>
              </w:rPr>
              <w:t>01</w:t>
            </w:r>
            <w:r w:rsidRPr="00F36339">
              <w:rPr>
                <w:rFonts w:ascii="Times New Roman" w:hint="eastAsia"/>
                <w:b/>
                <w:color w:val="auto"/>
                <w:sz w:val="18"/>
              </w:rPr>
              <w:t>호</w:t>
            </w:r>
            <w:r w:rsidRPr="00F36339">
              <w:rPr>
                <w:rFonts w:ascii="Times New Roman" w:hint="eastAsia"/>
                <w:b/>
                <w:color w:val="auto"/>
                <w:sz w:val="18"/>
              </w:rPr>
              <w:t xml:space="preserve"> </w:t>
            </w:r>
            <w:r w:rsidRPr="00F36339">
              <w:rPr>
                <w:rFonts w:ascii="Times New Roman"/>
                <w:b/>
                <w:color w:val="auto"/>
                <w:sz w:val="18"/>
              </w:rPr>
              <w:t>~ 501</w:t>
            </w:r>
            <w:r w:rsidRPr="00F36339">
              <w:rPr>
                <w:rFonts w:ascii="Times New Roman" w:hint="eastAsia"/>
                <w:b/>
                <w:color w:val="auto"/>
                <w:sz w:val="18"/>
              </w:rPr>
              <w:t>호</w:t>
            </w:r>
          </w:p>
        </w:tc>
        <w:tc>
          <w:tcPr>
            <w:tcW w:w="196" w:type="pct"/>
            <w:vAlign w:val="center"/>
          </w:tcPr>
          <w:p w14:paraId="5BD81D60"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w:t>
            </w:r>
            <w:r>
              <w:rPr>
                <w:rFonts w:ascii="Times New Roman"/>
                <w:sz w:val="18"/>
              </w:rPr>
              <w:t>1</w:t>
            </w:r>
          </w:p>
        </w:tc>
        <w:tc>
          <w:tcPr>
            <w:tcW w:w="818" w:type="pct"/>
            <w:shd w:val="clear" w:color="auto" w:fill="auto"/>
            <w:vAlign w:val="center"/>
          </w:tcPr>
          <w:p w14:paraId="0CEBC15F"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shd w:val="clear" w:color="auto" w:fill="auto"/>
            <w:vAlign w:val="center"/>
          </w:tcPr>
          <w:p w14:paraId="4B6616A7"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w:t>
            </w:r>
            <w:r w:rsidRPr="00554CAE">
              <w:rPr>
                <w:rFonts w:ascii="Times New Roman"/>
                <w:color w:val="auto"/>
                <w:sz w:val="18"/>
              </w:rPr>
              <w:t>6. 16.</w:t>
            </w:r>
          </w:p>
        </w:tc>
        <w:tc>
          <w:tcPr>
            <w:tcW w:w="818" w:type="pct"/>
            <w:shd w:val="clear" w:color="auto" w:fill="auto"/>
            <w:vAlign w:val="center"/>
          </w:tcPr>
          <w:p w14:paraId="267FE6E7"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2,341,143,600</w:t>
            </w:r>
          </w:p>
        </w:tc>
        <w:tc>
          <w:tcPr>
            <w:tcW w:w="818" w:type="pct"/>
            <w:shd w:val="clear" w:color="auto" w:fill="auto"/>
            <w:vAlign w:val="center"/>
          </w:tcPr>
          <w:p w14:paraId="13C9E46B"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shd w:val="clear" w:color="auto" w:fill="auto"/>
            <w:vAlign w:val="center"/>
          </w:tcPr>
          <w:p w14:paraId="434C8EB3"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w:t>
            </w:r>
            <w:proofErr w:type="spellStart"/>
            <w:r w:rsidRPr="00554CAE">
              <w:rPr>
                <w:rFonts w:ascii="Times New Roman" w:hint="eastAsia"/>
                <w:color w:val="auto"/>
                <w:sz w:val="18"/>
              </w:rPr>
              <w:t>웅진씽크빅</w:t>
            </w:r>
            <w:proofErr w:type="spellEnd"/>
          </w:p>
        </w:tc>
      </w:tr>
      <w:tr w:rsidR="00FD0FBE" w:rsidRPr="00554CAE" w14:paraId="2DF9D5D5" w14:textId="77777777" w:rsidTr="0020725E">
        <w:trPr>
          <w:trHeight w:val="340"/>
          <w:jc w:val="center"/>
        </w:trPr>
        <w:tc>
          <w:tcPr>
            <w:tcW w:w="714" w:type="pct"/>
            <w:vMerge/>
            <w:shd w:val="clear" w:color="auto" w:fill="auto"/>
            <w:vAlign w:val="center"/>
          </w:tcPr>
          <w:p w14:paraId="28DD7E29" w14:textId="77777777" w:rsidR="00FD0FBE" w:rsidRPr="00F36339" w:rsidRDefault="00FD0FBE" w:rsidP="002364C4">
            <w:pPr>
              <w:pStyle w:val="afff6"/>
              <w:wordWrap/>
              <w:spacing w:line="240" w:lineRule="atLeast"/>
              <w:jc w:val="center"/>
              <w:rPr>
                <w:rFonts w:ascii="Times New Roman"/>
                <w:b/>
                <w:color w:val="auto"/>
                <w:sz w:val="18"/>
              </w:rPr>
            </w:pPr>
          </w:p>
        </w:tc>
        <w:tc>
          <w:tcPr>
            <w:tcW w:w="196" w:type="pct"/>
            <w:vAlign w:val="center"/>
          </w:tcPr>
          <w:p w14:paraId="543DB0F4"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12</w:t>
            </w:r>
          </w:p>
        </w:tc>
        <w:tc>
          <w:tcPr>
            <w:tcW w:w="818" w:type="pct"/>
            <w:shd w:val="clear" w:color="auto" w:fill="auto"/>
            <w:vAlign w:val="center"/>
          </w:tcPr>
          <w:p w14:paraId="5DBA541C"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shd w:val="clear" w:color="auto" w:fill="auto"/>
            <w:vAlign w:val="center"/>
          </w:tcPr>
          <w:p w14:paraId="50399D59"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2021. 8. </w:t>
            </w:r>
            <w:r w:rsidRPr="00554CAE">
              <w:rPr>
                <w:rFonts w:ascii="Times New Roman"/>
                <w:color w:val="auto"/>
                <w:sz w:val="18"/>
              </w:rPr>
              <w:t>18.</w:t>
            </w:r>
          </w:p>
        </w:tc>
        <w:tc>
          <w:tcPr>
            <w:tcW w:w="818" w:type="pct"/>
            <w:shd w:val="clear" w:color="auto" w:fill="auto"/>
            <w:vAlign w:val="center"/>
          </w:tcPr>
          <w:p w14:paraId="4D563DBE"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2,341,143,600</w:t>
            </w:r>
          </w:p>
        </w:tc>
        <w:tc>
          <w:tcPr>
            <w:tcW w:w="818" w:type="pct"/>
            <w:shd w:val="clear" w:color="auto" w:fill="auto"/>
            <w:vAlign w:val="center"/>
          </w:tcPr>
          <w:p w14:paraId="008B76C6"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shd w:val="clear" w:color="auto" w:fill="auto"/>
            <w:vAlign w:val="center"/>
          </w:tcPr>
          <w:p w14:paraId="015827C1"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w:t>
            </w:r>
            <w:proofErr w:type="spellStart"/>
            <w:r w:rsidRPr="00554CAE">
              <w:rPr>
                <w:rFonts w:ascii="Times New Roman" w:hint="eastAsia"/>
                <w:color w:val="auto"/>
                <w:sz w:val="18"/>
              </w:rPr>
              <w:t>웅진씽크빅</w:t>
            </w:r>
            <w:proofErr w:type="spellEnd"/>
          </w:p>
        </w:tc>
      </w:tr>
      <w:tr w:rsidR="00FD0FBE" w:rsidRPr="00554CAE" w14:paraId="21BA5AC9" w14:textId="77777777" w:rsidTr="0020725E">
        <w:trPr>
          <w:trHeight w:val="340"/>
          <w:jc w:val="center"/>
        </w:trPr>
        <w:tc>
          <w:tcPr>
            <w:tcW w:w="714" w:type="pct"/>
            <w:vMerge/>
            <w:shd w:val="clear" w:color="auto" w:fill="auto"/>
            <w:vAlign w:val="center"/>
          </w:tcPr>
          <w:p w14:paraId="648D0CA0" w14:textId="77777777" w:rsidR="00FD0FBE" w:rsidRPr="00F36339" w:rsidRDefault="00FD0FBE" w:rsidP="002364C4">
            <w:pPr>
              <w:pStyle w:val="afff6"/>
              <w:wordWrap/>
              <w:spacing w:line="240" w:lineRule="atLeast"/>
              <w:jc w:val="center"/>
              <w:rPr>
                <w:rFonts w:ascii="Times New Roman"/>
                <w:b/>
                <w:color w:val="auto"/>
                <w:sz w:val="18"/>
              </w:rPr>
            </w:pPr>
          </w:p>
        </w:tc>
        <w:tc>
          <w:tcPr>
            <w:tcW w:w="1832" w:type="pct"/>
            <w:gridSpan w:val="3"/>
            <w:shd w:val="clear" w:color="auto" w:fill="F2F2F2" w:themeFill="background1" w:themeFillShade="F2"/>
            <w:vAlign w:val="center"/>
          </w:tcPr>
          <w:p w14:paraId="122A492E" w14:textId="77777777" w:rsidR="00FD0FBE" w:rsidRPr="00013591" w:rsidRDefault="00FD0FBE" w:rsidP="002364C4">
            <w:pPr>
              <w:pStyle w:val="afff6"/>
              <w:wordWrap/>
              <w:spacing w:line="240" w:lineRule="atLeast"/>
              <w:jc w:val="center"/>
              <w:rPr>
                <w:rFonts w:ascii="Times New Roman"/>
                <w:b/>
                <w:color w:val="auto"/>
                <w:sz w:val="18"/>
              </w:rPr>
            </w:pPr>
            <w:r w:rsidRPr="00013591">
              <w:rPr>
                <w:rFonts w:ascii="Times New Roman" w:hint="eastAsia"/>
                <w:b/>
                <w:color w:val="auto"/>
                <w:sz w:val="18"/>
              </w:rPr>
              <w:t>소</w:t>
            </w:r>
            <w:r w:rsidRPr="00013591">
              <w:rPr>
                <w:rFonts w:ascii="Times New Roman" w:hint="eastAsia"/>
                <w:b/>
                <w:color w:val="auto"/>
                <w:sz w:val="18"/>
              </w:rPr>
              <w:t xml:space="preserve"> </w:t>
            </w:r>
            <w:r w:rsidRPr="00013591">
              <w:rPr>
                <w:rFonts w:ascii="Times New Roman" w:hint="eastAsia"/>
                <w:b/>
                <w:color w:val="auto"/>
                <w:sz w:val="18"/>
              </w:rPr>
              <w:t>계</w:t>
            </w:r>
          </w:p>
        </w:tc>
        <w:tc>
          <w:tcPr>
            <w:tcW w:w="818" w:type="pct"/>
            <w:shd w:val="clear" w:color="auto" w:fill="F2F2F2" w:themeFill="background1" w:themeFillShade="F2"/>
            <w:vAlign w:val="center"/>
          </w:tcPr>
          <w:p w14:paraId="7B462CD8" w14:textId="77777777" w:rsidR="00FD0FBE" w:rsidRPr="00013591" w:rsidRDefault="00FD0FBE" w:rsidP="002364C4">
            <w:pPr>
              <w:pStyle w:val="afff6"/>
              <w:wordWrap/>
              <w:spacing w:line="240" w:lineRule="atLeast"/>
              <w:ind w:right="57"/>
              <w:jc w:val="right"/>
              <w:rPr>
                <w:rFonts w:ascii="Times New Roman"/>
                <w:b/>
                <w:color w:val="auto"/>
                <w:sz w:val="18"/>
              </w:rPr>
            </w:pPr>
            <w:r w:rsidRPr="00013591">
              <w:rPr>
                <w:rFonts w:ascii="Times New Roman" w:hint="eastAsia"/>
                <w:b/>
                <w:color w:val="auto"/>
                <w:sz w:val="18"/>
              </w:rPr>
              <w:t>4,682,287,200</w:t>
            </w:r>
          </w:p>
        </w:tc>
        <w:tc>
          <w:tcPr>
            <w:tcW w:w="1636" w:type="pct"/>
            <w:gridSpan w:val="2"/>
            <w:shd w:val="clear" w:color="auto" w:fill="F2F2F2" w:themeFill="background1" w:themeFillShade="F2"/>
            <w:vAlign w:val="center"/>
          </w:tcPr>
          <w:p w14:paraId="4E335114" w14:textId="77777777" w:rsidR="00FD0FBE" w:rsidRPr="00013591" w:rsidRDefault="00FD0FBE" w:rsidP="002364C4">
            <w:pPr>
              <w:pStyle w:val="afff6"/>
              <w:wordWrap/>
              <w:spacing w:line="240" w:lineRule="atLeast"/>
              <w:jc w:val="center"/>
              <w:rPr>
                <w:rFonts w:ascii="Times New Roman"/>
                <w:b/>
                <w:color w:val="auto"/>
                <w:sz w:val="18"/>
              </w:rPr>
            </w:pPr>
          </w:p>
        </w:tc>
      </w:tr>
      <w:tr w:rsidR="00FD0FBE" w:rsidRPr="00554CAE" w14:paraId="37E5438D" w14:textId="77777777" w:rsidTr="0020725E">
        <w:trPr>
          <w:trHeight w:val="340"/>
          <w:jc w:val="center"/>
        </w:trPr>
        <w:tc>
          <w:tcPr>
            <w:tcW w:w="714" w:type="pct"/>
            <w:vMerge w:val="restart"/>
            <w:shd w:val="clear" w:color="auto" w:fill="auto"/>
            <w:vAlign w:val="center"/>
          </w:tcPr>
          <w:p w14:paraId="0539A7CA" w14:textId="0D1905E0" w:rsidR="00FD0FBE" w:rsidRPr="00F36339" w:rsidRDefault="00FD0FBE" w:rsidP="005914FD">
            <w:pPr>
              <w:pStyle w:val="afff6"/>
              <w:wordWrap/>
              <w:spacing w:line="240" w:lineRule="atLeast"/>
              <w:jc w:val="center"/>
              <w:rPr>
                <w:rFonts w:ascii="Times New Roman"/>
                <w:b/>
                <w:color w:val="auto"/>
                <w:sz w:val="18"/>
              </w:rPr>
            </w:pPr>
            <w:r w:rsidRPr="00F36339">
              <w:rPr>
                <w:rFonts w:ascii="Times New Roman"/>
                <w:b/>
                <w:color w:val="auto"/>
                <w:sz w:val="18"/>
              </w:rPr>
              <w:t>B</w:t>
            </w:r>
            <w:r w:rsidRPr="00F36339">
              <w:rPr>
                <w:rFonts w:ascii="Times New Roman" w:hint="eastAsia"/>
                <w:b/>
                <w:color w:val="auto"/>
                <w:sz w:val="18"/>
              </w:rPr>
              <w:t>2</w:t>
            </w:r>
            <w:r w:rsidRPr="00F36339">
              <w:rPr>
                <w:rFonts w:ascii="Times New Roman"/>
                <w:b/>
                <w:color w:val="auto"/>
                <w:sz w:val="18"/>
              </w:rPr>
              <w:t>01</w:t>
            </w:r>
            <w:r w:rsidRPr="00F36339">
              <w:rPr>
                <w:rFonts w:ascii="Times New Roman" w:hint="eastAsia"/>
                <w:b/>
                <w:color w:val="auto"/>
                <w:sz w:val="18"/>
              </w:rPr>
              <w:t>호</w:t>
            </w:r>
            <w:r w:rsidRPr="00F36339">
              <w:rPr>
                <w:rFonts w:ascii="Times New Roman" w:hint="eastAsia"/>
                <w:b/>
                <w:color w:val="auto"/>
                <w:sz w:val="18"/>
              </w:rPr>
              <w:t>,</w:t>
            </w:r>
            <w:r w:rsidRPr="00F36339">
              <w:rPr>
                <w:rFonts w:ascii="Times New Roman"/>
                <w:b/>
                <w:color w:val="auto"/>
                <w:sz w:val="18"/>
              </w:rPr>
              <w:t xml:space="preserve"> 601</w:t>
            </w:r>
            <w:r w:rsidRPr="00F36339">
              <w:rPr>
                <w:rFonts w:ascii="Times New Roman" w:hint="eastAsia"/>
                <w:b/>
                <w:color w:val="auto"/>
                <w:sz w:val="18"/>
              </w:rPr>
              <w:t>호</w:t>
            </w:r>
            <w:r w:rsidRPr="00F36339">
              <w:rPr>
                <w:rFonts w:ascii="Times New Roman" w:hint="eastAsia"/>
                <w:b/>
                <w:color w:val="auto"/>
                <w:sz w:val="18"/>
              </w:rPr>
              <w:t xml:space="preserve"> </w:t>
            </w:r>
            <w:r w:rsidRPr="00F36339">
              <w:rPr>
                <w:rFonts w:ascii="Times New Roman"/>
                <w:b/>
                <w:color w:val="auto"/>
                <w:sz w:val="18"/>
              </w:rPr>
              <w:t xml:space="preserve">~ </w:t>
            </w:r>
            <w:r w:rsidR="005914FD">
              <w:rPr>
                <w:rFonts w:ascii="Times New Roman"/>
                <w:b/>
                <w:color w:val="auto"/>
                <w:sz w:val="18"/>
              </w:rPr>
              <w:t>9</w:t>
            </w:r>
            <w:r w:rsidRPr="00F36339">
              <w:rPr>
                <w:rFonts w:ascii="Times New Roman"/>
                <w:b/>
                <w:color w:val="auto"/>
                <w:sz w:val="18"/>
              </w:rPr>
              <w:t>01</w:t>
            </w:r>
            <w:r w:rsidRPr="00F36339">
              <w:rPr>
                <w:rFonts w:ascii="Times New Roman" w:hint="eastAsia"/>
                <w:b/>
                <w:color w:val="auto"/>
                <w:sz w:val="18"/>
              </w:rPr>
              <w:t>호</w:t>
            </w:r>
          </w:p>
        </w:tc>
        <w:tc>
          <w:tcPr>
            <w:tcW w:w="196" w:type="pct"/>
            <w:vAlign w:val="center"/>
          </w:tcPr>
          <w:p w14:paraId="0FE6B0E6"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13</w:t>
            </w:r>
          </w:p>
        </w:tc>
        <w:tc>
          <w:tcPr>
            <w:tcW w:w="818" w:type="pct"/>
            <w:shd w:val="clear" w:color="auto" w:fill="auto"/>
            <w:vAlign w:val="center"/>
          </w:tcPr>
          <w:p w14:paraId="201D2A18"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shd w:val="clear" w:color="auto" w:fill="auto"/>
            <w:vAlign w:val="center"/>
          </w:tcPr>
          <w:p w14:paraId="19E49996"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2021. 6. </w:t>
            </w:r>
            <w:r w:rsidRPr="00554CAE">
              <w:rPr>
                <w:rFonts w:ascii="Times New Roman"/>
                <w:color w:val="auto"/>
                <w:sz w:val="18"/>
              </w:rPr>
              <w:t>16.</w:t>
            </w:r>
          </w:p>
        </w:tc>
        <w:tc>
          <w:tcPr>
            <w:tcW w:w="818" w:type="pct"/>
            <w:shd w:val="clear" w:color="auto" w:fill="auto"/>
            <w:vAlign w:val="center"/>
          </w:tcPr>
          <w:p w14:paraId="71E4D22D"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3,0</w:t>
            </w:r>
            <w:r w:rsidRPr="00554CAE">
              <w:rPr>
                <w:rFonts w:ascii="Times New Roman"/>
                <w:color w:val="auto"/>
                <w:sz w:val="18"/>
              </w:rPr>
              <w:t>64,051,200</w:t>
            </w:r>
          </w:p>
        </w:tc>
        <w:tc>
          <w:tcPr>
            <w:tcW w:w="818" w:type="pct"/>
            <w:shd w:val="clear" w:color="auto" w:fill="auto"/>
            <w:vAlign w:val="center"/>
          </w:tcPr>
          <w:p w14:paraId="725FFB82"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shd w:val="clear" w:color="auto" w:fill="auto"/>
            <w:vAlign w:val="center"/>
          </w:tcPr>
          <w:p w14:paraId="6740B178"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㈜웅진</w:t>
            </w:r>
          </w:p>
        </w:tc>
      </w:tr>
      <w:tr w:rsidR="00FD0FBE" w:rsidRPr="00554CAE" w14:paraId="2C9519C8" w14:textId="77777777" w:rsidTr="0020725E">
        <w:trPr>
          <w:trHeight w:val="340"/>
          <w:jc w:val="center"/>
        </w:trPr>
        <w:tc>
          <w:tcPr>
            <w:tcW w:w="714" w:type="pct"/>
            <w:vMerge/>
            <w:shd w:val="clear" w:color="auto" w:fill="auto"/>
            <w:vAlign w:val="center"/>
          </w:tcPr>
          <w:p w14:paraId="715D54D5" w14:textId="77777777" w:rsidR="00FD0FBE" w:rsidRPr="00F36339" w:rsidRDefault="00FD0FBE" w:rsidP="002364C4">
            <w:pPr>
              <w:pStyle w:val="afff6"/>
              <w:wordWrap/>
              <w:spacing w:line="240" w:lineRule="atLeast"/>
              <w:jc w:val="center"/>
              <w:rPr>
                <w:rFonts w:ascii="Times New Roman"/>
                <w:b/>
                <w:color w:val="auto"/>
                <w:sz w:val="18"/>
              </w:rPr>
            </w:pPr>
          </w:p>
        </w:tc>
        <w:tc>
          <w:tcPr>
            <w:tcW w:w="196" w:type="pct"/>
            <w:vAlign w:val="center"/>
          </w:tcPr>
          <w:p w14:paraId="248C5CB4"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14</w:t>
            </w:r>
          </w:p>
        </w:tc>
        <w:tc>
          <w:tcPr>
            <w:tcW w:w="818" w:type="pct"/>
            <w:shd w:val="clear" w:color="auto" w:fill="auto"/>
            <w:vAlign w:val="center"/>
          </w:tcPr>
          <w:p w14:paraId="37CD1977"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shd w:val="clear" w:color="auto" w:fill="auto"/>
            <w:vAlign w:val="center"/>
          </w:tcPr>
          <w:p w14:paraId="5256CD49"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 xml:space="preserve">2021. 8. </w:t>
            </w:r>
            <w:r w:rsidRPr="00554CAE">
              <w:rPr>
                <w:rFonts w:ascii="Times New Roman"/>
                <w:color w:val="auto"/>
                <w:sz w:val="18"/>
              </w:rPr>
              <w:t>18.</w:t>
            </w:r>
          </w:p>
        </w:tc>
        <w:tc>
          <w:tcPr>
            <w:tcW w:w="818" w:type="pct"/>
            <w:shd w:val="clear" w:color="auto" w:fill="auto"/>
            <w:vAlign w:val="center"/>
          </w:tcPr>
          <w:p w14:paraId="670E484D"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3,064,051,200</w:t>
            </w:r>
          </w:p>
        </w:tc>
        <w:tc>
          <w:tcPr>
            <w:tcW w:w="818" w:type="pct"/>
            <w:shd w:val="clear" w:color="auto" w:fill="auto"/>
            <w:vAlign w:val="center"/>
          </w:tcPr>
          <w:p w14:paraId="29F8A98F"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shd w:val="clear" w:color="auto" w:fill="auto"/>
            <w:vAlign w:val="center"/>
          </w:tcPr>
          <w:p w14:paraId="438DA8E4"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㈜웅진</w:t>
            </w:r>
          </w:p>
        </w:tc>
      </w:tr>
      <w:tr w:rsidR="00FD0FBE" w:rsidRPr="00554CAE" w14:paraId="1DC7FFF1" w14:textId="77777777" w:rsidTr="0020725E">
        <w:trPr>
          <w:trHeight w:val="340"/>
          <w:jc w:val="center"/>
        </w:trPr>
        <w:tc>
          <w:tcPr>
            <w:tcW w:w="714" w:type="pct"/>
            <w:vMerge/>
            <w:shd w:val="clear" w:color="auto" w:fill="auto"/>
            <w:vAlign w:val="center"/>
          </w:tcPr>
          <w:p w14:paraId="6F0AD729" w14:textId="77777777" w:rsidR="00FD0FBE" w:rsidRPr="00F36339" w:rsidRDefault="00FD0FBE" w:rsidP="002364C4">
            <w:pPr>
              <w:pStyle w:val="afff6"/>
              <w:wordWrap/>
              <w:spacing w:line="240" w:lineRule="atLeast"/>
              <w:jc w:val="center"/>
              <w:rPr>
                <w:rFonts w:ascii="Times New Roman"/>
                <w:b/>
                <w:color w:val="auto"/>
                <w:sz w:val="18"/>
              </w:rPr>
            </w:pPr>
          </w:p>
        </w:tc>
        <w:tc>
          <w:tcPr>
            <w:tcW w:w="1832" w:type="pct"/>
            <w:gridSpan w:val="3"/>
            <w:shd w:val="clear" w:color="auto" w:fill="F2F2F2" w:themeFill="background1" w:themeFillShade="F2"/>
            <w:vAlign w:val="center"/>
          </w:tcPr>
          <w:p w14:paraId="0DED2101" w14:textId="77777777" w:rsidR="00FD0FBE" w:rsidRPr="00013591" w:rsidRDefault="00FD0FBE" w:rsidP="002364C4">
            <w:pPr>
              <w:pStyle w:val="afff6"/>
              <w:wordWrap/>
              <w:spacing w:line="240" w:lineRule="atLeast"/>
              <w:jc w:val="center"/>
              <w:rPr>
                <w:rFonts w:ascii="Times New Roman"/>
                <w:b/>
                <w:color w:val="auto"/>
                <w:sz w:val="18"/>
              </w:rPr>
            </w:pPr>
            <w:r w:rsidRPr="00013591">
              <w:rPr>
                <w:rFonts w:ascii="Times New Roman" w:hint="eastAsia"/>
                <w:b/>
                <w:color w:val="auto"/>
                <w:sz w:val="18"/>
              </w:rPr>
              <w:t>소</w:t>
            </w:r>
            <w:r w:rsidRPr="00013591">
              <w:rPr>
                <w:rFonts w:ascii="Times New Roman" w:hint="eastAsia"/>
                <w:b/>
                <w:color w:val="auto"/>
                <w:sz w:val="18"/>
              </w:rPr>
              <w:t xml:space="preserve"> </w:t>
            </w:r>
            <w:r w:rsidRPr="00013591">
              <w:rPr>
                <w:rFonts w:ascii="Times New Roman" w:hint="eastAsia"/>
                <w:b/>
                <w:color w:val="auto"/>
                <w:sz w:val="18"/>
              </w:rPr>
              <w:t>계</w:t>
            </w:r>
          </w:p>
        </w:tc>
        <w:tc>
          <w:tcPr>
            <w:tcW w:w="818" w:type="pct"/>
            <w:shd w:val="clear" w:color="auto" w:fill="F2F2F2" w:themeFill="background1" w:themeFillShade="F2"/>
            <w:vAlign w:val="center"/>
          </w:tcPr>
          <w:p w14:paraId="5D17E66C" w14:textId="77777777" w:rsidR="00FD0FBE" w:rsidRPr="00013591" w:rsidRDefault="00FD0FBE" w:rsidP="002364C4">
            <w:pPr>
              <w:pStyle w:val="afff6"/>
              <w:wordWrap/>
              <w:spacing w:line="240" w:lineRule="atLeast"/>
              <w:ind w:right="57"/>
              <w:jc w:val="right"/>
              <w:rPr>
                <w:rFonts w:ascii="Times New Roman"/>
                <w:b/>
                <w:color w:val="auto"/>
                <w:sz w:val="18"/>
              </w:rPr>
            </w:pPr>
            <w:r w:rsidRPr="00013591">
              <w:rPr>
                <w:rFonts w:ascii="Times New Roman" w:hint="eastAsia"/>
                <w:b/>
                <w:color w:val="auto"/>
                <w:sz w:val="18"/>
              </w:rPr>
              <w:t>6,128,102,400</w:t>
            </w:r>
          </w:p>
        </w:tc>
        <w:tc>
          <w:tcPr>
            <w:tcW w:w="1636" w:type="pct"/>
            <w:gridSpan w:val="2"/>
            <w:shd w:val="clear" w:color="auto" w:fill="F2F2F2" w:themeFill="background1" w:themeFillShade="F2"/>
            <w:vAlign w:val="center"/>
          </w:tcPr>
          <w:p w14:paraId="78EFACE0" w14:textId="77777777" w:rsidR="00FD0FBE" w:rsidRPr="00013591" w:rsidRDefault="00FD0FBE" w:rsidP="002364C4">
            <w:pPr>
              <w:pStyle w:val="afff6"/>
              <w:wordWrap/>
              <w:spacing w:line="240" w:lineRule="atLeast"/>
              <w:jc w:val="center"/>
              <w:rPr>
                <w:rFonts w:ascii="Times New Roman"/>
                <w:b/>
                <w:color w:val="auto"/>
                <w:sz w:val="18"/>
              </w:rPr>
            </w:pPr>
          </w:p>
        </w:tc>
      </w:tr>
      <w:tr w:rsidR="00FD0FBE" w:rsidRPr="00554CAE" w14:paraId="18611CA1" w14:textId="77777777" w:rsidTr="0020725E">
        <w:trPr>
          <w:trHeight w:val="340"/>
          <w:jc w:val="center"/>
        </w:trPr>
        <w:tc>
          <w:tcPr>
            <w:tcW w:w="714" w:type="pct"/>
            <w:shd w:val="clear" w:color="auto" w:fill="auto"/>
            <w:vAlign w:val="center"/>
          </w:tcPr>
          <w:p w14:paraId="1CB2900D" w14:textId="77777777" w:rsidR="00FD0FBE" w:rsidRPr="00F36339" w:rsidRDefault="00FD0FBE" w:rsidP="002364C4">
            <w:pPr>
              <w:pStyle w:val="afff6"/>
              <w:wordWrap/>
              <w:spacing w:line="240" w:lineRule="atLeast"/>
              <w:jc w:val="center"/>
              <w:rPr>
                <w:rFonts w:ascii="Times New Roman"/>
                <w:b/>
                <w:color w:val="auto"/>
                <w:sz w:val="18"/>
              </w:rPr>
            </w:pPr>
            <w:r w:rsidRPr="00F36339">
              <w:rPr>
                <w:rFonts w:ascii="Times New Roman" w:hint="eastAsia"/>
                <w:b/>
                <w:color w:val="auto"/>
                <w:sz w:val="18"/>
              </w:rPr>
              <w:t>102</w:t>
            </w:r>
            <w:r w:rsidRPr="00F36339">
              <w:rPr>
                <w:rFonts w:ascii="Times New Roman" w:hint="eastAsia"/>
                <w:b/>
                <w:color w:val="auto"/>
                <w:sz w:val="18"/>
              </w:rPr>
              <w:t>호</w:t>
            </w:r>
          </w:p>
        </w:tc>
        <w:tc>
          <w:tcPr>
            <w:tcW w:w="196" w:type="pct"/>
            <w:vAlign w:val="center"/>
          </w:tcPr>
          <w:p w14:paraId="094D11DA"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15</w:t>
            </w:r>
          </w:p>
        </w:tc>
        <w:tc>
          <w:tcPr>
            <w:tcW w:w="818" w:type="pct"/>
            <w:shd w:val="clear" w:color="auto" w:fill="auto"/>
            <w:vAlign w:val="center"/>
          </w:tcPr>
          <w:p w14:paraId="6CB2847A"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shd w:val="clear" w:color="auto" w:fill="auto"/>
            <w:vAlign w:val="center"/>
          </w:tcPr>
          <w:p w14:paraId="17912393"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2021. 10. 25.</w:t>
            </w:r>
          </w:p>
        </w:tc>
        <w:tc>
          <w:tcPr>
            <w:tcW w:w="818" w:type="pct"/>
            <w:shd w:val="clear" w:color="auto" w:fill="auto"/>
            <w:vAlign w:val="center"/>
          </w:tcPr>
          <w:p w14:paraId="360E7D91"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120,000,000</w:t>
            </w:r>
          </w:p>
        </w:tc>
        <w:tc>
          <w:tcPr>
            <w:tcW w:w="818" w:type="pct"/>
            <w:shd w:val="clear" w:color="auto" w:fill="auto"/>
            <w:vAlign w:val="center"/>
          </w:tcPr>
          <w:p w14:paraId="64F4023C"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shd w:val="clear" w:color="auto" w:fill="auto"/>
            <w:vAlign w:val="center"/>
          </w:tcPr>
          <w:p w14:paraId="00069A7B"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w:t>
            </w:r>
            <w:proofErr w:type="spellStart"/>
            <w:r w:rsidRPr="00554CAE">
              <w:rPr>
                <w:rFonts w:ascii="Times New Roman" w:hint="eastAsia"/>
                <w:color w:val="auto"/>
                <w:sz w:val="18"/>
              </w:rPr>
              <w:t>동원홈푸드</w:t>
            </w:r>
            <w:proofErr w:type="spellEnd"/>
          </w:p>
        </w:tc>
      </w:tr>
      <w:tr w:rsidR="00FD0FBE" w:rsidRPr="00554CAE" w14:paraId="33C9B4CA" w14:textId="77777777" w:rsidTr="0020725E">
        <w:trPr>
          <w:trHeight w:val="340"/>
          <w:jc w:val="center"/>
        </w:trPr>
        <w:tc>
          <w:tcPr>
            <w:tcW w:w="714" w:type="pct"/>
            <w:shd w:val="clear" w:color="auto" w:fill="auto"/>
            <w:vAlign w:val="center"/>
          </w:tcPr>
          <w:p w14:paraId="60940BF4" w14:textId="77777777" w:rsidR="00FD0FBE" w:rsidRPr="00F36339" w:rsidRDefault="00FD0FBE" w:rsidP="002364C4">
            <w:pPr>
              <w:pStyle w:val="afff6"/>
              <w:wordWrap/>
              <w:spacing w:line="240" w:lineRule="atLeast"/>
              <w:jc w:val="center"/>
              <w:rPr>
                <w:rFonts w:ascii="Times New Roman"/>
                <w:b/>
                <w:color w:val="auto"/>
                <w:sz w:val="18"/>
              </w:rPr>
            </w:pPr>
            <w:r w:rsidRPr="00F36339">
              <w:rPr>
                <w:rFonts w:ascii="Times New Roman" w:hint="eastAsia"/>
                <w:b/>
                <w:color w:val="auto"/>
                <w:sz w:val="18"/>
              </w:rPr>
              <w:t>201</w:t>
            </w:r>
            <w:r w:rsidRPr="00F36339">
              <w:rPr>
                <w:rFonts w:ascii="Times New Roman" w:hint="eastAsia"/>
                <w:b/>
                <w:color w:val="auto"/>
                <w:sz w:val="18"/>
              </w:rPr>
              <w:t>호</w:t>
            </w:r>
          </w:p>
        </w:tc>
        <w:tc>
          <w:tcPr>
            <w:tcW w:w="196" w:type="pct"/>
            <w:vAlign w:val="center"/>
          </w:tcPr>
          <w:p w14:paraId="2A9B715E"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16</w:t>
            </w:r>
          </w:p>
        </w:tc>
        <w:tc>
          <w:tcPr>
            <w:tcW w:w="818" w:type="pct"/>
            <w:shd w:val="clear" w:color="auto" w:fill="auto"/>
            <w:vAlign w:val="center"/>
          </w:tcPr>
          <w:p w14:paraId="2858EFBA"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shd w:val="clear" w:color="auto" w:fill="auto"/>
            <w:vAlign w:val="center"/>
          </w:tcPr>
          <w:p w14:paraId="76F17E78"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2022. 1. 20.</w:t>
            </w:r>
          </w:p>
        </w:tc>
        <w:tc>
          <w:tcPr>
            <w:tcW w:w="818" w:type="pct"/>
            <w:shd w:val="clear" w:color="auto" w:fill="auto"/>
            <w:vAlign w:val="center"/>
          </w:tcPr>
          <w:p w14:paraId="298DC1DF"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336,169,000</w:t>
            </w:r>
          </w:p>
        </w:tc>
        <w:tc>
          <w:tcPr>
            <w:tcW w:w="818" w:type="pct"/>
            <w:shd w:val="clear" w:color="auto" w:fill="auto"/>
            <w:vAlign w:val="center"/>
          </w:tcPr>
          <w:p w14:paraId="3E5360A7"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shd w:val="clear" w:color="auto" w:fill="auto"/>
            <w:vAlign w:val="center"/>
          </w:tcPr>
          <w:p w14:paraId="1FAFBBF0"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w:t>
            </w:r>
            <w:proofErr w:type="spellStart"/>
            <w:r w:rsidRPr="00554CAE">
              <w:rPr>
                <w:rFonts w:ascii="Times New Roman" w:hint="eastAsia"/>
                <w:color w:val="auto"/>
                <w:sz w:val="18"/>
              </w:rPr>
              <w:t>웅진씽크빅</w:t>
            </w:r>
            <w:proofErr w:type="spellEnd"/>
          </w:p>
        </w:tc>
      </w:tr>
      <w:tr w:rsidR="00FD0FBE" w:rsidRPr="00554CAE" w14:paraId="0EF2CB28" w14:textId="77777777" w:rsidTr="0020725E">
        <w:trPr>
          <w:trHeight w:val="340"/>
          <w:jc w:val="center"/>
        </w:trPr>
        <w:tc>
          <w:tcPr>
            <w:tcW w:w="714" w:type="pct"/>
            <w:shd w:val="clear" w:color="auto" w:fill="auto"/>
            <w:vAlign w:val="center"/>
          </w:tcPr>
          <w:p w14:paraId="5C29719D" w14:textId="77777777" w:rsidR="00FD0FBE" w:rsidRPr="00F36339" w:rsidRDefault="00FD0FBE" w:rsidP="002364C4">
            <w:pPr>
              <w:pStyle w:val="afff6"/>
              <w:wordWrap/>
              <w:spacing w:line="240" w:lineRule="atLeast"/>
              <w:jc w:val="center"/>
              <w:rPr>
                <w:rFonts w:ascii="Times New Roman"/>
                <w:b/>
                <w:color w:val="auto"/>
                <w:sz w:val="18"/>
              </w:rPr>
            </w:pPr>
            <w:r w:rsidRPr="00F36339">
              <w:rPr>
                <w:rFonts w:ascii="Times New Roman" w:hint="eastAsia"/>
                <w:b/>
                <w:color w:val="auto"/>
                <w:sz w:val="18"/>
              </w:rPr>
              <w:t>1301</w:t>
            </w:r>
            <w:r w:rsidRPr="00F36339">
              <w:rPr>
                <w:rFonts w:ascii="Times New Roman" w:hint="eastAsia"/>
                <w:b/>
                <w:color w:val="auto"/>
                <w:sz w:val="18"/>
              </w:rPr>
              <w:t>호</w:t>
            </w:r>
          </w:p>
        </w:tc>
        <w:tc>
          <w:tcPr>
            <w:tcW w:w="196" w:type="pct"/>
            <w:vAlign w:val="center"/>
          </w:tcPr>
          <w:p w14:paraId="3CF871C5" w14:textId="77777777" w:rsidR="00FD0FBE" w:rsidRPr="00F36339" w:rsidRDefault="00FD0FBE" w:rsidP="002364C4">
            <w:pPr>
              <w:pStyle w:val="afff6"/>
              <w:wordWrap/>
              <w:spacing w:line="240" w:lineRule="atLeast"/>
              <w:jc w:val="center"/>
              <w:rPr>
                <w:rFonts w:ascii="Times New Roman"/>
                <w:sz w:val="18"/>
              </w:rPr>
            </w:pPr>
            <w:r>
              <w:rPr>
                <w:rFonts w:ascii="Times New Roman" w:hint="eastAsia"/>
                <w:sz w:val="18"/>
              </w:rPr>
              <w:t>17</w:t>
            </w:r>
          </w:p>
        </w:tc>
        <w:tc>
          <w:tcPr>
            <w:tcW w:w="818" w:type="pct"/>
            <w:shd w:val="clear" w:color="auto" w:fill="auto"/>
            <w:vAlign w:val="center"/>
          </w:tcPr>
          <w:p w14:paraId="22317553" w14:textId="77777777" w:rsidR="00FD0FBE" w:rsidRPr="00F36339" w:rsidRDefault="00FD0FBE" w:rsidP="002364C4">
            <w:pPr>
              <w:pStyle w:val="afff6"/>
              <w:wordWrap/>
              <w:spacing w:line="240" w:lineRule="atLeast"/>
              <w:jc w:val="center"/>
              <w:rPr>
                <w:rFonts w:ascii="Times New Roman"/>
                <w:sz w:val="18"/>
              </w:rPr>
            </w:pPr>
            <w:r w:rsidRPr="00F36339">
              <w:rPr>
                <w:rFonts w:ascii="Times New Roman" w:hint="eastAsia"/>
                <w:sz w:val="18"/>
              </w:rPr>
              <w:t>근저당권</w:t>
            </w:r>
          </w:p>
        </w:tc>
        <w:tc>
          <w:tcPr>
            <w:tcW w:w="818" w:type="pct"/>
            <w:shd w:val="clear" w:color="auto" w:fill="auto"/>
            <w:vAlign w:val="center"/>
          </w:tcPr>
          <w:p w14:paraId="5E6EB410"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2022. 6. 29.</w:t>
            </w:r>
          </w:p>
        </w:tc>
        <w:tc>
          <w:tcPr>
            <w:tcW w:w="818" w:type="pct"/>
            <w:shd w:val="clear" w:color="auto" w:fill="auto"/>
            <w:vAlign w:val="center"/>
          </w:tcPr>
          <w:p w14:paraId="57FEAB85" w14:textId="77777777" w:rsidR="00FD0FBE" w:rsidRPr="00554CAE" w:rsidRDefault="00FD0FBE" w:rsidP="002364C4">
            <w:pPr>
              <w:pStyle w:val="afff6"/>
              <w:wordWrap/>
              <w:spacing w:line="240" w:lineRule="atLeast"/>
              <w:ind w:right="57"/>
              <w:jc w:val="right"/>
              <w:rPr>
                <w:rFonts w:ascii="Times New Roman"/>
                <w:color w:val="auto"/>
                <w:sz w:val="18"/>
              </w:rPr>
            </w:pPr>
            <w:r w:rsidRPr="00554CAE">
              <w:rPr>
                <w:rFonts w:ascii="Times New Roman" w:hint="eastAsia"/>
                <w:color w:val="auto"/>
                <w:sz w:val="18"/>
              </w:rPr>
              <w:t>704,970,240</w:t>
            </w:r>
          </w:p>
        </w:tc>
        <w:tc>
          <w:tcPr>
            <w:tcW w:w="818" w:type="pct"/>
            <w:shd w:val="clear" w:color="auto" w:fill="auto"/>
            <w:vAlign w:val="center"/>
          </w:tcPr>
          <w:p w14:paraId="6006E1C2" w14:textId="77777777" w:rsidR="00FD0FBE" w:rsidRPr="00554CAE" w:rsidRDefault="00FD0FBE" w:rsidP="002364C4">
            <w:pPr>
              <w:pStyle w:val="afff6"/>
              <w:wordWrap/>
              <w:spacing w:line="240" w:lineRule="atLeast"/>
              <w:jc w:val="center"/>
              <w:rPr>
                <w:rFonts w:ascii="Times New Roman"/>
                <w:sz w:val="18"/>
              </w:rPr>
            </w:pPr>
            <w:r w:rsidRPr="00554CAE">
              <w:rPr>
                <w:rFonts w:ascii="Times New Roman" w:hint="eastAsia"/>
                <w:color w:val="FF0000"/>
                <w:sz w:val="18"/>
              </w:rPr>
              <w:t>매도인</w:t>
            </w:r>
          </w:p>
        </w:tc>
        <w:tc>
          <w:tcPr>
            <w:tcW w:w="818" w:type="pct"/>
            <w:shd w:val="clear" w:color="auto" w:fill="auto"/>
            <w:vAlign w:val="center"/>
          </w:tcPr>
          <w:p w14:paraId="030FC485" w14:textId="77777777" w:rsidR="00FD0FBE" w:rsidRPr="00554CAE" w:rsidRDefault="00FD0FBE" w:rsidP="002364C4">
            <w:pPr>
              <w:pStyle w:val="afff6"/>
              <w:wordWrap/>
              <w:spacing w:line="240" w:lineRule="atLeast"/>
              <w:jc w:val="center"/>
              <w:rPr>
                <w:rFonts w:ascii="Times New Roman"/>
                <w:color w:val="auto"/>
                <w:sz w:val="18"/>
              </w:rPr>
            </w:pPr>
            <w:r w:rsidRPr="00554CAE">
              <w:rPr>
                <w:rFonts w:ascii="Times New Roman" w:hint="eastAsia"/>
                <w:color w:val="auto"/>
                <w:sz w:val="18"/>
              </w:rPr>
              <w:t>㈜</w:t>
            </w:r>
            <w:proofErr w:type="spellStart"/>
            <w:r w:rsidRPr="00554CAE">
              <w:rPr>
                <w:rFonts w:ascii="Times New Roman" w:hint="eastAsia"/>
                <w:color w:val="auto"/>
                <w:sz w:val="18"/>
              </w:rPr>
              <w:t>더블미</w:t>
            </w:r>
            <w:proofErr w:type="spellEnd"/>
          </w:p>
        </w:tc>
      </w:tr>
      <w:tr w:rsidR="00FD0FBE" w:rsidRPr="00554CAE" w14:paraId="2FF20779" w14:textId="77777777" w:rsidTr="0020725E">
        <w:trPr>
          <w:trHeight w:val="340"/>
          <w:jc w:val="center"/>
        </w:trPr>
        <w:tc>
          <w:tcPr>
            <w:tcW w:w="2546" w:type="pct"/>
            <w:gridSpan w:val="4"/>
            <w:shd w:val="clear" w:color="auto" w:fill="E9E6D7"/>
            <w:vAlign w:val="center"/>
          </w:tcPr>
          <w:p w14:paraId="136870CA" w14:textId="77777777" w:rsidR="00FD0FBE" w:rsidRPr="00296FFD" w:rsidRDefault="00FD0FBE" w:rsidP="002364C4">
            <w:pPr>
              <w:pStyle w:val="afff6"/>
              <w:wordWrap/>
              <w:spacing w:line="240" w:lineRule="atLeast"/>
              <w:jc w:val="center"/>
              <w:rPr>
                <w:rFonts w:ascii="Times New Roman"/>
                <w:b/>
                <w:color w:val="auto"/>
                <w:sz w:val="18"/>
              </w:rPr>
            </w:pPr>
            <w:r w:rsidRPr="00296FFD">
              <w:rPr>
                <w:rFonts w:ascii="Times New Roman" w:hint="eastAsia"/>
                <w:b/>
                <w:color w:val="auto"/>
                <w:sz w:val="18"/>
              </w:rPr>
              <w:t>합</w:t>
            </w:r>
            <w:r w:rsidRPr="00296FFD">
              <w:rPr>
                <w:rFonts w:ascii="Times New Roman" w:hint="eastAsia"/>
                <w:b/>
                <w:color w:val="auto"/>
                <w:sz w:val="18"/>
              </w:rPr>
              <w:t xml:space="preserve"> </w:t>
            </w:r>
            <w:r w:rsidRPr="00296FFD">
              <w:rPr>
                <w:rFonts w:ascii="Times New Roman" w:hint="eastAsia"/>
                <w:b/>
                <w:color w:val="auto"/>
                <w:sz w:val="18"/>
              </w:rPr>
              <w:t>계</w:t>
            </w:r>
          </w:p>
        </w:tc>
        <w:tc>
          <w:tcPr>
            <w:tcW w:w="818" w:type="pct"/>
            <w:shd w:val="clear" w:color="auto" w:fill="E9E6D7"/>
            <w:vAlign w:val="center"/>
          </w:tcPr>
          <w:p w14:paraId="28BBA2CB" w14:textId="77777777" w:rsidR="00FD0FBE" w:rsidRPr="00296FFD" w:rsidRDefault="00FD0FBE" w:rsidP="002364C4">
            <w:pPr>
              <w:pStyle w:val="afff6"/>
              <w:wordWrap/>
              <w:spacing w:line="240" w:lineRule="atLeast"/>
              <w:ind w:right="57"/>
              <w:jc w:val="right"/>
              <w:rPr>
                <w:rFonts w:ascii="Times New Roman"/>
                <w:b/>
                <w:bCs/>
                <w:sz w:val="18"/>
              </w:rPr>
            </w:pPr>
            <w:r w:rsidRPr="00296FFD">
              <w:rPr>
                <w:rFonts w:ascii="Times New Roman" w:hint="eastAsia"/>
                <w:b/>
                <w:bCs/>
                <w:sz w:val="18"/>
              </w:rPr>
              <w:t>464,371,528,840</w:t>
            </w:r>
          </w:p>
        </w:tc>
        <w:tc>
          <w:tcPr>
            <w:tcW w:w="818" w:type="pct"/>
            <w:shd w:val="clear" w:color="auto" w:fill="E9E6D7"/>
            <w:vAlign w:val="center"/>
          </w:tcPr>
          <w:p w14:paraId="4160FC12" w14:textId="77777777" w:rsidR="00FD0FBE" w:rsidRPr="00296FFD" w:rsidRDefault="00FD0FBE" w:rsidP="002364C4">
            <w:pPr>
              <w:pStyle w:val="afff6"/>
              <w:wordWrap/>
              <w:spacing w:line="240" w:lineRule="atLeast"/>
              <w:jc w:val="center"/>
              <w:rPr>
                <w:rFonts w:ascii="Times New Roman"/>
                <w:b/>
                <w:color w:val="FF0000"/>
                <w:sz w:val="18"/>
              </w:rPr>
            </w:pPr>
          </w:p>
        </w:tc>
        <w:tc>
          <w:tcPr>
            <w:tcW w:w="818" w:type="pct"/>
            <w:shd w:val="clear" w:color="auto" w:fill="E9E6D7"/>
            <w:vAlign w:val="center"/>
          </w:tcPr>
          <w:p w14:paraId="40B30C77" w14:textId="77777777" w:rsidR="00FD0FBE" w:rsidRPr="00296FFD" w:rsidRDefault="00FD0FBE" w:rsidP="002364C4">
            <w:pPr>
              <w:pStyle w:val="afff6"/>
              <w:wordWrap/>
              <w:spacing w:line="240" w:lineRule="atLeast"/>
              <w:jc w:val="center"/>
              <w:rPr>
                <w:rFonts w:ascii="Times New Roman"/>
                <w:b/>
                <w:color w:val="auto"/>
                <w:sz w:val="18"/>
              </w:rPr>
            </w:pPr>
          </w:p>
        </w:tc>
      </w:tr>
    </w:tbl>
    <w:p w14:paraId="4B52854A" w14:textId="7FE97A61" w:rsidR="008F7941" w:rsidRDefault="008F7941" w:rsidP="002364C4">
      <w:pPr>
        <w:ind w:right="960"/>
        <w:jc w:val="center"/>
        <w:rPr>
          <w:rFonts w:ascii="Times New Roman" w:eastAsia="바탕체" w:hAnsi="Times New Roman"/>
          <w:lang w:eastAsia="ko-KR"/>
        </w:rPr>
      </w:pPr>
    </w:p>
    <w:p w14:paraId="6D12C94C" w14:textId="61AFA817" w:rsidR="005609D6" w:rsidRPr="005609D6" w:rsidRDefault="005609D6" w:rsidP="00D05420">
      <w:pPr>
        <w:pStyle w:val="afff4"/>
        <w:numPr>
          <w:ilvl w:val="0"/>
          <w:numId w:val="29"/>
        </w:numPr>
        <w:topLinePunct/>
        <w:ind w:leftChars="0" w:left="426"/>
        <w:rPr>
          <w:rFonts w:ascii="바탕체" w:eastAsia="바탕체" w:hAnsi="바탕체" w:cs="바탕체"/>
          <w:b/>
        </w:rPr>
      </w:pPr>
      <w:r>
        <w:rPr>
          <w:rFonts w:ascii="바탕체" w:eastAsia="바탕체" w:hAnsi="바탕체" w:cs="바탕체" w:hint="eastAsia"/>
          <w:b/>
        </w:rPr>
        <w:t>책임임대차목적물</w:t>
      </w:r>
    </w:p>
    <w:p w14:paraId="3B08CB1B" w14:textId="031C4B8C" w:rsidR="005609D6" w:rsidRDefault="005609D6" w:rsidP="002364C4">
      <w:pPr>
        <w:ind w:right="960"/>
        <w:jc w:val="center"/>
        <w:rPr>
          <w:rFonts w:ascii="Times New Roman" w:eastAsia="바탕체" w:hAnsi="Times New Roman"/>
          <w:lang w:eastAsia="ko-K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2247"/>
        <w:gridCol w:w="2579"/>
        <w:gridCol w:w="2579"/>
        <w:gridCol w:w="2579"/>
        <w:gridCol w:w="2579"/>
        <w:gridCol w:w="2825"/>
      </w:tblGrid>
      <w:tr w:rsidR="0027628A" w:rsidRPr="00554CAE" w14:paraId="3DD0E6D3" w14:textId="77777777" w:rsidTr="0027628A">
        <w:trPr>
          <w:trHeight w:val="340"/>
          <w:jc w:val="center"/>
        </w:trPr>
        <w:tc>
          <w:tcPr>
            <w:tcW w:w="730" w:type="pct"/>
            <w:shd w:val="clear" w:color="auto" w:fill="E9E6D7"/>
            <w:vAlign w:val="center"/>
          </w:tcPr>
          <w:p w14:paraId="404E0019" w14:textId="77777777" w:rsidR="0027628A" w:rsidRPr="00554CAE" w:rsidRDefault="0027628A" w:rsidP="005609D6">
            <w:pPr>
              <w:pStyle w:val="afff6"/>
              <w:wordWrap/>
              <w:spacing w:line="240" w:lineRule="atLeast"/>
              <w:jc w:val="center"/>
              <w:rPr>
                <w:rFonts w:ascii="Times New Roman"/>
                <w:b/>
                <w:bCs/>
                <w:sz w:val="18"/>
              </w:rPr>
            </w:pPr>
            <w:r>
              <w:rPr>
                <w:rFonts w:ascii="Times New Roman" w:hint="eastAsia"/>
                <w:b/>
                <w:bCs/>
                <w:sz w:val="18"/>
              </w:rPr>
              <w:t>담보설정부동산</w:t>
            </w:r>
          </w:p>
        </w:tc>
        <w:tc>
          <w:tcPr>
            <w:tcW w:w="838" w:type="pct"/>
            <w:shd w:val="clear" w:color="auto" w:fill="E9E6D7"/>
            <w:vAlign w:val="center"/>
          </w:tcPr>
          <w:p w14:paraId="77A402D2" w14:textId="77777777" w:rsidR="0027628A" w:rsidRPr="00554CAE" w:rsidRDefault="0027628A" w:rsidP="005609D6">
            <w:pPr>
              <w:pStyle w:val="afff6"/>
              <w:wordWrap/>
              <w:spacing w:line="240" w:lineRule="atLeast"/>
              <w:jc w:val="center"/>
              <w:rPr>
                <w:rFonts w:ascii="Times New Roman"/>
                <w:b/>
                <w:bCs/>
                <w:sz w:val="18"/>
              </w:rPr>
            </w:pPr>
            <w:r>
              <w:rPr>
                <w:rFonts w:ascii="Times New Roman" w:hint="eastAsia"/>
                <w:b/>
                <w:bCs/>
                <w:sz w:val="18"/>
              </w:rPr>
              <w:t>설정유형</w:t>
            </w:r>
          </w:p>
        </w:tc>
        <w:tc>
          <w:tcPr>
            <w:tcW w:w="838" w:type="pct"/>
            <w:shd w:val="clear" w:color="auto" w:fill="E9E6D7"/>
            <w:vAlign w:val="center"/>
          </w:tcPr>
          <w:p w14:paraId="6A0D2959" w14:textId="77777777" w:rsidR="0027628A" w:rsidRPr="00554CAE" w:rsidRDefault="0027628A" w:rsidP="005609D6">
            <w:pPr>
              <w:pStyle w:val="afff6"/>
              <w:wordWrap/>
              <w:spacing w:line="240" w:lineRule="atLeast"/>
              <w:jc w:val="center"/>
              <w:rPr>
                <w:rFonts w:ascii="Times New Roman"/>
                <w:b/>
                <w:bCs/>
                <w:sz w:val="18"/>
              </w:rPr>
            </w:pPr>
            <w:r>
              <w:rPr>
                <w:rFonts w:ascii="Times New Roman" w:hint="eastAsia"/>
                <w:b/>
                <w:bCs/>
                <w:sz w:val="18"/>
              </w:rPr>
              <w:t>설정</w:t>
            </w:r>
            <w:r w:rsidRPr="00554CAE">
              <w:rPr>
                <w:rFonts w:ascii="Times New Roman" w:hint="eastAsia"/>
                <w:b/>
                <w:bCs/>
                <w:sz w:val="18"/>
              </w:rPr>
              <w:t>일자</w:t>
            </w:r>
          </w:p>
        </w:tc>
        <w:tc>
          <w:tcPr>
            <w:tcW w:w="838" w:type="pct"/>
            <w:shd w:val="clear" w:color="auto" w:fill="E9E6D7"/>
            <w:vAlign w:val="center"/>
          </w:tcPr>
          <w:p w14:paraId="15F82D4D" w14:textId="77777777" w:rsidR="0027628A" w:rsidRPr="00554CAE" w:rsidRDefault="0027628A" w:rsidP="005609D6">
            <w:pPr>
              <w:pStyle w:val="afff6"/>
              <w:wordWrap/>
              <w:spacing w:line="240" w:lineRule="atLeast"/>
              <w:jc w:val="center"/>
              <w:rPr>
                <w:rFonts w:ascii="Times New Roman"/>
                <w:b/>
                <w:bCs/>
                <w:sz w:val="18"/>
              </w:rPr>
            </w:pPr>
            <w:r w:rsidRPr="00554CAE">
              <w:rPr>
                <w:rFonts w:ascii="Times New Roman" w:hint="eastAsia"/>
                <w:b/>
                <w:bCs/>
                <w:sz w:val="18"/>
              </w:rPr>
              <w:t>채권최고액</w:t>
            </w:r>
            <w:r w:rsidRPr="00554CAE">
              <w:rPr>
                <w:rFonts w:ascii="Times New Roman" w:hint="eastAsia"/>
                <w:b/>
                <w:bCs/>
                <w:sz w:val="18"/>
              </w:rPr>
              <w:t>(</w:t>
            </w:r>
            <w:r w:rsidRPr="00554CAE">
              <w:rPr>
                <w:rFonts w:ascii="Times New Roman" w:hint="eastAsia"/>
                <w:b/>
                <w:bCs/>
                <w:sz w:val="18"/>
              </w:rPr>
              <w:t>원</w:t>
            </w:r>
            <w:r w:rsidRPr="00554CAE">
              <w:rPr>
                <w:rFonts w:ascii="Times New Roman" w:hint="eastAsia"/>
                <w:b/>
                <w:bCs/>
                <w:sz w:val="18"/>
              </w:rPr>
              <w:t>)</w:t>
            </w:r>
          </w:p>
        </w:tc>
        <w:tc>
          <w:tcPr>
            <w:tcW w:w="838" w:type="pct"/>
            <w:shd w:val="clear" w:color="auto" w:fill="E9E6D7"/>
            <w:vAlign w:val="center"/>
          </w:tcPr>
          <w:p w14:paraId="6CEEA103" w14:textId="77777777" w:rsidR="0027628A" w:rsidRPr="00554CAE" w:rsidRDefault="0027628A" w:rsidP="005609D6">
            <w:pPr>
              <w:pStyle w:val="afff6"/>
              <w:wordWrap/>
              <w:spacing w:line="240" w:lineRule="atLeast"/>
              <w:jc w:val="center"/>
              <w:rPr>
                <w:rFonts w:ascii="Times New Roman"/>
                <w:b/>
                <w:bCs/>
                <w:sz w:val="18"/>
              </w:rPr>
            </w:pPr>
            <w:r w:rsidRPr="00554CAE">
              <w:rPr>
                <w:rFonts w:ascii="Times New Roman" w:hint="eastAsia"/>
                <w:b/>
                <w:bCs/>
                <w:sz w:val="18"/>
              </w:rPr>
              <w:t>채무자</w:t>
            </w:r>
          </w:p>
        </w:tc>
        <w:tc>
          <w:tcPr>
            <w:tcW w:w="918" w:type="pct"/>
            <w:shd w:val="clear" w:color="auto" w:fill="E9E6D7"/>
            <w:vAlign w:val="center"/>
          </w:tcPr>
          <w:p w14:paraId="19A3D938" w14:textId="77777777" w:rsidR="0027628A" w:rsidRPr="00554CAE" w:rsidRDefault="0027628A" w:rsidP="005609D6">
            <w:pPr>
              <w:pStyle w:val="afff6"/>
              <w:wordWrap/>
              <w:spacing w:line="240" w:lineRule="atLeast"/>
              <w:jc w:val="center"/>
              <w:rPr>
                <w:rFonts w:ascii="Times New Roman"/>
                <w:b/>
                <w:bCs/>
                <w:sz w:val="18"/>
              </w:rPr>
            </w:pPr>
            <w:r w:rsidRPr="00554CAE">
              <w:rPr>
                <w:rFonts w:ascii="Times New Roman" w:hint="eastAsia"/>
                <w:b/>
                <w:bCs/>
                <w:sz w:val="18"/>
              </w:rPr>
              <w:t>근저당권자</w:t>
            </w:r>
          </w:p>
        </w:tc>
      </w:tr>
      <w:tr w:rsidR="0027628A" w:rsidRPr="00554CAE" w14:paraId="3FF1A0DB" w14:textId="77777777" w:rsidTr="0027628A">
        <w:trPr>
          <w:trHeight w:val="340"/>
          <w:jc w:val="center"/>
        </w:trPr>
        <w:tc>
          <w:tcPr>
            <w:tcW w:w="730" w:type="pct"/>
            <w:vMerge w:val="restart"/>
            <w:shd w:val="clear" w:color="auto" w:fill="auto"/>
            <w:vAlign w:val="center"/>
          </w:tcPr>
          <w:p w14:paraId="157C84C2" w14:textId="3B64D4B0" w:rsidR="0027628A" w:rsidRPr="00F36339" w:rsidRDefault="0027628A" w:rsidP="005609D6">
            <w:pPr>
              <w:pStyle w:val="afff6"/>
              <w:wordWrap/>
              <w:spacing w:line="240" w:lineRule="atLeast"/>
              <w:jc w:val="center"/>
              <w:rPr>
                <w:rFonts w:ascii="Times New Roman"/>
                <w:b/>
                <w:color w:val="auto"/>
                <w:sz w:val="18"/>
              </w:rPr>
            </w:pPr>
            <w:r>
              <w:rPr>
                <w:rFonts w:ascii="Times New Roman"/>
                <w:b/>
                <w:color w:val="auto"/>
                <w:sz w:val="18"/>
              </w:rPr>
              <w:lastRenderedPageBreak/>
              <w:t>1401</w:t>
            </w:r>
            <w:r w:rsidRPr="00F36339">
              <w:rPr>
                <w:rFonts w:ascii="Times New Roman" w:hint="eastAsia"/>
                <w:b/>
                <w:color w:val="auto"/>
                <w:sz w:val="18"/>
              </w:rPr>
              <w:t>호</w:t>
            </w:r>
            <w:r>
              <w:rPr>
                <w:rFonts w:ascii="Times New Roman" w:hint="eastAsia"/>
                <w:b/>
                <w:color w:val="auto"/>
                <w:sz w:val="18"/>
              </w:rPr>
              <w:t xml:space="preserve"> </w:t>
            </w:r>
            <w:r>
              <w:rPr>
                <w:rFonts w:ascii="Times New Roman" w:hint="eastAsia"/>
                <w:b/>
                <w:color w:val="auto"/>
                <w:sz w:val="18"/>
              </w:rPr>
              <w:t>및</w:t>
            </w:r>
            <w:r>
              <w:rPr>
                <w:rFonts w:ascii="Times New Roman" w:hint="eastAsia"/>
                <w:b/>
                <w:color w:val="auto"/>
                <w:sz w:val="18"/>
              </w:rPr>
              <w:t xml:space="preserve"> </w:t>
            </w:r>
            <w:r>
              <w:rPr>
                <w:rFonts w:ascii="Times New Roman"/>
                <w:b/>
                <w:color w:val="auto"/>
                <w:sz w:val="18"/>
              </w:rPr>
              <w:t>1402</w:t>
            </w:r>
            <w:r>
              <w:rPr>
                <w:rFonts w:ascii="Times New Roman" w:hint="eastAsia"/>
                <w:b/>
                <w:color w:val="auto"/>
                <w:sz w:val="18"/>
              </w:rPr>
              <w:t>호</w:t>
            </w:r>
          </w:p>
        </w:tc>
        <w:tc>
          <w:tcPr>
            <w:tcW w:w="838" w:type="pct"/>
            <w:shd w:val="clear" w:color="auto" w:fill="auto"/>
            <w:vAlign w:val="center"/>
          </w:tcPr>
          <w:p w14:paraId="73A5C4E4" w14:textId="77777777" w:rsidR="0027628A" w:rsidRPr="00F36339" w:rsidRDefault="0027628A" w:rsidP="005609D6">
            <w:pPr>
              <w:pStyle w:val="afff6"/>
              <w:wordWrap/>
              <w:spacing w:line="240" w:lineRule="atLeast"/>
              <w:jc w:val="center"/>
              <w:rPr>
                <w:rFonts w:ascii="Times New Roman"/>
                <w:sz w:val="18"/>
              </w:rPr>
            </w:pPr>
            <w:r w:rsidRPr="00F36339">
              <w:rPr>
                <w:rFonts w:ascii="Times New Roman" w:hint="eastAsia"/>
                <w:sz w:val="18"/>
              </w:rPr>
              <w:t>근저당권</w:t>
            </w:r>
          </w:p>
        </w:tc>
        <w:tc>
          <w:tcPr>
            <w:tcW w:w="838" w:type="pct"/>
            <w:shd w:val="clear" w:color="auto" w:fill="auto"/>
            <w:vAlign w:val="center"/>
          </w:tcPr>
          <w:p w14:paraId="397F42EF" w14:textId="2C762F18" w:rsidR="0027628A" w:rsidRPr="00554CAE" w:rsidRDefault="0027628A" w:rsidP="005609D6">
            <w:pPr>
              <w:pStyle w:val="afff6"/>
              <w:wordWrap/>
              <w:spacing w:line="240" w:lineRule="atLeast"/>
              <w:jc w:val="center"/>
              <w:rPr>
                <w:rFonts w:ascii="Times New Roman"/>
                <w:color w:val="auto"/>
                <w:sz w:val="18"/>
              </w:rPr>
            </w:pPr>
            <w:r>
              <w:rPr>
                <w:rFonts w:ascii="Times New Roman"/>
                <w:color w:val="auto"/>
                <w:sz w:val="18"/>
              </w:rPr>
              <w:t>2022. 4. 26.</w:t>
            </w:r>
          </w:p>
        </w:tc>
        <w:tc>
          <w:tcPr>
            <w:tcW w:w="838" w:type="pct"/>
            <w:shd w:val="clear" w:color="auto" w:fill="auto"/>
            <w:vAlign w:val="center"/>
          </w:tcPr>
          <w:p w14:paraId="62379813" w14:textId="52BA5F9A" w:rsidR="0027628A" w:rsidRPr="00554CAE" w:rsidRDefault="0027628A" w:rsidP="005609D6">
            <w:pPr>
              <w:pStyle w:val="afff6"/>
              <w:wordWrap/>
              <w:spacing w:line="240" w:lineRule="atLeast"/>
              <w:ind w:right="57"/>
              <w:jc w:val="right"/>
              <w:rPr>
                <w:rFonts w:ascii="Times New Roman"/>
                <w:color w:val="auto"/>
                <w:sz w:val="18"/>
              </w:rPr>
            </w:pPr>
            <w:r>
              <w:rPr>
                <w:rFonts w:ascii="Times New Roman"/>
                <w:color w:val="auto"/>
                <w:sz w:val="18"/>
              </w:rPr>
              <w:t>631,987,200</w:t>
            </w:r>
          </w:p>
        </w:tc>
        <w:tc>
          <w:tcPr>
            <w:tcW w:w="838" w:type="pct"/>
            <w:shd w:val="clear" w:color="auto" w:fill="auto"/>
            <w:vAlign w:val="center"/>
          </w:tcPr>
          <w:p w14:paraId="09D1F529" w14:textId="48259979" w:rsidR="0027628A" w:rsidRPr="00554CAE" w:rsidRDefault="0027628A" w:rsidP="005609D6">
            <w:pPr>
              <w:pStyle w:val="afff6"/>
              <w:wordWrap/>
              <w:spacing w:line="240" w:lineRule="atLeast"/>
              <w:jc w:val="center"/>
              <w:rPr>
                <w:rFonts w:ascii="Times New Roman"/>
                <w:sz w:val="18"/>
              </w:rPr>
            </w:pPr>
            <w:r>
              <w:rPr>
                <w:rFonts w:ascii="Times New Roman" w:hint="eastAsia"/>
                <w:sz w:val="18"/>
              </w:rPr>
              <w:t>대견기업</w:t>
            </w:r>
          </w:p>
        </w:tc>
        <w:tc>
          <w:tcPr>
            <w:tcW w:w="918" w:type="pct"/>
            <w:shd w:val="clear" w:color="auto" w:fill="auto"/>
            <w:vAlign w:val="center"/>
          </w:tcPr>
          <w:p w14:paraId="56B6DAB8" w14:textId="443A14F5" w:rsidR="0027628A" w:rsidRPr="00554CAE" w:rsidRDefault="0027628A" w:rsidP="005609D6">
            <w:pPr>
              <w:pStyle w:val="afff6"/>
              <w:wordWrap/>
              <w:spacing w:line="240" w:lineRule="atLeast"/>
              <w:jc w:val="center"/>
              <w:rPr>
                <w:rFonts w:ascii="Times New Roman"/>
                <w:color w:val="auto"/>
                <w:sz w:val="18"/>
              </w:rPr>
            </w:pPr>
            <w:r w:rsidRPr="005609D6">
              <w:rPr>
                <w:rFonts w:ascii="Times New Roman" w:hint="eastAsia"/>
                <w:color w:val="FF0000"/>
                <w:sz w:val="18"/>
              </w:rPr>
              <w:t>매도인</w:t>
            </w:r>
          </w:p>
        </w:tc>
      </w:tr>
      <w:tr w:rsidR="0027628A" w:rsidRPr="00554CAE" w14:paraId="33BE94B9" w14:textId="77777777" w:rsidTr="0027628A">
        <w:trPr>
          <w:trHeight w:val="340"/>
          <w:jc w:val="center"/>
        </w:trPr>
        <w:tc>
          <w:tcPr>
            <w:tcW w:w="730" w:type="pct"/>
            <w:vMerge/>
            <w:shd w:val="clear" w:color="auto" w:fill="auto"/>
            <w:vAlign w:val="center"/>
          </w:tcPr>
          <w:p w14:paraId="55495812" w14:textId="77777777" w:rsidR="0027628A" w:rsidRPr="00F36339" w:rsidRDefault="0027628A" w:rsidP="005609D6">
            <w:pPr>
              <w:pStyle w:val="afff6"/>
              <w:wordWrap/>
              <w:spacing w:line="240" w:lineRule="atLeast"/>
              <w:jc w:val="center"/>
              <w:rPr>
                <w:rFonts w:ascii="Times New Roman"/>
                <w:b/>
                <w:color w:val="auto"/>
                <w:sz w:val="18"/>
              </w:rPr>
            </w:pPr>
          </w:p>
        </w:tc>
        <w:tc>
          <w:tcPr>
            <w:tcW w:w="838" w:type="pct"/>
            <w:shd w:val="clear" w:color="auto" w:fill="auto"/>
            <w:vAlign w:val="center"/>
          </w:tcPr>
          <w:p w14:paraId="05B527C9" w14:textId="1689F267" w:rsidR="0027628A" w:rsidRPr="00F36339" w:rsidRDefault="0027628A" w:rsidP="005609D6">
            <w:pPr>
              <w:pStyle w:val="afff6"/>
              <w:wordWrap/>
              <w:spacing w:line="240" w:lineRule="atLeast"/>
              <w:jc w:val="center"/>
              <w:rPr>
                <w:rFonts w:ascii="Times New Roman"/>
                <w:sz w:val="18"/>
              </w:rPr>
            </w:pPr>
            <w:proofErr w:type="spellStart"/>
            <w:r>
              <w:rPr>
                <w:rFonts w:ascii="Times New Roman" w:hint="eastAsia"/>
                <w:sz w:val="18"/>
              </w:rPr>
              <w:t>근저당권부채권질권</w:t>
            </w:r>
            <w:proofErr w:type="spellEnd"/>
          </w:p>
        </w:tc>
        <w:tc>
          <w:tcPr>
            <w:tcW w:w="838" w:type="pct"/>
            <w:shd w:val="clear" w:color="auto" w:fill="auto"/>
            <w:vAlign w:val="center"/>
          </w:tcPr>
          <w:p w14:paraId="11C3F302" w14:textId="19BE812C" w:rsidR="0027628A" w:rsidRPr="00554CAE" w:rsidRDefault="0027628A" w:rsidP="005609D6">
            <w:pPr>
              <w:pStyle w:val="afff6"/>
              <w:wordWrap/>
              <w:spacing w:line="240" w:lineRule="atLeast"/>
              <w:jc w:val="center"/>
              <w:rPr>
                <w:rFonts w:ascii="Times New Roman"/>
                <w:color w:val="auto"/>
                <w:sz w:val="18"/>
              </w:rPr>
            </w:pPr>
            <w:r>
              <w:rPr>
                <w:rFonts w:ascii="Times New Roman" w:hint="eastAsia"/>
                <w:color w:val="auto"/>
                <w:sz w:val="18"/>
              </w:rPr>
              <w:t>2022. 4. 2</w:t>
            </w:r>
            <w:r>
              <w:rPr>
                <w:rFonts w:ascii="Times New Roman"/>
                <w:color w:val="auto"/>
                <w:sz w:val="18"/>
              </w:rPr>
              <w:t>6.</w:t>
            </w:r>
          </w:p>
        </w:tc>
        <w:tc>
          <w:tcPr>
            <w:tcW w:w="838" w:type="pct"/>
            <w:shd w:val="clear" w:color="auto" w:fill="auto"/>
            <w:vAlign w:val="center"/>
          </w:tcPr>
          <w:p w14:paraId="254E54EB" w14:textId="63795579" w:rsidR="0027628A" w:rsidRPr="00554CAE" w:rsidRDefault="0027628A" w:rsidP="005609D6">
            <w:pPr>
              <w:pStyle w:val="afff6"/>
              <w:wordWrap/>
              <w:spacing w:line="240" w:lineRule="atLeast"/>
              <w:ind w:right="57"/>
              <w:jc w:val="right"/>
              <w:rPr>
                <w:rFonts w:ascii="Times New Roman"/>
                <w:color w:val="auto"/>
                <w:sz w:val="18"/>
              </w:rPr>
            </w:pPr>
            <w:r>
              <w:rPr>
                <w:rFonts w:ascii="Times New Roman" w:hint="eastAsia"/>
                <w:color w:val="auto"/>
                <w:sz w:val="18"/>
              </w:rPr>
              <w:t>526,656,000</w:t>
            </w:r>
          </w:p>
        </w:tc>
        <w:tc>
          <w:tcPr>
            <w:tcW w:w="838" w:type="pct"/>
            <w:shd w:val="clear" w:color="auto" w:fill="auto"/>
            <w:vAlign w:val="center"/>
          </w:tcPr>
          <w:p w14:paraId="491C6FE5" w14:textId="670AEB3F" w:rsidR="0027628A" w:rsidRPr="00554CAE" w:rsidRDefault="0027628A" w:rsidP="005609D6">
            <w:pPr>
              <w:pStyle w:val="afff6"/>
              <w:wordWrap/>
              <w:spacing w:line="240" w:lineRule="atLeast"/>
              <w:jc w:val="center"/>
              <w:rPr>
                <w:rFonts w:ascii="Times New Roman"/>
                <w:color w:val="FF0000"/>
                <w:sz w:val="18"/>
              </w:rPr>
            </w:pPr>
            <w:r w:rsidRPr="00554CAE">
              <w:rPr>
                <w:rFonts w:ascii="Times New Roman" w:hint="eastAsia"/>
                <w:color w:val="FF0000"/>
                <w:sz w:val="18"/>
              </w:rPr>
              <w:t>매도인</w:t>
            </w:r>
          </w:p>
        </w:tc>
        <w:tc>
          <w:tcPr>
            <w:tcW w:w="918" w:type="pct"/>
            <w:shd w:val="clear" w:color="auto" w:fill="auto"/>
            <w:vAlign w:val="center"/>
          </w:tcPr>
          <w:p w14:paraId="62FD8AB1" w14:textId="7D586630" w:rsidR="0027628A" w:rsidRPr="00554CAE" w:rsidRDefault="0027628A" w:rsidP="005609D6">
            <w:pPr>
              <w:pStyle w:val="afff6"/>
              <w:wordWrap/>
              <w:spacing w:line="240" w:lineRule="atLeast"/>
              <w:jc w:val="center"/>
              <w:rPr>
                <w:rFonts w:ascii="Times New Roman"/>
                <w:color w:val="auto"/>
                <w:sz w:val="18"/>
              </w:rPr>
            </w:pPr>
            <w:proofErr w:type="spellStart"/>
            <w:r>
              <w:rPr>
                <w:rFonts w:ascii="Times New Roman" w:hint="eastAsia"/>
                <w:color w:val="auto"/>
                <w:sz w:val="18"/>
              </w:rPr>
              <w:t>클래리베이트애널리틱스코리아</w:t>
            </w:r>
            <w:proofErr w:type="spellEnd"/>
            <w:r>
              <w:rPr>
                <w:rFonts w:ascii="Times New Roman" w:hint="eastAsia"/>
                <w:color w:val="auto"/>
                <w:sz w:val="18"/>
              </w:rPr>
              <w:t>㈜</w:t>
            </w:r>
          </w:p>
        </w:tc>
      </w:tr>
      <w:tr w:rsidR="0027628A" w:rsidRPr="00554CAE" w14:paraId="58AE5257" w14:textId="77777777" w:rsidTr="0027628A">
        <w:trPr>
          <w:trHeight w:val="340"/>
          <w:jc w:val="center"/>
        </w:trPr>
        <w:tc>
          <w:tcPr>
            <w:tcW w:w="730" w:type="pct"/>
            <w:vMerge w:val="restart"/>
            <w:shd w:val="clear" w:color="auto" w:fill="auto"/>
            <w:vAlign w:val="center"/>
          </w:tcPr>
          <w:p w14:paraId="7F0BB1D2" w14:textId="0BF4F602" w:rsidR="0027628A" w:rsidRPr="00F36339" w:rsidRDefault="0027628A" w:rsidP="009303F2">
            <w:pPr>
              <w:pStyle w:val="afff6"/>
              <w:wordWrap/>
              <w:spacing w:line="240" w:lineRule="atLeast"/>
              <w:jc w:val="center"/>
              <w:rPr>
                <w:rFonts w:ascii="Times New Roman"/>
                <w:b/>
                <w:color w:val="auto"/>
                <w:sz w:val="18"/>
              </w:rPr>
            </w:pPr>
            <w:r>
              <w:rPr>
                <w:rFonts w:ascii="Times New Roman" w:hint="eastAsia"/>
                <w:b/>
                <w:color w:val="auto"/>
                <w:sz w:val="18"/>
              </w:rPr>
              <w:t>1501</w:t>
            </w:r>
            <w:r>
              <w:rPr>
                <w:rFonts w:ascii="Times New Roman" w:hint="eastAsia"/>
                <w:b/>
                <w:color w:val="auto"/>
                <w:sz w:val="18"/>
              </w:rPr>
              <w:t>호</w:t>
            </w:r>
            <w:r>
              <w:rPr>
                <w:rFonts w:ascii="Times New Roman" w:hint="eastAsia"/>
                <w:b/>
                <w:color w:val="auto"/>
                <w:sz w:val="18"/>
              </w:rPr>
              <w:t xml:space="preserve"> </w:t>
            </w:r>
            <w:r>
              <w:rPr>
                <w:rFonts w:ascii="Times New Roman" w:hint="eastAsia"/>
                <w:b/>
                <w:color w:val="auto"/>
                <w:sz w:val="18"/>
              </w:rPr>
              <w:t>및</w:t>
            </w:r>
            <w:r>
              <w:rPr>
                <w:rFonts w:ascii="Times New Roman" w:hint="eastAsia"/>
                <w:b/>
                <w:color w:val="auto"/>
                <w:sz w:val="18"/>
              </w:rPr>
              <w:t xml:space="preserve"> </w:t>
            </w:r>
            <w:r>
              <w:rPr>
                <w:rFonts w:ascii="Times New Roman"/>
                <w:b/>
                <w:color w:val="auto"/>
                <w:sz w:val="18"/>
              </w:rPr>
              <w:t>1601</w:t>
            </w:r>
            <w:r>
              <w:rPr>
                <w:rFonts w:ascii="Times New Roman" w:hint="eastAsia"/>
                <w:b/>
                <w:color w:val="auto"/>
                <w:sz w:val="18"/>
              </w:rPr>
              <w:t>호</w:t>
            </w:r>
          </w:p>
        </w:tc>
        <w:tc>
          <w:tcPr>
            <w:tcW w:w="838" w:type="pct"/>
            <w:shd w:val="clear" w:color="auto" w:fill="auto"/>
            <w:vAlign w:val="center"/>
          </w:tcPr>
          <w:p w14:paraId="05A19C8F" w14:textId="6DA26E39" w:rsidR="0027628A" w:rsidRDefault="0027628A" w:rsidP="009303F2">
            <w:pPr>
              <w:pStyle w:val="afff6"/>
              <w:wordWrap/>
              <w:spacing w:line="240" w:lineRule="atLeast"/>
              <w:jc w:val="center"/>
              <w:rPr>
                <w:rFonts w:ascii="Times New Roman"/>
                <w:sz w:val="18"/>
              </w:rPr>
            </w:pPr>
            <w:r w:rsidRPr="00F36339">
              <w:rPr>
                <w:rFonts w:ascii="Times New Roman" w:hint="eastAsia"/>
                <w:sz w:val="18"/>
              </w:rPr>
              <w:t>근저당권</w:t>
            </w:r>
          </w:p>
        </w:tc>
        <w:tc>
          <w:tcPr>
            <w:tcW w:w="838" w:type="pct"/>
            <w:shd w:val="clear" w:color="auto" w:fill="auto"/>
            <w:vAlign w:val="center"/>
          </w:tcPr>
          <w:p w14:paraId="23FFDE36" w14:textId="3C1316BE" w:rsidR="0027628A" w:rsidRDefault="0027628A" w:rsidP="009303F2">
            <w:pPr>
              <w:pStyle w:val="afff6"/>
              <w:wordWrap/>
              <w:spacing w:line="240" w:lineRule="atLeast"/>
              <w:jc w:val="center"/>
              <w:rPr>
                <w:rFonts w:ascii="Times New Roman"/>
                <w:color w:val="auto"/>
                <w:sz w:val="18"/>
              </w:rPr>
            </w:pPr>
            <w:r>
              <w:rPr>
                <w:rFonts w:ascii="Times New Roman"/>
                <w:color w:val="auto"/>
                <w:sz w:val="18"/>
              </w:rPr>
              <w:t>2022. 5. 4..</w:t>
            </w:r>
          </w:p>
        </w:tc>
        <w:tc>
          <w:tcPr>
            <w:tcW w:w="838" w:type="pct"/>
            <w:shd w:val="clear" w:color="auto" w:fill="auto"/>
            <w:vAlign w:val="center"/>
          </w:tcPr>
          <w:p w14:paraId="29FC834D" w14:textId="34DAE941" w:rsidR="0027628A" w:rsidRDefault="0027628A" w:rsidP="009303F2">
            <w:pPr>
              <w:pStyle w:val="afff6"/>
              <w:wordWrap/>
              <w:spacing w:line="240" w:lineRule="atLeast"/>
              <w:ind w:right="57"/>
              <w:jc w:val="right"/>
              <w:rPr>
                <w:rFonts w:ascii="Times New Roman"/>
                <w:color w:val="auto"/>
                <w:sz w:val="18"/>
              </w:rPr>
            </w:pPr>
            <w:r>
              <w:rPr>
                <w:rFonts w:ascii="Times New Roman"/>
                <w:color w:val="auto"/>
                <w:sz w:val="18"/>
              </w:rPr>
              <w:t>888,900,480</w:t>
            </w:r>
          </w:p>
        </w:tc>
        <w:tc>
          <w:tcPr>
            <w:tcW w:w="838" w:type="pct"/>
            <w:shd w:val="clear" w:color="auto" w:fill="auto"/>
            <w:vAlign w:val="center"/>
          </w:tcPr>
          <w:p w14:paraId="5745F7F7" w14:textId="297D35FA" w:rsidR="0027628A" w:rsidRPr="00554CAE" w:rsidRDefault="0027628A" w:rsidP="009303F2">
            <w:pPr>
              <w:pStyle w:val="afff6"/>
              <w:wordWrap/>
              <w:spacing w:line="240" w:lineRule="atLeast"/>
              <w:jc w:val="center"/>
              <w:rPr>
                <w:rFonts w:ascii="Times New Roman"/>
                <w:color w:val="FF0000"/>
                <w:sz w:val="18"/>
              </w:rPr>
            </w:pPr>
            <w:r>
              <w:rPr>
                <w:rFonts w:ascii="Times New Roman" w:hint="eastAsia"/>
                <w:sz w:val="18"/>
              </w:rPr>
              <w:t>대견기업</w:t>
            </w:r>
          </w:p>
        </w:tc>
        <w:tc>
          <w:tcPr>
            <w:tcW w:w="918" w:type="pct"/>
            <w:shd w:val="clear" w:color="auto" w:fill="auto"/>
            <w:vAlign w:val="center"/>
          </w:tcPr>
          <w:p w14:paraId="32469426" w14:textId="438C6F58" w:rsidR="0027628A" w:rsidRDefault="0027628A" w:rsidP="009303F2">
            <w:pPr>
              <w:pStyle w:val="afff6"/>
              <w:wordWrap/>
              <w:spacing w:line="240" w:lineRule="atLeast"/>
              <w:jc w:val="center"/>
              <w:rPr>
                <w:rFonts w:ascii="Times New Roman"/>
                <w:color w:val="auto"/>
                <w:sz w:val="18"/>
              </w:rPr>
            </w:pPr>
            <w:r w:rsidRPr="005609D6">
              <w:rPr>
                <w:rFonts w:ascii="Times New Roman" w:hint="eastAsia"/>
                <w:color w:val="FF0000"/>
                <w:sz w:val="18"/>
              </w:rPr>
              <w:t>매도인</w:t>
            </w:r>
          </w:p>
        </w:tc>
      </w:tr>
      <w:tr w:rsidR="0027628A" w:rsidRPr="00554CAE" w14:paraId="5A0AC794" w14:textId="77777777" w:rsidTr="0027628A">
        <w:trPr>
          <w:trHeight w:val="340"/>
          <w:jc w:val="center"/>
        </w:trPr>
        <w:tc>
          <w:tcPr>
            <w:tcW w:w="730" w:type="pct"/>
            <w:vMerge/>
            <w:shd w:val="clear" w:color="auto" w:fill="auto"/>
            <w:vAlign w:val="center"/>
          </w:tcPr>
          <w:p w14:paraId="07ED2605" w14:textId="77777777" w:rsidR="0027628A" w:rsidRPr="00F36339" w:rsidRDefault="0027628A" w:rsidP="009303F2">
            <w:pPr>
              <w:pStyle w:val="afff6"/>
              <w:wordWrap/>
              <w:spacing w:line="240" w:lineRule="atLeast"/>
              <w:jc w:val="center"/>
              <w:rPr>
                <w:rFonts w:ascii="Times New Roman"/>
                <w:b/>
                <w:color w:val="auto"/>
                <w:sz w:val="18"/>
              </w:rPr>
            </w:pPr>
          </w:p>
        </w:tc>
        <w:tc>
          <w:tcPr>
            <w:tcW w:w="838" w:type="pct"/>
            <w:shd w:val="clear" w:color="auto" w:fill="auto"/>
            <w:vAlign w:val="center"/>
          </w:tcPr>
          <w:p w14:paraId="15117A26" w14:textId="7D984D4B" w:rsidR="0027628A" w:rsidRDefault="0027628A" w:rsidP="009303F2">
            <w:pPr>
              <w:pStyle w:val="afff6"/>
              <w:wordWrap/>
              <w:spacing w:line="240" w:lineRule="atLeast"/>
              <w:jc w:val="center"/>
              <w:rPr>
                <w:rFonts w:ascii="Times New Roman"/>
                <w:sz w:val="18"/>
              </w:rPr>
            </w:pPr>
            <w:proofErr w:type="spellStart"/>
            <w:r>
              <w:rPr>
                <w:rFonts w:ascii="Times New Roman" w:hint="eastAsia"/>
                <w:sz w:val="18"/>
              </w:rPr>
              <w:t>근저당권부채권질권</w:t>
            </w:r>
            <w:proofErr w:type="spellEnd"/>
          </w:p>
        </w:tc>
        <w:tc>
          <w:tcPr>
            <w:tcW w:w="838" w:type="pct"/>
            <w:shd w:val="clear" w:color="auto" w:fill="auto"/>
            <w:vAlign w:val="center"/>
          </w:tcPr>
          <w:p w14:paraId="5A87AFC9" w14:textId="495C522C" w:rsidR="0027628A" w:rsidRDefault="0027628A" w:rsidP="009303F2">
            <w:pPr>
              <w:pStyle w:val="afff6"/>
              <w:wordWrap/>
              <w:spacing w:line="240" w:lineRule="atLeast"/>
              <w:jc w:val="center"/>
              <w:rPr>
                <w:rFonts w:ascii="Times New Roman"/>
                <w:color w:val="auto"/>
                <w:sz w:val="18"/>
              </w:rPr>
            </w:pPr>
            <w:r>
              <w:rPr>
                <w:rFonts w:ascii="Times New Roman" w:hint="eastAsia"/>
                <w:color w:val="auto"/>
                <w:sz w:val="18"/>
              </w:rPr>
              <w:t xml:space="preserve">2022. </w:t>
            </w:r>
            <w:r>
              <w:rPr>
                <w:rFonts w:ascii="Times New Roman"/>
                <w:color w:val="auto"/>
                <w:sz w:val="18"/>
              </w:rPr>
              <w:t>5. 4.</w:t>
            </w:r>
          </w:p>
        </w:tc>
        <w:tc>
          <w:tcPr>
            <w:tcW w:w="838" w:type="pct"/>
            <w:shd w:val="clear" w:color="auto" w:fill="auto"/>
            <w:vAlign w:val="center"/>
          </w:tcPr>
          <w:p w14:paraId="226FA3C3" w14:textId="38E58C8B" w:rsidR="0027628A" w:rsidRDefault="0027628A" w:rsidP="009303F2">
            <w:pPr>
              <w:pStyle w:val="afff6"/>
              <w:wordWrap/>
              <w:spacing w:line="240" w:lineRule="atLeast"/>
              <w:ind w:right="57"/>
              <w:jc w:val="right"/>
              <w:rPr>
                <w:rFonts w:ascii="Times New Roman"/>
                <w:color w:val="auto"/>
                <w:sz w:val="18"/>
              </w:rPr>
            </w:pPr>
            <w:r>
              <w:rPr>
                <w:rFonts w:ascii="Times New Roman"/>
                <w:color w:val="auto"/>
                <w:sz w:val="18"/>
              </w:rPr>
              <w:t>740,750,400</w:t>
            </w:r>
          </w:p>
        </w:tc>
        <w:tc>
          <w:tcPr>
            <w:tcW w:w="838" w:type="pct"/>
            <w:shd w:val="clear" w:color="auto" w:fill="auto"/>
            <w:vAlign w:val="center"/>
          </w:tcPr>
          <w:p w14:paraId="2FEA3F57" w14:textId="5A93C98A" w:rsidR="0027628A" w:rsidRPr="00554CAE" w:rsidRDefault="0027628A" w:rsidP="009303F2">
            <w:pPr>
              <w:pStyle w:val="afff6"/>
              <w:wordWrap/>
              <w:spacing w:line="240" w:lineRule="atLeast"/>
              <w:jc w:val="center"/>
              <w:rPr>
                <w:rFonts w:ascii="Times New Roman"/>
                <w:color w:val="FF0000"/>
                <w:sz w:val="18"/>
              </w:rPr>
            </w:pPr>
            <w:r w:rsidRPr="00554CAE">
              <w:rPr>
                <w:rFonts w:ascii="Times New Roman" w:hint="eastAsia"/>
                <w:color w:val="FF0000"/>
                <w:sz w:val="18"/>
              </w:rPr>
              <w:t>매도인</w:t>
            </w:r>
          </w:p>
        </w:tc>
        <w:tc>
          <w:tcPr>
            <w:tcW w:w="918" w:type="pct"/>
            <w:shd w:val="clear" w:color="auto" w:fill="auto"/>
            <w:vAlign w:val="center"/>
          </w:tcPr>
          <w:p w14:paraId="488CBBBB" w14:textId="0B978670" w:rsidR="0027628A" w:rsidRDefault="0027628A" w:rsidP="009303F2">
            <w:pPr>
              <w:pStyle w:val="afff6"/>
              <w:wordWrap/>
              <w:spacing w:line="240" w:lineRule="atLeast"/>
              <w:jc w:val="center"/>
              <w:rPr>
                <w:rFonts w:ascii="Times New Roman"/>
                <w:color w:val="auto"/>
                <w:sz w:val="18"/>
              </w:rPr>
            </w:pPr>
            <w:proofErr w:type="spellStart"/>
            <w:r>
              <w:rPr>
                <w:rFonts w:ascii="Times New Roman" w:hint="eastAsia"/>
                <w:color w:val="auto"/>
                <w:sz w:val="18"/>
              </w:rPr>
              <w:t>셀린느코리아</w:t>
            </w:r>
            <w:proofErr w:type="spellEnd"/>
            <w:r>
              <w:rPr>
                <w:rFonts w:ascii="Times New Roman" w:hint="eastAsia"/>
                <w:color w:val="auto"/>
                <w:sz w:val="18"/>
              </w:rPr>
              <w:t>(</w:t>
            </w:r>
            <w:r>
              <w:rPr>
                <w:rFonts w:ascii="Times New Roman" w:hint="eastAsia"/>
                <w:color w:val="auto"/>
                <w:sz w:val="18"/>
              </w:rPr>
              <w:t>유</w:t>
            </w:r>
            <w:r>
              <w:rPr>
                <w:rFonts w:ascii="Times New Roman" w:hint="eastAsia"/>
                <w:color w:val="auto"/>
                <w:sz w:val="18"/>
              </w:rPr>
              <w:t>)</w:t>
            </w:r>
          </w:p>
        </w:tc>
      </w:tr>
      <w:tr w:rsidR="0027628A" w:rsidRPr="00554CAE" w14:paraId="461769FC" w14:textId="77777777" w:rsidTr="0027628A">
        <w:trPr>
          <w:trHeight w:val="340"/>
          <w:jc w:val="center"/>
        </w:trPr>
        <w:tc>
          <w:tcPr>
            <w:tcW w:w="730" w:type="pct"/>
            <w:vMerge w:val="restart"/>
            <w:shd w:val="clear" w:color="auto" w:fill="auto"/>
            <w:vAlign w:val="center"/>
          </w:tcPr>
          <w:p w14:paraId="1588B5B2" w14:textId="6B9E7466" w:rsidR="0027628A" w:rsidRPr="00F36339" w:rsidRDefault="0027628A" w:rsidP="0027628A">
            <w:pPr>
              <w:pStyle w:val="afff6"/>
              <w:wordWrap/>
              <w:spacing w:line="240" w:lineRule="atLeast"/>
              <w:jc w:val="center"/>
              <w:rPr>
                <w:rFonts w:ascii="Times New Roman"/>
                <w:b/>
                <w:color w:val="auto"/>
                <w:sz w:val="18"/>
              </w:rPr>
            </w:pPr>
            <w:r w:rsidRPr="00F36339">
              <w:rPr>
                <w:rFonts w:ascii="Times New Roman" w:hint="eastAsia"/>
                <w:b/>
                <w:color w:val="auto"/>
                <w:sz w:val="18"/>
              </w:rPr>
              <w:t>1</w:t>
            </w:r>
            <w:r>
              <w:rPr>
                <w:rFonts w:ascii="Times New Roman"/>
                <w:b/>
                <w:color w:val="auto"/>
                <w:sz w:val="18"/>
              </w:rPr>
              <w:t>6</w:t>
            </w:r>
            <w:r w:rsidRPr="00F36339">
              <w:rPr>
                <w:rFonts w:ascii="Times New Roman" w:hint="eastAsia"/>
                <w:b/>
                <w:color w:val="auto"/>
                <w:sz w:val="18"/>
              </w:rPr>
              <w:t>01</w:t>
            </w:r>
            <w:r w:rsidRPr="00F36339">
              <w:rPr>
                <w:rFonts w:ascii="Times New Roman" w:hint="eastAsia"/>
                <w:b/>
                <w:color w:val="auto"/>
                <w:sz w:val="18"/>
              </w:rPr>
              <w:t>호</w:t>
            </w:r>
          </w:p>
        </w:tc>
        <w:tc>
          <w:tcPr>
            <w:tcW w:w="838" w:type="pct"/>
            <w:shd w:val="clear" w:color="auto" w:fill="auto"/>
            <w:vAlign w:val="center"/>
          </w:tcPr>
          <w:p w14:paraId="344BF495" w14:textId="3C5A0279" w:rsidR="0027628A" w:rsidRPr="00F36339" w:rsidRDefault="0027628A" w:rsidP="0027628A">
            <w:pPr>
              <w:pStyle w:val="afff6"/>
              <w:wordWrap/>
              <w:spacing w:line="240" w:lineRule="atLeast"/>
              <w:jc w:val="center"/>
              <w:rPr>
                <w:rFonts w:ascii="Times New Roman"/>
                <w:sz w:val="18"/>
              </w:rPr>
            </w:pPr>
            <w:r w:rsidRPr="00F36339">
              <w:rPr>
                <w:rFonts w:ascii="Times New Roman" w:hint="eastAsia"/>
                <w:sz w:val="18"/>
              </w:rPr>
              <w:t>근저당권</w:t>
            </w:r>
          </w:p>
        </w:tc>
        <w:tc>
          <w:tcPr>
            <w:tcW w:w="838" w:type="pct"/>
            <w:shd w:val="clear" w:color="auto" w:fill="auto"/>
            <w:vAlign w:val="center"/>
          </w:tcPr>
          <w:p w14:paraId="60F2D5CA" w14:textId="5DF79AB0" w:rsidR="0027628A" w:rsidRPr="00554CAE" w:rsidRDefault="0027628A" w:rsidP="0027628A">
            <w:pPr>
              <w:pStyle w:val="afff6"/>
              <w:wordWrap/>
              <w:spacing w:line="240" w:lineRule="atLeast"/>
              <w:jc w:val="center"/>
              <w:rPr>
                <w:rFonts w:ascii="Times New Roman"/>
                <w:color w:val="auto"/>
                <w:sz w:val="18"/>
              </w:rPr>
            </w:pPr>
            <w:r>
              <w:rPr>
                <w:rFonts w:ascii="Times New Roman"/>
                <w:color w:val="auto"/>
                <w:sz w:val="18"/>
              </w:rPr>
              <w:t>2022. 6. 7.</w:t>
            </w:r>
          </w:p>
        </w:tc>
        <w:tc>
          <w:tcPr>
            <w:tcW w:w="838" w:type="pct"/>
            <w:shd w:val="clear" w:color="auto" w:fill="auto"/>
            <w:vAlign w:val="center"/>
          </w:tcPr>
          <w:p w14:paraId="5F00822B" w14:textId="47C8E2A2" w:rsidR="0027628A" w:rsidRPr="00554CAE" w:rsidRDefault="0027628A" w:rsidP="0027628A">
            <w:pPr>
              <w:pStyle w:val="afff6"/>
              <w:wordWrap/>
              <w:spacing w:line="240" w:lineRule="atLeast"/>
              <w:ind w:right="57"/>
              <w:jc w:val="right"/>
              <w:rPr>
                <w:rFonts w:ascii="Times New Roman"/>
                <w:color w:val="auto"/>
                <w:sz w:val="18"/>
              </w:rPr>
            </w:pPr>
            <w:r>
              <w:rPr>
                <w:rFonts w:ascii="Times New Roman"/>
                <w:color w:val="auto"/>
                <w:sz w:val="18"/>
              </w:rPr>
              <w:t>524,796,000</w:t>
            </w:r>
          </w:p>
        </w:tc>
        <w:tc>
          <w:tcPr>
            <w:tcW w:w="838" w:type="pct"/>
            <w:shd w:val="clear" w:color="auto" w:fill="auto"/>
            <w:vAlign w:val="center"/>
          </w:tcPr>
          <w:p w14:paraId="318E9905" w14:textId="1BCD7182" w:rsidR="0027628A" w:rsidRPr="00554CAE" w:rsidRDefault="0027628A" w:rsidP="0027628A">
            <w:pPr>
              <w:pStyle w:val="afff6"/>
              <w:wordWrap/>
              <w:spacing w:line="240" w:lineRule="atLeast"/>
              <w:jc w:val="center"/>
              <w:rPr>
                <w:rFonts w:ascii="Times New Roman"/>
                <w:sz w:val="18"/>
              </w:rPr>
            </w:pPr>
            <w:r>
              <w:rPr>
                <w:rFonts w:ascii="Times New Roman" w:hint="eastAsia"/>
                <w:sz w:val="18"/>
              </w:rPr>
              <w:t>대견기업</w:t>
            </w:r>
          </w:p>
        </w:tc>
        <w:tc>
          <w:tcPr>
            <w:tcW w:w="918" w:type="pct"/>
            <w:shd w:val="clear" w:color="auto" w:fill="auto"/>
            <w:vAlign w:val="center"/>
          </w:tcPr>
          <w:p w14:paraId="46910FC9" w14:textId="67940CAD" w:rsidR="0027628A" w:rsidRPr="00554CAE" w:rsidRDefault="0027628A" w:rsidP="0027628A">
            <w:pPr>
              <w:pStyle w:val="afff6"/>
              <w:wordWrap/>
              <w:spacing w:line="240" w:lineRule="atLeast"/>
              <w:jc w:val="center"/>
              <w:rPr>
                <w:rFonts w:ascii="Times New Roman"/>
                <w:color w:val="auto"/>
                <w:sz w:val="18"/>
              </w:rPr>
            </w:pPr>
            <w:r w:rsidRPr="005609D6">
              <w:rPr>
                <w:rFonts w:ascii="Times New Roman" w:hint="eastAsia"/>
                <w:color w:val="FF0000"/>
                <w:sz w:val="18"/>
              </w:rPr>
              <w:t>매도인</w:t>
            </w:r>
          </w:p>
        </w:tc>
      </w:tr>
      <w:tr w:rsidR="0027628A" w:rsidRPr="00554CAE" w14:paraId="3C1C886A" w14:textId="77777777" w:rsidTr="0027628A">
        <w:trPr>
          <w:trHeight w:val="340"/>
          <w:jc w:val="center"/>
        </w:trPr>
        <w:tc>
          <w:tcPr>
            <w:tcW w:w="730" w:type="pct"/>
            <w:vMerge/>
            <w:shd w:val="clear" w:color="auto" w:fill="auto"/>
            <w:vAlign w:val="center"/>
          </w:tcPr>
          <w:p w14:paraId="1487A118" w14:textId="77777777" w:rsidR="0027628A" w:rsidRPr="00F36339" w:rsidRDefault="0027628A" w:rsidP="0027628A">
            <w:pPr>
              <w:pStyle w:val="afff6"/>
              <w:wordWrap/>
              <w:spacing w:line="240" w:lineRule="atLeast"/>
              <w:jc w:val="center"/>
              <w:rPr>
                <w:rFonts w:ascii="Times New Roman"/>
                <w:b/>
                <w:color w:val="auto"/>
                <w:sz w:val="18"/>
              </w:rPr>
            </w:pPr>
          </w:p>
        </w:tc>
        <w:tc>
          <w:tcPr>
            <w:tcW w:w="838" w:type="pct"/>
            <w:shd w:val="clear" w:color="auto" w:fill="auto"/>
            <w:vAlign w:val="center"/>
          </w:tcPr>
          <w:p w14:paraId="3A37F99F" w14:textId="15CAF519" w:rsidR="0027628A" w:rsidRPr="00F36339" w:rsidRDefault="0027628A" w:rsidP="0027628A">
            <w:pPr>
              <w:pStyle w:val="afff6"/>
              <w:wordWrap/>
              <w:spacing w:line="240" w:lineRule="atLeast"/>
              <w:jc w:val="center"/>
              <w:rPr>
                <w:rFonts w:ascii="Times New Roman"/>
                <w:sz w:val="18"/>
              </w:rPr>
            </w:pPr>
            <w:proofErr w:type="spellStart"/>
            <w:r>
              <w:rPr>
                <w:rFonts w:ascii="Times New Roman" w:hint="eastAsia"/>
                <w:sz w:val="18"/>
              </w:rPr>
              <w:t>근저당권부채권질권</w:t>
            </w:r>
            <w:proofErr w:type="spellEnd"/>
          </w:p>
        </w:tc>
        <w:tc>
          <w:tcPr>
            <w:tcW w:w="838" w:type="pct"/>
            <w:shd w:val="clear" w:color="auto" w:fill="auto"/>
            <w:vAlign w:val="center"/>
          </w:tcPr>
          <w:p w14:paraId="1070212E" w14:textId="295C5294" w:rsidR="0027628A" w:rsidRPr="00554CAE" w:rsidRDefault="0027628A" w:rsidP="0027628A">
            <w:pPr>
              <w:pStyle w:val="afff6"/>
              <w:wordWrap/>
              <w:spacing w:line="240" w:lineRule="atLeast"/>
              <w:jc w:val="center"/>
              <w:rPr>
                <w:rFonts w:ascii="Times New Roman"/>
                <w:color w:val="auto"/>
                <w:sz w:val="18"/>
              </w:rPr>
            </w:pPr>
            <w:r>
              <w:rPr>
                <w:rFonts w:ascii="Times New Roman" w:hint="eastAsia"/>
                <w:color w:val="auto"/>
                <w:sz w:val="18"/>
              </w:rPr>
              <w:t xml:space="preserve">2022. </w:t>
            </w:r>
            <w:r>
              <w:rPr>
                <w:rFonts w:ascii="Times New Roman"/>
                <w:color w:val="auto"/>
                <w:sz w:val="18"/>
              </w:rPr>
              <w:t>6. 7.</w:t>
            </w:r>
          </w:p>
        </w:tc>
        <w:tc>
          <w:tcPr>
            <w:tcW w:w="838" w:type="pct"/>
            <w:shd w:val="clear" w:color="auto" w:fill="auto"/>
            <w:vAlign w:val="center"/>
          </w:tcPr>
          <w:p w14:paraId="38B5A213" w14:textId="659C5102" w:rsidR="0027628A" w:rsidRPr="00554CAE" w:rsidRDefault="0027628A" w:rsidP="0027628A">
            <w:pPr>
              <w:pStyle w:val="afff6"/>
              <w:wordWrap/>
              <w:spacing w:line="240" w:lineRule="atLeast"/>
              <w:ind w:right="57"/>
              <w:jc w:val="right"/>
              <w:rPr>
                <w:rFonts w:ascii="Times New Roman"/>
                <w:color w:val="auto"/>
                <w:sz w:val="18"/>
              </w:rPr>
            </w:pPr>
            <w:r>
              <w:rPr>
                <w:rFonts w:ascii="Times New Roman"/>
                <w:color w:val="auto"/>
                <w:sz w:val="18"/>
              </w:rPr>
              <w:t>437,330,000</w:t>
            </w:r>
          </w:p>
        </w:tc>
        <w:tc>
          <w:tcPr>
            <w:tcW w:w="838" w:type="pct"/>
            <w:shd w:val="clear" w:color="auto" w:fill="auto"/>
            <w:vAlign w:val="center"/>
          </w:tcPr>
          <w:p w14:paraId="2B178DDE" w14:textId="033DDA85" w:rsidR="0027628A" w:rsidRPr="00554CAE" w:rsidRDefault="0027628A" w:rsidP="0027628A">
            <w:pPr>
              <w:pStyle w:val="afff6"/>
              <w:wordWrap/>
              <w:spacing w:line="240" w:lineRule="atLeast"/>
              <w:jc w:val="center"/>
              <w:rPr>
                <w:rFonts w:ascii="Times New Roman"/>
                <w:color w:val="FF0000"/>
                <w:sz w:val="18"/>
              </w:rPr>
            </w:pPr>
            <w:r w:rsidRPr="00554CAE">
              <w:rPr>
                <w:rFonts w:ascii="Times New Roman" w:hint="eastAsia"/>
                <w:color w:val="FF0000"/>
                <w:sz w:val="18"/>
              </w:rPr>
              <w:t>매도인</w:t>
            </w:r>
          </w:p>
        </w:tc>
        <w:tc>
          <w:tcPr>
            <w:tcW w:w="918" w:type="pct"/>
            <w:shd w:val="clear" w:color="auto" w:fill="auto"/>
            <w:vAlign w:val="center"/>
          </w:tcPr>
          <w:p w14:paraId="41AA44C1" w14:textId="530CB543" w:rsidR="0027628A" w:rsidRPr="00554CAE" w:rsidRDefault="0027628A" w:rsidP="0027628A">
            <w:pPr>
              <w:pStyle w:val="afff6"/>
              <w:wordWrap/>
              <w:spacing w:line="240" w:lineRule="atLeast"/>
              <w:jc w:val="center"/>
              <w:rPr>
                <w:rFonts w:ascii="Times New Roman"/>
                <w:color w:val="auto"/>
                <w:sz w:val="18"/>
              </w:rPr>
            </w:pPr>
            <w:r>
              <w:rPr>
                <w:rFonts w:ascii="Times New Roman" w:hint="eastAsia"/>
                <w:color w:val="auto"/>
                <w:sz w:val="18"/>
              </w:rPr>
              <w:t>㈜웅진</w:t>
            </w:r>
          </w:p>
        </w:tc>
      </w:tr>
      <w:tr w:rsidR="0027628A" w:rsidRPr="00554CAE" w14:paraId="568D9CEC" w14:textId="77777777" w:rsidTr="0027628A">
        <w:trPr>
          <w:trHeight w:val="340"/>
          <w:jc w:val="center"/>
        </w:trPr>
        <w:tc>
          <w:tcPr>
            <w:tcW w:w="730" w:type="pct"/>
            <w:vMerge w:val="restart"/>
            <w:shd w:val="clear" w:color="auto" w:fill="auto"/>
            <w:vAlign w:val="center"/>
          </w:tcPr>
          <w:p w14:paraId="59D1E42F" w14:textId="3DD69FC3" w:rsidR="0027628A" w:rsidRPr="00F36339" w:rsidRDefault="0027628A" w:rsidP="0027628A">
            <w:pPr>
              <w:pStyle w:val="afff6"/>
              <w:wordWrap/>
              <w:spacing w:line="240" w:lineRule="atLeast"/>
              <w:jc w:val="center"/>
              <w:rPr>
                <w:rFonts w:ascii="Times New Roman"/>
                <w:b/>
                <w:color w:val="auto"/>
                <w:sz w:val="18"/>
              </w:rPr>
            </w:pPr>
            <w:r>
              <w:rPr>
                <w:rFonts w:ascii="Times New Roman" w:hint="eastAsia"/>
                <w:b/>
                <w:color w:val="auto"/>
                <w:sz w:val="18"/>
              </w:rPr>
              <w:t>1701</w:t>
            </w:r>
            <w:r>
              <w:rPr>
                <w:rFonts w:ascii="Times New Roman" w:hint="eastAsia"/>
                <w:b/>
                <w:color w:val="auto"/>
                <w:sz w:val="18"/>
              </w:rPr>
              <w:t>호</w:t>
            </w:r>
            <w:r>
              <w:rPr>
                <w:rFonts w:ascii="Times New Roman" w:hint="eastAsia"/>
                <w:b/>
                <w:color w:val="auto"/>
                <w:sz w:val="18"/>
              </w:rPr>
              <w:t xml:space="preserve"> </w:t>
            </w:r>
            <w:r>
              <w:rPr>
                <w:rFonts w:ascii="Times New Roman" w:hint="eastAsia"/>
                <w:b/>
                <w:color w:val="auto"/>
                <w:sz w:val="18"/>
              </w:rPr>
              <w:t>및</w:t>
            </w:r>
            <w:r>
              <w:rPr>
                <w:rFonts w:ascii="Times New Roman" w:hint="eastAsia"/>
                <w:b/>
                <w:color w:val="auto"/>
                <w:sz w:val="18"/>
              </w:rPr>
              <w:t xml:space="preserve"> </w:t>
            </w:r>
            <w:r>
              <w:rPr>
                <w:rFonts w:ascii="Times New Roman"/>
                <w:b/>
                <w:color w:val="auto"/>
                <w:sz w:val="18"/>
              </w:rPr>
              <w:t>1801</w:t>
            </w:r>
            <w:r>
              <w:rPr>
                <w:rFonts w:ascii="Times New Roman" w:hint="eastAsia"/>
                <w:b/>
                <w:color w:val="auto"/>
                <w:sz w:val="18"/>
              </w:rPr>
              <w:t>호</w:t>
            </w:r>
          </w:p>
        </w:tc>
        <w:tc>
          <w:tcPr>
            <w:tcW w:w="838" w:type="pct"/>
            <w:shd w:val="clear" w:color="auto" w:fill="auto"/>
            <w:vAlign w:val="center"/>
          </w:tcPr>
          <w:p w14:paraId="7DF42892" w14:textId="22EFAD26" w:rsidR="0027628A" w:rsidRDefault="0027628A" w:rsidP="0027628A">
            <w:pPr>
              <w:pStyle w:val="afff6"/>
              <w:wordWrap/>
              <w:spacing w:line="240" w:lineRule="atLeast"/>
              <w:jc w:val="center"/>
              <w:rPr>
                <w:rFonts w:ascii="Times New Roman"/>
                <w:sz w:val="18"/>
              </w:rPr>
            </w:pPr>
            <w:r w:rsidRPr="00F36339">
              <w:rPr>
                <w:rFonts w:ascii="Times New Roman" w:hint="eastAsia"/>
                <w:sz w:val="18"/>
              </w:rPr>
              <w:t>근저당권</w:t>
            </w:r>
          </w:p>
        </w:tc>
        <w:tc>
          <w:tcPr>
            <w:tcW w:w="838" w:type="pct"/>
            <w:shd w:val="clear" w:color="auto" w:fill="auto"/>
            <w:vAlign w:val="center"/>
          </w:tcPr>
          <w:p w14:paraId="1AC5674C" w14:textId="4DE3A07C" w:rsidR="0027628A" w:rsidRDefault="0027628A" w:rsidP="0027628A">
            <w:pPr>
              <w:pStyle w:val="afff6"/>
              <w:wordWrap/>
              <w:spacing w:line="240" w:lineRule="atLeast"/>
              <w:jc w:val="center"/>
              <w:rPr>
                <w:rFonts w:ascii="Times New Roman"/>
                <w:color w:val="auto"/>
                <w:sz w:val="18"/>
              </w:rPr>
            </w:pPr>
            <w:r>
              <w:rPr>
                <w:rFonts w:ascii="Times New Roman"/>
                <w:color w:val="auto"/>
                <w:sz w:val="18"/>
              </w:rPr>
              <w:t>2022. 8. 31.</w:t>
            </w:r>
          </w:p>
        </w:tc>
        <w:tc>
          <w:tcPr>
            <w:tcW w:w="838" w:type="pct"/>
            <w:shd w:val="clear" w:color="auto" w:fill="auto"/>
            <w:vAlign w:val="center"/>
          </w:tcPr>
          <w:p w14:paraId="221884A3" w14:textId="2218AA3D" w:rsidR="0027628A" w:rsidRDefault="0027628A" w:rsidP="0027628A">
            <w:pPr>
              <w:pStyle w:val="afff6"/>
              <w:wordWrap/>
              <w:spacing w:line="240" w:lineRule="atLeast"/>
              <w:ind w:right="57"/>
              <w:jc w:val="right"/>
              <w:rPr>
                <w:rFonts w:ascii="Times New Roman"/>
                <w:color w:val="auto"/>
                <w:sz w:val="18"/>
              </w:rPr>
            </w:pPr>
            <w:r>
              <w:rPr>
                <w:rFonts w:ascii="Times New Roman"/>
                <w:color w:val="auto"/>
                <w:sz w:val="18"/>
              </w:rPr>
              <w:t>1,336,508,160</w:t>
            </w:r>
          </w:p>
        </w:tc>
        <w:tc>
          <w:tcPr>
            <w:tcW w:w="838" w:type="pct"/>
            <w:shd w:val="clear" w:color="auto" w:fill="auto"/>
            <w:vAlign w:val="center"/>
          </w:tcPr>
          <w:p w14:paraId="21A51345" w14:textId="6C55D464" w:rsidR="0027628A" w:rsidRPr="00554CAE" w:rsidRDefault="0027628A" w:rsidP="0027628A">
            <w:pPr>
              <w:pStyle w:val="afff6"/>
              <w:wordWrap/>
              <w:spacing w:line="240" w:lineRule="atLeast"/>
              <w:jc w:val="center"/>
              <w:rPr>
                <w:rFonts w:ascii="Times New Roman"/>
                <w:color w:val="FF0000"/>
                <w:sz w:val="18"/>
              </w:rPr>
            </w:pPr>
            <w:r>
              <w:rPr>
                <w:rFonts w:ascii="Times New Roman" w:hint="eastAsia"/>
                <w:sz w:val="18"/>
              </w:rPr>
              <w:t>대견기업</w:t>
            </w:r>
          </w:p>
        </w:tc>
        <w:tc>
          <w:tcPr>
            <w:tcW w:w="918" w:type="pct"/>
            <w:shd w:val="clear" w:color="auto" w:fill="auto"/>
            <w:vAlign w:val="center"/>
          </w:tcPr>
          <w:p w14:paraId="54E0FE6E" w14:textId="33C1FB23" w:rsidR="0027628A" w:rsidRDefault="0027628A" w:rsidP="0027628A">
            <w:pPr>
              <w:pStyle w:val="afff6"/>
              <w:wordWrap/>
              <w:spacing w:line="240" w:lineRule="atLeast"/>
              <w:jc w:val="center"/>
              <w:rPr>
                <w:rFonts w:ascii="Times New Roman"/>
                <w:color w:val="auto"/>
                <w:sz w:val="18"/>
              </w:rPr>
            </w:pPr>
            <w:r w:rsidRPr="005609D6">
              <w:rPr>
                <w:rFonts w:ascii="Times New Roman" w:hint="eastAsia"/>
                <w:color w:val="FF0000"/>
                <w:sz w:val="18"/>
              </w:rPr>
              <w:t>매도인</w:t>
            </w:r>
          </w:p>
        </w:tc>
      </w:tr>
      <w:tr w:rsidR="0027628A" w:rsidRPr="00554CAE" w14:paraId="28735F33" w14:textId="77777777" w:rsidTr="0027628A">
        <w:trPr>
          <w:trHeight w:val="340"/>
          <w:jc w:val="center"/>
        </w:trPr>
        <w:tc>
          <w:tcPr>
            <w:tcW w:w="730" w:type="pct"/>
            <w:vMerge/>
            <w:shd w:val="clear" w:color="auto" w:fill="auto"/>
            <w:vAlign w:val="center"/>
          </w:tcPr>
          <w:p w14:paraId="7CBB8FE8" w14:textId="77777777" w:rsidR="0027628A" w:rsidRPr="00F36339" w:rsidRDefault="0027628A" w:rsidP="0027628A">
            <w:pPr>
              <w:pStyle w:val="afff6"/>
              <w:wordWrap/>
              <w:spacing w:line="240" w:lineRule="atLeast"/>
              <w:jc w:val="center"/>
              <w:rPr>
                <w:rFonts w:ascii="Times New Roman"/>
                <w:b/>
                <w:color w:val="auto"/>
                <w:sz w:val="18"/>
              </w:rPr>
            </w:pPr>
          </w:p>
        </w:tc>
        <w:tc>
          <w:tcPr>
            <w:tcW w:w="838" w:type="pct"/>
            <w:shd w:val="clear" w:color="auto" w:fill="auto"/>
            <w:vAlign w:val="center"/>
          </w:tcPr>
          <w:p w14:paraId="29EF52A9" w14:textId="33CC3C77" w:rsidR="0027628A" w:rsidRDefault="0027628A" w:rsidP="0027628A">
            <w:pPr>
              <w:pStyle w:val="afff6"/>
              <w:wordWrap/>
              <w:spacing w:line="240" w:lineRule="atLeast"/>
              <w:jc w:val="center"/>
              <w:rPr>
                <w:rFonts w:ascii="Times New Roman"/>
                <w:sz w:val="18"/>
              </w:rPr>
            </w:pPr>
            <w:proofErr w:type="spellStart"/>
            <w:r>
              <w:rPr>
                <w:rFonts w:ascii="Times New Roman" w:hint="eastAsia"/>
                <w:sz w:val="18"/>
              </w:rPr>
              <w:t>근저당권부채권질권</w:t>
            </w:r>
            <w:proofErr w:type="spellEnd"/>
          </w:p>
        </w:tc>
        <w:tc>
          <w:tcPr>
            <w:tcW w:w="838" w:type="pct"/>
            <w:shd w:val="clear" w:color="auto" w:fill="auto"/>
            <w:vAlign w:val="center"/>
          </w:tcPr>
          <w:p w14:paraId="5D42F98E" w14:textId="3B2E57A3" w:rsidR="0027628A" w:rsidRDefault="0027628A" w:rsidP="0027628A">
            <w:pPr>
              <w:pStyle w:val="afff6"/>
              <w:wordWrap/>
              <w:spacing w:line="240" w:lineRule="atLeast"/>
              <w:jc w:val="center"/>
              <w:rPr>
                <w:rFonts w:ascii="Times New Roman"/>
                <w:color w:val="auto"/>
                <w:sz w:val="18"/>
              </w:rPr>
            </w:pPr>
            <w:r>
              <w:rPr>
                <w:rFonts w:ascii="Times New Roman"/>
                <w:color w:val="auto"/>
                <w:sz w:val="18"/>
              </w:rPr>
              <w:t>2022. 8. 31.</w:t>
            </w:r>
          </w:p>
        </w:tc>
        <w:tc>
          <w:tcPr>
            <w:tcW w:w="838" w:type="pct"/>
            <w:shd w:val="clear" w:color="auto" w:fill="auto"/>
            <w:vAlign w:val="center"/>
          </w:tcPr>
          <w:p w14:paraId="6D6CA675" w14:textId="3A95C612" w:rsidR="0027628A" w:rsidRDefault="0027628A" w:rsidP="0027628A">
            <w:pPr>
              <w:pStyle w:val="afff6"/>
              <w:wordWrap/>
              <w:spacing w:line="240" w:lineRule="atLeast"/>
              <w:ind w:right="57"/>
              <w:jc w:val="right"/>
              <w:rPr>
                <w:rFonts w:ascii="Times New Roman"/>
                <w:color w:val="auto"/>
                <w:sz w:val="18"/>
              </w:rPr>
            </w:pPr>
            <w:r>
              <w:rPr>
                <w:rFonts w:ascii="Times New Roman"/>
                <w:color w:val="auto"/>
                <w:sz w:val="18"/>
              </w:rPr>
              <w:t>1,113,756,800</w:t>
            </w:r>
          </w:p>
        </w:tc>
        <w:tc>
          <w:tcPr>
            <w:tcW w:w="838" w:type="pct"/>
            <w:shd w:val="clear" w:color="auto" w:fill="auto"/>
            <w:vAlign w:val="center"/>
          </w:tcPr>
          <w:p w14:paraId="7C3AC997" w14:textId="2AFD335E" w:rsidR="0027628A" w:rsidRPr="00554CAE" w:rsidRDefault="0027628A" w:rsidP="0027628A">
            <w:pPr>
              <w:pStyle w:val="afff6"/>
              <w:wordWrap/>
              <w:spacing w:line="240" w:lineRule="atLeast"/>
              <w:jc w:val="center"/>
              <w:rPr>
                <w:rFonts w:ascii="Times New Roman"/>
                <w:color w:val="FF0000"/>
                <w:sz w:val="18"/>
              </w:rPr>
            </w:pPr>
            <w:r w:rsidRPr="00554CAE">
              <w:rPr>
                <w:rFonts w:ascii="Times New Roman" w:hint="eastAsia"/>
                <w:color w:val="FF0000"/>
                <w:sz w:val="18"/>
              </w:rPr>
              <w:t>매도인</w:t>
            </w:r>
          </w:p>
        </w:tc>
        <w:tc>
          <w:tcPr>
            <w:tcW w:w="918" w:type="pct"/>
            <w:shd w:val="clear" w:color="auto" w:fill="auto"/>
            <w:vAlign w:val="center"/>
          </w:tcPr>
          <w:p w14:paraId="7654A60E" w14:textId="517FCD5D" w:rsidR="0027628A" w:rsidRDefault="0027628A" w:rsidP="0027628A">
            <w:pPr>
              <w:pStyle w:val="afff6"/>
              <w:wordWrap/>
              <w:spacing w:line="240" w:lineRule="atLeast"/>
              <w:jc w:val="center"/>
              <w:rPr>
                <w:rFonts w:ascii="Times New Roman"/>
                <w:color w:val="auto"/>
                <w:sz w:val="18"/>
              </w:rPr>
            </w:pPr>
            <w:r>
              <w:rPr>
                <w:rFonts w:ascii="Times New Roman" w:hint="eastAsia"/>
                <w:color w:val="auto"/>
                <w:sz w:val="18"/>
              </w:rPr>
              <w:t>㈜</w:t>
            </w:r>
            <w:proofErr w:type="spellStart"/>
            <w:r>
              <w:rPr>
                <w:rFonts w:ascii="Times New Roman" w:hint="eastAsia"/>
                <w:color w:val="auto"/>
                <w:sz w:val="18"/>
              </w:rPr>
              <w:t>케이티아이에스</w:t>
            </w:r>
            <w:proofErr w:type="spellEnd"/>
          </w:p>
        </w:tc>
      </w:tr>
    </w:tbl>
    <w:p w14:paraId="6F8ADEDF" w14:textId="77777777" w:rsidR="005609D6" w:rsidRDefault="005609D6" w:rsidP="002364C4">
      <w:pPr>
        <w:ind w:right="960"/>
        <w:jc w:val="center"/>
        <w:rPr>
          <w:rFonts w:ascii="Times New Roman" w:eastAsia="바탕체" w:hAnsi="Times New Roman"/>
          <w:lang w:eastAsia="ko-KR"/>
        </w:rPr>
      </w:pPr>
    </w:p>
    <w:p w14:paraId="5509E45D" w14:textId="77777777" w:rsidR="008F7941" w:rsidRDefault="008F7941" w:rsidP="002364C4">
      <w:pPr>
        <w:rPr>
          <w:rFonts w:ascii="Times New Roman" w:eastAsia="바탕체" w:hAnsi="Times New Roman"/>
          <w:lang w:eastAsia="ko-KR"/>
        </w:rPr>
      </w:pPr>
      <w:r>
        <w:rPr>
          <w:rFonts w:ascii="Times New Roman" w:eastAsia="바탕체" w:hAnsi="Times New Roman"/>
          <w:lang w:eastAsia="ko-KR"/>
        </w:rPr>
        <w:br w:type="page"/>
      </w:r>
    </w:p>
    <w:p w14:paraId="7709E375" w14:textId="509AC971" w:rsidR="008F7941" w:rsidRPr="002364C4" w:rsidRDefault="008F7941" w:rsidP="002364C4">
      <w:pPr>
        <w:outlineLvl w:val="0"/>
        <w:rPr>
          <w:rFonts w:ascii="Times New Roman" w:eastAsia="바탕체" w:hAnsi="Times New Roman"/>
          <w:sz w:val="22"/>
          <w:lang w:eastAsia="ko-KR"/>
        </w:rPr>
      </w:pPr>
      <w:bookmarkStart w:id="122" w:name="_Toc152170083"/>
      <w:r w:rsidRPr="002364C4">
        <w:rPr>
          <w:rFonts w:ascii="Times New Roman" w:eastAsia="바탕체" w:hAnsi="Times New Roman" w:hint="eastAsia"/>
          <w:sz w:val="22"/>
          <w:lang w:eastAsia="ko-KR"/>
        </w:rPr>
        <w:lastRenderedPageBreak/>
        <w:t>[</w:t>
      </w:r>
      <w:r w:rsidRPr="002364C4">
        <w:rPr>
          <w:rFonts w:ascii="Times New Roman" w:eastAsia="바탕체" w:hAnsi="Times New Roman" w:hint="eastAsia"/>
          <w:sz w:val="22"/>
          <w:lang w:eastAsia="ko-KR"/>
        </w:rPr>
        <w:t>별첨</w:t>
      </w:r>
      <w:r w:rsidRPr="002364C4">
        <w:rPr>
          <w:rFonts w:ascii="Times New Roman" w:eastAsia="바탕체" w:hAnsi="Times New Roman"/>
          <w:sz w:val="22"/>
          <w:lang w:eastAsia="ko-KR"/>
        </w:rPr>
        <w:t>2</w:t>
      </w:r>
      <w:r w:rsidRPr="002364C4">
        <w:rPr>
          <w:rFonts w:ascii="Times New Roman" w:eastAsia="바탕체" w:hAnsi="Times New Roman" w:hint="eastAsia"/>
          <w:sz w:val="22"/>
          <w:lang w:eastAsia="ko-KR"/>
        </w:rPr>
        <w:t>]</w:t>
      </w:r>
      <w:bookmarkEnd w:id="122"/>
    </w:p>
    <w:p w14:paraId="5167E6AE" w14:textId="2E1A353A" w:rsidR="008F7941" w:rsidRPr="00613D27" w:rsidRDefault="008F7941" w:rsidP="002364C4">
      <w:pPr>
        <w:pStyle w:val="afff6"/>
        <w:jc w:val="center"/>
        <w:rPr>
          <w:rFonts w:ascii="Times New Roman"/>
          <w:sz w:val="28"/>
          <w:u w:val="single"/>
        </w:rPr>
      </w:pPr>
      <w:r>
        <w:rPr>
          <w:rFonts w:ascii="Times New Roman" w:eastAsia="돋움체" w:hint="eastAsia"/>
          <w:b/>
          <w:spacing w:val="15"/>
          <w:sz w:val="28"/>
          <w:u w:val="single"/>
        </w:rPr>
        <w:t>[</w:t>
      </w:r>
      <w:r>
        <w:rPr>
          <w:rFonts w:ascii="Times New Roman" w:eastAsia="돋움체" w:hint="eastAsia"/>
          <w:b/>
          <w:spacing w:val="15"/>
          <w:sz w:val="28"/>
          <w:u w:val="single"/>
        </w:rPr>
        <w:t>도시정비사업</w:t>
      </w:r>
      <w:r>
        <w:rPr>
          <w:rFonts w:ascii="Times New Roman" w:eastAsia="돋움체" w:hint="eastAsia"/>
          <w:b/>
          <w:spacing w:val="15"/>
          <w:sz w:val="28"/>
          <w:u w:val="single"/>
        </w:rPr>
        <w:t xml:space="preserve"> </w:t>
      </w:r>
      <w:r>
        <w:rPr>
          <w:rFonts w:ascii="Times New Roman" w:eastAsia="돋움체" w:hint="eastAsia"/>
          <w:b/>
          <w:spacing w:val="15"/>
          <w:sz w:val="28"/>
          <w:u w:val="single"/>
        </w:rPr>
        <w:t>현황</w:t>
      </w:r>
      <w:r>
        <w:rPr>
          <w:rFonts w:ascii="Times New Roman" w:eastAsia="돋움체" w:hint="eastAsia"/>
          <w:b/>
          <w:spacing w:val="15"/>
          <w:sz w:val="28"/>
          <w:u w:val="single"/>
        </w:rPr>
        <w:t>]</w:t>
      </w:r>
    </w:p>
    <w:p w14:paraId="0BDF684E" w14:textId="03B8E9FF" w:rsidR="008F7941" w:rsidRDefault="008F7941" w:rsidP="008F7941">
      <w:pPr>
        <w:pStyle w:val="afff6"/>
        <w:snapToGrid w:val="0"/>
        <w:spacing w:line="240" w:lineRule="auto"/>
        <w:jc w:val="left"/>
        <w:rPr>
          <w:rFonts w:ascii="Times New Roman"/>
          <w:b/>
          <w:bCs/>
          <w:color w:val="auto"/>
          <w:sz w:val="20"/>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564"/>
        <w:gridCol w:w="2268"/>
        <w:gridCol w:w="2834"/>
        <w:gridCol w:w="9722"/>
      </w:tblGrid>
      <w:tr w:rsidR="008F7941" w:rsidRPr="002F184D" w14:paraId="352C2CD8"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E9E6D7"/>
            <w:vAlign w:val="center"/>
          </w:tcPr>
          <w:p w14:paraId="14B13781" w14:textId="77777777" w:rsidR="008F7941" w:rsidRPr="002F184D" w:rsidRDefault="008F7941" w:rsidP="008F7941">
            <w:pPr>
              <w:pStyle w:val="afff6"/>
              <w:spacing w:line="240" w:lineRule="atLeast"/>
              <w:jc w:val="center"/>
              <w:rPr>
                <w:rFonts w:ascii="Times New Roman"/>
                <w:b/>
                <w:bCs/>
                <w:sz w:val="20"/>
              </w:rPr>
            </w:pPr>
            <w:r w:rsidRPr="002F184D">
              <w:rPr>
                <w:rFonts w:ascii="Times New Roman" w:hint="eastAsia"/>
                <w:b/>
                <w:bCs/>
                <w:sz w:val="20"/>
              </w:rPr>
              <w:t>No.</w:t>
            </w:r>
          </w:p>
        </w:tc>
        <w:tc>
          <w:tcPr>
            <w:tcW w:w="737" w:type="pct"/>
            <w:tcBorders>
              <w:top w:val="single" w:sz="4" w:space="0" w:color="auto"/>
              <w:bottom w:val="single" w:sz="4" w:space="0" w:color="auto"/>
            </w:tcBorders>
            <w:shd w:val="clear" w:color="auto" w:fill="E9E6D7"/>
            <w:vAlign w:val="center"/>
          </w:tcPr>
          <w:p w14:paraId="6DAB080F" w14:textId="75A91D80" w:rsidR="008F7941" w:rsidRPr="002F184D" w:rsidRDefault="008F7941" w:rsidP="008F7941">
            <w:pPr>
              <w:pStyle w:val="afff6"/>
              <w:spacing w:line="240" w:lineRule="atLeast"/>
              <w:jc w:val="center"/>
              <w:rPr>
                <w:rFonts w:ascii="Times New Roman"/>
                <w:b/>
                <w:bCs/>
                <w:sz w:val="20"/>
              </w:rPr>
            </w:pPr>
            <w:r w:rsidRPr="002F184D">
              <w:rPr>
                <w:rFonts w:ascii="Times New Roman" w:hint="eastAsia"/>
                <w:b/>
                <w:bCs/>
                <w:sz w:val="20"/>
              </w:rPr>
              <w:t>고시일자</w:t>
            </w:r>
          </w:p>
        </w:tc>
        <w:tc>
          <w:tcPr>
            <w:tcW w:w="921" w:type="pct"/>
            <w:tcBorders>
              <w:top w:val="single" w:sz="4" w:space="0" w:color="auto"/>
              <w:bottom w:val="single" w:sz="4" w:space="0" w:color="auto"/>
            </w:tcBorders>
            <w:shd w:val="clear" w:color="auto" w:fill="E9E6D7"/>
            <w:vAlign w:val="center"/>
          </w:tcPr>
          <w:p w14:paraId="55610A21" w14:textId="1BFF548D" w:rsidR="008F7941" w:rsidRPr="002F184D" w:rsidRDefault="008F7941" w:rsidP="008F7941">
            <w:pPr>
              <w:pStyle w:val="afff6"/>
              <w:spacing w:line="240" w:lineRule="atLeast"/>
              <w:jc w:val="center"/>
              <w:rPr>
                <w:rFonts w:ascii="Times New Roman"/>
                <w:b/>
                <w:bCs/>
                <w:sz w:val="20"/>
              </w:rPr>
            </w:pPr>
            <w:r w:rsidRPr="002F184D">
              <w:rPr>
                <w:rFonts w:ascii="Times New Roman" w:hint="eastAsia"/>
                <w:b/>
                <w:bCs/>
                <w:sz w:val="20"/>
              </w:rPr>
              <w:t>고시번호</w:t>
            </w:r>
          </w:p>
        </w:tc>
        <w:tc>
          <w:tcPr>
            <w:tcW w:w="3159" w:type="pct"/>
            <w:tcBorders>
              <w:top w:val="single" w:sz="4" w:space="0" w:color="auto"/>
              <w:bottom w:val="single" w:sz="4" w:space="0" w:color="auto"/>
              <w:right w:val="single" w:sz="4" w:space="0" w:color="auto"/>
            </w:tcBorders>
            <w:shd w:val="clear" w:color="auto" w:fill="E9E6D7"/>
            <w:vAlign w:val="center"/>
          </w:tcPr>
          <w:p w14:paraId="2BBAB7DC" w14:textId="58F64D5F" w:rsidR="008F7941" w:rsidRPr="002F184D" w:rsidRDefault="008F7941" w:rsidP="008F7941">
            <w:pPr>
              <w:pStyle w:val="afff6"/>
              <w:spacing w:line="240" w:lineRule="atLeast"/>
              <w:jc w:val="center"/>
              <w:rPr>
                <w:rFonts w:ascii="Times New Roman"/>
                <w:b/>
                <w:bCs/>
                <w:sz w:val="20"/>
              </w:rPr>
            </w:pPr>
            <w:r w:rsidRPr="002F184D">
              <w:rPr>
                <w:rFonts w:ascii="Times New Roman" w:hint="eastAsia"/>
                <w:b/>
                <w:bCs/>
                <w:sz w:val="20"/>
              </w:rPr>
              <w:t>비</w:t>
            </w:r>
            <w:r w:rsidRPr="002F184D">
              <w:rPr>
                <w:rFonts w:ascii="Times New Roman" w:hint="eastAsia"/>
                <w:b/>
                <w:bCs/>
                <w:sz w:val="20"/>
              </w:rPr>
              <w:t xml:space="preserve"> </w:t>
            </w:r>
            <w:r w:rsidRPr="002F184D">
              <w:rPr>
                <w:rFonts w:ascii="Times New Roman" w:hint="eastAsia"/>
                <w:b/>
                <w:bCs/>
                <w:sz w:val="20"/>
              </w:rPr>
              <w:t>고</w:t>
            </w:r>
          </w:p>
        </w:tc>
      </w:tr>
      <w:tr w:rsidR="008F7941" w:rsidRPr="002F184D" w14:paraId="097971A8"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6E99A02B" w14:textId="5B296432" w:rsidR="008F7941" w:rsidRPr="002F184D" w:rsidRDefault="008F7941" w:rsidP="008F7941">
            <w:pPr>
              <w:pStyle w:val="afff6"/>
              <w:spacing w:line="240" w:lineRule="atLeast"/>
              <w:jc w:val="center"/>
              <w:rPr>
                <w:rFonts w:ascii="Times New Roman"/>
                <w:bCs/>
                <w:sz w:val="20"/>
              </w:rPr>
            </w:pPr>
            <w:r w:rsidRPr="002F184D">
              <w:rPr>
                <w:rFonts w:ascii="Times New Roman" w:hint="eastAsia"/>
                <w:bCs/>
                <w:sz w:val="20"/>
              </w:rPr>
              <w:t>1</w:t>
            </w:r>
          </w:p>
        </w:tc>
        <w:tc>
          <w:tcPr>
            <w:tcW w:w="737" w:type="pct"/>
            <w:tcBorders>
              <w:top w:val="single" w:sz="4" w:space="0" w:color="auto"/>
              <w:bottom w:val="single" w:sz="4" w:space="0" w:color="auto"/>
            </w:tcBorders>
            <w:shd w:val="clear" w:color="auto" w:fill="auto"/>
            <w:vAlign w:val="center"/>
          </w:tcPr>
          <w:p w14:paraId="16A28E61" w14:textId="20AF98DD"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1973. </w:t>
            </w:r>
            <w:r w:rsidRPr="002F184D">
              <w:rPr>
                <w:rFonts w:ascii="Times New Roman"/>
                <w:bCs/>
                <w:sz w:val="20"/>
              </w:rPr>
              <w:t>9. 6.</w:t>
            </w:r>
          </w:p>
        </w:tc>
        <w:tc>
          <w:tcPr>
            <w:tcW w:w="921" w:type="pct"/>
            <w:tcBorders>
              <w:top w:val="single" w:sz="4" w:space="0" w:color="auto"/>
              <w:bottom w:val="single" w:sz="4" w:space="0" w:color="auto"/>
            </w:tcBorders>
            <w:shd w:val="clear" w:color="auto" w:fill="auto"/>
            <w:vAlign w:val="center"/>
          </w:tcPr>
          <w:p w14:paraId="753CE358" w14:textId="496601F4"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건설부고시</w:t>
            </w:r>
            <w:r w:rsidRPr="002F184D">
              <w:rPr>
                <w:rFonts w:ascii="Times New Roman" w:hint="eastAsia"/>
                <w:bCs/>
                <w:sz w:val="20"/>
              </w:rPr>
              <w:t xml:space="preserve"> </w:t>
            </w:r>
            <w:r w:rsidRPr="002F184D">
              <w:rPr>
                <w:rFonts w:ascii="Times New Roman" w:hint="eastAsia"/>
                <w:bCs/>
                <w:sz w:val="20"/>
              </w:rPr>
              <w:t>제</w:t>
            </w:r>
            <w:r w:rsidRPr="002F184D">
              <w:rPr>
                <w:rFonts w:ascii="Times New Roman" w:hint="eastAsia"/>
                <w:bCs/>
                <w:sz w:val="20"/>
              </w:rPr>
              <w:t>3</w:t>
            </w:r>
            <w:r w:rsidRPr="002F184D">
              <w:rPr>
                <w:rFonts w:ascii="Times New Roman"/>
                <w:bCs/>
                <w:sz w:val="20"/>
              </w:rPr>
              <w:t>67</w:t>
            </w:r>
            <w:r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699EBB04" w14:textId="4C48E1B5" w:rsidR="008F7941" w:rsidRPr="002F184D" w:rsidRDefault="00D068C3" w:rsidP="00CB02A1">
            <w:pPr>
              <w:pStyle w:val="afff6"/>
              <w:spacing w:line="240" w:lineRule="atLeast"/>
              <w:ind w:left="57"/>
              <w:rPr>
                <w:rFonts w:ascii="Times New Roman"/>
                <w:b/>
                <w:bCs/>
                <w:sz w:val="20"/>
              </w:rPr>
            </w:pPr>
            <w:r w:rsidRPr="002F184D">
              <w:rPr>
                <w:rFonts w:ascii="Times New Roman" w:hint="eastAsia"/>
                <w:bCs/>
                <w:sz w:val="20"/>
              </w:rPr>
              <w:t>서울도시계획</w:t>
            </w:r>
            <w:r w:rsidRPr="002F184D">
              <w:rPr>
                <w:rFonts w:ascii="Times New Roman" w:hint="eastAsia"/>
                <w:bCs/>
                <w:sz w:val="20"/>
              </w:rPr>
              <w:t xml:space="preserve"> </w:t>
            </w:r>
            <w:r w:rsidRPr="002F184D">
              <w:rPr>
                <w:rFonts w:ascii="Times New Roman" w:hint="eastAsia"/>
                <w:bCs/>
                <w:sz w:val="20"/>
              </w:rPr>
              <w:t>재개발구역</w:t>
            </w:r>
            <w:r w:rsidRPr="002F184D">
              <w:rPr>
                <w:rFonts w:ascii="Times New Roman" w:hint="eastAsia"/>
                <w:bCs/>
                <w:sz w:val="20"/>
              </w:rPr>
              <w:t xml:space="preserve"> </w:t>
            </w:r>
            <w:r w:rsidRPr="002F184D">
              <w:rPr>
                <w:rFonts w:ascii="Times New Roman" w:hint="eastAsia"/>
                <w:bCs/>
                <w:sz w:val="20"/>
              </w:rPr>
              <w:t>결정</w:t>
            </w:r>
            <w:r w:rsidRPr="002F184D">
              <w:rPr>
                <w:rFonts w:ascii="Times New Roman" w:hint="eastAsia"/>
                <w:bCs/>
                <w:sz w:val="20"/>
              </w:rPr>
              <w:t>(</w:t>
            </w:r>
            <w:r w:rsidR="00CB02A1">
              <w:rPr>
                <w:rFonts w:ascii="Times New Roman" w:hint="eastAsia"/>
                <w:bCs/>
                <w:sz w:val="20"/>
              </w:rPr>
              <w:t>다동</w:t>
            </w:r>
            <w:r w:rsidRPr="002F184D">
              <w:rPr>
                <w:rFonts w:ascii="Times New Roman" w:hint="eastAsia"/>
                <w:bCs/>
                <w:sz w:val="20"/>
              </w:rPr>
              <w:t>지구</w:t>
            </w:r>
            <w:r w:rsidR="00F03E00" w:rsidRPr="002F184D">
              <w:rPr>
                <w:rFonts w:ascii="Times New Roman" w:hint="eastAsia"/>
                <w:bCs/>
                <w:sz w:val="20"/>
              </w:rPr>
              <w:t>)</w:t>
            </w:r>
          </w:p>
        </w:tc>
      </w:tr>
      <w:tr w:rsidR="008F7941" w:rsidRPr="002F184D" w14:paraId="4D3D675C"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3D589447" w14:textId="0C6207F7" w:rsidR="008F7941" w:rsidRPr="002F184D" w:rsidRDefault="008F7941" w:rsidP="008F7941">
            <w:pPr>
              <w:pStyle w:val="afff6"/>
              <w:spacing w:line="240" w:lineRule="atLeast"/>
              <w:jc w:val="center"/>
              <w:rPr>
                <w:rFonts w:ascii="Times New Roman"/>
                <w:bCs/>
                <w:sz w:val="20"/>
              </w:rPr>
            </w:pPr>
            <w:r w:rsidRPr="002F184D">
              <w:rPr>
                <w:rFonts w:ascii="Times New Roman" w:hint="eastAsia"/>
                <w:bCs/>
                <w:sz w:val="20"/>
              </w:rPr>
              <w:t>2</w:t>
            </w:r>
          </w:p>
        </w:tc>
        <w:tc>
          <w:tcPr>
            <w:tcW w:w="737" w:type="pct"/>
            <w:tcBorders>
              <w:top w:val="single" w:sz="4" w:space="0" w:color="auto"/>
              <w:bottom w:val="single" w:sz="4" w:space="0" w:color="auto"/>
            </w:tcBorders>
            <w:shd w:val="clear" w:color="auto" w:fill="auto"/>
            <w:vAlign w:val="center"/>
          </w:tcPr>
          <w:p w14:paraId="0A3D42E9" w14:textId="14E99FEF"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1976. 4 7.</w:t>
            </w:r>
          </w:p>
        </w:tc>
        <w:tc>
          <w:tcPr>
            <w:tcW w:w="921" w:type="pct"/>
            <w:tcBorders>
              <w:top w:val="single" w:sz="4" w:space="0" w:color="auto"/>
              <w:bottom w:val="single" w:sz="4" w:space="0" w:color="auto"/>
            </w:tcBorders>
            <w:shd w:val="clear" w:color="auto" w:fill="auto"/>
            <w:vAlign w:val="center"/>
          </w:tcPr>
          <w:p w14:paraId="6B3C9353" w14:textId="118B8103"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건설부고시</w:t>
            </w:r>
            <w:r w:rsidRPr="002F184D">
              <w:rPr>
                <w:rFonts w:ascii="Times New Roman" w:hint="eastAsia"/>
                <w:bCs/>
                <w:sz w:val="20"/>
              </w:rPr>
              <w:t xml:space="preserve"> </w:t>
            </w:r>
            <w:r w:rsidRPr="002F184D">
              <w:rPr>
                <w:rFonts w:ascii="Times New Roman" w:hint="eastAsia"/>
                <w:bCs/>
                <w:sz w:val="20"/>
              </w:rPr>
              <w:t>제</w:t>
            </w:r>
            <w:r w:rsidRPr="002F184D">
              <w:rPr>
                <w:rFonts w:ascii="Times New Roman" w:hint="eastAsia"/>
                <w:bCs/>
                <w:sz w:val="20"/>
              </w:rPr>
              <w:t>4</w:t>
            </w:r>
            <w:r w:rsidRPr="002F184D">
              <w:rPr>
                <w:rFonts w:ascii="Times New Roman"/>
                <w:bCs/>
                <w:sz w:val="20"/>
              </w:rPr>
              <w:t>6</w:t>
            </w:r>
            <w:r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0DECB737" w14:textId="3FDF1535" w:rsidR="008F7941" w:rsidRPr="002F184D" w:rsidRDefault="00CB02A1" w:rsidP="00CB02A1">
            <w:pPr>
              <w:pStyle w:val="afff6"/>
              <w:spacing w:line="240" w:lineRule="atLeast"/>
              <w:ind w:left="57"/>
              <w:rPr>
                <w:rFonts w:ascii="Times New Roman"/>
                <w:b/>
                <w:bCs/>
                <w:sz w:val="20"/>
              </w:rPr>
            </w:pPr>
            <w:r w:rsidRPr="002F184D">
              <w:rPr>
                <w:rFonts w:ascii="Times New Roman"/>
                <w:bCs/>
                <w:sz w:val="20"/>
              </w:rPr>
              <w:t>다동</w:t>
            </w:r>
            <w:r>
              <w:rPr>
                <w:rFonts w:ascii="Times New Roman" w:hint="eastAsia"/>
                <w:bCs/>
                <w:sz w:val="20"/>
              </w:rPr>
              <w:t>지구</w:t>
            </w:r>
            <w:r w:rsidRPr="002F184D">
              <w:rPr>
                <w:rFonts w:ascii="Times New Roman"/>
                <w:bCs/>
                <w:sz w:val="20"/>
              </w:rPr>
              <w:t xml:space="preserve"> </w:t>
            </w:r>
            <w:r>
              <w:rPr>
                <w:rFonts w:ascii="Times New Roman" w:hint="eastAsia"/>
                <w:bCs/>
                <w:sz w:val="20"/>
              </w:rPr>
              <w:t>재개발지구</w:t>
            </w:r>
            <w:r>
              <w:rPr>
                <w:rFonts w:ascii="Times New Roman" w:hint="eastAsia"/>
                <w:bCs/>
                <w:sz w:val="20"/>
              </w:rPr>
              <w:t xml:space="preserve"> </w:t>
            </w:r>
            <w:r>
              <w:rPr>
                <w:rFonts w:ascii="Times New Roman" w:hint="eastAsia"/>
                <w:bCs/>
                <w:sz w:val="20"/>
              </w:rPr>
              <w:t>결정</w:t>
            </w:r>
          </w:p>
        </w:tc>
      </w:tr>
      <w:tr w:rsidR="008F7941" w:rsidRPr="002F184D" w14:paraId="235DB73C"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49E79A89" w14:textId="54C9534B" w:rsidR="008F7941" w:rsidRPr="002F184D" w:rsidRDefault="008F7941" w:rsidP="008F7941">
            <w:pPr>
              <w:pStyle w:val="afff6"/>
              <w:spacing w:line="240" w:lineRule="atLeast"/>
              <w:jc w:val="center"/>
              <w:rPr>
                <w:rFonts w:ascii="Times New Roman"/>
                <w:bCs/>
                <w:sz w:val="20"/>
              </w:rPr>
            </w:pPr>
            <w:r w:rsidRPr="002F184D">
              <w:rPr>
                <w:rFonts w:ascii="Times New Roman" w:hint="eastAsia"/>
                <w:bCs/>
                <w:sz w:val="20"/>
              </w:rPr>
              <w:t>3</w:t>
            </w:r>
          </w:p>
        </w:tc>
        <w:tc>
          <w:tcPr>
            <w:tcW w:w="737" w:type="pct"/>
            <w:tcBorders>
              <w:top w:val="single" w:sz="4" w:space="0" w:color="auto"/>
              <w:bottom w:val="single" w:sz="4" w:space="0" w:color="auto"/>
            </w:tcBorders>
            <w:shd w:val="clear" w:color="auto" w:fill="auto"/>
            <w:vAlign w:val="center"/>
          </w:tcPr>
          <w:p w14:paraId="552068E3" w14:textId="547FE6F4"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1986. 1. </w:t>
            </w:r>
            <w:r w:rsidRPr="002F184D">
              <w:rPr>
                <w:rFonts w:ascii="Times New Roman"/>
                <w:bCs/>
                <w:sz w:val="20"/>
              </w:rPr>
              <w:t>9</w:t>
            </w:r>
          </w:p>
        </w:tc>
        <w:tc>
          <w:tcPr>
            <w:tcW w:w="921" w:type="pct"/>
            <w:tcBorders>
              <w:top w:val="single" w:sz="4" w:space="0" w:color="auto"/>
              <w:bottom w:val="single" w:sz="4" w:space="0" w:color="auto"/>
            </w:tcBorders>
            <w:shd w:val="clear" w:color="auto" w:fill="auto"/>
            <w:vAlign w:val="center"/>
          </w:tcPr>
          <w:p w14:paraId="5764B49D" w14:textId="76F923B4" w:rsidR="008F7941" w:rsidRPr="002F184D" w:rsidRDefault="00FE4CB9" w:rsidP="008F7941">
            <w:pPr>
              <w:pStyle w:val="afff6"/>
              <w:spacing w:line="240" w:lineRule="atLeast"/>
              <w:jc w:val="center"/>
              <w:rPr>
                <w:rFonts w:ascii="Times New Roman"/>
                <w:bCs/>
                <w:sz w:val="20"/>
              </w:rPr>
            </w:pPr>
            <w:r>
              <w:rPr>
                <w:rFonts w:ascii="Times New Roman" w:hint="eastAsia"/>
                <w:bCs/>
                <w:sz w:val="20"/>
              </w:rPr>
              <w:t>서울특별시고시</w:t>
            </w:r>
            <w:r w:rsidR="001A3005" w:rsidRPr="002F184D">
              <w:rPr>
                <w:rFonts w:ascii="Times New Roman" w:hint="eastAsia"/>
                <w:bCs/>
                <w:sz w:val="20"/>
              </w:rPr>
              <w:t xml:space="preserve"> </w:t>
            </w:r>
            <w:r w:rsidR="001A3005" w:rsidRPr="002F184D">
              <w:rPr>
                <w:rFonts w:ascii="Times New Roman" w:hint="eastAsia"/>
                <w:bCs/>
                <w:sz w:val="20"/>
              </w:rPr>
              <w:t>제</w:t>
            </w:r>
            <w:r w:rsidR="001A3005" w:rsidRPr="002F184D">
              <w:rPr>
                <w:rFonts w:ascii="Times New Roman" w:hint="eastAsia"/>
                <w:bCs/>
                <w:sz w:val="20"/>
              </w:rPr>
              <w:t>1</w:t>
            </w:r>
            <w:r w:rsidR="001A3005" w:rsidRPr="002F184D">
              <w:rPr>
                <w:rFonts w:ascii="Times New Roman"/>
                <w:bCs/>
                <w:sz w:val="20"/>
              </w:rPr>
              <w:t>1</w:t>
            </w:r>
            <w:r w:rsidR="001A3005"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4D71D74E" w14:textId="4FA3CC94" w:rsidR="008F7941" w:rsidRPr="002F184D" w:rsidRDefault="00CB02A1" w:rsidP="00CB02A1">
            <w:pPr>
              <w:pStyle w:val="afff6"/>
              <w:spacing w:line="240" w:lineRule="atLeast"/>
              <w:ind w:left="57"/>
              <w:rPr>
                <w:rFonts w:ascii="Times New Roman"/>
                <w:b/>
                <w:bCs/>
                <w:sz w:val="20"/>
              </w:rPr>
            </w:pPr>
            <w:r w:rsidRPr="00CB02A1">
              <w:rPr>
                <w:rFonts w:ascii="Times New Roman" w:hint="eastAsia"/>
                <w:bCs/>
                <w:sz w:val="20"/>
              </w:rPr>
              <w:t>다동구역</w:t>
            </w:r>
            <w:r w:rsidRPr="00CB02A1">
              <w:rPr>
                <w:rFonts w:ascii="Times New Roman"/>
                <w:bCs/>
                <w:sz w:val="20"/>
              </w:rPr>
              <w:t xml:space="preserve"> </w:t>
            </w:r>
            <w:r w:rsidRPr="00CB02A1">
              <w:rPr>
                <w:rFonts w:ascii="Times New Roman" w:hint="eastAsia"/>
                <w:bCs/>
                <w:sz w:val="20"/>
              </w:rPr>
              <w:t>제</w:t>
            </w:r>
            <w:r w:rsidRPr="00CB02A1">
              <w:rPr>
                <w:rFonts w:ascii="Times New Roman"/>
                <w:bCs/>
                <w:sz w:val="20"/>
              </w:rPr>
              <w:t>1</w:t>
            </w:r>
            <w:r w:rsidRPr="00CB02A1">
              <w:rPr>
                <w:rFonts w:ascii="Times New Roman" w:hint="eastAsia"/>
                <w:bCs/>
                <w:sz w:val="20"/>
              </w:rPr>
              <w:t>지구</w:t>
            </w:r>
            <w:r w:rsidRPr="002F184D">
              <w:rPr>
                <w:rStyle w:val="ae"/>
                <w:rFonts w:ascii="Times New Roman" w:eastAsia="바탕체"/>
                <w:bCs/>
                <w:sz w:val="20"/>
              </w:rPr>
              <w:footnoteReference w:id="31"/>
            </w:r>
            <w:r>
              <w:rPr>
                <w:rFonts w:ascii="Times New Roman" w:hint="eastAsia"/>
                <w:bCs/>
                <w:sz w:val="20"/>
              </w:rPr>
              <w:t xml:space="preserve"> </w:t>
            </w:r>
            <w:r w:rsidRPr="00CB02A1">
              <w:rPr>
                <w:rFonts w:ascii="Times New Roman"/>
                <w:bCs/>
                <w:sz w:val="20"/>
              </w:rPr>
              <w:t xml:space="preserve"> </w:t>
            </w:r>
            <w:r w:rsidRPr="00CB02A1">
              <w:rPr>
                <w:rFonts w:ascii="Times New Roman" w:hint="eastAsia"/>
                <w:bCs/>
                <w:sz w:val="20"/>
              </w:rPr>
              <w:t>재개발사업계획</w:t>
            </w:r>
            <w:r w:rsidRPr="00CB02A1">
              <w:rPr>
                <w:rFonts w:ascii="Times New Roman"/>
                <w:bCs/>
                <w:sz w:val="20"/>
              </w:rPr>
              <w:t xml:space="preserve"> </w:t>
            </w:r>
            <w:r w:rsidRPr="00CB02A1">
              <w:rPr>
                <w:rFonts w:ascii="Times New Roman" w:hint="eastAsia"/>
                <w:bCs/>
                <w:sz w:val="20"/>
              </w:rPr>
              <w:t>결정</w:t>
            </w:r>
          </w:p>
        </w:tc>
      </w:tr>
      <w:tr w:rsidR="008F7941" w:rsidRPr="002F184D" w14:paraId="3A35E81E"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5D4B41DA" w14:textId="219F33CA" w:rsidR="008F7941" w:rsidRPr="002F184D" w:rsidRDefault="008F7941" w:rsidP="008F7941">
            <w:pPr>
              <w:pStyle w:val="afff6"/>
              <w:spacing w:line="240" w:lineRule="atLeast"/>
              <w:jc w:val="center"/>
              <w:rPr>
                <w:rFonts w:ascii="Times New Roman"/>
                <w:bCs/>
                <w:sz w:val="20"/>
              </w:rPr>
            </w:pPr>
            <w:r w:rsidRPr="002F184D">
              <w:rPr>
                <w:rFonts w:ascii="Times New Roman" w:hint="eastAsia"/>
                <w:bCs/>
                <w:sz w:val="20"/>
              </w:rPr>
              <w:t>4</w:t>
            </w:r>
          </w:p>
        </w:tc>
        <w:tc>
          <w:tcPr>
            <w:tcW w:w="737" w:type="pct"/>
            <w:tcBorders>
              <w:top w:val="single" w:sz="4" w:space="0" w:color="auto"/>
              <w:bottom w:val="single" w:sz="4" w:space="0" w:color="auto"/>
            </w:tcBorders>
            <w:shd w:val="clear" w:color="auto" w:fill="auto"/>
            <w:vAlign w:val="center"/>
          </w:tcPr>
          <w:p w14:paraId="2B2A25DB" w14:textId="3A4B758C"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1986. 12. </w:t>
            </w:r>
            <w:r w:rsidRPr="002F184D">
              <w:rPr>
                <w:rFonts w:ascii="Times New Roman"/>
                <w:bCs/>
                <w:sz w:val="20"/>
              </w:rPr>
              <w:t>4.</w:t>
            </w:r>
          </w:p>
        </w:tc>
        <w:tc>
          <w:tcPr>
            <w:tcW w:w="921" w:type="pct"/>
            <w:tcBorders>
              <w:top w:val="single" w:sz="4" w:space="0" w:color="auto"/>
              <w:bottom w:val="single" w:sz="4" w:space="0" w:color="auto"/>
            </w:tcBorders>
            <w:shd w:val="clear" w:color="auto" w:fill="auto"/>
            <w:vAlign w:val="center"/>
          </w:tcPr>
          <w:p w14:paraId="0AFB1E59" w14:textId="4EDB96D1" w:rsidR="008F7941" w:rsidRPr="002F184D" w:rsidRDefault="00FE4CB9" w:rsidP="008F7941">
            <w:pPr>
              <w:pStyle w:val="afff6"/>
              <w:spacing w:line="240" w:lineRule="atLeast"/>
              <w:jc w:val="center"/>
              <w:rPr>
                <w:rFonts w:ascii="Times New Roman"/>
                <w:bCs/>
                <w:sz w:val="20"/>
              </w:rPr>
            </w:pPr>
            <w:r>
              <w:rPr>
                <w:rFonts w:ascii="Times New Roman" w:hint="eastAsia"/>
                <w:bCs/>
                <w:sz w:val="20"/>
              </w:rPr>
              <w:t>서울특별시고시</w:t>
            </w:r>
            <w:r w:rsidR="001A3005" w:rsidRPr="002F184D">
              <w:rPr>
                <w:rFonts w:ascii="Times New Roman" w:hint="eastAsia"/>
                <w:bCs/>
                <w:sz w:val="20"/>
              </w:rPr>
              <w:t xml:space="preserve"> </w:t>
            </w:r>
            <w:r w:rsidR="001A3005" w:rsidRPr="002F184D">
              <w:rPr>
                <w:rFonts w:ascii="Times New Roman" w:hint="eastAsia"/>
                <w:bCs/>
                <w:sz w:val="20"/>
              </w:rPr>
              <w:t>제</w:t>
            </w:r>
            <w:r w:rsidR="001A3005" w:rsidRPr="002F184D">
              <w:rPr>
                <w:rFonts w:ascii="Times New Roman" w:hint="eastAsia"/>
                <w:bCs/>
                <w:sz w:val="20"/>
              </w:rPr>
              <w:t>8</w:t>
            </w:r>
            <w:r w:rsidR="001A3005" w:rsidRPr="002F184D">
              <w:rPr>
                <w:rFonts w:ascii="Times New Roman"/>
                <w:bCs/>
                <w:sz w:val="20"/>
              </w:rPr>
              <w:t>65</w:t>
            </w:r>
            <w:r w:rsidR="001A3005"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5EC8035D" w14:textId="395E84AC" w:rsidR="008F7941" w:rsidRPr="002F184D" w:rsidRDefault="00CB02A1" w:rsidP="00CB02A1">
            <w:pPr>
              <w:pStyle w:val="afff6"/>
              <w:spacing w:line="240" w:lineRule="atLeast"/>
              <w:ind w:left="57"/>
              <w:rPr>
                <w:rFonts w:ascii="Times New Roman"/>
                <w:b/>
                <w:bCs/>
                <w:sz w:val="20"/>
              </w:rPr>
            </w:pPr>
            <w:r w:rsidRPr="00CB02A1">
              <w:rPr>
                <w:rFonts w:ascii="Times New Roman" w:hint="eastAsia"/>
                <w:bCs/>
                <w:sz w:val="20"/>
              </w:rPr>
              <w:t>다동구역</w:t>
            </w:r>
            <w:r w:rsidRPr="00CB02A1">
              <w:rPr>
                <w:rFonts w:ascii="Times New Roman"/>
                <w:bCs/>
                <w:sz w:val="20"/>
              </w:rPr>
              <w:t xml:space="preserve"> </w:t>
            </w:r>
            <w:r w:rsidRPr="00CB02A1">
              <w:rPr>
                <w:rFonts w:ascii="Times New Roman" w:hint="eastAsia"/>
                <w:bCs/>
                <w:sz w:val="20"/>
              </w:rPr>
              <w:t>제</w:t>
            </w:r>
            <w:r w:rsidRPr="00CB02A1">
              <w:rPr>
                <w:rFonts w:ascii="Times New Roman"/>
                <w:bCs/>
                <w:sz w:val="20"/>
              </w:rPr>
              <w:t>1</w:t>
            </w:r>
            <w:r w:rsidRPr="00CB02A1">
              <w:rPr>
                <w:rFonts w:ascii="Times New Roman" w:hint="eastAsia"/>
                <w:bCs/>
                <w:sz w:val="20"/>
              </w:rPr>
              <w:t>지구</w:t>
            </w:r>
            <w:r w:rsidRPr="00CB02A1">
              <w:rPr>
                <w:rFonts w:ascii="Times New Roman"/>
                <w:bCs/>
                <w:sz w:val="20"/>
              </w:rPr>
              <w:t xml:space="preserve"> </w:t>
            </w:r>
            <w:r w:rsidRPr="00CB02A1">
              <w:rPr>
                <w:rFonts w:ascii="Times New Roman" w:hint="eastAsia"/>
                <w:bCs/>
                <w:sz w:val="20"/>
              </w:rPr>
              <w:t>최초</w:t>
            </w:r>
            <w:r w:rsidRPr="00CB02A1">
              <w:rPr>
                <w:rFonts w:ascii="Times New Roman"/>
                <w:bCs/>
                <w:sz w:val="20"/>
              </w:rPr>
              <w:t xml:space="preserve"> </w:t>
            </w:r>
            <w:r w:rsidRPr="00CB02A1">
              <w:rPr>
                <w:rFonts w:ascii="Times New Roman" w:hint="eastAsia"/>
                <w:bCs/>
                <w:sz w:val="20"/>
              </w:rPr>
              <w:t>재개발사업</w:t>
            </w:r>
            <w:r w:rsidRPr="00CB02A1">
              <w:rPr>
                <w:rFonts w:ascii="Times New Roman"/>
                <w:bCs/>
                <w:sz w:val="20"/>
              </w:rPr>
              <w:t xml:space="preserve"> </w:t>
            </w:r>
            <w:r w:rsidRPr="00CB02A1">
              <w:rPr>
                <w:rFonts w:ascii="Times New Roman" w:hint="eastAsia"/>
                <w:bCs/>
                <w:sz w:val="20"/>
              </w:rPr>
              <w:t>시행인가</w:t>
            </w:r>
          </w:p>
        </w:tc>
      </w:tr>
      <w:tr w:rsidR="008F7941" w:rsidRPr="002F184D" w14:paraId="37530964"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04A9F5DA" w14:textId="0CDEDA75" w:rsidR="008F7941" w:rsidRPr="002F184D" w:rsidRDefault="008F7941" w:rsidP="008F7941">
            <w:pPr>
              <w:pStyle w:val="afff6"/>
              <w:spacing w:line="240" w:lineRule="atLeast"/>
              <w:jc w:val="center"/>
              <w:rPr>
                <w:rFonts w:ascii="Times New Roman"/>
                <w:bCs/>
                <w:sz w:val="20"/>
              </w:rPr>
            </w:pPr>
            <w:r w:rsidRPr="002F184D">
              <w:rPr>
                <w:rFonts w:ascii="Times New Roman" w:hint="eastAsia"/>
                <w:bCs/>
                <w:sz w:val="20"/>
              </w:rPr>
              <w:t>5</w:t>
            </w:r>
          </w:p>
        </w:tc>
        <w:tc>
          <w:tcPr>
            <w:tcW w:w="737" w:type="pct"/>
            <w:tcBorders>
              <w:top w:val="single" w:sz="4" w:space="0" w:color="auto"/>
              <w:bottom w:val="single" w:sz="4" w:space="0" w:color="auto"/>
            </w:tcBorders>
            <w:shd w:val="clear" w:color="auto" w:fill="auto"/>
            <w:vAlign w:val="center"/>
          </w:tcPr>
          <w:p w14:paraId="07496B4A" w14:textId="6A599757"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1991. 12. </w:t>
            </w:r>
            <w:r w:rsidRPr="002F184D">
              <w:rPr>
                <w:rFonts w:ascii="Times New Roman"/>
                <w:bCs/>
                <w:sz w:val="20"/>
              </w:rPr>
              <w:t>9.</w:t>
            </w:r>
          </w:p>
        </w:tc>
        <w:tc>
          <w:tcPr>
            <w:tcW w:w="921" w:type="pct"/>
            <w:tcBorders>
              <w:top w:val="single" w:sz="4" w:space="0" w:color="auto"/>
              <w:bottom w:val="single" w:sz="4" w:space="0" w:color="auto"/>
            </w:tcBorders>
            <w:shd w:val="clear" w:color="auto" w:fill="auto"/>
            <w:vAlign w:val="center"/>
          </w:tcPr>
          <w:p w14:paraId="26A5A71D" w14:textId="5935B574" w:rsidR="008F7941" w:rsidRPr="002F184D" w:rsidRDefault="00FE4CB9" w:rsidP="008F7941">
            <w:pPr>
              <w:pStyle w:val="afff6"/>
              <w:spacing w:line="240" w:lineRule="atLeast"/>
              <w:jc w:val="center"/>
              <w:rPr>
                <w:rFonts w:ascii="Times New Roman"/>
                <w:bCs/>
                <w:sz w:val="20"/>
              </w:rPr>
            </w:pPr>
            <w:r>
              <w:rPr>
                <w:rFonts w:ascii="Times New Roman" w:hint="eastAsia"/>
                <w:bCs/>
                <w:sz w:val="20"/>
              </w:rPr>
              <w:t>서울특별시고시</w:t>
            </w:r>
            <w:r w:rsidR="001A3005" w:rsidRPr="002F184D">
              <w:rPr>
                <w:rFonts w:ascii="Times New Roman" w:hint="eastAsia"/>
                <w:bCs/>
                <w:sz w:val="20"/>
              </w:rPr>
              <w:t xml:space="preserve"> </w:t>
            </w:r>
            <w:r w:rsidR="001A3005" w:rsidRPr="002F184D">
              <w:rPr>
                <w:rFonts w:ascii="Times New Roman" w:hint="eastAsia"/>
                <w:bCs/>
                <w:sz w:val="20"/>
              </w:rPr>
              <w:t>제</w:t>
            </w:r>
            <w:r w:rsidR="001A3005" w:rsidRPr="002F184D">
              <w:rPr>
                <w:rFonts w:ascii="Times New Roman" w:hint="eastAsia"/>
                <w:bCs/>
                <w:sz w:val="20"/>
              </w:rPr>
              <w:t>9</w:t>
            </w:r>
            <w:r w:rsidR="001A3005" w:rsidRPr="002F184D">
              <w:rPr>
                <w:rFonts w:ascii="Times New Roman"/>
                <w:bCs/>
                <w:sz w:val="20"/>
              </w:rPr>
              <w:t>1-350</w:t>
            </w:r>
            <w:r w:rsidR="001A3005"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3C08C3F9" w14:textId="2CFD284A" w:rsidR="008F7941" w:rsidRPr="002F184D" w:rsidRDefault="00CB02A1" w:rsidP="00CB02A1">
            <w:pPr>
              <w:pStyle w:val="afff6"/>
              <w:spacing w:line="240" w:lineRule="atLeast"/>
              <w:ind w:left="57"/>
              <w:rPr>
                <w:rFonts w:ascii="Times New Roman"/>
                <w:b/>
                <w:bCs/>
                <w:sz w:val="20"/>
              </w:rPr>
            </w:pPr>
            <w:r w:rsidRPr="00CB02A1">
              <w:rPr>
                <w:rFonts w:ascii="Times New Roman" w:hint="eastAsia"/>
                <w:bCs/>
                <w:sz w:val="20"/>
              </w:rPr>
              <w:t>다동구역</w:t>
            </w:r>
            <w:r w:rsidRPr="00CB02A1">
              <w:rPr>
                <w:rFonts w:ascii="Times New Roman"/>
                <w:bCs/>
                <w:sz w:val="20"/>
              </w:rPr>
              <w:t xml:space="preserve"> </w:t>
            </w:r>
            <w:r w:rsidRPr="00CB02A1">
              <w:rPr>
                <w:rFonts w:ascii="Times New Roman" w:hint="eastAsia"/>
                <w:bCs/>
                <w:sz w:val="20"/>
              </w:rPr>
              <w:t>제</w:t>
            </w:r>
            <w:r w:rsidRPr="00CB02A1">
              <w:rPr>
                <w:rFonts w:ascii="Times New Roman"/>
                <w:bCs/>
                <w:sz w:val="20"/>
              </w:rPr>
              <w:t>1</w:t>
            </w:r>
            <w:r w:rsidRPr="00CB02A1">
              <w:rPr>
                <w:rFonts w:ascii="Times New Roman" w:hint="eastAsia"/>
                <w:bCs/>
                <w:sz w:val="20"/>
              </w:rPr>
              <w:t>지구</w:t>
            </w:r>
            <w:r w:rsidRPr="00CB02A1">
              <w:rPr>
                <w:rFonts w:ascii="Times New Roman"/>
                <w:bCs/>
                <w:sz w:val="20"/>
              </w:rPr>
              <w:t xml:space="preserve"> </w:t>
            </w:r>
            <w:r w:rsidRPr="00CB02A1">
              <w:rPr>
                <w:rFonts w:ascii="Times New Roman" w:hint="eastAsia"/>
                <w:bCs/>
                <w:sz w:val="20"/>
              </w:rPr>
              <w:t>재개발사업계획</w:t>
            </w:r>
            <w:r w:rsidRPr="00CB02A1">
              <w:rPr>
                <w:rFonts w:ascii="Times New Roman"/>
                <w:bCs/>
                <w:sz w:val="20"/>
              </w:rPr>
              <w:t xml:space="preserve"> </w:t>
            </w:r>
            <w:r w:rsidRPr="00CB02A1">
              <w:rPr>
                <w:rFonts w:ascii="Times New Roman" w:hint="eastAsia"/>
                <w:bCs/>
                <w:sz w:val="20"/>
              </w:rPr>
              <w:t>변경결정</w:t>
            </w:r>
          </w:p>
        </w:tc>
      </w:tr>
      <w:tr w:rsidR="002B3D83" w:rsidRPr="002F184D" w14:paraId="5FAF6100"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155AE560" w14:textId="3EBC1852" w:rsidR="002B3D83" w:rsidRPr="002F184D" w:rsidRDefault="002B3D83" w:rsidP="008F7941">
            <w:pPr>
              <w:pStyle w:val="afff6"/>
              <w:spacing w:line="240" w:lineRule="atLeast"/>
              <w:jc w:val="center"/>
              <w:rPr>
                <w:rFonts w:ascii="Times New Roman"/>
                <w:bCs/>
                <w:sz w:val="20"/>
              </w:rPr>
            </w:pPr>
            <w:r>
              <w:rPr>
                <w:rFonts w:ascii="Times New Roman" w:hint="eastAsia"/>
                <w:bCs/>
                <w:sz w:val="20"/>
              </w:rPr>
              <w:t>6</w:t>
            </w:r>
          </w:p>
        </w:tc>
        <w:tc>
          <w:tcPr>
            <w:tcW w:w="737" w:type="pct"/>
            <w:tcBorders>
              <w:top w:val="single" w:sz="4" w:space="0" w:color="auto"/>
              <w:bottom w:val="single" w:sz="4" w:space="0" w:color="auto"/>
            </w:tcBorders>
            <w:shd w:val="clear" w:color="auto" w:fill="auto"/>
            <w:vAlign w:val="center"/>
          </w:tcPr>
          <w:p w14:paraId="5B1E536A" w14:textId="7E73AC2D" w:rsidR="002B3D83" w:rsidRPr="002F184D" w:rsidRDefault="002B3D83" w:rsidP="008F7941">
            <w:pPr>
              <w:pStyle w:val="afff6"/>
              <w:spacing w:line="240" w:lineRule="atLeast"/>
              <w:jc w:val="center"/>
              <w:rPr>
                <w:rFonts w:ascii="Times New Roman"/>
                <w:bCs/>
                <w:sz w:val="20"/>
              </w:rPr>
            </w:pPr>
            <w:r>
              <w:rPr>
                <w:rFonts w:ascii="Times New Roman" w:hint="eastAsia"/>
                <w:bCs/>
                <w:sz w:val="20"/>
              </w:rPr>
              <w:t xml:space="preserve">1993. </w:t>
            </w:r>
            <w:r>
              <w:rPr>
                <w:rFonts w:ascii="Times New Roman"/>
                <w:bCs/>
                <w:sz w:val="20"/>
              </w:rPr>
              <w:t>12. 10.</w:t>
            </w:r>
          </w:p>
        </w:tc>
        <w:tc>
          <w:tcPr>
            <w:tcW w:w="921" w:type="pct"/>
            <w:tcBorders>
              <w:top w:val="single" w:sz="4" w:space="0" w:color="auto"/>
              <w:bottom w:val="single" w:sz="4" w:space="0" w:color="auto"/>
            </w:tcBorders>
            <w:shd w:val="clear" w:color="auto" w:fill="auto"/>
            <w:vAlign w:val="center"/>
          </w:tcPr>
          <w:p w14:paraId="3572E48C" w14:textId="3212D4D1" w:rsidR="002B3D83" w:rsidRDefault="002B3D83" w:rsidP="002B3D83">
            <w:pPr>
              <w:pStyle w:val="afff6"/>
              <w:spacing w:line="240" w:lineRule="atLeast"/>
              <w:jc w:val="center"/>
              <w:rPr>
                <w:rFonts w:ascii="Times New Roman"/>
                <w:bCs/>
                <w:sz w:val="20"/>
              </w:rPr>
            </w:pPr>
            <w:r>
              <w:rPr>
                <w:rFonts w:ascii="Times New Roman" w:hint="eastAsia"/>
                <w:bCs/>
                <w:sz w:val="20"/>
              </w:rPr>
              <w:t>서울특별시고시</w:t>
            </w:r>
            <w:r>
              <w:rPr>
                <w:rFonts w:ascii="Times New Roman" w:hint="eastAsia"/>
                <w:bCs/>
                <w:sz w:val="20"/>
              </w:rPr>
              <w:t xml:space="preserve"> </w:t>
            </w:r>
            <w:r>
              <w:rPr>
                <w:rFonts w:ascii="Times New Roman" w:hint="eastAsia"/>
                <w:bCs/>
                <w:sz w:val="20"/>
              </w:rPr>
              <w:t>제</w:t>
            </w:r>
            <w:r>
              <w:rPr>
                <w:rFonts w:ascii="Times New Roman" w:hint="eastAsia"/>
                <w:bCs/>
                <w:sz w:val="20"/>
              </w:rPr>
              <w:t>1</w:t>
            </w:r>
            <w:r>
              <w:rPr>
                <w:rFonts w:ascii="Times New Roman"/>
                <w:bCs/>
                <w:sz w:val="20"/>
              </w:rPr>
              <w:t>99</w:t>
            </w:r>
            <w:r>
              <w:rPr>
                <w:rFonts w:ascii="Times New Roman" w:hint="eastAsia"/>
                <w:bCs/>
                <w:sz w:val="20"/>
              </w:rPr>
              <w:t>3-386</w:t>
            </w:r>
            <w:r>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13B69CF0" w14:textId="4FADE406" w:rsidR="002B3D83" w:rsidRPr="00CB02A1" w:rsidRDefault="002B3D83" w:rsidP="00CB02A1">
            <w:pPr>
              <w:pStyle w:val="afff6"/>
              <w:spacing w:line="240" w:lineRule="atLeast"/>
              <w:ind w:left="57"/>
              <w:rPr>
                <w:rFonts w:ascii="Times New Roman"/>
                <w:bCs/>
                <w:sz w:val="20"/>
              </w:rPr>
            </w:pPr>
            <w:r>
              <w:rPr>
                <w:rFonts w:ascii="Times New Roman" w:hint="eastAsia"/>
                <w:bCs/>
                <w:sz w:val="20"/>
              </w:rPr>
              <w:t>다동구역제</w:t>
            </w:r>
            <w:r>
              <w:rPr>
                <w:rFonts w:ascii="Times New Roman" w:hint="eastAsia"/>
                <w:bCs/>
                <w:sz w:val="20"/>
              </w:rPr>
              <w:t>1</w:t>
            </w:r>
            <w:r>
              <w:rPr>
                <w:rFonts w:ascii="Times New Roman" w:hint="eastAsia"/>
                <w:bCs/>
                <w:sz w:val="20"/>
              </w:rPr>
              <w:t>지구</w:t>
            </w:r>
            <w:r>
              <w:rPr>
                <w:rFonts w:ascii="Times New Roman" w:hint="eastAsia"/>
                <w:bCs/>
                <w:sz w:val="20"/>
              </w:rPr>
              <w:t xml:space="preserve"> </w:t>
            </w:r>
            <w:r>
              <w:rPr>
                <w:rFonts w:ascii="Times New Roman" w:hint="eastAsia"/>
                <w:bCs/>
                <w:sz w:val="20"/>
              </w:rPr>
              <w:t>재개발사업</w:t>
            </w:r>
            <w:r>
              <w:rPr>
                <w:rFonts w:ascii="Times New Roman" w:hint="eastAsia"/>
                <w:bCs/>
                <w:sz w:val="20"/>
              </w:rPr>
              <w:t xml:space="preserve"> </w:t>
            </w:r>
            <w:r>
              <w:rPr>
                <w:rFonts w:ascii="Times New Roman" w:hint="eastAsia"/>
                <w:bCs/>
                <w:sz w:val="20"/>
              </w:rPr>
              <w:t>관리처분인가</w:t>
            </w:r>
          </w:p>
        </w:tc>
      </w:tr>
      <w:tr w:rsidR="008F7941" w:rsidRPr="002F184D" w14:paraId="42F43243"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079C0451" w14:textId="03A3E1E9" w:rsidR="008F7941" w:rsidRPr="002F184D" w:rsidRDefault="002B3D83" w:rsidP="008F7941">
            <w:pPr>
              <w:pStyle w:val="afff6"/>
              <w:spacing w:line="240" w:lineRule="atLeast"/>
              <w:jc w:val="center"/>
              <w:rPr>
                <w:rFonts w:ascii="Times New Roman"/>
                <w:bCs/>
                <w:sz w:val="20"/>
              </w:rPr>
            </w:pPr>
            <w:r>
              <w:rPr>
                <w:rFonts w:ascii="Times New Roman" w:hint="eastAsia"/>
                <w:bCs/>
                <w:sz w:val="20"/>
              </w:rPr>
              <w:t>7</w:t>
            </w:r>
          </w:p>
        </w:tc>
        <w:tc>
          <w:tcPr>
            <w:tcW w:w="737" w:type="pct"/>
            <w:tcBorders>
              <w:top w:val="single" w:sz="4" w:space="0" w:color="auto"/>
              <w:bottom w:val="single" w:sz="4" w:space="0" w:color="auto"/>
            </w:tcBorders>
            <w:shd w:val="clear" w:color="auto" w:fill="auto"/>
            <w:vAlign w:val="center"/>
          </w:tcPr>
          <w:p w14:paraId="075E59BE" w14:textId="4D6C4170"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1995. 6. </w:t>
            </w:r>
            <w:r w:rsidRPr="002F184D">
              <w:rPr>
                <w:rFonts w:ascii="Times New Roman"/>
                <w:bCs/>
                <w:sz w:val="20"/>
              </w:rPr>
              <w:t>9.</w:t>
            </w:r>
          </w:p>
        </w:tc>
        <w:tc>
          <w:tcPr>
            <w:tcW w:w="921" w:type="pct"/>
            <w:tcBorders>
              <w:top w:val="single" w:sz="4" w:space="0" w:color="auto"/>
              <w:bottom w:val="single" w:sz="4" w:space="0" w:color="auto"/>
            </w:tcBorders>
            <w:shd w:val="clear" w:color="auto" w:fill="auto"/>
            <w:vAlign w:val="center"/>
          </w:tcPr>
          <w:p w14:paraId="49A577FC" w14:textId="7C7F01B2" w:rsidR="008F7941" w:rsidRPr="002F184D" w:rsidRDefault="00FE4CB9" w:rsidP="008F7941">
            <w:pPr>
              <w:pStyle w:val="afff6"/>
              <w:spacing w:line="240" w:lineRule="atLeast"/>
              <w:jc w:val="center"/>
              <w:rPr>
                <w:rFonts w:ascii="Times New Roman"/>
                <w:bCs/>
                <w:sz w:val="20"/>
              </w:rPr>
            </w:pPr>
            <w:r>
              <w:rPr>
                <w:rFonts w:ascii="Times New Roman" w:hint="eastAsia"/>
                <w:bCs/>
                <w:sz w:val="20"/>
              </w:rPr>
              <w:t>서울특별시고시</w:t>
            </w:r>
            <w:r w:rsidR="001A3005" w:rsidRPr="002F184D">
              <w:rPr>
                <w:rFonts w:ascii="Times New Roman" w:hint="eastAsia"/>
                <w:bCs/>
                <w:sz w:val="20"/>
              </w:rPr>
              <w:t xml:space="preserve"> </w:t>
            </w:r>
            <w:r w:rsidR="001A3005" w:rsidRPr="002F184D">
              <w:rPr>
                <w:rFonts w:ascii="Times New Roman" w:hint="eastAsia"/>
                <w:bCs/>
                <w:sz w:val="20"/>
              </w:rPr>
              <w:t>제</w:t>
            </w:r>
            <w:r w:rsidR="001A3005" w:rsidRPr="002F184D">
              <w:rPr>
                <w:rFonts w:ascii="Times New Roman" w:hint="eastAsia"/>
                <w:bCs/>
                <w:sz w:val="20"/>
              </w:rPr>
              <w:t>1</w:t>
            </w:r>
            <w:r w:rsidR="001A3005" w:rsidRPr="002F184D">
              <w:rPr>
                <w:rFonts w:ascii="Times New Roman"/>
                <w:bCs/>
                <w:sz w:val="20"/>
              </w:rPr>
              <w:t>995-160</w:t>
            </w:r>
            <w:r w:rsidR="001A3005"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6BF8CD98" w14:textId="300730EB" w:rsidR="008F7941" w:rsidRPr="002F184D" w:rsidRDefault="00CB02A1" w:rsidP="00CB02A1">
            <w:pPr>
              <w:pStyle w:val="afff6"/>
              <w:spacing w:line="240" w:lineRule="atLeast"/>
              <w:ind w:left="57"/>
              <w:rPr>
                <w:rFonts w:ascii="Times New Roman"/>
                <w:b/>
                <w:bCs/>
                <w:sz w:val="20"/>
              </w:rPr>
            </w:pPr>
            <w:r w:rsidRPr="00CB02A1">
              <w:rPr>
                <w:rFonts w:ascii="Times New Roman" w:hint="eastAsia"/>
                <w:bCs/>
                <w:sz w:val="20"/>
              </w:rPr>
              <w:t>다동구역</w:t>
            </w:r>
            <w:r w:rsidRPr="00CB02A1">
              <w:rPr>
                <w:rFonts w:ascii="Times New Roman"/>
                <w:bCs/>
                <w:sz w:val="20"/>
              </w:rPr>
              <w:t xml:space="preserve"> </w:t>
            </w:r>
            <w:r w:rsidRPr="00CB02A1">
              <w:rPr>
                <w:rFonts w:ascii="Times New Roman" w:hint="eastAsia"/>
                <w:bCs/>
                <w:sz w:val="20"/>
              </w:rPr>
              <w:t>제</w:t>
            </w:r>
            <w:r w:rsidRPr="00CB02A1">
              <w:rPr>
                <w:rFonts w:ascii="Times New Roman"/>
                <w:bCs/>
                <w:sz w:val="20"/>
              </w:rPr>
              <w:t>1</w:t>
            </w:r>
            <w:r w:rsidRPr="00CB02A1">
              <w:rPr>
                <w:rFonts w:ascii="Times New Roman" w:hint="eastAsia"/>
                <w:bCs/>
                <w:sz w:val="20"/>
              </w:rPr>
              <w:t>지구</w:t>
            </w:r>
            <w:r w:rsidRPr="00CB02A1">
              <w:rPr>
                <w:rFonts w:ascii="Times New Roman"/>
                <w:bCs/>
                <w:sz w:val="20"/>
              </w:rPr>
              <w:t xml:space="preserve"> </w:t>
            </w:r>
            <w:r w:rsidRPr="00CB02A1">
              <w:rPr>
                <w:rFonts w:ascii="Times New Roman" w:hint="eastAsia"/>
                <w:bCs/>
                <w:sz w:val="20"/>
              </w:rPr>
              <w:t>재개발사업계획</w:t>
            </w:r>
            <w:r w:rsidRPr="00CB02A1">
              <w:rPr>
                <w:rFonts w:ascii="Times New Roman"/>
                <w:bCs/>
                <w:sz w:val="20"/>
              </w:rPr>
              <w:t xml:space="preserve"> </w:t>
            </w:r>
            <w:r w:rsidRPr="00CB02A1">
              <w:rPr>
                <w:rFonts w:ascii="Times New Roman" w:hint="eastAsia"/>
                <w:bCs/>
                <w:sz w:val="20"/>
              </w:rPr>
              <w:t>변경결정</w:t>
            </w:r>
          </w:p>
        </w:tc>
      </w:tr>
      <w:tr w:rsidR="002B3D83" w:rsidRPr="002F184D" w14:paraId="3BFC7B40"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23C269F5" w14:textId="0BB9E9FA" w:rsidR="002B3D83" w:rsidRPr="002F184D" w:rsidRDefault="002B3D83" w:rsidP="008F7941">
            <w:pPr>
              <w:pStyle w:val="afff6"/>
              <w:spacing w:line="240" w:lineRule="atLeast"/>
              <w:jc w:val="center"/>
              <w:rPr>
                <w:rFonts w:ascii="Times New Roman"/>
                <w:bCs/>
                <w:sz w:val="20"/>
              </w:rPr>
            </w:pPr>
            <w:r>
              <w:rPr>
                <w:rFonts w:ascii="Times New Roman" w:hint="eastAsia"/>
                <w:bCs/>
                <w:sz w:val="20"/>
              </w:rPr>
              <w:t>8</w:t>
            </w:r>
          </w:p>
        </w:tc>
        <w:tc>
          <w:tcPr>
            <w:tcW w:w="737" w:type="pct"/>
            <w:tcBorders>
              <w:top w:val="single" w:sz="4" w:space="0" w:color="auto"/>
              <w:bottom w:val="single" w:sz="4" w:space="0" w:color="auto"/>
            </w:tcBorders>
            <w:shd w:val="clear" w:color="auto" w:fill="auto"/>
            <w:vAlign w:val="center"/>
          </w:tcPr>
          <w:p w14:paraId="74679F23" w14:textId="38A5E2DD" w:rsidR="002B3D83" w:rsidRPr="002F184D" w:rsidRDefault="002B3D83" w:rsidP="008F7941">
            <w:pPr>
              <w:pStyle w:val="afff6"/>
              <w:spacing w:line="240" w:lineRule="atLeast"/>
              <w:jc w:val="center"/>
              <w:rPr>
                <w:rFonts w:ascii="Times New Roman"/>
                <w:bCs/>
                <w:sz w:val="20"/>
              </w:rPr>
            </w:pPr>
            <w:r>
              <w:rPr>
                <w:rFonts w:ascii="Times New Roman" w:hint="eastAsia"/>
                <w:bCs/>
                <w:sz w:val="20"/>
              </w:rPr>
              <w:t xml:space="preserve">1997. </w:t>
            </w:r>
            <w:r>
              <w:rPr>
                <w:rFonts w:ascii="Times New Roman"/>
                <w:bCs/>
                <w:sz w:val="20"/>
              </w:rPr>
              <w:t>4. 3.</w:t>
            </w:r>
          </w:p>
        </w:tc>
        <w:tc>
          <w:tcPr>
            <w:tcW w:w="921" w:type="pct"/>
            <w:tcBorders>
              <w:top w:val="single" w:sz="4" w:space="0" w:color="auto"/>
              <w:bottom w:val="single" w:sz="4" w:space="0" w:color="auto"/>
            </w:tcBorders>
            <w:shd w:val="clear" w:color="auto" w:fill="auto"/>
            <w:vAlign w:val="center"/>
          </w:tcPr>
          <w:p w14:paraId="4650F854" w14:textId="290D07B8" w:rsidR="002B3D83" w:rsidRPr="002F184D" w:rsidRDefault="002B3D83" w:rsidP="008F7941">
            <w:pPr>
              <w:pStyle w:val="afff6"/>
              <w:spacing w:line="240" w:lineRule="atLeast"/>
              <w:jc w:val="center"/>
              <w:rPr>
                <w:rFonts w:ascii="Times New Roman"/>
                <w:bCs/>
                <w:sz w:val="20"/>
              </w:rPr>
            </w:pPr>
            <w:r>
              <w:rPr>
                <w:rFonts w:ascii="Times New Roman" w:hint="eastAsia"/>
                <w:bCs/>
                <w:sz w:val="20"/>
              </w:rPr>
              <w:t>중구고시</w:t>
            </w:r>
            <w:r>
              <w:rPr>
                <w:rFonts w:ascii="Times New Roman" w:hint="eastAsia"/>
                <w:bCs/>
                <w:sz w:val="20"/>
              </w:rPr>
              <w:t xml:space="preserve"> </w:t>
            </w:r>
            <w:r>
              <w:rPr>
                <w:rFonts w:ascii="Times New Roman" w:hint="eastAsia"/>
                <w:bCs/>
                <w:sz w:val="20"/>
              </w:rPr>
              <w:t>제</w:t>
            </w:r>
            <w:r>
              <w:rPr>
                <w:rFonts w:ascii="Times New Roman" w:hint="eastAsia"/>
                <w:bCs/>
                <w:sz w:val="20"/>
              </w:rPr>
              <w:t>1</w:t>
            </w:r>
            <w:r>
              <w:rPr>
                <w:rFonts w:ascii="Times New Roman"/>
                <w:bCs/>
                <w:sz w:val="20"/>
              </w:rPr>
              <w:t>997-14</w:t>
            </w:r>
            <w:r>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2B5376AC" w14:textId="3B44E6AB" w:rsidR="002B3D83" w:rsidRPr="00CB02A1" w:rsidRDefault="002B3D83" w:rsidP="002F184D">
            <w:pPr>
              <w:pStyle w:val="afff6"/>
              <w:spacing w:line="240" w:lineRule="atLeast"/>
              <w:ind w:left="57"/>
              <w:rPr>
                <w:rFonts w:ascii="Times New Roman"/>
                <w:bCs/>
                <w:sz w:val="20"/>
              </w:rPr>
            </w:pPr>
            <w:r>
              <w:rPr>
                <w:rFonts w:ascii="Times New Roman" w:hint="eastAsia"/>
                <w:bCs/>
                <w:sz w:val="20"/>
              </w:rPr>
              <w:t>다동구역제</w:t>
            </w:r>
            <w:r>
              <w:rPr>
                <w:rFonts w:ascii="Times New Roman" w:hint="eastAsia"/>
                <w:bCs/>
                <w:sz w:val="20"/>
              </w:rPr>
              <w:t>1</w:t>
            </w:r>
            <w:r>
              <w:rPr>
                <w:rFonts w:ascii="Times New Roman" w:hint="eastAsia"/>
                <w:bCs/>
                <w:sz w:val="20"/>
              </w:rPr>
              <w:t>지구</w:t>
            </w:r>
            <w:r>
              <w:rPr>
                <w:rFonts w:ascii="Times New Roman" w:hint="eastAsia"/>
                <w:bCs/>
                <w:sz w:val="20"/>
              </w:rPr>
              <w:t xml:space="preserve"> </w:t>
            </w:r>
            <w:r>
              <w:rPr>
                <w:rFonts w:ascii="Times New Roman" w:hint="eastAsia"/>
                <w:bCs/>
                <w:sz w:val="20"/>
              </w:rPr>
              <w:t>재개발사업</w:t>
            </w:r>
            <w:r>
              <w:rPr>
                <w:rFonts w:ascii="Times New Roman" w:hint="eastAsia"/>
                <w:bCs/>
                <w:sz w:val="20"/>
              </w:rPr>
              <w:t xml:space="preserve"> </w:t>
            </w:r>
            <w:r>
              <w:rPr>
                <w:rFonts w:ascii="Times New Roman" w:hint="eastAsia"/>
                <w:bCs/>
                <w:sz w:val="20"/>
              </w:rPr>
              <w:t>시행변경인가</w:t>
            </w:r>
          </w:p>
        </w:tc>
      </w:tr>
      <w:tr w:rsidR="008F7941" w:rsidRPr="002F184D" w14:paraId="07F81249"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2D38F980" w14:textId="24E9928B" w:rsidR="008F7941" w:rsidRPr="002F184D" w:rsidRDefault="002B3D83" w:rsidP="008F7941">
            <w:pPr>
              <w:pStyle w:val="afff6"/>
              <w:spacing w:line="240" w:lineRule="atLeast"/>
              <w:jc w:val="center"/>
              <w:rPr>
                <w:rFonts w:ascii="Times New Roman"/>
                <w:bCs/>
                <w:sz w:val="20"/>
              </w:rPr>
            </w:pPr>
            <w:r>
              <w:rPr>
                <w:rFonts w:ascii="Times New Roman" w:hint="eastAsia"/>
                <w:bCs/>
                <w:sz w:val="20"/>
              </w:rPr>
              <w:t>9</w:t>
            </w:r>
          </w:p>
        </w:tc>
        <w:tc>
          <w:tcPr>
            <w:tcW w:w="737" w:type="pct"/>
            <w:tcBorders>
              <w:top w:val="single" w:sz="4" w:space="0" w:color="auto"/>
              <w:bottom w:val="single" w:sz="4" w:space="0" w:color="auto"/>
            </w:tcBorders>
            <w:shd w:val="clear" w:color="auto" w:fill="auto"/>
            <w:vAlign w:val="center"/>
          </w:tcPr>
          <w:p w14:paraId="7DC87013" w14:textId="7DA0F8E5"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1997. 10. </w:t>
            </w:r>
            <w:r w:rsidRPr="002F184D">
              <w:rPr>
                <w:rFonts w:ascii="Times New Roman"/>
                <w:bCs/>
                <w:sz w:val="20"/>
              </w:rPr>
              <w:t>10.</w:t>
            </w:r>
          </w:p>
        </w:tc>
        <w:tc>
          <w:tcPr>
            <w:tcW w:w="921" w:type="pct"/>
            <w:tcBorders>
              <w:top w:val="single" w:sz="4" w:space="0" w:color="auto"/>
              <w:bottom w:val="single" w:sz="4" w:space="0" w:color="auto"/>
            </w:tcBorders>
            <w:shd w:val="clear" w:color="auto" w:fill="auto"/>
            <w:vAlign w:val="center"/>
          </w:tcPr>
          <w:p w14:paraId="0D807B2C" w14:textId="5957B83D"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중구공고</w:t>
            </w:r>
            <w:r w:rsidRPr="002F184D">
              <w:rPr>
                <w:rFonts w:ascii="Times New Roman" w:hint="eastAsia"/>
                <w:bCs/>
                <w:sz w:val="20"/>
              </w:rPr>
              <w:t xml:space="preserve"> </w:t>
            </w:r>
            <w:r w:rsidRPr="002F184D">
              <w:rPr>
                <w:rFonts w:ascii="Times New Roman" w:hint="eastAsia"/>
                <w:bCs/>
                <w:sz w:val="20"/>
              </w:rPr>
              <w:t>제</w:t>
            </w:r>
            <w:r w:rsidRPr="002F184D">
              <w:rPr>
                <w:rFonts w:ascii="Times New Roman" w:hint="eastAsia"/>
                <w:bCs/>
                <w:sz w:val="20"/>
              </w:rPr>
              <w:t>1</w:t>
            </w:r>
            <w:r w:rsidRPr="002F184D">
              <w:rPr>
                <w:rFonts w:ascii="Times New Roman"/>
                <w:bCs/>
                <w:sz w:val="20"/>
              </w:rPr>
              <w:t>997-215</w:t>
            </w:r>
            <w:r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1501FA9D" w14:textId="2C28DB92" w:rsidR="008F7941" w:rsidRPr="00CB02A1" w:rsidRDefault="008F7941" w:rsidP="002F184D">
            <w:pPr>
              <w:pStyle w:val="afff6"/>
              <w:spacing w:line="240" w:lineRule="atLeast"/>
              <w:ind w:left="57"/>
              <w:rPr>
                <w:rFonts w:ascii="Times New Roman"/>
                <w:bCs/>
                <w:sz w:val="20"/>
              </w:rPr>
            </w:pPr>
            <w:r w:rsidRPr="00CB02A1">
              <w:rPr>
                <w:rFonts w:ascii="Times New Roman" w:hint="eastAsia"/>
                <w:bCs/>
                <w:sz w:val="20"/>
              </w:rPr>
              <w:t>다동구역</w:t>
            </w:r>
            <w:r w:rsidRPr="00CB02A1">
              <w:rPr>
                <w:rFonts w:ascii="Times New Roman" w:hint="eastAsia"/>
                <w:bCs/>
                <w:sz w:val="20"/>
              </w:rPr>
              <w:t xml:space="preserve"> </w:t>
            </w:r>
            <w:r w:rsidRPr="00CB02A1">
              <w:rPr>
                <w:rFonts w:ascii="Times New Roman" w:hint="eastAsia"/>
                <w:bCs/>
                <w:sz w:val="20"/>
              </w:rPr>
              <w:t>제</w:t>
            </w:r>
            <w:r w:rsidRPr="00CB02A1">
              <w:rPr>
                <w:rFonts w:ascii="Times New Roman" w:hint="eastAsia"/>
                <w:bCs/>
                <w:sz w:val="20"/>
              </w:rPr>
              <w:t>1</w:t>
            </w:r>
            <w:r w:rsidRPr="00CB02A1">
              <w:rPr>
                <w:rFonts w:ascii="Times New Roman" w:hint="eastAsia"/>
                <w:bCs/>
                <w:sz w:val="20"/>
              </w:rPr>
              <w:t>지구</w:t>
            </w:r>
            <w:r w:rsidRPr="00CB02A1">
              <w:rPr>
                <w:rFonts w:ascii="Times New Roman" w:hint="eastAsia"/>
                <w:bCs/>
                <w:sz w:val="20"/>
              </w:rPr>
              <w:t xml:space="preserve"> </w:t>
            </w:r>
            <w:r w:rsidRPr="00CB02A1">
              <w:rPr>
                <w:rFonts w:ascii="Times New Roman" w:hint="eastAsia"/>
                <w:bCs/>
                <w:sz w:val="20"/>
              </w:rPr>
              <w:t>재개발사업</w:t>
            </w:r>
            <w:r w:rsidRPr="00CB02A1">
              <w:rPr>
                <w:rFonts w:ascii="Times New Roman" w:hint="eastAsia"/>
                <w:bCs/>
                <w:sz w:val="20"/>
              </w:rPr>
              <w:t xml:space="preserve"> </w:t>
            </w:r>
            <w:r w:rsidRPr="00CB02A1">
              <w:rPr>
                <w:rFonts w:ascii="Times New Roman" w:hint="eastAsia"/>
                <w:bCs/>
                <w:sz w:val="20"/>
              </w:rPr>
              <w:t>완료</w:t>
            </w:r>
          </w:p>
        </w:tc>
      </w:tr>
      <w:tr w:rsidR="008F7941" w:rsidRPr="002F184D" w14:paraId="02E67DEE"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70E6F746" w14:textId="65DCB467" w:rsidR="008F7941" w:rsidRPr="002F184D" w:rsidRDefault="002B3D83" w:rsidP="008F7941">
            <w:pPr>
              <w:pStyle w:val="afff6"/>
              <w:spacing w:line="240" w:lineRule="atLeast"/>
              <w:jc w:val="center"/>
              <w:rPr>
                <w:rFonts w:ascii="Times New Roman"/>
                <w:bCs/>
                <w:sz w:val="20"/>
              </w:rPr>
            </w:pPr>
            <w:r>
              <w:rPr>
                <w:rFonts w:ascii="Times New Roman" w:hint="eastAsia"/>
                <w:bCs/>
                <w:sz w:val="20"/>
              </w:rPr>
              <w:t>10</w:t>
            </w:r>
          </w:p>
        </w:tc>
        <w:tc>
          <w:tcPr>
            <w:tcW w:w="737" w:type="pct"/>
            <w:tcBorders>
              <w:top w:val="single" w:sz="4" w:space="0" w:color="auto"/>
              <w:bottom w:val="single" w:sz="4" w:space="0" w:color="auto"/>
            </w:tcBorders>
            <w:shd w:val="clear" w:color="auto" w:fill="auto"/>
            <w:vAlign w:val="center"/>
          </w:tcPr>
          <w:p w14:paraId="67A91A0F" w14:textId="23F16C35"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2012. 8. </w:t>
            </w:r>
            <w:r w:rsidRPr="002F184D">
              <w:rPr>
                <w:rFonts w:ascii="Times New Roman"/>
                <w:bCs/>
                <w:sz w:val="20"/>
              </w:rPr>
              <w:t>2.</w:t>
            </w:r>
          </w:p>
        </w:tc>
        <w:tc>
          <w:tcPr>
            <w:tcW w:w="921" w:type="pct"/>
            <w:tcBorders>
              <w:top w:val="single" w:sz="4" w:space="0" w:color="auto"/>
              <w:bottom w:val="single" w:sz="4" w:space="0" w:color="auto"/>
            </w:tcBorders>
            <w:shd w:val="clear" w:color="auto" w:fill="auto"/>
            <w:vAlign w:val="center"/>
          </w:tcPr>
          <w:p w14:paraId="5D59A55D" w14:textId="2F7112B6" w:rsidR="008F7941" w:rsidRPr="002F184D" w:rsidRDefault="00FE4CB9" w:rsidP="008F7941">
            <w:pPr>
              <w:pStyle w:val="afff6"/>
              <w:spacing w:line="240" w:lineRule="atLeast"/>
              <w:jc w:val="center"/>
              <w:rPr>
                <w:rFonts w:ascii="Times New Roman"/>
                <w:bCs/>
                <w:sz w:val="20"/>
              </w:rPr>
            </w:pPr>
            <w:r>
              <w:rPr>
                <w:rFonts w:ascii="Times New Roman" w:hint="eastAsia"/>
                <w:bCs/>
                <w:sz w:val="20"/>
              </w:rPr>
              <w:t>서울특별시고시</w:t>
            </w:r>
            <w:r w:rsidR="001A3005" w:rsidRPr="002F184D">
              <w:rPr>
                <w:rFonts w:ascii="Times New Roman" w:hint="eastAsia"/>
                <w:bCs/>
                <w:sz w:val="20"/>
              </w:rPr>
              <w:t xml:space="preserve"> </w:t>
            </w:r>
            <w:r w:rsidR="001A3005" w:rsidRPr="002F184D">
              <w:rPr>
                <w:rFonts w:ascii="Times New Roman" w:hint="eastAsia"/>
                <w:bCs/>
                <w:sz w:val="20"/>
              </w:rPr>
              <w:t>제</w:t>
            </w:r>
            <w:r w:rsidR="001A3005" w:rsidRPr="002F184D">
              <w:rPr>
                <w:rFonts w:ascii="Times New Roman" w:hint="eastAsia"/>
                <w:bCs/>
                <w:sz w:val="20"/>
              </w:rPr>
              <w:t>2</w:t>
            </w:r>
            <w:r w:rsidR="001A3005" w:rsidRPr="002F184D">
              <w:rPr>
                <w:rFonts w:ascii="Times New Roman"/>
                <w:bCs/>
                <w:sz w:val="20"/>
              </w:rPr>
              <w:t>012-207</w:t>
            </w:r>
            <w:r w:rsidR="001A3005"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5329BA8C" w14:textId="0BB28D27" w:rsidR="008F7941" w:rsidRPr="00CB02A1" w:rsidRDefault="00CB02A1" w:rsidP="00F71266">
            <w:pPr>
              <w:pStyle w:val="afff6"/>
              <w:spacing w:line="240" w:lineRule="atLeast"/>
              <w:ind w:left="57"/>
              <w:rPr>
                <w:rFonts w:ascii="Times New Roman"/>
                <w:bCs/>
                <w:sz w:val="20"/>
              </w:rPr>
            </w:pPr>
            <w:r w:rsidRPr="00CB02A1">
              <w:rPr>
                <w:rFonts w:ascii="Times New Roman" w:hint="eastAsia"/>
                <w:bCs/>
                <w:sz w:val="20"/>
              </w:rPr>
              <w:t>무교</w:t>
            </w:r>
            <w:r w:rsidRPr="00CB02A1">
              <w:rPr>
                <w:rFonts w:ascii="Times New Roman" w:hint="eastAsia"/>
                <w:bCs/>
                <w:sz w:val="20"/>
              </w:rPr>
              <w:t>,</w:t>
            </w:r>
            <w:r w:rsidRPr="00CB02A1">
              <w:rPr>
                <w:rFonts w:ascii="Times New Roman"/>
                <w:bCs/>
                <w:sz w:val="20"/>
              </w:rPr>
              <w:t xml:space="preserve"> </w:t>
            </w:r>
            <w:r w:rsidRPr="00CB02A1">
              <w:rPr>
                <w:rFonts w:ascii="Times New Roman" w:hint="eastAsia"/>
                <w:bCs/>
                <w:sz w:val="20"/>
              </w:rPr>
              <w:t>다동</w:t>
            </w:r>
            <w:r w:rsidRPr="00CB02A1">
              <w:rPr>
                <w:rFonts w:ascii="Times New Roman" w:hint="eastAsia"/>
                <w:bCs/>
                <w:sz w:val="20"/>
              </w:rPr>
              <w:t>,</w:t>
            </w:r>
            <w:r w:rsidRPr="00CB02A1">
              <w:rPr>
                <w:rFonts w:ascii="Times New Roman"/>
                <w:bCs/>
                <w:sz w:val="20"/>
              </w:rPr>
              <w:t xml:space="preserve"> </w:t>
            </w:r>
            <w:r w:rsidRPr="00CB02A1">
              <w:rPr>
                <w:rFonts w:ascii="Times New Roman" w:hint="eastAsia"/>
                <w:bCs/>
                <w:sz w:val="20"/>
              </w:rPr>
              <w:t>을지로</w:t>
            </w:r>
            <w:r w:rsidRPr="00CB02A1">
              <w:rPr>
                <w:rFonts w:ascii="Times New Roman" w:hint="eastAsia"/>
                <w:bCs/>
                <w:sz w:val="20"/>
              </w:rPr>
              <w:t>1</w:t>
            </w:r>
            <w:r w:rsidRPr="00CB02A1">
              <w:rPr>
                <w:rFonts w:ascii="Times New Roman" w:hint="eastAsia"/>
                <w:bCs/>
                <w:sz w:val="20"/>
              </w:rPr>
              <w:t>가지구</w:t>
            </w:r>
            <w:r w:rsidRPr="00CB02A1">
              <w:rPr>
                <w:rFonts w:ascii="Times New Roman" w:hint="eastAsia"/>
                <w:bCs/>
                <w:sz w:val="20"/>
              </w:rPr>
              <w:t xml:space="preserve"> </w:t>
            </w:r>
            <w:r w:rsidRPr="00CB02A1">
              <w:rPr>
                <w:rFonts w:ascii="Times New Roman" w:hint="eastAsia"/>
                <w:bCs/>
                <w:sz w:val="20"/>
              </w:rPr>
              <w:t>재개발구역</w:t>
            </w:r>
            <w:r w:rsidRPr="00CB02A1">
              <w:rPr>
                <w:rFonts w:ascii="Times New Roman" w:hint="eastAsia"/>
                <w:bCs/>
                <w:sz w:val="20"/>
              </w:rPr>
              <w:t xml:space="preserve"> </w:t>
            </w:r>
            <w:r w:rsidRPr="00CB02A1">
              <w:rPr>
                <w:rFonts w:ascii="Times New Roman" w:hint="eastAsia"/>
                <w:bCs/>
                <w:sz w:val="20"/>
              </w:rPr>
              <w:t>통합</w:t>
            </w:r>
            <w:r w:rsidRPr="00CB02A1">
              <w:rPr>
                <w:rFonts w:ascii="Times New Roman" w:hint="eastAsia"/>
                <w:bCs/>
                <w:sz w:val="20"/>
              </w:rPr>
              <w:t xml:space="preserve"> </w:t>
            </w:r>
            <w:r w:rsidRPr="00CB02A1">
              <w:rPr>
                <w:rFonts w:ascii="Times New Roman" w:hint="eastAsia"/>
                <w:bCs/>
                <w:sz w:val="20"/>
              </w:rPr>
              <w:t>지정</w:t>
            </w:r>
            <w:r w:rsidRPr="00CB02A1">
              <w:rPr>
                <w:rFonts w:ascii="Times New Roman" w:hint="eastAsia"/>
                <w:bCs/>
                <w:sz w:val="20"/>
              </w:rPr>
              <w:t>(</w:t>
            </w:r>
            <w:r w:rsidRPr="00CB02A1">
              <w:rPr>
                <w:rFonts w:ascii="Times New Roman" w:hint="eastAsia"/>
                <w:bCs/>
                <w:sz w:val="20"/>
              </w:rPr>
              <w:t>다동구역</w:t>
            </w:r>
            <w:r w:rsidRPr="00CB02A1">
              <w:rPr>
                <w:rFonts w:ascii="Times New Roman" w:hint="eastAsia"/>
                <w:bCs/>
                <w:sz w:val="20"/>
              </w:rPr>
              <w:t xml:space="preserve"> </w:t>
            </w:r>
            <w:r w:rsidRPr="00CB02A1">
              <w:rPr>
                <w:rFonts w:ascii="Times New Roman" w:hint="eastAsia"/>
                <w:bCs/>
                <w:sz w:val="20"/>
              </w:rPr>
              <w:t>제</w:t>
            </w:r>
            <w:r w:rsidRPr="00CB02A1">
              <w:rPr>
                <w:rFonts w:ascii="Times New Roman" w:hint="eastAsia"/>
                <w:bCs/>
                <w:sz w:val="20"/>
              </w:rPr>
              <w:t>1</w:t>
            </w:r>
            <w:r w:rsidRPr="00CB02A1">
              <w:rPr>
                <w:rFonts w:ascii="Times New Roman" w:hint="eastAsia"/>
                <w:bCs/>
                <w:sz w:val="20"/>
              </w:rPr>
              <w:t>지구</w:t>
            </w:r>
            <w:r w:rsidRPr="00CB02A1">
              <w:rPr>
                <w:rFonts w:ascii="Times New Roman" w:hint="eastAsia"/>
                <w:bCs/>
                <w:sz w:val="20"/>
              </w:rPr>
              <w:t xml:space="preserve"> </w:t>
            </w:r>
            <w:r w:rsidRPr="00CB02A1">
              <w:rPr>
                <w:rFonts w:hAnsi="바탕체" w:hint="eastAsia"/>
                <w:bCs/>
                <w:sz w:val="20"/>
              </w:rPr>
              <w:t>→</w:t>
            </w:r>
            <w:r w:rsidRPr="00CB02A1">
              <w:rPr>
                <w:rFonts w:ascii="Times New Roman" w:hint="eastAsia"/>
                <w:bCs/>
                <w:sz w:val="20"/>
              </w:rPr>
              <w:t xml:space="preserve"> </w:t>
            </w:r>
            <w:proofErr w:type="spellStart"/>
            <w:r w:rsidRPr="00CB02A1">
              <w:rPr>
                <w:rFonts w:ascii="Times New Roman" w:hint="eastAsia"/>
                <w:bCs/>
                <w:sz w:val="20"/>
              </w:rPr>
              <w:t>무교다동구역</w:t>
            </w:r>
            <w:proofErr w:type="spellEnd"/>
            <w:r w:rsidRPr="00CB02A1">
              <w:rPr>
                <w:rFonts w:ascii="Times New Roman" w:hint="eastAsia"/>
                <w:bCs/>
                <w:sz w:val="20"/>
              </w:rPr>
              <w:t xml:space="preserve"> </w:t>
            </w:r>
            <w:r w:rsidRPr="00CB02A1">
              <w:rPr>
                <w:rFonts w:ascii="Times New Roman" w:hint="eastAsia"/>
                <w:bCs/>
                <w:sz w:val="20"/>
              </w:rPr>
              <w:t>제</w:t>
            </w:r>
            <w:r w:rsidRPr="00CB02A1">
              <w:rPr>
                <w:rFonts w:ascii="Times New Roman" w:hint="eastAsia"/>
                <w:bCs/>
                <w:sz w:val="20"/>
              </w:rPr>
              <w:t>1</w:t>
            </w:r>
            <w:r w:rsidRPr="00CB02A1">
              <w:rPr>
                <w:rFonts w:ascii="Times New Roman"/>
                <w:bCs/>
                <w:sz w:val="20"/>
              </w:rPr>
              <w:t>3</w:t>
            </w:r>
            <w:r w:rsidRPr="00CB02A1">
              <w:rPr>
                <w:rFonts w:ascii="Times New Roman" w:hint="eastAsia"/>
                <w:bCs/>
                <w:sz w:val="20"/>
              </w:rPr>
              <w:t>지구</w:t>
            </w:r>
            <w:r w:rsidRPr="00CB02A1">
              <w:rPr>
                <w:rFonts w:ascii="Times New Roman" w:hint="eastAsia"/>
                <w:bCs/>
                <w:sz w:val="20"/>
              </w:rPr>
              <w:t>)</w:t>
            </w:r>
          </w:p>
        </w:tc>
      </w:tr>
      <w:tr w:rsidR="008F7941" w:rsidRPr="002F184D" w14:paraId="6B047E26"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5F79CA9B" w14:textId="086FFEFE" w:rsidR="008F7941" w:rsidRPr="002F184D" w:rsidRDefault="002B3D83" w:rsidP="008F7941">
            <w:pPr>
              <w:pStyle w:val="afff6"/>
              <w:spacing w:line="240" w:lineRule="atLeast"/>
              <w:jc w:val="center"/>
              <w:rPr>
                <w:rFonts w:ascii="Times New Roman"/>
                <w:bCs/>
                <w:sz w:val="20"/>
              </w:rPr>
            </w:pPr>
            <w:r>
              <w:rPr>
                <w:rFonts w:ascii="Times New Roman" w:hint="eastAsia"/>
                <w:bCs/>
                <w:sz w:val="20"/>
              </w:rPr>
              <w:t>11</w:t>
            </w:r>
          </w:p>
        </w:tc>
        <w:tc>
          <w:tcPr>
            <w:tcW w:w="737" w:type="pct"/>
            <w:tcBorders>
              <w:top w:val="single" w:sz="4" w:space="0" w:color="auto"/>
              <w:bottom w:val="single" w:sz="4" w:space="0" w:color="auto"/>
            </w:tcBorders>
            <w:shd w:val="clear" w:color="auto" w:fill="auto"/>
            <w:vAlign w:val="center"/>
          </w:tcPr>
          <w:p w14:paraId="5E5E9086" w14:textId="75D6DB5E"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2020. 3. </w:t>
            </w:r>
            <w:r w:rsidRPr="002F184D">
              <w:rPr>
                <w:rFonts w:ascii="Times New Roman"/>
                <w:bCs/>
                <w:sz w:val="20"/>
              </w:rPr>
              <w:t>26.</w:t>
            </w:r>
          </w:p>
        </w:tc>
        <w:tc>
          <w:tcPr>
            <w:tcW w:w="921" w:type="pct"/>
            <w:tcBorders>
              <w:top w:val="single" w:sz="4" w:space="0" w:color="auto"/>
              <w:bottom w:val="single" w:sz="4" w:space="0" w:color="auto"/>
            </w:tcBorders>
            <w:shd w:val="clear" w:color="auto" w:fill="auto"/>
            <w:vAlign w:val="center"/>
          </w:tcPr>
          <w:p w14:paraId="6CDB4AF4" w14:textId="1FE78C23" w:rsidR="008F7941" w:rsidRPr="002F184D" w:rsidRDefault="00FE4CB9" w:rsidP="008F7941">
            <w:pPr>
              <w:pStyle w:val="afff6"/>
              <w:spacing w:line="240" w:lineRule="atLeast"/>
              <w:jc w:val="center"/>
              <w:rPr>
                <w:rFonts w:ascii="Times New Roman"/>
                <w:bCs/>
                <w:sz w:val="20"/>
              </w:rPr>
            </w:pPr>
            <w:r>
              <w:rPr>
                <w:rFonts w:ascii="Times New Roman" w:hint="eastAsia"/>
                <w:bCs/>
                <w:sz w:val="20"/>
              </w:rPr>
              <w:t>서울특별시고시</w:t>
            </w:r>
            <w:r w:rsidR="001A3005" w:rsidRPr="002F184D">
              <w:rPr>
                <w:rFonts w:ascii="Times New Roman" w:hint="eastAsia"/>
                <w:bCs/>
                <w:sz w:val="20"/>
              </w:rPr>
              <w:t xml:space="preserve"> </w:t>
            </w:r>
            <w:r w:rsidR="001A3005" w:rsidRPr="002F184D">
              <w:rPr>
                <w:rFonts w:ascii="Times New Roman" w:hint="eastAsia"/>
                <w:bCs/>
                <w:sz w:val="20"/>
              </w:rPr>
              <w:t>제</w:t>
            </w:r>
            <w:r w:rsidR="001A3005" w:rsidRPr="002F184D">
              <w:rPr>
                <w:rFonts w:ascii="Times New Roman" w:hint="eastAsia"/>
                <w:bCs/>
                <w:sz w:val="20"/>
              </w:rPr>
              <w:t>2</w:t>
            </w:r>
            <w:r w:rsidR="001A3005" w:rsidRPr="002F184D">
              <w:rPr>
                <w:rFonts w:ascii="Times New Roman"/>
                <w:bCs/>
                <w:sz w:val="20"/>
              </w:rPr>
              <w:t>020-123</w:t>
            </w:r>
            <w:r w:rsidR="001A3005"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33D77085" w14:textId="0223F749" w:rsidR="008F7941" w:rsidRPr="002D2450" w:rsidRDefault="008F7941" w:rsidP="00F71266">
            <w:pPr>
              <w:pStyle w:val="afff6"/>
              <w:spacing w:line="240" w:lineRule="atLeast"/>
              <w:ind w:left="57"/>
              <w:rPr>
                <w:rFonts w:ascii="Times New Roman"/>
                <w:bCs/>
                <w:sz w:val="20"/>
              </w:rPr>
            </w:pPr>
            <w:proofErr w:type="spellStart"/>
            <w:r w:rsidRPr="002D2450">
              <w:rPr>
                <w:rFonts w:ascii="Times New Roman" w:hint="eastAsia"/>
                <w:bCs/>
                <w:sz w:val="20"/>
              </w:rPr>
              <w:t>무교다동구역</w:t>
            </w:r>
            <w:proofErr w:type="spellEnd"/>
            <w:r w:rsidRPr="002D2450">
              <w:rPr>
                <w:rFonts w:ascii="Times New Roman" w:hint="eastAsia"/>
                <w:bCs/>
                <w:sz w:val="20"/>
              </w:rPr>
              <w:t xml:space="preserve"> </w:t>
            </w:r>
            <w:r w:rsidRPr="002D2450">
              <w:rPr>
                <w:rFonts w:ascii="Times New Roman" w:hint="eastAsia"/>
                <w:bCs/>
                <w:sz w:val="20"/>
              </w:rPr>
              <w:t>제</w:t>
            </w:r>
            <w:r w:rsidRPr="002D2450">
              <w:rPr>
                <w:rFonts w:ascii="Times New Roman" w:hint="eastAsia"/>
                <w:bCs/>
                <w:sz w:val="20"/>
              </w:rPr>
              <w:t>1</w:t>
            </w:r>
            <w:r w:rsidRPr="002D2450">
              <w:rPr>
                <w:rFonts w:ascii="Times New Roman"/>
                <w:bCs/>
                <w:sz w:val="20"/>
              </w:rPr>
              <w:t>3</w:t>
            </w:r>
            <w:r w:rsidRPr="002D2450">
              <w:rPr>
                <w:rFonts w:ascii="Times New Roman" w:hint="eastAsia"/>
                <w:bCs/>
                <w:sz w:val="20"/>
              </w:rPr>
              <w:t>지구</w:t>
            </w:r>
            <w:r w:rsidRPr="002D2450">
              <w:rPr>
                <w:rFonts w:ascii="Times New Roman" w:hint="eastAsia"/>
                <w:bCs/>
                <w:sz w:val="20"/>
              </w:rPr>
              <w:t xml:space="preserve"> </w:t>
            </w:r>
            <w:r w:rsidRPr="002D2450">
              <w:rPr>
                <w:rFonts w:ascii="Times New Roman" w:hint="eastAsia"/>
                <w:bCs/>
                <w:sz w:val="20"/>
              </w:rPr>
              <w:t>정비계획</w:t>
            </w:r>
            <w:r w:rsidRPr="002D2450">
              <w:rPr>
                <w:rFonts w:ascii="Times New Roman" w:hint="eastAsia"/>
                <w:bCs/>
                <w:sz w:val="20"/>
              </w:rPr>
              <w:t xml:space="preserve"> </w:t>
            </w:r>
            <w:r w:rsidRPr="002D2450">
              <w:rPr>
                <w:rFonts w:ascii="Times New Roman"/>
                <w:bCs/>
                <w:sz w:val="20"/>
              </w:rPr>
              <w:t>(</w:t>
            </w:r>
            <w:r w:rsidRPr="002D2450">
              <w:rPr>
                <w:rFonts w:ascii="Times New Roman" w:hint="eastAsia"/>
                <w:bCs/>
                <w:sz w:val="20"/>
              </w:rPr>
              <w:t>경미한</w:t>
            </w:r>
            <w:r w:rsidRPr="002D2450">
              <w:rPr>
                <w:rFonts w:ascii="Times New Roman" w:hint="eastAsia"/>
                <w:bCs/>
                <w:sz w:val="20"/>
              </w:rPr>
              <w:t>)</w:t>
            </w:r>
            <w:r w:rsidRPr="002D2450">
              <w:rPr>
                <w:rFonts w:ascii="Times New Roman"/>
                <w:bCs/>
                <w:sz w:val="20"/>
              </w:rPr>
              <w:t xml:space="preserve"> </w:t>
            </w:r>
            <w:r w:rsidRPr="002D2450">
              <w:rPr>
                <w:rFonts w:ascii="Times New Roman" w:hint="eastAsia"/>
                <w:bCs/>
                <w:sz w:val="20"/>
              </w:rPr>
              <w:t>변경결정</w:t>
            </w:r>
          </w:p>
        </w:tc>
      </w:tr>
      <w:tr w:rsidR="008F7941" w:rsidRPr="002F184D" w14:paraId="327A1AF5" w14:textId="77777777" w:rsidTr="006E694B">
        <w:trPr>
          <w:trHeight w:val="454"/>
          <w:tblHeader/>
        </w:trPr>
        <w:tc>
          <w:tcPr>
            <w:tcW w:w="183" w:type="pct"/>
            <w:tcBorders>
              <w:top w:val="single" w:sz="4" w:space="0" w:color="auto"/>
              <w:left w:val="single" w:sz="4" w:space="0" w:color="auto"/>
              <w:bottom w:val="single" w:sz="4" w:space="0" w:color="auto"/>
            </w:tcBorders>
            <w:shd w:val="clear" w:color="auto" w:fill="auto"/>
            <w:vAlign w:val="center"/>
          </w:tcPr>
          <w:p w14:paraId="26685DDC" w14:textId="6C862E73" w:rsidR="008F7941" w:rsidRPr="002F184D" w:rsidRDefault="008F7941" w:rsidP="008F7941">
            <w:pPr>
              <w:pStyle w:val="afff6"/>
              <w:spacing w:line="240" w:lineRule="atLeast"/>
              <w:jc w:val="center"/>
              <w:rPr>
                <w:rFonts w:ascii="Times New Roman"/>
                <w:bCs/>
                <w:sz w:val="20"/>
              </w:rPr>
            </w:pPr>
            <w:r w:rsidRPr="002F184D">
              <w:rPr>
                <w:rFonts w:ascii="Times New Roman" w:hint="eastAsia"/>
                <w:bCs/>
                <w:sz w:val="20"/>
              </w:rPr>
              <w:t>1</w:t>
            </w:r>
            <w:r w:rsidR="002B3D83">
              <w:rPr>
                <w:rFonts w:ascii="Times New Roman" w:hint="eastAsia"/>
                <w:bCs/>
                <w:sz w:val="20"/>
              </w:rPr>
              <w:t>2</w:t>
            </w:r>
          </w:p>
        </w:tc>
        <w:tc>
          <w:tcPr>
            <w:tcW w:w="737" w:type="pct"/>
            <w:tcBorders>
              <w:top w:val="single" w:sz="4" w:space="0" w:color="auto"/>
              <w:bottom w:val="single" w:sz="4" w:space="0" w:color="auto"/>
            </w:tcBorders>
            <w:shd w:val="clear" w:color="auto" w:fill="auto"/>
            <w:vAlign w:val="center"/>
          </w:tcPr>
          <w:p w14:paraId="0CE583B0" w14:textId="7A9141A2" w:rsidR="008F7941" w:rsidRPr="002F184D" w:rsidRDefault="001A3005" w:rsidP="008F7941">
            <w:pPr>
              <w:pStyle w:val="afff6"/>
              <w:spacing w:line="240" w:lineRule="atLeast"/>
              <w:jc w:val="center"/>
              <w:rPr>
                <w:rFonts w:ascii="Times New Roman"/>
                <w:bCs/>
                <w:sz w:val="20"/>
              </w:rPr>
            </w:pPr>
            <w:r w:rsidRPr="002F184D">
              <w:rPr>
                <w:rFonts w:ascii="Times New Roman" w:hint="eastAsia"/>
                <w:bCs/>
                <w:sz w:val="20"/>
              </w:rPr>
              <w:t xml:space="preserve">2022. 3. </w:t>
            </w:r>
            <w:r w:rsidRPr="002F184D">
              <w:rPr>
                <w:rFonts w:ascii="Times New Roman"/>
                <w:bCs/>
                <w:sz w:val="20"/>
              </w:rPr>
              <w:t>17.</w:t>
            </w:r>
          </w:p>
        </w:tc>
        <w:tc>
          <w:tcPr>
            <w:tcW w:w="921" w:type="pct"/>
            <w:tcBorders>
              <w:top w:val="single" w:sz="4" w:space="0" w:color="auto"/>
              <w:bottom w:val="single" w:sz="4" w:space="0" w:color="auto"/>
            </w:tcBorders>
            <w:shd w:val="clear" w:color="auto" w:fill="auto"/>
            <w:vAlign w:val="center"/>
          </w:tcPr>
          <w:p w14:paraId="5BF9A458" w14:textId="10853EC2" w:rsidR="008F7941" w:rsidRPr="002F184D" w:rsidRDefault="00FE4CB9" w:rsidP="00FE4CB9">
            <w:pPr>
              <w:pStyle w:val="afff6"/>
              <w:spacing w:line="240" w:lineRule="atLeast"/>
              <w:jc w:val="center"/>
              <w:rPr>
                <w:rFonts w:ascii="Times New Roman"/>
                <w:bCs/>
                <w:sz w:val="20"/>
              </w:rPr>
            </w:pPr>
            <w:r>
              <w:rPr>
                <w:rFonts w:ascii="Times New Roman" w:hint="eastAsia"/>
                <w:bCs/>
                <w:sz w:val="20"/>
              </w:rPr>
              <w:t>서울특별시고시</w:t>
            </w:r>
            <w:r w:rsidR="001A3005" w:rsidRPr="002F184D">
              <w:rPr>
                <w:rFonts w:ascii="Times New Roman" w:hint="eastAsia"/>
                <w:bCs/>
                <w:sz w:val="20"/>
              </w:rPr>
              <w:t xml:space="preserve"> </w:t>
            </w:r>
            <w:r w:rsidR="001A3005" w:rsidRPr="002F184D">
              <w:rPr>
                <w:rFonts w:ascii="Times New Roman" w:hint="eastAsia"/>
                <w:bCs/>
                <w:sz w:val="20"/>
              </w:rPr>
              <w:t>제</w:t>
            </w:r>
            <w:r w:rsidR="001A3005" w:rsidRPr="002F184D">
              <w:rPr>
                <w:rFonts w:ascii="Times New Roman" w:hint="eastAsia"/>
                <w:bCs/>
                <w:sz w:val="20"/>
              </w:rPr>
              <w:t>2</w:t>
            </w:r>
            <w:r w:rsidR="001A3005" w:rsidRPr="002F184D">
              <w:rPr>
                <w:rFonts w:ascii="Times New Roman"/>
                <w:bCs/>
                <w:sz w:val="20"/>
              </w:rPr>
              <w:t>02</w:t>
            </w:r>
            <w:r>
              <w:rPr>
                <w:rFonts w:ascii="Times New Roman"/>
                <w:bCs/>
                <w:sz w:val="20"/>
              </w:rPr>
              <w:t>2</w:t>
            </w:r>
            <w:r w:rsidR="001A3005" w:rsidRPr="002F184D">
              <w:rPr>
                <w:rFonts w:ascii="Times New Roman"/>
                <w:bCs/>
                <w:sz w:val="20"/>
              </w:rPr>
              <w:t>-116</w:t>
            </w:r>
            <w:r w:rsidR="001A3005" w:rsidRPr="002F184D">
              <w:rPr>
                <w:rFonts w:ascii="Times New Roman" w:hint="eastAsia"/>
                <w:bCs/>
                <w:sz w:val="20"/>
              </w:rPr>
              <w:t>호</w:t>
            </w:r>
          </w:p>
        </w:tc>
        <w:tc>
          <w:tcPr>
            <w:tcW w:w="3159" w:type="pct"/>
            <w:tcBorders>
              <w:top w:val="single" w:sz="4" w:space="0" w:color="auto"/>
              <w:bottom w:val="single" w:sz="4" w:space="0" w:color="auto"/>
              <w:right w:val="single" w:sz="4" w:space="0" w:color="auto"/>
            </w:tcBorders>
            <w:shd w:val="clear" w:color="auto" w:fill="auto"/>
            <w:vAlign w:val="center"/>
          </w:tcPr>
          <w:p w14:paraId="1322A0A8" w14:textId="04811A81" w:rsidR="008F7941" w:rsidRPr="002D2450" w:rsidRDefault="008F7941" w:rsidP="00F71266">
            <w:pPr>
              <w:pStyle w:val="afff6"/>
              <w:spacing w:line="240" w:lineRule="atLeast"/>
              <w:ind w:left="57"/>
              <w:rPr>
                <w:rFonts w:ascii="Times New Roman"/>
                <w:bCs/>
                <w:sz w:val="20"/>
              </w:rPr>
            </w:pPr>
            <w:proofErr w:type="spellStart"/>
            <w:r w:rsidRPr="002D2450">
              <w:rPr>
                <w:rFonts w:ascii="Times New Roman" w:hint="eastAsia"/>
                <w:bCs/>
                <w:sz w:val="20"/>
              </w:rPr>
              <w:t>무교다동</w:t>
            </w:r>
            <w:r w:rsidR="00CB02A1" w:rsidRPr="002D2450">
              <w:rPr>
                <w:rFonts w:ascii="Times New Roman" w:hint="eastAsia"/>
                <w:bCs/>
                <w:sz w:val="20"/>
              </w:rPr>
              <w:t>구역</w:t>
            </w:r>
            <w:proofErr w:type="spellEnd"/>
            <w:r w:rsidRPr="002D2450">
              <w:rPr>
                <w:rFonts w:ascii="Times New Roman" w:hint="eastAsia"/>
                <w:bCs/>
                <w:sz w:val="20"/>
              </w:rPr>
              <w:t xml:space="preserve"> </w:t>
            </w:r>
            <w:r w:rsidR="001A3005" w:rsidRPr="002D2450">
              <w:rPr>
                <w:rFonts w:ascii="Times New Roman" w:hint="eastAsia"/>
                <w:bCs/>
                <w:sz w:val="20"/>
              </w:rPr>
              <w:t>정비계획</w:t>
            </w:r>
            <w:r w:rsidR="001A3005" w:rsidRPr="002D2450">
              <w:rPr>
                <w:rFonts w:ascii="Times New Roman" w:hint="eastAsia"/>
                <w:bCs/>
                <w:sz w:val="20"/>
              </w:rPr>
              <w:t xml:space="preserve"> </w:t>
            </w:r>
            <w:r w:rsidR="00CB02A1" w:rsidRPr="002D2450">
              <w:rPr>
                <w:rFonts w:ascii="Times New Roman" w:hint="eastAsia"/>
                <w:bCs/>
                <w:sz w:val="20"/>
              </w:rPr>
              <w:t>변경</w:t>
            </w:r>
            <w:r w:rsidR="001A3005" w:rsidRPr="002D2450">
              <w:rPr>
                <w:rFonts w:ascii="Times New Roman" w:hint="eastAsia"/>
                <w:bCs/>
                <w:sz w:val="20"/>
              </w:rPr>
              <w:t>결정</w:t>
            </w:r>
          </w:p>
        </w:tc>
      </w:tr>
    </w:tbl>
    <w:p w14:paraId="08C72500" w14:textId="6F561C61" w:rsidR="002364C4" w:rsidRDefault="002364C4" w:rsidP="00B443D1">
      <w:pPr>
        <w:ind w:right="960"/>
        <w:jc w:val="center"/>
        <w:rPr>
          <w:rFonts w:ascii="Times New Roman" w:eastAsia="바탕체" w:hAnsi="Times New Roman"/>
          <w:lang w:eastAsia="ko-KR"/>
        </w:rPr>
      </w:pPr>
    </w:p>
    <w:p w14:paraId="36069027" w14:textId="77777777" w:rsidR="00E97D90" w:rsidRDefault="00E97D90">
      <w:pPr>
        <w:rPr>
          <w:rFonts w:ascii="Times New Roman" w:eastAsia="바탕체" w:hAnsi="Times New Roman"/>
          <w:lang w:eastAsia="ko-KR"/>
        </w:rPr>
      </w:pPr>
      <w:r>
        <w:rPr>
          <w:rFonts w:ascii="Times New Roman" w:eastAsia="바탕체" w:hAnsi="Times New Roman"/>
          <w:lang w:eastAsia="ko-KR"/>
        </w:rPr>
        <w:br w:type="page"/>
      </w:r>
    </w:p>
    <w:p w14:paraId="7A19AEC5" w14:textId="0B3439F1" w:rsidR="00E97D90" w:rsidRPr="002364C4" w:rsidRDefault="00E97D90" w:rsidP="00E97D90">
      <w:pPr>
        <w:outlineLvl w:val="0"/>
        <w:rPr>
          <w:rFonts w:ascii="Times New Roman" w:eastAsia="바탕체" w:hAnsi="Times New Roman"/>
          <w:sz w:val="22"/>
          <w:lang w:eastAsia="ko-KR"/>
        </w:rPr>
      </w:pPr>
      <w:bookmarkStart w:id="123" w:name="_Toc152170084"/>
      <w:r w:rsidRPr="002364C4">
        <w:rPr>
          <w:rFonts w:ascii="Times New Roman" w:eastAsia="바탕체" w:hAnsi="Times New Roman" w:hint="eastAsia"/>
          <w:sz w:val="22"/>
          <w:lang w:eastAsia="ko-KR"/>
        </w:rPr>
        <w:lastRenderedPageBreak/>
        <w:t>[</w:t>
      </w:r>
      <w:r w:rsidRPr="002364C4">
        <w:rPr>
          <w:rFonts w:ascii="Times New Roman" w:eastAsia="바탕체" w:hAnsi="Times New Roman" w:hint="eastAsia"/>
          <w:sz w:val="22"/>
          <w:lang w:eastAsia="ko-KR"/>
        </w:rPr>
        <w:t>별첨</w:t>
      </w:r>
      <w:r>
        <w:rPr>
          <w:rFonts w:ascii="Times New Roman" w:eastAsia="바탕체" w:hAnsi="Times New Roman" w:hint="eastAsia"/>
          <w:sz w:val="22"/>
          <w:lang w:eastAsia="ko-KR"/>
        </w:rPr>
        <w:t>3</w:t>
      </w:r>
      <w:r w:rsidRPr="002364C4">
        <w:rPr>
          <w:rFonts w:ascii="Times New Roman" w:eastAsia="바탕체" w:hAnsi="Times New Roman" w:hint="eastAsia"/>
          <w:sz w:val="22"/>
          <w:lang w:eastAsia="ko-KR"/>
        </w:rPr>
        <w:t>]</w:t>
      </w:r>
      <w:bookmarkEnd w:id="123"/>
    </w:p>
    <w:p w14:paraId="4652AA63" w14:textId="3CB56262" w:rsidR="00E97D90" w:rsidRPr="00613D27" w:rsidRDefault="00E97D90" w:rsidP="00E97D90">
      <w:pPr>
        <w:pStyle w:val="afff6"/>
        <w:jc w:val="center"/>
        <w:rPr>
          <w:rFonts w:ascii="Times New Roman"/>
          <w:sz w:val="28"/>
          <w:u w:val="single"/>
        </w:rPr>
      </w:pPr>
      <w:r>
        <w:rPr>
          <w:rFonts w:ascii="Times New Roman" w:eastAsia="돋움체" w:hint="eastAsia"/>
          <w:b/>
          <w:spacing w:val="15"/>
          <w:sz w:val="28"/>
          <w:u w:val="single"/>
        </w:rPr>
        <w:t>[</w:t>
      </w:r>
      <w:r w:rsidRPr="000218AD">
        <w:rPr>
          <w:rFonts w:ascii="Times New Roman" w:eastAsia="돋움체" w:hint="eastAsia"/>
          <w:b/>
          <w:spacing w:val="15"/>
          <w:sz w:val="28"/>
          <w:u w:val="single"/>
        </w:rPr>
        <w:t>본건</w:t>
      </w:r>
      <w:r w:rsidRPr="000218AD">
        <w:rPr>
          <w:rFonts w:ascii="Times New Roman" w:eastAsia="돋움체"/>
          <w:b/>
          <w:spacing w:val="15"/>
          <w:sz w:val="28"/>
          <w:u w:val="single"/>
        </w:rPr>
        <w:t xml:space="preserve"> </w:t>
      </w:r>
      <w:r w:rsidRPr="000218AD">
        <w:rPr>
          <w:rFonts w:ascii="Times New Roman" w:eastAsia="돋움체"/>
          <w:b/>
          <w:spacing w:val="15"/>
          <w:sz w:val="28"/>
          <w:u w:val="single"/>
        </w:rPr>
        <w:t>임대차계약</w:t>
      </w:r>
      <w:r>
        <w:rPr>
          <w:rFonts w:ascii="Times New Roman" w:eastAsia="돋움체" w:hint="eastAsia"/>
          <w:b/>
          <w:spacing w:val="15"/>
          <w:sz w:val="28"/>
          <w:u w:val="single"/>
        </w:rPr>
        <w:t xml:space="preserve"> </w:t>
      </w:r>
      <w:r>
        <w:rPr>
          <w:rFonts w:ascii="Times New Roman" w:eastAsia="돋움체" w:hint="eastAsia"/>
          <w:b/>
          <w:spacing w:val="15"/>
          <w:sz w:val="28"/>
          <w:u w:val="single"/>
        </w:rPr>
        <w:t>및</w:t>
      </w:r>
      <w:r>
        <w:rPr>
          <w:rFonts w:ascii="Times New Roman" w:eastAsia="돋움체" w:hint="eastAsia"/>
          <w:b/>
          <w:spacing w:val="15"/>
          <w:sz w:val="28"/>
          <w:u w:val="single"/>
        </w:rPr>
        <w:t xml:space="preserve"> </w:t>
      </w:r>
      <w:r>
        <w:rPr>
          <w:rFonts w:ascii="Times New Roman" w:eastAsia="돋움체" w:hint="eastAsia"/>
          <w:b/>
          <w:spacing w:val="15"/>
          <w:sz w:val="28"/>
          <w:u w:val="single"/>
        </w:rPr>
        <w:t>창고사용계약</w:t>
      </w:r>
      <w:r>
        <w:rPr>
          <w:rFonts w:ascii="Times New Roman" w:eastAsia="돋움체" w:hint="eastAsia"/>
          <w:b/>
          <w:spacing w:val="15"/>
          <w:sz w:val="28"/>
          <w:u w:val="single"/>
        </w:rPr>
        <w:t xml:space="preserve"> </w:t>
      </w:r>
      <w:r>
        <w:rPr>
          <w:rFonts w:ascii="Times New Roman" w:eastAsia="돋움체" w:hint="eastAsia"/>
          <w:b/>
          <w:spacing w:val="15"/>
          <w:sz w:val="28"/>
          <w:u w:val="single"/>
        </w:rPr>
        <w:t>현황</w:t>
      </w:r>
      <w:r>
        <w:rPr>
          <w:rFonts w:ascii="Times New Roman" w:eastAsia="돋움체" w:hint="eastAsia"/>
          <w:b/>
          <w:spacing w:val="15"/>
          <w:sz w:val="28"/>
          <w:u w:val="single"/>
        </w:rPr>
        <w:t>]</w:t>
      </w:r>
    </w:p>
    <w:p w14:paraId="6C5F6450" w14:textId="17A916FA" w:rsidR="00E97D90" w:rsidRPr="00E97D90" w:rsidRDefault="00E97D90" w:rsidP="00D05420">
      <w:pPr>
        <w:pStyle w:val="afff4"/>
        <w:numPr>
          <w:ilvl w:val="0"/>
          <w:numId w:val="30"/>
        </w:numPr>
        <w:topLinePunct/>
        <w:ind w:leftChars="0" w:left="426"/>
        <w:rPr>
          <w:rFonts w:ascii="Times New Roman" w:eastAsia="DengXian" w:hAnsi="Times New Roman"/>
          <w:b/>
        </w:rPr>
      </w:pPr>
      <w:r w:rsidRPr="00E97D90">
        <w:rPr>
          <w:rFonts w:ascii="바탕체" w:eastAsia="바탕체" w:hAnsi="바탕체" w:cs="바탕체" w:hint="eastAsia"/>
          <w:b/>
        </w:rPr>
        <w:t>본건 임대차계약 현황</w:t>
      </w:r>
    </w:p>
    <w:p w14:paraId="64BBA43D" w14:textId="77777777" w:rsidR="00E97D90" w:rsidRPr="00E97D90" w:rsidRDefault="00E97D90" w:rsidP="00E97D90">
      <w:pPr>
        <w:topLinePunct/>
        <w:rPr>
          <w:rFonts w:ascii="Times New Roman" w:eastAsia="DengXian" w:hAnsi="Times New Roman"/>
          <w:szCs w:val="20"/>
          <w:u w:val="single"/>
        </w:rPr>
      </w:pPr>
    </w:p>
    <w:tbl>
      <w:tblPr>
        <w:tblStyle w:val="afff0"/>
        <w:tblW w:w="5000" w:type="pct"/>
        <w:jc w:val="center"/>
        <w:tblLook w:val="04A0" w:firstRow="1" w:lastRow="0" w:firstColumn="1" w:lastColumn="0" w:noHBand="0" w:noVBand="1"/>
      </w:tblPr>
      <w:tblGrid>
        <w:gridCol w:w="1129"/>
        <w:gridCol w:w="1985"/>
        <w:gridCol w:w="1701"/>
        <w:gridCol w:w="2693"/>
        <w:gridCol w:w="1701"/>
        <w:gridCol w:w="1843"/>
        <w:gridCol w:w="2693"/>
        <w:gridCol w:w="1643"/>
      </w:tblGrid>
      <w:tr w:rsidR="00E97D90" w:rsidRPr="001F7F26" w14:paraId="184D184D" w14:textId="77777777" w:rsidTr="00A069CD">
        <w:trPr>
          <w:trHeight w:val="20"/>
          <w:tblHeader/>
          <w:jc w:val="center"/>
        </w:trPr>
        <w:tc>
          <w:tcPr>
            <w:tcW w:w="1129" w:type="dxa"/>
            <w:tcBorders>
              <w:bottom w:val="double" w:sz="4" w:space="0" w:color="auto"/>
            </w:tcBorders>
            <w:shd w:val="clear" w:color="auto" w:fill="EEECE1"/>
            <w:vAlign w:val="center"/>
          </w:tcPr>
          <w:p w14:paraId="229854CA" w14:textId="77777777" w:rsidR="00E97D90" w:rsidRPr="001F7F26" w:rsidRDefault="00E97D90" w:rsidP="00306450">
            <w:pPr>
              <w:pStyle w:val="afff4"/>
              <w:topLinePunct/>
              <w:spacing w:line="360" w:lineRule="exact"/>
              <w:ind w:leftChars="0" w:left="0"/>
              <w:jc w:val="center"/>
              <w:rPr>
                <w:rFonts w:ascii="Times New Roman" w:eastAsia="바탕체" w:hAnsi="Times New Roman"/>
                <w:b/>
              </w:rPr>
            </w:pPr>
            <w:r w:rsidRPr="001F7F26">
              <w:rPr>
                <w:rFonts w:ascii="Times New Roman" w:eastAsia="바탕체" w:hAnsi="Times New Roman" w:hint="eastAsia"/>
                <w:b/>
              </w:rPr>
              <w:t>호수</w:t>
            </w:r>
            <w:r w:rsidRPr="001F7F26">
              <w:rPr>
                <w:rStyle w:val="ae"/>
                <w:rFonts w:ascii="Times New Roman" w:eastAsia="바탕체" w:hAnsi="Times New Roman"/>
                <w:b/>
              </w:rPr>
              <w:footnoteReference w:id="32"/>
            </w:r>
          </w:p>
        </w:tc>
        <w:tc>
          <w:tcPr>
            <w:tcW w:w="1985" w:type="dxa"/>
            <w:tcBorders>
              <w:bottom w:val="double" w:sz="4" w:space="0" w:color="auto"/>
            </w:tcBorders>
            <w:shd w:val="clear" w:color="auto" w:fill="EEECE1"/>
            <w:vAlign w:val="center"/>
          </w:tcPr>
          <w:p w14:paraId="48F98972" w14:textId="77777777" w:rsidR="00E97D90" w:rsidRPr="001F7F26" w:rsidRDefault="00E97D90" w:rsidP="00306450">
            <w:pPr>
              <w:pStyle w:val="afff4"/>
              <w:topLinePunct/>
              <w:spacing w:line="360" w:lineRule="exact"/>
              <w:ind w:leftChars="0" w:left="0"/>
              <w:jc w:val="center"/>
              <w:rPr>
                <w:rFonts w:ascii="Times New Roman" w:eastAsia="바탕체" w:hAnsi="Times New Roman"/>
                <w:b/>
              </w:rPr>
            </w:pPr>
            <w:r w:rsidRPr="001F7F26">
              <w:rPr>
                <w:rFonts w:ascii="Times New Roman" w:eastAsia="바탕체" w:hAnsi="Times New Roman" w:hint="eastAsia"/>
                <w:b/>
              </w:rPr>
              <w:t>임</w:t>
            </w:r>
            <w:r w:rsidRPr="001F7F26">
              <w:rPr>
                <w:rFonts w:ascii="Times New Roman" w:eastAsia="바탕체" w:hAnsi="Times New Roman" w:hint="eastAsia"/>
                <w:b/>
              </w:rPr>
              <w:t>(</w:t>
            </w:r>
            <w:r w:rsidRPr="001F7F26">
              <w:rPr>
                <w:rFonts w:ascii="Times New Roman" w:eastAsia="바탕체" w:hAnsi="Times New Roman" w:hint="eastAsia"/>
                <w:b/>
              </w:rPr>
              <w:t>전</w:t>
            </w:r>
            <w:r w:rsidRPr="001F7F26">
              <w:rPr>
                <w:rFonts w:ascii="Times New Roman" w:eastAsia="바탕체" w:hAnsi="Times New Roman" w:hint="eastAsia"/>
                <w:b/>
              </w:rPr>
              <w:t>)</w:t>
            </w:r>
            <w:r w:rsidRPr="001F7F26">
              <w:rPr>
                <w:rFonts w:ascii="Times New Roman" w:eastAsia="바탕체" w:hAnsi="Times New Roman" w:hint="eastAsia"/>
                <w:b/>
              </w:rPr>
              <w:t>차인</w:t>
            </w:r>
          </w:p>
        </w:tc>
        <w:tc>
          <w:tcPr>
            <w:tcW w:w="1701" w:type="dxa"/>
            <w:tcBorders>
              <w:bottom w:val="double" w:sz="4" w:space="0" w:color="auto"/>
            </w:tcBorders>
            <w:shd w:val="clear" w:color="auto" w:fill="EEECE1"/>
            <w:vAlign w:val="center"/>
          </w:tcPr>
          <w:p w14:paraId="69BF76EC" w14:textId="2CF11692" w:rsidR="00E97D90" w:rsidRPr="001F7F26" w:rsidRDefault="00E97D90" w:rsidP="00306450">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임</w:t>
            </w:r>
            <w:r>
              <w:rPr>
                <w:rFonts w:ascii="Times New Roman" w:eastAsia="바탕체" w:hAnsi="Times New Roman" w:hint="eastAsia"/>
                <w:b/>
              </w:rPr>
              <w:t>(</w:t>
            </w:r>
            <w:r>
              <w:rPr>
                <w:rFonts w:ascii="Times New Roman" w:eastAsia="바탕체" w:hAnsi="Times New Roman" w:hint="eastAsia"/>
                <w:b/>
              </w:rPr>
              <w:t>전</w:t>
            </w:r>
            <w:r>
              <w:rPr>
                <w:rFonts w:ascii="Times New Roman" w:eastAsia="바탕체" w:hAnsi="Times New Roman" w:hint="eastAsia"/>
                <w:b/>
              </w:rPr>
              <w:t>)</w:t>
            </w:r>
            <w:r>
              <w:rPr>
                <w:rFonts w:ascii="Times New Roman" w:eastAsia="바탕체" w:hAnsi="Times New Roman" w:hint="eastAsia"/>
                <w:b/>
              </w:rPr>
              <w:t>대차계약</w:t>
            </w:r>
            <w:r>
              <w:rPr>
                <w:rFonts w:ascii="Times New Roman" w:eastAsia="바탕체" w:hAnsi="Times New Roman" w:hint="eastAsia"/>
                <w:b/>
              </w:rPr>
              <w:t xml:space="preserve"> </w:t>
            </w:r>
            <w:r>
              <w:rPr>
                <w:rFonts w:ascii="Times New Roman" w:eastAsia="바탕체" w:hAnsi="Times New Roman" w:hint="eastAsia"/>
                <w:b/>
              </w:rPr>
              <w:t>체결일</w:t>
            </w:r>
          </w:p>
        </w:tc>
        <w:tc>
          <w:tcPr>
            <w:tcW w:w="2693" w:type="dxa"/>
            <w:tcBorders>
              <w:bottom w:val="double" w:sz="4" w:space="0" w:color="auto"/>
            </w:tcBorders>
            <w:shd w:val="clear" w:color="auto" w:fill="EEECE1"/>
            <w:vAlign w:val="center"/>
          </w:tcPr>
          <w:p w14:paraId="281ABFDE" w14:textId="26054EB2" w:rsidR="00E97D90" w:rsidRPr="001F7F26" w:rsidRDefault="00E97D90" w:rsidP="001B0B7B">
            <w:pPr>
              <w:pStyle w:val="afff4"/>
              <w:topLinePunct/>
              <w:spacing w:line="360" w:lineRule="exact"/>
              <w:ind w:leftChars="0" w:left="0"/>
              <w:jc w:val="center"/>
              <w:rPr>
                <w:rFonts w:ascii="Times New Roman" w:eastAsia="바탕체" w:hAnsi="Times New Roman"/>
                <w:b/>
              </w:rPr>
            </w:pPr>
            <w:r w:rsidRPr="001F7F26">
              <w:rPr>
                <w:rFonts w:ascii="Times New Roman" w:eastAsia="바탕체" w:hAnsi="Times New Roman" w:hint="eastAsia"/>
                <w:b/>
              </w:rPr>
              <w:t>임</w:t>
            </w:r>
            <w:r w:rsidRPr="001F7F26">
              <w:rPr>
                <w:rFonts w:ascii="Times New Roman" w:eastAsia="바탕체" w:hAnsi="Times New Roman" w:hint="eastAsia"/>
                <w:b/>
              </w:rPr>
              <w:t>(</w:t>
            </w:r>
            <w:r w:rsidRPr="001F7F26">
              <w:rPr>
                <w:rFonts w:ascii="Times New Roman" w:eastAsia="바탕체" w:hAnsi="Times New Roman" w:hint="eastAsia"/>
                <w:b/>
              </w:rPr>
              <w:t>전</w:t>
            </w:r>
            <w:r w:rsidRPr="001F7F26">
              <w:rPr>
                <w:rFonts w:ascii="Times New Roman" w:eastAsia="바탕체" w:hAnsi="Times New Roman" w:hint="eastAsia"/>
                <w:b/>
              </w:rPr>
              <w:t>)</w:t>
            </w:r>
            <w:r w:rsidRPr="001F7F26">
              <w:rPr>
                <w:rFonts w:ascii="Times New Roman" w:eastAsia="바탕체" w:hAnsi="Times New Roman" w:hint="eastAsia"/>
                <w:b/>
              </w:rPr>
              <w:t>대차기간</w:t>
            </w:r>
          </w:p>
        </w:tc>
        <w:tc>
          <w:tcPr>
            <w:tcW w:w="1701" w:type="dxa"/>
            <w:tcBorders>
              <w:bottom w:val="double" w:sz="4" w:space="0" w:color="auto"/>
            </w:tcBorders>
            <w:shd w:val="clear" w:color="auto" w:fill="EEECE1"/>
            <w:vAlign w:val="center"/>
          </w:tcPr>
          <w:p w14:paraId="29D63209" w14:textId="5555715A" w:rsidR="00E97D90" w:rsidRDefault="00E97D90" w:rsidP="00306450">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임대면적</w:t>
            </w:r>
            <w:r>
              <w:rPr>
                <w:rFonts w:ascii="Times New Roman" w:eastAsia="바탕체" w:hAnsi="Times New Roman" w:hint="eastAsia"/>
                <w:b/>
              </w:rPr>
              <w:t>(</w:t>
            </w:r>
            <w:r w:rsidRPr="00E97D90">
              <w:rPr>
                <w:rFonts w:ascii="Times New Roman" w:eastAsia="바탕체" w:hAnsi="Times New Roman" w:hint="eastAsia"/>
                <w:b/>
              </w:rPr>
              <w:t>㎡</w:t>
            </w:r>
            <w:r w:rsidRPr="00E97D90">
              <w:rPr>
                <w:rFonts w:ascii="Times New Roman" w:eastAsia="바탕체" w:hAnsi="Times New Roman"/>
                <w:b/>
              </w:rPr>
              <w:t>)</w:t>
            </w:r>
          </w:p>
        </w:tc>
        <w:tc>
          <w:tcPr>
            <w:tcW w:w="1843" w:type="dxa"/>
            <w:tcBorders>
              <w:bottom w:val="double" w:sz="4" w:space="0" w:color="auto"/>
            </w:tcBorders>
            <w:shd w:val="clear" w:color="auto" w:fill="EEECE1"/>
            <w:vAlign w:val="center"/>
          </w:tcPr>
          <w:p w14:paraId="253F7F3E" w14:textId="5761D1DE" w:rsidR="00E97D90" w:rsidRPr="001F7F26" w:rsidRDefault="00E97D90" w:rsidP="00306450">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임대차보증금</w:t>
            </w:r>
            <w:r w:rsidR="00EB7225">
              <w:rPr>
                <w:rFonts w:ascii="Times New Roman" w:eastAsia="바탕체" w:hAnsi="Times New Roman" w:hint="eastAsia"/>
                <w:b/>
              </w:rPr>
              <w:t>(</w:t>
            </w:r>
            <w:r w:rsidR="00EB7225">
              <w:rPr>
                <w:rFonts w:ascii="Times New Roman" w:eastAsia="바탕체" w:hAnsi="Times New Roman" w:hint="eastAsia"/>
                <w:b/>
              </w:rPr>
              <w:t>원</w:t>
            </w:r>
            <w:r w:rsidR="00EB7225">
              <w:rPr>
                <w:rFonts w:ascii="Times New Roman" w:eastAsia="바탕체" w:hAnsi="Times New Roman" w:hint="eastAsia"/>
                <w:b/>
              </w:rPr>
              <w:t>)</w:t>
            </w:r>
          </w:p>
        </w:tc>
        <w:tc>
          <w:tcPr>
            <w:tcW w:w="2693" w:type="dxa"/>
            <w:tcBorders>
              <w:bottom w:val="double" w:sz="4" w:space="0" w:color="auto"/>
            </w:tcBorders>
            <w:shd w:val="clear" w:color="auto" w:fill="EEECE1"/>
            <w:vAlign w:val="center"/>
          </w:tcPr>
          <w:p w14:paraId="47706B5E" w14:textId="0A95FAFF" w:rsidR="00E97D90" w:rsidRPr="001F7F26" w:rsidRDefault="00E97D90" w:rsidP="00306450">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월</w:t>
            </w:r>
            <w:r>
              <w:rPr>
                <w:rFonts w:ascii="Times New Roman" w:eastAsia="바탕체" w:hAnsi="Times New Roman" w:hint="eastAsia"/>
                <w:b/>
              </w:rPr>
              <w:t xml:space="preserve"> </w:t>
            </w:r>
            <w:r>
              <w:rPr>
                <w:rFonts w:ascii="Times New Roman" w:eastAsia="바탕체" w:hAnsi="Times New Roman" w:hint="eastAsia"/>
                <w:b/>
              </w:rPr>
              <w:t>차임</w:t>
            </w:r>
            <w:r w:rsidR="00EB7225">
              <w:rPr>
                <w:rFonts w:ascii="Times New Roman" w:eastAsia="바탕체" w:hAnsi="Times New Roman" w:hint="eastAsia"/>
                <w:b/>
              </w:rPr>
              <w:t>(</w:t>
            </w:r>
            <w:r w:rsidR="00EB7225">
              <w:rPr>
                <w:rFonts w:ascii="Times New Roman" w:eastAsia="바탕체" w:hAnsi="Times New Roman" w:hint="eastAsia"/>
                <w:b/>
              </w:rPr>
              <w:t>원</w:t>
            </w:r>
            <w:r w:rsidR="00EB7225">
              <w:rPr>
                <w:rFonts w:ascii="Times New Roman" w:eastAsia="바탕체" w:hAnsi="Times New Roman" w:hint="eastAsia"/>
                <w:b/>
              </w:rPr>
              <w:t>)</w:t>
            </w:r>
            <w:r w:rsidR="00EB7225">
              <w:rPr>
                <w:rStyle w:val="ae"/>
                <w:rFonts w:ascii="Times New Roman" w:hAnsi="Times New Roman"/>
                <w:b/>
              </w:rPr>
              <w:footnoteReference w:id="33"/>
            </w:r>
          </w:p>
        </w:tc>
        <w:tc>
          <w:tcPr>
            <w:tcW w:w="1643" w:type="dxa"/>
            <w:tcBorders>
              <w:bottom w:val="double" w:sz="4" w:space="0" w:color="auto"/>
            </w:tcBorders>
            <w:shd w:val="clear" w:color="auto" w:fill="EEECE1"/>
            <w:vAlign w:val="center"/>
          </w:tcPr>
          <w:p w14:paraId="10012DF7" w14:textId="3D408F3A" w:rsidR="00E97D90" w:rsidRPr="001F7F26" w:rsidRDefault="00EB7225" w:rsidP="00306450">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월</w:t>
            </w:r>
            <w:r>
              <w:rPr>
                <w:rFonts w:ascii="Times New Roman" w:eastAsia="바탕체" w:hAnsi="Times New Roman" w:hint="eastAsia"/>
                <w:b/>
              </w:rPr>
              <w:t xml:space="preserve"> </w:t>
            </w:r>
            <w:r>
              <w:rPr>
                <w:rFonts w:ascii="Times New Roman" w:eastAsia="바탕체" w:hAnsi="Times New Roman" w:hint="eastAsia"/>
                <w:b/>
              </w:rPr>
              <w:t>관리비</w:t>
            </w:r>
            <w:r>
              <w:rPr>
                <w:rFonts w:ascii="Times New Roman" w:eastAsia="바탕체" w:hAnsi="Times New Roman" w:hint="eastAsia"/>
                <w:b/>
              </w:rPr>
              <w:t>(</w:t>
            </w:r>
            <w:r>
              <w:rPr>
                <w:rFonts w:ascii="Times New Roman" w:eastAsia="바탕체" w:hAnsi="Times New Roman" w:hint="eastAsia"/>
                <w:b/>
              </w:rPr>
              <w:t>원</w:t>
            </w:r>
            <w:r>
              <w:rPr>
                <w:rFonts w:ascii="Times New Roman" w:eastAsia="바탕체" w:hAnsi="Times New Roman" w:hint="eastAsia"/>
                <w:b/>
              </w:rPr>
              <w:t>)</w:t>
            </w:r>
            <w:r>
              <w:rPr>
                <w:rStyle w:val="ae"/>
                <w:rFonts w:ascii="Times New Roman" w:hAnsi="Times New Roman"/>
                <w:b/>
              </w:rPr>
              <w:footnoteReference w:id="34"/>
            </w:r>
          </w:p>
        </w:tc>
      </w:tr>
      <w:tr w:rsidR="00EB7225" w:rsidRPr="001F7F26" w14:paraId="3CCEBE1A" w14:textId="77777777" w:rsidTr="00A069CD">
        <w:trPr>
          <w:trHeight w:val="20"/>
          <w:jc w:val="center"/>
        </w:trPr>
        <w:tc>
          <w:tcPr>
            <w:tcW w:w="1129" w:type="dxa"/>
            <w:tcBorders>
              <w:top w:val="double" w:sz="4" w:space="0" w:color="auto"/>
            </w:tcBorders>
            <w:vAlign w:val="center"/>
          </w:tcPr>
          <w:p w14:paraId="60AA04F5" w14:textId="77777777" w:rsidR="00EB7225" w:rsidRPr="001F7F26" w:rsidRDefault="00EB7225" w:rsidP="00EB7225">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B101</w:t>
            </w:r>
            <w:r w:rsidRPr="001F7F26">
              <w:rPr>
                <w:rFonts w:ascii="Times New Roman" w:eastAsia="바탕체" w:hAnsi="Times New Roman" w:hint="eastAsia"/>
              </w:rPr>
              <w:t>호</w:t>
            </w:r>
            <w:r w:rsidRPr="001F7F26">
              <w:rPr>
                <w:rStyle w:val="ae"/>
                <w:rFonts w:ascii="Times New Roman" w:eastAsia="바탕체" w:hAnsi="Times New Roman"/>
              </w:rPr>
              <w:footnoteReference w:id="35"/>
            </w:r>
          </w:p>
        </w:tc>
        <w:tc>
          <w:tcPr>
            <w:tcW w:w="1985" w:type="dxa"/>
            <w:tcBorders>
              <w:top w:val="double" w:sz="4" w:space="0" w:color="auto"/>
            </w:tcBorders>
            <w:vAlign w:val="center"/>
          </w:tcPr>
          <w:p w14:paraId="758D13AD" w14:textId="77777777" w:rsidR="00EB7225" w:rsidRPr="001F7F26" w:rsidRDefault="00EB7225" w:rsidP="00EB7225">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김연민</w:t>
            </w:r>
            <w:proofErr w:type="spellEnd"/>
            <w:r w:rsidRPr="001F7F26">
              <w:rPr>
                <w:rFonts w:ascii="Times New Roman" w:eastAsia="바탕체" w:hAnsi="Times New Roman" w:hint="eastAsia"/>
              </w:rPr>
              <w:t>,</w:t>
            </w:r>
            <w:r w:rsidRPr="001F7F26">
              <w:rPr>
                <w:rFonts w:ascii="Times New Roman" w:eastAsia="바탕체" w:hAnsi="Times New Roman"/>
              </w:rPr>
              <w:t xml:space="preserve"> </w:t>
            </w:r>
            <w:proofErr w:type="spellStart"/>
            <w:r w:rsidRPr="001F7F26">
              <w:rPr>
                <w:rFonts w:ascii="Times New Roman" w:eastAsia="바탕체" w:hAnsi="Times New Roman" w:hint="eastAsia"/>
              </w:rPr>
              <w:t>김형선</w:t>
            </w:r>
            <w:proofErr w:type="spellEnd"/>
            <w:r w:rsidRPr="001F7F26">
              <w:rPr>
                <w:rFonts w:ascii="Times New Roman" w:eastAsia="바탕체" w:hAnsi="Times New Roman" w:hint="eastAsia"/>
              </w:rPr>
              <w:t xml:space="preserve"> </w:t>
            </w:r>
            <w:r w:rsidRPr="001F7F26">
              <w:rPr>
                <w:rFonts w:ascii="Times New Roman" w:eastAsia="바탕체" w:hAnsi="Times New Roman"/>
              </w:rPr>
              <w:t>(</w:t>
            </w:r>
            <w:proofErr w:type="spellStart"/>
            <w:r w:rsidRPr="001F7F26">
              <w:rPr>
                <w:rFonts w:ascii="Times New Roman" w:eastAsia="바탕체" w:hAnsi="Times New Roman" w:hint="eastAsia"/>
              </w:rPr>
              <w:t>에이원휘트니스</w:t>
            </w:r>
            <w:proofErr w:type="spellEnd"/>
            <w:r w:rsidRPr="001F7F26">
              <w:rPr>
                <w:rFonts w:ascii="Times New Roman" w:eastAsia="바탕체" w:hAnsi="Times New Roman" w:hint="eastAsia"/>
              </w:rPr>
              <w:t>)</w:t>
            </w:r>
          </w:p>
        </w:tc>
        <w:tc>
          <w:tcPr>
            <w:tcW w:w="1701" w:type="dxa"/>
            <w:tcBorders>
              <w:top w:val="double" w:sz="4" w:space="0" w:color="auto"/>
            </w:tcBorders>
            <w:vAlign w:val="center"/>
          </w:tcPr>
          <w:p w14:paraId="0FBE1484" w14:textId="5E7E5EF6" w:rsidR="00EB7225" w:rsidRPr="001F7F26" w:rsidRDefault="00EB7225" w:rsidP="00EB7225">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2021. 8. 9.</w:t>
            </w:r>
          </w:p>
        </w:tc>
        <w:tc>
          <w:tcPr>
            <w:tcW w:w="2693" w:type="dxa"/>
            <w:tcBorders>
              <w:top w:val="double" w:sz="4" w:space="0" w:color="auto"/>
            </w:tcBorders>
            <w:vAlign w:val="center"/>
          </w:tcPr>
          <w:p w14:paraId="4038CA89" w14:textId="714218CB" w:rsidR="00EB7225" w:rsidRPr="001F7F26" w:rsidRDefault="00EB7225" w:rsidP="00EB7225">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12. 1. ~ </w:t>
            </w:r>
            <w:r w:rsidRPr="001F7F26">
              <w:rPr>
                <w:rFonts w:ascii="Times New Roman" w:eastAsia="바탕체" w:hAnsi="Times New Roman" w:hint="eastAsia"/>
              </w:rPr>
              <w:t xml:space="preserve">2031. 11. </w:t>
            </w:r>
            <w:r w:rsidRPr="001F7F26">
              <w:rPr>
                <w:rFonts w:ascii="Times New Roman" w:eastAsia="바탕체" w:hAnsi="Times New Roman"/>
              </w:rPr>
              <w:t>30.</w:t>
            </w:r>
          </w:p>
        </w:tc>
        <w:tc>
          <w:tcPr>
            <w:tcW w:w="1701" w:type="dxa"/>
            <w:tcBorders>
              <w:top w:val="double" w:sz="4" w:space="0" w:color="auto"/>
            </w:tcBorders>
            <w:vAlign w:val="center"/>
          </w:tcPr>
          <w:p w14:paraId="50A71D99" w14:textId="4A6B3B65" w:rsidR="00EB7225" w:rsidRPr="001F7F26" w:rsidRDefault="00EB7225" w:rsidP="00EB7225">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1,529.20</w:t>
            </w:r>
          </w:p>
        </w:tc>
        <w:tc>
          <w:tcPr>
            <w:tcW w:w="1843" w:type="dxa"/>
            <w:tcBorders>
              <w:top w:val="double" w:sz="4" w:space="0" w:color="auto"/>
            </w:tcBorders>
            <w:vAlign w:val="center"/>
          </w:tcPr>
          <w:p w14:paraId="5DBEB8D1" w14:textId="7D391CEF" w:rsidR="00EB7225" w:rsidRPr="001F7F26" w:rsidRDefault="00EB7225" w:rsidP="00EB7225">
            <w:pPr>
              <w:pStyle w:val="afff4"/>
              <w:topLinePunct/>
              <w:spacing w:line="360" w:lineRule="exact"/>
              <w:ind w:leftChars="0" w:left="0"/>
              <w:jc w:val="right"/>
              <w:rPr>
                <w:rFonts w:ascii="Times New Roman" w:eastAsia="바탕체" w:hAnsi="Times New Roman"/>
              </w:rPr>
            </w:pPr>
            <w:r w:rsidRPr="00EB7225">
              <w:rPr>
                <w:rFonts w:ascii="Times New Roman" w:eastAsia="바탕체" w:hAnsi="Times New Roman" w:hint="eastAsia"/>
              </w:rPr>
              <w:t>69,843,974</w:t>
            </w:r>
          </w:p>
        </w:tc>
        <w:tc>
          <w:tcPr>
            <w:tcW w:w="2693" w:type="dxa"/>
            <w:tcBorders>
              <w:top w:val="double" w:sz="4" w:space="0" w:color="auto"/>
            </w:tcBorders>
            <w:vAlign w:val="center"/>
          </w:tcPr>
          <w:p w14:paraId="5C2C0EF0" w14:textId="1BC7EECC" w:rsidR="00EB7225" w:rsidRPr="001F7F26" w:rsidRDefault="00EB7225" w:rsidP="00EB7225">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17,817,000</w:t>
            </w:r>
          </w:p>
        </w:tc>
        <w:tc>
          <w:tcPr>
            <w:tcW w:w="1643" w:type="dxa"/>
            <w:tcBorders>
              <w:top w:val="double" w:sz="4" w:space="0" w:color="auto"/>
            </w:tcBorders>
            <w:vAlign w:val="center"/>
          </w:tcPr>
          <w:p w14:paraId="78C51BF7" w14:textId="4592EFFF" w:rsidR="00EB7225" w:rsidRPr="001F7F26" w:rsidRDefault="00EB7225" w:rsidP="001E13EA">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9</w:t>
            </w:r>
            <w:r w:rsidR="001E13EA">
              <w:rPr>
                <w:rFonts w:ascii="Times New Roman" w:eastAsia="바탕체" w:hAnsi="Times New Roman"/>
              </w:rPr>
              <w:t>,</w:t>
            </w:r>
            <w:r>
              <w:rPr>
                <w:rFonts w:ascii="Times New Roman" w:eastAsia="바탕체" w:hAnsi="Times New Roman" w:hint="eastAsia"/>
              </w:rPr>
              <w:t>529</w:t>
            </w:r>
            <w:r w:rsidR="001E13EA">
              <w:rPr>
                <w:rFonts w:ascii="Times New Roman" w:eastAsia="바탕체" w:hAnsi="Times New Roman"/>
              </w:rPr>
              <w:t>,</w:t>
            </w:r>
            <w:r>
              <w:rPr>
                <w:rFonts w:ascii="Times New Roman" w:eastAsia="바탕체" w:hAnsi="Times New Roman" w:hint="eastAsia"/>
              </w:rPr>
              <w:t>000</w:t>
            </w:r>
          </w:p>
        </w:tc>
      </w:tr>
      <w:tr w:rsidR="00EB7225" w:rsidRPr="001F7F26" w14:paraId="5170698D" w14:textId="77777777" w:rsidTr="003B32F5">
        <w:trPr>
          <w:trHeight w:val="20"/>
          <w:jc w:val="center"/>
        </w:trPr>
        <w:tc>
          <w:tcPr>
            <w:tcW w:w="1129" w:type="dxa"/>
            <w:vAlign w:val="center"/>
          </w:tcPr>
          <w:p w14:paraId="625FD086" w14:textId="77777777" w:rsidR="00EB7225" w:rsidRPr="001F7F26" w:rsidRDefault="00EB7225" w:rsidP="00EB7225">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B102-1</w:t>
            </w:r>
            <w:r w:rsidRPr="001F7F26">
              <w:rPr>
                <w:rFonts w:ascii="Times New Roman" w:eastAsia="바탕체" w:hAnsi="Times New Roman" w:hint="eastAsia"/>
              </w:rPr>
              <w:t>호</w:t>
            </w:r>
          </w:p>
        </w:tc>
        <w:tc>
          <w:tcPr>
            <w:tcW w:w="1985" w:type="dxa"/>
            <w:vMerge w:val="restart"/>
            <w:vAlign w:val="center"/>
          </w:tcPr>
          <w:p w14:paraId="10CF7FCC" w14:textId="77777777" w:rsidR="00EB7225" w:rsidRPr="001F7F26" w:rsidRDefault="00EB7225" w:rsidP="00EB7225">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㈜이정</w:t>
            </w:r>
          </w:p>
        </w:tc>
        <w:tc>
          <w:tcPr>
            <w:tcW w:w="1701" w:type="dxa"/>
            <w:vAlign w:val="center"/>
          </w:tcPr>
          <w:p w14:paraId="674FD80F" w14:textId="02FBCDB1" w:rsidR="00EB7225" w:rsidRPr="001F7F26" w:rsidRDefault="00EB7225" w:rsidP="00EB7225">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2021. </w:t>
            </w:r>
            <w:r>
              <w:rPr>
                <w:rFonts w:ascii="Times New Roman" w:eastAsia="바탕체" w:hAnsi="Times New Roman"/>
              </w:rPr>
              <w:t>6. 29.</w:t>
            </w:r>
            <w:r w:rsidR="001E13EA">
              <w:rPr>
                <w:rStyle w:val="ae"/>
                <w:rFonts w:ascii="Times New Roman" w:hAnsi="Times New Roman"/>
              </w:rPr>
              <w:footnoteReference w:id="36"/>
            </w:r>
          </w:p>
        </w:tc>
        <w:tc>
          <w:tcPr>
            <w:tcW w:w="2693" w:type="dxa"/>
            <w:vMerge w:val="restart"/>
            <w:vAlign w:val="center"/>
          </w:tcPr>
          <w:p w14:paraId="036663CB" w14:textId="0A25CDAB" w:rsidR="00EB7225" w:rsidRPr="001F7F26" w:rsidRDefault="00EB7225" w:rsidP="00EB7225">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21. ~ </w:t>
            </w:r>
            <w:r w:rsidRPr="001F7F26">
              <w:rPr>
                <w:rFonts w:ascii="Times New Roman" w:eastAsia="바탕체" w:hAnsi="Times New Roman" w:hint="eastAsia"/>
              </w:rPr>
              <w:t xml:space="preserve">2026. </w:t>
            </w:r>
            <w:r w:rsidRPr="001F7F26">
              <w:rPr>
                <w:rFonts w:ascii="Times New Roman" w:eastAsia="바탕체" w:hAnsi="Times New Roman"/>
              </w:rPr>
              <w:t>9. 20.</w:t>
            </w:r>
          </w:p>
        </w:tc>
        <w:tc>
          <w:tcPr>
            <w:tcW w:w="1701" w:type="dxa"/>
            <w:vAlign w:val="center"/>
          </w:tcPr>
          <w:p w14:paraId="2010D0B5" w14:textId="358B4CA5" w:rsidR="00EB7225" w:rsidRPr="001F7F26" w:rsidRDefault="00EB7225" w:rsidP="00EB7225">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749.85</w:t>
            </w:r>
          </w:p>
        </w:tc>
        <w:tc>
          <w:tcPr>
            <w:tcW w:w="1843" w:type="dxa"/>
            <w:vAlign w:val="center"/>
          </w:tcPr>
          <w:p w14:paraId="0A0F1C72" w14:textId="6C0FE279" w:rsidR="00EB7225" w:rsidRPr="001F7F26" w:rsidRDefault="00EB7225" w:rsidP="00EB7225">
            <w:pPr>
              <w:pStyle w:val="afff4"/>
              <w:topLinePunct/>
              <w:spacing w:line="360" w:lineRule="exact"/>
              <w:ind w:leftChars="0" w:left="0"/>
              <w:jc w:val="right"/>
              <w:rPr>
                <w:rFonts w:ascii="Times New Roman" w:eastAsia="바탕체" w:hAnsi="Times New Roman"/>
              </w:rPr>
            </w:pPr>
            <w:r w:rsidRPr="00EB7225">
              <w:rPr>
                <w:rFonts w:ascii="Times New Roman" w:eastAsia="바탕체" w:hAnsi="Times New Roman" w:hint="eastAsia"/>
              </w:rPr>
              <w:t>103,790,000</w:t>
            </w:r>
          </w:p>
        </w:tc>
        <w:tc>
          <w:tcPr>
            <w:tcW w:w="2693" w:type="dxa"/>
            <w:vAlign w:val="center"/>
          </w:tcPr>
          <w:p w14:paraId="13E1D084" w14:textId="1FF3348C" w:rsidR="00EB7225" w:rsidRPr="001F7F26" w:rsidRDefault="00EB7225" w:rsidP="00EB7225">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10,690,000</w:t>
            </w:r>
          </w:p>
        </w:tc>
        <w:tc>
          <w:tcPr>
            <w:tcW w:w="1643" w:type="dxa"/>
            <w:vAlign w:val="center"/>
          </w:tcPr>
          <w:p w14:paraId="00C2EFA6" w14:textId="7BE002FC" w:rsidR="00EB7225" w:rsidRPr="001F7F26" w:rsidRDefault="00EB7225" w:rsidP="001E13EA">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4</w:t>
            </w:r>
            <w:r w:rsidR="001E13EA">
              <w:rPr>
                <w:rFonts w:ascii="Times New Roman" w:eastAsia="바탕체" w:hAnsi="Times New Roman"/>
              </w:rPr>
              <w:t>,</w:t>
            </w:r>
            <w:r>
              <w:rPr>
                <w:rFonts w:ascii="Times New Roman" w:eastAsia="바탕체" w:hAnsi="Times New Roman" w:hint="eastAsia"/>
              </w:rPr>
              <w:t>813</w:t>
            </w:r>
            <w:r w:rsidR="001E13EA">
              <w:rPr>
                <w:rFonts w:ascii="Times New Roman" w:eastAsia="바탕체" w:hAnsi="Times New Roman"/>
              </w:rPr>
              <w:t>,</w:t>
            </w:r>
            <w:r>
              <w:rPr>
                <w:rFonts w:ascii="Times New Roman" w:eastAsia="바탕체" w:hAnsi="Times New Roman" w:hint="eastAsia"/>
              </w:rPr>
              <w:t>000</w:t>
            </w:r>
          </w:p>
        </w:tc>
      </w:tr>
      <w:tr w:rsidR="00EB7225" w:rsidRPr="001F7F26" w14:paraId="79580EF2" w14:textId="77777777" w:rsidTr="003B32F5">
        <w:trPr>
          <w:trHeight w:val="20"/>
          <w:jc w:val="center"/>
        </w:trPr>
        <w:tc>
          <w:tcPr>
            <w:tcW w:w="1129" w:type="dxa"/>
            <w:vAlign w:val="center"/>
          </w:tcPr>
          <w:p w14:paraId="608E338B" w14:textId="77777777" w:rsidR="00EB7225" w:rsidRPr="001F7F26" w:rsidRDefault="00EB7225" w:rsidP="00EB7225">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B102-2</w:t>
            </w:r>
            <w:r w:rsidRPr="001F7F26">
              <w:rPr>
                <w:rFonts w:ascii="Times New Roman" w:eastAsia="바탕체" w:hAnsi="Times New Roman" w:hint="eastAsia"/>
              </w:rPr>
              <w:t>호</w:t>
            </w:r>
          </w:p>
        </w:tc>
        <w:tc>
          <w:tcPr>
            <w:tcW w:w="1985" w:type="dxa"/>
            <w:vMerge/>
            <w:vAlign w:val="center"/>
          </w:tcPr>
          <w:p w14:paraId="4A5C4153" w14:textId="77777777" w:rsidR="00EB7225" w:rsidRPr="001F7F26" w:rsidRDefault="00EB7225" w:rsidP="00EB7225">
            <w:pPr>
              <w:pStyle w:val="afff4"/>
              <w:topLinePunct/>
              <w:spacing w:line="360" w:lineRule="exact"/>
              <w:ind w:leftChars="0" w:left="0"/>
              <w:jc w:val="center"/>
              <w:rPr>
                <w:rFonts w:ascii="Times New Roman" w:eastAsia="바탕체" w:hAnsi="Times New Roman"/>
              </w:rPr>
            </w:pPr>
          </w:p>
        </w:tc>
        <w:tc>
          <w:tcPr>
            <w:tcW w:w="1701" w:type="dxa"/>
            <w:vAlign w:val="center"/>
          </w:tcPr>
          <w:p w14:paraId="68C56F46" w14:textId="5A2FA3E5" w:rsidR="00EB7225" w:rsidRPr="001F7F26" w:rsidRDefault="00EB7225" w:rsidP="00EB7225">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2021. </w:t>
            </w:r>
            <w:r>
              <w:rPr>
                <w:rFonts w:ascii="Times New Roman" w:eastAsia="바탕체" w:hAnsi="Times New Roman"/>
              </w:rPr>
              <w:t>6. 29.</w:t>
            </w:r>
            <w:r w:rsidR="001E13EA">
              <w:rPr>
                <w:rStyle w:val="ae"/>
                <w:rFonts w:ascii="Times New Roman" w:hAnsi="Times New Roman"/>
              </w:rPr>
              <w:footnoteReference w:id="37"/>
            </w:r>
          </w:p>
        </w:tc>
        <w:tc>
          <w:tcPr>
            <w:tcW w:w="2693" w:type="dxa"/>
            <w:vMerge/>
            <w:vAlign w:val="center"/>
          </w:tcPr>
          <w:p w14:paraId="5042E139" w14:textId="7D20A777" w:rsidR="00EB7225" w:rsidRPr="001F7F26" w:rsidRDefault="00EB7225" w:rsidP="00EB7225">
            <w:pPr>
              <w:pStyle w:val="afff4"/>
              <w:topLinePunct/>
              <w:spacing w:line="360" w:lineRule="exact"/>
              <w:ind w:leftChars="0" w:left="0"/>
              <w:jc w:val="center"/>
              <w:rPr>
                <w:rFonts w:ascii="Times New Roman" w:eastAsia="바탕체" w:hAnsi="Times New Roman"/>
              </w:rPr>
            </w:pPr>
          </w:p>
        </w:tc>
        <w:tc>
          <w:tcPr>
            <w:tcW w:w="1701" w:type="dxa"/>
            <w:vAlign w:val="center"/>
          </w:tcPr>
          <w:p w14:paraId="2A043033" w14:textId="47A1D057" w:rsidR="00EB7225" w:rsidRPr="001F7F26" w:rsidRDefault="00EB7225" w:rsidP="00EB7225">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79.59</w:t>
            </w:r>
          </w:p>
        </w:tc>
        <w:tc>
          <w:tcPr>
            <w:tcW w:w="1843" w:type="dxa"/>
            <w:vAlign w:val="center"/>
          </w:tcPr>
          <w:p w14:paraId="30C719E8" w14:textId="33B51A97" w:rsidR="00EB7225" w:rsidRPr="001F7F26" w:rsidRDefault="00EB7225" w:rsidP="00EB7225">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11,010,000</w:t>
            </w:r>
          </w:p>
        </w:tc>
        <w:tc>
          <w:tcPr>
            <w:tcW w:w="2693" w:type="dxa"/>
            <w:vAlign w:val="center"/>
          </w:tcPr>
          <w:p w14:paraId="4DBD0D77" w14:textId="358706FC" w:rsidR="00EB7225" w:rsidRPr="001F7F26" w:rsidRDefault="00EB7225" w:rsidP="00EB7225">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1,134,000</w:t>
            </w:r>
          </w:p>
        </w:tc>
        <w:tc>
          <w:tcPr>
            <w:tcW w:w="1643" w:type="dxa"/>
            <w:vAlign w:val="center"/>
          </w:tcPr>
          <w:p w14:paraId="613996B9" w14:textId="426F1A10" w:rsidR="00EB7225" w:rsidRPr="001F7F26" w:rsidRDefault="00EB7225" w:rsidP="001E13EA">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511</w:t>
            </w:r>
            <w:r w:rsidR="001E13EA">
              <w:rPr>
                <w:rFonts w:ascii="Times New Roman" w:eastAsia="바탕체" w:hAnsi="Times New Roman"/>
              </w:rPr>
              <w:t>,</w:t>
            </w:r>
            <w:r>
              <w:rPr>
                <w:rFonts w:ascii="Times New Roman" w:eastAsia="바탕체" w:hAnsi="Times New Roman" w:hint="eastAsia"/>
              </w:rPr>
              <w:t>000</w:t>
            </w:r>
          </w:p>
        </w:tc>
      </w:tr>
      <w:tr w:rsidR="00EB7225" w:rsidRPr="001F7F26" w14:paraId="157F1CD5" w14:textId="77777777" w:rsidTr="003B32F5">
        <w:trPr>
          <w:trHeight w:val="20"/>
          <w:jc w:val="center"/>
        </w:trPr>
        <w:tc>
          <w:tcPr>
            <w:tcW w:w="1129" w:type="dxa"/>
            <w:vAlign w:val="center"/>
          </w:tcPr>
          <w:p w14:paraId="42424EA7" w14:textId="77777777" w:rsidR="00EB7225" w:rsidRPr="001F7F26" w:rsidRDefault="00EB7225"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B103</w:t>
            </w:r>
            <w:r w:rsidRPr="001F7F26">
              <w:rPr>
                <w:rFonts w:ascii="Times New Roman" w:eastAsia="바탕체" w:hAnsi="Times New Roman" w:hint="eastAsia"/>
              </w:rPr>
              <w:t>호</w:t>
            </w:r>
          </w:p>
        </w:tc>
        <w:tc>
          <w:tcPr>
            <w:tcW w:w="1985" w:type="dxa"/>
            <w:vMerge w:val="restart"/>
            <w:vAlign w:val="center"/>
          </w:tcPr>
          <w:p w14:paraId="04D03683" w14:textId="77777777" w:rsidR="00EB7225" w:rsidRPr="001F7F26" w:rsidRDefault="00EB7225"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더블미</w:t>
            </w:r>
            <w:proofErr w:type="spellEnd"/>
          </w:p>
        </w:tc>
        <w:tc>
          <w:tcPr>
            <w:tcW w:w="1701" w:type="dxa"/>
            <w:vMerge w:val="restart"/>
            <w:vAlign w:val="center"/>
          </w:tcPr>
          <w:p w14:paraId="41925DCE" w14:textId="723CBD89" w:rsidR="00EB7225" w:rsidRPr="001F7F26" w:rsidRDefault="00EB7225" w:rsidP="001E13EA">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2022. </w:t>
            </w:r>
            <w:r w:rsidR="001E13EA">
              <w:rPr>
                <w:rFonts w:ascii="Times New Roman" w:eastAsia="바탕체" w:hAnsi="Times New Roman"/>
              </w:rPr>
              <w:t>7. 13.</w:t>
            </w:r>
            <w:r w:rsidR="001E13EA">
              <w:rPr>
                <w:rStyle w:val="ae"/>
                <w:rFonts w:ascii="Times New Roman" w:hAnsi="Times New Roman"/>
              </w:rPr>
              <w:footnoteReference w:id="38"/>
            </w:r>
          </w:p>
        </w:tc>
        <w:tc>
          <w:tcPr>
            <w:tcW w:w="2693" w:type="dxa"/>
            <w:vMerge w:val="restart"/>
            <w:vAlign w:val="center"/>
          </w:tcPr>
          <w:p w14:paraId="42C7EAE6" w14:textId="794AB1C2" w:rsidR="00EB7225" w:rsidRPr="001F7F26" w:rsidRDefault="00EB7225"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9. 16. ~ </w:t>
            </w:r>
            <w:r w:rsidRPr="001F7F26">
              <w:rPr>
                <w:rFonts w:ascii="Times New Roman" w:eastAsia="바탕체" w:hAnsi="Times New Roman" w:hint="eastAsia"/>
              </w:rPr>
              <w:t xml:space="preserve">2024. </w:t>
            </w:r>
            <w:r w:rsidRPr="001F7F26">
              <w:rPr>
                <w:rFonts w:ascii="Times New Roman" w:eastAsia="바탕체" w:hAnsi="Times New Roman"/>
              </w:rPr>
              <w:t>9. 15.</w:t>
            </w:r>
          </w:p>
        </w:tc>
        <w:tc>
          <w:tcPr>
            <w:tcW w:w="1701" w:type="dxa"/>
            <w:vMerge w:val="restart"/>
            <w:vAlign w:val="center"/>
          </w:tcPr>
          <w:p w14:paraId="5FAFCCB1" w14:textId="59543A56" w:rsidR="00EB7225" w:rsidRPr="001F7F26" w:rsidRDefault="001E13EA" w:rsidP="001E13EA">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673.06</w:t>
            </w:r>
          </w:p>
        </w:tc>
        <w:tc>
          <w:tcPr>
            <w:tcW w:w="1843" w:type="dxa"/>
            <w:vMerge w:val="restart"/>
            <w:vAlign w:val="center"/>
          </w:tcPr>
          <w:p w14:paraId="0A8B52F3" w14:textId="191011BE" w:rsidR="00EB7225" w:rsidRPr="001F7F26" w:rsidRDefault="001E13EA" w:rsidP="00AE39C1">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w:t>
            </w:r>
            <w:r w:rsidR="00A069CD">
              <w:rPr>
                <w:rFonts w:ascii="Times New Roman" w:eastAsia="바탕체" w:hAnsi="Times New Roman"/>
              </w:rPr>
              <w:t xml:space="preserve"> </w:t>
            </w:r>
          </w:p>
        </w:tc>
        <w:tc>
          <w:tcPr>
            <w:tcW w:w="2693" w:type="dxa"/>
            <w:vMerge w:val="restart"/>
            <w:vAlign w:val="center"/>
          </w:tcPr>
          <w:p w14:paraId="52C9E59D" w14:textId="54E8A8A6" w:rsidR="00EB7225" w:rsidRPr="001F7F26" w:rsidRDefault="001E13EA" w:rsidP="001E13EA">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15</w:t>
            </w:r>
            <w:r>
              <w:rPr>
                <w:rFonts w:ascii="Times New Roman" w:eastAsia="바탕체" w:hAnsi="Times New Roman"/>
              </w:rPr>
              <w:t>,</w:t>
            </w:r>
            <w:r>
              <w:rPr>
                <w:rFonts w:ascii="Times New Roman" w:eastAsia="바탕체" w:hAnsi="Times New Roman" w:hint="eastAsia"/>
              </w:rPr>
              <w:t>728</w:t>
            </w:r>
            <w:r>
              <w:rPr>
                <w:rFonts w:ascii="Times New Roman" w:eastAsia="바탕체" w:hAnsi="Times New Roman"/>
              </w:rPr>
              <w:t>,</w:t>
            </w:r>
            <w:r>
              <w:rPr>
                <w:rFonts w:ascii="Times New Roman" w:eastAsia="바탕체" w:hAnsi="Times New Roman" w:hint="eastAsia"/>
              </w:rPr>
              <w:t>100</w:t>
            </w:r>
          </w:p>
        </w:tc>
        <w:tc>
          <w:tcPr>
            <w:tcW w:w="1643" w:type="dxa"/>
            <w:vMerge w:val="restart"/>
            <w:vAlign w:val="center"/>
          </w:tcPr>
          <w:p w14:paraId="1DF9DC24" w14:textId="37BE89C4" w:rsidR="00EB7225" w:rsidRPr="001F7F26" w:rsidRDefault="001E13EA" w:rsidP="001E13EA">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4</w:t>
            </w:r>
            <w:r>
              <w:rPr>
                <w:rFonts w:ascii="Times New Roman" w:eastAsia="바탕체" w:hAnsi="Times New Roman"/>
              </w:rPr>
              <w:t>,</w:t>
            </w:r>
            <w:r>
              <w:rPr>
                <w:rFonts w:ascii="Times New Roman" w:eastAsia="바탕체" w:hAnsi="Times New Roman" w:hint="eastAsia"/>
              </w:rPr>
              <w:t>194</w:t>
            </w:r>
            <w:r>
              <w:rPr>
                <w:rFonts w:ascii="Times New Roman" w:eastAsia="바탕체" w:hAnsi="Times New Roman"/>
              </w:rPr>
              <w:t>,</w:t>
            </w:r>
            <w:r>
              <w:rPr>
                <w:rFonts w:ascii="Times New Roman" w:eastAsia="바탕체" w:hAnsi="Times New Roman" w:hint="eastAsia"/>
              </w:rPr>
              <w:t>160</w:t>
            </w:r>
          </w:p>
        </w:tc>
      </w:tr>
      <w:tr w:rsidR="00EB7225" w:rsidRPr="001F7F26" w14:paraId="44F70C28" w14:textId="77777777" w:rsidTr="003B32F5">
        <w:trPr>
          <w:trHeight w:val="20"/>
          <w:jc w:val="center"/>
        </w:trPr>
        <w:tc>
          <w:tcPr>
            <w:tcW w:w="1129" w:type="dxa"/>
            <w:vAlign w:val="center"/>
          </w:tcPr>
          <w:p w14:paraId="4881E35B" w14:textId="77777777" w:rsidR="00EB7225" w:rsidRPr="001F7F26" w:rsidRDefault="00EB7225"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w:t>
            </w:r>
            <w:r w:rsidRPr="001F7F26">
              <w:rPr>
                <w:rFonts w:ascii="Times New Roman" w:eastAsia="바탕체" w:hAnsi="Times New Roman"/>
              </w:rPr>
              <w:t>104</w:t>
            </w:r>
            <w:r w:rsidRPr="001F7F26">
              <w:rPr>
                <w:rFonts w:ascii="Times New Roman" w:eastAsia="바탕체" w:hAnsi="Times New Roman" w:hint="eastAsia"/>
              </w:rPr>
              <w:t>호</w:t>
            </w:r>
          </w:p>
        </w:tc>
        <w:tc>
          <w:tcPr>
            <w:tcW w:w="1985" w:type="dxa"/>
            <w:vMerge/>
            <w:vAlign w:val="center"/>
          </w:tcPr>
          <w:p w14:paraId="39FBFAF1" w14:textId="77777777" w:rsidR="00EB7225" w:rsidRPr="001F7F26" w:rsidRDefault="00EB7225"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665C8AF7" w14:textId="77777777" w:rsidR="00EB7225" w:rsidRPr="001F7F26" w:rsidRDefault="00EB7225"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12D6C413" w14:textId="27258B45" w:rsidR="00EB7225" w:rsidRPr="001F7F26" w:rsidRDefault="00EB7225"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713D2BFC" w14:textId="77777777" w:rsidR="00EB7225" w:rsidRPr="001F7F26" w:rsidRDefault="00EB7225" w:rsidP="00306450">
            <w:pPr>
              <w:pStyle w:val="afff4"/>
              <w:topLinePunct/>
              <w:spacing w:line="360" w:lineRule="exact"/>
              <w:ind w:leftChars="0" w:left="0"/>
              <w:rPr>
                <w:rFonts w:ascii="Times New Roman" w:eastAsia="바탕체" w:hAnsi="Times New Roman"/>
              </w:rPr>
            </w:pPr>
          </w:p>
        </w:tc>
        <w:tc>
          <w:tcPr>
            <w:tcW w:w="1843" w:type="dxa"/>
            <w:vMerge/>
            <w:vAlign w:val="center"/>
          </w:tcPr>
          <w:p w14:paraId="542CBC2E" w14:textId="764C8953" w:rsidR="00EB7225" w:rsidRPr="001F7F26" w:rsidRDefault="00EB7225" w:rsidP="00306450">
            <w:pPr>
              <w:pStyle w:val="afff4"/>
              <w:topLinePunct/>
              <w:spacing w:line="360" w:lineRule="exact"/>
              <w:ind w:leftChars="0" w:left="0"/>
              <w:rPr>
                <w:rFonts w:ascii="Times New Roman" w:eastAsia="바탕체" w:hAnsi="Times New Roman"/>
              </w:rPr>
            </w:pPr>
          </w:p>
        </w:tc>
        <w:tc>
          <w:tcPr>
            <w:tcW w:w="2693" w:type="dxa"/>
            <w:vMerge/>
            <w:vAlign w:val="center"/>
          </w:tcPr>
          <w:p w14:paraId="4A294E4B" w14:textId="77777777" w:rsidR="00EB7225" w:rsidRPr="001F7F26" w:rsidRDefault="00EB7225" w:rsidP="00306450">
            <w:pPr>
              <w:pStyle w:val="afff4"/>
              <w:topLinePunct/>
              <w:spacing w:line="360" w:lineRule="exact"/>
              <w:ind w:leftChars="0" w:left="0"/>
              <w:rPr>
                <w:rFonts w:ascii="Times New Roman" w:eastAsia="바탕체" w:hAnsi="Times New Roman"/>
              </w:rPr>
            </w:pPr>
          </w:p>
        </w:tc>
        <w:tc>
          <w:tcPr>
            <w:tcW w:w="1643" w:type="dxa"/>
            <w:vMerge/>
            <w:vAlign w:val="center"/>
          </w:tcPr>
          <w:p w14:paraId="533C2227" w14:textId="267AA56F" w:rsidR="00EB7225" w:rsidRPr="001F7F26" w:rsidRDefault="00EB7225" w:rsidP="00306450">
            <w:pPr>
              <w:pStyle w:val="afff4"/>
              <w:topLinePunct/>
              <w:spacing w:line="360" w:lineRule="exact"/>
              <w:ind w:leftChars="0" w:left="0"/>
              <w:rPr>
                <w:rFonts w:ascii="Times New Roman" w:eastAsia="바탕체" w:hAnsi="Times New Roman"/>
              </w:rPr>
            </w:pPr>
          </w:p>
        </w:tc>
      </w:tr>
      <w:tr w:rsidR="00E97D90" w:rsidRPr="001F7F26" w14:paraId="6CE854BF" w14:textId="77777777" w:rsidTr="003B32F5">
        <w:trPr>
          <w:trHeight w:val="20"/>
          <w:jc w:val="center"/>
        </w:trPr>
        <w:tc>
          <w:tcPr>
            <w:tcW w:w="1129" w:type="dxa"/>
            <w:vAlign w:val="center"/>
          </w:tcPr>
          <w:p w14:paraId="549A3A24"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1301</w:t>
            </w:r>
            <w:r w:rsidRPr="001F7F26">
              <w:rPr>
                <w:rFonts w:ascii="Times New Roman" w:eastAsia="바탕체" w:hAnsi="Times New Roman" w:hint="eastAsia"/>
              </w:rPr>
              <w:t>호</w:t>
            </w:r>
          </w:p>
        </w:tc>
        <w:tc>
          <w:tcPr>
            <w:tcW w:w="1985" w:type="dxa"/>
            <w:vMerge/>
            <w:vAlign w:val="center"/>
          </w:tcPr>
          <w:p w14:paraId="3BB5483A"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0AF705F0" w14:textId="36F22B04" w:rsidR="00E97D90" w:rsidRPr="001F7F26" w:rsidRDefault="0019147C"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2022. </w:t>
            </w:r>
            <w:r>
              <w:rPr>
                <w:rFonts w:ascii="Times New Roman" w:eastAsia="바탕체" w:hAnsi="Times New Roman"/>
              </w:rPr>
              <w:t>4. 15.</w:t>
            </w:r>
          </w:p>
        </w:tc>
        <w:tc>
          <w:tcPr>
            <w:tcW w:w="2693" w:type="dxa"/>
            <w:vAlign w:val="center"/>
          </w:tcPr>
          <w:p w14:paraId="34A0A80C" w14:textId="074C08B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8. 1. ~ </w:t>
            </w:r>
            <w:r w:rsidRPr="001F7F26">
              <w:rPr>
                <w:rFonts w:ascii="Times New Roman" w:eastAsia="바탕체" w:hAnsi="Times New Roman" w:hint="eastAsia"/>
              </w:rPr>
              <w:t xml:space="preserve">2027. </w:t>
            </w:r>
            <w:r w:rsidRPr="001F7F26">
              <w:rPr>
                <w:rFonts w:ascii="Times New Roman" w:eastAsia="바탕체" w:hAnsi="Times New Roman"/>
              </w:rPr>
              <w:t>7. 31.</w:t>
            </w:r>
          </w:p>
        </w:tc>
        <w:tc>
          <w:tcPr>
            <w:tcW w:w="1701" w:type="dxa"/>
            <w:vAlign w:val="center"/>
          </w:tcPr>
          <w:p w14:paraId="2CD0ABCF" w14:textId="697A3970" w:rsidR="00E97D90" w:rsidRPr="001F7F26" w:rsidRDefault="0019147C"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1,867.38</w:t>
            </w:r>
          </w:p>
        </w:tc>
        <w:tc>
          <w:tcPr>
            <w:tcW w:w="1843" w:type="dxa"/>
            <w:vAlign w:val="center"/>
          </w:tcPr>
          <w:p w14:paraId="125B9912" w14:textId="54F91704"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587</w:t>
            </w:r>
            <w:r w:rsidR="00D63394">
              <w:rPr>
                <w:rFonts w:ascii="Times New Roman" w:eastAsia="바탕체" w:hAnsi="Times New Roman"/>
              </w:rPr>
              <w:t>,</w:t>
            </w:r>
            <w:r>
              <w:rPr>
                <w:rFonts w:ascii="Times New Roman" w:eastAsia="바탕체" w:hAnsi="Times New Roman" w:hint="eastAsia"/>
              </w:rPr>
              <w:t>475</w:t>
            </w:r>
            <w:r w:rsidR="00D63394">
              <w:rPr>
                <w:rFonts w:ascii="Times New Roman" w:eastAsia="바탕체" w:hAnsi="Times New Roman"/>
              </w:rPr>
              <w:t>,</w:t>
            </w:r>
            <w:r>
              <w:rPr>
                <w:rFonts w:ascii="Times New Roman" w:eastAsia="바탕체" w:hAnsi="Times New Roman" w:hint="eastAsia"/>
              </w:rPr>
              <w:t>200</w:t>
            </w:r>
          </w:p>
        </w:tc>
        <w:tc>
          <w:tcPr>
            <w:tcW w:w="2693" w:type="dxa"/>
            <w:vAlign w:val="center"/>
          </w:tcPr>
          <w:p w14:paraId="70F6D9E5" w14:textId="4E03E9FB"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58</w:t>
            </w:r>
            <w:r w:rsidR="00D63394">
              <w:rPr>
                <w:rFonts w:ascii="Times New Roman" w:eastAsia="바탕체" w:hAnsi="Times New Roman"/>
              </w:rPr>
              <w:t>,</w:t>
            </w:r>
            <w:r>
              <w:rPr>
                <w:rFonts w:ascii="Times New Roman" w:eastAsia="바탕체" w:hAnsi="Times New Roman" w:hint="eastAsia"/>
              </w:rPr>
              <w:t>747</w:t>
            </w:r>
            <w:r w:rsidR="00D63394">
              <w:rPr>
                <w:rFonts w:ascii="Times New Roman" w:eastAsia="바탕체" w:hAnsi="Times New Roman"/>
              </w:rPr>
              <w:t>,</w:t>
            </w:r>
            <w:r>
              <w:rPr>
                <w:rFonts w:ascii="Times New Roman" w:eastAsia="바탕체" w:hAnsi="Times New Roman" w:hint="eastAsia"/>
              </w:rPr>
              <w:t>520</w:t>
            </w:r>
          </w:p>
        </w:tc>
        <w:tc>
          <w:tcPr>
            <w:tcW w:w="1643" w:type="dxa"/>
            <w:vAlign w:val="center"/>
          </w:tcPr>
          <w:p w14:paraId="5F0C10AB" w14:textId="017B40FB"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23</w:t>
            </w:r>
            <w:r w:rsidR="00D63394">
              <w:rPr>
                <w:rFonts w:ascii="Times New Roman" w:eastAsia="바탕체" w:hAnsi="Times New Roman"/>
              </w:rPr>
              <w:t>,</w:t>
            </w:r>
            <w:r>
              <w:rPr>
                <w:rFonts w:ascii="Times New Roman" w:eastAsia="바탕체" w:hAnsi="Times New Roman" w:hint="eastAsia"/>
              </w:rPr>
              <w:t>273</w:t>
            </w:r>
            <w:r w:rsidR="00D63394">
              <w:rPr>
                <w:rFonts w:ascii="Times New Roman" w:eastAsia="바탕체" w:hAnsi="Times New Roman"/>
              </w:rPr>
              <w:t>,</w:t>
            </w:r>
            <w:r>
              <w:rPr>
                <w:rFonts w:ascii="Times New Roman" w:eastAsia="바탕체" w:hAnsi="Times New Roman" w:hint="eastAsia"/>
              </w:rPr>
              <w:t>056</w:t>
            </w:r>
          </w:p>
        </w:tc>
      </w:tr>
      <w:tr w:rsidR="00E97D90" w:rsidRPr="001F7F26" w14:paraId="4855E640" w14:textId="77777777" w:rsidTr="003B32F5">
        <w:trPr>
          <w:trHeight w:val="20"/>
          <w:jc w:val="center"/>
        </w:trPr>
        <w:tc>
          <w:tcPr>
            <w:tcW w:w="1129" w:type="dxa"/>
            <w:vAlign w:val="center"/>
          </w:tcPr>
          <w:p w14:paraId="2808216B"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101</w:t>
            </w:r>
            <w:r w:rsidRPr="001F7F26">
              <w:rPr>
                <w:rFonts w:ascii="Times New Roman" w:eastAsia="바탕체" w:hAnsi="Times New Roman" w:hint="eastAsia"/>
              </w:rPr>
              <w:t>호</w:t>
            </w:r>
            <w:r w:rsidRPr="001F7F26">
              <w:rPr>
                <w:rStyle w:val="ae"/>
                <w:rFonts w:ascii="Times New Roman" w:eastAsia="바탕체" w:hAnsi="Times New Roman"/>
              </w:rPr>
              <w:footnoteReference w:id="39"/>
            </w:r>
          </w:p>
        </w:tc>
        <w:tc>
          <w:tcPr>
            <w:tcW w:w="1985" w:type="dxa"/>
            <w:vAlign w:val="center"/>
          </w:tcPr>
          <w:p w14:paraId="5AF6CD6D"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도레도레</w:t>
            </w:r>
            <w:proofErr w:type="spellEnd"/>
          </w:p>
        </w:tc>
        <w:tc>
          <w:tcPr>
            <w:tcW w:w="1701" w:type="dxa"/>
            <w:vAlign w:val="center"/>
          </w:tcPr>
          <w:p w14:paraId="6A078230" w14:textId="2DEB9915" w:rsidR="00E97D90" w:rsidRPr="001F7F26" w:rsidRDefault="00306450"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2021. 6. </w:t>
            </w:r>
            <w:r>
              <w:rPr>
                <w:rFonts w:ascii="Times New Roman" w:eastAsia="바탕체" w:hAnsi="Times New Roman"/>
              </w:rPr>
              <w:t>30.</w:t>
            </w:r>
          </w:p>
        </w:tc>
        <w:tc>
          <w:tcPr>
            <w:tcW w:w="2693" w:type="dxa"/>
            <w:vAlign w:val="center"/>
          </w:tcPr>
          <w:p w14:paraId="4933BA58" w14:textId="41AB772B"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21. ~ </w:t>
            </w:r>
            <w:r w:rsidRPr="001F7F26">
              <w:rPr>
                <w:rFonts w:ascii="Times New Roman" w:eastAsia="바탕체" w:hAnsi="Times New Roman" w:hint="eastAsia"/>
              </w:rPr>
              <w:t xml:space="preserve">2026. </w:t>
            </w:r>
            <w:r w:rsidRPr="001F7F26">
              <w:rPr>
                <w:rFonts w:ascii="Times New Roman" w:eastAsia="바탕체" w:hAnsi="Times New Roman"/>
              </w:rPr>
              <w:t>9. 20.</w:t>
            </w:r>
          </w:p>
        </w:tc>
        <w:tc>
          <w:tcPr>
            <w:tcW w:w="1701" w:type="dxa"/>
            <w:vAlign w:val="center"/>
          </w:tcPr>
          <w:p w14:paraId="4CFA5C29" w14:textId="1AB37AE9"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713.79</w:t>
            </w:r>
          </w:p>
        </w:tc>
        <w:tc>
          <w:tcPr>
            <w:tcW w:w="1843" w:type="dxa"/>
            <w:vAlign w:val="center"/>
          </w:tcPr>
          <w:p w14:paraId="6080A373" w14:textId="18D62D3B"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250</w:t>
            </w:r>
            <w:r w:rsidR="00D63394">
              <w:rPr>
                <w:rFonts w:ascii="Times New Roman" w:eastAsia="바탕체" w:hAnsi="Times New Roman"/>
              </w:rPr>
              <w:t>,</w:t>
            </w:r>
            <w:r>
              <w:rPr>
                <w:rFonts w:ascii="Times New Roman" w:eastAsia="바탕체" w:hAnsi="Times New Roman" w:hint="eastAsia"/>
              </w:rPr>
              <w:t>000</w:t>
            </w:r>
            <w:r w:rsidR="00D63394">
              <w:rPr>
                <w:rFonts w:ascii="Times New Roman" w:eastAsia="바탕체" w:hAnsi="Times New Roman"/>
              </w:rPr>
              <w:t>,</w:t>
            </w:r>
            <w:r>
              <w:rPr>
                <w:rFonts w:ascii="Times New Roman" w:eastAsia="바탕체" w:hAnsi="Times New Roman" w:hint="eastAsia"/>
              </w:rPr>
              <w:t>000</w:t>
            </w:r>
          </w:p>
        </w:tc>
        <w:tc>
          <w:tcPr>
            <w:tcW w:w="2693" w:type="dxa"/>
            <w:vAlign w:val="center"/>
          </w:tcPr>
          <w:p w14:paraId="5677B7F6" w14:textId="691C3AD7" w:rsidR="00306450" w:rsidRPr="001F7F26" w:rsidRDefault="00306450" w:rsidP="00D63394">
            <w:pPr>
              <w:pStyle w:val="afff4"/>
              <w:topLinePunct/>
              <w:spacing w:line="360" w:lineRule="exact"/>
              <w:ind w:leftChars="0" w:left="0"/>
              <w:rPr>
                <w:rFonts w:ascii="Times New Roman" w:eastAsia="바탕체" w:hAnsi="Times New Roman"/>
              </w:rPr>
            </w:pPr>
            <w:r>
              <w:rPr>
                <w:rFonts w:ascii="Times New Roman" w:eastAsia="바탕체" w:hAnsi="Times New Roman" w:hint="eastAsia"/>
              </w:rPr>
              <w:t>최소보장임대료와</w:t>
            </w:r>
            <w:r>
              <w:rPr>
                <w:rFonts w:ascii="Times New Roman" w:eastAsia="바탕체" w:hAnsi="Times New Roman" w:hint="eastAsia"/>
              </w:rPr>
              <w:t xml:space="preserve"> </w:t>
            </w:r>
            <w:r>
              <w:rPr>
                <w:rFonts w:ascii="Times New Roman" w:eastAsia="바탕체" w:hAnsi="Times New Roman" w:hint="eastAsia"/>
              </w:rPr>
              <w:t>매출연동임대료</w:t>
            </w:r>
            <w:r>
              <w:rPr>
                <w:rFonts w:ascii="Times New Roman" w:eastAsia="바탕체" w:hAnsi="Times New Roman" w:hint="eastAsia"/>
              </w:rPr>
              <w:t xml:space="preserve"> </w:t>
            </w:r>
            <w:r>
              <w:rPr>
                <w:rFonts w:ascii="Times New Roman" w:eastAsia="바탕체" w:hAnsi="Times New Roman" w:hint="eastAsia"/>
              </w:rPr>
              <w:t>중</w:t>
            </w:r>
            <w:r>
              <w:rPr>
                <w:rFonts w:ascii="Times New Roman" w:eastAsia="바탕체" w:hAnsi="Times New Roman" w:hint="eastAsia"/>
              </w:rPr>
              <w:t xml:space="preserve"> </w:t>
            </w:r>
            <w:r>
              <w:rPr>
                <w:rFonts w:ascii="Times New Roman" w:eastAsia="바탕체" w:hAnsi="Times New Roman" w:hint="eastAsia"/>
              </w:rPr>
              <w:t>높은</w:t>
            </w:r>
            <w:r>
              <w:rPr>
                <w:rFonts w:ascii="Times New Roman" w:eastAsia="바탕체" w:hAnsi="Times New Roman" w:hint="eastAsia"/>
              </w:rPr>
              <w:t xml:space="preserve"> </w:t>
            </w:r>
            <w:r>
              <w:rPr>
                <w:rFonts w:ascii="Times New Roman" w:eastAsia="바탕체" w:hAnsi="Times New Roman" w:hint="eastAsia"/>
              </w:rPr>
              <w:t>금액</w:t>
            </w:r>
            <w:r>
              <w:rPr>
                <w:rFonts w:ascii="Times New Roman" w:eastAsia="바탕체" w:hAnsi="Times New Roman" w:hint="eastAsia"/>
              </w:rPr>
              <w:t>(</w:t>
            </w:r>
            <w:r>
              <w:rPr>
                <w:rFonts w:ascii="Times New Roman" w:eastAsia="바탕체" w:hAnsi="Times New Roman" w:hint="eastAsia"/>
              </w:rPr>
              <w:t>최소보장임대료</w:t>
            </w:r>
            <w:r>
              <w:rPr>
                <w:rFonts w:ascii="Times New Roman" w:eastAsia="바탕체" w:hAnsi="Times New Roman" w:hint="eastAsia"/>
              </w:rPr>
              <w:t>:</w:t>
            </w:r>
            <w:r>
              <w:rPr>
                <w:rFonts w:ascii="Times New Roman" w:eastAsia="바탕체" w:hAnsi="Times New Roman"/>
              </w:rPr>
              <w:t xml:space="preserve"> 24,500,000</w:t>
            </w:r>
            <w:r>
              <w:rPr>
                <w:rFonts w:ascii="Times New Roman" w:eastAsia="바탕체" w:hAnsi="Times New Roman" w:hint="eastAsia"/>
              </w:rPr>
              <w:t>원</w:t>
            </w:r>
            <w:r>
              <w:rPr>
                <w:rFonts w:ascii="Times New Roman" w:eastAsia="바탕체" w:hAnsi="Times New Roman" w:hint="eastAsia"/>
              </w:rPr>
              <w:t xml:space="preserve">, </w:t>
            </w:r>
            <w:r>
              <w:rPr>
                <w:rFonts w:ascii="Times New Roman" w:eastAsia="바탕체" w:hAnsi="Times New Roman" w:hint="eastAsia"/>
              </w:rPr>
              <w:t>매출연동임대료</w:t>
            </w:r>
            <w:r>
              <w:rPr>
                <w:rFonts w:ascii="Times New Roman" w:eastAsia="바탕체" w:hAnsi="Times New Roman" w:hint="eastAsia"/>
              </w:rPr>
              <w:t>:</w:t>
            </w:r>
            <w:r>
              <w:rPr>
                <w:rFonts w:ascii="Times New Roman" w:eastAsia="바탕체" w:hAnsi="Times New Roman"/>
              </w:rPr>
              <w:t xml:space="preserve"> 1~3</w:t>
            </w:r>
            <w:r>
              <w:rPr>
                <w:rFonts w:ascii="Times New Roman" w:eastAsia="바탕체" w:hAnsi="Times New Roman" w:hint="eastAsia"/>
              </w:rPr>
              <w:t>년차의</w:t>
            </w:r>
            <w:r>
              <w:rPr>
                <w:rFonts w:ascii="Times New Roman" w:eastAsia="바탕체" w:hAnsi="Times New Roman" w:hint="eastAsia"/>
              </w:rPr>
              <w:t xml:space="preserve"> </w:t>
            </w:r>
            <w:r>
              <w:rPr>
                <w:rFonts w:ascii="Times New Roman" w:eastAsia="바탕체" w:hAnsi="Times New Roman" w:hint="eastAsia"/>
              </w:rPr>
              <w:t>경우</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순매출액의</w:t>
            </w:r>
            <w:r>
              <w:rPr>
                <w:rFonts w:ascii="Times New Roman" w:eastAsia="바탕체" w:hAnsi="Times New Roman" w:hint="eastAsia"/>
              </w:rPr>
              <w:t xml:space="preserve"> 14</w:t>
            </w:r>
            <w:r>
              <w:rPr>
                <w:rFonts w:ascii="Times New Roman" w:eastAsia="바탕체" w:hAnsi="Times New Roman"/>
              </w:rPr>
              <w:t>%, 4</w:t>
            </w:r>
            <w:r>
              <w:rPr>
                <w:rFonts w:ascii="Times New Roman" w:eastAsia="바탕체" w:hAnsi="Times New Roman" w:hint="eastAsia"/>
              </w:rPr>
              <w:t>년차</w:t>
            </w:r>
            <w:r>
              <w:rPr>
                <w:rFonts w:ascii="Times New Roman" w:eastAsia="바탕체" w:hAnsi="Times New Roman" w:hint="eastAsia"/>
              </w:rPr>
              <w:t xml:space="preserve"> </w:t>
            </w:r>
            <w:r>
              <w:rPr>
                <w:rFonts w:ascii="Times New Roman" w:eastAsia="바탕체" w:hAnsi="Times New Roman" w:hint="eastAsia"/>
              </w:rPr>
              <w:t>이후의</w:t>
            </w:r>
            <w:r>
              <w:rPr>
                <w:rFonts w:ascii="Times New Roman" w:eastAsia="바탕체" w:hAnsi="Times New Roman" w:hint="eastAsia"/>
              </w:rPr>
              <w:t xml:space="preserve"> </w:t>
            </w:r>
            <w:r>
              <w:rPr>
                <w:rFonts w:ascii="Times New Roman" w:eastAsia="바탕체" w:hAnsi="Times New Roman" w:hint="eastAsia"/>
              </w:rPr>
              <w:t>경우</w:t>
            </w:r>
            <w:r>
              <w:rPr>
                <w:rFonts w:ascii="Times New Roman" w:eastAsia="바탕체" w:hAnsi="Times New Roman" w:hint="eastAsia"/>
              </w:rPr>
              <w:t xml:space="preserve"> </w:t>
            </w:r>
            <w:r>
              <w:rPr>
                <w:rFonts w:ascii="Times New Roman" w:eastAsia="바탕체" w:hAnsi="Times New Roman" w:hint="eastAsia"/>
              </w:rPr>
              <w:t>순매출액의</w:t>
            </w:r>
            <w:r>
              <w:rPr>
                <w:rFonts w:ascii="Times New Roman" w:eastAsia="바탕체" w:hAnsi="Times New Roman" w:hint="eastAsia"/>
              </w:rPr>
              <w:t xml:space="preserve"> 15</w:t>
            </w:r>
            <w:r>
              <w:rPr>
                <w:rFonts w:ascii="Times New Roman" w:eastAsia="바탕체" w:hAnsi="Times New Roman"/>
              </w:rPr>
              <w:t>%)</w:t>
            </w:r>
          </w:p>
        </w:tc>
        <w:tc>
          <w:tcPr>
            <w:tcW w:w="1643" w:type="dxa"/>
            <w:vAlign w:val="center"/>
          </w:tcPr>
          <w:p w14:paraId="420B58AE" w14:textId="0276F48F"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4</w:t>
            </w:r>
            <w:r w:rsidR="00D63394">
              <w:rPr>
                <w:rFonts w:ascii="Times New Roman" w:eastAsia="바탕체" w:hAnsi="Times New Roman"/>
              </w:rPr>
              <w:t>,</w:t>
            </w:r>
            <w:r>
              <w:rPr>
                <w:rFonts w:ascii="Times New Roman" w:eastAsia="바탕체" w:hAnsi="Times New Roman" w:hint="eastAsia"/>
              </w:rPr>
              <w:t>8</w:t>
            </w:r>
            <w:r>
              <w:rPr>
                <w:rFonts w:ascii="Times New Roman" w:eastAsia="바탕체" w:hAnsi="Times New Roman"/>
              </w:rPr>
              <w:t>17</w:t>
            </w:r>
            <w:r w:rsidR="00D63394">
              <w:rPr>
                <w:rFonts w:ascii="Times New Roman" w:eastAsia="바탕체" w:hAnsi="Times New Roman"/>
              </w:rPr>
              <w:t>,</w:t>
            </w:r>
            <w:r>
              <w:rPr>
                <w:rFonts w:ascii="Times New Roman" w:eastAsia="바탕체" w:hAnsi="Times New Roman"/>
              </w:rPr>
              <w:t>000</w:t>
            </w:r>
          </w:p>
        </w:tc>
      </w:tr>
      <w:tr w:rsidR="00E97D90" w:rsidRPr="001F7F26" w14:paraId="1360D8DC" w14:textId="77777777" w:rsidTr="003B32F5">
        <w:trPr>
          <w:trHeight w:val="20"/>
          <w:jc w:val="center"/>
        </w:trPr>
        <w:tc>
          <w:tcPr>
            <w:tcW w:w="1129" w:type="dxa"/>
            <w:vAlign w:val="center"/>
          </w:tcPr>
          <w:p w14:paraId="226EF354"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lastRenderedPageBreak/>
              <w:t>102</w:t>
            </w:r>
            <w:r w:rsidRPr="001F7F26">
              <w:rPr>
                <w:rFonts w:ascii="Times New Roman" w:eastAsia="바탕체" w:hAnsi="Times New Roman" w:hint="eastAsia"/>
              </w:rPr>
              <w:t>호</w:t>
            </w:r>
          </w:p>
        </w:tc>
        <w:tc>
          <w:tcPr>
            <w:tcW w:w="1985" w:type="dxa"/>
            <w:vAlign w:val="center"/>
          </w:tcPr>
          <w:p w14:paraId="15799B56"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동원홈푸드</w:t>
            </w:r>
            <w:proofErr w:type="spellEnd"/>
          </w:p>
        </w:tc>
        <w:tc>
          <w:tcPr>
            <w:tcW w:w="1701" w:type="dxa"/>
            <w:vAlign w:val="center"/>
          </w:tcPr>
          <w:p w14:paraId="365EA9C1" w14:textId="119B61D5" w:rsidR="00E97D90" w:rsidRPr="001F7F26" w:rsidRDefault="00306450"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2021. 6. 29.</w:t>
            </w:r>
          </w:p>
        </w:tc>
        <w:tc>
          <w:tcPr>
            <w:tcW w:w="2693" w:type="dxa"/>
            <w:vAlign w:val="center"/>
          </w:tcPr>
          <w:p w14:paraId="7548E018" w14:textId="3D1A55E9"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27. ~ </w:t>
            </w:r>
            <w:r w:rsidRPr="001F7F26">
              <w:rPr>
                <w:rFonts w:ascii="Times New Roman" w:eastAsia="바탕체" w:hAnsi="Times New Roman" w:hint="eastAsia"/>
              </w:rPr>
              <w:t xml:space="preserve">2026. 9. </w:t>
            </w:r>
            <w:r w:rsidRPr="001F7F26">
              <w:rPr>
                <w:rFonts w:ascii="Times New Roman" w:eastAsia="바탕체" w:hAnsi="Times New Roman"/>
              </w:rPr>
              <w:t>26.</w:t>
            </w:r>
          </w:p>
        </w:tc>
        <w:tc>
          <w:tcPr>
            <w:tcW w:w="1701" w:type="dxa"/>
            <w:vAlign w:val="center"/>
          </w:tcPr>
          <w:p w14:paraId="30B9B802" w14:textId="4F233B47"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214.34</w:t>
            </w:r>
          </w:p>
        </w:tc>
        <w:tc>
          <w:tcPr>
            <w:tcW w:w="1843" w:type="dxa"/>
            <w:vAlign w:val="center"/>
          </w:tcPr>
          <w:p w14:paraId="07C9FF38" w14:textId="43139C03"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100</w:t>
            </w:r>
            <w:r w:rsidR="00D63394">
              <w:rPr>
                <w:rFonts w:ascii="Times New Roman" w:eastAsia="바탕체" w:hAnsi="Times New Roman"/>
              </w:rPr>
              <w:t>,</w:t>
            </w:r>
            <w:r>
              <w:rPr>
                <w:rFonts w:ascii="Times New Roman" w:eastAsia="바탕체" w:hAnsi="Times New Roman" w:hint="eastAsia"/>
              </w:rPr>
              <w:t>00</w:t>
            </w:r>
            <w:r>
              <w:rPr>
                <w:rFonts w:ascii="Times New Roman" w:eastAsia="바탕체" w:hAnsi="Times New Roman"/>
              </w:rPr>
              <w:t>0</w:t>
            </w:r>
            <w:r w:rsidR="00D63394">
              <w:rPr>
                <w:rFonts w:ascii="Times New Roman" w:eastAsia="바탕체" w:hAnsi="Times New Roman"/>
              </w:rPr>
              <w:t>,</w:t>
            </w:r>
            <w:r>
              <w:rPr>
                <w:rFonts w:ascii="Times New Roman" w:eastAsia="바탕체" w:hAnsi="Times New Roman" w:hint="eastAsia"/>
              </w:rPr>
              <w:t>000</w:t>
            </w:r>
          </w:p>
        </w:tc>
        <w:tc>
          <w:tcPr>
            <w:tcW w:w="2693" w:type="dxa"/>
            <w:vAlign w:val="center"/>
          </w:tcPr>
          <w:p w14:paraId="20F72FD4" w14:textId="4239A3CE" w:rsidR="00306450" w:rsidRDefault="00306450" w:rsidP="00D63394">
            <w:pPr>
              <w:pStyle w:val="afff4"/>
              <w:topLinePunct/>
              <w:spacing w:line="360" w:lineRule="exact"/>
              <w:ind w:leftChars="0" w:left="0"/>
              <w:rPr>
                <w:rFonts w:ascii="Times New Roman" w:eastAsia="바탕체" w:hAnsi="Times New Roman"/>
              </w:rPr>
            </w:pPr>
            <w:r>
              <w:rPr>
                <w:rFonts w:ascii="Times New Roman" w:eastAsia="바탕체" w:hAnsi="Times New Roman" w:hint="eastAsia"/>
              </w:rPr>
              <w:t>최소보장임대료와</w:t>
            </w:r>
            <w:r>
              <w:rPr>
                <w:rFonts w:ascii="Times New Roman" w:eastAsia="바탕체" w:hAnsi="Times New Roman" w:hint="eastAsia"/>
              </w:rPr>
              <w:t xml:space="preserve"> </w:t>
            </w:r>
            <w:r>
              <w:rPr>
                <w:rFonts w:ascii="Times New Roman" w:eastAsia="바탕체" w:hAnsi="Times New Roman" w:hint="eastAsia"/>
              </w:rPr>
              <w:t>매출연동임대료</w:t>
            </w:r>
            <w:r>
              <w:rPr>
                <w:rFonts w:ascii="Times New Roman" w:eastAsia="바탕체" w:hAnsi="Times New Roman" w:hint="eastAsia"/>
              </w:rPr>
              <w:t xml:space="preserve"> </w:t>
            </w:r>
            <w:r>
              <w:rPr>
                <w:rFonts w:ascii="Times New Roman" w:eastAsia="바탕체" w:hAnsi="Times New Roman" w:hint="eastAsia"/>
              </w:rPr>
              <w:t>중</w:t>
            </w:r>
            <w:r>
              <w:rPr>
                <w:rFonts w:ascii="Times New Roman" w:eastAsia="바탕체" w:hAnsi="Times New Roman" w:hint="eastAsia"/>
              </w:rPr>
              <w:t xml:space="preserve"> </w:t>
            </w:r>
            <w:r>
              <w:rPr>
                <w:rFonts w:ascii="Times New Roman" w:eastAsia="바탕체" w:hAnsi="Times New Roman" w:hint="eastAsia"/>
              </w:rPr>
              <w:t>높은</w:t>
            </w:r>
            <w:r>
              <w:rPr>
                <w:rFonts w:ascii="Times New Roman" w:eastAsia="바탕체" w:hAnsi="Times New Roman" w:hint="eastAsia"/>
              </w:rPr>
              <w:t xml:space="preserve"> </w:t>
            </w:r>
            <w:r>
              <w:rPr>
                <w:rFonts w:ascii="Times New Roman" w:eastAsia="바탕체" w:hAnsi="Times New Roman" w:hint="eastAsia"/>
              </w:rPr>
              <w:t>금액</w:t>
            </w:r>
            <w:r>
              <w:rPr>
                <w:rFonts w:ascii="Times New Roman" w:eastAsia="바탕체" w:hAnsi="Times New Roman" w:hint="eastAsia"/>
              </w:rPr>
              <w:t>(</w:t>
            </w:r>
            <w:r>
              <w:rPr>
                <w:rFonts w:ascii="Times New Roman" w:eastAsia="바탕체" w:hAnsi="Times New Roman" w:hint="eastAsia"/>
              </w:rPr>
              <w:t>최소보장임대료</w:t>
            </w:r>
            <w:r>
              <w:rPr>
                <w:rFonts w:ascii="Times New Roman" w:eastAsia="바탕체" w:hAnsi="Times New Roman" w:hint="eastAsia"/>
              </w:rPr>
              <w:t>:</w:t>
            </w:r>
            <w:r>
              <w:rPr>
                <w:rFonts w:ascii="Times New Roman" w:eastAsia="바탕체" w:hAnsi="Times New Roman"/>
              </w:rPr>
              <w:t xml:space="preserve"> 7,426,000</w:t>
            </w:r>
            <w:r>
              <w:rPr>
                <w:rFonts w:ascii="Times New Roman" w:eastAsia="바탕체" w:hAnsi="Times New Roman" w:hint="eastAsia"/>
              </w:rPr>
              <w:t>원</w:t>
            </w:r>
            <w:r>
              <w:rPr>
                <w:rFonts w:ascii="Times New Roman" w:eastAsia="바탕체" w:hAnsi="Times New Roman" w:hint="eastAsia"/>
              </w:rPr>
              <w:t xml:space="preserve">, </w:t>
            </w:r>
          </w:p>
          <w:p w14:paraId="2BFD91B6" w14:textId="3A050393" w:rsidR="00E97D90" w:rsidRPr="001F7F26" w:rsidRDefault="00306450" w:rsidP="00D63394">
            <w:pPr>
              <w:pStyle w:val="afff4"/>
              <w:topLinePunct/>
              <w:spacing w:line="360" w:lineRule="exact"/>
              <w:ind w:leftChars="0" w:left="0"/>
              <w:rPr>
                <w:rFonts w:ascii="Times New Roman" w:eastAsia="바탕체" w:hAnsi="Times New Roman"/>
              </w:rPr>
            </w:pPr>
            <w:r>
              <w:rPr>
                <w:rFonts w:ascii="Times New Roman" w:eastAsia="바탕체" w:hAnsi="Times New Roman" w:hint="eastAsia"/>
              </w:rPr>
              <w:t>매출연동임대료</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순매출액의</w:t>
            </w:r>
            <w:r>
              <w:rPr>
                <w:rFonts w:ascii="Times New Roman" w:eastAsia="바탕체" w:hAnsi="Times New Roman" w:hint="eastAsia"/>
              </w:rPr>
              <w:t xml:space="preserve"> 1</w:t>
            </w:r>
            <w:r>
              <w:rPr>
                <w:rFonts w:ascii="Times New Roman" w:eastAsia="바탕체" w:hAnsi="Times New Roman"/>
              </w:rPr>
              <w:t>3%)</w:t>
            </w:r>
          </w:p>
        </w:tc>
        <w:tc>
          <w:tcPr>
            <w:tcW w:w="1643" w:type="dxa"/>
            <w:vAlign w:val="center"/>
          </w:tcPr>
          <w:p w14:paraId="6B50BC9E" w14:textId="37724AC0" w:rsidR="00E97D90" w:rsidRPr="00306450"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rPr>
              <w:t>1</w:t>
            </w:r>
            <w:r w:rsidR="00D63394">
              <w:rPr>
                <w:rFonts w:ascii="Times New Roman" w:eastAsia="바탕체" w:hAnsi="Times New Roman"/>
              </w:rPr>
              <w:t>,</w:t>
            </w:r>
            <w:r>
              <w:rPr>
                <w:rFonts w:ascii="Times New Roman" w:eastAsia="바탕체" w:hAnsi="Times New Roman"/>
              </w:rPr>
              <w:t>534</w:t>
            </w:r>
            <w:r w:rsidR="00D63394">
              <w:rPr>
                <w:rFonts w:ascii="Times New Roman" w:eastAsia="바탕체" w:hAnsi="Times New Roman"/>
              </w:rPr>
              <w:t>,</w:t>
            </w:r>
            <w:r>
              <w:rPr>
                <w:rFonts w:ascii="Times New Roman" w:eastAsia="바탕체" w:hAnsi="Times New Roman"/>
              </w:rPr>
              <w:t>000</w:t>
            </w:r>
          </w:p>
        </w:tc>
      </w:tr>
      <w:tr w:rsidR="00E97D90" w:rsidRPr="001F7F26" w14:paraId="367B0A9A" w14:textId="77777777" w:rsidTr="003B32F5">
        <w:trPr>
          <w:trHeight w:val="20"/>
          <w:jc w:val="center"/>
        </w:trPr>
        <w:tc>
          <w:tcPr>
            <w:tcW w:w="1129" w:type="dxa"/>
            <w:vAlign w:val="center"/>
          </w:tcPr>
          <w:p w14:paraId="056C3349"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103</w:t>
            </w:r>
            <w:r w:rsidRPr="001F7F26">
              <w:rPr>
                <w:rFonts w:ascii="Times New Roman" w:eastAsia="바탕체" w:hAnsi="Times New Roman" w:hint="eastAsia"/>
              </w:rPr>
              <w:t>호</w:t>
            </w:r>
          </w:p>
        </w:tc>
        <w:tc>
          <w:tcPr>
            <w:tcW w:w="1985" w:type="dxa"/>
            <w:vAlign w:val="center"/>
          </w:tcPr>
          <w:p w14:paraId="22F83650"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와이엠씨씨</w:t>
            </w:r>
            <w:proofErr w:type="spellEnd"/>
          </w:p>
        </w:tc>
        <w:tc>
          <w:tcPr>
            <w:tcW w:w="1701" w:type="dxa"/>
            <w:vAlign w:val="center"/>
          </w:tcPr>
          <w:p w14:paraId="57829B00" w14:textId="15E9B801" w:rsidR="00E97D90" w:rsidRPr="001F7F26" w:rsidRDefault="00306450"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rPr>
              <w:t>2022. 9. 23.</w:t>
            </w:r>
            <w:r>
              <w:rPr>
                <w:rStyle w:val="ae"/>
                <w:rFonts w:ascii="Times New Roman" w:hAnsi="Times New Roman"/>
              </w:rPr>
              <w:footnoteReference w:id="40"/>
            </w:r>
          </w:p>
        </w:tc>
        <w:tc>
          <w:tcPr>
            <w:tcW w:w="2693" w:type="dxa"/>
            <w:vAlign w:val="center"/>
          </w:tcPr>
          <w:p w14:paraId="274856C8" w14:textId="68A33058"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2023. 2. 1. ~ </w:t>
            </w:r>
            <w:r w:rsidRPr="001F7F26">
              <w:rPr>
                <w:rFonts w:ascii="Times New Roman" w:eastAsia="바탕체" w:hAnsi="Times New Roman" w:hint="eastAsia"/>
              </w:rPr>
              <w:t>2028. 1. 31.</w:t>
            </w:r>
          </w:p>
        </w:tc>
        <w:tc>
          <w:tcPr>
            <w:tcW w:w="1701" w:type="dxa"/>
            <w:vAlign w:val="center"/>
          </w:tcPr>
          <w:p w14:paraId="0808FFEE" w14:textId="25771302"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356.02</w:t>
            </w:r>
          </w:p>
        </w:tc>
        <w:tc>
          <w:tcPr>
            <w:tcW w:w="1843" w:type="dxa"/>
            <w:vAlign w:val="center"/>
          </w:tcPr>
          <w:p w14:paraId="1D360795" w14:textId="1B62F305"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70</w:t>
            </w:r>
            <w:r w:rsidR="00D63394">
              <w:rPr>
                <w:rFonts w:ascii="Times New Roman" w:eastAsia="바탕체" w:hAnsi="Times New Roman"/>
              </w:rPr>
              <w:t>,</w:t>
            </w:r>
            <w:r>
              <w:rPr>
                <w:rFonts w:ascii="Times New Roman" w:eastAsia="바탕체" w:hAnsi="Times New Roman" w:hint="eastAsia"/>
              </w:rPr>
              <w:t>000</w:t>
            </w:r>
            <w:r w:rsidR="00D63394">
              <w:rPr>
                <w:rFonts w:ascii="Times New Roman" w:eastAsia="바탕체" w:hAnsi="Times New Roman"/>
              </w:rPr>
              <w:t>,</w:t>
            </w:r>
            <w:r>
              <w:rPr>
                <w:rFonts w:ascii="Times New Roman" w:eastAsia="바탕체" w:hAnsi="Times New Roman" w:hint="eastAsia"/>
              </w:rPr>
              <w:t>000</w:t>
            </w:r>
          </w:p>
        </w:tc>
        <w:tc>
          <w:tcPr>
            <w:tcW w:w="2693" w:type="dxa"/>
            <w:vAlign w:val="center"/>
          </w:tcPr>
          <w:p w14:paraId="10D79ECA" w14:textId="5DF58663" w:rsidR="00306450" w:rsidRDefault="00306450" w:rsidP="00D63394">
            <w:pPr>
              <w:pStyle w:val="afff4"/>
              <w:topLinePunct/>
              <w:spacing w:line="360" w:lineRule="exact"/>
              <w:ind w:leftChars="0" w:left="0"/>
              <w:rPr>
                <w:rFonts w:ascii="Times New Roman" w:eastAsia="바탕체" w:hAnsi="Times New Roman"/>
              </w:rPr>
            </w:pPr>
            <w:r>
              <w:rPr>
                <w:rFonts w:ascii="Times New Roman" w:eastAsia="바탕체" w:hAnsi="Times New Roman" w:hint="eastAsia"/>
              </w:rPr>
              <w:t>최소보장임대료와</w:t>
            </w:r>
            <w:r>
              <w:rPr>
                <w:rFonts w:ascii="Times New Roman" w:eastAsia="바탕체" w:hAnsi="Times New Roman" w:hint="eastAsia"/>
              </w:rPr>
              <w:t xml:space="preserve"> </w:t>
            </w:r>
            <w:r>
              <w:rPr>
                <w:rFonts w:ascii="Times New Roman" w:eastAsia="바탕체" w:hAnsi="Times New Roman" w:hint="eastAsia"/>
              </w:rPr>
              <w:t>매출연동임대료</w:t>
            </w:r>
            <w:r>
              <w:rPr>
                <w:rFonts w:ascii="Times New Roman" w:eastAsia="바탕체" w:hAnsi="Times New Roman" w:hint="eastAsia"/>
              </w:rPr>
              <w:t xml:space="preserve"> </w:t>
            </w:r>
            <w:r>
              <w:rPr>
                <w:rFonts w:ascii="Times New Roman" w:eastAsia="바탕체" w:hAnsi="Times New Roman" w:hint="eastAsia"/>
              </w:rPr>
              <w:t>중</w:t>
            </w:r>
            <w:r>
              <w:rPr>
                <w:rFonts w:ascii="Times New Roman" w:eastAsia="바탕체" w:hAnsi="Times New Roman" w:hint="eastAsia"/>
              </w:rPr>
              <w:t xml:space="preserve"> </w:t>
            </w:r>
            <w:r>
              <w:rPr>
                <w:rFonts w:ascii="Times New Roman" w:eastAsia="바탕체" w:hAnsi="Times New Roman" w:hint="eastAsia"/>
              </w:rPr>
              <w:t>높은</w:t>
            </w:r>
            <w:r>
              <w:rPr>
                <w:rFonts w:ascii="Times New Roman" w:eastAsia="바탕체" w:hAnsi="Times New Roman" w:hint="eastAsia"/>
              </w:rPr>
              <w:t xml:space="preserve"> </w:t>
            </w:r>
            <w:r>
              <w:rPr>
                <w:rFonts w:ascii="Times New Roman" w:eastAsia="바탕체" w:hAnsi="Times New Roman" w:hint="eastAsia"/>
              </w:rPr>
              <w:t>금액</w:t>
            </w:r>
            <w:r>
              <w:rPr>
                <w:rFonts w:ascii="Times New Roman" w:eastAsia="바탕체" w:hAnsi="Times New Roman" w:hint="eastAsia"/>
              </w:rPr>
              <w:t>(</w:t>
            </w:r>
            <w:r>
              <w:rPr>
                <w:rFonts w:ascii="Times New Roman" w:eastAsia="바탕체" w:hAnsi="Times New Roman" w:hint="eastAsia"/>
              </w:rPr>
              <w:t>최소보장임대료</w:t>
            </w:r>
            <w:r>
              <w:rPr>
                <w:rFonts w:ascii="Times New Roman" w:eastAsia="바탕체" w:hAnsi="Times New Roman" w:hint="eastAsia"/>
              </w:rPr>
              <w:t>:</w:t>
            </w:r>
            <w:r>
              <w:rPr>
                <w:rFonts w:ascii="Times New Roman" w:eastAsia="바탕체" w:hAnsi="Times New Roman"/>
              </w:rPr>
              <w:t xml:space="preserve"> 7,000,000</w:t>
            </w:r>
            <w:r>
              <w:rPr>
                <w:rFonts w:ascii="Times New Roman" w:eastAsia="바탕체" w:hAnsi="Times New Roman" w:hint="eastAsia"/>
              </w:rPr>
              <w:t>원</w:t>
            </w:r>
            <w:r>
              <w:rPr>
                <w:rFonts w:ascii="Times New Roman" w:eastAsia="바탕체" w:hAnsi="Times New Roman" w:hint="eastAsia"/>
              </w:rPr>
              <w:t xml:space="preserve">, </w:t>
            </w:r>
          </w:p>
          <w:p w14:paraId="5A4C0722" w14:textId="7D4CB417" w:rsidR="00E97D90" w:rsidRPr="001F7F26" w:rsidRDefault="00306450" w:rsidP="00D63394">
            <w:pPr>
              <w:pStyle w:val="afff4"/>
              <w:topLinePunct/>
              <w:spacing w:line="360" w:lineRule="exact"/>
              <w:ind w:leftChars="0" w:left="0"/>
              <w:rPr>
                <w:rFonts w:ascii="Times New Roman" w:eastAsia="바탕체" w:hAnsi="Times New Roman"/>
              </w:rPr>
            </w:pPr>
            <w:r>
              <w:rPr>
                <w:rFonts w:ascii="Times New Roman" w:eastAsia="바탕체" w:hAnsi="Times New Roman" w:hint="eastAsia"/>
              </w:rPr>
              <w:t>매출연동임대료</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순매출액의</w:t>
            </w:r>
            <w:r>
              <w:rPr>
                <w:rFonts w:ascii="Times New Roman" w:eastAsia="바탕체" w:hAnsi="Times New Roman" w:hint="eastAsia"/>
              </w:rPr>
              <w:t xml:space="preserve"> 1</w:t>
            </w:r>
            <w:r>
              <w:rPr>
                <w:rFonts w:ascii="Times New Roman" w:eastAsia="바탕체" w:hAnsi="Times New Roman"/>
              </w:rPr>
              <w:t>2%)</w:t>
            </w:r>
          </w:p>
        </w:tc>
        <w:tc>
          <w:tcPr>
            <w:tcW w:w="1643" w:type="dxa"/>
            <w:vAlign w:val="center"/>
          </w:tcPr>
          <w:p w14:paraId="3CCD9933" w14:textId="0579D014"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w:t>
            </w:r>
            <w:r w:rsidR="00D63394">
              <w:rPr>
                <w:rFonts w:ascii="Times New Roman" w:eastAsia="바탕체" w:hAnsi="Times New Roman"/>
              </w:rPr>
              <w:t>,</w:t>
            </w:r>
            <w:r>
              <w:rPr>
                <w:rFonts w:ascii="Times New Roman" w:eastAsia="바탕체" w:hAnsi="Times New Roman" w:hint="eastAsia"/>
              </w:rPr>
              <w:t>385</w:t>
            </w:r>
            <w:r w:rsidR="00D63394">
              <w:rPr>
                <w:rFonts w:ascii="Times New Roman" w:eastAsia="바탕체" w:hAnsi="Times New Roman"/>
              </w:rPr>
              <w:t>,</w:t>
            </w:r>
            <w:r>
              <w:rPr>
                <w:rFonts w:ascii="Times New Roman" w:eastAsia="바탕체" w:hAnsi="Times New Roman" w:hint="eastAsia"/>
              </w:rPr>
              <w:t>000</w:t>
            </w:r>
          </w:p>
        </w:tc>
      </w:tr>
      <w:tr w:rsidR="00E97D90" w:rsidRPr="001F7F26" w14:paraId="34EE7A5B" w14:textId="77777777" w:rsidTr="003B32F5">
        <w:trPr>
          <w:trHeight w:val="20"/>
          <w:jc w:val="center"/>
        </w:trPr>
        <w:tc>
          <w:tcPr>
            <w:tcW w:w="1129" w:type="dxa"/>
            <w:vAlign w:val="center"/>
          </w:tcPr>
          <w:p w14:paraId="29527DF4"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104</w:t>
            </w:r>
            <w:r w:rsidRPr="001F7F26">
              <w:rPr>
                <w:rFonts w:ascii="Times New Roman" w:eastAsia="바탕체" w:hAnsi="Times New Roman" w:hint="eastAsia"/>
              </w:rPr>
              <w:t>호</w:t>
            </w:r>
          </w:p>
        </w:tc>
        <w:tc>
          <w:tcPr>
            <w:tcW w:w="1985" w:type="dxa"/>
            <w:vAlign w:val="center"/>
          </w:tcPr>
          <w:p w14:paraId="5CB6C278"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마이에프엔비</w:t>
            </w:r>
            <w:proofErr w:type="spellEnd"/>
          </w:p>
        </w:tc>
        <w:tc>
          <w:tcPr>
            <w:tcW w:w="1701" w:type="dxa"/>
            <w:vAlign w:val="center"/>
          </w:tcPr>
          <w:p w14:paraId="1F7E40F8" w14:textId="39C0FB52" w:rsidR="00E97D90" w:rsidRPr="001F7F26" w:rsidRDefault="00306450"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2021. 8. 1</w:t>
            </w:r>
            <w:r>
              <w:rPr>
                <w:rFonts w:ascii="Times New Roman" w:eastAsia="바탕체" w:hAnsi="Times New Roman"/>
              </w:rPr>
              <w:t>7.</w:t>
            </w:r>
          </w:p>
        </w:tc>
        <w:tc>
          <w:tcPr>
            <w:tcW w:w="2693" w:type="dxa"/>
            <w:vAlign w:val="center"/>
          </w:tcPr>
          <w:p w14:paraId="6A4F64B6" w14:textId="48813294"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10. 23. ~ </w:t>
            </w:r>
            <w:r w:rsidRPr="001F7F26">
              <w:rPr>
                <w:rFonts w:ascii="Times New Roman" w:eastAsia="바탕체" w:hAnsi="Times New Roman" w:hint="eastAsia"/>
              </w:rPr>
              <w:t xml:space="preserve">2026. 10. </w:t>
            </w:r>
            <w:r w:rsidRPr="001F7F26">
              <w:rPr>
                <w:rFonts w:ascii="Times New Roman" w:eastAsia="바탕체" w:hAnsi="Times New Roman"/>
              </w:rPr>
              <w:t>22.</w:t>
            </w:r>
          </w:p>
        </w:tc>
        <w:tc>
          <w:tcPr>
            <w:tcW w:w="1701" w:type="dxa"/>
            <w:vAlign w:val="center"/>
          </w:tcPr>
          <w:p w14:paraId="5F6D9724" w14:textId="6B095FB2"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68.53</w:t>
            </w:r>
          </w:p>
        </w:tc>
        <w:tc>
          <w:tcPr>
            <w:tcW w:w="1843" w:type="dxa"/>
            <w:vAlign w:val="center"/>
          </w:tcPr>
          <w:p w14:paraId="02D78246" w14:textId="0C14B5EE" w:rsidR="00E97D90" w:rsidRPr="001F7F26"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30</w:t>
            </w:r>
            <w:r w:rsidR="00D63394">
              <w:rPr>
                <w:rFonts w:ascii="Times New Roman" w:eastAsia="바탕체" w:hAnsi="Times New Roman"/>
              </w:rPr>
              <w:t>,</w:t>
            </w:r>
            <w:r>
              <w:rPr>
                <w:rFonts w:ascii="Times New Roman" w:eastAsia="바탕체" w:hAnsi="Times New Roman" w:hint="eastAsia"/>
              </w:rPr>
              <w:t>000</w:t>
            </w:r>
            <w:r w:rsidR="00D63394">
              <w:rPr>
                <w:rFonts w:ascii="Times New Roman" w:eastAsia="바탕체" w:hAnsi="Times New Roman"/>
              </w:rPr>
              <w:t>,</w:t>
            </w:r>
            <w:r>
              <w:rPr>
                <w:rFonts w:ascii="Times New Roman" w:eastAsia="바탕체" w:hAnsi="Times New Roman" w:hint="eastAsia"/>
              </w:rPr>
              <w:t>000</w:t>
            </w:r>
          </w:p>
        </w:tc>
        <w:tc>
          <w:tcPr>
            <w:tcW w:w="2693" w:type="dxa"/>
            <w:vAlign w:val="center"/>
          </w:tcPr>
          <w:p w14:paraId="51B932F8" w14:textId="10C830F4" w:rsidR="00306450" w:rsidRDefault="00306450" w:rsidP="00D63394">
            <w:pPr>
              <w:pStyle w:val="afff4"/>
              <w:topLinePunct/>
              <w:spacing w:line="360" w:lineRule="exact"/>
              <w:ind w:leftChars="0" w:left="0"/>
              <w:rPr>
                <w:rFonts w:ascii="Times New Roman" w:eastAsia="바탕체" w:hAnsi="Times New Roman"/>
              </w:rPr>
            </w:pPr>
            <w:r>
              <w:rPr>
                <w:rFonts w:ascii="Times New Roman" w:eastAsia="바탕체" w:hAnsi="Times New Roman" w:hint="eastAsia"/>
              </w:rPr>
              <w:t>최소보장임대료와</w:t>
            </w:r>
            <w:r>
              <w:rPr>
                <w:rFonts w:ascii="Times New Roman" w:eastAsia="바탕체" w:hAnsi="Times New Roman" w:hint="eastAsia"/>
              </w:rPr>
              <w:t xml:space="preserve"> </w:t>
            </w:r>
            <w:r>
              <w:rPr>
                <w:rFonts w:ascii="Times New Roman" w:eastAsia="바탕체" w:hAnsi="Times New Roman" w:hint="eastAsia"/>
              </w:rPr>
              <w:t>매출연동임대료</w:t>
            </w:r>
            <w:r>
              <w:rPr>
                <w:rFonts w:ascii="Times New Roman" w:eastAsia="바탕체" w:hAnsi="Times New Roman" w:hint="eastAsia"/>
              </w:rPr>
              <w:t xml:space="preserve"> </w:t>
            </w:r>
            <w:r>
              <w:rPr>
                <w:rFonts w:ascii="Times New Roman" w:eastAsia="바탕체" w:hAnsi="Times New Roman" w:hint="eastAsia"/>
              </w:rPr>
              <w:t>중</w:t>
            </w:r>
            <w:r>
              <w:rPr>
                <w:rFonts w:ascii="Times New Roman" w:eastAsia="바탕체" w:hAnsi="Times New Roman" w:hint="eastAsia"/>
              </w:rPr>
              <w:t xml:space="preserve"> </w:t>
            </w:r>
            <w:r>
              <w:rPr>
                <w:rFonts w:ascii="Times New Roman" w:eastAsia="바탕체" w:hAnsi="Times New Roman" w:hint="eastAsia"/>
              </w:rPr>
              <w:t>높은</w:t>
            </w:r>
            <w:r>
              <w:rPr>
                <w:rFonts w:ascii="Times New Roman" w:eastAsia="바탕체" w:hAnsi="Times New Roman" w:hint="eastAsia"/>
              </w:rPr>
              <w:t xml:space="preserve"> </w:t>
            </w:r>
            <w:r>
              <w:rPr>
                <w:rFonts w:ascii="Times New Roman" w:eastAsia="바탕체" w:hAnsi="Times New Roman" w:hint="eastAsia"/>
              </w:rPr>
              <w:t>금액</w:t>
            </w:r>
            <w:r>
              <w:rPr>
                <w:rFonts w:ascii="Times New Roman" w:eastAsia="바탕체" w:hAnsi="Times New Roman" w:hint="eastAsia"/>
              </w:rPr>
              <w:t>(</w:t>
            </w:r>
            <w:r>
              <w:rPr>
                <w:rFonts w:ascii="Times New Roman" w:eastAsia="바탕체" w:hAnsi="Times New Roman" w:hint="eastAsia"/>
              </w:rPr>
              <w:t>최소보장임대료</w:t>
            </w:r>
            <w:r>
              <w:rPr>
                <w:rFonts w:ascii="Times New Roman" w:eastAsia="바탕체" w:hAnsi="Times New Roman" w:hint="eastAsia"/>
              </w:rPr>
              <w:t>:</w:t>
            </w:r>
            <w:r>
              <w:rPr>
                <w:rFonts w:ascii="Times New Roman" w:eastAsia="바탕체" w:hAnsi="Times New Roman"/>
              </w:rPr>
              <w:t xml:space="preserve"> 3,183,000</w:t>
            </w:r>
            <w:r>
              <w:rPr>
                <w:rFonts w:ascii="Times New Roman" w:eastAsia="바탕체" w:hAnsi="Times New Roman" w:hint="eastAsia"/>
              </w:rPr>
              <w:t>원</w:t>
            </w:r>
            <w:r>
              <w:rPr>
                <w:rFonts w:ascii="Times New Roman" w:eastAsia="바탕체" w:hAnsi="Times New Roman" w:hint="eastAsia"/>
              </w:rPr>
              <w:t xml:space="preserve">, </w:t>
            </w:r>
          </w:p>
          <w:p w14:paraId="5A8CB088" w14:textId="240E47B3" w:rsidR="00E97D90" w:rsidRPr="001F7F26" w:rsidRDefault="00306450" w:rsidP="00D63394">
            <w:pPr>
              <w:pStyle w:val="afff4"/>
              <w:topLinePunct/>
              <w:spacing w:line="360" w:lineRule="exact"/>
              <w:ind w:leftChars="0" w:left="0"/>
              <w:rPr>
                <w:rFonts w:ascii="Times New Roman" w:eastAsia="바탕체" w:hAnsi="Times New Roman"/>
              </w:rPr>
            </w:pPr>
            <w:r>
              <w:rPr>
                <w:rFonts w:ascii="Times New Roman" w:eastAsia="바탕체" w:hAnsi="Times New Roman" w:hint="eastAsia"/>
              </w:rPr>
              <w:t>매출연동임대료</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순매출액의</w:t>
            </w:r>
            <w:r>
              <w:rPr>
                <w:rFonts w:ascii="Times New Roman" w:eastAsia="바탕체" w:hAnsi="Times New Roman" w:hint="eastAsia"/>
              </w:rPr>
              <w:t xml:space="preserve"> 1</w:t>
            </w:r>
            <w:r>
              <w:rPr>
                <w:rFonts w:ascii="Times New Roman" w:eastAsia="바탕체" w:hAnsi="Times New Roman"/>
              </w:rPr>
              <w:t>5%)</w:t>
            </w:r>
          </w:p>
        </w:tc>
        <w:tc>
          <w:tcPr>
            <w:tcW w:w="1643" w:type="dxa"/>
            <w:vAlign w:val="center"/>
          </w:tcPr>
          <w:p w14:paraId="20AD56FA" w14:textId="0FC7756C" w:rsidR="00E97D90" w:rsidRPr="00306450" w:rsidRDefault="00306450"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rPr>
              <w:t>484</w:t>
            </w:r>
            <w:r w:rsidR="00D63394">
              <w:rPr>
                <w:rFonts w:ascii="Times New Roman" w:eastAsia="바탕체" w:hAnsi="Times New Roman"/>
              </w:rPr>
              <w:t>,</w:t>
            </w:r>
            <w:r>
              <w:rPr>
                <w:rFonts w:ascii="Times New Roman" w:eastAsia="바탕체" w:hAnsi="Times New Roman"/>
              </w:rPr>
              <w:t>000</w:t>
            </w:r>
          </w:p>
        </w:tc>
      </w:tr>
      <w:tr w:rsidR="00E94A07" w:rsidRPr="001F7F26" w14:paraId="5B7A50B2" w14:textId="77777777" w:rsidTr="003B32F5">
        <w:trPr>
          <w:trHeight w:val="20"/>
          <w:jc w:val="center"/>
        </w:trPr>
        <w:tc>
          <w:tcPr>
            <w:tcW w:w="1129" w:type="dxa"/>
            <w:vAlign w:val="center"/>
          </w:tcPr>
          <w:p w14:paraId="3BD8D51E" w14:textId="77777777" w:rsidR="00E94A07" w:rsidRPr="001F7F26" w:rsidRDefault="00E94A07" w:rsidP="00E94A07">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201</w:t>
            </w:r>
            <w:r w:rsidRPr="001F7F26">
              <w:rPr>
                <w:rFonts w:ascii="Times New Roman" w:eastAsia="바탕체" w:hAnsi="Times New Roman" w:hint="eastAsia"/>
              </w:rPr>
              <w:t>호</w:t>
            </w:r>
          </w:p>
        </w:tc>
        <w:tc>
          <w:tcPr>
            <w:tcW w:w="1985" w:type="dxa"/>
            <w:vMerge w:val="restart"/>
            <w:vAlign w:val="center"/>
          </w:tcPr>
          <w:p w14:paraId="0874B47F" w14:textId="77777777" w:rsidR="00E94A07" w:rsidRPr="001F7F26" w:rsidRDefault="00E94A07" w:rsidP="00E94A07">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웅진씽크빅</w:t>
            </w:r>
            <w:proofErr w:type="spellEnd"/>
          </w:p>
        </w:tc>
        <w:tc>
          <w:tcPr>
            <w:tcW w:w="1701" w:type="dxa"/>
            <w:vMerge w:val="restart"/>
            <w:vAlign w:val="center"/>
          </w:tcPr>
          <w:p w14:paraId="1290BA29" w14:textId="6BD50E63" w:rsidR="00E94A07" w:rsidRPr="001F7F26" w:rsidRDefault="00E94A07" w:rsidP="00E94A07">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2021. 5. 28.</w:t>
            </w:r>
            <w:r>
              <w:rPr>
                <w:rStyle w:val="ae"/>
                <w:rFonts w:ascii="Times New Roman" w:hAnsi="Times New Roman"/>
              </w:rPr>
              <w:footnoteReference w:id="41"/>
            </w:r>
          </w:p>
        </w:tc>
        <w:tc>
          <w:tcPr>
            <w:tcW w:w="2693" w:type="dxa"/>
            <w:vMerge w:val="restart"/>
            <w:vAlign w:val="center"/>
          </w:tcPr>
          <w:p w14:paraId="003D2264" w14:textId="7E202A01" w:rsidR="00E94A07" w:rsidRPr="001F7F26" w:rsidRDefault="00E94A07" w:rsidP="00E94A07">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1. ~ </w:t>
            </w:r>
            <w:r w:rsidRPr="001F7F26">
              <w:rPr>
                <w:rFonts w:ascii="Times New Roman" w:eastAsia="바탕체" w:hAnsi="Times New Roman" w:hint="eastAsia"/>
              </w:rPr>
              <w:t xml:space="preserve">2026. </w:t>
            </w:r>
            <w:r w:rsidRPr="001F7F26">
              <w:rPr>
                <w:rFonts w:ascii="Times New Roman" w:eastAsia="바탕체" w:hAnsi="Times New Roman"/>
              </w:rPr>
              <w:t>8. 31.</w:t>
            </w:r>
            <w:r w:rsidR="001B0B7B">
              <w:rPr>
                <w:rFonts w:ascii="Times New Roman" w:eastAsia="바탕체" w:hAnsi="Times New Roman"/>
              </w:rPr>
              <w:br/>
              <w:t>(202</w:t>
            </w:r>
            <w:r w:rsidR="001B0B7B">
              <w:rPr>
                <w:rFonts w:ascii="Times New Roman" w:eastAsia="바탕체" w:hAnsi="Times New Roman" w:hint="eastAsia"/>
              </w:rPr>
              <w:t>호</w:t>
            </w:r>
            <w:r w:rsidR="001B0B7B">
              <w:rPr>
                <w:rFonts w:ascii="Times New Roman" w:eastAsia="바탕체" w:hAnsi="Times New Roman" w:hint="eastAsia"/>
              </w:rPr>
              <w:t>:</w:t>
            </w:r>
            <w:r w:rsidR="001B0B7B">
              <w:rPr>
                <w:rFonts w:ascii="Times New Roman" w:eastAsia="바탕체" w:hAnsi="Times New Roman"/>
              </w:rPr>
              <w:t xml:space="preserve"> 2022. 2. 1. ~ 2026. 8. 31.)</w:t>
            </w:r>
          </w:p>
        </w:tc>
        <w:tc>
          <w:tcPr>
            <w:tcW w:w="1701" w:type="dxa"/>
            <w:vAlign w:val="center"/>
          </w:tcPr>
          <w:p w14:paraId="261AAC12" w14:textId="1089FD7F" w:rsidR="00E94A07" w:rsidRPr="001F7F26" w:rsidRDefault="00E94A07"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796.76</w:t>
            </w:r>
          </w:p>
        </w:tc>
        <w:tc>
          <w:tcPr>
            <w:tcW w:w="1843" w:type="dxa"/>
            <w:vMerge w:val="restart"/>
            <w:vAlign w:val="center"/>
          </w:tcPr>
          <w:p w14:paraId="3D79961A" w14:textId="2CA65894" w:rsidR="00E94A07" w:rsidRPr="001F7F26" w:rsidRDefault="00E94A07"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w:t>
            </w:r>
            <w:r w:rsidR="00D63394">
              <w:rPr>
                <w:rFonts w:ascii="Times New Roman" w:eastAsia="바탕체" w:hAnsi="Times New Roman"/>
              </w:rPr>
              <w:t>,</w:t>
            </w:r>
            <w:r>
              <w:rPr>
                <w:rFonts w:ascii="Times New Roman" w:eastAsia="바탕체" w:hAnsi="Times New Roman" w:hint="eastAsia"/>
              </w:rPr>
              <w:t>287</w:t>
            </w:r>
            <w:r w:rsidR="00D63394">
              <w:rPr>
                <w:rFonts w:ascii="Times New Roman" w:eastAsia="바탕체" w:hAnsi="Times New Roman"/>
              </w:rPr>
              <w:t>,</w:t>
            </w:r>
            <w:r>
              <w:rPr>
                <w:rFonts w:ascii="Times New Roman" w:eastAsia="바탕체" w:hAnsi="Times New Roman" w:hint="eastAsia"/>
              </w:rPr>
              <w:t>122</w:t>
            </w:r>
            <w:r w:rsidR="00D63394">
              <w:rPr>
                <w:rFonts w:ascii="Times New Roman" w:eastAsia="바탕체" w:hAnsi="Times New Roman"/>
              </w:rPr>
              <w:t>,</w:t>
            </w:r>
            <w:r>
              <w:rPr>
                <w:rFonts w:ascii="Times New Roman" w:eastAsia="바탕체" w:hAnsi="Times New Roman" w:hint="eastAsia"/>
              </w:rPr>
              <w:t>000</w:t>
            </w:r>
          </w:p>
        </w:tc>
        <w:tc>
          <w:tcPr>
            <w:tcW w:w="2693" w:type="dxa"/>
            <w:vMerge w:val="restart"/>
            <w:vAlign w:val="center"/>
          </w:tcPr>
          <w:p w14:paraId="2D7BA89A" w14:textId="18856E55" w:rsidR="00E94A07" w:rsidRPr="001F7F26" w:rsidRDefault="0085400C"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rPr>
              <w:t>235,573,542</w:t>
            </w:r>
          </w:p>
        </w:tc>
        <w:tc>
          <w:tcPr>
            <w:tcW w:w="1643" w:type="dxa"/>
            <w:vMerge w:val="restart"/>
            <w:vAlign w:val="center"/>
          </w:tcPr>
          <w:p w14:paraId="7C80278D" w14:textId="0BF80C80" w:rsidR="00E94A07" w:rsidRPr="001F7F26" w:rsidRDefault="00E94A07" w:rsidP="00D63394">
            <w:pPr>
              <w:pStyle w:val="afff4"/>
              <w:topLinePunct/>
              <w:spacing w:line="360" w:lineRule="exact"/>
              <w:ind w:leftChars="0" w:left="0"/>
              <w:jc w:val="right"/>
              <w:rPr>
                <w:rFonts w:ascii="Times New Roman" w:eastAsia="바탕체" w:hAnsi="Times New Roman"/>
              </w:rPr>
            </w:pPr>
            <w:r w:rsidRPr="00E94A07">
              <w:rPr>
                <w:rFonts w:ascii="Times New Roman" w:eastAsia="바탕체" w:hAnsi="Times New Roman" w:hint="eastAsia"/>
              </w:rPr>
              <w:t>93,323,365</w:t>
            </w:r>
          </w:p>
        </w:tc>
      </w:tr>
      <w:tr w:rsidR="00E94A07" w:rsidRPr="001F7F26" w14:paraId="77B583B6" w14:textId="77777777" w:rsidTr="003B32F5">
        <w:trPr>
          <w:trHeight w:val="20"/>
          <w:jc w:val="center"/>
        </w:trPr>
        <w:tc>
          <w:tcPr>
            <w:tcW w:w="1129" w:type="dxa"/>
            <w:vAlign w:val="center"/>
          </w:tcPr>
          <w:p w14:paraId="7E769BE5"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202</w:t>
            </w:r>
            <w:r w:rsidRPr="001F7F26">
              <w:rPr>
                <w:rFonts w:ascii="Times New Roman" w:eastAsia="바탕체" w:hAnsi="Times New Roman" w:hint="eastAsia"/>
              </w:rPr>
              <w:t>호</w:t>
            </w:r>
            <w:r w:rsidRPr="001F7F26">
              <w:rPr>
                <w:rStyle w:val="ae"/>
                <w:rFonts w:ascii="Times New Roman" w:eastAsia="바탕체" w:hAnsi="Times New Roman"/>
              </w:rPr>
              <w:footnoteReference w:id="42"/>
            </w:r>
          </w:p>
        </w:tc>
        <w:tc>
          <w:tcPr>
            <w:tcW w:w="1985" w:type="dxa"/>
            <w:vMerge/>
            <w:vAlign w:val="center"/>
          </w:tcPr>
          <w:p w14:paraId="27479B3A"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73FCA1E2"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011ABD71" w14:textId="55428532"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2909E160" w14:textId="5C927D78" w:rsidR="00E94A07" w:rsidRPr="001F7F26" w:rsidRDefault="00E94A07" w:rsidP="00D63394">
            <w:pPr>
              <w:pStyle w:val="afff4"/>
              <w:topLinePunct/>
              <w:spacing w:line="360" w:lineRule="exact"/>
              <w:ind w:leftChars="0" w:left="0"/>
              <w:jc w:val="right"/>
              <w:rPr>
                <w:rFonts w:ascii="Times New Roman" w:eastAsia="바탕체" w:hAnsi="Times New Roman"/>
              </w:rPr>
            </w:pPr>
            <w:r w:rsidRPr="00E94A07">
              <w:rPr>
                <w:rFonts w:ascii="Times New Roman" w:eastAsia="바탕체" w:hAnsi="Times New Roman"/>
              </w:rPr>
              <w:t>1</w:t>
            </w:r>
            <w:r w:rsidR="00D63394">
              <w:rPr>
                <w:rFonts w:ascii="Times New Roman" w:eastAsia="바탕체" w:hAnsi="Times New Roman"/>
              </w:rPr>
              <w:t>,</w:t>
            </w:r>
            <w:r w:rsidRPr="00E94A07">
              <w:rPr>
                <w:rFonts w:ascii="Times New Roman" w:eastAsia="바탕체" w:hAnsi="Times New Roman"/>
              </w:rPr>
              <w:t>068.56</w:t>
            </w:r>
          </w:p>
        </w:tc>
        <w:tc>
          <w:tcPr>
            <w:tcW w:w="1843" w:type="dxa"/>
            <w:vMerge/>
            <w:vAlign w:val="center"/>
          </w:tcPr>
          <w:p w14:paraId="79E24275" w14:textId="6847E430"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213DC2F7" w14:textId="77777777"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781C7B5C" w14:textId="7BFFD93C" w:rsidR="00E94A07" w:rsidRPr="001F7F26" w:rsidRDefault="00E94A07" w:rsidP="00D63394">
            <w:pPr>
              <w:pStyle w:val="afff4"/>
              <w:topLinePunct/>
              <w:spacing w:line="360" w:lineRule="exact"/>
              <w:ind w:leftChars="0" w:left="0"/>
              <w:jc w:val="right"/>
              <w:rPr>
                <w:rFonts w:ascii="Times New Roman" w:eastAsia="바탕체" w:hAnsi="Times New Roman"/>
              </w:rPr>
            </w:pPr>
          </w:p>
        </w:tc>
      </w:tr>
      <w:tr w:rsidR="00E94A07" w:rsidRPr="001F7F26" w14:paraId="70B40101" w14:textId="77777777" w:rsidTr="003B32F5">
        <w:trPr>
          <w:trHeight w:val="20"/>
          <w:jc w:val="center"/>
        </w:trPr>
        <w:tc>
          <w:tcPr>
            <w:tcW w:w="1129" w:type="dxa"/>
            <w:vAlign w:val="center"/>
          </w:tcPr>
          <w:p w14:paraId="098AD0BC"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301</w:t>
            </w:r>
            <w:r w:rsidRPr="001F7F26">
              <w:rPr>
                <w:rFonts w:ascii="Times New Roman" w:eastAsia="바탕체" w:hAnsi="Times New Roman" w:hint="eastAsia"/>
              </w:rPr>
              <w:t>호</w:t>
            </w:r>
          </w:p>
        </w:tc>
        <w:tc>
          <w:tcPr>
            <w:tcW w:w="1985" w:type="dxa"/>
            <w:vMerge/>
            <w:vAlign w:val="center"/>
          </w:tcPr>
          <w:p w14:paraId="2D767A44"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2098B020"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353D3E7F" w14:textId="3DDB4952"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6118DB8F" w14:textId="6423582B" w:rsidR="00E94A07" w:rsidRPr="001F7F26" w:rsidRDefault="00E94A07"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863.95</w:t>
            </w:r>
          </w:p>
        </w:tc>
        <w:tc>
          <w:tcPr>
            <w:tcW w:w="1843" w:type="dxa"/>
            <w:vMerge/>
            <w:vAlign w:val="center"/>
          </w:tcPr>
          <w:p w14:paraId="09936608" w14:textId="7B17F4D7"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524C9324" w14:textId="77777777"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76BDF6DA" w14:textId="596D546C" w:rsidR="00E94A07" w:rsidRPr="001F7F26" w:rsidRDefault="00E94A07" w:rsidP="00D63394">
            <w:pPr>
              <w:pStyle w:val="afff4"/>
              <w:topLinePunct/>
              <w:spacing w:line="360" w:lineRule="exact"/>
              <w:ind w:leftChars="0" w:left="0"/>
              <w:jc w:val="right"/>
              <w:rPr>
                <w:rFonts w:ascii="Times New Roman" w:eastAsia="바탕체" w:hAnsi="Times New Roman"/>
              </w:rPr>
            </w:pPr>
          </w:p>
        </w:tc>
      </w:tr>
      <w:tr w:rsidR="00E94A07" w:rsidRPr="001F7F26" w14:paraId="16B51856" w14:textId="77777777" w:rsidTr="003B32F5">
        <w:trPr>
          <w:trHeight w:val="20"/>
          <w:jc w:val="center"/>
        </w:trPr>
        <w:tc>
          <w:tcPr>
            <w:tcW w:w="1129" w:type="dxa"/>
            <w:vAlign w:val="center"/>
          </w:tcPr>
          <w:p w14:paraId="44976E49"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401</w:t>
            </w:r>
            <w:r w:rsidRPr="001F7F26">
              <w:rPr>
                <w:rFonts w:ascii="Times New Roman" w:eastAsia="바탕체" w:hAnsi="Times New Roman" w:hint="eastAsia"/>
              </w:rPr>
              <w:t>호</w:t>
            </w:r>
          </w:p>
        </w:tc>
        <w:tc>
          <w:tcPr>
            <w:tcW w:w="1985" w:type="dxa"/>
            <w:vMerge/>
            <w:vAlign w:val="center"/>
          </w:tcPr>
          <w:p w14:paraId="006EC828"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2AD02D5A"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35014DA5" w14:textId="1CA96D3B"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083396DE" w14:textId="1575FA79" w:rsidR="00E94A07" w:rsidRPr="001F7F26" w:rsidRDefault="00E94A07"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866.63</w:t>
            </w:r>
          </w:p>
        </w:tc>
        <w:tc>
          <w:tcPr>
            <w:tcW w:w="1843" w:type="dxa"/>
            <w:vMerge/>
            <w:vAlign w:val="center"/>
          </w:tcPr>
          <w:p w14:paraId="0E0C85BE" w14:textId="11ABD5BE"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7C8AD8EF" w14:textId="77777777"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11737DFD" w14:textId="5EB5B919" w:rsidR="00E94A07" w:rsidRPr="001F7F26" w:rsidRDefault="00E94A07" w:rsidP="00D63394">
            <w:pPr>
              <w:pStyle w:val="afff4"/>
              <w:topLinePunct/>
              <w:spacing w:line="360" w:lineRule="exact"/>
              <w:ind w:leftChars="0" w:left="0"/>
              <w:jc w:val="right"/>
              <w:rPr>
                <w:rFonts w:ascii="Times New Roman" w:eastAsia="바탕체" w:hAnsi="Times New Roman"/>
              </w:rPr>
            </w:pPr>
          </w:p>
        </w:tc>
      </w:tr>
      <w:tr w:rsidR="00E94A07" w:rsidRPr="001F7F26" w14:paraId="15B2E4F5" w14:textId="77777777" w:rsidTr="003B32F5">
        <w:trPr>
          <w:trHeight w:val="20"/>
          <w:jc w:val="center"/>
        </w:trPr>
        <w:tc>
          <w:tcPr>
            <w:tcW w:w="1129" w:type="dxa"/>
            <w:vAlign w:val="center"/>
          </w:tcPr>
          <w:p w14:paraId="3C7346AA"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501</w:t>
            </w:r>
            <w:r w:rsidRPr="001F7F26">
              <w:rPr>
                <w:rFonts w:ascii="Times New Roman" w:eastAsia="바탕체" w:hAnsi="Times New Roman" w:hint="eastAsia"/>
              </w:rPr>
              <w:t>호</w:t>
            </w:r>
          </w:p>
        </w:tc>
        <w:tc>
          <w:tcPr>
            <w:tcW w:w="1985" w:type="dxa"/>
            <w:vMerge/>
            <w:vAlign w:val="center"/>
          </w:tcPr>
          <w:p w14:paraId="2D6AB86B"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3C42E20A" w14:textId="77777777"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7231BC22" w14:textId="0F68A306" w:rsidR="00E94A07" w:rsidRPr="001F7F26" w:rsidRDefault="00E94A07"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40A7DAB5" w14:textId="637EA906" w:rsidR="00E94A07" w:rsidRPr="001F7F26" w:rsidRDefault="00E94A07"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674.04</w:t>
            </w:r>
          </w:p>
        </w:tc>
        <w:tc>
          <w:tcPr>
            <w:tcW w:w="1843" w:type="dxa"/>
            <w:vMerge/>
            <w:vAlign w:val="center"/>
          </w:tcPr>
          <w:p w14:paraId="790B4754" w14:textId="3E2F8902"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2A5A452D" w14:textId="77777777" w:rsidR="00E94A07" w:rsidRPr="001F7F26" w:rsidRDefault="00E94A07"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40BC5FC5" w14:textId="75B13564" w:rsidR="00E94A07" w:rsidRPr="001F7F26" w:rsidRDefault="00E94A07" w:rsidP="00D63394">
            <w:pPr>
              <w:pStyle w:val="afff4"/>
              <w:topLinePunct/>
              <w:spacing w:line="360" w:lineRule="exact"/>
              <w:ind w:leftChars="0" w:left="0"/>
              <w:jc w:val="right"/>
              <w:rPr>
                <w:rFonts w:ascii="Times New Roman" w:eastAsia="바탕체" w:hAnsi="Times New Roman"/>
              </w:rPr>
            </w:pPr>
          </w:p>
        </w:tc>
      </w:tr>
      <w:tr w:rsidR="006F1BA3" w:rsidRPr="001F7F26" w14:paraId="7EA4270C" w14:textId="77777777" w:rsidTr="003B32F5">
        <w:trPr>
          <w:trHeight w:val="20"/>
          <w:jc w:val="center"/>
        </w:trPr>
        <w:tc>
          <w:tcPr>
            <w:tcW w:w="1129" w:type="dxa"/>
            <w:vAlign w:val="center"/>
          </w:tcPr>
          <w:p w14:paraId="0B063D0F"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B2</w:t>
            </w:r>
            <w:r w:rsidRPr="001F7F26">
              <w:rPr>
                <w:rFonts w:ascii="Times New Roman" w:eastAsia="바탕체" w:hAnsi="Times New Roman"/>
              </w:rPr>
              <w:t>01</w:t>
            </w:r>
            <w:r w:rsidRPr="001F7F26">
              <w:rPr>
                <w:rFonts w:ascii="Times New Roman" w:eastAsia="바탕체" w:hAnsi="Times New Roman" w:hint="eastAsia"/>
              </w:rPr>
              <w:t>호</w:t>
            </w:r>
          </w:p>
        </w:tc>
        <w:tc>
          <w:tcPr>
            <w:tcW w:w="1985" w:type="dxa"/>
            <w:vMerge w:val="restart"/>
            <w:vAlign w:val="center"/>
          </w:tcPr>
          <w:p w14:paraId="096128D1" w14:textId="21E31CE9"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㈜웅진</w:t>
            </w:r>
            <w:r>
              <w:rPr>
                <w:rFonts w:ascii="Times New Roman" w:eastAsia="바탕체" w:hAnsi="Times New Roman"/>
              </w:rPr>
              <w:br/>
            </w:r>
            <w:r w:rsidRPr="006F1BA3">
              <w:rPr>
                <w:rFonts w:ascii="Times New Roman" w:eastAsia="바탕체" w:hAnsi="Times New Roman" w:hint="eastAsia"/>
                <w:sz w:val="16"/>
              </w:rPr>
              <w:t>(901</w:t>
            </w:r>
            <w:r w:rsidRPr="006F1BA3">
              <w:rPr>
                <w:rFonts w:ascii="Times New Roman" w:eastAsia="바탕체" w:hAnsi="Times New Roman" w:hint="eastAsia"/>
                <w:sz w:val="16"/>
              </w:rPr>
              <w:t>호</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중</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전용면적</w:t>
            </w:r>
            <w:r w:rsidRPr="006F1BA3">
              <w:rPr>
                <w:rFonts w:ascii="Times New Roman" w:eastAsia="바탕체" w:hAnsi="Times New Roman" w:hint="eastAsia"/>
                <w:sz w:val="16"/>
              </w:rPr>
              <w:t xml:space="preserve"> </w:t>
            </w:r>
            <w:r w:rsidRPr="006F1BA3">
              <w:rPr>
                <w:rFonts w:ascii="Times New Roman" w:eastAsia="바탕체" w:hAnsi="Times New Roman"/>
                <w:sz w:val="16"/>
              </w:rPr>
              <w:t>6m</w:t>
            </w:r>
            <w:r w:rsidRPr="0085400C">
              <w:rPr>
                <w:rFonts w:ascii="Times New Roman" w:eastAsia="바탕체" w:hAnsi="Times New Roman"/>
                <w:sz w:val="16"/>
                <w:vertAlign w:val="superscript"/>
              </w:rPr>
              <w:t>2</w:t>
            </w:r>
            <w:r w:rsidRPr="006F1BA3">
              <w:rPr>
                <w:rFonts w:ascii="Times New Roman" w:eastAsia="바탕체" w:hAnsi="Times New Roman" w:hint="eastAsia"/>
                <w:sz w:val="16"/>
              </w:rPr>
              <w:lastRenderedPageBreak/>
              <w:t>는</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w:t>
            </w:r>
            <w:proofErr w:type="spellStart"/>
            <w:r w:rsidRPr="006F1BA3">
              <w:rPr>
                <w:rFonts w:ascii="Times New Roman" w:eastAsia="바탕체" w:hAnsi="Times New Roman" w:hint="eastAsia"/>
                <w:sz w:val="16"/>
              </w:rPr>
              <w:t>웅진에버스카이</w:t>
            </w:r>
            <w:proofErr w:type="spellEnd"/>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전용면적</w:t>
            </w:r>
            <w:r w:rsidRPr="006F1BA3">
              <w:rPr>
                <w:rFonts w:ascii="Times New Roman" w:eastAsia="바탕체" w:hAnsi="Times New Roman" w:hint="eastAsia"/>
                <w:sz w:val="16"/>
              </w:rPr>
              <w:t xml:space="preserve"> </w:t>
            </w:r>
            <w:r w:rsidRPr="006F1BA3">
              <w:rPr>
                <w:rFonts w:ascii="Times New Roman" w:eastAsia="바탕체" w:hAnsi="Times New Roman"/>
                <w:sz w:val="16"/>
              </w:rPr>
              <w:t>36.90</w:t>
            </w:r>
            <w:r w:rsidRPr="006F1BA3">
              <w:rPr>
                <w:rFonts w:ascii="Times New Roman" w:eastAsia="바탕체" w:hAnsi="Times New Roman" w:hint="eastAsia"/>
                <w:sz w:val="16"/>
              </w:rPr>
              <w:t>평은</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w:t>
            </w:r>
            <w:proofErr w:type="spellStart"/>
            <w:r w:rsidRPr="006F1BA3">
              <w:rPr>
                <w:rFonts w:ascii="Times New Roman" w:eastAsia="바탕체" w:hAnsi="Times New Roman" w:hint="eastAsia"/>
                <w:sz w:val="16"/>
              </w:rPr>
              <w:t>웅진투투럽</w:t>
            </w:r>
            <w:proofErr w:type="spellEnd"/>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전용면적</w:t>
            </w:r>
            <w:r w:rsidRPr="006F1BA3">
              <w:rPr>
                <w:rFonts w:ascii="Times New Roman" w:eastAsia="바탕체" w:hAnsi="Times New Roman" w:hint="eastAsia"/>
                <w:sz w:val="16"/>
              </w:rPr>
              <w:t xml:space="preserve"> </w:t>
            </w:r>
            <w:r w:rsidRPr="006F1BA3">
              <w:rPr>
                <w:rFonts w:ascii="Times New Roman" w:eastAsia="바탕체" w:hAnsi="Times New Roman"/>
                <w:sz w:val="16"/>
              </w:rPr>
              <w:t>109m</w:t>
            </w:r>
            <w:r w:rsidRPr="0085400C">
              <w:rPr>
                <w:rFonts w:ascii="Times New Roman" w:eastAsia="바탕체" w:hAnsi="Times New Roman"/>
                <w:sz w:val="16"/>
                <w:vertAlign w:val="superscript"/>
              </w:rPr>
              <w:t>2</w:t>
            </w:r>
            <w:r w:rsidRPr="006F1BA3">
              <w:rPr>
                <w:rFonts w:ascii="Times New Roman" w:eastAsia="바탕체" w:hAnsi="Times New Roman" w:hint="eastAsia"/>
                <w:sz w:val="16"/>
              </w:rPr>
              <w:t>는</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w:t>
            </w:r>
            <w:proofErr w:type="spellStart"/>
            <w:r w:rsidR="005D51B5">
              <w:rPr>
                <w:rFonts w:ascii="Times New Roman" w:eastAsia="바탕체" w:hAnsi="Times New Roman" w:hint="eastAsia"/>
                <w:sz w:val="16"/>
              </w:rPr>
              <w:t>웅진</w:t>
            </w:r>
            <w:r w:rsidRPr="006F1BA3">
              <w:rPr>
                <w:rFonts w:ascii="Times New Roman" w:eastAsia="바탕체" w:hAnsi="Times New Roman" w:hint="eastAsia"/>
                <w:sz w:val="16"/>
              </w:rPr>
              <w:t>휴캄에게</w:t>
            </w:r>
            <w:proofErr w:type="spellEnd"/>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각</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전대</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중이고</w:t>
            </w:r>
            <w:r w:rsidRPr="006F1BA3">
              <w:rPr>
                <w:rFonts w:ascii="Times New Roman" w:eastAsia="바탕체" w:hAnsi="Times New Roman" w:hint="eastAsia"/>
                <w:sz w:val="16"/>
              </w:rPr>
              <w:t xml:space="preserve">, </w:t>
            </w:r>
            <w:r w:rsidRPr="006F1BA3">
              <w:rPr>
                <w:rFonts w:ascii="Times New Roman" w:eastAsia="바탕체" w:hAnsi="Times New Roman"/>
                <w:sz w:val="16"/>
              </w:rPr>
              <w:t>1602</w:t>
            </w:r>
            <w:r w:rsidRPr="006F1BA3">
              <w:rPr>
                <w:rFonts w:ascii="Times New Roman" w:eastAsia="바탕체" w:hAnsi="Times New Roman" w:hint="eastAsia"/>
                <w:sz w:val="16"/>
              </w:rPr>
              <w:t>호</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중</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전용면적</w:t>
            </w:r>
            <w:r w:rsidRPr="006F1BA3">
              <w:rPr>
                <w:rFonts w:ascii="Times New Roman" w:eastAsia="바탕체" w:hAnsi="Times New Roman" w:hint="eastAsia"/>
                <w:sz w:val="16"/>
              </w:rPr>
              <w:t xml:space="preserve"> </w:t>
            </w:r>
            <w:r w:rsidRPr="006F1BA3">
              <w:rPr>
                <w:rFonts w:ascii="Times New Roman" w:eastAsia="바탕체" w:hAnsi="Times New Roman"/>
                <w:sz w:val="16"/>
              </w:rPr>
              <w:t>7.4m</w:t>
            </w:r>
            <w:r w:rsidRPr="0085400C">
              <w:rPr>
                <w:rFonts w:ascii="Times New Roman" w:eastAsia="바탕체" w:hAnsi="Times New Roman"/>
                <w:sz w:val="16"/>
                <w:vertAlign w:val="superscript"/>
              </w:rPr>
              <w:t>2</w:t>
            </w:r>
            <w:r w:rsidRPr="006F1BA3">
              <w:rPr>
                <w:rFonts w:ascii="Times New Roman" w:eastAsia="바탕체" w:hAnsi="Times New Roman" w:hint="eastAsia"/>
                <w:sz w:val="16"/>
              </w:rPr>
              <w:t>는</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㈜웅진생활건강</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전용면적</w:t>
            </w:r>
            <w:r w:rsidRPr="006F1BA3">
              <w:rPr>
                <w:rFonts w:ascii="Times New Roman" w:eastAsia="바탕체" w:hAnsi="Times New Roman" w:hint="eastAsia"/>
                <w:sz w:val="16"/>
              </w:rPr>
              <w:t xml:space="preserve"> </w:t>
            </w:r>
            <w:r w:rsidRPr="006F1BA3">
              <w:rPr>
                <w:rFonts w:ascii="Times New Roman" w:eastAsia="바탕체" w:hAnsi="Times New Roman"/>
                <w:sz w:val="16"/>
              </w:rPr>
              <w:t>180.6m</w:t>
            </w:r>
            <w:r w:rsidRPr="0085400C">
              <w:rPr>
                <w:rFonts w:ascii="Times New Roman" w:eastAsia="바탕체" w:hAnsi="Times New Roman"/>
                <w:sz w:val="16"/>
                <w:vertAlign w:val="superscript"/>
              </w:rPr>
              <w:t>2</w:t>
            </w:r>
            <w:r w:rsidRPr="006F1BA3">
              <w:rPr>
                <w:rFonts w:ascii="Times New Roman" w:eastAsia="바탕체" w:hAnsi="Times New Roman" w:hint="eastAsia"/>
                <w:sz w:val="16"/>
              </w:rPr>
              <w:t>는</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w:t>
            </w:r>
            <w:proofErr w:type="spellStart"/>
            <w:r w:rsidRPr="006F1BA3">
              <w:rPr>
                <w:rFonts w:ascii="Times New Roman" w:eastAsia="바탕체" w:hAnsi="Times New Roman" w:hint="eastAsia"/>
                <w:sz w:val="16"/>
              </w:rPr>
              <w:t>웅진헬스원에</w:t>
            </w:r>
            <w:proofErr w:type="spellEnd"/>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각</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전대</w:t>
            </w:r>
            <w:r w:rsidRPr="006F1BA3">
              <w:rPr>
                <w:rFonts w:ascii="Times New Roman" w:eastAsia="바탕체" w:hAnsi="Times New Roman" w:hint="eastAsia"/>
                <w:sz w:val="16"/>
              </w:rPr>
              <w:t xml:space="preserve"> </w:t>
            </w:r>
            <w:r w:rsidRPr="006F1BA3">
              <w:rPr>
                <w:rFonts w:ascii="Times New Roman" w:eastAsia="바탕체" w:hAnsi="Times New Roman" w:hint="eastAsia"/>
                <w:sz w:val="16"/>
              </w:rPr>
              <w:t>중임</w:t>
            </w:r>
            <w:r w:rsidRPr="006F1BA3">
              <w:rPr>
                <w:rFonts w:ascii="Times New Roman" w:eastAsia="바탕체" w:hAnsi="Times New Roman" w:hint="eastAsia"/>
                <w:sz w:val="16"/>
              </w:rPr>
              <w:t>)</w:t>
            </w:r>
          </w:p>
        </w:tc>
        <w:tc>
          <w:tcPr>
            <w:tcW w:w="1701" w:type="dxa"/>
            <w:vMerge w:val="restart"/>
            <w:vAlign w:val="center"/>
          </w:tcPr>
          <w:p w14:paraId="5F7E5F6A" w14:textId="46476627" w:rsidR="006F1BA3" w:rsidRPr="001F7F26" w:rsidRDefault="006F1BA3" w:rsidP="00E97D9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lastRenderedPageBreak/>
              <w:t xml:space="preserve">2021. 5. </w:t>
            </w:r>
            <w:r>
              <w:rPr>
                <w:rFonts w:ascii="Times New Roman" w:eastAsia="바탕체" w:hAnsi="Times New Roman"/>
              </w:rPr>
              <w:t>28.</w:t>
            </w:r>
            <w:r>
              <w:rPr>
                <w:rStyle w:val="ae"/>
                <w:rFonts w:ascii="Times New Roman" w:hAnsi="Times New Roman"/>
              </w:rPr>
              <w:footnoteReference w:id="43"/>
            </w:r>
          </w:p>
        </w:tc>
        <w:tc>
          <w:tcPr>
            <w:tcW w:w="2693" w:type="dxa"/>
            <w:vMerge w:val="restart"/>
            <w:vAlign w:val="center"/>
          </w:tcPr>
          <w:p w14:paraId="72D39826" w14:textId="107E8F1E" w:rsidR="006F1BA3" w:rsidRPr="001F7F26" w:rsidRDefault="006F1BA3" w:rsidP="00E97D9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1. ~ </w:t>
            </w:r>
            <w:r w:rsidRPr="001F7F26">
              <w:rPr>
                <w:rFonts w:ascii="Times New Roman" w:eastAsia="바탕체" w:hAnsi="Times New Roman" w:hint="eastAsia"/>
              </w:rPr>
              <w:t xml:space="preserve">2026. </w:t>
            </w:r>
            <w:r w:rsidRPr="001F7F26">
              <w:rPr>
                <w:rFonts w:ascii="Times New Roman" w:eastAsia="바탕체" w:hAnsi="Times New Roman"/>
              </w:rPr>
              <w:t>8. 31.</w:t>
            </w:r>
            <w:r w:rsidR="001B0B7B">
              <w:rPr>
                <w:rFonts w:ascii="Times New Roman" w:eastAsia="바탕체" w:hAnsi="Times New Roman"/>
              </w:rPr>
              <w:br/>
              <w:t>(1602</w:t>
            </w:r>
            <w:r w:rsidR="001B0B7B">
              <w:rPr>
                <w:rFonts w:ascii="Times New Roman" w:eastAsia="바탕체" w:hAnsi="Times New Roman" w:hint="eastAsia"/>
              </w:rPr>
              <w:t>호</w:t>
            </w:r>
            <w:r w:rsidR="001B0B7B">
              <w:rPr>
                <w:rFonts w:ascii="Times New Roman" w:eastAsia="바탕체" w:hAnsi="Times New Roman" w:hint="eastAsia"/>
              </w:rPr>
              <w:t>:</w:t>
            </w:r>
            <w:r w:rsidR="001B0B7B">
              <w:rPr>
                <w:rFonts w:ascii="Times New Roman" w:eastAsia="바탕체" w:hAnsi="Times New Roman"/>
              </w:rPr>
              <w:t xml:space="preserve"> 2022. 6. 1. ~ 2026. 8. 31.)</w:t>
            </w:r>
          </w:p>
        </w:tc>
        <w:tc>
          <w:tcPr>
            <w:tcW w:w="1701" w:type="dxa"/>
            <w:vAlign w:val="center"/>
          </w:tcPr>
          <w:p w14:paraId="3CE27D53" w14:textId="3FE63A66"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w:t>
            </w:r>
            <w:r w:rsidR="00D63394">
              <w:rPr>
                <w:rFonts w:ascii="Times New Roman" w:eastAsia="바탕체" w:hAnsi="Times New Roman"/>
              </w:rPr>
              <w:t>,</w:t>
            </w:r>
            <w:r>
              <w:rPr>
                <w:rFonts w:ascii="Times New Roman" w:eastAsia="바탕체" w:hAnsi="Times New Roman" w:hint="eastAsia"/>
              </w:rPr>
              <w:t>932.84</w:t>
            </w:r>
          </w:p>
        </w:tc>
        <w:tc>
          <w:tcPr>
            <w:tcW w:w="1843" w:type="dxa"/>
            <w:vMerge w:val="restart"/>
            <w:vAlign w:val="center"/>
          </w:tcPr>
          <w:p w14:paraId="7B0C0998" w14:textId="69FA3CAE"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w:t>
            </w:r>
            <w:r w:rsidR="00D63394">
              <w:rPr>
                <w:rFonts w:ascii="Times New Roman" w:eastAsia="바탕체" w:hAnsi="Times New Roman"/>
              </w:rPr>
              <w:t>,</w:t>
            </w:r>
            <w:r>
              <w:rPr>
                <w:rFonts w:ascii="Times New Roman" w:eastAsia="바탕체" w:hAnsi="Times New Roman" w:hint="eastAsia"/>
              </w:rPr>
              <w:t>990</w:t>
            </w:r>
            <w:r w:rsidR="00D63394">
              <w:rPr>
                <w:rFonts w:ascii="Times New Roman" w:eastAsia="바탕체" w:hAnsi="Times New Roman"/>
              </w:rPr>
              <w:t>,</w:t>
            </w:r>
            <w:r>
              <w:rPr>
                <w:rFonts w:ascii="Times New Roman" w:eastAsia="바탕체" w:hAnsi="Times New Roman" w:hint="eastAsia"/>
              </w:rPr>
              <w:t>706</w:t>
            </w:r>
            <w:r w:rsidR="00D63394">
              <w:rPr>
                <w:rFonts w:ascii="Times New Roman" w:eastAsia="바탕체" w:hAnsi="Times New Roman"/>
              </w:rPr>
              <w:t>,</w:t>
            </w:r>
            <w:r>
              <w:rPr>
                <w:rFonts w:ascii="Times New Roman" w:eastAsia="바탕체" w:hAnsi="Times New Roman" w:hint="eastAsia"/>
              </w:rPr>
              <w:t>000</w:t>
            </w:r>
          </w:p>
        </w:tc>
        <w:tc>
          <w:tcPr>
            <w:tcW w:w="2693" w:type="dxa"/>
            <w:vMerge w:val="restart"/>
            <w:vAlign w:val="center"/>
          </w:tcPr>
          <w:p w14:paraId="36A55560" w14:textId="024FB23E"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308</w:t>
            </w:r>
            <w:r w:rsidR="00D63394">
              <w:rPr>
                <w:rFonts w:ascii="Times New Roman" w:eastAsia="바탕체" w:hAnsi="Times New Roman"/>
              </w:rPr>
              <w:t>,</w:t>
            </w:r>
            <w:r>
              <w:rPr>
                <w:rFonts w:ascii="Times New Roman" w:eastAsia="바탕체" w:hAnsi="Times New Roman" w:hint="eastAsia"/>
              </w:rPr>
              <w:t>042</w:t>
            </w:r>
            <w:r w:rsidR="00D63394">
              <w:rPr>
                <w:rFonts w:ascii="Times New Roman" w:eastAsia="바탕체" w:hAnsi="Times New Roman"/>
              </w:rPr>
              <w:t>,</w:t>
            </w:r>
            <w:r>
              <w:rPr>
                <w:rFonts w:ascii="Times New Roman" w:eastAsia="바탕체" w:hAnsi="Times New Roman" w:hint="eastAsia"/>
              </w:rPr>
              <w:t>708</w:t>
            </w:r>
          </w:p>
        </w:tc>
        <w:tc>
          <w:tcPr>
            <w:tcW w:w="1643" w:type="dxa"/>
            <w:vMerge w:val="restart"/>
            <w:vAlign w:val="center"/>
          </w:tcPr>
          <w:p w14:paraId="17D91916" w14:textId="2CE78938"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148</w:t>
            </w:r>
            <w:r w:rsidR="00D63394">
              <w:rPr>
                <w:rFonts w:ascii="Times New Roman" w:eastAsia="바탕체" w:hAnsi="Times New Roman"/>
              </w:rPr>
              <w:t>,</w:t>
            </w:r>
            <w:r>
              <w:rPr>
                <w:rFonts w:ascii="Times New Roman" w:eastAsia="바탕체" w:hAnsi="Times New Roman" w:hint="eastAsia"/>
              </w:rPr>
              <w:t>820</w:t>
            </w:r>
            <w:r w:rsidR="00D63394">
              <w:rPr>
                <w:rFonts w:ascii="Times New Roman" w:eastAsia="바탕체" w:hAnsi="Times New Roman"/>
              </w:rPr>
              <w:t>,</w:t>
            </w:r>
            <w:r>
              <w:rPr>
                <w:rFonts w:ascii="Times New Roman" w:eastAsia="바탕체" w:hAnsi="Times New Roman" w:hint="eastAsia"/>
              </w:rPr>
              <w:t>651</w:t>
            </w:r>
          </w:p>
        </w:tc>
      </w:tr>
      <w:tr w:rsidR="006F1BA3" w:rsidRPr="001F7F26" w14:paraId="697AAD35" w14:textId="77777777" w:rsidTr="003B32F5">
        <w:trPr>
          <w:trHeight w:val="20"/>
          <w:jc w:val="center"/>
        </w:trPr>
        <w:tc>
          <w:tcPr>
            <w:tcW w:w="1129" w:type="dxa"/>
            <w:vAlign w:val="center"/>
          </w:tcPr>
          <w:p w14:paraId="7A7AF131"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6</w:t>
            </w:r>
            <w:r w:rsidRPr="001F7F26">
              <w:rPr>
                <w:rFonts w:ascii="Times New Roman" w:eastAsia="바탕체" w:hAnsi="Times New Roman"/>
              </w:rPr>
              <w:t>01</w:t>
            </w:r>
            <w:r w:rsidRPr="001F7F26">
              <w:rPr>
                <w:rFonts w:ascii="Times New Roman" w:eastAsia="바탕체" w:hAnsi="Times New Roman" w:hint="eastAsia"/>
              </w:rPr>
              <w:t>호</w:t>
            </w:r>
          </w:p>
        </w:tc>
        <w:tc>
          <w:tcPr>
            <w:tcW w:w="1985" w:type="dxa"/>
            <w:vMerge/>
            <w:vAlign w:val="center"/>
          </w:tcPr>
          <w:p w14:paraId="5983CC20"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5F9A4D55"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303AD40C" w14:textId="0E1F3E00"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7875C40D" w14:textId="7A570B15"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w:t>
            </w:r>
            <w:r>
              <w:rPr>
                <w:rFonts w:ascii="Times New Roman" w:eastAsia="바탕체" w:hAnsi="Times New Roman"/>
              </w:rPr>
              <w:t>64.42</w:t>
            </w:r>
          </w:p>
        </w:tc>
        <w:tc>
          <w:tcPr>
            <w:tcW w:w="1843" w:type="dxa"/>
            <w:vMerge/>
            <w:vAlign w:val="center"/>
          </w:tcPr>
          <w:p w14:paraId="5BE5A3D4" w14:textId="57EE9FD0"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5F246291" w14:textId="77777777"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13CAE332" w14:textId="7FC90DD3" w:rsidR="006F1BA3" w:rsidRPr="001F7F26" w:rsidRDefault="006F1BA3" w:rsidP="00D63394">
            <w:pPr>
              <w:pStyle w:val="afff4"/>
              <w:topLinePunct/>
              <w:spacing w:line="360" w:lineRule="exact"/>
              <w:ind w:leftChars="0" w:left="0"/>
              <w:jc w:val="right"/>
              <w:rPr>
                <w:rFonts w:ascii="Times New Roman" w:eastAsia="바탕체" w:hAnsi="Times New Roman"/>
              </w:rPr>
            </w:pPr>
          </w:p>
        </w:tc>
      </w:tr>
      <w:tr w:rsidR="006F1BA3" w:rsidRPr="001F7F26" w14:paraId="466B0221" w14:textId="77777777" w:rsidTr="003B32F5">
        <w:trPr>
          <w:trHeight w:val="20"/>
          <w:jc w:val="center"/>
        </w:trPr>
        <w:tc>
          <w:tcPr>
            <w:tcW w:w="1129" w:type="dxa"/>
            <w:vAlign w:val="center"/>
          </w:tcPr>
          <w:p w14:paraId="2253C55D"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lastRenderedPageBreak/>
              <w:t>7</w:t>
            </w:r>
            <w:r w:rsidRPr="001F7F26">
              <w:rPr>
                <w:rFonts w:ascii="Times New Roman" w:eastAsia="바탕체" w:hAnsi="Times New Roman"/>
              </w:rPr>
              <w:t>01</w:t>
            </w:r>
            <w:r w:rsidRPr="001F7F26">
              <w:rPr>
                <w:rFonts w:ascii="Times New Roman" w:eastAsia="바탕체" w:hAnsi="Times New Roman" w:hint="eastAsia"/>
              </w:rPr>
              <w:t>호</w:t>
            </w:r>
          </w:p>
        </w:tc>
        <w:tc>
          <w:tcPr>
            <w:tcW w:w="1985" w:type="dxa"/>
            <w:vMerge/>
            <w:vAlign w:val="center"/>
          </w:tcPr>
          <w:p w14:paraId="02C744F9"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2D445CB1"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31ADC32C" w14:textId="3D958CB9"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6B27F316" w14:textId="55BEC10B"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867.38</w:t>
            </w:r>
          </w:p>
        </w:tc>
        <w:tc>
          <w:tcPr>
            <w:tcW w:w="1843" w:type="dxa"/>
            <w:vMerge/>
            <w:vAlign w:val="center"/>
          </w:tcPr>
          <w:p w14:paraId="72254A19" w14:textId="58EF3097"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4AFA1CEE" w14:textId="77777777"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1B988D22" w14:textId="11E64BE4" w:rsidR="006F1BA3" w:rsidRPr="001F7F26" w:rsidRDefault="006F1BA3" w:rsidP="00D63394">
            <w:pPr>
              <w:pStyle w:val="afff4"/>
              <w:topLinePunct/>
              <w:spacing w:line="360" w:lineRule="exact"/>
              <w:ind w:leftChars="0" w:left="0"/>
              <w:jc w:val="right"/>
              <w:rPr>
                <w:rFonts w:ascii="Times New Roman" w:eastAsia="바탕체" w:hAnsi="Times New Roman"/>
              </w:rPr>
            </w:pPr>
          </w:p>
        </w:tc>
      </w:tr>
      <w:tr w:rsidR="006F1BA3" w:rsidRPr="001F7F26" w14:paraId="236BBB64" w14:textId="77777777" w:rsidTr="003B32F5">
        <w:trPr>
          <w:trHeight w:val="20"/>
          <w:jc w:val="center"/>
        </w:trPr>
        <w:tc>
          <w:tcPr>
            <w:tcW w:w="1129" w:type="dxa"/>
            <w:vAlign w:val="center"/>
          </w:tcPr>
          <w:p w14:paraId="123D8F59"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801</w:t>
            </w:r>
            <w:r w:rsidRPr="001F7F26">
              <w:rPr>
                <w:rFonts w:ascii="Times New Roman" w:eastAsia="바탕체" w:hAnsi="Times New Roman" w:hint="eastAsia"/>
              </w:rPr>
              <w:t>호</w:t>
            </w:r>
          </w:p>
        </w:tc>
        <w:tc>
          <w:tcPr>
            <w:tcW w:w="1985" w:type="dxa"/>
            <w:vMerge/>
            <w:vAlign w:val="center"/>
          </w:tcPr>
          <w:p w14:paraId="5EB0F743"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731C4215"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460AAC71" w14:textId="32A4B0B8"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440D9089" w14:textId="522AB775"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674.04</w:t>
            </w:r>
          </w:p>
        </w:tc>
        <w:tc>
          <w:tcPr>
            <w:tcW w:w="1843" w:type="dxa"/>
            <w:vMerge/>
            <w:vAlign w:val="center"/>
          </w:tcPr>
          <w:p w14:paraId="2286427F" w14:textId="76A571D9"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17AA13AA" w14:textId="77777777"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13B1B4A4" w14:textId="7834ABA7" w:rsidR="006F1BA3" w:rsidRPr="001F7F26" w:rsidRDefault="006F1BA3" w:rsidP="00D63394">
            <w:pPr>
              <w:pStyle w:val="afff4"/>
              <w:topLinePunct/>
              <w:spacing w:line="360" w:lineRule="exact"/>
              <w:ind w:leftChars="0" w:left="0"/>
              <w:jc w:val="right"/>
              <w:rPr>
                <w:rFonts w:ascii="Times New Roman" w:eastAsia="바탕체" w:hAnsi="Times New Roman"/>
              </w:rPr>
            </w:pPr>
          </w:p>
        </w:tc>
      </w:tr>
      <w:tr w:rsidR="006F1BA3" w:rsidRPr="001F7F26" w14:paraId="63D67860" w14:textId="77777777" w:rsidTr="003B32F5">
        <w:trPr>
          <w:trHeight w:val="20"/>
          <w:jc w:val="center"/>
        </w:trPr>
        <w:tc>
          <w:tcPr>
            <w:tcW w:w="1129" w:type="dxa"/>
            <w:vAlign w:val="center"/>
          </w:tcPr>
          <w:p w14:paraId="7700AD90" w14:textId="5C176E8D" w:rsidR="006F1BA3" w:rsidRPr="001F7F26" w:rsidRDefault="006F1BA3" w:rsidP="006F1BA3">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9</w:t>
            </w:r>
            <w:r w:rsidRPr="001F7F26">
              <w:rPr>
                <w:rFonts w:ascii="Times New Roman" w:eastAsia="바탕체" w:hAnsi="Times New Roman"/>
              </w:rPr>
              <w:t>01</w:t>
            </w:r>
            <w:r w:rsidRPr="001F7F26">
              <w:rPr>
                <w:rFonts w:ascii="Times New Roman" w:eastAsia="바탕체" w:hAnsi="Times New Roman" w:hint="eastAsia"/>
              </w:rPr>
              <w:t>호</w:t>
            </w:r>
          </w:p>
        </w:tc>
        <w:tc>
          <w:tcPr>
            <w:tcW w:w="1985" w:type="dxa"/>
            <w:vMerge/>
            <w:vAlign w:val="center"/>
          </w:tcPr>
          <w:p w14:paraId="700F5D07"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4D72AE2A"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1870CF28" w14:textId="1E200529"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4D8674FF" w14:textId="2C7BAA7D"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864.42</w:t>
            </w:r>
          </w:p>
        </w:tc>
        <w:tc>
          <w:tcPr>
            <w:tcW w:w="1843" w:type="dxa"/>
            <w:vMerge/>
            <w:vAlign w:val="center"/>
          </w:tcPr>
          <w:p w14:paraId="3AC7DD84" w14:textId="576EB79A"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77EC6888" w14:textId="77777777"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2089DC55" w14:textId="72C12D1B" w:rsidR="006F1BA3" w:rsidRPr="001F7F26" w:rsidRDefault="006F1BA3" w:rsidP="00D63394">
            <w:pPr>
              <w:pStyle w:val="afff4"/>
              <w:topLinePunct/>
              <w:spacing w:line="360" w:lineRule="exact"/>
              <w:ind w:leftChars="0" w:left="0"/>
              <w:jc w:val="right"/>
              <w:rPr>
                <w:rFonts w:ascii="Times New Roman" w:eastAsia="바탕체" w:hAnsi="Times New Roman"/>
              </w:rPr>
            </w:pPr>
          </w:p>
        </w:tc>
      </w:tr>
      <w:tr w:rsidR="006F1BA3" w:rsidRPr="001F7F26" w14:paraId="666696C5" w14:textId="77777777" w:rsidTr="003B32F5">
        <w:trPr>
          <w:trHeight w:val="20"/>
          <w:jc w:val="center"/>
        </w:trPr>
        <w:tc>
          <w:tcPr>
            <w:tcW w:w="1129" w:type="dxa"/>
            <w:vAlign w:val="center"/>
          </w:tcPr>
          <w:p w14:paraId="35D4F05D"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1602</w:t>
            </w:r>
            <w:r w:rsidRPr="001F7F26">
              <w:rPr>
                <w:rFonts w:ascii="Times New Roman" w:eastAsia="바탕체" w:hAnsi="Times New Roman" w:hint="eastAsia"/>
              </w:rPr>
              <w:t>호</w:t>
            </w:r>
            <w:r w:rsidRPr="001F7F26">
              <w:rPr>
                <w:rStyle w:val="ae"/>
                <w:rFonts w:ascii="Times New Roman" w:eastAsia="바탕체" w:hAnsi="Times New Roman"/>
              </w:rPr>
              <w:footnoteReference w:id="44"/>
            </w:r>
          </w:p>
        </w:tc>
        <w:tc>
          <w:tcPr>
            <w:tcW w:w="1985" w:type="dxa"/>
            <w:vMerge/>
            <w:vAlign w:val="center"/>
          </w:tcPr>
          <w:p w14:paraId="4515F26E"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16622478"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76024D36" w14:textId="43906AE8"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4185A3DE" w14:textId="386084E2"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390.10</w:t>
            </w:r>
          </w:p>
        </w:tc>
        <w:tc>
          <w:tcPr>
            <w:tcW w:w="1843" w:type="dxa"/>
            <w:vMerge/>
            <w:vAlign w:val="center"/>
          </w:tcPr>
          <w:p w14:paraId="5158F5FF" w14:textId="3A43439D"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303343E8" w14:textId="77777777"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5CE20855" w14:textId="43730FD5" w:rsidR="006F1BA3" w:rsidRPr="001F7F26" w:rsidRDefault="006F1BA3" w:rsidP="00D63394">
            <w:pPr>
              <w:pStyle w:val="afff4"/>
              <w:topLinePunct/>
              <w:spacing w:line="360" w:lineRule="exact"/>
              <w:ind w:leftChars="0" w:left="0"/>
              <w:jc w:val="right"/>
              <w:rPr>
                <w:rFonts w:ascii="Times New Roman" w:eastAsia="바탕체" w:hAnsi="Times New Roman"/>
              </w:rPr>
            </w:pPr>
          </w:p>
        </w:tc>
      </w:tr>
      <w:tr w:rsidR="006F1BA3" w:rsidRPr="001F7F26" w14:paraId="3D67D9CC" w14:textId="77777777" w:rsidTr="003B32F5">
        <w:trPr>
          <w:trHeight w:val="20"/>
          <w:jc w:val="center"/>
        </w:trPr>
        <w:tc>
          <w:tcPr>
            <w:tcW w:w="1129" w:type="dxa"/>
            <w:vAlign w:val="center"/>
          </w:tcPr>
          <w:p w14:paraId="08B2E101"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1001</w:t>
            </w:r>
            <w:r w:rsidRPr="001F7F26">
              <w:rPr>
                <w:rFonts w:ascii="Times New Roman" w:eastAsia="바탕체" w:hAnsi="Times New Roman" w:hint="eastAsia"/>
              </w:rPr>
              <w:t>호</w:t>
            </w:r>
          </w:p>
        </w:tc>
        <w:tc>
          <w:tcPr>
            <w:tcW w:w="1985" w:type="dxa"/>
            <w:vMerge w:val="restart"/>
            <w:vAlign w:val="center"/>
          </w:tcPr>
          <w:p w14:paraId="516EAA3F"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로카모빌리티</w:t>
            </w:r>
            <w:proofErr w:type="spellEnd"/>
            <w:r w:rsidRPr="001F7F26">
              <w:rPr>
                <w:rFonts w:ascii="Times New Roman" w:eastAsia="바탕체" w:hAnsi="Times New Roman" w:hint="eastAsia"/>
              </w:rPr>
              <w:t>㈜</w:t>
            </w:r>
          </w:p>
        </w:tc>
        <w:tc>
          <w:tcPr>
            <w:tcW w:w="1701" w:type="dxa"/>
            <w:vMerge w:val="restart"/>
            <w:vAlign w:val="center"/>
          </w:tcPr>
          <w:p w14:paraId="68ABA5DF" w14:textId="7FBD5444" w:rsidR="006F1BA3" w:rsidRPr="001F7F26" w:rsidRDefault="006F1BA3"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2021. 7. </w:t>
            </w:r>
            <w:r>
              <w:rPr>
                <w:rFonts w:ascii="Times New Roman" w:eastAsia="바탕체" w:hAnsi="Times New Roman"/>
              </w:rPr>
              <w:t>19.</w:t>
            </w:r>
          </w:p>
        </w:tc>
        <w:tc>
          <w:tcPr>
            <w:tcW w:w="2693" w:type="dxa"/>
            <w:vMerge w:val="restart"/>
            <w:vAlign w:val="center"/>
          </w:tcPr>
          <w:p w14:paraId="1D860649" w14:textId="4E1DCF6F"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12. 16. ~ </w:t>
            </w:r>
            <w:r w:rsidRPr="001F7F26">
              <w:rPr>
                <w:rFonts w:ascii="Times New Roman" w:eastAsia="바탕체" w:hAnsi="Times New Roman" w:hint="eastAsia"/>
              </w:rPr>
              <w:t xml:space="preserve">2026. </w:t>
            </w:r>
            <w:r w:rsidRPr="001F7F26">
              <w:rPr>
                <w:rFonts w:ascii="Times New Roman" w:eastAsia="바탕체" w:hAnsi="Times New Roman"/>
              </w:rPr>
              <w:t>12. 15.</w:t>
            </w:r>
          </w:p>
        </w:tc>
        <w:tc>
          <w:tcPr>
            <w:tcW w:w="1701" w:type="dxa"/>
            <w:vAlign w:val="center"/>
          </w:tcPr>
          <w:p w14:paraId="0D41DAF2" w14:textId="639C9B6B"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867.38</w:t>
            </w:r>
          </w:p>
        </w:tc>
        <w:tc>
          <w:tcPr>
            <w:tcW w:w="1843" w:type="dxa"/>
            <w:vMerge w:val="restart"/>
            <w:vAlign w:val="center"/>
          </w:tcPr>
          <w:p w14:paraId="39ABD85D" w14:textId="43045F0F"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114</w:t>
            </w:r>
            <w:r w:rsidR="00D63394">
              <w:rPr>
                <w:rFonts w:ascii="Times New Roman" w:eastAsia="바탕체" w:hAnsi="Times New Roman"/>
              </w:rPr>
              <w:t>,</w:t>
            </w:r>
            <w:r>
              <w:rPr>
                <w:rFonts w:ascii="Times New Roman" w:eastAsia="바탕체" w:hAnsi="Times New Roman" w:hint="eastAsia"/>
              </w:rPr>
              <w:t>131</w:t>
            </w:r>
            <w:r w:rsidR="00D63394">
              <w:rPr>
                <w:rFonts w:ascii="Times New Roman" w:eastAsia="바탕체" w:hAnsi="Times New Roman"/>
              </w:rPr>
              <w:t>,</w:t>
            </w:r>
            <w:r>
              <w:rPr>
                <w:rFonts w:ascii="Times New Roman" w:eastAsia="바탕체" w:hAnsi="Times New Roman" w:hint="eastAsia"/>
              </w:rPr>
              <w:t>200</w:t>
            </w:r>
          </w:p>
        </w:tc>
        <w:tc>
          <w:tcPr>
            <w:tcW w:w="2693" w:type="dxa"/>
            <w:vMerge w:val="restart"/>
            <w:vAlign w:val="center"/>
          </w:tcPr>
          <w:p w14:paraId="3B3D8FC9" w14:textId="42AA8493" w:rsidR="006F1BA3"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111</w:t>
            </w:r>
            <w:r w:rsidR="00D63394">
              <w:rPr>
                <w:rFonts w:ascii="Times New Roman" w:eastAsia="바탕체" w:hAnsi="Times New Roman"/>
              </w:rPr>
              <w:t>,</w:t>
            </w:r>
            <w:r>
              <w:rPr>
                <w:rFonts w:ascii="Times New Roman" w:eastAsia="바탕체" w:hAnsi="Times New Roman" w:hint="eastAsia"/>
              </w:rPr>
              <w:t>413</w:t>
            </w:r>
            <w:r w:rsidR="00D63394">
              <w:rPr>
                <w:rFonts w:ascii="Times New Roman" w:eastAsia="바탕체" w:hAnsi="Times New Roman"/>
              </w:rPr>
              <w:t>,</w:t>
            </w:r>
            <w:r>
              <w:rPr>
                <w:rFonts w:ascii="Times New Roman" w:eastAsia="바탕체" w:hAnsi="Times New Roman" w:hint="eastAsia"/>
              </w:rPr>
              <w:t>120</w:t>
            </w:r>
          </w:p>
        </w:tc>
        <w:tc>
          <w:tcPr>
            <w:tcW w:w="1643" w:type="dxa"/>
            <w:vMerge w:val="restart"/>
            <w:vAlign w:val="center"/>
          </w:tcPr>
          <w:p w14:paraId="10984A52" w14:textId="0D1EB930" w:rsidR="006F1BA3"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44</w:t>
            </w:r>
            <w:r w:rsidR="00D63394">
              <w:rPr>
                <w:rFonts w:ascii="Times New Roman" w:eastAsia="바탕체" w:hAnsi="Times New Roman"/>
              </w:rPr>
              <w:t>,</w:t>
            </w:r>
            <w:r>
              <w:rPr>
                <w:rFonts w:ascii="Times New Roman" w:eastAsia="바탕체" w:hAnsi="Times New Roman" w:hint="eastAsia"/>
              </w:rPr>
              <w:t>136</w:t>
            </w:r>
            <w:r w:rsidR="00D63394">
              <w:rPr>
                <w:rFonts w:ascii="Times New Roman" w:eastAsia="바탕체" w:hAnsi="Times New Roman"/>
              </w:rPr>
              <w:t>,</w:t>
            </w:r>
            <w:r>
              <w:rPr>
                <w:rFonts w:ascii="Times New Roman" w:eastAsia="바탕체" w:hAnsi="Times New Roman" w:hint="eastAsia"/>
              </w:rPr>
              <w:t>736</w:t>
            </w:r>
          </w:p>
        </w:tc>
      </w:tr>
      <w:tr w:rsidR="006F1BA3" w:rsidRPr="001F7F26" w14:paraId="25CE0A5B" w14:textId="77777777" w:rsidTr="003B32F5">
        <w:trPr>
          <w:trHeight w:val="20"/>
          <w:jc w:val="center"/>
        </w:trPr>
        <w:tc>
          <w:tcPr>
            <w:tcW w:w="1129" w:type="dxa"/>
            <w:vAlign w:val="center"/>
          </w:tcPr>
          <w:p w14:paraId="541B2ED1"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1101</w:t>
            </w:r>
            <w:r w:rsidRPr="001F7F26">
              <w:rPr>
                <w:rFonts w:ascii="Times New Roman" w:eastAsia="바탕체" w:hAnsi="Times New Roman" w:hint="eastAsia"/>
              </w:rPr>
              <w:t>호</w:t>
            </w:r>
          </w:p>
        </w:tc>
        <w:tc>
          <w:tcPr>
            <w:tcW w:w="1985" w:type="dxa"/>
            <w:vMerge/>
            <w:vAlign w:val="center"/>
          </w:tcPr>
          <w:p w14:paraId="31DFDB3F"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5D2DCC68" w14:textId="77777777"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73EAD920" w14:textId="1C073FF8" w:rsidR="006F1BA3" w:rsidRPr="001F7F26" w:rsidRDefault="006F1BA3"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6DB9ED0C" w14:textId="390F887C" w:rsidR="006F1BA3" w:rsidRPr="001F7F26" w:rsidRDefault="006F1BA3"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674.04</w:t>
            </w:r>
          </w:p>
        </w:tc>
        <w:tc>
          <w:tcPr>
            <w:tcW w:w="1843" w:type="dxa"/>
            <w:vMerge/>
            <w:vAlign w:val="center"/>
          </w:tcPr>
          <w:p w14:paraId="13988748" w14:textId="32792CD6"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02C6F9FC" w14:textId="77777777" w:rsidR="006F1BA3" w:rsidRPr="001F7F26" w:rsidRDefault="006F1BA3"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5D8A82F0" w14:textId="43C1F453" w:rsidR="006F1BA3" w:rsidRPr="001F7F26" w:rsidRDefault="006F1BA3" w:rsidP="00D63394">
            <w:pPr>
              <w:pStyle w:val="afff4"/>
              <w:topLinePunct/>
              <w:spacing w:line="360" w:lineRule="exact"/>
              <w:ind w:leftChars="0" w:left="0"/>
              <w:jc w:val="right"/>
              <w:rPr>
                <w:rFonts w:ascii="Times New Roman" w:eastAsia="바탕체" w:hAnsi="Times New Roman"/>
              </w:rPr>
            </w:pPr>
          </w:p>
        </w:tc>
      </w:tr>
      <w:tr w:rsidR="00E97D90" w:rsidRPr="001F7F26" w14:paraId="40D00A8A" w14:textId="77777777" w:rsidTr="003B32F5">
        <w:trPr>
          <w:trHeight w:val="20"/>
          <w:jc w:val="center"/>
        </w:trPr>
        <w:tc>
          <w:tcPr>
            <w:tcW w:w="1129" w:type="dxa"/>
            <w:vAlign w:val="center"/>
          </w:tcPr>
          <w:p w14:paraId="6C6FFE60"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1201</w:t>
            </w:r>
            <w:r w:rsidRPr="001F7F26">
              <w:rPr>
                <w:rFonts w:ascii="Times New Roman" w:eastAsia="바탕체" w:hAnsi="Times New Roman" w:hint="eastAsia"/>
              </w:rPr>
              <w:t>호</w:t>
            </w:r>
          </w:p>
        </w:tc>
        <w:tc>
          <w:tcPr>
            <w:tcW w:w="1985" w:type="dxa"/>
            <w:vAlign w:val="center"/>
          </w:tcPr>
          <w:p w14:paraId="1F7EA75B" w14:textId="77777777" w:rsidR="00E97D90" w:rsidRPr="001F7F26" w:rsidRDefault="00E97D90" w:rsidP="00306450">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교보생명보험</w:t>
            </w:r>
            <w:proofErr w:type="spellEnd"/>
            <w:r w:rsidRPr="001F7F26">
              <w:rPr>
                <w:rFonts w:ascii="Times New Roman" w:eastAsia="바탕체" w:hAnsi="Times New Roman" w:hint="eastAsia"/>
              </w:rPr>
              <w:t>㈜</w:t>
            </w:r>
          </w:p>
        </w:tc>
        <w:tc>
          <w:tcPr>
            <w:tcW w:w="1701" w:type="dxa"/>
            <w:vAlign w:val="center"/>
          </w:tcPr>
          <w:p w14:paraId="5C4FE43B" w14:textId="137823C1" w:rsidR="00E97D90" w:rsidRPr="001F7F26" w:rsidRDefault="00BE486A"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2021. 8. 2</w:t>
            </w:r>
            <w:r>
              <w:rPr>
                <w:rFonts w:ascii="Times New Roman" w:eastAsia="바탕체" w:hAnsi="Times New Roman"/>
              </w:rPr>
              <w:t>3.</w:t>
            </w:r>
            <w:r>
              <w:rPr>
                <w:rStyle w:val="ae"/>
                <w:rFonts w:ascii="Times New Roman" w:hAnsi="Times New Roman"/>
              </w:rPr>
              <w:footnoteReference w:id="45"/>
            </w:r>
          </w:p>
        </w:tc>
        <w:tc>
          <w:tcPr>
            <w:tcW w:w="2693" w:type="dxa"/>
            <w:vAlign w:val="center"/>
          </w:tcPr>
          <w:p w14:paraId="58E718E9" w14:textId="2F7B940A" w:rsidR="00E97D90" w:rsidRPr="001F7F26" w:rsidRDefault="00E97D90" w:rsidP="001B0B7B">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w:t>
            </w:r>
            <w:r w:rsidR="001B0B7B">
              <w:rPr>
                <w:rFonts w:ascii="Times New Roman" w:eastAsia="바탕체" w:hAnsi="Times New Roman"/>
              </w:rPr>
              <w:t>9. 25</w:t>
            </w:r>
            <w:r w:rsidRPr="001F7F26">
              <w:rPr>
                <w:rFonts w:ascii="Times New Roman" w:eastAsia="바탕체" w:hAnsi="Times New Roman"/>
              </w:rPr>
              <w:t xml:space="preserve">. ~ </w:t>
            </w:r>
            <w:r w:rsidRPr="001F7F26">
              <w:rPr>
                <w:rFonts w:ascii="Times New Roman" w:eastAsia="바탕체" w:hAnsi="Times New Roman" w:hint="eastAsia"/>
              </w:rPr>
              <w:t xml:space="preserve">2026. </w:t>
            </w:r>
            <w:r w:rsidRPr="001F7F26">
              <w:rPr>
                <w:rFonts w:ascii="Times New Roman" w:eastAsia="바탕체" w:hAnsi="Times New Roman"/>
              </w:rPr>
              <w:t>10. 24.</w:t>
            </w:r>
          </w:p>
        </w:tc>
        <w:tc>
          <w:tcPr>
            <w:tcW w:w="1701" w:type="dxa"/>
            <w:vAlign w:val="center"/>
          </w:tcPr>
          <w:p w14:paraId="600393F4" w14:textId="081F7279" w:rsidR="00E97D90"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864</w:t>
            </w:r>
            <w:r>
              <w:rPr>
                <w:rFonts w:ascii="Times New Roman" w:eastAsia="바탕체" w:hAnsi="Times New Roman"/>
              </w:rPr>
              <w:t>.42</w:t>
            </w:r>
          </w:p>
        </w:tc>
        <w:tc>
          <w:tcPr>
            <w:tcW w:w="1843" w:type="dxa"/>
            <w:vAlign w:val="center"/>
          </w:tcPr>
          <w:p w14:paraId="34B38E18" w14:textId="2F4DE2BB" w:rsidR="00E97D90"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586</w:t>
            </w:r>
            <w:r w:rsidR="00D63394">
              <w:rPr>
                <w:rFonts w:ascii="Times New Roman" w:eastAsia="바탕체" w:hAnsi="Times New Roman"/>
              </w:rPr>
              <w:t>,</w:t>
            </w:r>
            <w:r>
              <w:rPr>
                <w:rFonts w:ascii="Times New Roman" w:eastAsia="바탕체" w:hAnsi="Times New Roman" w:hint="eastAsia"/>
              </w:rPr>
              <w:t>546</w:t>
            </w:r>
            <w:r w:rsidR="00D63394">
              <w:rPr>
                <w:rFonts w:ascii="Times New Roman" w:eastAsia="바탕체" w:hAnsi="Times New Roman"/>
              </w:rPr>
              <w:t>,</w:t>
            </w:r>
            <w:r>
              <w:rPr>
                <w:rFonts w:ascii="Times New Roman" w:eastAsia="바탕체" w:hAnsi="Times New Roman" w:hint="eastAsia"/>
              </w:rPr>
              <w:t>200</w:t>
            </w:r>
          </w:p>
        </w:tc>
        <w:tc>
          <w:tcPr>
            <w:tcW w:w="2693" w:type="dxa"/>
            <w:vAlign w:val="center"/>
          </w:tcPr>
          <w:p w14:paraId="543E1DD0" w14:textId="1366C42C" w:rsidR="00E97D90"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73</w:t>
            </w:r>
            <w:r w:rsidR="00D63394">
              <w:rPr>
                <w:rFonts w:ascii="Times New Roman" w:eastAsia="바탕체" w:hAnsi="Times New Roman"/>
              </w:rPr>
              <w:t>,</w:t>
            </w:r>
            <w:r>
              <w:rPr>
                <w:rFonts w:ascii="Times New Roman" w:eastAsia="바탕체" w:hAnsi="Times New Roman" w:hint="eastAsia"/>
              </w:rPr>
              <w:t>318</w:t>
            </w:r>
            <w:r w:rsidR="00D63394">
              <w:rPr>
                <w:rFonts w:ascii="Times New Roman" w:eastAsia="바탕체" w:hAnsi="Times New Roman"/>
              </w:rPr>
              <w:t>,</w:t>
            </w:r>
            <w:r>
              <w:rPr>
                <w:rFonts w:ascii="Times New Roman" w:eastAsia="바탕체" w:hAnsi="Times New Roman" w:hint="eastAsia"/>
              </w:rPr>
              <w:t>700</w:t>
            </w:r>
          </w:p>
        </w:tc>
        <w:tc>
          <w:tcPr>
            <w:tcW w:w="1643" w:type="dxa"/>
            <w:vAlign w:val="center"/>
          </w:tcPr>
          <w:p w14:paraId="675EF453" w14:textId="10EEA8DF" w:rsidR="00E97D90"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27</w:t>
            </w:r>
            <w:r w:rsidR="00D63394">
              <w:rPr>
                <w:rFonts w:ascii="Times New Roman" w:eastAsia="바탕체" w:hAnsi="Times New Roman"/>
              </w:rPr>
              <w:t>,</w:t>
            </w:r>
            <w:r>
              <w:rPr>
                <w:rFonts w:ascii="Times New Roman" w:eastAsia="바탕체" w:hAnsi="Times New Roman" w:hint="eastAsia"/>
              </w:rPr>
              <w:t>635</w:t>
            </w:r>
            <w:r w:rsidR="00D63394">
              <w:rPr>
                <w:rFonts w:ascii="Times New Roman" w:eastAsia="바탕체" w:hAnsi="Times New Roman"/>
              </w:rPr>
              <w:t>,</w:t>
            </w:r>
            <w:r>
              <w:rPr>
                <w:rFonts w:ascii="Times New Roman" w:eastAsia="바탕체" w:hAnsi="Times New Roman" w:hint="eastAsia"/>
              </w:rPr>
              <w:t>510</w:t>
            </w:r>
            <w:r>
              <w:rPr>
                <w:rStyle w:val="ae"/>
                <w:rFonts w:ascii="Times New Roman" w:hAnsi="Times New Roman"/>
              </w:rPr>
              <w:footnoteReference w:id="46"/>
            </w:r>
          </w:p>
        </w:tc>
      </w:tr>
      <w:tr w:rsidR="00BE486A" w:rsidRPr="001F7F26" w14:paraId="33C549D0" w14:textId="77777777" w:rsidTr="003B32F5">
        <w:trPr>
          <w:trHeight w:val="20"/>
          <w:jc w:val="center"/>
        </w:trPr>
        <w:tc>
          <w:tcPr>
            <w:tcW w:w="1129" w:type="dxa"/>
            <w:vAlign w:val="center"/>
          </w:tcPr>
          <w:p w14:paraId="38C470F2" w14:textId="77777777" w:rsidR="00BE486A" w:rsidRPr="001F7F26" w:rsidRDefault="00BE486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1401</w:t>
            </w:r>
            <w:r w:rsidRPr="001F7F26">
              <w:rPr>
                <w:rFonts w:ascii="Times New Roman" w:eastAsia="바탕체" w:hAnsi="Times New Roman" w:hint="eastAsia"/>
              </w:rPr>
              <w:t>호</w:t>
            </w:r>
          </w:p>
        </w:tc>
        <w:tc>
          <w:tcPr>
            <w:tcW w:w="1985" w:type="dxa"/>
            <w:vMerge w:val="restart"/>
            <w:vAlign w:val="center"/>
          </w:tcPr>
          <w:p w14:paraId="632DC223" w14:textId="77777777" w:rsidR="00BE486A" w:rsidRPr="001F7F26" w:rsidRDefault="00BE486A" w:rsidP="00306450">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클래리베이트애널리스틱스코리아</w:t>
            </w:r>
            <w:proofErr w:type="spellEnd"/>
            <w:r w:rsidRPr="001F7F26">
              <w:rPr>
                <w:rFonts w:ascii="Times New Roman" w:eastAsia="바탕체" w:hAnsi="Times New Roman" w:hint="eastAsia"/>
              </w:rPr>
              <w:t>㈜</w:t>
            </w:r>
          </w:p>
        </w:tc>
        <w:tc>
          <w:tcPr>
            <w:tcW w:w="1701" w:type="dxa"/>
            <w:vMerge w:val="restart"/>
            <w:vAlign w:val="center"/>
          </w:tcPr>
          <w:p w14:paraId="4C6CEEC7" w14:textId="392F7BEF" w:rsidR="00BE486A" w:rsidRPr="001F7F26" w:rsidRDefault="00BE486A"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2022. 4. </w:t>
            </w:r>
            <w:r>
              <w:rPr>
                <w:rFonts w:ascii="Times New Roman" w:eastAsia="바탕체" w:hAnsi="Times New Roman"/>
              </w:rPr>
              <w:t>8.</w:t>
            </w:r>
          </w:p>
        </w:tc>
        <w:tc>
          <w:tcPr>
            <w:tcW w:w="2693" w:type="dxa"/>
            <w:vMerge w:val="restart"/>
            <w:vAlign w:val="center"/>
          </w:tcPr>
          <w:p w14:paraId="6D7DAAD4" w14:textId="5E7BBF76" w:rsidR="00BE486A" w:rsidRPr="001F7F26" w:rsidRDefault="00BE486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9. 16. ~ </w:t>
            </w:r>
            <w:r w:rsidRPr="001F7F26">
              <w:rPr>
                <w:rFonts w:ascii="Times New Roman" w:eastAsia="바탕체" w:hAnsi="Times New Roman" w:hint="eastAsia"/>
              </w:rPr>
              <w:t>202</w:t>
            </w:r>
            <w:r w:rsidRPr="001F7F26">
              <w:rPr>
                <w:rFonts w:ascii="Times New Roman" w:eastAsia="바탕체" w:hAnsi="Times New Roman"/>
              </w:rPr>
              <w:t>7. 9. 15.</w:t>
            </w:r>
          </w:p>
        </w:tc>
        <w:tc>
          <w:tcPr>
            <w:tcW w:w="1701" w:type="dxa"/>
            <w:vMerge w:val="restart"/>
            <w:vAlign w:val="center"/>
          </w:tcPr>
          <w:p w14:paraId="1B185871" w14:textId="6A55D21F" w:rsidR="00BE486A"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674.04</w:t>
            </w:r>
          </w:p>
        </w:tc>
        <w:tc>
          <w:tcPr>
            <w:tcW w:w="1843" w:type="dxa"/>
            <w:vMerge w:val="restart"/>
            <w:vAlign w:val="center"/>
          </w:tcPr>
          <w:p w14:paraId="090F795C" w14:textId="49ACAEEF" w:rsidR="00BE486A"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526</w:t>
            </w:r>
            <w:r w:rsidR="00D63394">
              <w:rPr>
                <w:rFonts w:ascii="Times New Roman" w:eastAsia="바탕체" w:hAnsi="Times New Roman"/>
              </w:rPr>
              <w:t>,</w:t>
            </w:r>
            <w:r>
              <w:rPr>
                <w:rFonts w:ascii="Times New Roman" w:eastAsia="바탕체" w:hAnsi="Times New Roman" w:hint="eastAsia"/>
              </w:rPr>
              <w:t>656</w:t>
            </w:r>
            <w:r w:rsidR="00D63394">
              <w:rPr>
                <w:rFonts w:ascii="Times New Roman" w:eastAsia="바탕체" w:hAnsi="Times New Roman"/>
              </w:rPr>
              <w:t>,</w:t>
            </w:r>
            <w:r>
              <w:rPr>
                <w:rFonts w:ascii="Times New Roman" w:eastAsia="바탕체" w:hAnsi="Times New Roman" w:hint="eastAsia"/>
              </w:rPr>
              <w:t>000</w:t>
            </w:r>
          </w:p>
        </w:tc>
        <w:tc>
          <w:tcPr>
            <w:tcW w:w="2693" w:type="dxa"/>
            <w:vMerge w:val="restart"/>
            <w:vAlign w:val="center"/>
          </w:tcPr>
          <w:p w14:paraId="0116ACC2" w14:textId="673BCDE3" w:rsidR="00BE486A"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52</w:t>
            </w:r>
            <w:r w:rsidR="00D63394">
              <w:rPr>
                <w:rFonts w:ascii="Times New Roman" w:eastAsia="바탕체" w:hAnsi="Times New Roman"/>
              </w:rPr>
              <w:t>,</w:t>
            </w:r>
            <w:r>
              <w:rPr>
                <w:rFonts w:ascii="Times New Roman" w:eastAsia="바탕체" w:hAnsi="Times New Roman" w:hint="eastAsia"/>
              </w:rPr>
              <w:t>665</w:t>
            </w:r>
            <w:r w:rsidR="00D63394">
              <w:rPr>
                <w:rFonts w:ascii="Times New Roman" w:eastAsia="바탕체" w:hAnsi="Times New Roman"/>
              </w:rPr>
              <w:t>,</w:t>
            </w:r>
            <w:r>
              <w:rPr>
                <w:rFonts w:ascii="Times New Roman" w:eastAsia="바탕체" w:hAnsi="Times New Roman" w:hint="eastAsia"/>
              </w:rPr>
              <w:t>600</w:t>
            </w:r>
          </w:p>
        </w:tc>
        <w:tc>
          <w:tcPr>
            <w:tcW w:w="1643" w:type="dxa"/>
            <w:vMerge w:val="restart"/>
            <w:vAlign w:val="center"/>
          </w:tcPr>
          <w:p w14:paraId="31AF7918" w14:textId="0498C0EE" w:rsidR="00BE486A" w:rsidRPr="001F7F26" w:rsidRDefault="00BE486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20</w:t>
            </w:r>
            <w:r w:rsidR="00D63394">
              <w:rPr>
                <w:rFonts w:ascii="Times New Roman" w:eastAsia="바탕체" w:hAnsi="Times New Roman"/>
              </w:rPr>
              <w:t>,</w:t>
            </w:r>
            <w:r>
              <w:rPr>
                <w:rFonts w:ascii="Times New Roman" w:eastAsia="바탕체" w:hAnsi="Times New Roman" w:hint="eastAsia"/>
              </w:rPr>
              <w:t>863</w:t>
            </w:r>
            <w:r w:rsidR="00D63394">
              <w:rPr>
                <w:rFonts w:ascii="Times New Roman" w:eastAsia="바탕체" w:hAnsi="Times New Roman"/>
              </w:rPr>
              <w:t>,</w:t>
            </w:r>
            <w:r>
              <w:rPr>
                <w:rFonts w:ascii="Times New Roman" w:eastAsia="바탕체" w:hAnsi="Times New Roman" w:hint="eastAsia"/>
              </w:rPr>
              <w:t>680</w:t>
            </w:r>
          </w:p>
        </w:tc>
      </w:tr>
      <w:tr w:rsidR="00BE486A" w:rsidRPr="001F7F26" w14:paraId="005B57E5" w14:textId="77777777" w:rsidTr="003B32F5">
        <w:trPr>
          <w:trHeight w:val="20"/>
          <w:jc w:val="center"/>
        </w:trPr>
        <w:tc>
          <w:tcPr>
            <w:tcW w:w="1129" w:type="dxa"/>
            <w:vAlign w:val="center"/>
          </w:tcPr>
          <w:p w14:paraId="32AD7DF7" w14:textId="77777777" w:rsidR="00BE486A" w:rsidRPr="001F7F26" w:rsidRDefault="00BE486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1402</w:t>
            </w:r>
            <w:r w:rsidRPr="001F7F26">
              <w:rPr>
                <w:rFonts w:ascii="Times New Roman" w:eastAsia="바탕체" w:hAnsi="Times New Roman" w:hint="eastAsia"/>
              </w:rPr>
              <w:t>호</w:t>
            </w:r>
          </w:p>
        </w:tc>
        <w:tc>
          <w:tcPr>
            <w:tcW w:w="1985" w:type="dxa"/>
            <w:vMerge/>
            <w:vAlign w:val="center"/>
          </w:tcPr>
          <w:p w14:paraId="44C6388F" w14:textId="77777777" w:rsidR="00BE486A" w:rsidRPr="001F7F26" w:rsidRDefault="00BE486A"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4FB03481" w14:textId="77777777" w:rsidR="00BE486A" w:rsidRPr="001F7F26" w:rsidRDefault="00BE486A"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037498E6" w14:textId="0A112B21" w:rsidR="00BE486A" w:rsidRPr="001F7F26" w:rsidRDefault="00BE486A"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46BA6887" w14:textId="77777777" w:rsidR="00BE486A" w:rsidRPr="001F7F26" w:rsidRDefault="00BE486A" w:rsidP="00D63394">
            <w:pPr>
              <w:pStyle w:val="afff4"/>
              <w:topLinePunct/>
              <w:spacing w:line="360" w:lineRule="exact"/>
              <w:ind w:leftChars="0" w:left="0"/>
              <w:jc w:val="right"/>
              <w:rPr>
                <w:rFonts w:ascii="Times New Roman" w:eastAsia="바탕체" w:hAnsi="Times New Roman"/>
              </w:rPr>
            </w:pPr>
          </w:p>
        </w:tc>
        <w:tc>
          <w:tcPr>
            <w:tcW w:w="1843" w:type="dxa"/>
            <w:vMerge/>
            <w:vAlign w:val="center"/>
          </w:tcPr>
          <w:p w14:paraId="2B1A65F4" w14:textId="1005B9ED" w:rsidR="00BE486A" w:rsidRPr="001F7F26" w:rsidRDefault="00BE486A" w:rsidP="00D63394">
            <w:pPr>
              <w:pStyle w:val="afff4"/>
              <w:topLinePunct/>
              <w:spacing w:line="360" w:lineRule="exact"/>
              <w:ind w:leftChars="0" w:left="0"/>
              <w:jc w:val="right"/>
              <w:rPr>
                <w:rFonts w:ascii="Times New Roman" w:eastAsia="바탕체" w:hAnsi="Times New Roman"/>
              </w:rPr>
            </w:pPr>
          </w:p>
        </w:tc>
        <w:tc>
          <w:tcPr>
            <w:tcW w:w="2693" w:type="dxa"/>
            <w:vMerge/>
            <w:vAlign w:val="center"/>
          </w:tcPr>
          <w:p w14:paraId="188D3D81" w14:textId="77777777" w:rsidR="00BE486A" w:rsidRPr="001F7F26" w:rsidRDefault="00BE486A"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2EC61689" w14:textId="5DEE4300" w:rsidR="00BE486A" w:rsidRPr="001F7F26" w:rsidRDefault="00BE486A" w:rsidP="00D63394">
            <w:pPr>
              <w:pStyle w:val="afff4"/>
              <w:topLinePunct/>
              <w:spacing w:line="360" w:lineRule="exact"/>
              <w:ind w:leftChars="0" w:left="0"/>
              <w:jc w:val="right"/>
              <w:rPr>
                <w:rFonts w:ascii="Times New Roman" w:eastAsia="바탕체" w:hAnsi="Times New Roman"/>
              </w:rPr>
            </w:pPr>
          </w:p>
        </w:tc>
      </w:tr>
      <w:tr w:rsidR="00AE4EFA" w:rsidRPr="001F7F26" w14:paraId="625CF580" w14:textId="77777777" w:rsidTr="003B32F5">
        <w:trPr>
          <w:trHeight w:val="20"/>
          <w:jc w:val="center"/>
        </w:trPr>
        <w:tc>
          <w:tcPr>
            <w:tcW w:w="1129" w:type="dxa"/>
            <w:vAlign w:val="center"/>
          </w:tcPr>
          <w:p w14:paraId="4B47A2AA"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1501</w:t>
            </w:r>
            <w:r w:rsidRPr="001F7F26">
              <w:rPr>
                <w:rFonts w:ascii="Times New Roman" w:eastAsia="바탕체" w:hAnsi="Times New Roman" w:hint="eastAsia"/>
              </w:rPr>
              <w:t>호</w:t>
            </w:r>
          </w:p>
        </w:tc>
        <w:tc>
          <w:tcPr>
            <w:tcW w:w="1985" w:type="dxa"/>
            <w:vMerge w:val="restart"/>
            <w:vAlign w:val="center"/>
          </w:tcPr>
          <w:p w14:paraId="16382FA0"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셀린느코리아</w:t>
            </w:r>
            <w:proofErr w:type="spellEnd"/>
            <w:r w:rsidRPr="001F7F26">
              <w:rPr>
                <w:rFonts w:ascii="Times New Roman" w:eastAsia="바탕체" w:hAnsi="Times New Roman" w:hint="eastAsia"/>
              </w:rPr>
              <w:t xml:space="preserve"> </w:t>
            </w:r>
            <w:r w:rsidRPr="001F7F26">
              <w:rPr>
                <w:rFonts w:ascii="Times New Roman" w:eastAsia="바탕체" w:hAnsi="Times New Roman" w:hint="eastAsia"/>
              </w:rPr>
              <w:t>유한회사</w:t>
            </w:r>
          </w:p>
        </w:tc>
        <w:tc>
          <w:tcPr>
            <w:tcW w:w="1701" w:type="dxa"/>
            <w:vMerge w:val="restart"/>
            <w:vAlign w:val="center"/>
          </w:tcPr>
          <w:p w14:paraId="30F90E99" w14:textId="69AAECBE" w:rsidR="00AE4EFA" w:rsidRPr="001F7F26" w:rsidRDefault="00AE4EFA"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2022. 4. </w:t>
            </w:r>
            <w:r>
              <w:rPr>
                <w:rFonts w:ascii="Times New Roman" w:eastAsia="바탕체" w:hAnsi="Times New Roman"/>
              </w:rPr>
              <w:t>6.</w:t>
            </w:r>
            <w:r>
              <w:rPr>
                <w:rStyle w:val="ae"/>
                <w:rFonts w:ascii="Times New Roman" w:hAnsi="Times New Roman"/>
              </w:rPr>
              <w:footnoteReference w:id="47"/>
            </w:r>
          </w:p>
        </w:tc>
        <w:tc>
          <w:tcPr>
            <w:tcW w:w="2693" w:type="dxa"/>
            <w:vMerge w:val="restart"/>
            <w:vAlign w:val="center"/>
          </w:tcPr>
          <w:p w14:paraId="0487C327" w14:textId="35DB1673"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4. 15. ~ </w:t>
            </w:r>
            <w:r w:rsidRPr="001F7F26">
              <w:rPr>
                <w:rFonts w:ascii="Times New Roman" w:eastAsia="바탕체" w:hAnsi="Times New Roman" w:hint="eastAsia"/>
              </w:rPr>
              <w:t>202</w:t>
            </w:r>
            <w:r w:rsidRPr="001F7F26">
              <w:rPr>
                <w:rFonts w:ascii="Times New Roman" w:eastAsia="바탕체" w:hAnsi="Times New Roman"/>
              </w:rPr>
              <w:t>7. 8. 14.</w:t>
            </w:r>
          </w:p>
        </w:tc>
        <w:tc>
          <w:tcPr>
            <w:tcW w:w="1701" w:type="dxa"/>
            <w:vAlign w:val="center"/>
          </w:tcPr>
          <w:p w14:paraId="1E2EFD33" w14:textId="1633A87B"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864.43</w:t>
            </w:r>
          </w:p>
        </w:tc>
        <w:tc>
          <w:tcPr>
            <w:tcW w:w="1843" w:type="dxa"/>
            <w:vMerge w:val="restart"/>
            <w:vAlign w:val="center"/>
          </w:tcPr>
          <w:p w14:paraId="67566138" w14:textId="67556749"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740</w:t>
            </w:r>
            <w:r w:rsidR="00D63394">
              <w:rPr>
                <w:rFonts w:ascii="Times New Roman" w:eastAsia="바탕체" w:hAnsi="Times New Roman"/>
              </w:rPr>
              <w:t>,</w:t>
            </w:r>
            <w:r>
              <w:rPr>
                <w:rFonts w:ascii="Times New Roman" w:eastAsia="바탕체" w:hAnsi="Times New Roman" w:hint="eastAsia"/>
              </w:rPr>
              <w:t>750</w:t>
            </w:r>
            <w:r w:rsidR="00D63394">
              <w:rPr>
                <w:rFonts w:ascii="Times New Roman" w:eastAsia="바탕체" w:hAnsi="Times New Roman"/>
              </w:rPr>
              <w:t>,</w:t>
            </w:r>
            <w:r>
              <w:rPr>
                <w:rFonts w:ascii="Times New Roman" w:eastAsia="바탕체" w:hAnsi="Times New Roman" w:hint="eastAsia"/>
              </w:rPr>
              <w:t>400</w:t>
            </w:r>
          </w:p>
        </w:tc>
        <w:tc>
          <w:tcPr>
            <w:tcW w:w="2693" w:type="dxa"/>
            <w:vMerge w:val="restart"/>
            <w:vAlign w:val="center"/>
          </w:tcPr>
          <w:p w14:paraId="4B5B546B" w14:textId="6E35BCD4" w:rsidR="00AE4EFA" w:rsidRPr="001F7F26" w:rsidRDefault="00AE4EFA" w:rsidP="00ED6B7E">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74</w:t>
            </w:r>
            <w:r w:rsidR="00D63394">
              <w:rPr>
                <w:rFonts w:ascii="Times New Roman" w:eastAsia="바탕체" w:hAnsi="Times New Roman"/>
              </w:rPr>
              <w:t>,</w:t>
            </w:r>
            <w:r w:rsidR="00ED6B7E">
              <w:rPr>
                <w:rFonts w:ascii="Times New Roman" w:eastAsia="바탕체" w:hAnsi="Times New Roman"/>
              </w:rPr>
              <w:t>0</w:t>
            </w:r>
            <w:r>
              <w:rPr>
                <w:rFonts w:ascii="Times New Roman" w:eastAsia="바탕체" w:hAnsi="Times New Roman" w:hint="eastAsia"/>
              </w:rPr>
              <w:t>75</w:t>
            </w:r>
            <w:r w:rsidR="00D63394">
              <w:rPr>
                <w:rFonts w:ascii="Times New Roman" w:eastAsia="바탕체" w:hAnsi="Times New Roman"/>
              </w:rPr>
              <w:t>,</w:t>
            </w:r>
            <w:r w:rsidR="00ED6B7E">
              <w:rPr>
                <w:rFonts w:ascii="Times New Roman" w:eastAsia="바탕체" w:hAnsi="Times New Roman"/>
              </w:rPr>
              <w:t>0</w:t>
            </w:r>
            <w:r>
              <w:rPr>
                <w:rFonts w:ascii="Times New Roman" w:eastAsia="바탕체" w:hAnsi="Times New Roman" w:hint="eastAsia"/>
              </w:rPr>
              <w:t>4</w:t>
            </w:r>
            <w:r>
              <w:rPr>
                <w:rFonts w:ascii="Times New Roman" w:eastAsia="바탕체" w:hAnsi="Times New Roman"/>
              </w:rPr>
              <w:t>0</w:t>
            </w:r>
          </w:p>
        </w:tc>
        <w:tc>
          <w:tcPr>
            <w:tcW w:w="1643" w:type="dxa"/>
            <w:vMerge w:val="restart"/>
            <w:vAlign w:val="center"/>
          </w:tcPr>
          <w:p w14:paraId="77DC8811" w14:textId="1D449B69"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28</w:t>
            </w:r>
            <w:r w:rsidR="00D63394">
              <w:rPr>
                <w:rFonts w:ascii="Times New Roman" w:eastAsia="바탕체" w:hAnsi="Times New Roman"/>
              </w:rPr>
              <w:t>,</w:t>
            </w:r>
            <w:r>
              <w:rPr>
                <w:rFonts w:ascii="Times New Roman" w:eastAsia="바탕체" w:hAnsi="Times New Roman" w:hint="eastAsia"/>
              </w:rPr>
              <w:t>490</w:t>
            </w:r>
            <w:r w:rsidR="00D63394">
              <w:rPr>
                <w:rFonts w:ascii="Times New Roman" w:eastAsia="바탕체" w:hAnsi="Times New Roman"/>
              </w:rPr>
              <w:t>,</w:t>
            </w:r>
            <w:r>
              <w:rPr>
                <w:rFonts w:ascii="Times New Roman" w:eastAsia="바탕체" w:hAnsi="Times New Roman" w:hint="eastAsia"/>
              </w:rPr>
              <w:t>400</w:t>
            </w:r>
          </w:p>
        </w:tc>
      </w:tr>
      <w:tr w:rsidR="00AE4EFA" w:rsidRPr="001F7F26" w14:paraId="56DE7DD9" w14:textId="77777777" w:rsidTr="003B32F5">
        <w:trPr>
          <w:trHeight w:val="20"/>
          <w:jc w:val="center"/>
        </w:trPr>
        <w:tc>
          <w:tcPr>
            <w:tcW w:w="1129" w:type="dxa"/>
            <w:vAlign w:val="center"/>
          </w:tcPr>
          <w:p w14:paraId="23431D1F"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1601</w:t>
            </w:r>
            <w:r w:rsidRPr="001F7F26">
              <w:rPr>
                <w:rFonts w:ascii="Times New Roman" w:eastAsia="바탕체" w:hAnsi="Times New Roman" w:hint="eastAsia"/>
              </w:rPr>
              <w:t>호</w:t>
            </w:r>
          </w:p>
        </w:tc>
        <w:tc>
          <w:tcPr>
            <w:tcW w:w="1985" w:type="dxa"/>
            <w:vMerge/>
            <w:vAlign w:val="center"/>
          </w:tcPr>
          <w:p w14:paraId="60C0FE22"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0954E342"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66E25051" w14:textId="5DB1CEBC"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1E2B89A8" w14:textId="1B0390AA"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477.18</w:t>
            </w:r>
            <w:r>
              <w:rPr>
                <w:rStyle w:val="ae"/>
                <w:rFonts w:ascii="Times New Roman" w:hAnsi="Times New Roman"/>
              </w:rPr>
              <w:footnoteReference w:id="48"/>
            </w:r>
          </w:p>
        </w:tc>
        <w:tc>
          <w:tcPr>
            <w:tcW w:w="1843" w:type="dxa"/>
            <w:vMerge/>
            <w:vAlign w:val="center"/>
          </w:tcPr>
          <w:p w14:paraId="133017D5" w14:textId="0BB4479A" w:rsidR="00AE4EFA" w:rsidRPr="001F7F26" w:rsidRDefault="00AE4EFA" w:rsidP="00306450">
            <w:pPr>
              <w:pStyle w:val="afff4"/>
              <w:topLinePunct/>
              <w:spacing w:line="360" w:lineRule="exact"/>
              <w:ind w:leftChars="0" w:left="0"/>
              <w:rPr>
                <w:rFonts w:ascii="Times New Roman" w:eastAsia="바탕체" w:hAnsi="Times New Roman"/>
              </w:rPr>
            </w:pPr>
          </w:p>
        </w:tc>
        <w:tc>
          <w:tcPr>
            <w:tcW w:w="2693" w:type="dxa"/>
            <w:vMerge/>
            <w:vAlign w:val="center"/>
          </w:tcPr>
          <w:p w14:paraId="016CAB7C" w14:textId="77777777" w:rsidR="00AE4EFA" w:rsidRPr="001F7F26" w:rsidRDefault="00AE4EFA" w:rsidP="00D63394">
            <w:pPr>
              <w:pStyle w:val="afff4"/>
              <w:topLinePunct/>
              <w:spacing w:line="360" w:lineRule="exact"/>
              <w:ind w:leftChars="0" w:left="0"/>
              <w:jc w:val="right"/>
              <w:rPr>
                <w:rFonts w:ascii="Times New Roman" w:eastAsia="바탕체" w:hAnsi="Times New Roman"/>
              </w:rPr>
            </w:pPr>
          </w:p>
        </w:tc>
        <w:tc>
          <w:tcPr>
            <w:tcW w:w="1643" w:type="dxa"/>
            <w:vMerge/>
            <w:vAlign w:val="center"/>
          </w:tcPr>
          <w:p w14:paraId="370F0924" w14:textId="09C2636B" w:rsidR="00AE4EFA" w:rsidRPr="001F7F26" w:rsidRDefault="00AE4EFA" w:rsidP="00D63394">
            <w:pPr>
              <w:pStyle w:val="afff4"/>
              <w:topLinePunct/>
              <w:spacing w:line="360" w:lineRule="exact"/>
              <w:ind w:leftChars="0" w:left="0"/>
              <w:jc w:val="right"/>
              <w:rPr>
                <w:rFonts w:ascii="Times New Roman" w:eastAsia="바탕체" w:hAnsi="Times New Roman"/>
              </w:rPr>
            </w:pPr>
          </w:p>
        </w:tc>
      </w:tr>
      <w:tr w:rsidR="00AE4EFA" w:rsidRPr="001F7F26" w14:paraId="3C8977BA" w14:textId="77777777" w:rsidTr="003B32F5">
        <w:trPr>
          <w:trHeight w:val="20"/>
          <w:jc w:val="center"/>
        </w:trPr>
        <w:tc>
          <w:tcPr>
            <w:tcW w:w="1129" w:type="dxa"/>
            <w:vAlign w:val="center"/>
          </w:tcPr>
          <w:p w14:paraId="308ECA85"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1701</w:t>
            </w:r>
            <w:r w:rsidRPr="001F7F26">
              <w:rPr>
                <w:rFonts w:ascii="Times New Roman" w:eastAsia="바탕체" w:hAnsi="Times New Roman" w:hint="eastAsia"/>
              </w:rPr>
              <w:t>호</w:t>
            </w:r>
          </w:p>
        </w:tc>
        <w:tc>
          <w:tcPr>
            <w:tcW w:w="1985" w:type="dxa"/>
            <w:vMerge w:val="restart"/>
            <w:vAlign w:val="center"/>
          </w:tcPr>
          <w:p w14:paraId="70FC1E3D"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케이티아이에스</w:t>
            </w:r>
            <w:proofErr w:type="spellEnd"/>
          </w:p>
        </w:tc>
        <w:tc>
          <w:tcPr>
            <w:tcW w:w="1701" w:type="dxa"/>
            <w:vMerge w:val="restart"/>
            <w:vAlign w:val="center"/>
          </w:tcPr>
          <w:p w14:paraId="293986F8" w14:textId="1C13A9B3" w:rsidR="00AE4EFA" w:rsidRPr="001F7F26" w:rsidRDefault="00AE4EFA" w:rsidP="00306450">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2022. 5. </w:t>
            </w:r>
            <w:r>
              <w:rPr>
                <w:rFonts w:ascii="Times New Roman" w:eastAsia="바탕체" w:hAnsi="Times New Roman"/>
              </w:rPr>
              <w:t>31.</w:t>
            </w:r>
          </w:p>
        </w:tc>
        <w:tc>
          <w:tcPr>
            <w:tcW w:w="2693" w:type="dxa"/>
            <w:vMerge w:val="restart"/>
            <w:vAlign w:val="center"/>
          </w:tcPr>
          <w:p w14:paraId="132106C5" w14:textId="189F101A"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12. 1. ~ </w:t>
            </w:r>
            <w:r w:rsidRPr="001F7F26">
              <w:rPr>
                <w:rFonts w:ascii="Times New Roman" w:eastAsia="바탕체" w:hAnsi="Times New Roman" w:hint="eastAsia"/>
              </w:rPr>
              <w:t>202</w:t>
            </w:r>
            <w:r w:rsidRPr="001F7F26">
              <w:rPr>
                <w:rFonts w:ascii="Times New Roman" w:eastAsia="바탕체" w:hAnsi="Times New Roman"/>
              </w:rPr>
              <w:t>7. 11. 30.</w:t>
            </w:r>
          </w:p>
        </w:tc>
        <w:tc>
          <w:tcPr>
            <w:tcW w:w="1701" w:type="dxa"/>
            <w:vAlign w:val="center"/>
          </w:tcPr>
          <w:p w14:paraId="2589DA77" w14:textId="517F9A2F"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674.05</w:t>
            </w:r>
          </w:p>
        </w:tc>
        <w:tc>
          <w:tcPr>
            <w:tcW w:w="1843" w:type="dxa"/>
            <w:vMerge w:val="restart"/>
            <w:vAlign w:val="center"/>
          </w:tcPr>
          <w:p w14:paraId="750D69BD" w14:textId="28F4494D"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2</w:t>
            </w:r>
            <w:r w:rsidR="00D63394">
              <w:rPr>
                <w:rFonts w:ascii="Times New Roman" w:eastAsia="바탕체" w:hAnsi="Times New Roman"/>
              </w:rPr>
              <w:t>,</w:t>
            </w:r>
            <w:r>
              <w:rPr>
                <w:rFonts w:ascii="Times New Roman" w:eastAsia="바탕체" w:hAnsi="Times New Roman" w:hint="eastAsia"/>
              </w:rPr>
              <w:t>246</w:t>
            </w:r>
            <w:r w:rsidR="00D63394">
              <w:rPr>
                <w:rFonts w:ascii="Times New Roman" w:eastAsia="바탕체" w:hAnsi="Times New Roman"/>
              </w:rPr>
              <w:t>,</w:t>
            </w:r>
            <w:r>
              <w:rPr>
                <w:rFonts w:ascii="Times New Roman" w:eastAsia="바탕체" w:hAnsi="Times New Roman" w:hint="eastAsia"/>
              </w:rPr>
              <w:t>389</w:t>
            </w:r>
            <w:r w:rsidR="00D63394">
              <w:rPr>
                <w:rFonts w:ascii="Times New Roman" w:eastAsia="바탕체" w:hAnsi="Times New Roman"/>
              </w:rPr>
              <w:t>,</w:t>
            </w:r>
            <w:r>
              <w:rPr>
                <w:rFonts w:ascii="Times New Roman" w:eastAsia="바탕체" w:hAnsi="Times New Roman" w:hint="eastAsia"/>
              </w:rPr>
              <w:t>600</w:t>
            </w:r>
          </w:p>
        </w:tc>
        <w:tc>
          <w:tcPr>
            <w:tcW w:w="2693" w:type="dxa"/>
            <w:vMerge w:val="restart"/>
            <w:vAlign w:val="center"/>
          </w:tcPr>
          <w:p w14:paraId="061BA43D" w14:textId="65071E15" w:rsidR="00AE4EFA" w:rsidRPr="001F7F26" w:rsidRDefault="00D63394"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rPr>
              <w:t>224,638,960</w:t>
            </w:r>
          </w:p>
        </w:tc>
        <w:tc>
          <w:tcPr>
            <w:tcW w:w="1643" w:type="dxa"/>
            <w:vMerge w:val="restart"/>
            <w:vAlign w:val="center"/>
          </w:tcPr>
          <w:p w14:paraId="1E9E5E04" w14:textId="0FCC5811" w:rsidR="00AE4EFA" w:rsidRPr="001F7F26" w:rsidRDefault="00D63394"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86</w:t>
            </w:r>
            <w:r>
              <w:rPr>
                <w:rFonts w:ascii="Times New Roman" w:eastAsia="바탕체" w:hAnsi="Times New Roman"/>
              </w:rPr>
              <w:t>,</w:t>
            </w:r>
            <w:r>
              <w:rPr>
                <w:rFonts w:ascii="Times New Roman" w:eastAsia="바탕체" w:hAnsi="Times New Roman" w:hint="eastAsia"/>
              </w:rPr>
              <w:t>399</w:t>
            </w:r>
            <w:r>
              <w:rPr>
                <w:rFonts w:ascii="Times New Roman" w:eastAsia="바탕체" w:hAnsi="Times New Roman"/>
              </w:rPr>
              <w:t>,</w:t>
            </w:r>
            <w:r>
              <w:rPr>
                <w:rFonts w:ascii="Times New Roman" w:eastAsia="바탕체" w:hAnsi="Times New Roman" w:hint="eastAsia"/>
              </w:rPr>
              <w:t>600</w:t>
            </w:r>
          </w:p>
        </w:tc>
      </w:tr>
      <w:tr w:rsidR="00AE4EFA" w:rsidRPr="001F7F26" w14:paraId="4D8BF4A5" w14:textId="77777777" w:rsidTr="003B32F5">
        <w:trPr>
          <w:trHeight w:val="20"/>
          <w:jc w:val="center"/>
        </w:trPr>
        <w:tc>
          <w:tcPr>
            <w:tcW w:w="1129" w:type="dxa"/>
            <w:vAlign w:val="center"/>
          </w:tcPr>
          <w:p w14:paraId="00C2DDDC"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1801</w:t>
            </w:r>
            <w:r w:rsidRPr="001F7F26">
              <w:rPr>
                <w:rFonts w:ascii="Times New Roman" w:eastAsia="바탕체" w:hAnsi="Times New Roman" w:hint="eastAsia"/>
              </w:rPr>
              <w:t>호</w:t>
            </w:r>
          </w:p>
        </w:tc>
        <w:tc>
          <w:tcPr>
            <w:tcW w:w="1985" w:type="dxa"/>
            <w:vMerge/>
            <w:vAlign w:val="center"/>
          </w:tcPr>
          <w:p w14:paraId="4EC5F8BE"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36BE0854"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1BE4773B" w14:textId="1EFBA38D"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65CDDEB2" w14:textId="2EA4A1F6"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866.19</w:t>
            </w:r>
          </w:p>
        </w:tc>
        <w:tc>
          <w:tcPr>
            <w:tcW w:w="1843" w:type="dxa"/>
            <w:vMerge/>
            <w:vAlign w:val="center"/>
          </w:tcPr>
          <w:p w14:paraId="26BEC816" w14:textId="348ECFFD" w:rsidR="00AE4EFA" w:rsidRPr="001F7F26" w:rsidRDefault="00AE4EFA" w:rsidP="00306450">
            <w:pPr>
              <w:pStyle w:val="afff4"/>
              <w:topLinePunct/>
              <w:spacing w:line="360" w:lineRule="exact"/>
              <w:ind w:leftChars="0" w:left="0"/>
              <w:rPr>
                <w:rFonts w:ascii="Times New Roman" w:eastAsia="바탕체" w:hAnsi="Times New Roman"/>
              </w:rPr>
            </w:pPr>
          </w:p>
        </w:tc>
        <w:tc>
          <w:tcPr>
            <w:tcW w:w="2693" w:type="dxa"/>
            <w:vMerge/>
            <w:vAlign w:val="center"/>
          </w:tcPr>
          <w:p w14:paraId="3F9AFFD4" w14:textId="77777777" w:rsidR="00AE4EFA" w:rsidRPr="001F7F26" w:rsidRDefault="00AE4EFA" w:rsidP="00306450">
            <w:pPr>
              <w:pStyle w:val="afff4"/>
              <w:topLinePunct/>
              <w:spacing w:line="360" w:lineRule="exact"/>
              <w:ind w:leftChars="0" w:left="0"/>
              <w:rPr>
                <w:rFonts w:ascii="Times New Roman" w:eastAsia="바탕체" w:hAnsi="Times New Roman"/>
              </w:rPr>
            </w:pPr>
          </w:p>
        </w:tc>
        <w:tc>
          <w:tcPr>
            <w:tcW w:w="1643" w:type="dxa"/>
            <w:vMerge/>
            <w:vAlign w:val="center"/>
          </w:tcPr>
          <w:p w14:paraId="000EA992" w14:textId="6D786A82" w:rsidR="00AE4EFA" w:rsidRPr="001F7F26" w:rsidRDefault="00AE4EFA" w:rsidP="00306450">
            <w:pPr>
              <w:pStyle w:val="afff4"/>
              <w:topLinePunct/>
              <w:spacing w:line="360" w:lineRule="exact"/>
              <w:ind w:leftChars="0" w:left="0"/>
              <w:rPr>
                <w:rFonts w:ascii="Times New Roman" w:eastAsia="바탕체" w:hAnsi="Times New Roman"/>
              </w:rPr>
            </w:pPr>
          </w:p>
        </w:tc>
      </w:tr>
      <w:tr w:rsidR="00AE4EFA" w:rsidRPr="001F7F26" w14:paraId="40E1F941" w14:textId="77777777" w:rsidTr="003B32F5">
        <w:trPr>
          <w:trHeight w:val="20"/>
          <w:jc w:val="center"/>
        </w:trPr>
        <w:tc>
          <w:tcPr>
            <w:tcW w:w="1129" w:type="dxa"/>
            <w:vAlign w:val="center"/>
          </w:tcPr>
          <w:p w14:paraId="0D353709"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1901</w:t>
            </w:r>
            <w:r w:rsidRPr="001F7F26">
              <w:rPr>
                <w:rFonts w:ascii="Times New Roman" w:eastAsia="바탕체" w:hAnsi="Times New Roman" w:hint="eastAsia"/>
              </w:rPr>
              <w:t>호</w:t>
            </w:r>
          </w:p>
        </w:tc>
        <w:tc>
          <w:tcPr>
            <w:tcW w:w="1985" w:type="dxa"/>
            <w:vMerge/>
            <w:vAlign w:val="center"/>
          </w:tcPr>
          <w:p w14:paraId="4D8D1442"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76DB4655"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384F0676" w14:textId="33524985"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66AC42B8" w14:textId="299E12E7"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865.26</w:t>
            </w:r>
          </w:p>
        </w:tc>
        <w:tc>
          <w:tcPr>
            <w:tcW w:w="1843" w:type="dxa"/>
            <w:vMerge/>
            <w:vAlign w:val="center"/>
          </w:tcPr>
          <w:p w14:paraId="4AB7B894" w14:textId="25E53EF0" w:rsidR="00AE4EFA" w:rsidRPr="001F7F26" w:rsidRDefault="00AE4EFA" w:rsidP="00306450">
            <w:pPr>
              <w:pStyle w:val="afff4"/>
              <w:topLinePunct/>
              <w:spacing w:line="360" w:lineRule="exact"/>
              <w:ind w:leftChars="0" w:left="0"/>
              <w:rPr>
                <w:rFonts w:ascii="Times New Roman" w:eastAsia="바탕체" w:hAnsi="Times New Roman"/>
              </w:rPr>
            </w:pPr>
          </w:p>
        </w:tc>
        <w:tc>
          <w:tcPr>
            <w:tcW w:w="2693" w:type="dxa"/>
            <w:vMerge/>
            <w:vAlign w:val="center"/>
          </w:tcPr>
          <w:p w14:paraId="3781DA9D" w14:textId="77777777" w:rsidR="00AE4EFA" w:rsidRPr="001F7F26" w:rsidRDefault="00AE4EFA" w:rsidP="00306450">
            <w:pPr>
              <w:pStyle w:val="afff4"/>
              <w:topLinePunct/>
              <w:spacing w:line="360" w:lineRule="exact"/>
              <w:ind w:leftChars="0" w:left="0"/>
              <w:rPr>
                <w:rFonts w:ascii="Times New Roman" w:eastAsia="바탕체" w:hAnsi="Times New Roman"/>
              </w:rPr>
            </w:pPr>
          </w:p>
        </w:tc>
        <w:tc>
          <w:tcPr>
            <w:tcW w:w="1643" w:type="dxa"/>
            <w:vMerge/>
            <w:vAlign w:val="center"/>
          </w:tcPr>
          <w:p w14:paraId="0530EC32" w14:textId="38553292" w:rsidR="00AE4EFA" w:rsidRPr="001F7F26" w:rsidRDefault="00AE4EFA" w:rsidP="00306450">
            <w:pPr>
              <w:pStyle w:val="afff4"/>
              <w:topLinePunct/>
              <w:spacing w:line="360" w:lineRule="exact"/>
              <w:ind w:leftChars="0" w:left="0"/>
              <w:rPr>
                <w:rFonts w:ascii="Times New Roman" w:eastAsia="바탕체" w:hAnsi="Times New Roman"/>
              </w:rPr>
            </w:pPr>
          </w:p>
        </w:tc>
      </w:tr>
      <w:tr w:rsidR="00AE4EFA" w:rsidRPr="001F7F26" w14:paraId="3EBCD534" w14:textId="77777777" w:rsidTr="003B32F5">
        <w:trPr>
          <w:trHeight w:val="20"/>
          <w:jc w:val="center"/>
        </w:trPr>
        <w:tc>
          <w:tcPr>
            <w:tcW w:w="1129" w:type="dxa"/>
            <w:vAlign w:val="center"/>
          </w:tcPr>
          <w:p w14:paraId="38240A35"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2001</w:t>
            </w:r>
            <w:r w:rsidRPr="001F7F26">
              <w:rPr>
                <w:rFonts w:ascii="Times New Roman" w:eastAsia="바탕체" w:hAnsi="Times New Roman" w:hint="eastAsia"/>
              </w:rPr>
              <w:t>호</w:t>
            </w:r>
          </w:p>
        </w:tc>
        <w:tc>
          <w:tcPr>
            <w:tcW w:w="1985" w:type="dxa"/>
            <w:vMerge/>
            <w:vAlign w:val="center"/>
          </w:tcPr>
          <w:p w14:paraId="59A853B1"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Merge/>
            <w:vAlign w:val="center"/>
          </w:tcPr>
          <w:p w14:paraId="35CB054E" w14:textId="77777777"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2693" w:type="dxa"/>
            <w:vMerge/>
            <w:vAlign w:val="center"/>
          </w:tcPr>
          <w:p w14:paraId="299F8F3C" w14:textId="552634F9" w:rsidR="00AE4EFA" w:rsidRPr="001F7F26" w:rsidRDefault="00AE4EFA" w:rsidP="00306450">
            <w:pPr>
              <w:pStyle w:val="afff4"/>
              <w:topLinePunct/>
              <w:spacing w:line="360" w:lineRule="exact"/>
              <w:ind w:leftChars="0" w:left="0"/>
              <w:jc w:val="center"/>
              <w:rPr>
                <w:rFonts w:ascii="Times New Roman" w:eastAsia="바탕체" w:hAnsi="Times New Roman"/>
              </w:rPr>
            </w:pPr>
          </w:p>
        </w:tc>
        <w:tc>
          <w:tcPr>
            <w:tcW w:w="1701" w:type="dxa"/>
            <w:vAlign w:val="center"/>
          </w:tcPr>
          <w:p w14:paraId="0413F401" w14:textId="57737E9C" w:rsidR="00AE4EFA" w:rsidRPr="001F7F26" w:rsidRDefault="00AE4EFA" w:rsidP="00D63394">
            <w:pPr>
              <w:pStyle w:val="afff4"/>
              <w:topLinePunct/>
              <w:spacing w:line="360" w:lineRule="exact"/>
              <w:ind w:leftChars="0" w:left="0"/>
              <w:jc w:val="right"/>
              <w:rPr>
                <w:rFonts w:ascii="Times New Roman" w:eastAsia="바탕체" w:hAnsi="Times New Roman"/>
              </w:rPr>
            </w:pPr>
            <w:r>
              <w:rPr>
                <w:rFonts w:ascii="Times New Roman" w:eastAsia="바탕체" w:hAnsi="Times New Roman" w:hint="eastAsia"/>
              </w:rPr>
              <w:t>1</w:t>
            </w:r>
            <w:r w:rsidR="00D63394">
              <w:rPr>
                <w:rFonts w:ascii="Times New Roman" w:eastAsia="바탕체" w:hAnsi="Times New Roman"/>
              </w:rPr>
              <w:t>,</w:t>
            </w:r>
            <w:r>
              <w:rPr>
                <w:rFonts w:ascii="Times New Roman" w:eastAsia="바탕체" w:hAnsi="Times New Roman" w:hint="eastAsia"/>
              </w:rPr>
              <w:t>734.98</w:t>
            </w:r>
          </w:p>
        </w:tc>
        <w:tc>
          <w:tcPr>
            <w:tcW w:w="1843" w:type="dxa"/>
            <w:vMerge/>
            <w:vAlign w:val="center"/>
          </w:tcPr>
          <w:p w14:paraId="6946B3C8" w14:textId="79887C42" w:rsidR="00AE4EFA" w:rsidRPr="001F7F26" w:rsidRDefault="00AE4EFA" w:rsidP="00306450">
            <w:pPr>
              <w:pStyle w:val="afff4"/>
              <w:topLinePunct/>
              <w:spacing w:line="360" w:lineRule="exact"/>
              <w:ind w:leftChars="0" w:left="0"/>
              <w:rPr>
                <w:rFonts w:ascii="Times New Roman" w:eastAsia="바탕체" w:hAnsi="Times New Roman"/>
              </w:rPr>
            </w:pPr>
          </w:p>
        </w:tc>
        <w:tc>
          <w:tcPr>
            <w:tcW w:w="2693" w:type="dxa"/>
            <w:vMerge/>
            <w:vAlign w:val="center"/>
          </w:tcPr>
          <w:p w14:paraId="75FBB383" w14:textId="77777777" w:rsidR="00AE4EFA" w:rsidRPr="001F7F26" w:rsidRDefault="00AE4EFA" w:rsidP="00306450">
            <w:pPr>
              <w:pStyle w:val="afff4"/>
              <w:topLinePunct/>
              <w:spacing w:line="360" w:lineRule="exact"/>
              <w:ind w:leftChars="0" w:left="0"/>
              <w:rPr>
                <w:rFonts w:ascii="Times New Roman" w:eastAsia="바탕체" w:hAnsi="Times New Roman"/>
              </w:rPr>
            </w:pPr>
          </w:p>
        </w:tc>
        <w:tc>
          <w:tcPr>
            <w:tcW w:w="1643" w:type="dxa"/>
            <w:vMerge/>
            <w:vAlign w:val="center"/>
          </w:tcPr>
          <w:p w14:paraId="586BE854" w14:textId="0BAC8F22" w:rsidR="00AE4EFA" w:rsidRPr="001F7F26" w:rsidRDefault="00AE4EFA" w:rsidP="00306450">
            <w:pPr>
              <w:pStyle w:val="afff4"/>
              <w:topLinePunct/>
              <w:spacing w:line="360" w:lineRule="exact"/>
              <w:ind w:leftChars="0" w:left="0"/>
              <w:rPr>
                <w:rFonts w:ascii="Times New Roman" w:eastAsia="바탕체" w:hAnsi="Times New Roman"/>
              </w:rPr>
            </w:pPr>
          </w:p>
        </w:tc>
      </w:tr>
      <w:tr w:rsidR="00A069CD" w:rsidRPr="001F7F26" w14:paraId="52D136D4" w14:textId="77777777" w:rsidTr="000F64AB">
        <w:trPr>
          <w:trHeight w:val="20"/>
          <w:jc w:val="center"/>
        </w:trPr>
        <w:tc>
          <w:tcPr>
            <w:tcW w:w="7508" w:type="dxa"/>
            <w:gridSpan w:val="4"/>
            <w:tcBorders>
              <w:top w:val="double" w:sz="4" w:space="0" w:color="auto"/>
            </w:tcBorders>
            <w:vAlign w:val="center"/>
          </w:tcPr>
          <w:p w14:paraId="450A740D" w14:textId="2898CCA4" w:rsidR="00A069CD" w:rsidRPr="000F64AB" w:rsidRDefault="00A069CD" w:rsidP="00306450">
            <w:pPr>
              <w:pStyle w:val="afff4"/>
              <w:topLinePunct/>
              <w:spacing w:line="360" w:lineRule="exact"/>
              <w:ind w:leftChars="0" w:left="0"/>
              <w:jc w:val="center"/>
              <w:rPr>
                <w:rFonts w:ascii="Times New Roman" w:eastAsia="바탕체" w:hAnsi="Times New Roman"/>
                <w:b/>
              </w:rPr>
            </w:pPr>
            <w:r w:rsidRPr="000F64AB">
              <w:rPr>
                <w:rFonts w:ascii="Times New Roman" w:eastAsia="바탕체" w:hAnsi="Times New Roman" w:hint="eastAsia"/>
                <w:b/>
              </w:rPr>
              <w:lastRenderedPageBreak/>
              <w:t>합계</w:t>
            </w:r>
          </w:p>
        </w:tc>
        <w:tc>
          <w:tcPr>
            <w:tcW w:w="1701" w:type="dxa"/>
            <w:tcBorders>
              <w:top w:val="double" w:sz="4" w:space="0" w:color="auto"/>
            </w:tcBorders>
            <w:vAlign w:val="center"/>
          </w:tcPr>
          <w:p w14:paraId="3D12F5F5" w14:textId="37A180FC" w:rsidR="00A069CD" w:rsidRPr="000F64AB" w:rsidRDefault="000F64AB" w:rsidP="00D63394">
            <w:pPr>
              <w:pStyle w:val="afff4"/>
              <w:topLinePunct/>
              <w:spacing w:line="360" w:lineRule="exact"/>
              <w:ind w:leftChars="0" w:left="0"/>
              <w:jc w:val="right"/>
              <w:rPr>
                <w:rFonts w:ascii="Times New Roman" w:eastAsia="바탕체" w:hAnsi="Times New Roman"/>
                <w:b/>
              </w:rPr>
            </w:pPr>
            <w:r w:rsidRPr="000F64AB">
              <w:rPr>
                <w:rFonts w:ascii="Times New Roman" w:eastAsia="바탕체" w:hAnsi="Times New Roman" w:hint="eastAsia"/>
                <w:b/>
              </w:rPr>
              <w:t>41,676.87</w:t>
            </w:r>
          </w:p>
        </w:tc>
        <w:tc>
          <w:tcPr>
            <w:tcW w:w="1843" w:type="dxa"/>
            <w:tcBorders>
              <w:top w:val="double" w:sz="4" w:space="0" w:color="auto"/>
            </w:tcBorders>
            <w:vAlign w:val="center"/>
          </w:tcPr>
          <w:p w14:paraId="1B728CAD" w14:textId="1FBB6391" w:rsidR="00A069CD" w:rsidRPr="000F64AB" w:rsidRDefault="000F64AB" w:rsidP="000F64AB">
            <w:pPr>
              <w:pStyle w:val="afff4"/>
              <w:topLinePunct/>
              <w:spacing w:line="360" w:lineRule="exact"/>
              <w:ind w:leftChars="0" w:left="0"/>
              <w:jc w:val="right"/>
              <w:rPr>
                <w:rFonts w:ascii="Times New Roman" w:eastAsia="바탕체" w:hAnsi="Times New Roman"/>
                <w:b/>
              </w:rPr>
            </w:pPr>
            <w:r w:rsidRPr="000F64AB">
              <w:rPr>
                <w:rFonts w:ascii="Times New Roman" w:eastAsia="바탕체" w:hAnsi="Times New Roman" w:hint="eastAsia"/>
                <w:b/>
              </w:rPr>
              <w:t>11</w:t>
            </w:r>
            <w:r w:rsidRPr="000F64AB">
              <w:rPr>
                <w:rFonts w:ascii="Times New Roman" w:eastAsia="바탕체" w:hAnsi="Times New Roman"/>
                <w:b/>
              </w:rPr>
              <w:t>,714,420,574</w:t>
            </w:r>
          </w:p>
        </w:tc>
        <w:tc>
          <w:tcPr>
            <w:tcW w:w="2693" w:type="dxa"/>
            <w:tcBorders>
              <w:top w:val="double" w:sz="4" w:space="0" w:color="auto"/>
            </w:tcBorders>
            <w:vAlign w:val="center"/>
          </w:tcPr>
          <w:p w14:paraId="148B8611" w14:textId="3C7EEEE8" w:rsidR="00A069CD" w:rsidRPr="000F64AB" w:rsidRDefault="000F64AB" w:rsidP="000F64AB">
            <w:pPr>
              <w:pStyle w:val="afff4"/>
              <w:topLinePunct/>
              <w:spacing w:line="360" w:lineRule="exact"/>
              <w:ind w:leftChars="0" w:left="0"/>
              <w:jc w:val="right"/>
              <w:rPr>
                <w:rFonts w:ascii="Times New Roman" w:eastAsia="바탕체" w:hAnsi="Times New Roman"/>
                <w:b/>
              </w:rPr>
            </w:pPr>
            <w:r w:rsidRPr="000F64AB">
              <w:rPr>
                <w:rFonts w:ascii="Times New Roman" w:eastAsia="바탕체" w:hAnsi="Times New Roman" w:hint="eastAsia"/>
                <w:b/>
              </w:rPr>
              <w:t>1,225,953,290</w:t>
            </w:r>
          </w:p>
        </w:tc>
        <w:tc>
          <w:tcPr>
            <w:tcW w:w="1643" w:type="dxa"/>
            <w:tcBorders>
              <w:top w:val="double" w:sz="4" w:space="0" w:color="auto"/>
            </w:tcBorders>
            <w:vAlign w:val="center"/>
          </w:tcPr>
          <w:p w14:paraId="47A2FD03" w14:textId="0AA8C28C" w:rsidR="00A069CD" w:rsidRPr="000F64AB" w:rsidRDefault="000F64AB" w:rsidP="000F64AB">
            <w:pPr>
              <w:pStyle w:val="afff4"/>
              <w:topLinePunct/>
              <w:spacing w:line="360" w:lineRule="exact"/>
              <w:ind w:leftChars="0" w:left="0"/>
              <w:jc w:val="right"/>
              <w:rPr>
                <w:rFonts w:ascii="Times New Roman" w:eastAsia="바탕체" w:hAnsi="Times New Roman"/>
                <w:b/>
              </w:rPr>
            </w:pPr>
            <w:r w:rsidRPr="000F64AB">
              <w:rPr>
                <w:rFonts w:ascii="Times New Roman" w:eastAsia="바탕체" w:hAnsi="Times New Roman" w:hint="eastAsia"/>
                <w:b/>
              </w:rPr>
              <w:t>50</w:t>
            </w:r>
            <w:r w:rsidRPr="000F64AB">
              <w:rPr>
                <w:rFonts w:ascii="Times New Roman" w:eastAsia="바탕체" w:hAnsi="Times New Roman"/>
                <w:b/>
              </w:rPr>
              <w:t>1,210</w:t>
            </w:r>
            <w:r w:rsidRPr="000F64AB">
              <w:rPr>
                <w:rFonts w:ascii="Times New Roman" w:eastAsia="바탕체" w:hAnsi="Times New Roman" w:hint="eastAsia"/>
                <w:b/>
              </w:rPr>
              <w:t>,158</w:t>
            </w:r>
          </w:p>
        </w:tc>
      </w:tr>
    </w:tbl>
    <w:p w14:paraId="6D4BFAF0" w14:textId="368D71B2" w:rsidR="00E97D90" w:rsidRDefault="00E97D90" w:rsidP="00E97D90">
      <w:pPr>
        <w:topLinePunct/>
        <w:rPr>
          <w:rFonts w:ascii="Times New Roman" w:eastAsia="DengXian" w:hAnsi="Times New Roman"/>
          <w:szCs w:val="20"/>
          <w:u w:val="single"/>
        </w:rPr>
      </w:pPr>
    </w:p>
    <w:p w14:paraId="3C6BB35C" w14:textId="08BA10DB" w:rsidR="00E97D90" w:rsidRPr="00E97D90" w:rsidRDefault="00E97D90" w:rsidP="00D05420">
      <w:pPr>
        <w:pStyle w:val="afff4"/>
        <w:numPr>
          <w:ilvl w:val="0"/>
          <w:numId w:val="30"/>
        </w:numPr>
        <w:topLinePunct/>
        <w:ind w:leftChars="0" w:left="426"/>
        <w:rPr>
          <w:rFonts w:ascii="Times New Roman" w:eastAsia="DengXian" w:hAnsi="Times New Roman"/>
          <w:b/>
        </w:rPr>
      </w:pPr>
      <w:r>
        <w:rPr>
          <w:rFonts w:ascii="바탕체" w:eastAsia="바탕체" w:hAnsi="바탕체" w:cs="바탕체" w:hint="eastAsia"/>
          <w:b/>
        </w:rPr>
        <w:t>창고사용계약</w:t>
      </w:r>
      <w:r w:rsidRPr="00E97D90">
        <w:rPr>
          <w:rFonts w:ascii="바탕체" w:eastAsia="바탕체" w:hAnsi="바탕체" w:cs="바탕체" w:hint="eastAsia"/>
          <w:b/>
        </w:rPr>
        <w:t xml:space="preserve"> </w:t>
      </w:r>
      <w:r w:rsidRPr="00E97D90">
        <w:rPr>
          <w:rFonts w:ascii="바탕" w:eastAsia="바탕" w:hAnsi="바탕" w:cs="바탕" w:hint="eastAsia"/>
          <w:b/>
        </w:rPr>
        <w:t>현황</w:t>
      </w:r>
    </w:p>
    <w:p w14:paraId="6B4F844A" w14:textId="2F321538" w:rsidR="00E97D90" w:rsidRDefault="00E97D90" w:rsidP="00E97D90">
      <w:pPr>
        <w:topLinePunct/>
        <w:rPr>
          <w:rFonts w:ascii="Times New Roman" w:eastAsia="DengXian" w:hAnsi="Times New Roman"/>
          <w:szCs w:val="20"/>
          <w:u w:val="single"/>
        </w:rPr>
      </w:pPr>
    </w:p>
    <w:tbl>
      <w:tblPr>
        <w:tblStyle w:val="110"/>
        <w:tblW w:w="5000" w:type="pct"/>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ayout w:type="fixed"/>
        <w:tblLook w:val="04A0" w:firstRow="1" w:lastRow="0" w:firstColumn="1" w:lastColumn="0" w:noHBand="0" w:noVBand="1"/>
      </w:tblPr>
      <w:tblGrid>
        <w:gridCol w:w="784"/>
        <w:gridCol w:w="1905"/>
        <w:gridCol w:w="1183"/>
        <w:gridCol w:w="1725"/>
        <w:gridCol w:w="2575"/>
        <w:gridCol w:w="1955"/>
        <w:gridCol w:w="5261"/>
      </w:tblGrid>
      <w:tr w:rsidR="009E5F83" w:rsidRPr="00BE74F7" w14:paraId="0A8D3B2E" w14:textId="77777777" w:rsidTr="0078760F">
        <w:trPr>
          <w:tblHeader/>
        </w:trPr>
        <w:tc>
          <w:tcPr>
            <w:tcW w:w="784" w:type="dxa"/>
            <w:tcBorders>
              <w:bottom w:val="double" w:sz="4" w:space="0" w:color="4C1B12"/>
            </w:tcBorders>
            <w:shd w:val="clear" w:color="auto" w:fill="EEECE1"/>
            <w:vAlign w:val="center"/>
          </w:tcPr>
          <w:p w14:paraId="75757F12" w14:textId="77777777" w:rsidR="009E5F83" w:rsidRPr="009E5F83" w:rsidRDefault="009E5F83" w:rsidP="009E5F83">
            <w:pPr>
              <w:pStyle w:val="afff4"/>
              <w:topLinePunct/>
              <w:spacing w:line="360" w:lineRule="exact"/>
              <w:ind w:leftChars="0" w:left="0"/>
              <w:jc w:val="center"/>
              <w:rPr>
                <w:rFonts w:ascii="Times New Roman" w:eastAsia="바탕체" w:hAnsi="Times New Roman"/>
                <w:b/>
              </w:rPr>
            </w:pPr>
            <w:r w:rsidRPr="009E5F83">
              <w:rPr>
                <w:rFonts w:ascii="Times New Roman" w:eastAsia="바탕체" w:hAnsi="Times New Roman"/>
                <w:b/>
              </w:rPr>
              <w:t>No.</w:t>
            </w:r>
          </w:p>
        </w:tc>
        <w:tc>
          <w:tcPr>
            <w:tcW w:w="1905" w:type="dxa"/>
            <w:tcBorders>
              <w:bottom w:val="double" w:sz="4" w:space="0" w:color="4C1B12"/>
            </w:tcBorders>
            <w:shd w:val="clear" w:color="auto" w:fill="EEECE1"/>
            <w:vAlign w:val="center"/>
          </w:tcPr>
          <w:p w14:paraId="3798DD89" w14:textId="5DA5B4FD" w:rsidR="009E5F83" w:rsidRPr="009E5F83" w:rsidRDefault="009E5F83" w:rsidP="009E5F83">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사용</w:t>
            </w:r>
            <w:r w:rsidRPr="009E5F83">
              <w:rPr>
                <w:rFonts w:ascii="Times New Roman" w:eastAsia="바탕체" w:hAnsi="Times New Roman"/>
                <w:b/>
              </w:rPr>
              <w:t>인명</w:t>
            </w:r>
          </w:p>
        </w:tc>
        <w:tc>
          <w:tcPr>
            <w:tcW w:w="1183" w:type="dxa"/>
            <w:tcBorders>
              <w:bottom w:val="double" w:sz="4" w:space="0" w:color="4C1B12"/>
            </w:tcBorders>
            <w:shd w:val="clear" w:color="auto" w:fill="EEECE1"/>
            <w:vAlign w:val="center"/>
          </w:tcPr>
          <w:p w14:paraId="7E779E51" w14:textId="77777777" w:rsidR="009E5F83" w:rsidRPr="009E5F83" w:rsidRDefault="009E5F83" w:rsidP="009E5F83">
            <w:pPr>
              <w:pStyle w:val="afff4"/>
              <w:topLinePunct/>
              <w:spacing w:line="360" w:lineRule="exact"/>
              <w:ind w:leftChars="0" w:left="0"/>
              <w:jc w:val="center"/>
              <w:rPr>
                <w:rFonts w:ascii="Times New Roman" w:eastAsia="바탕체" w:hAnsi="Times New Roman"/>
                <w:b/>
              </w:rPr>
            </w:pPr>
            <w:r w:rsidRPr="009E5F83">
              <w:rPr>
                <w:rFonts w:ascii="Times New Roman" w:eastAsia="바탕체" w:hAnsi="Times New Roman"/>
                <w:b/>
              </w:rPr>
              <w:t>층수</w:t>
            </w:r>
          </w:p>
        </w:tc>
        <w:tc>
          <w:tcPr>
            <w:tcW w:w="1725" w:type="dxa"/>
            <w:tcBorders>
              <w:bottom w:val="double" w:sz="4" w:space="0" w:color="4C1B12"/>
            </w:tcBorders>
            <w:shd w:val="clear" w:color="auto" w:fill="EEECE1"/>
            <w:vAlign w:val="center"/>
          </w:tcPr>
          <w:p w14:paraId="4E01898D" w14:textId="2A13C9EA" w:rsidR="009E5F83" w:rsidRPr="009E5F83" w:rsidRDefault="009E5F83" w:rsidP="009E5F83">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창고</w:t>
            </w:r>
            <w:r w:rsidRPr="009E5F83">
              <w:rPr>
                <w:rFonts w:ascii="Times New Roman" w:eastAsia="바탕체" w:hAnsi="Times New Roman"/>
                <w:b/>
              </w:rPr>
              <w:t>면적</w:t>
            </w:r>
            <w:r w:rsidRPr="009E5F83">
              <w:rPr>
                <w:rFonts w:ascii="Times New Roman" w:eastAsia="바탕체" w:hAnsi="Times New Roman"/>
                <w:b/>
              </w:rPr>
              <w:t>(</w:t>
            </w:r>
            <w:r w:rsidRPr="009E5F83">
              <w:rPr>
                <w:rFonts w:ascii="Times New Roman" w:eastAsia="바탕체" w:hAnsi="Times New Roman"/>
                <w:b/>
              </w:rPr>
              <w:t>㎡</w:t>
            </w:r>
            <w:r w:rsidRPr="009E5F83">
              <w:rPr>
                <w:rFonts w:ascii="Times New Roman" w:eastAsia="바탕체" w:hAnsi="Times New Roman"/>
                <w:b/>
              </w:rPr>
              <w:t>)</w:t>
            </w:r>
          </w:p>
        </w:tc>
        <w:tc>
          <w:tcPr>
            <w:tcW w:w="2575" w:type="dxa"/>
            <w:tcBorders>
              <w:bottom w:val="double" w:sz="4" w:space="0" w:color="4C1B12"/>
            </w:tcBorders>
            <w:shd w:val="clear" w:color="auto" w:fill="EEECE1"/>
            <w:vAlign w:val="center"/>
          </w:tcPr>
          <w:p w14:paraId="2C06D771" w14:textId="23CE5D74" w:rsidR="009E5F83" w:rsidRPr="009E5F83" w:rsidRDefault="009E5F83" w:rsidP="009E5F83">
            <w:pPr>
              <w:pStyle w:val="afff4"/>
              <w:topLinePunct/>
              <w:spacing w:line="360" w:lineRule="exact"/>
              <w:ind w:leftChars="0" w:left="0"/>
              <w:jc w:val="center"/>
              <w:rPr>
                <w:rFonts w:ascii="Times New Roman" w:eastAsia="바탕체" w:hAnsi="Times New Roman"/>
                <w:b/>
              </w:rPr>
            </w:pPr>
            <w:r>
              <w:rPr>
                <w:rFonts w:ascii="Times New Roman" w:eastAsia="바탕체" w:hAnsi="Times New Roman" w:hint="eastAsia"/>
                <w:b/>
              </w:rPr>
              <w:t>사용</w:t>
            </w:r>
            <w:r w:rsidRPr="009E5F83">
              <w:rPr>
                <w:rFonts w:ascii="Times New Roman" w:eastAsia="바탕체" w:hAnsi="Times New Roman"/>
                <w:b/>
              </w:rPr>
              <w:t>기간</w:t>
            </w:r>
          </w:p>
        </w:tc>
        <w:tc>
          <w:tcPr>
            <w:tcW w:w="1955" w:type="dxa"/>
            <w:tcBorders>
              <w:bottom w:val="double" w:sz="4" w:space="0" w:color="4C1B12"/>
            </w:tcBorders>
            <w:shd w:val="clear" w:color="auto" w:fill="EEECE1"/>
            <w:vAlign w:val="center"/>
          </w:tcPr>
          <w:p w14:paraId="1D83CF23" w14:textId="1C292B13" w:rsidR="009E5F83" w:rsidRPr="009E5F83" w:rsidRDefault="009E5F83" w:rsidP="009E5F83">
            <w:pPr>
              <w:pStyle w:val="afff4"/>
              <w:topLinePunct/>
              <w:spacing w:line="360" w:lineRule="exact"/>
              <w:ind w:leftChars="0" w:left="0"/>
              <w:jc w:val="center"/>
              <w:rPr>
                <w:rFonts w:ascii="Times New Roman" w:eastAsia="바탕체" w:hAnsi="Times New Roman"/>
                <w:b/>
              </w:rPr>
            </w:pPr>
            <w:r w:rsidRPr="009E5F83">
              <w:rPr>
                <w:rFonts w:ascii="Times New Roman" w:eastAsia="바탕체" w:hAnsi="Times New Roman"/>
                <w:b/>
              </w:rPr>
              <w:t>월</w:t>
            </w:r>
            <w:r w:rsidRPr="009E5F83">
              <w:rPr>
                <w:rFonts w:ascii="Times New Roman" w:eastAsia="바탕체" w:hAnsi="Times New Roman"/>
                <w:b/>
              </w:rPr>
              <w:t xml:space="preserve"> </w:t>
            </w:r>
            <w:r>
              <w:rPr>
                <w:rFonts w:ascii="Times New Roman" w:eastAsia="바탕체" w:hAnsi="Times New Roman" w:hint="eastAsia"/>
                <w:b/>
              </w:rPr>
              <w:t>사용</w:t>
            </w:r>
            <w:r w:rsidRPr="009E5F83">
              <w:rPr>
                <w:rFonts w:ascii="Times New Roman" w:eastAsia="바탕체" w:hAnsi="Times New Roman"/>
                <w:b/>
              </w:rPr>
              <w:t>료</w:t>
            </w:r>
            <w:r w:rsidRPr="009E5F83">
              <w:rPr>
                <w:rFonts w:ascii="Times New Roman" w:eastAsia="바탕체" w:hAnsi="Times New Roman"/>
                <w:b/>
              </w:rPr>
              <w:t>(</w:t>
            </w:r>
            <w:r w:rsidRPr="009E5F83">
              <w:rPr>
                <w:rFonts w:ascii="Times New Roman" w:eastAsia="바탕체" w:hAnsi="Times New Roman"/>
                <w:b/>
              </w:rPr>
              <w:t>원</w:t>
            </w:r>
            <w:r w:rsidRPr="009E5F83">
              <w:rPr>
                <w:rFonts w:ascii="Times New Roman" w:eastAsia="바탕체" w:hAnsi="Times New Roman"/>
                <w:b/>
              </w:rPr>
              <w:t>)</w:t>
            </w:r>
          </w:p>
        </w:tc>
        <w:tc>
          <w:tcPr>
            <w:tcW w:w="5261" w:type="dxa"/>
            <w:tcBorders>
              <w:bottom w:val="double" w:sz="4" w:space="0" w:color="4C1B12"/>
            </w:tcBorders>
            <w:shd w:val="clear" w:color="auto" w:fill="EEECE1"/>
            <w:vAlign w:val="center"/>
          </w:tcPr>
          <w:p w14:paraId="64AE3752" w14:textId="77777777" w:rsidR="009E5F83" w:rsidRPr="009E5F83" w:rsidRDefault="009E5F83" w:rsidP="009E5F83">
            <w:pPr>
              <w:pStyle w:val="afff4"/>
              <w:topLinePunct/>
              <w:spacing w:line="360" w:lineRule="exact"/>
              <w:ind w:leftChars="0" w:left="0"/>
              <w:jc w:val="center"/>
              <w:rPr>
                <w:rFonts w:ascii="Times New Roman" w:eastAsia="바탕체" w:hAnsi="Times New Roman"/>
                <w:b/>
              </w:rPr>
            </w:pPr>
            <w:r w:rsidRPr="009E5F83">
              <w:rPr>
                <w:rFonts w:ascii="Times New Roman" w:eastAsia="바탕체" w:hAnsi="Times New Roman"/>
                <w:b/>
              </w:rPr>
              <w:t>비고</w:t>
            </w:r>
          </w:p>
        </w:tc>
      </w:tr>
      <w:tr w:rsidR="009E5F83" w:rsidRPr="00BE74F7" w:rsidDel="00F83E38" w14:paraId="6F074CB2" w14:textId="77777777" w:rsidTr="0078760F">
        <w:tc>
          <w:tcPr>
            <w:tcW w:w="784" w:type="dxa"/>
            <w:tcBorders>
              <w:top w:val="double" w:sz="4" w:space="0" w:color="auto"/>
            </w:tcBorders>
            <w:vAlign w:val="center"/>
          </w:tcPr>
          <w:p w14:paraId="672406E3" w14:textId="77777777" w:rsidR="009E5F83" w:rsidRPr="009E5F83" w:rsidDel="00F83E38" w:rsidRDefault="009E5F83" w:rsidP="00D05420">
            <w:pPr>
              <w:numPr>
                <w:ilvl w:val="0"/>
                <w:numId w:val="27"/>
              </w:numPr>
              <w:wordWrap/>
              <w:snapToGrid w:val="0"/>
              <w:spacing w:line="240" w:lineRule="atLeast"/>
              <w:jc w:val="center"/>
              <w:rPr>
                <w:rFonts w:ascii="Times New Roman" w:eastAsia="바탕체"/>
                <w:sz w:val="20"/>
                <w:szCs w:val="16"/>
              </w:rPr>
            </w:pPr>
          </w:p>
        </w:tc>
        <w:tc>
          <w:tcPr>
            <w:tcW w:w="1905" w:type="dxa"/>
            <w:tcBorders>
              <w:top w:val="double" w:sz="4" w:space="0" w:color="auto"/>
            </w:tcBorders>
            <w:vAlign w:val="center"/>
          </w:tcPr>
          <w:p w14:paraId="6C290EA0" w14:textId="1884E4EF" w:rsidR="009E5F83" w:rsidRPr="009E5F83" w:rsidRDefault="009E5F83" w:rsidP="009E5F83">
            <w:pPr>
              <w:pStyle w:val="afff4"/>
              <w:topLinePunct/>
              <w:spacing w:line="360" w:lineRule="exact"/>
              <w:ind w:leftChars="0" w:left="0"/>
              <w:jc w:val="center"/>
              <w:rPr>
                <w:rFonts w:ascii="Times New Roman" w:eastAsia="바탕체" w:hAnsi="Times New Roman"/>
              </w:rPr>
            </w:pPr>
            <w:proofErr w:type="spellStart"/>
            <w:r>
              <w:rPr>
                <w:rFonts w:ascii="Times New Roman" w:eastAsia="바탕체" w:hAnsi="Times New Roman" w:hint="eastAsia"/>
              </w:rPr>
              <w:t>김연민</w:t>
            </w:r>
            <w:proofErr w:type="spellEnd"/>
            <w:r>
              <w:rPr>
                <w:rFonts w:ascii="Times New Roman" w:eastAsia="바탕체" w:hAnsi="Times New Roman" w:hint="eastAsia"/>
              </w:rPr>
              <w:t xml:space="preserve"> </w:t>
            </w:r>
            <w:r>
              <w:rPr>
                <w:rFonts w:ascii="Times New Roman" w:eastAsia="바탕체" w:hAnsi="Times New Roman" w:hint="eastAsia"/>
              </w:rPr>
              <w:t>및</w:t>
            </w:r>
            <w:r>
              <w:rPr>
                <w:rFonts w:ascii="Times New Roman" w:eastAsia="바탕체" w:hAnsi="Times New Roman" w:hint="eastAsia"/>
              </w:rPr>
              <w:t xml:space="preserve"> </w:t>
            </w:r>
            <w:proofErr w:type="spellStart"/>
            <w:r>
              <w:rPr>
                <w:rFonts w:ascii="Times New Roman" w:eastAsia="바탕체" w:hAnsi="Times New Roman" w:hint="eastAsia"/>
              </w:rPr>
              <w:t>김형선</w:t>
            </w:r>
            <w:proofErr w:type="spellEnd"/>
            <w:r w:rsidR="00D51AFA">
              <w:rPr>
                <w:rFonts w:ascii="Times New Roman" w:eastAsia="바탕체" w:hAnsi="Times New Roman" w:hint="eastAsia"/>
              </w:rPr>
              <w:t>(</w:t>
            </w:r>
            <w:proofErr w:type="spellStart"/>
            <w:r w:rsidR="00D51AFA">
              <w:rPr>
                <w:rFonts w:ascii="Times New Roman" w:eastAsia="바탕체" w:hAnsi="Times New Roman" w:hint="eastAsia"/>
              </w:rPr>
              <w:t>에이원휘트니스</w:t>
            </w:r>
            <w:proofErr w:type="spellEnd"/>
            <w:r w:rsidR="00D51AFA">
              <w:rPr>
                <w:rFonts w:ascii="Times New Roman" w:eastAsia="바탕체" w:hAnsi="Times New Roman" w:hint="eastAsia"/>
              </w:rPr>
              <w:t>)</w:t>
            </w:r>
            <w:r>
              <w:rPr>
                <w:rStyle w:val="ae"/>
                <w:rFonts w:ascii="Times New Roman" w:hAnsi="Times New Roman"/>
              </w:rPr>
              <w:footnoteReference w:id="49"/>
            </w:r>
          </w:p>
        </w:tc>
        <w:tc>
          <w:tcPr>
            <w:tcW w:w="1183" w:type="dxa"/>
            <w:tcBorders>
              <w:top w:val="double" w:sz="4" w:space="0" w:color="auto"/>
            </w:tcBorders>
            <w:vAlign w:val="center"/>
          </w:tcPr>
          <w:p w14:paraId="7E22F9FF" w14:textId="50E08370" w:rsidR="009E5F83" w:rsidRPr="009E5F83" w:rsidDel="00F83E38" w:rsidRDefault="009E5F83"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B3</w:t>
            </w:r>
          </w:p>
        </w:tc>
        <w:tc>
          <w:tcPr>
            <w:tcW w:w="1725" w:type="dxa"/>
            <w:tcBorders>
              <w:top w:val="double" w:sz="4" w:space="0" w:color="auto"/>
            </w:tcBorders>
            <w:vAlign w:val="center"/>
          </w:tcPr>
          <w:p w14:paraId="1EDD9ECE" w14:textId="4166120E" w:rsidR="009E5F83" w:rsidRPr="009E5F83" w:rsidDel="00F83E38" w:rsidRDefault="009E5F83"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23.12</w:t>
            </w:r>
          </w:p>
        </w:tc>
        <w:tc>
          <w:tcPr>
            <w:tcW w:w="2575" w:type="dxa"/>
            <w:tcBorders>
              <w:top w:val="double" w:sz="4" w:space="0" w:color="auto"/>
            </w:tcBorders>
            <w:vAlign w:val="center"/>
          </w:tcPr>
          <w:p w14:paraId="3721FF5B" w14:textId="35FC5523" w:rsidR="009E5F83" w:rsidRPr="009E5F83" w:rsidDel="00F83E38" w:rsidRDefault="009E5F83"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2022. 3. 1.</w:t>
            </w:r>
            <w:r>
              <w:rPr>
                <w:rFonts w:ascii="Times New Roman" w:eastAsia="바탕체" w:hAnsi="Times New Roman"/>
              </w:rPr>
              <w:t xml:space="preserve"> ~ 2024. 2. 29.</w:t>
            </w:r>
          </w:p>
        </w:tc>
        <w:tc>
          <w:tcPr>
            <w:tcW w:w="1955" w:type="dxa"/>
            <w:tcBorders>
              <w:top w:val="double" w:sz="4" w:space="0" w:color="auto"/>
            </w:tcBorders>
            <w:vAlign w:val="center"/>
          </w:tcPr>
          <w:p w14:paraId="055E756A" w14:textId="1DC6AB47" w:rsidR="009E5F83" w:rsidRPr="009E5F83" w:rsidDel="00F83E38" w:rsidRDefault="009E5F83"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rPr>
              <w:t>349,500</w:t>
            </w:r>
          </w:p>
        </w:tc>
        <w:tc>
          <w:tcPr>
            <w:tcW w:w="5261" w:type="dxa"/>
            <w:tcBorders>
              <w:top w:val="double" w:sz="4" w:space="0" w:color="auto"/>
            </w:tcBorders>
            <w:vAlign w:val="center"/>
          </w:tcPr>
          <w:p w14:paraId="13CB083A" w14:textId="03B6BA65" w:rsidR="009E5F83" w:rsidRPr="009E5F83" w:rsidDel="00F83E38" w:rsidRDefault="009E5F83" w:rsidP="00D05420">
            <w:pPr>
              <w:pStyle w:val="afff4"/>
              <w:numPr>
                <w:ilvl w:val="0"/>
                <w:numId w:val="26"/>
              </w:numPr>
              <w:wordWrap/>
              <w:snapToGrid w:val="0"/>
              <w:spacing w:line="240" w:lineRule="atLeast"/>
              <w:ind w:leftChars="0"/>
              <w:jc w:val="left"/>
              <w:rPr>
                <w:rFonts w:ascii="Times New Roman" w:eastAsia="바탕체"/>
              </w:rPr>
            </w:pPr>
            <w:r>
              <w:rPr>
                <w:rFonts w:ascii="Times New Roman" w:eastAsia="바탕체" w:hint="eastAsia"/>
              </w:rPr>
              <w:t>제</w:t>
            </w:r>
            <w:r>
              <w:rPr>
                <w:rFonts w:ascii="Times New Roman" w:eastAsia="바탕체" w:hint="eastAsia"/>
              </w:rPr>
              <w:t>3</w:t>
            </w:r>
            <w:r>
              <w:rPr>
                <w:rFonts w:ascii="Times New Roman" w:eastAsia="바탕체"/>
              </w:rPr>
              <w:t>-2</w:t>
            </w:r>
            <w:r>
              <w:rPr>
                <w:rFonts w:ascii="Times New Roman" w:eastAsia="바탕체" w:hint="eastAsia"/>
              </w:rPr>
              <w:t>호</w:t>
            </w:r>
          </w:p>
        </w:tc>
      </w:tr>
      <w:tr w:rsidR="009E5F83" w:rsidRPr="00BE74F7" w:rsidDel="00F83E38" w14:paraId="60DD6E0F" w14:textId="77777777" w:rsidTr="0078760F">
        <w:tc>
          <w:tcPr>
            <w:tcW w:w="784" w:type="dxa"/>
            <w:vAlign w:val="center"/>
          </w:tcPr>
          <w:p w14:paraId="06162847" w14:textId="77777777" w:rsidR="009E5F83" w:rsidRPr="009E5F83" w:rsidDel="00F83E38" w:rsidRDefault="009E5F83" w:rsidP="00D05420">
            <w:pPr>
              <w:numPr>
                <w:ilvl w:val="0"/>
                <w:numId w:val="27"/>
              </w:numPr>
              <w:wordWrap/>
              <w:snapToGrid w:val="0"/>
              <w:spacing w:line="240" w:lineRule="atLeast"/>
              <w:jc w:val="center"/>
              <w:rPr>
                <w:rFonts w:ascii="Times New Roman" w:eastAsia="바탕체"/>
                <w:sz w:val="20"/>
                <w:szCs w:val="16"/>
              </w:rPr>
            </w:pPr>
          </w:p>
        </w:tc>
        <w:tc>
          <w:tcPr>
            <w:tcW w:w="1905" w:type="dxa"/>
            <w:vAlign w:val="center"/>
          </w:tcPr>
          <w:p w14:paraId="1B13D694" w14:textId="56160CB4" w:rsidR="009E5F83" w:rsidRPr="009E5F83"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㈜웅진</w:t>
            </w:r>
          </w:p>
        </w:tc>
        <w:tc>
          <w:tcPr>
            <w:tcW w:w="1183" w:type="dxa"/>
            <w:vAlign w:val="center"/>
          </w:tcPr>
          <w:p w14:paraId="631BBABD" w14:textId="70F61170"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B</w:t>
            </w:r>
            <w:r>
              <w:rPr>
                <w:rFonts w:ascii="Times New Roman" w:eastAsia="바탕체" w:hAnsi="Times New Roman"/>
              </w:rPr>
              <w:t>4</w:t>
            </w:r>
          </w:p>
        </w:tc>
        <w:tc>
          <w:tcPr>
            <w:tcW w:w="1725" w:type="dxa"/>
            <w:vAlign w:val="center"/>
          </w:tcPr>
          <w:p w14:paraId="39D7CFBC" w14:textId="038229ED"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69.96</w:t>
            </w:r>
          </w:p>
        </w:tc>
        <w:tc>
          <w:tcPr>
            <w:tcW w:w="2575" w:type="dxa"/>
            <w:vAlign w:val="center"/>
          </w:tcPr>
          <w:p w14:paraId="2749286E" w14:textId="3FBFA18B"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2021. 8. 1. </w:t>
            </w:r>
            <w:r>
              <w:rPr>
                <w:rFonts w:ascii="Times New Roman" w:eastAsia="바탕체" w:hAnsi="Times New Roman"/>
              </w:rPr>
              <w:t>~ 2026. 8. 31.</w:t>
            </w:r>
          </w:p>
        </w:tc>
        <w:tc>
          <w:tcPr>
            <w:tcW w:w="1955" w:type="dxa"/>
            <w:vAlign w:val="center"/>
          </w:tcPr>
          <w:p w14:paraId="7E4802BC" w14:textId="3E85897D"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1,058,000</w:t>
            </w:r>
          </w:p>
        </w:tc>
        <w:tc>
          <w:tcPr>
            <w:tcW w:w="5261" w:type="dxa"/>
            <w:vAlign w:val="center"/>
          </w:tcPr>
          <w:p w14:paraId="2B9DD412" w14:textId="25C3455D" w:rsidR="009E5F83" w:rsidRPr="009E5F83" w:rsidDel="00F83E38" w:rsidRDefault="005D51B5" w:rsidP="00D05420">
            <w:pPr>
              <w:pStyle w:val="afff4"/>
              <w:numPr>
                <w:ilvl w:val="0"/>
                <w:numId w:val="26"/>
              </w:numPr>
              <w:wordWrap/>
              <w:snapToGrid w:val="0"/>
              <w:spacing w:line="240" w:lineRule="atLeast"/>
              <w:ind w:leftChars="0"/>
              <w:jc w:val="left"/>
              <w:rPr>
                <w:rFonts w:ascii="Times New Roman" w:eastAsia="바탕체"/>
              </w:rPr>
            </w:pPr>
            <w:r>
              <w:rPr>
                <w:rFonts w:ascii="Times New Roman" w:eastAsia="바탕체" w:hint="eastAsia"/>
              </w:rPr>
              <w:t>제</w:t>
            </w:r>
            <w:r>
              <w:rPr>
                <w:rFonts w:ascii="Times New Roman" w:eastAsia="바탕체" w:hint="eastAsia"/>
              </w:rPr>
              <w:t>4</w:t>
            </w:r>
            <w:r>
              <w:rPr>
                <w:rFonts w:ascii="Times New Roman" w:eastAsia="바탕체"/>
              </w:rPr>
              <w:t>-1</w:t>
            </w:r>
            <w:r>
              <w:rPr>
                <w:rFonts w:ascii="Times New Roman" w:eastAsia="바탕체" w:hint="eastAsia"/>
              </w:rPr>
              <w:t>호</w:t>
            </w:r>
          </w:p>
        </w:tc>
      </w:tr>
      <w:tr w:rsidR="009E5F83" w:rsidRPr="00BE74F7" w:rsidDel="00F83E38" w14:paraId="7D5771AB" w14:textId="77777777" w:rsidTr="0078760F">
        <w:tc>
          <w:tcPr>
            <w:tcW w:w="784" w:type="dxa"/>
            <w:vAlign w:val="center"/>
          </w:tcPr>
          <w:p w14:paraId="29D42625" w14:textId="77777777" w:rsidR="009E5F83" w:rsidRPr="009E5F83" w:rsidDel="00F83E38" w:rsidRDefault="009E5F83" w:rsidP="00D05420">
            <w:pPr>
              <w:numPr>
                <w:ilvl w:val="0"/>
                <w:numId w:val="27"/>
              </w:numPr>
              <w:wordWrap/>
              <w:snapToGrid w:val="0"/>
              <w:spacing w:line="240" w:lineRule="atLeast"/>
              <w:jc w:val="center"/>
              <w:rPr>
                <w:rFonts w:ascii="Times New Roman" w:eastAsia="바탕체"/>
                <w:sz w:val="20"/>
                <w:szCs w:val="16"/>
              </w:rPr>
            </w:pPr>
          </w:p>
        </w:tc>
        <w:tc>
          <w:tcPr>
            <w:tcW w:w="1905" w:type="dxa"/>
            <w:vAlign w:val="center"/>
          </w:tcPr>
          <w:p w14:paraId="4AC8141C" w14:textId="48593F3E" w:rsidR="009E5F83" w:rsidRPr="009E5F83"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w:t>
            </w:r>
            <w:proofErr w:type="spellStart"/>
            <w:r>
              <w:rPr>
                <w:rFonts w:ascii="Times New Roman" w:eastAsia="바탕체" w:hAnsi="Times New Roman" w:hint="eastAsia"/>
              </w:rPr>
              <w:t>마이에프앤비</w:t>
            </w:r>
            <w:proofErr w:type="spellEnd"/>
          </w:p>
        </w:tc>
        <w:tc>
          <w:tcPr>
            <w:tcW w:w="1183" w:type="dxa"/>
            <w:vAlign w:val="center"/>
          </w:tcPr>
          <w:p w14:paraId="78B858A0" w14:textId="723C55FA"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B4</w:t>
            </w:r>
          </w:p>
        </w:tc>
        <w:tc>
          <w:tcPr>
            <w:tcW w:w="1725" w:type="dxa"/>
            <w:vAlign w:val="center"/>
          </w:tcPr>
          <w:p w14:paraId="532CE5E3" w14:textId="63CABB46"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23.12</w:t>
            </w:r>
          </w:p>
        </w:tc>
        <w:tc>
          <w:tcPr>
            <w:tcW w:w="2575" w:type="dxa"/>
            <w:vAlign w:val="center"/>
          </w:tcPr>
          <w:p w14:paraId="7C7C27BA" w14:textId="0EF893B4"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2021. </w:t>
            </w:r>
            <w:r>
              <w:rPr>
                <w:rFonts w:ascii="Times New Roman" w:eastAsia="바탕체" w:hAnsi="Times New Roman"/>
              </w:rPr>
              <w:t>9. 27. ~ 2026. 10. 22.</w:t>
            </w:r>
          </w:p>
        </w:tc>
        <w:tc>
          <w:tcPr>
            <w:tcW w:w="1955" w:type="dxa"/>
            <w:vAlign w:val="center"/>
          </w:tcPr>
          <w:p w14:paraId="0965FF7A" w14:textId="48CD4913"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349,500</w:t>
            </w:r>
          </w:p>
        </w:tc>
        <w:tc>
          <w:tcPr>
            <w:tcW w:w="5261" w:type="dxa"/>
            <w:vAlign w:val="center"/>
          </w:tcPr>
          <w:p w14:paraId="29069A3A" w14:textId="4C2BA1A2" w:rsidR="009E5F83" w:rsidRPr="009E5F83" w:rsidDel="00F83E38" w:rsidRDefault="005D51B5" w:rsidP="00D05420">
            <w:pPr>
              <w:pStyle w:val="afff4"/>
              <w:numPr>
                <w:ilvl w:val="0"/>
                <w:numId w:val="26"/>
              </w:numPr>
              <w:wordWrap/>
              <w:snapToGrid w:val="0"/>
              <w:spacing w:line="240" w:lineRule="atLeast"/>
              <w:ind w:leftChars="0"/>
              <w:jc w:val="left"/>
              <w:rPr>
                <w:rFonts w:ascii="Times New Roman" w:eastAsia="바탕체"/>
              </w:rPr>
            </w:pPr>
            <w:r>
              <w:rPr>
                <w:rFonts w:ascii="Times New Roman" w:eastAsia="바탕체" w:hint="eastAsia"/>
              </w:rPr>
              <w:t>제</w:t>
            </w:r>
            <w:r>
              <w:rPr>
                <w:rFonts w:ascii="Times New Roman" w:eastAsia="바탕체" w:hint="eastAsia"/>
              </w:rPr>
              <w:t>4</w:t>
            </w:r>
            <w:r>
              <w:rPr>
                <w:rFonts w:ascii="Times New Roman" w:eastAsia="바탕체"/>
              </w:rPr>
              <w:t>-3</w:t>
            </w:r>
            <w:r>
              <w:rPr>
                <w:rFonts w:ascii="Times New Roman" w:eastAsia="바탕체" w:hint="eastAsia"/>
              </w:rPr>
              <w:t>호</w:t>
            </w:r>
          </w:p>
        </w:tc>
      </w:tr>
      <w:tr w:rsidR="005D51B5" w:rsidRPr="00BE74F7" w:rsidDel="00F83E38" w14:paraId="4FC66105" w14:textId="77777777" w:rsidTr="0078760F">
        <w:tc>
          <w:tcPr>
            <w:tcW w:w="784" w:type="dxa"/>
            <w:vMerge w:val="restart"/>
            <w:vAlign w:val="center"/>
          </w:tcPr>
          <w:p w14:paraId="1EB09BB8" w14:textId="77777777" w:rsidR="005D51B5" w:rsidRPr="009E5F83" w:rsidDel="00F83E38" w:rsidRDefault="005D51B5" w:rsidP="00D05420">
            <w:pPr>
              <w:numPr>
                <w:ilvl w:val="0"/>
                <w:numId w:val="27"/>
              </w:numPr>
              <w:wordWrap/>
              <w:snapToGrid w:val="0"/>
              <w:spacing w:line="240" w:lineRule="atLeast"/>
              <w:jc w:val="center"/>
              <w:rPr>
                <w:rFonts w:ascii="Times New Roman" w:eastAsia="바탕체"/>
                <w:sz w:val="20"/>
                <w:szCs w:val="16"/>
              </w:rPr>
            </w:pPr>
          </w:p>
        </w:tc>
        <w:tc>
          <w:tcPr>
            <w:tcW w:w="1905" w:type="dxa"/>
            <w:vMerge w:val="restart"/>
            <w:vAlign w:val="center"/>
          </w:tcPr>
          <w:p w14:paraId="78529936" w14:textId="57F400B4" w:rsidR="005D51B5" w:rsidRPr="009E5F83" w:rsidRDefault="005D51B5" w:rsidP="009E5F83">
            <w:pPr>
              <w:pStyle w:val="afff4"/>
              <w:topLinePunct/>
              <w:spacing w:line="360" w:lineRule="exact"/>
              <w:ind w:leftChars="0" w:left="0"/>
              <w:jc w:val="center"/>
              <w:rPr>
                <w:rFonts w:ascii="Times New Roman" w:eastAsia="바탕체" w:hAnsi="Times New Roman"/>
              </w:rPr>
            </w:pPr>
            <w:proofErr w:type="spellStart"/>
            <w:r>
              <w:rPr>
                <w:rFonts w:ascii="Times New Roman" w:eastAsia="바탕체" w:hAnsi="Times New Roman" w:hint="eastAsia"/>
              </w:rPr>
              <w:t>로카모빌리티</w:t>
            </w:r>
            <w:proofErr w:type="spellEnd"/>
            <w:r>
              <w:rPr>
                <w:rFonts w:ascii="Times New Roman" w:eastAsia="바탕체" w:hAnsi="Times New Roman" w:hint="eastAsia"/>
              </w:rPr>
              <w:t>㈜</w:t>
            </w:r>
          </w:p>
        </w:tc>
        <w:tc>
          <w:tcPr>
            <w:tcW w:w="1183" w:type="dxa"/>
            <w:vAlign w:val="center"/>
          </w:tcPr>
          <w:p w14:paraId="13CCB5BD" w14:textId="72FFD4D1" w:rsidR="005D51B5"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B5</w:t>
            </w:r>
          </w:p>
        </w:tc>
        <w:tc>
          <w:tcPr>
            <w:tcW w:w="1725" w:type="dxa"/>
            <w:vAlign w:val="center"/>
          </w:tcPr>
          <w:p w14:paraId="2F64D6B9" w14:textId="349125F9" w:rsidR="005D51B5"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rPr>
              <w:t>69.96</w:t>
            </w:r>
          </w:p>
        </w:tc>
        <w:tc>
          <w:tcPr>
            <w:tcW w:w="2575" w:type="dxa"/>
            <w:vMerge w:val="restart"/>
            <w:vAlign w:val="center"/>
          </w:tcPr>
          <w:p w14:paraId="4A8E407D" w14:textId="17D2F4A9" w:rsidR="005D51B5"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 xml:space="preserve">2021. </w:t>
            </w:r>
            <w:r>
              <w:rPr>
                <w:rFonts w:ascii="Times New Roman" w:eastAsia="바탕체" w:hAnsi="Times New Roman"/>
              </w:rPr>
              <w:t>9. 1. ~ 2026. 12. 15.</w:t>
            </w:r>
          </w:p>
        </w:tc>
        <w:tc>
          <w:tcPr>
            <w:tcW w:w="1955" w:type="dxa"/>
            <w:vAlign w:val="center"/>
          </w:tcPr>
          <w:p w14:paraId="7292A175" w14:textId="5BA3C11E" w:rsidR="005D51B5"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1,058,000</w:t>
            </w:r>
          </w:p>
        </w:tc>
        <w:tc>
          <w:tcPr>
            <w:tcW w:w="5261" w:type="dxa"/>
            <w:vAlign w:val="center"/>
          </w:tcPr>
          <w:p w14:paraId="7E48F405" w14:textId="1161BB73" w:rsidR="005D51B5" w:rsidRPr="009E5F83" w:rsidDel="00F83E38" w:rsidRDefault="005D51B5" w:rsidP="00D05420">
            <w:pPr>
              <w:pStyle w:val="afff4"/>
              <w:numPr>
                <w:ilvl w:val="0"/>
                <w:numId w:val="26"/>
              </w:numPr>
              <w:wordWrap/>
              <w:snapToGrid w:val="0"/>
              <w:spacing w:line="240" w:lineRule="atLeast"/>
              <w:ind w:leftChars="0"/>
              <w:jc w:val="left"/>
              <w:rPr>
                <w:rFonts w:ascii="Times New Roman" w:eastAsia="바탕체"/>
              </w:rPr>
            </w:pPr>
            <w:r>
              <w:rPr>
                <w:rFonts w:ascii="Times New Roman" w:eastAsia="바탕체" w:hint="eastAsia"/>
              </w:rPr>
              <w:t>제</w:t>
            </w:r>
            <w:r>
              <w:rPr>
                <w:rFonts w:ascii="Times New Roman" w:eastAsia="바탕체" w:hint="eastAsia"/>
              </w:rPr>
              <w:t>5</w:t>
            </w:r>
            <w:r>
              <w:rPr>
                <w:rFonts w:ascii="Times New Roman" w:eastAsia="바탕체"/>
              </w:rPr>
              <w:t>-1</w:t>
            </w:r>
            <w:r>
              <w:rPr>
                <w:rFonts w:ascii="Times New Roman" w:eastAsia="바탕체" w:hint="eastAsia"/>
              </w:rPr>
              <w:t>호</w:t>
            </w:r>
          </w:p>
        </w:tc>
      </w:tr>
      <w:tr w:rsidR="005D51B5" w:rsidRPr="00BE74F7" w:rsidDel="00F83E38" w14:paraId="68B600C3" w14:textId="77777777" w:rsidTr="0078760F">
        <w:tc>
          <w:tcPr>
            <w:tcW w:w="784" w:type="dxa"/>
            <w:vMerge/>
            <w:vAlign w:val="center"/>
          </w:tcPr>
          <w:p w14:paraId="448F9177" w14:textId="77777777" w:rsidR="005D51B5" w:rsidRPr="009E5F83" w:rsidDel="00F83E38" w:rsidRDefault="005D51B5" w:rsidP="00D05420">
            <w:pPr>
              <w:numPr>
                <w:ilvl w:val="0"/>
                <w:numId w:val="27"/>
              </w:numPr>
              <w:snapToGrid w:val="0"/>
              <w:spacing w:line="240" w:lineRule="atLeast"/>
              <w:jc w:val="center"/>
              <w:rPr>
                <w:rFonts w:ascii="Times New Roman" w:eastAsia="바탕체"/>
                <w:sz w:val="20"/>
                <w:szCs w:val="16"/>
              </w:rPr>
            </w:pPr>
          </w:p>
        </w:tc>
        <w:tc>
          <w:tcPr>
            <w:tcW w:w="1905" w:type="dxa"/>
            <w:vMerge/>
            <w:vAlign w:val="center"/>
          </w:tcPr>
          <w:p w14:paraId="52CC4BBC" w14:textId="77777777" w:rsidR="005D51B5" w:rsidRDefault="005D51B5" w:rsidP="009E5F83">
            <w:pPr>
              <w:pStyle w:val="afff4"/>
              <w:topLinePunct/>
              <w:spacing w:line="360" w:lineRule="exact"/>
              <w:ind w:leftChars="0" w:left="0"/>
              <w:jc w:val="center"/>
              <w:rPr>
                <w:rFonts w:ascii="Times New Roman" w:eastAsia="바탕체" w:hAnsi="Times New Roman"/>
              </w:rPr>
            </w:pPr>
          </w:p>
        </w:tc>
        <w:tc>
          <w:tcPr>
            <w:tcW w:w="1183" w:type="dxa"/>
            <w:vAlign w:val="center"/>
          </w:tcPr>
          <w:p w14:paraId="02824C68" w14:textId="777B9E94" w:rsidR="005D51B5"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B5</w:t>
            </w:r>
          </w:p>
        </w:tc>
        <w:tc>
          <w:tcPr>
            <w:tcW w:w="1725" w:type="dxa"/>
            <w:vAlign w:val="center"/>
          </w:tcPr>
          <w:p w14:paraId="5BB9F4D7" w14:textId="535BCB5D" w:rsidR="005D51B5"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61.37</w:t>
            </w:r>
          </w:p>
        </w:tc>
        <w:tc>
          <w:tcPr>
            <w:tcW w:w="2575" w:type="dxa"/>
            <w:vMerge/>
            <w:vAlign w:val="center"/>
          </w:tcPr>
          <w:p w14:paraId="07F2CBC1" w14:textId="77777777" w:rsidR="005D51B5" w:rsidRPr="009E5F83" w:rsidDel="00F83E38" w:rsidRDefault="005D51B5" w:rsidP="009E5F83">
            <w:pPr>
              <w:pStyle w:val="afff4"/>
              <w:topLinePunct/>
              <w:spacing w:line="360" w:lineRule="exact"/>
              <w:ind w:leftChars="0" w:left="0"/>
              <w:jc w:val="center"/>
              <w:rPr>
                <w:rFonts w:ascii="Times New Roman" w:eastAsia="바탕체" w:hAnsi="Times New Roman"/>
              </w:rPr>
            </w:pPr>
          </w:p>
        </w:tc>
        <w:tc>
          <w:tcPr>
            <w:tcW w:w="1955" w:type="dxa"/>
            <w:vAlign w:val="center"/>
          </w:tcPr>
          <w:p w14:paraId="087F67F5" w14:textId="5714263B" w:rsidR="005D51B5"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1,857,000</w:t>
            </w:r>
          </w:p>
        </w:tc>
        <w:tc>
          <w:tcPr>
            <w:tcW w:w="5261" w:type="dxa"/>
            <w:vAlign w:val="center"/>
          </w:tcPr>
          <w:p w14:paraId="1AC3E85D" w14:textId="3DF9AC69" w:rsidR="005D51B5" w:rsidRPr="009E5F83" w:rsidDel="00F83E38" w:rsidRDefault="005D51B5" w:rsidP="00D05420">
            <w:pPr>
              <w:pStyle w:val="afff4"/>
              <w:numPr>
                <w:ilvl w:val="0"/>
                <w:numId w:val="26"/>
              </w:numPr>
              <w:wordWrap/>
              <w:snapToGrid w:val="0"/>
              <w:spacing w:line="240" w:lineRule="atLeast"/>
              <w:ind w:leftChars="0"/>
              <w:jc w:val="left"/>
              <w:rPr>
                <w:rFonts w:ascii="Times New Roman" w:eastAsia="바탕체"/>
              </w:rPr>
            </w:pPr>
            <w:r>
              <w:rPr>
                <w:rFonts w:ascii="Times New Roman" w:eastAsia="바탕체" w:hint="eastAsia"/>
              </w:rPr>
              <w:t>제</w:t>
            </w:r>
            <w:r>
              <w:rPr>
                <w:rFonts w:ascii="Times New Roman" w:eastAsia="바탕체" w:hint="eastAsia"/>
              </w:rPr>
              <w:t>5-2</w:t>
            </w:r>
            <w:r>
              <w:rPr>
                <w:rFonts w:ascii="Times New Roman" w:eastAsia="바탕체" w:hint="eastAsia"/>
              </w:rPr>
              <w:t>호</w:t>
            </w:r>
          </w:p>
        </w:tc>
      </w:tr>
      <w:tr w:rsidR="009E5F83" w:rsidRPr="00BE74F7" w:rsidDel="00F83E38" w14:paraId="2763302D" w14:textId="77777777" w:rsidTr="0078760F">
        <w:tc>
          <w:tcPr>
            <w:tcW w:w="784" w:type="dxa"/>
            <w:vAlign w:val="center"/>
          </w:tcPr>
          <w:p w14:paraId="0884EABD" w14:textId="77777777" w:rsidR="009E5F83" w:rsidRPr="009E5F83" w:rsidDel="00F83E38" w:rsidRDefault="009E5F83" w:rsidP="00D05420">
            <w:pPr>
              <w:numPr>
                <w:ilvl w:val="0"/>
                <w:numId w:val="27"/>
              </w:numPr>
              <w:wordWrap/>
              <w:snapToGrid w:val="0"/>
              <w:spacing w:line="240" w:lineRule="atLeast"/>
              <w:jc w:val="center"/>
              <w:rPr>
                <w:rFonts w:ascii="Times New Roman" w:eastAsia="바탕체"/>
                <w:sz w:val="20"/>
                <w:szCs w:val="16"/>
              </w:rPr>
            </w:pPr>
          </w:p>
        </w:tc>
        <w:tc>
          <w:tcPr>
            <w:tcW w:w="1905" w:type="dxa"/>
            <w:vAlign w:val="center"/>
          </w:tcPr>
          <w:p w14:paraId="6E2E1A0B" w14:textId="37CDC78F" w:rsidR="009E5F83" w:rsidRPr="009E5F83"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㈜이정</w:t>
            </w:r>
          </w:p>
        </w:tc>
        <w:tc>
          <w:tcPr>
            <w:tcW w:w="1183" w:type="dxa"/>
            <w:vAlign w:val="center"/>
          </w:tcPr>
          <w:p w14:paraId="79A9F97A" w14:textId="12E4425C"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B5</w:t>
            </w:r>
          </w:p>
        </w:tc>
        <w:tc>
          <w:tcPr>
            <w:tcW w:w="1725" w:type="dxa"/>
            <w:vAlign w:val="center"/>
          </w:tcPr>
          <w:p w14:paraId="08D4A34D" w14:textId="4BCB2F64"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23.12</w:t>
            </w:r>
          </w:p>
        </w:tc>
        <w:tc>
          <w:tcPr>
            <w:tcW w:w="2575" w:type="dxa"/>
            <w:vAlign w:val="center"/>
          </w:tcPr>
          <w:p w14:paraId="60897CB0" w14:textId="4B2ABED0"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2021. 10. 12. ~ 202</w:t>
            </w:r>
            <w:r>
              <w:rPr>
                <w:rFonts w:ascii="Times New Roman" w:eastAsia="바탕체" w:hAnsi="Times New Roman"/>
              </w:rPr>
              <w:t>6. 9. 20.</w:t>
            </w:r>
          </w:p>
        </w:tc>
        <w:tc>
          <w:tcPr>
            <w:tcW w:w="1955" w:type="dxa"/>
            <w:vAlign w:val="center"/>
          </w:tcPr>
          <w:p w14:paraId="1FC86224" w14:textId="0E6A45C6"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34</w:t>
            </w:r>
            <w:r>
              <w:rPr>
                <w:rFonts w:ascii="Times New Roman" w:eastAsia="바탕체" w:hAnsi="Times New Roman"/>
              </w:rPr>
              <w:t>9,500</w:t>
            </w:r>
          </w:p>
        </w:tc>
        <w:tc>
          <w:tcPr>
            <w:tcW w:w="5261" w:type="dxa"/>
            <w:vAlign w:val="center"/>
          </w:tcPr>
          <w:p w14:paraId="6569D026" w14:textId="0D5B3CB0" w:rsidR="009E5F83" w:rsidRPr="009E5F83" w:rsidDel="00F83E38" w:rsidRDefault="005D51B5" w:rsidP="00D05420">
            <w:pPr>
              <w:pStyle w:val="afff4"/>
              <w:numPr>
                <w:ilvl w:val="0"/>
                <w:numId w:val="26"/>
              </w:numPr>
              <w:wordWrap/>
              <w:snapToGrid w:val="0"/>
              <w:spacing w:line="240" w:lineRule="atLeast"/>
              <w:ind w:leftChars="0"/>
              <w:jc w:val="left"/>
              <w:rPr>
                <w:rFonts w:ascii="Times New Roman" w:eastAsia="바탕체"/>
              </w:rPr>
            </w:pPr>
            <w:r>
              <w:rPr>
                <w:rFonts w:ascii="Times New Roman" w:eastAsia="바탕체" w:hint="eastAsia"/>
              </w:rPr>
              <w:t>제</w:t>
            </w:r>
            <w:r>
              <w:rPr>
                <w:rFonts w:ascii="Times New Roman" w:eastAsia="바탕체" w:hint="eastAsia"/>
              </w:rPr>
              <w:t>5</w:t>
            </w:r>
            <w:r>
              <w:rPr>
                <w:rFonts w:ascii="Times New Roman" w:eastAsia="바탕체"/>
              </w:rPr>
              <w:t>-3</w:t>
            </w:r>
            <w:r>
              <w:rPr>
                <w:rFonts w:ascii="Times New Roman" w:eastAsia="바탕체" w:hint="eastAsia"/>
              </w:rPr>
              <w:t>호</w:t>
            </w:r>
          </w:p>
        </w:tc>
      </w:tr>
      <w:tr w:rsidR="009E5F83" w:rsidRPr="00BE74F7" w:rsidDel="00F83E38" w14:paraId="4C04A681" w14:textId="77777777" w:rsidTr="0078760F">
        <w:tc>
          <w:tcPr>
            <w:tcW w:w="784" w:type="dxa"/>
            <w:vAlign w:val="center"/>
          </w:tcPr>
          <w:p w14:paraId="233BF72E" w14:textId="77777777" w:rsidR="009E5F83" w:rsidRPr="009E5F83" w:rsidDel="00F83E38" w:rsidRDefault="009E5F83" w:rsidP="00D05420">
            <w:pPr>
              <w:numPr>
                <w:ilvl w:val="0"/>
                <w:numId w:val="27"/>
              </w:numPr>
              <w:wordWrap/>
              <w:snapToGrid w:val="0"/>
              <w:spacing w:line="240" w:lineRule="atLeast"/>
              <w:jc w:val="center"/>
              <w:rPr>
                <w:rFonts w:ascii="Times New Roman" w:eastAsia="바탕체"/>
                <w:sz w:val="20"/>
                <w:szCs w:val="16"/>
              </w:rPr>
            </w:pPr>
          </w:p>
        </w:tc>
        <w:tc>
          <w:tcPr>
            <w:tcW w:w="1905" w:type="dxa"/>
            <w:vAlign w:val="center"/>
          </w:tcPr>
          <w:p w14:paraId="4E866877" w14:textId="2B34B0A3" w:rsidR="009E5F83" w:rsidRPr="009E5F83"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w:t>
            </w:r>
            <w:proofErr w:type="spellStart"/>
            <w:r>
              <w:rPr>
                <w:rFonts w:ascii="Times New Roman" w:eastAsia="바탕체" w:hAnsi="Times New Roman" w:hint="eastAsia"/>
              </w:rPr>
              <w:t>웅진휴캄</w:t>
            </w:r>
            <w:proofErr w:type="spellEnd"/>
          </w:p>
        </w:tc>
        <w:tc>
          <w:tcPr>
            <w:tcW w:w="1183" w:type="dxa"/>
            <w:vAlign w:val="center"/>
          </w:tcPr>
          <w:p w14:paraId="15628562" w14:textId="3AD6F018"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B6</w:t>
            </w:r>
          </w:p>
        </w:tc>
        <w:tc>
          <w:tcPr>
            <w:tcW w:w="1725" w:type="dxa"/>
            <w:vAlign w:val="center"/>
          </w:tcPr>
          <w:p w14:paraId="7FA3C682" w14:textId="18A3AF91"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52.09</w:t>
            </w:r>
          </w:p>
        </w:tc>
        <w:tc>
          <w:tcPr>
            <w:tcW w:w="2575" w:type="dxa"/>
            <w:vAlign w:val="center"/>
          </w:tcPr>
          <w:p w14:paraId="49035520" w14:textId="4D502E9E"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2023. 10. 1. ~</w:t>
            </w:r>
            <w:r>
              <w:rPr>
                <w:rFonts w:ascii="Times New Roman" w:eastAsia="바탕체" w:hAnsi="Times New Roman"/>
              </w:rPr>
              <w:t xml:space="preserve"> 2026. 8. 31.</w:t>
            </w:r>
          </w:p>
        </w:tc>
        <w:tc>
          <w:tcPr>
            <w:tcW w:w="1955" w:type="dxa"/>
            <w:vAlign w:val="center"/>
          </w:tcPr>
          <w:p w14:paraId="40E071DF" w14:textId="5687F4ED" w:rsidR="009E5F83" w:rsidRPr="009E5F83" w:rsidDel="00F83E38" w:rsidRDefault="005D51B5" w:rsidP="009E5F83">
            <w:pPr>
              <w:pStyle w:val="afff4"/>
              <w:topLinePunct/>
              <w:spacing w:line="360" w:lineRule="exact"/>
              <w:ind w:leftChars="0" w:left="0"/>
              <w:jc w:val="center"/>
              <w:rPr>
                <w:rFonts w:ascii="Times New Roman" w:eastAsia="바탕체" w:hAnsi="Times New Roman"/>
              </w:rPr>
            </w:pPr>
            <w:r>
              <w:rPr>
                <w:rFonts w:ascii="Times New Roman" w:eastAsia="바탕체" w:hAnsi="Times New Roman" w:hint="eastAsia"/>
              </w:rPr>
              <w:t>788,000</w:t>
            </w:r>
          </w:p>
        </w:tc>
        <w:tc>
          <w:tcPr>
            <w:tcW w:w="5261" w:type="dxa"/>
            <w:vAlign w:val="center"/>
          </w:tcPr>
          <w:p w14:paraId="7D7D53CC" w14:textId="4C0D1B0A" w:rsidR="009E5F83" w:rsidRPr="009E5F83" w:rsidDel="00F83E38" w:rsidRDefault="005D51B5" w:rsidP="00D05420">
            <w:pPr>
              <w:pStyle w:val="afff4"/>
              <w:numPr>
                <w:ilvl w:val="0"/>
                <w:numId w:val="26"/>
              </w:numPr>
              <w:wordWrap/>
              <w:snapToGrid w:val="0"/>
              <w:spacing w:line="240" w:lineRule="atLeast"/>
              <w:ind w:leftChars="0"/>
              <w:jc w:val="left"/>
              <w:rPr>
                <w:rFonts w:ascii="Times New Roman" w:eastAsia="바탕체"/>
              </w:rPr>
            </w:pPr>
            <w:r>
              <w:rPr>
                <w:rFonts w:ascii="Times New Roman" w:eastAsia="바탕체" w:hint="eastAsia"/>
              </w:rPr>
              <w:t>제</w:t>
            </w:r>
            <w:r>
              <w:rPr>
                <w:rFonts w:ascii="Times New Roman" w:eastAsia="바탕체" w:hint="eastAsia"/>
              </w:rPr>
              <w:t>6</w:t>
            </w:r>
            <w:r>
              <w:rPr>
                <w:rFonts w:ascii="Times New Roman" w:eastAsia="바탕체"/>
              </w:rPr>
              <w:t>-1</w:t>
            </w:r>
            <w:r>
              <w:rPr>
                <w:rFonts w:ascii="Times New Roman" w:eastAsia="바탕체" w:hint="eastAsia"/>
              </w:rPr>
              <w:t>호</w:t>
            </w:r>
          </w:p>
        </w:tc>
      </w:tr>
    </w:tbl>
    <w:p w14:paraId="2F64E34E" w14:textId="77777777" w:rsidR="009E5F83" w:rsidRPr="00E97D90" w:rsidRDefault="009E5F83" w:rsidP="00E97D90">
      <w:pPr>
        <w:topLinePunct/>
        <w:rPr>
          <w:rFonts w:ascii="Times New Roman" w:eastAsia="DengXian" w:hAnsi="Times New Roman"/>
          <w:szCs w:val="20"/>
          <w:u w:val="single"/>
        </w:rPr>
      </w:pPr>
    </w:p>
    <w:p w14:paraId="558B9765" w14:textId="768DB931" w:rsidR="002364C4" w:rsidRDefault="002364C4">
      <w:pPr>
        <w:rPr>
          <w:rFonts w:ascii="Times New Roman" w:eastAsia="바탕체" w:hAnsi="Times New Roman"/>
          <w:lang w:eastAsia="ko-KR"/>
        </w:rPr>
      </w:pPr>
      <w:r>
        <w:rPr>
          <w:rFonts w:ascii="Times New Roman" w:eastAsia="바탕체" w:hAnsi="Times New Roman"/>
          <w:lang w:eastAsia="ko-KR"/>
        </w:rPr>
        <w:br w:type="page"/>
      </w:r>
    </w:p>
    <w:p w14:paraId="147CDD06" w14:textId="602316CB" w:rsidR="002364C4" w:rsidRPr="002364C4" w:rsidRDefault="002364C4" w:rsidP="002364C4">
      <w:pPr>
        <w:outlineLvl w:val="0"/>
        <w:rPr>
          <w:rFonts w:ascii="Times New Roman" w:eastAsia="바탕체" w:hAnsi="Times New Roman"/>
          <w:sz w:val="22"/>
          <w:lang w:eastAsia="ko-KR"/>
        </w:rPr>
      </w:pPr>
      <w:bookmarkStart w:id="124" w:name="_Toc152170085"/>
      <w:r w:rsidRPr="002364C4">
        <w:rPr>
          <w:rFonts w:ascii="Times New Roman" w:eastAsia="바탕체" w:hAnsi="Times New Roman" w:hint="eastAsia"/>
          <w:sz w:val="22"/>
          <w:lang w:eastAsia="ko-KR"/>
        </w:rPr>
        <w:lastRenderedPageBreak/>
        <w:t>[</w:t>
      </w:r>
      <w:r w:rsidRPr="002364C4">
        <w:rPr>
          <w:rFonts w:ascii="Times New Roman" w:eastAsia="바탕체" w:hAnsi="Times New Roman" w:hint="eastAsia"/>
          <w:sz w:val="22"/>
          <w:lang w:eastAsia="ko-KR"/>
        </w:rPr>
        <w:t>별첨</w:t>
      </w:r>
      <w:r w:rsidR="00E97D90">
        <w:rPr>
          <w:rFonts w:ascii="Times New Roman" w:eastAsia="바탕체" w:hAnsi="Times New Roman" w:hint="eastAsia"/>
          <w:sz w:val="22"/>
          <w:lang w:eastAsia="ko-KR"/>
        </w:rPr>
        <w:t>4</w:t>
      </w:r>
      <w:r w:rsidRPr="002364C4">
        <w:rPr>
          <w:rFonts w:ascii="Times New Roman" w:eastAsia="바탕체" w:hAnsi="Times New Roman" w:hint="eastAsia"/>
          <w:sz w:val="22"/>
          <w:lang w:eastAsia="ko-KR"/>
        </w:rPr>
        <w:t>]</w:t>
      </w:r>
      <w:bookmarkEnd w:id="124"/>
    </w:p>
    <w:p w14:paraId="1537E774" w14:textId="7D52783D" w:rsidR="002364C4" w:rsidRPr="00613D27" w:rsidRDefault="002364C4" w:rsidP="002364C4">
      <w:pPr>
        <w:pStyle w:val="afff6"/>
        <w:jc w:val="center"/>
        <w:rPr>
          <w:rFonts w:ascii="Times New Roman"/>
          <w:sz w:val="28"/>
          <w:u w:val="single"/>
        </w:rPr>
      </w:pPr>
      <w:r>
        <w:rPr>
          <w:rFonts w:ascii="Times New Roman" w:eastAsia="돋움체" w:hint="eastAsia"/>
          <w:b/>
          <w:spacing w:val="15"/>
          <w:sz w:val="28"/>
          <w:u w:val="single"/>
        </w:rPr>
        <w:t>[</w:t>
      </w:r>
      <w:r w:rsidR="000218AD" w:rsidRPr="000218AD">
        <w:rPr>
          <w:rFonts w:ascii="Times New Roman" w:eastAsia="돋움체" w:hint="eastAsia"/>
          <w:b/>
          <w:spacing w:val="15"/>
          <w:sz w:val="28"/>
          <w:u w:val="single"/>
        </w:rPr>
        <w:t>본건</w:t>
      </w:r>
      <w:r w:rsidR="000218AD" w:rsidRPr="000218AD">
        <w:rPr>
          <w:rFonts w:ascii="Times New Roman" w:eastAsia="돋움체"/>
          <w:b/>
          <w:spacing w:val="15"/>
          <w:sz w:val="28"/>
          <w:u w:val="single"/>
        </w:rPr>
        <w:t xml:space="preserve"> </w:t>
      </w:r>
      <w:r w:rsidR="000218AD" w:rsidRPr="000218AD">
        <w:rPr>
          <w:rFonts w:ascii="Times New Roman" w:eastAsia="돋움체"/>
          <w:b/>
          <w:spacing w:val="15"/>
          <w:sz w:val="28"/>
          <w:u w:val="single"/>
        </w:rPr>
        <w:t>임대차계약에</w:t>
      </w:r>
      <w:r w:rsidR="000218AD" w:rsidRPr="000218AD">
        <w:rPr>
          <w:rFonts w:ascii="Times New Roman" w:eastAsia="돋움체"/>
          <w:b/>
          <w:spacing w:val="15"/>
          <w:sz w:val="28"/>
          <w:u w:val="single"/>
        </w:rPr>
        <w:t xml:space="preserve"> </w:t>
      </w:r>
      <w:r w:rsidR="000218AD" w:rsidRPr="000218AD">
        <w:rPr>
          <w:rFonts w:ascii="Times New Roman" w:eastAsia="돋움체"/>
          <w:b/>
          <w:spacing w:val="15"/>
          <w:sz w:val="28"/>
          <w:u w:val="single"/>
        </w:rPr>
        <w:t>따른</w:t>
      </w:r>
      <w:r w:rsidR="000218AD" w:rsidRPr="000218AD">
        <w:rPr>
          <w:rFonts w:ascii="Times New Roman" w:eastAsia="돋움체"/>
          <w:b/>
          <w:spacing w:val="15"/>
          <w:sz w:val="28"/>
          <w:u w:val="single"/>
        </w:rPr>
        <w:t xml:space="preserve"> </w:t>
      </w:r>
      <w:r w:rsidR="000218AD" w:rsidRPr="000218AD">
        <w:rPr>
          <w:rFonts w:ascii="Times New Roman" w:eastAsia="돋움체"/>
          <w:b/>
          <w:spacing w:val="15"/>
          <w:sz w:val="28"/>
          <w:u w:val="single"/>
        </w:rPr>
        <w:t>임대차기간</w:t>
      </w:r>
      <w:r w:rsidR="000218AD" w:rsidRPr="000218AD">
        <w:rPr>
          <w:rFonts w:ascii="Times New Roman" w:eastAsia="돋움체"/>
          <w:b/>
          <w:spacing w:val="15"/>
          <w:sz w:val="28"/>
          <w:u w:val="single"/>
        </w:rPr>
        <w:t xml:space="preserve"> </w:t>
      </w:r>
      <w:r w:rsidR="000218AD" w:rsidRPr="000218AD">
        <w:rPr>
          <w:rFonts w:ascii="Times New Roman" w:eastAsia="돋움체"/>
          <w:b/>
          <w:spacing w:val="15"/>
          <w:sz w:val="28"/>
          <w:u w:val="single"/>
        </w:rPr>
        <w:t>및</w:t>
      </w:r>
      <w:r w:rsidR="000218AD" w:rsidRPr="000218AD">
        <w:rPr>
          <w:rFonts w:ascii="Times New Roman" w:eastAsia="돋움체"/>
          <w:b/>
          <w:spacing w:val="15"/>
          <w:sz w:val="28"/>
          <w:u w:val="single"/>
        </w:rPr>
        <w:t xml:space="preserve"> </w:t>
      </w:r>
      <w:r w:rsidR="000218AD" w:rsidRPr="000218AD">
        <w:rPr>
          <w:rFonts w:ascii="Times New Roman" w:eastAsia="돋움체"/>
          <w:b/>
          <w:spacing w:val="15"/>
          <w:sz w:val="28"/>
          <w:u w:val="single"/>
        </w:rPr>
        <w:t>중도해지</w:t>
      </w:r>
      <w:r w:rsidR="000218AD" w:rsidRPr="000218AD">
        <w:rPr>
          <w:rFonts w:ascii="Times New Roman" w:eastAsia="돋움체"/>
          <w:b/>
          <w:spacing w:val="15"/>
          <w:sz w:val="28"/>
          <w:u w:val="single"/>
        </w:rPr>
        <w:t xml:space="preserve"> </w:t>
      </w:r>
      <w:r w:rsidR="000218AD" w:rsidRPr="000218AD">
        <w:rPr>
          <w:rFonts w:ascii="Times New Roman" w:eastAsia="돋움체"/>
          <w:b/>
          <w:spacing w:val="15"/>
          <w:sz w:val="28"/>
          <w:u w:val="single"/>
        </w:rPr>
        <w:t>조항</w:t>
      </w:r>
      <w:r>
        <w:rPr>
          <w:rFonts w:ascii="Times New Roman" w:eastAsia="돋움체" w:hint="eastAsia"/>
          <w:b/>
          <w:spacing w:val="15"/>
          <w:sz w:val="28"/>
          <w:u w:val="single"/>
        </w:rPr>
        <w:t>]</w:t>
      </w:r>
    </w:p>
    <w:p w14:paraId="39C1C8D3" w14:textId="77777777" w:rsidR="001F7F26" w:rsidRDefault="001F7F26" w:rsidP="001F7F26">
      <w:pPr>
        <w:topLinePunct/>
        <w:rPr>
          <w:rFonts w:ascii="Times New Roman" w:eastAsia="바탕체" w:hAnsi="Times New Roman"/>
          <w:szCs w:val="20"/>
          <w:u w:val="single"/>
        </w:rPr>
      </w:pPr>
    </w:p>
    <w:tbl>
      <w:tblPr>
        <w:tblStyle w:val="afff0"/>
        <w:tblW w:w="5000" w:type="pct"/>
        <w:jc w:val="center"/>
        <w:tblLook w:val="04A0" w:firstRow="1" w:lastRow="0" w:firstColumn="1" w:lastColumn="0" w:noHBand="0" w:noVBand="1"/>
      </w:tblPr>
      <w:tblGrid>
        <w:gridCol w:w="1120"/>
        <w:gridCol w:w="1449"/>
        <w:gridCol w:w="2601"/>
        <w:gridCol w:w="4293"/>
        <w:gridCol w:w="5925"/>
      </w:tblGrid>
      <w:tr w:rsidR="001F7F26" w:rsidRPr="001F7F26" w14:paraId="499A342E" w14:textId="77777777" w:rsidTr="00625F32">
        <w:trPr>
          <w:trHeight w:val="20"/>
          <w:tblHeader/>
          <w:jc w:val="center"/>
        </w:trPr>
        <w:tc>
          <w:tcPr>
            <w:tcW w:w="1120" w:type="dxa"/>
            <w:tcBorders>
              <w:bottom w:val="double" w:sz="4" w:space="0" w:color="auto"/>
            </w:tcBorders>
            <w:shd w:val="clear" w:color="auto" w:fill="EEECE1"/>
            <w:vAlign w:val="center"/>
          </w:tcPr>
          <w:p w14:paraId="5A422B48" w14:textId="51E67138" w:rsidR="001F7F26" w:rsidRPr="001F7F26" w:rsidRDefault="001F7F26" w:rsidP="003F4217">
            <w:pPr>
              <w:pStyle w:val="afff4"/>
              <w:topLinePunct/>
              <w:spacing w:line="360" w:lineRule="exact"/>
              <w:ind w:leftChars="0" w:left="0"/>
              <w:jc w:val="center"/>
              <w:rPr>
                <w:rFonts w:ascii="Times New Roman" w:eastAsia="바탕체" w:hAnsi="Times New Roman"/>
                <w:b/>
              </w:rPr>
            </w:pPr>
            <w:r w:rsidRPr="001F7F26">
              <w:rPr>
                <w:rFonts w:ascii="Times New Roman" w:eastAsia="바탕체" w:hAnsi="Times New Roman" w:hint="eastAsia"/>
                <w:b/>
              </w:rPr>
              <w:t>호수</w:t>
            </w:r>
          </w:p>
        </w:tc>
        <w:tc>
          <w:tcPr>
            <w:tcW w:w="1449" w:type="dxa"/>
            <w:tcBorders>
              <w:bottom w:val="double" w:sz="4" w:space="0" w:color="auto"/>
            </w:tcBorders>
            <w:shd w:val="clear" w:color="auto" w:fill="EEECE1"/>
            <w:vAlign w:val="center"/>
          </w:tcPr>
          <w:p w14:paraId="378340D3" w14:textId="77777777" w:rsidR="001F7F26" w:rsidRPr="001F7F26" w:rsidRDefault="001F7F26" w:rsidP="00C10918">
            <w:pPr>
              <w:pStyle w:val="afff4"/>
              <w:topLinePunct/>
              <w:spacing w:line="360" w:lineRule="exact"/>
              <w:ind w:leftChars="0" w:left="0"/>
              <w:jc w:val="center"/>
              <w:rPr>
                <w:rFonts w:ascii="Times New Roman" w:eastAsia="바탕체" w:hAnsi="Times New Roman"/>
                <w:b/>
              </w:rPr>
            </w:pPr>
            <w:r w:rsidRPr="001F7F26">
              <w:rPr>
                <w:rFonts w:ascii="Times New Roman" w:eastAsia="바탕체" w:hAnsi="Times New Roman" w:hint="eastAsia"/>
                <w:b/>
              </w:rPr>
              <w:t>임</w:t>
            </w:r>
            <w:r w:rsidRPr="001F7F26">
              <w:rPr>
                <w:rFonts w:ascii="Times New Roman" w:eastAsia="바탕체" w:hAnsi="Times New Roman" w:hint="eastAsia"/>
                <w:b/>
              </w:rPr>
              <w:t>(</w:t>
            </w:r>
            <w:r w:rsidRPr="001F7F26">
              <w:rPr>
                <w:rFonts w:ascii="Times New Roman" w:eastAsia="바탕체" w:hAnsi="Times New Roman" w:hint="eastAsia"/>
                <w:b/>
              </w:rPr>
              <w:t>전</w:t>
            </w:r>
            <w:r w:rsidRPr="001F7F26">
              <w:rPr>
                <w:rFonts w:ascii="Times New Roman" w:eastAsia="바탕체" w:hAnsi="Times New Roman" w:hint="eastAsia"/>
                <w:b/>
              </w:rPr>
              <w:t>)</w:t>
            </w:r>
            <w:r w:rsidRPr="001F7F26">
              <w:rPr>
                <w:rFonts w:ascii="Times New Roman" w:eastAsia="바탕체" w:hAnsi="Times New Roman" w:hint="eastAsia"/>
                <w:b/>
              </w:rPr>
              <w:t>차인</w:t>
            </w:r>
          </w:p>
        </w:tc>
        <w:tc>
          <w:tcPr>
            <w:tcW w:w="2601" w:type="dxa"/>
            <w:tcBorders>
              <w:bottom w:val="double" w:sz="4" w:space="0" w:color="auto"/>
            </w:tcBorders>
            <w:shd w:val="clear" w:color="auto" w:fill="EEECE1"/>
            <w:vAlign w:val="center"/>
          </w:tcPr>
          <w:p w14:paraId="415AA60F" w14:textId="77777777" w:rsidR="001F7F26" w:rsidRPr="001F7F26" w:rsidRDefault="001F7F26" w:rsidP="00C10918">
            <w:pPr>
              <w:pStyle w:val="afff4"/>
              <w:topLinePunct/>
              <w:spacing w:line="360" w:lineRule="exact"/>
              <w:ind w:leftChars="0" w:left="0"/>
              <w:jc w:val="center"/>
              <w:rPr>
                <w:rFonts w:ascii="Times New Roman" w:eastAsia="바탕체" w:hAnsi="Times New Roman"/>
                <w:b/>
              </w:rPr>
            </w:pPr>
            <w:r w:rsidRPr="001F7F26">
              <w:rPr>
                <w:rFonts w:ascii="Times New Roman" w:eastAsia="바탕체" w:hAnsi="Times New Roman" w:hint="eastAsia"/>
                <w:b/>
              </w:rPr>
              <w:t>임</w:t>
            </w:r>
            <w:r w:rsidRPr="001F7F26">
              <w:rPr>
                <w:rFonts w:ascii="Times New Roman" w:eastAsia="바탕체" w:hAnsi="Times New Roman" w:hint="eastAsia"/>
                <w:b/>
              </w:rPr>
              <w:t>(</w:t>
            </w:r>
            <w:r w:rsidRPr="001F7F26">
              <w:rPr>
                <w:rFonts w:ascii="Times New Roman" w:eastAsia="바탕체" w:hAnsi="Times New Roman" w:hint="eastAsia"/>
                <w:b/>
              </w:rPr>
              <w:t>전</w:t>
            </w:r>
            <w:r w:rsidRPr="001F7F26">
              <w:rPr>
                <w:rFonts w:ascii="Times New Roman" w:eastAsia="바탕체" w:hAnsi="Times New Roman" w:hint="eastAsia"/>
                <w:b/>
              </w:rPr>
              <w:t>)</w:t>
            </w:r>
            <w:r w:rsidRPr="001F7F26">
              <w:rPr>
                <w:rFonts w:ascii="Times New Roman" w:eastAsia="바탕체" w:hAnsi="Times New Roman" w:hint="eastAsia"/>
                <w:b/>
              </w:rPr>
              <w:t>대차기간</w:t>
            </w:r>
          </w:p>
        </w:tc>
        <w:tc>
          <w:tcPr>
            <w:tcW w:w="4293" w:type="dxa"/>
            <w:tcBorders>
              <w:bottom w:val="double" w:sz="4" w:space="0" w:color="auto"/>
            </w:tcBorders>
            <w:shd w:val="clear" w:color="auto" w:fill="EEECE1"/>
            <w:vAlign w:val="center"/>
          </w:tcPr>
          <w:p w14:paraId="4DA16B42" w14:textId="77777777" w:rsidR="001F7F26" w:rsidRPr="001F7F26" w:rsidRDefault="001F7F26" w:rsidP="00C10918">
            <w:pPr>
              <w:pStyle w:val="afff4"/>
              <w:topLinePunct/>
              <w:spacing w:line="360" w:lineRule="exact"/>
              <w:ind w:leftChars="0" w:left="0"/>
              <w:jc w:val="center"/>
              <w:rPr>
                <w:rFonts w:ascii="Times New Roman" w:eastAsia="바탕체" w:hAnsi="Times New Roman"/>
                <w:b/>
              </w:rPr>
            </w:pPr>
            <w:r w:rsidRPr="001F7F26">
              <w:rPr>
                <w:rFonts w:ascii="Times New Roman" w:eastAsia="바탕체" w:hAnsi="Times New Roman" w:hint="eastAsia"/>
                <w:b/>
              </w:rPr>
              <w:t>갱신</w:t>
            </w:r>
            <w:r w:rsidRPr="001F7F26">
              <w:rPr>
                <w:rFonts w:ascii="Times New Roman" w:eastAsia="바탕체" w:hAnsi="Times New Roman" w:hint="eastAsia"/>
                <w:b/>
              </w:rPr>
              <w:t xml:space="preserve"> </w:t>
            </w:r>
            <w:r w:rsidRPr="001F7F26">
              <w:rPr>
                <w:rFonts w:ascii="Times New Roman" w:eastAsia="바탕체" w:hAnsi="Times New Roman" w:hint="eastAsia"/>
                <w:b/>
              </w:rPr>
              <w:t>조항</w:t>
            </w:r>
          </w:p>
        </w:tc>
        <w:tc>
          <w:tcPr>
            <w:tcW w:w="5925" w:type="dxa"/>
            <w:tcBorders>
              <w:bottom w:val="double" w:sz="4" w:space="0" w:color="auto"/>
            </w:tcBorders>
            <w:shd w:val="clear" w:color="auto" w:fill="EEECE1"/>
            <w:vAlign w:val="center"/>
          </w:tcPr>
          <w:p w14:paraId="449CACB3" w14:textId="77777777" w:rsidR="001F7F26" w:rsidRPr="00AD3075" w:rsidRDefault="001F7F26" w:rsidP="00C10918">
            <w:pPr>
              <w:pStyle w:val="afff4"/>
              <w:topLinePunct/>
              <w:spacing w:line="360" w:lineRule="exact"/>
              <w:ind w:leftChars="0" w:left="0"/>
              <w:jc w:val="center"/>
              <w:rPr>
                <w:rFonts w:ascii="Times New Roman" w:eastAsia="바탕체" w:hAnsi="Times New Roman"/>
                <w:b/>
              </w:rPr>
            </w:pPr>
            <w:r w:rsidRPr="00AD3075">
              <w:rPr>
                <w:rFonts w:ascii="Times New Roman" w:eastAsia="바탕체" w:hAnsi="Times New Roman" w:hint="eastAsia"/>
                <w:b/>
              </w:rPr>
              <w:t>중도해지</w:t>
            </w:r>
            <w:r w:rsidRPr="00AD3075">
              <w:rPr>
                <w:rFonts w:ascii="Times New Roman" w:eastAsia="바탕체" w:hAnsi="Times New Roman" w:hint="eastAsia"/>
                <w:b/>
              </w:rPr>
              <w:t xml:space="preserve"> </w:t>
            </w:r>
            <w:r w:rsidRPr="00AD3075">
              <w:rPr>
                <w:rFonts w:ascii="Times New Roman" w:eastAsia="바탕체" w:hAnsi="Times New Roman" w:hint="eastAsia"/>
                <w:b/>
              </w:rPr>
              <w:t>조항</w:t>
            </w:r>
          </w:p>
        </w:tc>
      </w:tr>
      <w:tr w:rsidR="001F7F26" w:rsidRPr="001F7F26" w14:paraId="59A8BD40" w14:textId="77777777" w:rsidTr="00625F32">
        <w:trPr>
          <w:trHeight w:val="20"/>
          <w:jc w:val="center"/>
        </w:trPr>
        <w:tc>
          <w:tcPr>
            <w:tcW w:w="1120" w:type="dxa"/>
            <w:tcBorders>
              <w:top w:val="double" w:sz="4" w:space="0" w:color="auto"/>
            </w:tcBorders>
            <w:vAlign w:val="center"/>
          </w:tcPr>
          <w:p w14:paraId="3BD0AACB" w14:textId="10924FFB" w:rsidR="001F7F26" w:rsidRPr="001F7F26" w:rsidRDefault="001F7F26" w:rsidP="003F4217">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B101</w:t>
            </w:r>
            <w:r w:rsidRPr="001F7F26">
              <w:rPr>
                <w:rFonts w:ascii="Times New Roman" w:eastAsia="바탕체" w:hAnsi="Times New Roman" w:hint="eastAsia"/>
              </w:rPr>
              <w:t>호</w:t>
            </w:r>
          </w:p>
        </w:tc>
        <w:tc>
          <w:tcPr>
            <w:tcW w:w="1449" w:type="dxa"/>
            <w:tcBorders>
              <w:top w:val="double" w:sz="4" w:space="0" w:color="auto"/>
            </w:tcBorders>
            <w:vAlign w:val="center"/>
          </w:tcPr>
          <w:p w14:paraId="4F34FEA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김연민</w:t>
            </w:r>
            <w:proofErr w:type="spellEnd"/>
            <w:r w:rsidRPr="001F7F26">
              <w:rPr>
                <w:rFonts w:ascii="Times New Roman" w:eastAsia="바탕체" w:hAnsi="Times New Roman" w:hint="eastAsia"/>
              </w:rPr>
              <w:t>,</w:t>
            </w:r>
            <w:r w:rsidRPr="001F7F26">
              <w:rPr>
                <w:rFonts w:ascii="Times New Roman" w:eastAsia="바탕체" w:hAnsi="Times New Roman"/>
              </w:rPr>
              <w:t xml:space="preserve"> </w:t>
            </w:r>
            <w:proofErr w:type="spellStart"/>
            <w:r w:rsidRPr="001F7F26">
              <w:rPr>
                <w:rFonts w:ascii="Times New Roman" w:eastAsia="바탕체" w:hAnsi="Times New Roman" w:hint="eastAsia"/>
              </w:rPr>
              <w:t>김형선</w:t>
            </w:r>
            <w:proofErr w:type="spellEnd"/>
            <w:r w:rsidRPr="001F7F26">
              <w:rPr>
                <w:rFonts w:ascii="Times New Roman" w:eastAsia="바탕체" w:hAnsi="Times New Roman" w:hint="eastAsia"/>
              </w:rPr>
              <w:t xml:space="preserve"> </w:t>
            </w:r>
            <w:r w:rsidRPr="001F7F26">
              <w:rPr>
                <w:rFonts w:ascii="Times New Roman" w:eastAsia="바탕체" w:hAnsi="Times New Roman"/>
              </w:rPr>
              <w:t>(</w:t>
            </w:r>
            <w:proofErr w:type="spellStart"/>
            <w:r w:rsidRPr="001F7F26">
              <w:rPr>
                <w:rFonts w:ascii="Times New Roman" w:eastAsia="바탕체" w:hAnsi="Times New Roman" w:hint="eastAsia"/>
              </w:rPr>
              <w:t>에이원휘트니스</w:t>
            </w:r>
            <w:proofErr w:type="spellEnd"/>
            <w:r w:rsidRPr="001F7F26">
              <w:rPr>
                <w:rFonts w:ascii="Times New Roman" w:eastAsia="바탕체" w:hAnsi="Times New Roman" w:hint="eastAsia"/>
              </w:rPr>
              <w:t>)</w:t>
            </w:r>
          </w:p>
        </w:tc>
        <w:tc>
          <w:tcPr>
            <w:tcW w:w="2601" w:type="dxa"/>
            <w:tcBorders>
              <w:top w:val="double" w:sz="4" w:space="0" w:color="auto"/>
            </w:tcBorders>
            <w:vAlign w:val="center"/>
          </w:tcPr>
          <w:p w14:paraId="3F1AC68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12. 1. ~ </w:t>
            </w:r>
            <w:r w:rsidRPr="001F7F26">
              <w:rPr>
                <w:rFonts w:ascii="Times New Roman" w:eastAsia="바탕체" w:hAnsi="Times New Roman" w:hint="eastAsia"/>
              </w:rPr>
              <w:t xml:space="preserve">2031. 11. </w:t>
            </w:r>
            <w:r w:rsidRPr="001F7F26">
              <w:rPr>
                <w:rFonts w:ascii="Times New Roman" w:eastAsia="바탕체" w:hAnsi="Times New Roman"/>
              </w:rPr>
              <w:t>30.</w:t>
            </w:r>
          </w:p>
        </w:tc>
        <w:tc>
          <w:tcPr>
            <w:tcW w:w="4293" w:type="dxa"/>
            <w:tcBorders>
              <w:top w:val="double" w:sz="4" w:space="0" w:color="auto"/>
            </w:tcBorders>
          </w:tcPr>
          <w:p w14:paraId="014006AA"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tcBorders>
              <w:top w:val="double" w:sz="4" w:space="0" w:color="auto"/>
            </w:tcBorders>
            <w:vAlign w:val="center"/>
          </w:tcPr>
          <w:p w14:paraId="104C4967"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 xml:space="preserve">2031. 11. </w:t>
            </w:r>
            <w:r w:rsidRPr="00AD3075">
              <w:rPr>
                <w:rFonts w:ascii="Times New Roman" w:eastAsia="바탕체" w:hAnsi="Times New Roman"/>
              </w:rPr>
              <w:t>30.</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12</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w:t>
            </w:r>
            <w:r w:rsidRPr="00AD3075">
              <w:rPr>
                <w:rFonts w:ascii="Times New Roman" w:eastAsia="바탕체" w:hAnsi="Times New Roman" w:hint="eastAsia"/>
              </w:rPr>
              <w:t>)</w:t>
            </w:r>
          </w:p>
        </w:tc>
      </w:tr>
      <w:tr w:rsidR="001F7F26" w:rsidRPr="001F7F26" w14:paraId="1E69F374" w14:textId="77777777" w:rsidTr="00BE486A">
        <w:trPr>
          <w:trHeight w:val="20"/>
          <w:jc w:val="center"/>
        </w:trPr>
        <w:tc>
          <w:tcPr>
            <w:tcW w:w="1120" w:type="dxa"/>
            <w:vAlign w:val="center"/>
          </w:tcPr>
          <w:p w14:paraId="39711482"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B102-1</w:t>
            </w:r>
            <w:r w:rsidRPr="001F7F26">
              <w:rPr>
                <w:rFonts w:ascii="Times New Roman" w:eastAsia="바탕체" w:hAnsi="Times New Roman" w:hint="eastAsia"/>
              </w:rPr>
              <w:t>호</w:t>
            </w:r>
          </w:p>
        </w:tc>
        <w:tc>
          <w:tcPr>
            <w:tcW w:w="1449" w:type="dxa"/>
            <w:vMerge w:val="restart"/>
            <w:vAlign w:val="center"/>
          </w:tcPr>
          <w:p w14:paraId="422C8FB3"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㈜이정</w:t>
            </w:r>
          </w:p>
        </w:tc>
        <w:tc>
          <w:tcPr>
            <w:tcW w:w="2601" w:type="dxa"/>
            <w:vMerge w:val="restart"/>
            <w:vAlign w:val="center"/>
          </w:tcPr>
          <w:p w14:paraId="4291A303"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21. ~ </w:t>
            </w:r>
            <w:r w:rsidRPr="001F7F26">
              <w:rPr>
                <w:rFonts w:ascii="Times New Roman" w:eastAsia="바탕체" w:hAnsi="Times New Roman" w:hint="eastAsia"/>
              </w:rPr>
              <w:t xml:space="preserve">2026. </w:t>
            </w:r>
            <w:r w:rsidRPr="001F7F26">
              <w:rPr>
                <w:rFonts w:ascii="Times New Roman" w:eastAsia="바탕체" w:hAnsi="Times New Roman"/>
              </w:rPr>
              <w:t>9. 20.</w:t>
            </w:r>
          </w:p>
        </w:tc>
        <w:tc>
          <w:tcPr>
            <w:tcW w:w="4293" w:type="dxa"/>
            <w:vMerge w:val="restart"/>
          </w:tcPr>
          <w:p w14:paraId="682793E3"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51615796"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 xml:space="preserve">2026. </w:t>
            </w:r>
            <w:r w:rsidRPr="00AD3075">
              <w:rPr>
                <w:rFonts w:ascii="Times New Roman" w:eastAsia="바탕체" w:hAnsi="Times New Roman"/>
              </w:rPr>
              <w:t>9. 20.</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12</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w:t>
            </w:r>
            <w:r w:rsidRPr="00AD3075">
              <w:rPr>
                <w:rFonts w:ascii="Times New Roman" w:eastAsia="바탕체" w:hAnsi="Times New Roman" w:hint="eastAsia"/>
              </w:rPr>
              <w:t>)</w:t>
            </w:r>
          </w:p>
        </w:tc>
      </w:tr>
      <w:tr w:rsidR="001F7F26" w:rsidRPr="001F7F26" w14:paraId="3B3EC00B" w14:textId="77777777" w:rsidTr="00BE486A">
        <w:trPr>
          <w:trHeight w:val="20"/>
          <w:jc w:val="center"/>
        </w:trPr>
        <w:tc>
          <w:tcPr>
            <w:tcW w:w="1120" w:type="dxa"/>
            <w:vAlign w:val="center"/>
          </w:tcPr>
          <w:p w14:paraId="61AD7A70"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B102-2</w:t>
            </w:r>
            <w:r w:rsidRPr="001F7F26">
              <w:rPr>
                <w:rFonts w:ascii="Times New Roman" w:eastAsia="바탕체" w:hAnsi="Times New Roman" w:hint="eastAsia"/>
              </w:rPr>
              <w:t>호</w:t>
            </w:r>
          </w:p>
        </w:tc>
        <w:tc>
          <w:tcPr>
            <w:tcW w:w="1449" w:type="dxa"/>
            <w:vMerge/>
            <w:vAlign w:val="center"/>
          </w:tcPr>
          <w:p w14:paraId="573EF799"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25AD8B6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0DCA2B64"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1FEF528D" w14:textId="77777777" w:rsidR="001F7F26" w:rsidRPr="00AD3075" w:rsidRDefault="001F7F26" w:rsidP="00C10918">
            <w:pPr>
              <w:pStyle w:val="afff4"/>
              <w:topLinePunct/>
              <w:spacing w:line="360" w:lineRule="exact"/>
              <w:ind w:leftChars="0" w:left="0"/>
              <w:rPr>
                <w:rFonts w:ascii="Times New Roman" w:eastAsia="바탕체" w:hAnsi="Times New Roman"/>
              </w:rPr>
            </w:pPr>
          </w:p>
        </w:tc>
      </w:tr>
      <w:tr w:rsidR="001F7F26" w:rsidRPr="001F7F26" w14:paraId="668B9CDD" w14:textId="77777777" w:rsidTr="00BE486A">
        <w:trPr>
          <w:trHeight w:val="20"/>
          <w:jc w:val="center"/>
        </w:trPr>
        <w:tc>
          <w:tcPr>
            <w:tcW w:w="1120" w:type="dxa"/>
            <w:vAlign w:val="center"/>
          </w:tcPr>
          <w:p w14:paraId="715A3126"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B103</w:t>
            </w:r>
            <w:r w:rsidRPr="001F7F26">
              <w:rPr>
                <w:rFonts w:ascii="Times New Roman" w:eastAsia="바탕체" w:hAnsi="Times New Roman" w:hint="eastAsia"/>
              </w:rPr>
              <w:t>호</w:t>
            </w:r>
          </w:p>
        </w:tc>
        <w:tc>
          <w:tcPr>
            <w:tcW w:w="1449" w:type="dxa"/>
            <w:vMerge w:val="restart"/>
            <w:vAlign w:val="center"/>
          </w:tcPr>
          <w:p w14:paraId="2C1C5FC3"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더블미</w:t>
            </w:r>
            <w:proofErr w:type="spellEnd"/>
          </w:p>
        </w:tc>
        <w:tc>
          <w:tcPr>
            <w:tcW w:w="2601" w:type="dxa"/>
            <w:vMerge w:val="restart"/>
            <w:vAlign w:val="center"/>
          </w:tcPr>
          <w:p w14:paraId="5792977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9. 16. ~ </w:t>
            </w:r>
            <w:r w:rsidRPr="001F7F26">
              <w:rPr>
                <w:rFonts w:ascii="Times New Roman" w:eastAsia="바탕체" w:hAnsi="Times New Roman" w:hint="eastAsia"/>
              </w:rPr>
              <w:t xml:space="preserve">2024. </w:t>
            </w:r>
            <w:r w:rsidRPr="001F7F26">
              <w:rPr>
                <w:rFonts w:ascii="Times New Roman" w:eastAsia="바탕체" w:hAnsi="Times New Roman"/>
              </w:rPr>
              <w:t>9. 15.</w:t>
            </w:r>
          </w:p>
        </w:tc>
        <w:tc>
          <w:tcPr>
            <w:tcW w:w="4293" w:type="dxa"/>
            <w:vMerge w:val="restart"/>
          </w:tcPr>
          <w:p w14:paraId="2DCA02C8"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39D975DE"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없음</w:t>
            </w:r>
          </w:p>
        </w:tc>
      </w:tr>
      <w:tr w:rsidR="001F7F26" w:rsidRPr="001F7F26" w14:paraId="4525E60C" w14:textId="77777777" w:rsidTr="00BE486A">
        <w:trPr>
          <w:trHeight w:val="20"/>
          <w:jc w:val="center"/>
        </w:trPr>
        <w:tc>
          <w:tcPr>
            <w:tcW w:w="1120" w:type="dxa"/>
            <w:vAlign w:val="center"/>
          </w:tcPr>
          <w:p w14:paraId="150DB49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w:t>
            </w:r>
            <w:r w:rsidRPr="001F7F26">
              <w:rPr>
                <w:rFonts w:ascii="Times New Roman" w:eastAsia="바탕체" w:hAnsi="Times New Roman"/>
              </w:rPr>
              <w:t>104</w:t>
            </w:r>
            <w:r w:rsidRPr="001F7F26">
              <w:rPr>
                <w:rFonts w:ascii="Times New Roman" w:eastAsia="바탕체" w:hAnsi="Times New Roman" w:hint="eastAsia"/>
              </w:rPr>
              <w:t>호</w:t>
            </w:r>
          </w:p>
        </w:tc>
        <w:tc>
          <w:tcPr>
            <w:tcW w:w="1449" w:type="dxa"/>
            <w:vMerge/>
            <w:vAlign w:val="center"/>
          </w:tcPr>
          <w:p w14:paraId="49D694D8"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481909F2"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039F5CD6"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13B94201" w14:textId="77777777" w:rsidR="001F7F26" w:rsidRPr="00AD3075" w:rsidRDefault="001F7F26" w:rsidP="00C10918">
            <w:pPr>
              <w:pStyle w:val="afff4"/>
              <w:topLinePunct/>
              <w:spacing w:line="360" w:lineRule="exact"/>
              <w:ind w:leftChars="0" w:left="0"/>
              <w:rPr>
                <w:rFonts w:ascii="Times New Roman" w:eastAsia="바탕체" w:hAnsi="Times New Roman"/>
              </w:rPr>
            </w:pPr>
          </w:p>
        </w:tc>
      </w:tr>
      <w:tr w:rsidR="001F7F26" w:rsidRPr="001F7F26" w14:paraId="4E4F37AA" w14:textId="77777777" w:rsidTr="00BE486A">
        <w:trPr>
          <w:trHeight w:val="20"/>
          <w:jc w:val="center"/>
        </w:trPr>
        <w:tc>
          <w:tcPr>
            <w:tcW w:w="1120" w:type="dxa"/>
            <w:vAlign w:val="center"/>
          </w:tcPr>
          <w:p w14:paraId="59F7315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1301</w:t>
            </w:r>
            <w:r w:rsidRPr="001F7F26">
              <w:rPr>
                <w:rFonts w:ascii="Times New Roman" w:eastAsia="바탕체" w:hAnsi="Times New Roman" w:hint="eastAsia"/>
              </w:rPr>
              <w:t>호</w:t>
            </w:r>
          </w:p>
        </w:tc>
        <w:tc>
          <w:tcPr>
            <w:tcW w:w="1449" w:type="dxa"/>
            <w:vMerge/>
            <w:vAlign w:val="center"/>
          </w:tcPr>
          <w:p w14:paraId="7B2D1F1C"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Align w:val="center"/>
          </w:tcPr>
          <w:p w14:paraId="0D0F7813"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8. 1. ~ </w:t>
            </w:r>
            <w:r w:rsidRPr="001F7F26">
              <w:rPr>
                <w:rFonts w:ascii="Times New Roman" w:eastAsia="바탕체" w:hAnsi="Times New Roman" w:hint="eastAsia"/>
              </w:rPr>
              <w:t xml:space="preserve">2027. </w:t>
            </w:r>
            <w:r w:rsidRPr="001F7F26">
              <w:rPr>
                <w:rFonts w:ascii="Times New Roman" w:eastAsia="바탕체" w:hAnsi="Times New Roman"/>
              </w:rPr>
              <w:t>7. 31.</w:t>
            </w:r>
          </w:p>
        </w:tc>
        <w:tc>
          <w:tcPr>
            <w:tcW w:w="4293" w:type="dxa"/>
          </w:tcPr>
          <w:p w14:paraId="257E30F8"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Align w:val="center"/>
          </w:tcPr>
          <w:p w14:paraId="7529592E"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 xml:space="preserve">2025. 7. </w:t>
            </w:r>
            <w:r w:rsidRPr="00AD3075">
              <w:rPr>
                <w:rFonts w:ascii="Times New Roman" w:eastAsia="바탕체" w:hAnsi="Times New Roman"/>
              </w:rPr>
              <w:t>31.</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6</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w:t>
            </w:r>
            <w:r w:rsidRPr="00AD3075">
              <w:rPr>
                <w:rFonts w:ascii="Times New Roman" w:eastAsia="바탕체" w:hAnsi="Times New Roman" w:hint="eastAsia"/>
              </w:rPr>
              <w:t>)</w:t>
            </w:r>
          </w:p>
        </w:tc>
      </w:tr>
      <w:tr w:rsidR="001F7F26" w:rsidRPr="001F7F26" w14:paraId="1B27A560" w14:textId="77777777" w:rsidTr="00BE486A">
        <w:trPr>
          <w:trHeight w:val="20"/>
          <w:jc w:val="center"/>
        </w:trPr>
        <w:tc>
          <w:tcPr>
            <w:tcW w:w="1120" w:type="dxa"/>
            <w:vAlign w:val="center"/>
          </w:tcPr>
          <w:p w14:paraId="50175BA2" w14:textId="58131378" w:rsidR="001F7F26" w:rsidRPr="001F7F26" w:rsidRDefault="001F7F26" w:rsidP="003F4217">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101</w:t>
            </w:r>
            <w:r w:rsidRPr="001F7F26">
              <w:rPr>
                <w:rFonts w:ascii="Times New Roman" w:eastAsia="바탕체" w:hAnsi="Times New Roman" w:hint="eastAsia"/>
              </w:rPr>
              <w:t>호</w:t>
            </w:r>
          </w:p>
        </w:tc>
        <w:tc>
          <w:tcPr>
            <w:tcW w:w="1449" w:type="dxa"/>
            <w:vAlign w:val="center"/>
          </w:tcPr>
          <w:p w14:paraId="2B233EC1"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도레도레</w:t>
            </w:r>
            <w:proofErr w:type="spellEnd"/>
          </w:p>
        </w:tc>
        <w:tc>
          <w:tcPr>
            <w:tcW w:w="2601" w:type="dxa"/>
            <w:vAlign w:val="center"/>
          </w:tcPr>
          <w:p w14:paraId="022B30F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21. ~ </w:t>
            </w:r>
            <w:r w:rsidRPr="001F7F26">
              <w:rPr>
                <w:rFonts w:ascii="Times New Roman" w:eastAsia="바탕체" w:hAnsi="Times New Roman" w:hint="eastAsia"/>
              </w:rPr>
              <w:t xml:space="preserve">2026. </w:t>
            </w:r>
            <w:r w:rsidRPr="001F7F26">
              <w:rPr>
                <w:rFonts w:ascii="Times New Roman" w:eastAsia="바탕체" w:hAnsi="Times New Roman"/>
              </w:rPr>
              <w:t>9. 20.</w:t>
            </w:r>
          </w:p>
        </w:tc>
        <w:tc>
          <w:tcPr>
            <w:tcW w:w="4293" w:type="dxa"/>
          </w:tcPr>
          <w:p w14:paraId="4E02CFDF"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Align w:val="center"/>
          </w:tcPr>
          <w:p w14:paraId="5CED6AD0"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 xml:space="preserve">2026. </w:t>
            </w:r>
            <w:r w:rsidRPr="00AD3075">
              <w:rPr>
                <w:rFonts w:ascii="Times New Roman" w:eastAsia="바탕체" w:hAnsi="Times New Roman"/>
              </w:rPr>
              <w:t>9. 20.</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12</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w:t>
            </w:r>
            <w:r w:rsidRPr="00AD3075">
              <w:rPr>
                <w:rFonts w:ascii="Times New Roman" w:eastAsia="바탕체" w:hAnsi="Times New Roman" w:hint="eastAsia"/>
              </w:rPr>
              <w:t>)</w:t>
            </w:r>
          </w:p>
        </w:tc>
      </w:tr>
      <w:tr w:rsidR="001F7F26" w:rsidRPr="001F7F26" w14:paraId="2DA22F17" w14:textId="77777777" w:rsidTr="00BE486A">
        <w:trPr>
          <w:trHeight w:val="20"/>
          <w:jc w:val="center"/>
        </w:trPr>
        <w:tc>
          <w:tcPr>
            <w:tcW w:w="1120" w:type="dxa"/>
            <w:vAlign w:val="center"/>
          </w:tcPr>
          <w:p w14:paraId="5B00185C"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102</w:t>
            </w:r>
            <w:r w:rsidRPr="001F7F26">
              <w:rPr>
                <w:rFonts w:ascii="Times New Roman" w:eastAsia="바탕체" w:hAnsi="Times New Roman" w:hint="eastAsia"/>
              </w:rPr>
              <w:t>호</w:t>
            </w:r>
          </w:p>
        </w:tc>
        <w:tc>
          <w:tcPr>
            <w:tcW w:w="1449" w:type="dxa"/>
            <w:vAlign w:val="center"/>
          </w:tcPr>
          <w:p w14:paraId="2DB35C03"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동원홈푸드</w:t>
            </w:r>
            <w:proofErr w:type="spellEnd"/>
          </w:p>
        </w:tc>
        <w:tc>
          <w:tcPr>
            <w:tcW w:w="2601" w:type="dxa"/>
            <w:vAlign w:val="center"/>
          </w:tcPr>
          <w:p w14:paraId="54DDA9B8"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27. ~ </w:t>
            </w:r>
            <w:r w:rsidRPr="001F7F26">
              <w:rPr>
                <w:rFonts w:ascii="Times New Roman" w:eastAsia="바탕체" w:hAnsi="Times New Roman" w:hint="eastAsia"/>
              </w:rPr>
              <w:t xml:space="preserve">2026. 9. </w:t>
            </w:r>
            <w:r w:rsidRPr="001F7F26">
              <w:rPr>
                <w:rFonts w:ascii="Times New Roman" w:eastAsia="바탕체" w:hAnsi="Times New Roman"/>
              </w:rPr>
              <w:t>26.</w:t>
            </w:r>
          </w:p>
        </w:tc>
        <w:tc>
          <w:tcPr>
            <w:tcW w:w="4293" w:type="dxa"/>
          </w:tcPr>
          <w:p w14:paraId="56C4CE63"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Align w:val="center"/>
          </w:tcPr>
          <w:p w14:paraId="572E7DEF"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 xml:space="preserve">2026. </w:t>
            </w:r>
            <w:r w:rsidRPr="00AD3075">
              <w:rPr>
                <w:rFonts w:ascii="Times New Roman" w:eastAsia="바탕체" w:hAnsi="Times New Roman"/>
              </w:rPr>
              <w:t>9. 26.</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12</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w:t>
            </w:r>
            <w:r w:rsidRPr="00AD3075">
              <w:rPr>
                <w:rFonts w:ascii="Times New Roman" w:eastAsia="바탕체" w:hAnsi="Times New Roman" w:hint="eastAsia"/>
              </w:rPr>
              <w:t>)</w:t>
            </w:r>
          </w:p>
        </w:tc>
      </w:tr>
      <w:tr w:rsidR="001F7F26" w:rsidRPr="001F7F26" w14:paraId="542AA029" w14:textId="77777777" w:rsidTr="00BE486A">
        <w:trPr>
          <w:trHeight w:val="20"/>
          <w:jc w:val="center"/>
        </w:trPr>
        <w:tc>
          <w:tcPr>
            <w:tcW w:w="1120" w:type="dxa"/>
            <w:vAlign w:val="center"/>
          </w:tcPr>
          <w:p w14:paraId="41F54319"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103</w:t>
            </w:r>
            <w:r w:rsidRPr="001F7F26">
              <w:rPr>
                <w:rFonts w:ascii="Times New Roman" w:eastAsia="바탕체" w:hAnsi="Times New Roman" w:hint="eastAsia"/>
              </w:rPr>
              <w:t>호</w:t>
            </w:r>
          </w:p>
        </w:tc>
        <w:tc>
          <w:tcPr>
            <w:tcW w:w="1449" w:type="dxa"/>
            <w:vAlign w:val="center"/>
          </w:tcPr>
          <w:p w14:paraId="791BE354"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와이엠씨씨</w:t>
            </w:r>
            <w:proofErr w:type="spellEnd"/>
          </w:p>
        </w:tc>
        <w:tc>
          <w:tcPr>
            <w:tcW w:w="2601" w:type="dxa"/>
            <w:vAlign w:val="center"/>
          </w:tcPr>
          <w:p w14:paraId="3DED1822"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2023. 2. 1. ~ </w:t>
            </w:r>
            <w:r w:rsidRPr="001F7F26">
              <w:rPr>
                <w:rFonts w:ascii="Times New Roman" w:eastAsia="바탕체" w:hAnsi="Times New Roman" w:hint="eastAsia"/>
              </w:rPr>
              <w:t>2028. 1. 31.</w:t>
            </w:r>
          </w:p>
        </w:tc>
        <w:tc>
          <w:tcPr>
            <w:tcW w:w="4293" w:type="dxa"/>
          </w:tcPr>
          <w:p w14:paraId="4BC3ABB0"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6</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Align w:val="center"/>
          </w:tcPr>
          <w:p w14:paraId="2C9E68E3"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202</w:t>
            </w:r>
            <w:r w:rsidRPr="00AD3075">
              <w:rPr>
                <w:rFonts w:ascii="Times New Roman" w:eastAsia="바탕체" w:hAnsi="Times New Roman"/>
              </w:rPr>
              <w:t>8. 1. 31.</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w:t>
            </w:r>
          </w:p>
        </w:tc>
      </w:tr>
      <w:tr w:rsidR="001F7F26" w:rsidRPr="001F7F26" w14:paraId="6B6E15A1" w14:textId="77777777" w:rsidTr="00BE486A">
        <w:trPr>
          <w:trHeight w:val="20"/>
          <w:jc w:val="center"/>
        </w:trPr>
        <w:tc>
          <w:tcPr>
            <w:tcW w:w="1120" w:type="dxa"/>
            <w:vAlign w:val="center"/>
          </w:tcPr>
          <w:p w14:paraId="024F1A9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104</w:t>
            </w:r>
            <w:r w:rsidRPr="001F7F26">
              <w:rPr>
                <w:rFonts w:ascii="Times New Roman" w:eastAsia="바탕체" w:hAnsi="Times New Roman" w:hint="eastAsia"/>
              </w:rPr>
              <w:t>호</w:t>
            </w:r>
          </w:p>
        </w:tc>
        <w:tc>
          <w:tcPr>
            <w:tcW w:w="1449" w:type="dxa"/>
            <w:vAlign w:val="center"/>
          </w:tcPr>
          <w:p w14:paraId="2FBCCB15"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마이에프엔비</w:t>
            </w:r>
            <w:proofErr w:type="spellEnd"/>
          </w:p>
        </w:tc>
        <w:tc>
          <w:tcPr>
            <w:tcW w:w="2601" w:type="dxa"/>
            <w:vAlign w:val="center"/>
          </w:tcPr>
          <w:p w14:paraId="78C7BA7F"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10. 23. ~ </w:t>
            </w:r>
            <w:r w:rsidRPr="001F7F26">
              <w:rPr>
                <w:rFonts w:ascii="Times New Roman" w:eastAsia="바탕체" w:hAnsi="Times New Roman" w:hint="eastAsia"/>
              </w:rPr>
              <w:t xml:space="preserve">2026. 10. </w:t>
            </w:r>
            <w:r w:rsidRPr="001F7F26">
              <w:rPr>
                <w:rFonts w:ascii="Times New Roman" w:eastAsia="바탕체" w:hAnsi="Times New Roman"/>
              </w:rPr>
              <w:t>22.</w:t>
            </w:r>
          </w:p>
        </w:tc>
        <w:tc>
          <w:tcPr>
            <w:tcW w:w="4293" w:type="dxa"/>
          </w:tcPr>
          <w:p w14:paraId="214A9120"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Align w:val="center"/>
          </w:tcPr>
          <w:p w14:paraId="44AE3D2F"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rPr>
              <w:t>2026. 10. 22.</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12</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w:t>
            </w:r>
            <w:r w:rsidRPr="00AD3075">
              <w:rPr>
                <w:rFonts w:ascii="Times New Roman" w:eastAsia="바탕체" w:hAnsi="Times New Roman" w:hint="eastAsia"/>
              </w:rPr>
              <w:t>)</w:t>
            </w:r>
          </w:p>
        </w:tc>
      </w:tr>
      <w:tr w:rsidR="001F7F26" w:rsidRPr="001F7F26" w14:paraId="119834F6" w14:textId="77777777" w:rsidTr="00BE486A">
        <w:trPr>
          <w:trHeight w:val="20"/>
          <w:jc w:val="center"/>
        </w:trPr>
        <w:tc>
          <w:tcPr>
            <w:tcW w:w="1120" w:type="dxa"/>
            <w:vAlign w:val="center"/>
          </w:tcPr>
          <w:p w14:paraId="7940AE5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201</w:t>
            </w:r>
            <w:r w:rsidRPr="001F7F26">
              <w:rPr>
                <w:rFonts w:ascii="Times New Roman" w:eastAsia="바탕체" w:hAnsi="Times New Roman" w:hint="eastAsia"/>
              </w:rPr>
              <w:t>호</w:t>
            </w:r>
          </w:p>
        </w:tc>
        <w:tc>
          <w:tcPr>
            <w:tcW w:w="1449" w:type="dxa"/>
            <w:vMerge w:val="restart"/>
            <w:vAlign w:val="center"/>
          </w:tcPr>
          <w:p w14:paraId="416DD66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웅진씽크빅</w:t>
            </w:r>
            <w:proofErr w:type="spellEnd"/>
          </w:p>
        </w:tc>
        <w:tc>
          <w:tcPr>
            <w:tcW w:w="2601" w:type="dxa"/>
            <w:vMerge w:val="restart"/>
            <w:vAlign w:val="center"/>
          </w:tcPr>
          <w:p w14:paraId="41F542D3" w14:textId="77777777" w:rsid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1. ~ </w:t>
            </w:r>
            <w:r w:rsidRPr="001F7F26">
              <w:rPr>
                <w:rFonts w:ascii="Times New Roman" w:eastAsia="바탕체" w:hAnsi="Times New Roman" w:hint="eastAsia"/>
              </w:rPr>
              <w:t xml:space="preserve">2026. </w:t>
            </w:r>
            <w:r w:rsidRPr="001F7F26">
              <w:rPr>
                <w:rFonts w:ascii="Times New Roman" w:eastAsia="바탕체" w:hAnsi="Times New Roman"/>
              </w:rPr>
              <w:t>8. 31.</w:t>
            </w:r>
          </w:p>
          <w:p w14:paraId="2DC77601" w14:textId="04F72F03" w:rsidR="000C7FD6" w:rsidRPr="001F7F26" w:rsidRDefault="000C7FD6" w:rsidP="00C10918">
            <w:pPr>
              <w:pStyle w:val="afff4"/>
              <w:topLinePunct/>
              <w:spacing w:line="360" w:lineRule="exact"/>
              <w:ind w:leftChars="0" w:left="0"/>
              <w:jc w:val="center"/>
              <w:rPr>
                <w:rFonts w:ascii="Times New Roman" w:eastAsia="바탕체" w:hAnsi="Times New Roman"/>
              </w:rPr>
            </w:pPr>
            <w:r>
              <w:rPr>
                <w:rFonts w:ascii="Times New Roman" w:eastAsia="바탕체" w:hAnsi="Times New Roman"/>
              </w:rPr>
              <w:t>(202</w:t>
            </w:r>
            <w:r>
              <w:rPr>
                <w:rFonts w:ascii="Times New Roman" w:eastAsia="바탕체" w:hAnsi="Times New Roman" w:hint="eastAsia"/>
              </w:rPr>
              <w:t>호</w:t>
            </w:r>
            <w:r>
              <w:rPr>
                <w:rFonts w:ascii="Times New Roman" w:eastAsia="바탕체" w:hAnsi="Times New Roman" w:hint="eastAsia"/>
              </w:rPr>
              <w:t>:</w:t>
            </w:r>
            <w:r>
              <w:rPr>
                <w:rFonts w:ascii="Times New Roman" w:eastAsia="바탕체" w:hAnsi="Times New Roman"/>
              </w:rPr>
              <w:t xml:space="preserve"> 2022. 2. 1. ~ 2026. 8. 31.)</w:t>
            </w:r>
          </w:p>
        </w:tc>
        <w:tc>
          <w:tcPr>
            <w:tcW w:w="4293" w:type="dxa"/>
            <w:vMerge w:val="restart"/>
          </w:tcPr>
          <w:p w14:paraId="5806C181"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rPr>
              <w:t>임차인은</w:t>
            </w:r>
            <w:r w:rsidRPr="001F7F26">
              <w:rPr>
                <w:rFonts w:ascii="Times New Roman" w:eastAsia="바탕체" w:hAnsi="Times New Roman"/>
              </w:rPr>
              <w:t xml:space="preserve"> </w:t>
            </w:r>
            <w:r w:rsidRPr="001F7F26">
              <w:rPr>
                <w:rFonts w:ascii="Times New Roman" w:eastAsia="바탕체" w:hAnsi="Times New Roman"/>
              </w:rPr>
              <w:t>만료</w:t>
            </w:r>
            <w:r w:rsidRPr="001F7F26">
              <w:rPr>
                <w:rFonts w:ascii="Times New Roman" w:eastAsia="바탕체" w:hAnsi="Times New Roman"/>
              </w:rPr>
              <w:t xml:space="preserve"> 6</w:t>
            </w:r>
            <w:r w:rsidRPr="001F7F26">
              <w:rPr>
                <w:rFonts w:ascii="Times New Roman" w:eastAsia="바탕체" w:hAnsi="Times New Roman"/>
              </w:rPr>
              <w:t>개월</w:t>
            </w:r>
            <w:r w:rsidRPr="001F7F26">
              <w:rPr>
                <w:rFonts w:ascii="Times New Roman" w:eastAsia="바탕체" w:hAnsi="Times New Roman"/>
              </w:rPr>
              <w:t xml:space="preserve"> </w:t>
            </w:r>
            <w:r w:rsidRPr="001F7F26">
              <w:rPr>
                <w:rFonts w:ascii="Times New Roman" w:eastAsia="바탕체" w:hAnsi="Times New Roman"/>
              </w:rPr>
              <w:t>전까지</w:t>
            </w:r>
            <w:r w:rsidRPr="001F7F26">
              <w:rPr>
                <w:rFonts w:ascii="Times New Roman" w:eastAsia="바탕체" w:hAnsi="Times New Roman"/>
              </w:rPr>
              <w:t xml:space="preserve"> </w:t>
            </w:r>
            <w:r w:rsidRPr="001F7F26">
              <w:rPr>
                <w:rFonts w:ascii="Times New Roman" w:eastAsia="바탕체" w:hAnsi="Times New Roman"/>
              </w:rPr>
              <w:t>서면</w:t>
            </w:r>
            <w:r w:rsidRPr="001F7F26">
              <w:rPr>
                <w:rFonts w:ascii="Times New Roman" w:eastAsia="바탕체" w:hAnsi="Times New Roman"/>
              </w:rPr>
              <w:t xml:space="preserve"> </w:t>
            </w:r>
            <w:r w:rsidRPr="001F7F26">
              <w:rPr>
                <w:rFonts w:ascii="Times New Roman" w:eastAsia="바탕체" w:hAnsi="Times New Roman"/>
              </w:rPr>
              <w:t>통지로</w:t>
            </w:r>
            <w:r w:rsidRPr="001F7F26">
              <w:rPr>
                <w:rFonts w:ascii="Times New Roman" w:eastAsia="바탕체" w:hAnsi="Times New Roman"/>
              </w:rPr>
              <w:t xml:space="preserve"> </w:t>
            </w:r>
            <w:r w:rsidRPr="001F7F26">
              <w:rPr>
                <w:rFonts w:ascii="Times New Roman" w:eastAsia="바탕체" w:hAnsi="Times New Roman"/>
              </w:rPr>
              <w:t>전체</w:t>
            </w:r>
            <w:r w:rsidRPr="001F7F26">
              <w:rPr>
                <w:rFonts w:ascii="Times New Roman" w:eastAsia="바탕체" w:hAnsi="Times New Roman"/>
              </w:rPr>
              <w:t xml:space="preserve"> </w:t>
            </w:r>
            <w:r w:rsidRPr="001F7F26">
              <w:rPr>
                <w:rFonts w:ascii="Times New Roman" w:eastAsia="바탕체" w:hAnsi="Times New Roman"/>
              </w:rPr>
              <w:t>또는</w:t>
            </w:r>
            <w:r w:rsidRPr="001F7F26">
              <w:rPr>
                <w:rFonts w:ascii="Times New Roman" w:eastAsia="바탕체" w:hAnsi="Times New Roman"/>
              </w:rPr>
              <w:t xml:space="preserve"> </w:t>
            </w:r>
            <w:r w:rsidRPr="001F7F26">
              <w:rPr>
                <w:rFonts w:ascii="Times New Roman" w:eastAsia="바탕체" w:hAnsi="Times New Roman"/>
              </w:rPr>
              <w:t>일부에</w:t>
            </w:r>
            <w:r w:rsidRPr="001F7F26">
              <w:rPr>
                <w:rFonts w:ascii="Times New Roman" w:eastAsia="바탕체" w:hAnsi="Times New Roman"/>
              </w:rPr>
              <w:t xml:space="preserve"> </w:t>
            </w:r>
            <w:r w:rsidRPr="001F7F26">
              <w:rPr>
                <w:rFonts w:ascii="Times New Roman" w:eastAsia="바탕체" w:hAnsi="Times New Roman"/>
              </w:rPr>
              <w:t>대해</w:t>
            </w:r>
            <w:r w:rsidRPr="001F7F26">
              <w:rPr>
                <w:rFonts w:ascii="Times New Roman" w:eastAsia="바탕체" w:hAnsi="Times New Roman"/>
              </w:rPr>
              <w:t xml:space="preserve"> </w:t>
            </w:r>
            <w:r w:rsidRPr="001F7F26">
              <w:rPr>
                <w:rFonts w:ascii="Times New Roman" w:eastAsia="바탕체" w:hAnsi="Times New Roman"/>
              </w:rPr>
              <w:t>최대</w:t>
            </w:r>
            <w:r w:rsidRPr="001F7F26">
              <w:rPr>
                <w:rFonts w:ascii="Times New Roman" w:eastAsia="바탕체" w:hAnsi="Times New Roman"/>
              </w:rPr>
              <w:t xml:space="preserve"> 5</w:t>
            </w:r>
            <w:r w:rsidRPr="001F7F26">
              <w:rPr>
                <w:rFonts w:ascii="Times New Roman" w:eastAsia="바탕체" w:hAnsi="Times New Roman"/>
              </w:rPr>
              <w:t>년</w:t>
            </w:r>
            <w:r w:rsidRPr="001F7F26">
              <w:rPr>
                <w:rFonts w:ascii="Times New Roman" w:eastAsia="바탕체" w:hAnsi="Times New Roman"/>
              </w:rPr>
              <w:t xml:space="preserve"> </w:t>
            </w:r>
            <w:r w:rsidRPr="001F7F26">
              <w:rPr>
                <w:rFonts w:ascii="Times New Roman" w:eastAsia="바탕체" w:hAnsi="Times New Roman"/>
              </w:rPr>
              <w:t>범위에서</w:t>
            </w:r>
            <w:r w:rsidRPr="001F7F26">
              <w:rPr>
                <w:rFonts w:ascii="Times New Roman" w:eastAsia="바탕체" w:hAnsi="Times New Roman"/>
              </w:rPr>
              <w:t xml:space="preserve"> 1</w:t>
            </w:r>
            <w:r w:rsidRPr="001F7F26">
              <w:rPr>
                <w:rFonts w:ascii="Times New Roman" w:eastAsia="바탕체" w:hAnsi="Times New Roman"/>
              </w:rPr>
              <w:t>회에</w:t>
            </w:r>
            <w:r w:rsidRPr="001F7F26">
              <w:rPr>
                <w:rFonts w:ascii="Times New Roman" w:eastAsia="바탕체" w:hAnsi="Times New Roman"/>
              </w:rPr>
              <w:t xml:space="preserve"> </w:t>
            </w:r>
            <w:r w:rsidRPr="001F7F26">
              <w:rPr>
                <w:rFonts w:ascii="Times New Roman" w:eastAsia="바탕체" w:hAnsi="Times New Roman"/>
              </w:rPr>
              <w:t>한해</w:t>
            </w:r>
            <w:r w:rsidRPr="001F7F26">
              <w:rPr>
                <w:rFonts w:ascii="Times New Roman" w:eastAsia="바탕체" w:hAnsi="Times New Roman"/>
              </w:rPr>
              <w:t xml:space="preserve"> </w:t>
            </w:r>
            <w:r w:rsidRPr="001F7F26">
              <w:rPr>
                <w:rFonts w:ascii="Times New Roman" w:eastAsia="바탕체" w:hAnsi="Times New Roman"/>
              </w:rPr>
              <w:t>연장</w:t>
            </w:r>
            <w:r w:rsidRPr="001F7F26">
              <w:rPr>
                <w:rFonts w:ascii="Times New Roman" w:eastAsia="바탕체" w:hAnsi="Times New Roman"/>
              </w:rPr>
              <w:t xml:space="preserve"> </w:t>
            </w:r>
            <w:r w:rsidRPr="001F7F26">
              <w:rPr>
                <w:rFonts w:ascii="Times New Roman" w:eastAsia="바탕체" w:hAnsi="Times New Roman"/>
              </w:rPr>
              <w:t>가능하며</w:t>
            </w:r>
            <w:r w:rsidRPr="001F7F26">
              <w:rPr>
                <w:rFonts w:ascii="Times New Roman" w:eastAsia="바탕체" w:hAnsi="Times New Roman"/>
              </w:rPr>
              <w:t xml:space="preserve">, </w:t>
            </w:r>
            <w:r w:rsidRPr="001F7F26">
              <w:rPr>
                <w:rFonts w:ascii="Times New Roman" w:eastAsia="바탕체" w:hAnsi="Times New Roman"/>
              </w:rPr>
              <w:t>보증금</w:t>
            </w:r>
            <w:r w:rsidRPr="001F7F26">
              <w:rPr>
                <w:rFonts w:ascii="Times New Roman" w:eastAsia="바탕체" w:hAnsi="Times New Roman"/>
              </w:rPr>
              <w:t xml:space="preserve">, </w:t>
            </w:r>
            <w:r w:rsidRPr="001F7F26">
              <w:rPr>
                <w:rFonts w:ascii="Times New Roman" w:eastAsia="바탕체" w:hAnsi="Times New Roman"/>
              </w:rPr>
              <w:t>임대료</w:t>
            </w:r>
            <w:r w:rsidRPr="001F7F26">
              <w:rPr>
                <w:rFonts w:ascii="Times New Roman" w:eastAsia="바탕체" w:hAnsi="Times New Roman"/>
              </w:rPr>
              <w:t xml:space="preserve"> </w:t>
            </w:r>
            <w:r w:rsidRPr="001F7F26">
              <w:rPr>
                <w:rFonts w:ascii="Times New Roman" w:eastAsia="바탕체" w:hAnsi="Times New Roman"/>
              </w:rPr>
              <w:t>및</w:t>
            </w:r>
            <w:r w:rsidRPr="001F7F26">
              <w:rPr>
                <w:rFonts w:ascii="Times New Roman" w:eastAsia="바탕체" w:hAnsi="Times New Roman"/>
              </w:rPr>
              <w:t xml:space="preserve"> </w:t>
            </w:r>
            <w:r w:rsidRPr="001F7F26">
              <w:rPr>
                <w:rFonts w:ascii="Times New Roman" w:eastAsia="바탕체" w:hAnsi="Times New Roman"/>
              </w:rPr>
              <w:t>관리비는</w:t>
            </w:r>
            <w:r w:rsidRPr="001F7F26">
              <w:rPr>
                <w:rFonts w:ascii="Times New Roman" w:eastAsia="바탕체" w:hAnsi="Times New Roman"/>
              </w:rPr>
              <w:t xml:space="preserve"> </w:t>
            </w:r>
            <w:r w:rsidRPr="001F7F26">
              <w:rPr>
                <w:rFonts w:ascii="Times New Roman" w:eastAsia="바탕체" w:hAnsi="Times New Roman"/>
              </w:rPr>
              <w:t>만료시점</w:t>
            </w:r>
            <w:r w:rsidRPr="001F7F26">
              <w:rPr>
                <w:rFonts w:ascii="Times New Roman" w:eastAsia="바탕체" w:hAnsi="Times New Roman"/>
              </w:rPr>
              <w:t xml:space="preserve"> </w:t>
            </w:r>
            <w:r w:rsidRPr="001F7F26">
              <w:rPr>
                <w:rFonts w:ascii="Times New Roman" w:eastAsia="바탕체" w:hAnsi="Times New Roman"/>
              </w:rPr>
              <w:t>기준</w:t>
            </w:r>
            <w:r w:rsidRPr="001F7F26">
              <w:rPr>
                <w:rFonts w:ascii="Times New Roman" w:eastAsia="바탕체" w:hAnsi="Times New Roman"/>
              </w:rPr>
              <w:t xml:space="preserve"> </w:t>
            </w:r>
            <w:r w:rsidRPr="001F7F26">
              <w:rPr>
                <w:rFonts w:ascii="Times New Roman" w:eastAsia="바탕체" w:hAnsi="Times New Roman"/>
              </w:rPr>
              <w:t>최대</w:t>
            </w:r>
            <w:r w:rsidRPr="001F7F26">
              <w:rPr>
                <w:rFonts w:ascii="Times New Roman" w:eastAsia="바탕체" w:hAnsi="Times New Roman"/>
              </w:rPr>
              <w:t xml:space="preserve"> 3% </w:t>
            </w:r>
            <w:r w:rsidRPr="001F7F26">
              <w:rPr>
                <w:rFonts w:ascii="Times New Roman" w:eastAsia="바탕체" w:hAnsi="Times New Roman"/>
              </w:rPr>
              <w:t>인상</w:t>
            </w:r>
            <w:r w:rsidRPr="001F7F26">
              <w:rPr>
                <w:rFonts w:ascii="Times New Roman" w:eastAsia="바탕체" w:hAnsi="Times New Roman"/>
              </w:rPr>
              <w:t xml:space="preserve"> </w:t>
            </w:r>
            <w:r w:rsidRPr="001F7F26">
              <w:rPr>
                <w:rFonts w:ascii="Times New Roman" w:eastAsia="바탕체" w:hAnsi="Times New Roman"/>
              </w:rPr>
              <w:t>가능</w:t>
            </w:r>
            <w:r w:rsidRPr="001F7F26">
              <w:rPr>
                <w:rFonts w:ascii="Times New Roman" w:eastAsia="바탕체" w:hAnsi="Times New Roman" w:hint="eastAsia"/>
              </w:rPr>
              <w:t xml:space="preserve"> </w:t>
            </w:r>
          </w:p>
          <w:p w14:paraId="163A5419"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9</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56B8FB94"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 xml:space="preserve">2026. </w:t>
            </w:r>
            <w:r w:rsidRPr="00AD3075">
              <w:rPr>
                <w:rFonts w:ascii="Times New Roman" w:eastAsia="바탕체" w:hAnsi="Times New Roman"/>
              </w:rPr>
              <w:t>8. 31.</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12</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가능하나</w:t>
            </w:r>
            <w:r w:rsidRPr="00AD3075">
              <w:rPr>
                <w:rFonts w:ascii="Times New Roman" w:eastAsia="바탕체" w:hAnsi="Times New Roman" w:hint="eastAsia"/>
              </w:rPr>
              <w:t>,</w:t>
            </w:r>
            <w:r w:rsidRPr="00AD3075">
              <w:rPr>
                <w:rFonts w:ascii="Times New Roman" w:eastAsia="바탕체" w:hAnsi="Times New Roman"/>
              </w:rPr>
              <w:t xml:space="preserve"> 6</w:t>
            </w:r>
            <w:r w:rsidRPr="00AD3075">
              <w:rPr>
                <w:rFonts w:ascii="Times New Roman" w:eastAsia="바탕체" w:hAnsi="Times New Roman" w:hint="eastAsia"/>
              </w:rPr>
              <w:t>개월분</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w:t>
            </w:r>
          </w:p>
        </w:tc>
      </w:tr>
      <w:tr w:rsidR="001F7F26" w:rsidRPr="001F7F26" w14:paraId="5ECCC9FC" w14:textId="77777777" w:rsidTr="00BE486A">
        <w:trPr>
          <w:trHeight w:val="20"/>
          <w:jc w:val="center"/>
        </w:trPr>
        <w:tc>
          <w:tcPr>
            <w:tcW w:w="1120" w:type="dxa"/>
            <w:vAlign w:val="center"/>
          </w:tcPr>
          <w:p w14:paraId="17346CD4" w14:textId="6EDEC0C7" w:rsidR="001F7F26" w:rsidRPr="001F7F26" w:rsidRDefault="001F7F26" w:rsidP="003F4217">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202</w:t>
            </w:r>
            <w:r w:rsidRPr="001F7F26">
              <w:rPr>
                <w:rFonts w:ascii="Times New Roman" w:eastAsia="바탕체" w:hAnsi="Times New Roman" w:hint="eastAsia"/>
              </w:rPr>
              <w:t>호</w:t>
            </w:r>
          </w:p>
        </w:tc>
        <w:tc>
          <w:tcPr>
            <w:tcW w:w="1449" w:type="dxa"/>
            <w:vMerge/>
            <w:vAlign w:val="center"/>
          </w:tcPr>
          <w:p w14:paraId="513FC1F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1601802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529EBE1F"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2EF0968F" w14:textId="77777777" w:rsidR="001F7F26" w:rsidRPr="00AD3075" w:rsidRDefault="001F7F26" w:rsidP="00C10918">
            <w:pPr>
              <w:pStyle w:val="afff4"/>
              <w:topLinePunct/>
              <w:spacing w:line="360" w:lineRule="exact"/>
              <w:ind w:leftChars="0" w:left="0"/>
              <w:rPr>
                <w:rFonts w:ascii="Times New Roman" w:eastAsia="바탕체" w:hAnsi="Times New Roman"/>
              </w:rPr>
            </w:pPr>
          </w:p>
        </w:tc>
      </w:tr>
      <w:tr w:rsidR="001F7F26" w:rsidRPr="001F7F26" w14:paraId="784ED1D2" w14:textId="77777777" w:rsidTr="00BE486A">
        <w:trPr>
          <w:trHeight w:val="20"/>
          <w:jc w:val="center"/>
        </w:trPr>
        <w:tc>
          <w:tcPr>
            <w:tcW w:w="1120" w:type="dxa"/>
            <w:vAlign w:val="center"/>
          </w:tcPr>
          <w:p w14:paraId="716DA0CF"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301</w:t>
            </w:r>
            <w:r w:rsidRPr="001F7F26">
              <w:rPr>
                <w:rFonts w:ascii="Times New Roman" w:eastAsia="바탕체" w:hAnsi="Times New Roman" w:hint="eastAsia"/>
              </w:rPr>
              <w:t>호</w:t>
            </w:r>
          </w:p>
        </w:tc>
        <w:tc>
          <w:tcPr>
            <w:tcW w:w="1449" w:type="dxa"/>
            <w:vMerge/>
            <w:vAlign w:val="center"/>
          </w:tcPr>
          <w:p w14:paraId="15BF245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60E273F9"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6A880B25"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002075AB" w14:textId="77777777" w:rsidR="001F7F26" w:rsidRPr="00AD3075" w:rsidRDefault="001F7F26" w:rsidP="00C10918">
            <w:pPr>
              <w:pStyle w:val="afff4"/>
              <w:topLinePunct/>
              <w:spacing w:line="360" w:lineRule="exact"/>
              <w:ind w:leftChars="0" w:left="0"/>
              <w:rPr>
                <w:rFonts w:ascii="Times New Roman" w:eastAsia="바탕체" w:hAnsi="Times New Roman"/>
              </w:rPr>
            </w:pPr>
          </w:p>
        </w:tc>
      </w:tr>
      <w:tr w:rsidR="001F7F26" w:rsidRPr="001F7F26" w14:paraId="4B72B032" w14:textId="77777777" w:rsidTr="00BE486A">
        <w:trPr>
          <w:trHeight w:val="20"/>
          <w:jc w:val="center"/>
        </w:trPr>
        <w:tc>
          <w:tcPr>
            <w:tcW w:w="1120" w:type="dxa"/>
            <w:vAlign w:val="center"/>
          </w:tcPr>
          <w:p w14:paraId="02D4680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401</w:t>
            </w:r>
            <w:r w:rsidRPr="001F7F26">
              <w:rPr>
                <w:rFonts w:ascii="Times New Roman" w:eastAsia="바탕체" w:hAnsi="Times New Roman" w:hint="eastAsia"/>
              </w:rPr>
              <w:t>호</w:t>
            </w:r>
          </w:p>
        </w:tc>
        <w:tc>
          <w:tcPr>
            <w:tcW w:w="1449" w:type="dxa"/>
            <w:vMerge/>
            <w:vAlign w:val="center"/>
          </w:tcPr>
          <w:p w14:paraId="29A82E83"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340D1A21"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75B039DA"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04A8668C" w14:textId="77777777" w:rsidR="001F7F26" w:rsidRPr="00AD3075" w:rsidRDefault="001F7F26" w:rsidP="00C10918">
            <w:pPr>
              <w:pStyle w:val="afff4"/>
              <w:topLinePunct/>
              <w:spacing w:line="360" w:lineRule="exact"/>
              <w:ind w:leftChars="0" w:left="0"/>
              <w:rPr>
                <w:rFonts w:ascii="Times New Roman" w:eastAsia="바탕체" w:hAnsi="Times New Roman"/>
              </w:rPr>
            </w:pPr>
          </w:p>
        </w:tc>
      </w:tr>
      <w:tr w:rsidR="001F7F26" w:rsidRPr="001F7F26" w14:paraId="4099B39F" w14:textId="77777777" w:rsidTr="00BE486A">
        <w:trPr>
          <w:trHeight w:val="20"/>
          <w:jc w:val="center"/>
        </w:trPr>
        <w:tc>
          <w:tcPr>
            <w:tcW w:w="1120" w:type="dxa"/>
            <w:vAlign w:val="center"/>
          </w:tcPr>
          <w:p w14:paraId="09DE55D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501</w:t>
            </w:r>
            <w:r w:rsidRPr="001F7F26">
              <w:rPr>
                <w:rFonts w:ascii="Times New Roman" w:eastAsia="바탕체" w:hAnsi="Times New Roman" w:hint="eastAsia"/>
              </w:rPr>
              <w:t>호</w:t>
            </w:r>
          </w:p>
        </w:tc>
        <w:tc>
          <w:tcPr>
            <w:tcW w:w="1449" w:type="dxa"/>
            <w:vMerge/>
            <w:vAlign w:val="center"/>
          </w:tcPr>
          <w:p w14:paraId="3190E81C"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1F25586F"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76BE6121"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00A121C8" w14:textId="77777777" w:rsidR="001F7F26" w:rsidRPr="00AD3075" w:rsidRDefault="001F7F26" w:rsidP="00C10918">
            <w:pPr>
              <w:pStyle w:val="afff4"/>
              <w:topLinePunct/>
              <w:spacing w:line="360" w:lineRule="exact"/>
              <w:ind w:leftChars="0" w:left="0"/>
              <w:rPr>
                <w:rFonts w:ascii="Times New Roman" w:eastAsia="바탕체" w:hAnsi="Times New Roman"/>
              </w:rPr>
            </w:pPr>
          </w:p>
        </w:tc>
      </w:tr>
      <w:tr w:rsidR="001F7F26" w:rsidRPr="001F7F26" w14:paraId="02695624" w14:textId="77777777" w:rsidTr="00BE486A">
        <w:trPr>
          <w:trHeight w:val="20"/>
          <w:jc w:val="center"/>
        </w:trPr>
        <w:tc>
          <w:tcPr>
            <w:tcW w:w="1120" w:type="dxa"/>
            <w:vAlign w:val="center"/>
          </w:tcPr>
          <w:p w14:paraId="638CBCE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B2</w:t>
            </w:r>
            <w:r w:rsidRPr="001F7F26">
              <w:rPr>
                <w:rFonts w:ascii="Times New Roman" w:eastAsia="바탕체" w:hAnsi="Times New Roman"/>
              </w:rPr>
              <w:t>01</w:t>
            </w:r>
            <w:r w:rsidRPr="001F7F26">
              <w:rPr>
                <w:rFonts w:ascii="Times New Roman" w:eastAsia="바탕체" w:hAnsi="Times New Roman" w:hint="eastAsia"/>
              </w:rPr>
              <w:t>호</w:t>
            </w:r>
          </w:p>
        </w:tc>
        <w:tc>
          <w:tcPr>
            <w:tcW w:w="1449" w:type="dxa"/>
            <w:vMerge w:val="restart"/>
            <w:vAlign w:val="center"/>
          </w:tcPr>
          <w:p w14:paraId="293866B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㈜웅진</w:t>
            </w:r>
          </w:p>
        </w:tc>
        <w:tc>
          <w:tcPr>
            <w:tcW w:w="2601" w:type="dxa"/>
            <w:vMerge w:val="restart"/>
            <w:vAlign w:val="center"/>
          </w:tcPr>
          <w:p w14:paraId="1E1F2264" w14:textId="7296787E" w:rsidR="001F7F26" w:rsidRPr="001F7F26" w:rsidRDefault="001F7F26" w:rsidP="000C7FD6">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9. 1. ~ </w:t>
            </w:r>
            <w:r w:rsidRPr="001F7F26">
              <w:rPr>
                <w:rFonts w:ascii="Times New Roman" w:eastAsia="바탕체" w:hAnsi="Times New Roman" w:hint="eastAsia"/>
              </w:rPr>
              <w:t xml:space="preserve">2026. </w:t>
            </w:r>
            <w:r w:rsidRPr="001F7F26">
              <w:rPr>
                <w:rFonts w:ascii="Times New Roman" w:eastAsia="바탕체" w:hAnsi="Times New Roman"/>
              </w:rPr>
              <w:t xml:space="preserve">8. </w:t>
            </w:r>
            <w:proofErr w:type="gramStart"/>
            <w:r w:rsidRPr="001F7F26">
              <w:rPr>
                <w:rFonts w:ascii="Times New Roman" w:eastAsia="바탕체" w:hAnsi="Times New Roman"/>
              </w:rPr>
              <w:t>31.</w:t>
            </w:r>
            <w:r w:rsidR="003F4217">
              <w:rPr>
                <w:rFonts w:ascii="Times New Roman" w:eastAsia="바탕체" w:hAnsi="Times New Roman" w:hint="eastAsia"/>
              </w:rPr>
              <w:t>(</w:t>
            </w:r>
            <w:proofErr w:type="gramEnd"/>
            <w:r w:rsidR="003F4217">
              <w:rPr>
                <w:rFonts w:ascii="Times New Roman" w:eastAsia="바탕체" w:hAnsi="Times New Roman" w:hint="eastAsia"/>
              </w:rPr>
              <w:t>1602</w:t>
            </w:r>
            <w:r w:rsidR="003F4217">
              <w:rPr>
                <w:rFonts w:ascii="Times New Roman" w:eastAsia="바탕체" w:hAnsi="Times New Roman" w:hint="eastAsia"/>
              </w:rPr>
              <w:t>호</w:t>
            </w:r>
            <w:r w:rsidR="003F4217">
              <w:rPr>
                <w:rFonts w:ascii="Times New Roman" w:eastAsia="바탕체" w:hAnsi="Times New Roman" w:hint="eastAsia"/>
              </w:rPr>
              <w:t>:</w:t>
            </w:r>
            <w:r w:rsidR="003F4217">
              <w:rPr>
                <w:rFonts w:ascii="Times New Roman" w:eastAsia="바탕체" w:hAnsi="Times New Roman"/>
              </w:rPr>
              <w:t xml:space="preserve"> 2022. 6. </w:t>
            </w:r>
            <w:proofErr w:type="gramStart"/>
            <w:r w:rsidR="003F4217">
              <w:rPr>
                <w:rFonts w:ascii="Times New Roman" w:eastAsia="바탕체" w:hAnsi="Times New Roman"/>
              </w:rPr>
              <w:t>1.~</w:t>
            </w:r>
            <w:proofErr w:type="gramEnd"/>
            <w:r w:rsidR="003F4217">
              <w:rPr>
                <w:rFonts w:ascii="Times New Roman" w:eastAsia="바탕체" w:hAnsi="Times New Roman"/>
              </w:rPr>
              <w:t xml:space="preserve"> 2026. 8. 31.)</w:t>
            </w:r>
          </w:p>
        </w:tc>
        <w:tc>
          <w:tcPr>
            <w:tcW w:w="4293" w:type="dxa"/>
            <w:vMerge w:val="restart"/>
          </w:tcPr>
          <w:p w14:paraId="2B770768"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rPr>
              <w:t>임차인은</w:t>
            </w:r>
            <w:r w:rsidRPr="001F7F26">
              <w:rPr>
                <w:rFonts w:ascii="Times New Roman" w:eastAsia="바탕체" w:hAnsi="Times New Roman"/>
              </w:rPr>
              <w:t xml:space="preserve"> </w:t>
            </w:r>
            <w:r w:rsidRPr="001F7F26">
              <w:rPr>
                <w:rFonts w:ascii="Times New Roman" w:eastAsia="바탕체" w:hAnsi="Times New Roman"/>
              </w:rPr>
              <w:t>만료</w:t>
            </w:r>
            <w:r w:rsidRPr="001F7F26">
              <w:rPr>
                <w:rFonts w:ascii="Times New Roman" w:eastAsia="바탕체" w:hAnsi="Times New Roman"/>
              </w:rPr>
              <w:t xml:space="preserve"> 6</w:t>
            </w:r>
            <w:r w:rsidRPr="001F7F26">
              <w:rPr>
                <w:rFonts w:ascii="Times New Roman" w:eastAsia="바탕체" w:hAnsi="Times New Roman"/>
              </w:rPr>
              <w:t>개월</w:t>
            </w:r>
            <w:r w:rsidRPr="001F7F26">
              <w:rPr>
                <w:rFonts w:ascii="Times New Roman" w:eastAsia="바탕체" w:hAnsi="Times New Roman"/>
              </w:rPr>
              <w:t xml:space="preserve"> </w:t>
            </w:r>
            <w:r w:rsidRPr="001F7F26">
              <w:rPr>
                <w:rFonts w:ascii="Times New Roman" w:eastAsia="바탕체" w:hAnsi="Times New Roman"/>
              </w:rPr>
              <w:t>전까지</w:t>
            </w:r>
            <w:r w:rsidRPr="001F7F26">
              <w:rPr>
                <w:rFonts w:ascii="Times New Roman" w:eastAsia="바탕체" w:hAnsi="Times New Roman"/>
              </w:rPr>
              <w:t xml:space="preserve"> </w:t>
            </w:r>
            <w:r w:rsidRPr="001F7F26">
              <w:rPr>
                <w:rFonts w:ascii="Times New Roman" w:eastAsia="바탕체" w:hAnsi="Times New Roman"/>
              </w:rPr>
              <w:t>서면</w:t>
            </w:r>
            <w:r w:rsidRPr="001F7F26">
              <w:rPr>
                <w:rFonts w:ascii="Times New Roman" w:eastAsia="바탕체" w:hAnsi="Times New Roman"/>
              </w:rPr>
              <w:t xml:space="preserve"> </w:t>
            </w:r>
            <w:r w:rsidRPr="001F7F26">
              <w:rPr>
                <w:rFonts w:ascii="Times New Roman" w:eastAsia="바탕체" w:hAnsi="Times New Roman"/>
              </w:rPr>
              <w:t>통지로</w:t>
            </w:r>
            <w:r w:rsidRPr="001F7F26">
              <w:rPr>
                <w:rFonts w:ascii="Times New Roman" w:eastAsia="바탕체" w:hAnsi="Times New Roman"/>
              </w:rPr>
              <w:t xml:space="preserve"> </w:t>
            </w:r>
            <w:r w:rsidRPr="001F7F26">
              <w:rPr>
                <w:rFonts w:ascii="Times New Roman" w:eastAsia="바탕체" w:hAnsi="Times New Roman"/>
              </w:rPr>
              <w:t>전체</w:t>
            </w:r>
            <w:r w:rsidRPr="001F7F26">
              <w:rPr>
                <w:rFonts w:ascii="Times New Roman" w:eastAsia="바탕체" w:hAnsi="Times New Roman"/>
              </w:rPr>
              <w:t xml:space="preserve"> </w:t>
            </w:r>
            <w:r w:rsidRPr="001F7F26">
              <w:rPr>
                <w:rFonts w:ascii="Times New Roman" w:eastAsia="바탕체" w:hAnsi="Times New Roman"/>
              </w:rPr>
              <w:t>또는</w:t>
            </w:r>
            <w:r w:rsidRPr="001F7F26">
              <w:rPr>
                <w:rFonts w:ascii="Times New Roman" w:eastAsia="바탕체" w:hAnsi="Times New Roman"/>
              </w:rPr>
              <w:t xml:space="preserve"> </w:t>
            </w:r>
            <w:r w:rsidRPr="001F7F26">
              <w:rPr>
                <w:rFonts w:ascii="Times New Roman" w:eastAsia="바탕체" w:hAnsi="Times New Roman"/>
              </w:rPr>
              <w:t>일부에</w:t>
            </w:r>
            <w:r w:rsidRPr="001F7F26">
              <w:rPr>
                <w:rFonts w:ascii="Times New Roman" w:eastAsia="바탕체" w:hAnsi="Times New Roman"/>
              </w:rPr>
              <w:t xml:space="preserve"> </w:t>
            </w:r>
            <w:r w:rsidRPr="001F7F26">
              <w:rPr>
                <w:rFonts w:ascii="Times New Roman" w:eastAsia="바탕체" w:hAnsi="Times New Roman"/>
              </w:rPr>
              <w:t>대해</w:t>
            </w:r>
            <w:r w:rsidRPr="001F7F26">
              <w:rPr>
                <w:rFonts w:ascii="Times New Roman" w:eastAsia="바탕체" w:hAnsi="Times New Roman"/>
              </w:rPr>
              <w:t xml:space="preserve"> </w:t>
            </w:r>
            <w:r w:rsidRPr="001F7F26">
              <w:rPr>
                <w:rFonts w:ascii="Times New Roman" w:eastAsia="바탕체" w:hAnsi="Times New Roman"/>
              </w:rPr>
              <w:t>최대</w:t>
            </w:r>
            <w:r w:rsidRPr="001F7F26">
              <w:rPr>
                <w:rFonts w:ascii="Times New Roman" w:eastAsia="바탕체" w:hAnsi="Times New Roman"/>
              </w:rPr>
              <w:t xml:space="preserve"> 5</w:t>
            </w:r>
            <w:r w:rsidRPr="001F7F26">
              <w:rPr>
                <w:rFonts w:ascii="Times New Roman" w:eastAsia="바탕체" w:hAnsi="Times New Roman"/>
              </w:rPr>
              <w:t>년</w:t>
            </w:r>
            <w:r w:rsidRPr="001F7F26">
              <w:rPr>
                <w:rFonts w:ascii="Times New Roman" w:eastAsia="바탕체" w:hAnsi="Times New Roman"/>
              </w:rPr>
              <w:t xml:space="preserve"> </w:t>
            </w:r>
            <w:r w:rsidRPr="001F7F26">
              <w:rPr>
                <w:rFonts w:ascii="Times New Roman" w:eastAsia="바탕체" w:hAnsi="Times New Roman"/>
              </w:rPr>
              <w:t>범위에서</w:t>
            </w:r>
            <w:r w:rsidRPr="001F7F26">
              <w:rPr>
                <w:rFonts w:ascii="Times New Roman" w:eastAsia="바탕체" w:hAnsi="Times New Roman"/>
              </w:rPr>
              <w:t xml:space="preserve"> 1</w:t>
            </w:r>
            <w:r w:rsidRPr="001F7F26">
              <w:rPr>
                <w:rFonts w:ascii="Times New Roman" w:eastAsia="바탕체" w:hAnsi="Times New Roman"/>
              </w:rPr>
              <w:t>회에</w:t>
            </w:r>
            <w:r w:rsidRPr="001F7F26">
              <w:rPr>
                <w:rFonts w:ascii="Times New Roman" w:eastAsia="바탕체" w:hAnsi="Times New Roman"/>
              </w:rPr>
              <w:t xml:space="preserve"> </w:t>
            </w:r>
            <w:r w:rsidRPr="001F7F26">
              <w:rPr>
                <w:rFonts w:ascii="Times New Roman" w:eastAsia="바탕체" w:hAnsi="Times New Roman"/>
              </w:rPr>
              <w:t>한해</w:t>
            </w:r>
            <w:r w:rsidRPr="001F7F26">
              <w:rPr>
                <w:rFonts w:ascii="Times New Roman" w:eastAsia="바탕체" w:hAnsi="Times New Roman"/>
              </w:rPr>
              <w:t xml:space="preserve"> </w:t>
            </w:r>
            <w:r w:rsidRPr="001F7F26">
              <w:rPr>
                <w:rFonts w:ascii="Times New Roman" w:eastAsia="바탕체" w:hAnsi="Times New Roman"/>
              </w:rPr>
              <w:t>연장</w:t>
            </w:r>
            <w:r w:rsidRPr="001F7F26">
              <w:rPr>
                <w:rFonts w:ascii="Times New Roman" w:eastAsia="바탕체" w:hAnsi="Times New Roman"/>
              </w:rPr>
              <w:t xml:space="preserve"> </w:t>
            </w:r>
            <w:r w:rsidRPr="001F7F26">
              <w:rPr>
                <w:rFonts w:ascii="Times New Roman" w:eastAsia="바탕체" w:hAnsi="Times New Roman"/>
              </w:rPr>
              <w:t>가능하며</w:t>
            </w:r>
            <w:r w:rsidRPr="001F7F26">
              <w:rPr>
                <w:rFonts w:ascii="Times New Roman" w:eastAsia="바탕체" w:hAnsi="Times New Roman"/>
              </w:rPr>
              <w:t xml:space="preserve">, </w:t>
            </w:r>
            <w:r w:rsidRPr="001F7F26">
              <w:rPr>
                <w:rFonts w:ascii="Times New Roman" w:eastAsia="바탕체" w:hAnsi="Times New Roman"/>
              </w:rPr>
              <w:t>보증금</w:t>
            </w:r>
            <w:r w:rsidRPr="001F7F26">
              <w:rPr>
                <w:rFonts w:ascii="Times New Roman" w:eastAsia="바탕체" w:hAnsi="Times New Roman"/>
              </w:rPr>
              <w:t xml:space="preserve">, </w:t>
            </w:r>
            <w:r w:rsidRPr="001F7F26">
              <w:rPr>
                <w:rFonts w:ascii="Times New Roman" w:eastAsia="바탕체" w:hAnsi="Times New Roman"/>
              </w:rPr>
              <w:t>임대료</w:t>
            </w:r>
            <w:r w:rsidRPr="001F7F26">
              <w:rPr>
                <w:rFonts w:ascii="Times New Roman" w:eastAsia="바탕체" w:hAnsi="Times New Roman"/>
              </w:rPr>
              <w:t xml:space="preserve"> </w:t>
            </w:r>
            <w:r w:rsidRPr="001F7F26">
              <w:rPr>
                <w:rFonts w:ascii="Times New Roman" w:eastAsia="바탕체" w:hAnsi="Times New Roman"/>
              </w:rPr>
              <w:t>및</w:t>
            </w:r>
            <w:r w:rsidRPr="001F7F26">
              <w:rPr>
                <w:rFonts w:ascii="Times New Roman" w:eastAsia="바탕체" w:hAnsi="Times New Roman"/>
              </w:rPr>
              <w:t xml:space="preserve"> </w:t>
            </w:r>
            <w:r w:rsidRPr="001F7F26">
              <w:rPr>
                <w:rFonts w:ascii="Times New Roman" w:eastAsia="바탕체" w:hAnsi="Times New Roman"/>
              </w:rPr>
              <w:t>관리비는</w:t>
            </w:r>
            <w:r w:rsidRPr="001F7F26">
              <w:rPr>
                <w:rFonts w:ascii="Times New Roman" w:eastAsia="바탕체" w:hAnsi="Times New Roman"/>
              </w:rPr>
              <w:t xml:space="preserve"> </w:t>
            </w:r>
            <w:r w:rsidRPr="001F7F26">
              <w:rPr>
                <w:rFonts w:ascii="Times New Roman" w:eastAsia="바탕체" w:hAnsi="Times New Roman"/>
              </w:rPr>
              <w:t>만료시점</w:t>
            </w:r>
            <w:r w:rsidRPr="001F7F26">
              <w:rPr>
                <w:rFonts w:ascii="Times New Roman" w:eastAsia="바탕체" w:hAnsi="Times New Roman"/>
              </w:rPr>
              <w:t xml:space="preserve"> </w:t>
            </w:r>
            <w:r w:rsidRPr="001F7F26">
              <w:rPr>
                <w:rFonts w:ascii="Times New Roman" w:eastAsia="바탕체" w:hAnsi="Times New Roman"/>
              </w:rPr>
              <w:t>기준</w:t>
            </w:r>
            <w:r w:rsidRPr="001F7F26">
              <w:rPr>
                <w:rFonts w:ascii="Times New Roman" w:eastAsia="바탕체" w:hAnsi="Times New Roman"/>
              </w:rPr>
              <w:t xml:space="preserve"> </w:t>
            </w:r>
            <w:r w:rsidRPr="001F7F26">
              <w:rPr>
                <w:rFonts w:ascii="Times New Roman" w:eastAsia="바탕체" w:hAnsi="Times New Roman"/>
              </w:rPr>
              <w:t>최대</w:t>
            </w:r>
            <w:r w:rsidRPr="001F7F26">
              <w:rPr>
                <w:rFonts w:ascii="Times New Roman" w:eastAsia="바탕체" w:hAnsi="Times New Roman"/>
              </w:rPr>
              <w:t xml:space="preserve"> 3% </w:t>
            </w:r>
            <w:r w:rsidRPr="001F7F26">
              <w:rPr>
                <w:rFonts w:ascii="Times New Roman" w:eastAsia="바탕체" w:hAnsi="Times New Roman"/>
              </w:rPr>
              <w:t>인상</w:t>
            </w:r>
            <w:r w:rsidRPr="001F7F26">
              <w:rPr>
                <w:rFonts w:ascii="Times New Roman" w:eastAsia="바탕체" w:hAnsi="Times New Roman"/>
              </w:rPr>
              <w:t xml:space="preserve"> </w:t>
            </w:r>
            <w:r w:rsidRPr="001F7F26">
              <w:rPr>
                <w:rFonts w:ascii="Times New Roman" w:eastAsia="바탕체" w:hAnsi="Times New Roman"/>
              </w:rPr>
              <w:t>가능</w:t>
            </w:r>
          </w:p>
          <w:p w14:paraId="1063F9A6"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9</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666D191D" w14:textId="77777777" w:rsidR="001F7F26" w:rsidRPr="00AD3075" w:rsidRDefault="001F7F26" w:rsidP="00C10918">
            <w:pPr>
              <w:pStyle w:val="afff4"/>
              <w:topLinePunct/>
              <w:spacing w:line="360" w:lineRule="exact"/>
              <w:ind w:leftChars="0" w:left="0"/>
              <w:rPr>
                <w:rFonts w:ascii="Times New Roman" w:eastAsia="바탕체" w:hAnsi="Times New Roman"/>
              </w:rPr>
            </w:pPr>
            <w:r w:rsidRPr="00AD3075">
              <w:rPr>
                <w:rFonts w:ascii="Times New Roman" w:eastAsia="바탕체" w:hAnsi="Times New Roman" w:hint="eastAsia"/>
              </w:rPr>
              <w:t xml:space="preserve">2026. </w:t>
            </w:r>
            <w:r w:rsidRPr="00AD3075">
              <w:rPr>
                <w:rFonts w:ascii="Times New Roman" w:eastAsia="바탕체" w:hAnsi="Times New Roman"/>
              </w:rPr>
              <w:t>8. 31.</w:t>
            </w:r>
            <w:r w:rsidRPr="00AD3075">
              <w:rPr>
                <w:rFonts w:ascii="Times New Roman" w:eastAsia="바탕체" w:hAnsi="Times New Roman" w:hint="eastAsia"/>
              </w:rPr>
              <w:t>까지</w:t>
            </w:r>
            <w:r w:rsidRPr="00AD3075">
              <w:rPr>
                <w:rFonts w:ascii="Times New Roman" w:eastAsia="바탕체" w:hAnsi="Times New Roman" w:hint="eastAsia"/>
              </w:rPr>
              <w:t xml:space="preserve"> </w:t>
            </w:r>
            <w:r w:rsidRPr="00AD3075">
              <w:rPr>
                <w:rFonts w:ascii="Times New Roman" w:eastAsia="바탕체" w:hAnsi="Times New Roman" w:hint="eastAsia"/>
              </w:rPr>
              <w:t>불가</w:t>
            </w:r>
            <w:r w:rsidRPr="00AD3075">
              <w:rPr>
                <w:rFonts w:ascii="Times New Roman" w:eastAsia="바탕체" w:hAnsi="Times New Roman" w:hint="eastAsia"/>
              </w:rPr>
              <w:t>(</w:t>
            </w:r>
            <w:r w:rsidRPr="00AD3075">
              <w:rPr>
                <w:rFonts w:ascii="Times New Roman" w:eastAsia="바탕체" w:hAnsi="Times New Roman" w:hint="eastAsia"/>
              </w:rPr>
              <w:t>위반</w:t>
            </w:r>
            <w:r w:rsidRPr="00AD3075">
              <w:rPr>
                <w:rFonts w:ascii="Times New Roman" w:eastAsia="바탕체" w:hAnsi="Times New Roman" w:hint="eastAsia"/>
              </w:rPr>
              <w:t xml:space="preserve"> </w:t>
            </w:r>
            <w:r w:rsidRPr="00AD3075">
              <w:rPr>
                <w:rFonts w:ascii="Times New Roman" w:eastAsia="바탕체" w:hAnsi="Times New Roman" w:hint="eastAsia"/>
              </w:rPr>
              <w:t>시</w:t>
            </w:r>
            <w:r w:rsidRPr="00AD3075">
              <w:rPr>
                <w:rFonts w:ascii="Times New Roman" w:eastAsia="바탕체" w:hAnsi="Times New Roman" w:hint="eastAsia"/>
              </w:rPr>
              <w:t xml:space="preserve"> </w:t>
            </w:r>
            <w:r w:rsidRPr="00AD3075">
              <w:rPr>
                <w:rFonts w:ascii="Times New Roman" w:eastAsia="바탕체" w:hAnsi="Times New Roman" w:hint="eastAsia"/>
              </w:rPr>
              <w:t>잔여기간의</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 xml:space="preserve">. </w:t>
            </w:r>
            <w:r w:rsidRPr="00AD3075">
              <w:rPr>
                <w:rFonts w:ascii="Times New Roman" w:eastAsia="바탕체" w:hAnsi="Times New Roman" w:hint="eastAsia"/>
              </w:rPr>
              <w:t>이후에는</w:t>
            </w:r>
            <w:r w:rsidRPr="00AD3075">
              <w:rPr>
                <w:rFonts w:ascii="Times New Roman" w:eastAsia="바탕체" w:hAnsi="Times New Roman" w:hint="eastAsia"/>
              </w:rPr>
              <w:t xml:space="preserve"> </w:t>
            </w:r>
            <w:r w:rsidRPr="00AD3075">
              <w:rPr>
                <w:rFonts w:ascii="Times New Roman" w:eastAsia="바탕체" w:hAnsi="Times New Roman"/>
              </w:rPr>
              <w:t>12</w:t>
            </w:r>
            <w:r w:rsidRPr="00AD3075">
              <w:rPr>
                <w:rFonts w:ascii="Times New Roman" w:eastAsia="바탕체" w:hAnsi="Times New Roman" w:hint="eastAsia"/>
              </w:rPr>
              <w:t>개월</w:t>
            </w:r>
            <w:r w:rsidRPr="00AD3075">
              <w:rPr>
                <w:rFonts w:ascii="Times New Roman" w:eastAsia="바탕체" w:hAnsi="Times New Roman" w:hint="eastAsia"/>
              </w:rPr>
              <w:t xml:space="preserve"> </w:t>
            </w:r>
            <w:r w:rsidRPr="00AD3075">
              <w:rPr>
                <w:rFonts w:ascii="Times New Roman" w:eastAsia="바탕체" w:hAnsi="Times New Roman" w:hint="eastAsia"/>
              </w:rPr>
              <w:t>전</w:t>
            </w:r>
            <w:r w:rsidRPr="00AD3075">
              <w:rPr>
                <w:rFonts w:ascii="Times New Roman" w:eastAsia="바탕체" w:hAnsi="Times New Roman" w:hint="eastAsia"/>
              </w:rPr>
              <w:t xml:space="preserve"> </w:t>
            </w:r>
            <w:r w:rsidRPr="00AD3075">
              <w:rPr>
                <w:rFonts w:ascii="Times New Roman" w:eastAsia="바탕체" w:hAnsi="Times New Roman" w:hint="eastAsia"/>
              </w:rPr>
              <w:t>서면</w:t>
            </w:r>
            <w:r w:rsidRPr="00AD3075">
              <w:rPr>
                <w:rFonts w:ascii="Times New Roman" w:eastAsia="바탕체" w:hAnsi="Times New Roman" w:hint="eastAsia"/>
              </w:rPr>
              <w:t xml:space="preserve"> </w:t>
            </w:r>
            <w:r w:rsidRPr="00AD3075">
              <w:rPr>
                <w:rFonts w:ascii="Times New Roman" w:eastAsia="바탕체" w:hAnsi="Times New Roman" w:hint="eastAsia"/>
              </w:rPr>
              <w:t>통지로</w:t>
            </w:r>
            <w:r w:rsidRPr="00AD3075">
              <w:rPr>
                <w:rFonts w:ascii="Times New Roman" w:eastAsia="바탕체" w:hAnsi="Times New Roman" w:hint="eastAsia"/>
              </w:rPr>
              <w:t xml:space="preserve"> </w:t>
            </w:r>
            <w:r w:rsidRPr="00AD3075">
              <w:rPr>
                <w:rFonts w:ascii="Times New Roman" w:eastAsia="바탕체" w:hAnsi="Times New Roman" w:hint="eastAsia"/>
              </w:rPr>
              <w:t>중도해지</w:t>
            </w:r>
            <w:r w:rsidRPr="00AD3075">
              <w:rPr>
                <w:rFonts w:ascii="Times New Roman" w:eastAsia="바탕체" w:hAnsi="Times New Roman" w:hint="eastAsia"/>
              </w:rPr>
              <w:t xml:space="preserve"> </w:t>
            </w:r>
            <w:r w:rsidRPr="00AD3075">
              <w:rPr>
                <w:rFonts w:ascii="Times New Roman" w:eastAsia="바탕체" w:hAnsi="Times New Roman" w:hint="eastAsia"/>
              </w:rPr>
              <w:t>가능하나</w:t>
            </w:r>
            <w:r w:rsidRPr="00AD3075">
              <w:rPr>
                <w:rFonts w:ascii="Times New Roman" w:eastAsia="바탕체" w:hAnsi="Times New Roman" w:hint="eastAsia"/>
              </w:rPr>
              <w:t>,</w:t>
            </w:r>
            <w:r w:rsidRPr="00AD3075">
              <w:rPr>
                <w:rFonts w:ascii="Times New Roman" w:eastAsia="바탕체" w:hAnsi="Times New Roman"/>
              </w:rPr>
              <w:t xml:space="preserve"> 6</w:t>
            </w:r>
            <w:r w:rsidRPr="00AD3075">
              <w:rPr>
                <w:rFonts w:ascii="Times New Roman" w:eastAsia="바탕체" w:hAnsi="Times New Roman" w:hint="eastAsia"/>
              </w:rPr>
              <w:t>개월분</w:t>
            </w:r>
            <w:r w:rsidRPr="00AD3075">
              <w:rPr>
                <w:rFonts w:ascii="Times New Roman" w:eastAsia="바탕체" w:hAnsi="Times New Roman" w:hint="eastAsia"/>
              </w:rPr>
              <w:t xml:space="preserve"> </w:t>
            </w:r>
            <w:r w:rsidRPr="00AD3075">
              <w:rPr>
                <w:rFonts w:ascii="Times New Roman" w:eastAsia="바탕체" w:hAnsi="Times New Roman" w:hint="eastAsia"/>
              </w:rPr>
              <w:t>임대료</w:t>
            </w:r>
            <w:r w:rsidRPr="00AD3075">
              <w:rPr>
                <w:rFonts w:ascii="Times New Roman" w:eastAsia="바탕체" w:hAnsi="Times New Roman" w:hint="eastAsia"/>
              </w:rPr>
              <w:t xml:space="preserve"> </w:t>
            </w:r>
            <w:r w:rsidRPr="00AD3075">
              <w:rPr>
                <w:rFonts w:ascii="Times New Roman" w:eastAsia="바탕체" w:hAnsi="Times New Roman" w:hint="eastAsia"/>
              </w:rPr>
              <w:t>및</w:t>
            </w:r>
            <w:r w:rsidRPr="00AD3075">
              <w:rPr>
                <w:rFonts w:ascii="Times New Roman" w:eastAsia="바탕체" w:hAnsi="Times New Roman" w:hint="eastAsia"/>
              </w:rPr>
              <w:t xml:space="preserve"> </w:t>
            </w:r>
            <w:r w:rsidRPr="00AD3075">
              <w:rPr>
                <w:rFonts w:ascii="Times New Roman" w:eastAsia="바탕체" w:hAnsi="Times New Roman" w:hint="eastAsia"/>
              </w:rPr>
              <w:t>관리비</w:t>
            </w:r>
            <w:r w:rsidRPr="00AD3075">
              <w:rPr>
                <w:rFonts w:ascii="Times New Roman" w:eastAsia="바탕체" w:hAnsi="Times New Roman" w:hint="eastAsia"/>
              </w:rPr>
              <w:t xml:space="preserve"> </w:t>
            </w:r>
            <w:r w:rsidRPr="00AD3075">
              <w:rPr>
                <w:rFonts w:ascii="Times New Roman" w:eastAsia="바탕체" w:hAnsi="Times New Roman" w:hint="eastAsia"/>
              </w:rPr>
              <w:t>지급의무</w:t>
            </w:r>
            <w:r w:rsidRPr="00AD3075">
              <w:rPr>
                <w:rFonts w:ascii="Times New Roman" w:eastAsia="바탕체" w:hAnsi="Times New Roman" w:hint="eastAsia"/>
              </w:rPr>
              <w:t>)</w:t>
            </w:r>
          </w:p>
        </w:tc>
      </w:tr>
      <w:tr w:rsidR="001F7F26" w:rsidRPr="001F7F26" w14:paraId="3277ED2B" w14:textId="77777777" w:rsidTr="00BE486A">
        <w:trPr>
          <w:trHeight w:val="20"/>
          <w:jc w:val="center"/>
        </w:trPr>
        <w:tc>
          <w:tcPr>
            <w:tcW w:w="1120" w:type="dxa"/>
            <w:vAlign w:val="center"/>
          </w:tcPr>
          <w:p w14:paraId="1E1A4612"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lastRenderedPageBreak/>
              <w:t>6</w:t>
            </w:r>
            <w:r w:rsidRPr="001F7F26">
              <w:rPr>
                <w:rFonts w:ascii="Times New Roman" w:eastAsia="바탕체" w:hAnsi="Times New Roman"/>
              </w:rPr>
              <w:t>01</w:t>
            </w:r>
            <w:r w:rsidRPr="001F7F26">
              <w:rPr>
                <w:rFonts w:ascii="Times New Roman" w:eastAsia="바탕체" w:hAnsi="Times New Roman" w:hint="eastAsia"/>
              </w:rPr>
              <w:t>호</w:t>
            </w:r>
          </w:p>
        </w:tc>
        <w:tc>
          <w:tcPr>
            <w:tcW w:w="1449" w:type="dxa"/>
            <w:vMerge/>
            <w:vAlign w:val="center"/>
          </w:tcPr>
          <w:p w14:paraId="70FEF3B6"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7FD86F6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2D376810"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41A001F5"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684600F2" w14:textId="77777777" w:rsidTr="00BE486A">
        <w:trPr>
          <w:trHeight w:val="20"/>
          <w:jc w:val="center"/>
        </w:trPr>
        <w:tc>
          <w:tcPr>
            <w:tcW w:w="1120" w:type="dxa"/>
            <w:vAlign w:val="center"/>
          </w:tcPr>
          <w:p w14:paraId="3DD26A4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7</w:t>
            </w:r>
            <w:r w:rsidRPr="001F7F26">
              <w:rPr>
                <w:rFonts w:ascii="Times New Roman" w:eastAsia="바탕체" w:hAnsi="Times New Roman"/>
              </w:rPr>
              <w:t>01</w:t>
            </w:r>
            <w:r w:rsidRPr="001F7F26">
              <w:rPr>
                <w:rFonts w:ascii="Times New Roman" w:eastAsia="바탕체" w:hAnsi="Times New Roman" w:hint="eastAsia"/>
              </w:rPr>
              <w:t>호</w:t>
            </w:r>
          </w:p>
        </w:tc>
        <w:tc>
          <w:tcPr>
            <w:tcW w:w="1449" w:type="dxa"/>
            <w:vMerge/>
            <w:vAlign w:val="center"/>
          </w:tcPr>
          <w:p w14:paraId="4C450A74"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0FAECEFF"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4047D1B9"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1E456BD1"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0F9F0128" w14:textId="77777777" w:rsidTr="00BE486A">
        <w:trPr>
          <w:trHeight w:val="20"/>
          <w:jc w:val="center"/>
        </w:trPr>
        <w:tc>
          <w:tcPr>
            <w:tcW w:w="1120" w:type="dxa"/>
            <w:vAlign w:val="center"/>
          </w:tcPr>
          <w:p w14:paraId="609F43D1"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801</w:t>
            </w:r>
            <w:r w:rsidRPr="001F7F26">
              <w:rPr>
                <w:rFonts w:ascii="Times New Roman" w:eastAsia="바탕체" w:hAnsi="Times New Roman" w:hint="eastAsia"/>
              </w:rPr>
              <w:t>호</w:t>
            </w:r>
          </w:p>
        </w:tc>
        <w:tc>
          <w:tcPr>
            <w:tcW w:w="1449" w:type="dxa"/>
            <w:vMerge/>
            <w:vAlign w:val="center"/>
          </w:tcPr>
          <w:p w14:paraId="58F98516"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777386D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2609BF60"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5EFF9FB6"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31B1D76C" w14:textId="77777777" w:rsidTr="00BE486A">
        <w:trPr>
          <w:trHeight w:val="20"/>
          <w:jc w:val="center"/>
        </w:trPr>
        <w:tc>
          <w:tcPr>
            <w:tcW w:w="1120" w:type="dxa"/>
            <w:vAlign w:val="center"/>
          </w:tcPr>
          <w:p w14:paraId="61FC0E8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9</w:t>
            </w:r>
            <w:r w:rsidRPr="001F7F26">
              <w:rPr>
                <w:rFonts w:ascii="Times New Roman" w:eastAsia="바탕체" w:hAnsi="Times New Roman"/>
              </w:rPr>
              <w:t>01</w:t>
            </w:r>
            <w:r w:rsidRPr="001F7F26">
              <w:rPr>
                <w:rFonts w:ascii="Times New Roman" w:eastAsia="바탕체" w:hAnsi="Times New Roman" w:hint="eastAsia"/>
              </w:rPr>
              <w:t>호</w:t>
            </w:r>
          </w:p>
        </w:tc>
        <w:tc>
          <w:tcPr>
            <w:tcW w:w="1449" w:type="dxa"/>
            <w:vMerge/>
            <w:vAlign w:val="center"/>
          </w:tcPr>
          <w:p w14:paraId="1DC7522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02A8541B"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0EAF356D"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72A1511E"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7BD7C473" w14:textId="77777777" w:rsidTr="00BE486A">
        <w:trPr>
          <w:trHeight w:val="20"/>
          <w:jc w:val="center"/>
        </w:trPr>
        <w:tc>
          <w:tcPr>
            <w:tcW w:w="1120" w:type="dxa"/>
            <w:vAlign w:val="center"/>
          </w:tcPr>
          <w:p w14:paraId="0EA216E4" w14:textId="119970B0" w:rsidR="001F7F26" w:rsidRPr="001F7F26" w:rsidRDefault="001F7F26" w:rsidP="000C7FD6">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1602</w:t>
            </w:r>
            <w:r w:rsidRPr="001F7F26">
              <w:rPr>
                <w:rFonts w:ascii="Times New Roman" w:eastAsia="바탕체" w:hAnsi="Times New Roman" w:hint="eastAsia"/>
              </w:rPr>
              <w:t>호</w:t>
            </w:r>
          </w:p>
        </w:tc>
        <w:tc>
          <w:tcPr>
            <w:tcW w:w="1449" w:type="dxa"/>
            <w:vMerge/>
            <w:vAlign w:val="center"/>
          </w:tcPr>
          <w:p w14:paraId="7B54D555"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00891A0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26B8A45C"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14863624"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3AD6E473" w14:textId="77777777" w:rsidTr="00BE486A">
        <w:trPr>
          <w:trHeight w:val="20"/>
          <w:jc w:val="center"/>
        </w:trPr>
        <w:tc>
          <w:tcPr>
            <w:tcW w:w="1120" w:type="dxa"/>
            <w:vAlign w:val="center"/>
          </w:tcPr>
          <w:p w14:paraId="1F986F45"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1001</w:t>
            </w:r>
            <w:r w:rsidRPr="001F7F26">
              <w:rPr>
                <w:rFonts w:ascii="Times New Roman" w:eastAsia="바탕체" w:hAnsi="Times New Roman" w:hint="eastAsia"/>
              </w:rPr>
              <w:t>호</w:t>
            </w:r>
          </w:p>
        </w:tc>
        <w:tc>
          <w:tcPr>
            <w:tcW w:w="1449" w:type="dxa"/>
            <w:vMerge w:val="restart"/>
            <w:vAlign w:val="center"/>
          </w:tcPr>
          <w:p w14:paraId="35F1731F"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로카모빌리티</w:t>
            </w:r>
            <w:proofErr w:type="spellEnd"/>
            <w:r w:rsidRPr="001F7F26">
              <w:rPr>
                <w:rFonts w:ascii="Times New Roman" w:eastAsia="바탕체" w:hAnsi="Times New Roman" w:hint="eastAsia"/>
              </w:rPr>
              <w:t>㈜</w:t>
            </w:r>
          </w:p>
        </w:tc>
        <w:tc>
          <w:tcPr>
            <w:tcW w:w="2601" w:type="dxa"/>
            <w:vMerge w:val="restart"/>
            <w:vAlign w:val="center"/>
          </w:tcPr>
          <w:p w14:paraId="0ADA49E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12. 16. ~ </w:t>
            </w:r>
            <w:r w:rsidRPr="001F7F26">
              <w:rPr>
                <w:rFonts w:ascii="Times New Roman" w:eastAsia="바탕체" w:hAnsi="Times New Roman" w:hint="eastAsia"/>
              </w:rPr>
              <w:t xml:space="preserve">2026. </w:t>
            </w:r>
            <w:r w:rsidRPr="001F7F26">
              <w:rPr>
                <w:rFonts w:ascii="Times New Roman" w:eastAsia="바탕체" w:hAnsi="Times New Roman"/>
              </w:rPr>
              <w:t>12. 15.</w:t>
            </w:r>
          </w:p>
        </w:tc>
        <w:tc>
          <w:tcPr>
            <w:tcW w:w="4293" w:type="dxa"/>
            <w:vMerge w:val="restart"/>
          </w:tcPr>
          <w:p w14:paraId="7352BE85"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9</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4863E1B6"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 xml:space="preserve">2026. </w:t>
            </w:r>
            <w:r w:rsidRPr="001F7F26">
              <w:rPr>
                <w:rFonts w:ascii="Times New Roman" w:eastAsia="바탕체" w:hAnsi="Times New Roman"/>
              </w:rPr>
              <w:t>12. 15.</w:t>
            </w:r>
            <w:r w:rsidRPr="001F7F26">
              <w:rPr>
                <w:rFonts w:ascii="Times New Roman" w:eastAsia="바탕체" w:hAnsi="Times New Roman" w:hint="eastAsia"/>
              </w:rPr>
              <w:t>까지</w:t>
            </w:r>
            <w:r w:rsidRPr="001F7F26">
              <w:rPr>
                <w:rFonts w:ascii="Times New Roman" w:eastAsia="바탕체" w:hAnsi="Times New Roman" w:hint="eastAsia"/>
              </w:rPr>
              <w:t xml:space="preserve"> </w:t>
            </w:r>
            <w:r w:rsidRPr="001F7F26">
              <w:rPr>
                <w:rFonts w:ascii="Times New Roman" w:eastAsia="바탕체" w:hAnsi="Times New Roman" w:hint="eastAsia"/>
              </w:rPr>
              <w:t>불가</w:t>
            </w:r>
            <w:r w:rsidRPr="001F7F26">
              <w:rPr>
                <w:rFonts w:ascii="Times New Roman" w:eastAsia="바탕체" w:hAnsi="Times New Roman" w:hint="eastAsia"/>
              </w:rPr>
              <w:t>(</w:t>
            </w:r>
            <w:r w:rsidRPr="001F7F26">
              <w:rPr>
                <w:rFonts w:ascii="Times New Roman" w:eastAsia="바탕체" w:hAnsi="Times New Roman" w:hint="eastAsia"/>
              </w:rPr>
              <w:t>위반</w:t>
            </w:r>
            <w:r w:rsidRPr="001F7F26">
              <w:rPr>
                <w:rFonts w:ascii="Times New Roman" w:eastAsia="바탕체" w:hAnsi="Times New Roman" w:hint="eastAsia"/>
              </w:rPr>
              <w:t xml:space="preserve"> </w:t>
            </w:r>
            <w:r w:rsidRPr="001F7F26">
              <w:rPr>
                <w:rFonts w:ascii="Times New Roman" w:eastAsia="바탕체" w:hAnsi="Times New Roman" w:hint="eastAsia"/>
              </w:rPr>
              <w:t>시</w:t>
            </w:r>
            <w:r w:rsidRPr="001F7F26">
              <w:rPr>
                <w:rFonts w:ascii="Times New Roman" w:eastAsia="바탕체" w:hAnsi="Times New Roman" w:hint="eastAsia"/>
              </w:rPr>
              <w:t xml:space="preserve"> </w:t>
            </w:r>
            <w:r w:rsidRPr="001F7F26">
              <w:rPr>
                <w:rFonts w:ascii="Times New Roman" w:eastAsia="바탕체" w:hAnsi="Times New Roman" w:hint="eastAsia"/>
              </w:rPr>
              <w:t>잔여기간의</w:t>
            </w:r>
            <w:r w:rsidRPr="001F7F26">
              <w:rPr>
                <w:rFonts w:ascii="Times New Roman" w:eastAsia="바탕체" w:hAnsi="Times New Roman" w:hint="eastAsia"/>
              </w:rPr>
              <w:t xml:space="preserve"> </w:t>
            </w:r>
            <w:r w:rsidRPr="001F7F26">
              <w:rPr>
                <w:rFonts w:ascii="Times New Roman" w:eastAsia="바탕체" w:hAnsi="Times New Roman" w:hint="eastAsia"/>
              </w:rPr>
              <w:t>임대료</w:t>
            </w:r>
            <w:r w:rsidRPr="001F7F26">
              <w:rPr>
                <w:rFonts w:ascii="Times New Roman" w:eastAsia="바탕체" w:hAnsi="Times New Roman" w:hint="eastAsia"/>
              </w:rPr>
              <w:t xml:space="preserve"> </w:t>
            </w:r>
            <w:r w:rsidRPr="001F7F26">
              <w:rPr>
                <w:rFonts w:ascii="Times New Roman" w:eastAsia="바탕체" w:hAnsi="Times New Roman" w:hint="eastAsia"/>
              </w:rPr>
              <w:t>및</w:t>
            </w:r>
            <w:r w:rsidRPr="001F7F26">
              <w:rPr>
                <w:rFonts w:ascii="Times New Roman" w:eastAsia="바탕체" w:hAnsi="Times New Roman" w:hint="eastAsia"/>
              </w:rPr>
              <w:t xml:space="preserve"> </w:t>
            </w:r>
            <w:r w:rsidRPr="001F7F26">
              <w:rPr>
                <w:rFonts w:ascii="Times New Roman" w:eastAsia="바탕체" w:hAnsi="Times New Roman" w:hint="eastAsia"/>
              </w:rPr>
              <w:t>관리비</w:t>
            </w:r>
            <w:r w:rsidRPr="001F7F26">
              <w:rPr>
                <w:rFonts w:ascii="Times New Roman" w:eastAsia="바탕체" w:hAnsi="Times New Roman" w:hint="eastAsia"/>
              </w:rPr>
              <w:t xml:space="preserve"> </w:t>
            </w:r>
            <w:r w:rsidRPr="001F7F26">
              <w:rPr>
                <w:rFonts w:ascii="Times New Roman" w:eastAsia="바탕체" w:hAnsi="Times New Roman" w:hint="eastAsia"/>
              </w:rPr>
              <w:t>지급의무</w:t>
            </w:r>
            <w:r w:rsidRPr="001F7F26">
              <w:rPr>
                <w:rFonts w:ascii="Times New Roman" w:eastAsia="바탕체" w:hAnsi="Times New Roman" w:hint="eastAsia"/>
              </w:rPr>
              <w:t xml:space="preserve">. </w:t>
            </w:r>
            <w:r w:rsidRPr="001F7F26">
              <w:rPr>
                <w:rFonts w:ascii="Times New Roman" w:eastAsia="바탕체" w:hAnsi="Times New Roman" w:hint="eastAsia"/>
              </w:rPr>
              <w:t>이후에는</w:t>
            </w:r>
            <w:r w:rsidRPr="001F7F26">
              <w:rPr>
                <w:rFonts w:ascii="Times New Roman" w:eastAsia="바탕체" w:hAnsi="Times New Roman" w:hint="eastAsia"/>
              </w:rPr>
              <w:t xml:space="preserve"> </w:t>
            </w:r>
            <w:r w:rsidRPr="001F7F26">
              <w:rPr>
                <w:rFonts w:ascii="Times New Roman" w:eastAsia="바탕체" w:hAnsi="Times New Roman"/>
              </w:rPr>
              <w:t>9</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w:t>
            </w:r>
            <w:r w:rsidRPr="001F7F26">
              <w:rPr>
                <w:rFonts w:ascii="Times New Roman" w:eastAsia="바탕체" w:hAnsi="Times New Roman" w:hint="eastAsia"/>
              </w:rPr>
              <w:t xml:space="preserve"> </w:t>
            </w:r>
            <w:r w:rsidRPr="001F7F26">
              <w:rPr>
                <w:rFonts w:ascii="Times New Roman" w:eastAsia="바탕체" w:hAnsi="Times New Roman" w:hint="eastAsia"/>
              </w:rPr>
              <w:t>서면</w:t>
            </w:r>
            <w:r w:rsidRPr="001F7F26">
              <w:rPr>
                <w:rFonts w:ascii="Times New Roman" w:eastAsia="바탕체" w:hAnsi="Times New Roman" w:hint="eastAsia"/>
              </w:rPr>
              <w:t xml:space="preserve"> </w:t>
            </w:r>
            <w:r w:rsidRPr="001F7F26">
              <w:rPr>
                <w:rFonts w:ascii="Times New Roman" w:eastAsia="바탕체" w:hAnsi="Times New Roman" w:hint="eastAsia"/>
              </w:rPr>
              <w:t>통지로</w:t>
            </w:r>
            <w:r w:rsidRPr="001F7F26">
              <w:rPr>
                <w:rFonts w:ascii="Times New Roman" w:eastAsia="바탕체" w:hAnsi="Times New Roman" w:hint="eastAsia"/>
              </w:rPr>
              <w:t xml:space="preserve"> </w:t>
            </w:r>
            <w:r w:rsidRPr="001F7F26">
              <w:rPr>
                <w:rFonts w:ascii="Times New Roman" w:eastAsia="바탕체" w:hAnsi="Times New Roman" w:hint="eastAsia"/>
              </w:rPr>
              <w:t>중도해지</w:t>
            </w:r>
            <w:r w:rsidRPr="001F7F26">
              <w:rPr>
                <w:rFonts w:ascii="Times New Roman" w:eastAsia="바탕체" w:hAnsi="Times New Roman" w:hint="eastAsia"/>
              </w:rPr>
              <w:t xml:space="preserve"> </w:t>
            </w:r>
            <w:r w:rsidRPr="001F7F26">
              <w:rPr>
                <w:rFonts w:ascii="Times New Roman" w:eastAsia="바탕체" w:hAnsi="Times New Roman" w:hint="eastAsia"/>
              </w:rPr>
              <w:t>가능</w:t>
            </w:r>
            <w:r w:rsidRPr="001F7F26">
              <w:rPr>
                <w:rFonts w:ascii="Times New Roman" w:eastAsia="바탕체" w:hAnsi="Times New Roman" w:hint="eastAsia"/>
              </w:rPr>
              <w:t>)</w:t>
            </w:r>
          </w:p>
        </w:tc>
      </w:tr>
      <w:tr w:rsidR="001F7F26" w:rsidRPr="001F7F26" w14:paraId="19B9BB9F" w14:textId="77777777" w:rsidTr="00BE486A">
        <w:trPr>
          <w:trHeight w:val="20"/>
          <w:jc w:val="center"/>
        </w:trPr>
        <w:tc>
          <w:tcPr>
            <w:tcW w:w="1120" w:type="dxa"/>
            <w:vAlign w:val="center"/>
          </w:tcPr>
          <w:p w14:paraId="6106E7B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1101</w:t>
            </w:r>
            <w:r w:rsidRPr="001F7F26">
              <w:rPr>
                <w:rFonts w:ascii="Times New Roman" w:eastAsia="바탕체" w:hAnsi="Times New Roman" w:hint="eastAsia"/>
              </w:rPr>
              <w:t>호</w:t>
            </w:r>
          </w:p>
        </w:tc>
        <w:tc>
          <w:tcPr>
            <w:tcW w:w="1449" w:type="dxa"/>
            <w:vMerge/>
            <w:vAlign w:val="center"/>
          </w:tcPr>
          <w:p w14:paraId="60F5474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3CBD48A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4499669E"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4C029277"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6C704041" w14:textId="77777777" w:rsidTr="00BE486A">
        <w:trPr>
          <w:trHeight w:val="20"/>
          <w:jc w:val="center"/>
        </w:trPr>
        <w:tc>
          <w:tcPr>
            <w:tcW w:w="1120" w:type="dxa"/>
            <w:vAlign w:val="center"/>
          </w:tcPr>
          <w:p w14:paraId="055F74D1"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1201</w:t>
            </w:r>
            <w:r w:rsidRPr="001F7F26">
              <w:rPr>
                <w:rFonts w:ascii="Times New Roman" w:eastAsia="바탕체" w:hAnsi="Times New Roman" w:hint="eastAsia"/>
              </w:rPr>
              <w:t>호</w:t>
            </w:r>
          </w:p>
        </w:tc>
        <w:tc>
          <w:tcPr>
            <w:tcW w:w="1449" w:type="dxa"/>
            <w:vAlign w:val="center"/>
          </w:tcPr>
          <w:p w14:paraId="3A11364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교보생명보험</w:t>
            </w:r>
            <w:proofErr w:type="spellEnd"/>
            <w:r w:rsidRPr="001F7F26">
              <w:rPr>
                <w:rFonts w:ascii="Times New Roman" w:eastAsia="바탕체" w:hAnsi="Times New Roman" w:hint="eastAsia"/>
              </w:rPr>
              <w:t>㈜</w:t>
            </w:r>
          </w:p>
        </w:tc>
        <w:tc>
          <w:tcPr>
            <w:tcW w:w="2601" w:type="dxa"/>
            <w:vAlign w:val="center"/>
          </w:tcPr>
          <w:p w14:paraId="415C8FD9"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2021. 8. 23. ~ </w:t>
            </w:r>
            <w:r w:rsidRPr="001F7F26">
              <w:rPr>
                <w:rFonts w:ascii="Times New Roman" w:eastAsia="바탕체" w:hAnsi="Times New Roman" w:hint="eastAsia"/>
              </w:rPr>
              <w:t xml:space="preserve">2026. </w:t>
            </w:r>
            <w:r w:rsidRPr="001F7F26">
              <w:rPr>
                <w:rFonts w:ascii="Times New Roman" w:eastAsia="바탕체" w:hAnsi="Times New Roman"/>
              </w:rPr>
              <w:t>10. 24.</w:t>
            </w:r>
          </w:p>
        </w:tc>
        <w:tc>
          <w:tcPr>
            <w:tcW w:w="4293" w:type="dxa"/>
          </w:tcPr>
          <w:p w14:paraId="17073EF1"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4</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Align w:val="center"/>
          </w:tcPr>
          <w:p w14:paraId="0C06657E"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202</w:t>
            </w:r>
            <w:r w:rsidRPr="001F7F26">
              <w:rPr>
                <w:rFonts w:ascii="Times New Roman" w:eastAsia="바탕체" w:hAnsi="Times New Roman"/>
              </w:rPr>
              <w:t>5. 6. 24.</w:t>
            </w:r>
            <w:r w:rsidRPr="001F7F26">
              <w:rPr>
                <w:rFonts w:ascii="Times New Roman" w:eastAsia="바탕체" w:hAnsi="Times New Roman" w:hint="eastAsia"/>
              </w:rPr>
              <w:t>까지</w:t>
            </w:r>
            <w:r w:rsidRPr="001F7F26">
              <w:rPr>
                <w:rFonts w:ascii="Times New Roman" w:eastAsia="바탕체" w:hAnsi="Times New Roman" w:hint="eastAsia"/>
              </w:rPr>
              <w:t xml:space="preserve"> </w:t>
            </w:r>
            <w:r w:rsidRPr="001F7F26">
              <w:rPr>
                <w:rFonts w:ascii="Times New Roman" w:eastAsia="바탕체" w:hAnsi="Times New Roman" w:hint="eastAsia"/>
              </w:rPr>
              <w:t>불가</w:t>
            </w:r>
            <w:r w:rsidRPr="001F7F26">
              <w:rPr>
                <w:rFonts w:ascii="Times New Roman" w:eastAsia="바탕체" w:hAnsi="Times New Roman" w:hint="eastAsia"/>
              </w:rPr>
              <w:t>(</w:t>
            </w:r>
            <w:r w:rsidRPr="001F7F26">
              <w:rPr>
                <w:rFonts w:ascii="Times New Roman" w:eastAsia="바탕체" w:hAnsi="Times New Roman" w:hint="eastAsia"/>
              </w:rPr>
              <w:t>위반</w:t>
            </w:r>
            <w:r w:rsidRPr="001F7F26">
              <w:rPr>
                <w:rFonts w:ascii="Times New Roman" w:eastAsia="바탕체" w:hAnsi="Times New Roman" w:hint="eastAsia"/>
              </w:rPr>
              <w:t xml:space="preserve"> </w:t>
            </w:r>
            <w:r w:rsidRPr="001F7F26">
              <w:rPr>
                <w:rFonts w:ascii="Times New Roman" w:eastAsia="바탕체" w:hAnsi="Times New Roman" w:hint="eastAsia"/>
              </w:rPr>
              <w:t>시</w:t>
            </w:r>
            <w:r w:rsidRPr="001F7F26">
              <w:rPr>
                <w:rFonts w:ascii="Times New Roman" w:eastAsia="바탕체" w:hAnsi="Times New Roman" w:hint="eastAsia"/>
              </w:rPr>
              <w:t xml:space="preserve"> </w:t>
            </w:r>
            <w:r w:rsidRPr="001F7F26">
              <w:rPr>
                <w:rFonts w:ascii="Times New Roman" w:eastAsia="바탕체" w:hAnsi="Times New Roman" w:hint="eastAsia"/>
              </w:rPr>
              <w:t>잔여기간의</w:t>
            </w:r>
            <w:r w:rsidRPr="001F7F26">
              <w:rPr>
                <w:rFonts w:ascii="Times New Roman" w:eastAsia="바탕체" w:hAnsi="Times New Roman" w:hint="eastAsia"/>
              </w:rPr>
              <w:t xml:space="preserve"> </w:t>
            </w:r>
            <w:r w:rsidRPr="001F7F26">
              <w:rPr>
                <w:rFonts w:ascii="Times New Roman" w:eastAsia="바탕체" w:hAnsi="Times New Roman" w:hint="eastAsia"/>
              </w:rPr>
              <w:t>임대료</w:t>
            </w:r>
            <w:r w:rsidRPr="001F7F26">
              <w:rPr>
                <w:rFonts w:ascii="Times New Roman" w:eastAsia="바탕체" w:hAnsi="Times New Roman" w:hint="eastAsia"/>
              </w:rPr>
              <w:t xml:space="preserve"> </w:t>
            </w:r>
            <w:r w:rsidRPr="001F7F26">
              <w:rPr>
                <w:rFonts w:ascii="Times New Roman" w:eastAsia="바탕체" w:hAnsi="Times New Roman" w:hint="eastAsia"/>
              </w:rPr>
              <w:t>및</w:t>
            </w:r>
            <w:r w:rsidRPr="001F7F26">
              <w:rPr>
                <w:rFonts w:ascii="Times New Roman" w:eastAsia="바탕체" w:hAnsi="Times New Roman" w:hint="eastAsia"/>
              </w:rPr>
              <w:t xml:space="preserve"> </w:t>
            </w:r>
            <w:r w:rsidRPr="001F7F26">
              <w:rPr>
                <w:rFonts w:ascii="Times New Roman" w:eastAsia="바탕체" w:hAnsi="Times New Roman" w:hint="eastAsia"/>
              </w:rPr>
              <w:t>관리비</w:t>
            </w:r>
            <w:r w:rsidRPr="001F7F26">
              <w:rPr>
                <w:rFonts w:ascii="Times New Roman" w:eastAsia="바탕체" w:hAnsi="Times New Roman" w:hint="eastAsia"/>
              </w:rPr>
              <w:t xml:space="preserve"> </w:t>
            </w:r>
            <w:r w:rsidRPr="001F7F26">
              <w:rPr>
                <w:rFonts w:ascii="Times New Roman" w:eastAsia="바탕체" w:hAnsi="Times New Roman" w:hint="eastAsia"/>
              </w:rPr>
              <w:t>지급의무</w:t>
            </w:r>
            <w:r w:rsidRPr="001F7F26">
              <w:rPr>
                <w:rFonts w:ascii="Times New Roman" w:eastAsia="바탕체" w:hAnsi="Times New Roman" w:hint="eastAsia"/>
              </w:rPr>
              <w:t xml:space="preserve">. </w:t>
            </w:r>
            <w:r w:rsidRPr="001F7F26">
              <w:rPr>
                <w:rFonts w:ascii="Times New Roman" w:eastAsia="바탕체" w:hAnsi="Times New Roman" w:hint="eastAsia"/>
              </w:rPr>
              <w:t>이후에는</w:t>
            </w:r>
            <w:r w:rsidRPr="001F7F26">
              <w:rPr>
                <w:rFonts w:ascii="Times New Roman" w:eastAsia="바탕체" w:hAnsi="Times New Roman" w:hint="eastAsia"/>
              </w:rPr>
              <w:t xml:space="preserve"> </w:t>
            </w:r>
            <w:r w:rsidRPr="001F7F26">
              <w:rPr>
                <w:rFonts w:ascii="Times New Roman" w:eastAsia="바탕체" w:hAnsi="Times New Roman"/>
              </w:rPr>
              <w:t>4</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w:t>
            </w:r>
            <w:r w:rsidRPr="001F7F26">
              <w:rPr>
                <w:rFonts w:ascii="Times New Roman" w:eastAsia="바탕체" w:hAnsi="Times New Roman" w:hint="eastAsia"/>
              </w:rPr>
              <w:t xml:space="preserve"> </w:t>
            </w:r>
            <w:r w:rsidRPr="001F7F26">
              <w:rPr>
                <w:rFonts w:ascii="Times New Roman" w:eastAsia="바탕체" w:hAnsi="Times New Roman" w:hint="eastAsia"/>
              </w:rPr>
              <w:t>서면</w:t>
            </w:r>
            <w:r w:rsidRPr="001F7F26">
              <w:rPr>
                <w:rFonts w:ascii="Times New Roman" w:eastAsia="바탕체" w:hAnsi="Times New Roman" w:hint="eastAsia"/>
              </w:rPr>
              <w:t xml:space="preserve"> </w:t>
            </w:r>
            <w:r w:rsidRPr="001F7F26">
              <w:rPr>
                <w:rFonts w:ascii="Times New Roman" w:eastAsia="바탕체" w:hAnsi="Times New Roman" w:hint="eastAsia"/>
              </w:rPr>
              <w:t>통지로</w:t>
            </w:r>
            <w:r w:rsidRPr="001F7F26">
              <w:rPr>
                <w:rFonts w:ascii="Times New Roman" w:eastAsia="바탕체" w:hAnsi="Times New Roman" w:hint="eastAsia"/>
              </w:rPr>
              <w:t xml:space="preserve"> </w:t>
            </w:r>
            <w:r w:rsidRPr="001F7F26">
              <w:rPr>
                <w:rFonts w:ascii="Times New Roman" w:eastAsia="바탕체" w:hAnsi="Times New Roman" w:hint="eastAsia"/>
              </w:rPr>
              <w:t>중도해지</w:t>
            </w:r>
            <w:r w:rsidRPr="001F7F26">
              <w:rPr>
                <w:rFonts w:ascii="Times New Roman" w:eastAsia="바탕체" w:hAnsi="Times New Roman" w:hint="eastAsia"/>
              </w:rPr>
              <w:t xml:space="preserve"> </w:t>
            </w:r>
            <w:r w:rsidRPr="001F7F26">
              <w:rPr>
                <w:rFonts w:ascii="Times New Roman" w:eastAsia="바탕체" w:hAnsi="Times New Roman" w:hint="eastAsia"/>
              </w:rPr>
              <w:t>가능</w:t>
            </w:r>
            <w:r w:rsidRPr="001F7F26">
              <w:rPr>
                <w:rFonts w:ascii="Times New Roman" w:eastAsia="바탕체" w:hAnsi="Times New Roman" w:hint="eastAsia"/>
              </w:rPr>
              <w:t xml:space="preserve">. </w:t>
            </w:r>
            <w:r w:rsidRPr="001F7F26">
              <w:rPr>
                <w:rFonts w:ascii="Times New Roman" w:eastAsia="바탕체" w:hAnsi="Times New Roman" w:hint="eastAsia"/>
              </w:rPr>
              <w:t>중도해지로</w:t>
            </w:r>
            <w:r w:rsidRPr="001F7F26">
              <w:rPr>
                <w:rFonts w:ascii="Times New Roman" w:eastAsia="바탕체" w:hAnsi="Times New Roman" w:hint="eastAsia"/>
              </w:rPr>
              <w:t xml:space="preserve"> </w:t>
            </w:r>
            <w:r w:rsidRPr="001F7F26">
              <w:rPr>
                <w:rFonts w:ascii="Times New Roman" w:eastAsia="바탕체" w:hAnsi="Times New Roman" w:hint="eastAsia"/>
              </w:rPr>
              <w:t>계약만료가</w:t>
            </w:r>
            <w:r w:rsidRPr="001F7F26">
              <w:rPr>
                <w:rFonts w:ascii="Times New Roman" w:eastAsia="바탕체" w:hAnsi="Times New Roman" w:hint="eastAsia"/>
              </w:rPr>
              <w:t xml:space="preserve"> </w:t>
            </w:r>
            <w:r w:rsidRPr="001F7F26">
              <w:rPr>
                <w:rFonts w:ascii="Times New Roman" w:eastAsia="바탕체" w:hAnsi="Times New Roman" w:hint="eastAsia"/>
              </w:rPr>
              <w:t>가능한</w:t>
            </w:r>
            <w:r w:rsidRPr="001F7F26">
              <w:rPr>
                <w:rFonts w:ascii="Times New Roman" w:eastAsia="바탕체" w:hAnsi="Times New Roman" w:hint="eastAsia"/>
              </w:rPr>
              <w:t xml:space="preserve"> </w:t>
            </w:r>
            <w:r w:rsidRPr="001F7F26">
              <w:rPr>
                <w:rFonts w:ascii="Times New Roman" w:eastAsia="바탕체" w:hAnsi="Times New Roman" w:hint="eastAsia"/>
              </w:rPr>
              <w:t>최초일자는</w:t>
            </w:r>
            <w:r w:rsidRPr="001F7F26">
              <w:rPr>
                <w:rFonts w:ascii="Times New Roman" w:eastAsia="바탕체" w:hAnsi="Times New Roman" w:hint="eastAsia"/>
              </w:rPr>
              <w:t xml:space="preserve"> 2025</w:t>
            </w:r>
            <w:r w:rsidRPr="001F7F26">
              <w:rPr>
                <w:rFonts w:ascii="Times New Roman" w:eastAsia="바탕체" w:hAnsi="Times New Roman"/>
              </w:rPr>
              <w:t>. 10. 24.</w:t>
            </w:r>
            <w:r w:rsidRPr="001F7F26">
              <w:rPr>
                <w:rFonts w:ascii="Times New Roman" w:eastAsia="바탕체" w:hAnsi="Times New Roman" w:hint="eastAsia"/>
              </w:rPr>
              <w:t>)</w:t>
            </w:r>
          </w:p>
        </w:tc>
      </w:tr>
      <w:tr w:rsidR="001F7F26" w:rsidRPr="001F7F26" w14:paraId="6E0161B0" w14:textId="77777777" w:rsidTr="00BE486A">
        <w:trPr>
          <w:trHeight w:val="20"/>
          <w:jc w:val="center"/>
        </w:trPr>
        <w:tc>
          <w:tcPr>
            <w:tcW w:w="1120" w:type="dxa"/>
            <w:vAlign w:val="center"/>
          </w:tcPr>
          <w:p w14:paraId="60BA2C9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1401</w:t>
            </w:r>
            <w:r w:rsidRPr="001F7F26">
              <w:rPr>
                <w:rFonts w:ascii="Times New Roman" w:eastAsia="바탕체" w:hAnsi="Times New Roman" w:hint="eastAsia"/>
              </w:rPr>
              <w:t>호</w:t>
            </w:r>
          </w:p>
        </w:tc>
        <w:tc>
          <w:tcPr>
            <w:tcW w:w="1449" w:type="dxa"/>
            <w:vMerge w:val="restart"/>
            <w:vAlign w:val="center"/>
          </w:tcPr>
          <w:p w14:paraId="614EA328"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클래리베이트애널리스틱스코리아</w:t>
            </w:r>
            <w:proofErr w:type="spellEnd"/>
            <w:r w:rsidRPr="001F7F26">
              <w:rPr>
                <w:rFonts w:ascii="Times New Roman" w:eastAsia="바탕체" w:hAnsi="Times New Roman" w:hint="eastAsia"/>
              </w:rPr>
              <w:t>㈜</w:t>
            </w:r>
          </w:p>
        </w:tc>
        <w:tc>
          <w:tcPr>
            <w:tcW w:w="2601" w:type="dxa"/>
            <w:vMerge w:val="restart"/>
            <w:vAlign w:val="center"/>
          </w:tcPr>
          <w:p w14:paraId="20D615B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9. 16. ~ </w:t>
            </w:r>
            <w:r w:rsidRPr="001F7F26">
              <w:rPr>
                <w:rFonts w:ascii="Times New Roman" w:eastAsia="바탕체" w:hAnsi="Times New Roman" w:hint="eastAsia"/>
              </w:rPr>
              <w:t>202</w:t>
            </w:r>
            <w:r w:rsidRPr="001F7F26">
              <w:rPr>
                <w:rFonts w:ascii="Times New Roman" w:eastAsia="바탕체" w:hAnsi="Times New Roman"/>
              </w:rPr>
              <w:t>7. 9. 15.</w:t>
            </w:r>
          </w:p>
        </w:tc>
        <w:tc>
          <w:tcPr>
            <w:tcW w:w="4293" w:type="dxa"/>
            <w:vMerge w:val="restart"/>
          </w:tcPr>
          <w:p w14:paraId="500CD631"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6</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1781EA2C"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202</w:t>
            </w:r>
            <w:r w:rsidRPr="001F7F26">
              <w:rPr>
                <w:rFonts w:ascii="Times New Roman" w:eastAsia="바탕체" w:hAnsi="Times New Roman"/>
              </w:rPr>
              <w:t>5. 9. 15.</w:t>
            </w:r>
            <w:r w:rsidRPr="001F7F26">
              <w:rPr>
                <w:rFonts w:ascii="Times New Roman" w:eastAsia="바탕체" w:hAnsi="Times New Roman" w:hint="eastAsia"/>
              </w:rPr>
              <w:t>까지</w:t>
            </w:r>
            <w:r w:rsidRPr="001F7F26">
              <w:rPr>
                <w:rFonts w:ascii="Times New Roman" w:eastAsia="바탕체" w:hAnsi="Times New Roman" w:hint="eastAsia"/>
              </w:rPr>
              <w:t xml:space="preserve"> </w:t>
            </w:r>
            <w:r w:rsidRPr="001F7F26">
              <w:rPr>
                <w:rFonts w:ascii="Times New Roman" w:eastAsia="바탕체" w:hAnsi="Times New Roman" w:hint="eastAsia"/>
              </w:rPr>
              <w:t>불가</w:t>
            </w:r>
            <w:r w:rsidRPr="001F7F26">
              <w:rPr>
                <w:rFonts w:ascii="Times New Roman" w:eastAsia="바탕체" w:hAnsi="Times New Roman" w:hint="eastAsia"/>
              </w:rPr>
              <w:t>(</w:t>
            </w:r>
            <w:r w:rsidRPr="001F7F26">
              <w:rPr>
                <w:rFonts w:ascii="Times New Roman" w:eastAsia="바탕체" w:hAnsi="Times New Roman" w:hint="eastAsia"/>
              </w:rPr>
              <w:t>위반</w:t>
            </w:r>
            <w:r w:rsidRPr="001F7F26">
              <w:rPr>
                <w:rFonts w:ascii="Times New Roman" w:eastAsia="바탕체" w:hAnsi="Times New Roman" w:hint="eastAsia"/>
              </w:rPr>
              <w:t xml:space="preserve"> </w:t>
            </w:r>
            <w:r w:rsidRPr="001F7F26">
              <w:rPr>
                <w:rFonts w:ascii="Times New Roman" w:eastAsia="바탕체" w:hAnsi="Times New Roman" w:hint="eastAsia"/>
              </w:rPr>
              <w:t>시</w:t>
            </w:r>
            <w:r w:rsidRPr="001F7F26">
              <w:rPr>
                <w:rFonts w:ascii="Times New Roman" w:eastAsia="바탕체" w:hAnsi="Times New Roman" w:hint="eastAsia"/>
              </w:rPr>
              <w:t xml:space="preserve"> </w:t>
            </w:r>
            <w:r w:rsidRPr="001F7F26">
              <w:rPr>
                <w:rFonts w:ascii="Times New Roman" w:eastAsia="바탕체" w:hAnsi="Times New Roman" w:hint="eastAsia"/>
              </w:rPr>
              <w:t>잔여기간의</w:t>
            </w:r>
            <w:r w:rsidRPr="001F7F26">
              <w:rPr>
                <w:rFonts w:ascii="Times New Roman" w:eastAsia="바탕체" w:hAnsi="Times New Roman" w:hint="eastAsia"/>
              </w:rPr>
              <w:t xml:space="preserve"> </w:t>
            </w:r>
            <w:r w:rsidRPr="001F7F26">
              <w:rPr>
                <w:rFonts w:ascii="Times New Roman" w:eastAsia="바탕체" w:hAnsi="Times New Roman" w:hint="eastAsia"/>
              </w:rPr>
              <w:t>임대료</w:t>
            </w:r>
            <w:r w:rsidRPr="001F7F26">
              <w:rPr>
                <w:rFonts w:ascii="Times New Roman" w:eastAsia="바탕체" w:hAnsi="Times New Roman" w:hint="eastAsia"/>
              </w:rPr>
              <w:t xml:space="preserve"> </w:t>
            </w:r>
            <w:r w:rsidRPr="001F7F26">
              <w:rPr>
                <w:rFonts w:ascii="Times New Roman" w:eastAsia="바탕체" w:hAnsi="Times New Roman" w:hint="eastAsia"/>
              </w:rPr>
              <w:t>및</w:t>
            </w:r>
            <w:r w:rsidRPr="001F7F26">
              <w:rPr>
                <w:rFonts w:ascii="Times New Roman" w:eastAsia="바탕체" w:hAnsi="Times New Roman" w:hint="eastAsia"/>
              </w:rPr>
              <w:t xml:space="preserve"> </w:t>
            </w:r>
            <w:r w:rsidRPr="001F7F26">
              <w:rPr>
                <w:rFonts w:ascii="Times New Roman" w:eastAsia="바탕체" w:hAnsi="Times New Roman" w:hint="eastAsia"/>
              </w:rPr>
              <w:t>관리비</w:t>
            </w:r>
            <w:r w:rsidRPr="001F7F26">
              <w:rPr>
                <w:rFonts w:ascii="Times New Roman" w:eastAsia="바탕체" w:hAnsi="Times New Roman" w:hint="eastAsia"/>
              </w:rPr>
              <w:t xml:space="preserve"> </w:t>
            </w:r>
            <w:r w:rsidRPr="001F7F26">
              <w:rPr>
                <w:rFonts w:ascii="Times New Roman" w:eastAsia="바탕체" w:hAnsi="Times New Roman" w:hint="eastAsia"/>
              </w:rPr>
              <w:t>지급의무</w:t>
            </w:r>
            <w:r w:rsidRPr="001F7F26">
              <w:rPr>
                <w:rFonts w:ascii="Times New Roman" w:eastAsia="바탕체" w:hAnsi="Times New Roman" w:hint="eastAsia"/>
              </w:rPr>
              <w:t xml:space="preserve">. </w:t>
            </w:r>
            <w:r w:rsidRPr="001F7F26">
              <w:rPr>
                <w:rFonts w:ascii="Times New Roman" w:eastAsia="바탕체" w:hAnsi="Times New Roman" w:hint="eastAsia"/>
              </w:rPr>
              <w:t>이후에는</w:t>
            </w:r>
            <w:r w:rsidRPr="001F7F26">
              <w:rPr>
                <w:rFonts w:ascii="Times New Roman" w:eastAsia="바탕체" w:hAnsi="Times New Roman" w:hint="eastAsia"/>
              </w:rPr>
              <w:t xml:space="preserve"> </w:t>
            </w:r>
            <w:r w:rsidRPr="001F7F26">
              <w:rPr>
                <w:rFonts w:ascii="Times New Roman" w:eastAsia="바탕체" w:hAnsi="Times New Roman"/>
              </w:rPr>
              <w:t>6</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w:t>
            </w:r>
            <w:r w:rsidRPr="001F7F26">
              <w:rPr>
                <w:rFonts w:ascii="Times New Roman" w:eastAsia="바탕체" w:hAnsi="Times New Roman" w:hint="eastAsia"/>
              </w:rPr>
              <w:t xml:space="preserve"> </w:t>
            </w:r>
            <w:r w:rsidRPr="001F7F26">
              <w:rPr>
                <w:rFonts w:ascii="Times New Roman" w:eastAsia="바탕체" w:hAnsi="Times New Roman" w:hint="eastAsia"/>
              </w:rPr>
              <w:t>서면</w:t>
            </w:r>
            <w:r w:rsidRPr="001F7F26">
              <w:rPr>
                <w:rFonts w:ascii="Times New Roman" w:eastAsia="바탕체" w:hAnsi="Times New Roman" w:hint="eastAsia"/>
              </w:rPr>
              <w:t xml:space="preserve"> </w:t>
            </w:r>
            <w:r w:rsidRPr="001F7F26">
              <w:rPr>
                <w:rFonts w:ascii="Times New Roman" w:eastAsia="바탕체" w:hAnsi="Times New Roman" w:hint="eastAsia"/>
              </w:rPr>
              <w:t>통지로</w:t>
            </w:r>
            <w:r w:rsidRPr="001F7F26">
              <w:rPr>
                <w:rFonts w:ascii="Times New Roman" w:eastAsia="바탕체" w:hAnsi="Times New Roman" w:hint="eastAsia"/>
              </w:rPr>
              <w:t xml:space="preserve"> </w:t>
            </w:r>
            <w:r w:rsidRPr="001F7F26">
              <w:rPr>
                <w:rFonts w:ascii="Times New Roman" w:eastAsia="바탕체" w:hAnsi="Times New Roman" w:hint="eastAsia"/>
              </w:rPr>
              <w:t>중도해지</w:t>
            </w:r>
            <w:r w:rsidRPr="001F7F26">
              <w:rPr>
                <w:rFonts w:ascii="Times New Roman" w:eastAsia="바탕체" w:hAnsi="Times New Roman" w:hint="eastAsia"/>
              </w:rPr>
              <w:t xml:space="preserve"> </w:t>
            </w:r>
            <w:r w:rsidRPr="001F7F26">
              <w:rPr>
                <w:rFonts w:ascii="Times New Roman" w:eastAsia="바탕체" w:hAnsi="Times New Roman" w:hint="eastAsia"/>
              </w:rPr>
              <w:t>가능</w:t>
            </w:r>
            <w:r w:rsidRPr="001F7F26">
              <w:rPr>
                <w:rFonts w:ascii="Times New Roman" w:eastAsia="바탕체" w:hAnsi="Times New Roman" w:hint="eastAsia"/>
              </w:rPr>
              <w:t xml:space="preserve"> </w:t>
            </w:r>
            <w:r w:rsidRPr="001F7F26">
              <w:rPr>
                <w:rFonts w:ascii="Times New Roman" w:eastAsia="바탕체" w:hAnsi="Times New Roman" w:hint="eastAsia"/>
              </w:rPr>
              <w:t>중도해지로</w:t>
            </w:r>
            <w:r w:rsidRPr="001F7F26">
              <w:rPr>
                <w:rFonts w:ascii="Times New Roman" w:eastAsia="바탕체" w:hAnsi="Times New Roman" w:hint="eastAsia"/>
              </w:rPr>
              <w:t xml:space="preserve"> </w:t>
            </w:r>
            <w:r w:rsidRPr="001F7F26">
              <w:rPr>
                <w:rFonts w:ascii="Times New Roman" w:eastAsia="바탕체" w:hAnsi="Times New Roman" w:hint="eastAsia"/>
              </w:rPr>
              <w:t>계약만료가</w:t>
            </w:r>
            <w:r w:rsidRPr="001F7F26">
              <w:rPr>
                <w:rFonts w:ascii="Times New Roman" w:eastAsia="바탕체" w:hAnsi="Times New Roman" w:hint="eastAsia"/>
              </w:rPr>
              <w:t xml:space="preserve"> </w:t>
            </w:r>
            <w:r w:rsidRPr="001F7F26">
              <w:rPr>
                <w:rFonts w:ascii="Times New Roman" w:eastAsia="바탕체" w:hAnsi="Times New Roman" w:hint="eastAsia"/>
              </w:rPr>
              <w:t>가능한</w:t>
            </w:r>
            <w:r w:rsidRPr="001F7F26">
              <w:rPr>
                <w:rFonts w:ascii="Times New Roman" w:eastAsia="바탕체" w:hAnsi="Times New Roman" w:hint="eastAsia"/>
              </w:rPr>
              <w:t xml:space="preserve"> </w:t>
            </w:r>
            <w:r w:rsidRPr="001F7F26">
              <w:rPr>
                <w:rFonts w:ascii="Times New Roman" w:eastAsia="바탕체" w:hAnsi="Times New Roman" w:hint="eastAsia"/>
              </w:rPr>
              <w:t>최초일자는</w:t>
            </w:r>
            <w:r w:rsidRPr="001F7F26">
              <w:rPr>
                <w:rFonts w:ascii="Times New Roman" w:eastAsia="바탕체" w:hAnsi="Times New Roman" w:hint="eastAsia"/>
              </w:rPr>
              <w:t xml:space="preserve"> 2026. 3. 1</w:t>
            </w:r>
            <w:r w:rsidRPr="001F7F26">
              <w:rPr>
                <w:rFonts w:ascii="Times New Roman" w:eastAsia="바탕체" w:hAnsi="Times New Roman"/>
              </w:rPr>
              <w:t>5.</w:t>
            </w:r>
            <w:r w:rsidRPr="001F7F26">
              <w:rPr>
                <w:rFonts w:ascii="Times New Roman" w:eastAsia="바탕체" w:hAnsi="Times New Roman" w:hint="eastAsia"/>
              </w:rPr>
              <w:t>)</w:t>
            </w:r>
          </w:p>
        </w:tc>
      </w:tr>
      <w:tr w:rsidR="001F7F26" w:rsidRPr="001F7F26" w14:paraId="0F14227A" w14:textId="77777777" w:rsidTr="00BE486A">
        <w:trPr>
          <w:trHeight w:val="20"/>
          <w:jc w:val="center"/>
        </w:trPr>
        <w:tc>
          <w:tcPr>
            <w:tcW w:w="1120" w:type="dxa"/>
            <w:vAlign w:val="center"/>
          </w:tcPr>
          <w:p w14:paraId="460D969F"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1402</w:t>
            </w:r>
            <w:r w:rsidRPr="001F7F26">
              <w:rPr>
                <w:rFonts w:ascii="Times New Roman" w:eastAsia="바탕체" w:hAnsi="Times New Roman" w:hint="eastAsia"/>
              </w:rPr>
              <w:t>호</w:t>
            </w:r>
          </w:p>
        </w:tc>
        <w:tc>
          <w:tcPr>
            <w:tcW w:w="1449" w:type="dxa"/>
            <w:vMerge/>
            <w:vAlign w:val="center"/>
          </w:tcPr>
          <w:p w14:paraId="12582B01"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5B7685A7"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6CF22BA9"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2181E3FD"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540592F3" w14:textId="77777777" w:rsidTr="00BE486A">
        <w:trPr>
          <w:trHeight w:val="20"/>
          <w:jc w:val="center"/>
        </w:trPr>
        <w:tc>
          <w:tcPr>
            <w:tcW w:w="1120" w:type="dxa"/>
            <w:vAlign w:val="center"/>
          </w:tcPr>
          <w:p w14:paraId="127B5354"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1501</w:t>
            </w:r>
            <w:r w:rsidRPr="001F7F26">
              <w:rPr>
                <w:rFonts w:ascii="Times New Roman" w:eastAsia="바탕체" w:hAnsi="Times New Roman" w:hint="eastAsia"/>
              </w:rPr>
              <w:t>호</w:t>
            </w:r>
          </w:p>
        </w:tc>
        <w:tc>
          <w:tcPr>
            <w:tcW w:w="1449" w:type="dxa"/>
            <w:vMerge w:val="restart"/>
            <w:vAlign w:val="center"/>
          </w:tcPr>
          <w:p w14:paraId="2038690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roofErr w:type="spellStart"/>
            <w:r w:rsidRPr="001F7F26">
              <w:rPr>
                <w:rFonts w:ascii="Times New Roman" w:eastAsia="바탕체" w:hAnsi="Times New Roman" w:hint="eastAsia"/>
              </w:rPr>
              <w:t>셀린느코리아</w:t>
            </w:r>
            <w:proofErr w:type="spellEnd"/>
            <w:r w:rsidRPr="001F7F26">
              <w:rPr>
                <w:rFonts w:ascii="Times New Roman" w:eastAsia="바탕체" w:hAnsi="Times New Roman" w:hint="eastAsia"/>
              </w:rPr>
              <w:t xml:space="preserve"> </w:t>
            </w:r>
            <w:r w:rsidRPr="001F7F26">
              <w:rPr>
                <w:rFonts w:ascii="Times New Roman" w:eastAsia="바탕체" w:hAnsi="Times New Roman" w:hint="eastAsia"/>
              </w:rPr>
              <w:t>유한회사</w:t>
            </w:r>
          </w:p>
        </w:tc>
        <w:tc>
          <w:tcPr>
            <w:tcW w:w="2601" w:type="dxa"/>
            <w:vMerge w:val="restart"/>
            <w:vAlign w:val="center"/>
          </w:tcPr>
          <w:p w14:paraId="2F22DFA8"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4. 15. ~ </w:t>
            </w:r>
            <w:r w:rsidRPr="001F7F26">
              <w:rPr>
                <w:rFonts w:ascii="Times New Roman" w:eastAsia="바탕체" w:hAnsi="Times New Roman" w:hint="eastAsia"/>
              </w:rPr>
              <w:t>202</w:t>
            </w:r>
            <w:r w:rsidRPr="001F7F26">
              <w:rPr>
                <w:rFonts w:ascii="Times New Roman" w:eastAsia="바탕체" w:hAnsi="Times New Roman"/>
              </w:rPr>
              <w:t>7. 8. 14.</w:t>
            </w:r>
          </w:p>
        </w:tc>
        <w:tc>
          <w:tcPr>
            <w:tcW w:w="4293" w:type="dxa"/>
            <w:vMerge w:val="restart"/>
          </w:tcPr>
          <w:p w14:paraId="67EAF1E4"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6</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3B4EAB12"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202</w:t>
            </w:r>
            <w:r w:rsidRPr="001F7F26">
              <w:rPr>
                <w:rFonts w:ascii="Times New Roman" w:eastAsia="바탕체" w:hAnsi="Times New Roman"/>
              </w:rPr>
              <w:t>5. 8. 14.</w:t>
            </w:r>
            <w:r w:rsidRPr="001F7F26">
              <w:rPr>
                <w:rFonts w:ascii="Times New Roman" w:eastAsia="바탕체" w:hAnsi="Times New Roman" w:hint="eastAsia"/>
              </w:rPr>
              <w:t>까지</w:t>
            </w:r>
            <w:r w:rsidRPr="001F7F26">
              <w:rPr>
                <w:rFonts w:ascii="Times New Roman" w:eastAsia="바탕체" w:hAnsi="Times New Roman" w:hint="eastAsia"/>
              </w:rPr>
              <w:t xml:space="preserve"> </w:t>
            </w:r>
            <w:r w:rsidRPr="001F7F26">
              <w:rPr>
                <w:rFonts w:ascii="Times New Roman" w:eastAsia="바탕체" w:hAnsi="Times New Roman" w:hint="eastAsia"/>
              </w:rPr>
              <w:t>불가</w:t>
            </w:r>
            <w:r w:rsidRPr="001F7F26">
              <w:rPr>
                <w:rFonts w:ascii="Times New Roman" w:eastAsia="바탕체" w:hAnsi="Times New Roman" w:hint="eastAsia"/>
              </w:rPr>
              <w:t>(</w:t>
            </w:r>
            <w:r w:rsidRPr="001F7F26">
              <w:rPr>
                <w:rFonts w:ascii="Times New Roman" w:eastAsia="바탕체" w:hAnsi="Times New Roman" w:hint="eastAsia"/>
              </w:rPr>
              <w:t>위반</w:t>
            </w:r>
            <w:r w:rsidRPr="001F7F26">
              <w:rPr>
                <w:rFonts w:ascii="Times New Roman" w:eastAsia="바탕체" w:hAnsi="Times New Roman" w:hint="eastAsia"/>
              </w:rPr>
              <w:t xml:space="preserve"> </w:t>
            </w:r>
            <w:r w:rsidRPr="001F7F26">
              <w:rPr>
                <w:rFonts w:ascii="Times New Roman" w:eastAsia="바탕체" w:hAnsi="Times New Roman" w:hint="eastAsia"/>
              </w:rPr>
              <w:t>시</w:t>
            </w:r>
            <w:r w:rsidRPr="001F7F26">
              <w:rPr>
                <w:rFonts w:ascii="Times New Roman" w:eastAsia="바탕체" w:hAnsi="Times New Roman" w:hint="eastAsia"/>
              </w:rPr>
              <w:t xml:space="preserve"> </w:t>
            </w:r>
            <w:r w:rsidRPr="001F7F26">
              <w:rPr>
                <w:rFonts w:ascii="Times New Roman" w:eastAsia="바탕체" w:hAnsi="Times New Roman" w:hint="eastAsia"/>
              </w:rPr>
              <w:t>잔여기간의</w:t>
            </w:r>
            <w:r w:rsidRPr="001F7F26">
              <w:rPr>
                <w:rFonts w:ascii="Times New Roman" w:eastAsia="바탕체" w:hAnsi="Times New Roman" w:hint="eastAsia"/>
              </w:rPr>
              <w:t xml:space="preserve"> </w:t>
            </w:r>
            <w:r w:rsidRPr="001F7F26">
              <w:rPr>
                <w:rFonts w:ascii="Times New Roman" w:eastAsia="바탕체" w:hAnsi="Times New Roman" w:hint="eastAsia"/>
              </w:rPr>
              <w:t>임대료</w:t>
            </w:r>
            <w:r w:rsidRPr="001F7F26">
              <w:rPr>
                <w:rFonts w:ascii="Times New Roman" w:eastAsia="바탕체" w:hAnsi="Times New Roman" w:hint="eastAsia"/>
              </w:rPr>
              <w:t xml:space="preserve"> </w:t>
            </w:r>
            <w:r w:rsidRPr="001F7F26">
              <w:rPr>
                <w:rFonts w:ascii="Times New Roman" w:eastAsia="바탕체" w:hAnsi="Times New Roman" w:hint="eastAsia"/>
              </w:rPr>
              <w:t>및</w:t>
            </w:r>
            <w:r w:rsidRPr="001F7F26">
              <w:rPr>
                <w:rFonts w:ascii="Times New Roman" w:eastAsia="바탕체" w:hAnsi="Times New Roman" w:hint="eastAsia"/>
              </w:rPr>
              <w:t xml:space="preserve"> </w:t>
            </w:r>
            <w:r w:rsidRPr="001F7F26">
              <w:rPr>
                <w:rFonts w:ascii="Times New Roman" w:eastAsia="바탕체" w:hAnsi="Times New Roman" w:hint="eastAsia"/>
              </w:rPr>
              <w:t>관리비</w:t>
            </w:r>
            <w:r w:rsidRPr="001F7F26">
              <w:rPr>
                <w:rFonts w:ascii="Times New Roman" w:eastAsia="바탕체" w:hAnsi="Times New Roman" w:hint="eastAsia"/>
              </w:rPr>
              <w:t xml:space="preserve"> </w:t>
            </w:r>
            <w:r w:rsidRPr="001F7F26">
              <w:rPr>
                <w:rFonts w:ascii="Times New Roman" w:eastAsia="바탕체" w:hAnsi="Times New Roman" w:hint="eastAsia"/>
              </w:rPr>
              <w:t>지급의무</w:t>
            </w:r>
            <w:r w:rsidRPr="001F7F26">
              <w:rPr>
                <w:rFonts w:ascii="Times New Roman" w:eastAsia="바탕체" w:hAnsi="Times New Roman" w:hint="eastAsia"/>
              </w:rPr>
              <w:t xml:space="preserve">. </w:t>
            </w:r>
            <w:r w:rsidRPr="001F7F26">
              <w:rPr>
                <w:rFonts w:ascii="Times New Roman" w:eastAsia="바탕체" w:hAnsi="Times New Roman" w:hint="eastAsia"/>
              </w:rPr>
              <w:t>이후에는</w:t>
            </w:r>
            <w:r w:rsidRPr="001F7F26">
              <w:rPr>
                <w:rFonts w:ascii="Times New Roman" w:eastAsia="바탕체" w:hAnsi="Times New Roman" w:hint="eastAsia"/>
              </w:rPr>
              <w:t xml:space="preserve"> </w:t>
            </w:r>
            <w:r w:rsidRPr="001F7F26">
              <w:rPr>
                <w:rFonts w:ascii="Times New Roman" w:eastAsia="바탕체" w:hAnsi="Times New Roman"/>
              </w:rPr>
              <w:t>6</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w:t>
            </w:r>
            <w:r w:rsidRPr="001F7F26">
              <w:rPr>
                <w:rFonts w:ascii="Times New Roman" w:eastAsia="바탕체" w:hAnsi="Times New Roman" w:hint="eastAsia"/>
              </w:rPr>
              <w:t xml:space="preserve"> </w:t>
            </w:r>
            <w:r w:rsidRPr="001F7F26">
              <w:rPr>
                <w:rFonts w:ascii="Times New Roman" w:eastAsia="바탕체" w:hAnsi="Times New Roman" w:hint="eastAsia"/>
              </w:rPr>
              <w:t>서면</w:t>
            </w:r>
            <w:r w:rsidRPr="001F7F26">
              <w:rPr>
                <w:rFonts w:ascii="Times New Roman" w:eastAsia="바탕체" w:hAnsi="Times New Roman" w:hint="eastAsia"/>
              </w:rPr>
              <w:t xml:space="preserve"> </w:t>
            </w:r>
            <w:r w:rsidRPr="001F7F26">
              <w:rPr>
                <w:rFonts w:ascii="Times New Roman" w:eastAsia="바탕체" w:hAnsi="Times New Roman" w:hint="eastAsia"/>
              </w:rPr>
              <w:t>통지로</w:t>
            </w:r>
            <w:r w:rsidRPr="001F7F26">
              <w:rPr>
                <w:rFonts w:ascii="Times New Roman" w:eastAsia="바탕체" w:hAnsi="Times New Roman" w:hint="eastAsia"/>
              </w:rPr>
              <w:t xml:space="preserve"> </w:t>
            </w:r>
            <w:r w:rsidRPr="001F7F26">
              <w:rPr>
                <w:rFonts w:ascii="Times New Roman" w:eastAsia="바탕체" w:hAnsi="Times New Roman" w:hint="eastAsia"/>
              </w:rPr>
              <w:t>중도해지</w:t>
            </w:r>
            <w:r w:rsidRPr="001F7F26">
              <w:rPr>
                <w:rFonts w:ascii="Times New Roman" w:eastAsia="바탕체" w:hAnsi="Times New Roman" w:hint="eastAsia"/>
              </w:rPr>
              <w:t xml:space="preserve"> </w:t>
            </w:r>
            <w:r w:rsidRPr="001F7F26">
              <w:rPr>
                <w:rFonts w:ascii="Times New Roman" w:eastAsia="바탕체" w:hAnsi="Times New Roman" w:hint="eastAsia"/>
              </w:rPr>
              <w:t>가능</w:t>
            </w:r>
            <w:r w:rsidRPr="001F7F26">
              <w:rPr>
                <w:rFonts w:ascii="Times New Roman" w:eastAsia="바탕체" w:hAnsi="Times New Roman" w:hint="eastAsia"/>
              </w:rPr>
              <w:t xml:space="preserve">. </w:t>
            </w:r>
            <w:r w:rsidRPr="001F7F26">
              <w:rPr>
                <w:rFonts w:ascii="Times New Roman" w:eastAsia="바탕체" w:hAnsi="Times New Roman" w:hint="eastAsia"/>
              </w:rPr>
              <w:t>중도해지로</w:t>
            </w:r>
            <w:r w:rsidRPr="001F7F26">
              <w:rPr>
                <w:rFonts w:ascii="Times New Roman" w:eastAsia="바탕체" w:hAnsi="Times New Roman" w:hint="eastAsia"/>
              </w:rPr>
              <w:t xml:space="preserve"> </w:t>
            </w:r>
            <w:r w:rsidRPr="001F7F26">
              <w:rPr>
                <w:rFonts w:ascii="Times New Roman" w:eastAsia="바탕체" w:hAnsi="Times New Roman" w:hint="eastAsia"/>
              </w:rPr>
              <w:t>계약만료가</w:t>
            </w:r>
            <w:r w:rsidRPr="001F7F26">
              <w:rPr>
                <w:rFonts w:ascii="Times New Roman" w:eastAsia="바탕체" w:hAnsi="Times New Roman" w:hint="eastAsia"/>
              </w:rPr>
              <w:t xml:space="preserve"> </w:t>
            </w:r>
            <w:r w:rsidRPr="001F7F26">
              <w:rPr>
                <w:rFonts w:ascii="Times New Roman" w:eastAsia="바탕체" w:hAnsi="Times New Roman" w:hint="eastAsia"/>
              </w:rPr>
              <w:t>가능한</w:t>
            </w:r>
            <w:r w:rsidRPr="001F7F26">
              <w:rPr>
                <w:rFonts w:ascii="Times New Roman" w:eastAsia="바탕체" w:hAnsi="Times New Roman" w:hint="eastAsia"/>
              </w:rPr>
              <w:t xml:space="preserve"> </w:t>
            </w:r>
            <w:r w:rsidRPr="001F7F26">
              <w:rPr>
                <w:rFonts w:ascii="Times New Roman" w:eastAsia="바탕체" w:hAnsi="Times New Roman" w:hint="eastAsia"/>
              </w:rPr>
              <w:t>최초일자는</w:t>
            </w:r>
            <w:r w:rsidRPr="001F7F26">
              <w:rPr>
                <w:rFonts w:ascii="Times New Roman" w:eastAsia="바탕체" w:hAnsi="Times New Roman" w:hint="eastAsia"/>
              </w:rPr>
              <w:t xml:space="preserve"> 202</w:t>
            </w:r>
            <w:r w:rsidRPr="001F7F26">
              <w:rPr>
                <w:rFonts w:ascii="Times New Roman" w:eastAsia="바탕체" w:hAnsi="Times New Roman"/>
              </w:rPr>
              <w:t>6. 2. 14.</w:t>
            </w:r>
            <w:r w:rsidRPr="001F7F26">
              <w:rPr>
                <w:rFonts w:ascii="Times New Roman" w:eastAsia="바탕체" w:hAnsi="Times New Roman" w:hint="eastAsia"/>
              </w:rPr>
              <w:t>)</w:t>
            </w:r>
          </w:p>
        </w:tc>
      </w:tr>
      <w:tr w:rsidR="001F7F26" w:rsidRPr="001F7F26" w14:paraId="17E44993" w14:textId="77777777" w:rsidTr="00BE486A">
        <w:trPr>
          <w:trHeight w:val="20"/>
          <w:jc w:val="center"/>
        </w:trPr>
        <w:tc>
          <w:tcPr>
            <w:tcW w:w="1120" w:type="dxa"/>
            <w:vAlign w:val="center"/>
          </w:tcPr>
          <w:p w14:paraId="74E36411"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1601</w:t>
            </w:r>
            <w:r w:rsidRPr="001F7F26">
              <w:rPr>
                <w:rFonts w:ascii="Times New Roman" w:eastAsia="바탕체" w:hAnsi="Times New Roman" w:hint="eastAsia"/>
              </w:rPr>
              <w:t>호</w:t>
            </w:r>
          </w:p>
        </w:tc>
        <w:tc>
          <w:tcPr>
            <w:tcW w:w="1449" w:type="dxa"/>
            <w:vMerge/>
            <w:vAlign w:val="center"/>
          </w:tcPr>
          <w:p w14:paraId="5282E0A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01F23A79"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44B9DD78"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29721033"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5A71058A" w14:textId="77777777" w:rsidTr="00BE486A">
        <w:trPr>
          <w:trHeight w:val="20"/>
          <w:jc w:val="center"/>
        </w:trPr>
        <w:tc>
          <w:tcPr>
            <w:tcW w:w="1120" w:type="dxa"/>
            <w:vAlign w:val="center"/>
          </w:tcPr>
          <w:p w14:paraId="2BE74619"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1701</w:t>
            </w:r>
            <w:r w:rsidRPr="001F7F26">
              <w:rPr>
                <w:rFonts w:ascii="Times New Roman" w:eastAsia="바탕체" w:hAnsi="Times New Roman" w:hint="eastAsia"/>
              </w:rPr>
              <w:t>호</w:t>
            </w:r>
          </w:p>
        </w:tc>
        <w:tc>
          <w:tcPr>
            <w:tcW w:w="1449" w:type="dxa"/>
            <w:vMerge w:val="restart"/>
            <w:vAlign w:val="center"/>
          </w:tcPr>
          <w:p w14:paraId="627901A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w:t>
            </w:r>
            <w:proofErr w:type="spellStart"/>
            <w:r w:rsidRPr="001F7F26">
              <w:rPr>
                <w:rFonts w:ascii="Times New Roman" w:eastAsia="바탕체" w:hAnsi="Times New Roman" w:hint="eastAsia"/>
              </w:rPr>
              <w:t>케이티아이에스</w:t>
            </w:r>
            <w:proofErr w:type="spellEnd"/>
          </w:p>
        </w:tc>
        <w:tc>
          <w:tcPr>
            <w:tcW w:w="2601" w:type="dxa"/>
            <w:vMerge w:val="restart"/>
            <w:vAlign w:val="center"/>
          </w:tcPr>
          <w:p w14:paraId="57422675"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rPr>
              <w:t xml:space="preserve">2022. 12. 1. ~ </w:t>
            </w:r>
            <w:r w:rsidRPr="001F7F26">
              <w:rPr>
                <w:rFonts w:ascii="Times New Roman" w:eastAsia="바탕체" w:hAnsi="Times New Roman" w:hint="eastAsia"/>
              </w:rPr>
              <w:t>202</w:t>
            </w:r>
            <w:r w:rsidRPr="001F7F26">
              <w:rPr>
                <w:rFonts w:ascii="Times New Roman" w:eastAsia="바탕체" w:hAnsi="Times New Roman"/>
              </w:rPr>
              <w:t>7. 11. 30.</w:t>
            </w:r>
          </w:p>
        </w:tc>
        <w:tc>
          <w:tcPr>
            <w:tcW w:w="4293" w:type="dxa"/>
            <w:vMerge w:val="restart"/>
          </w:tcPr>
          <w:p w14:paraId="1FCA43D4"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만료</w:t>
            </w:r>
            <w:r w:rsidRPr="001F7F26">
              <w:rPr>
                <w:rFonts w:ascii="Times New Roman" w:eastAsia="바탕체" w:hAnsi="Times New Roman" w:hint="eastAsia"/>
              </w:rPr>
              <w:t xml:space="preserve"> </w:t>
            </w:r>
            <w:r w:rsidRPr="001F7F26">
              <w:rPr>
                <w:rFonts w:ascii="Times New Roman" w:eastAsia="바탕체" w:hAnsi="Times New Roman"/>
              </w:rPr>
              <w:t>12</w:t>
            </w:r>
            <w:r w:rsidRPr="001F7F26">
              <w:rPr>
                <w:rFonts w:ascii="Times New Roman" w:eastAsia="바탕체" w:hAnsi="Times New Roman" w:hint="eastAsia"/>
              </w:rPr>
              <w:t>개월</w:t>
            </w:r>
            <w:r w:rsidRPr="001F7F26">
              <w:rPr>
                <w:rFonts w:ascii="Times New Roman" w:eastAsia="바탕체" w:hAnsi="Times New Roman" w:hint="eastAsia"/>
              </w:rPr>
              <w:t xml:space="preserve"> </w:t>
            </w:r>
            <w:r w:rsidRPr="001F7F26">
              <w:rPr>
                <w:rFonts w:ascii="Times New Roman" w:eastAsia="바탕체" w:hAnsi="Times New Roman" w:hint="eastAsia"/>
              </w:rPr>
              <w:t>전까지</w:t>
            </w:r>
            <w:r w:rsidRPr="001F7F26">
              <w:rPr>
                <w:rFonts w:ascii="Times New Roman" w:eastAsia="바탕체" w:hAnsi="Times New Roman" w:hint="eastAsia"/>
              </w:rPr>
              <w:t xml:space="preserve"> </w:t>
            </w:r>
            <w:r w:rsidRPr="001F7F26">
              <w:rPr>
                <w:rFonts w:ascii="Times New Roman" w:eastAsia="바탕체" w:hAnsi="Times New Roman" w:hint="eastAsia"/>
              </w:rPr>
              <w:t>통지</w:t>
            </w:r>
            <w:r w:rsidRPr="001F7F26">
              <w:rPr>
                <w:rFonts w:ascii="Times New Roman" w:eastAsia="바탕체" w:hAnsi="Times New Roman" w:hint="eastAsia"/>
              </w:rPr>
              <w:t xml:space="preserve"> </w:t>
            </w:r>
            <w:r w:rsidRPr="001F7F26">
              <w:rPr>
                <w:rFonts w:ascii="Times New Roman" w:eastAsia="바탕체" w:hAnsi="Times New Roman" w:hint="eastAsia"/>
              </w:rPr>
              <w:t>없는</w:t>
            </w:r>
            <w:r w:rsidRPr="001F7F26">
              <w:rPr>
                <w:rFonts w:ascii="Times New Roman" w:eastAsia="바탕체" w:hAnsi="Times New Roman" w:hint="eastAsia"/>
              </w:rPr>
              <w:t xml:space="preserve"> </w:t>
            </w:r>
            <w:r w:rsidRPr="001F7F26">
              <w:rPr>
                <w:rFonts w:ascii="Times New Roman" w:eastAsia="바탕체" w:hAnsi="Times New Roman" w:hint="eastAsia"/>
              </w:rPr>
              <w:t>한</w:t>
            </w:r>
            <w:r w:rsidRPr="001F7F26">
              <w:rPr>
                <w:rFonts w:ascii="Times New Roman" w:eastAsia="바탕체" w:hAnsi="Times New Roman" w:hint="eastAsia"/>
              </w:rPr>
              <w:t xml:space="preserve"> </w:t>
            </w:r>
            <w:r w:rsidRPr="001F7F26">
              <w:rPr>
                <w:rFonts w:ascii="Times New Roman" w:eastAsia="바탕체" w:hAnsi="Times New Roman"/>
              </w:rPr>
              <w:t>1</w:t>
            </w:r>
            <w:r w:rsidRPr="001F7F26">
              <w:rPr>
                <w:rFonts w:ascii="Times New Roman" w:eastAsia="바탕체" w:hAnsi="Times New Roman" w:hint="eastAsia"/>
              </w:rPr>
              <w:t>년</w:t>
            </w:r>
            <w:r w:rsidRPr="001F7F26">
              <w:rPr>
                <w:rFonts w:ascii="Times New Roman" w:eastAsia="바탕체" w:hAnsi="Times New Roman" w:hint="eastAsia"/>
              </w:rPr>
              <w:t xml:space="preserve"> </w:t>
            </w:r>
            <w:r w:rsidRPr="001F7F26">
              <w:rPr>
                <w:rFonts w:ascii="Times New Roman" w:eastAsia="바탕체" w:hAnsi="Times New Roman" w:hint="eastAsia"/>
              </w:rPr>
              <w:t>자동연장</w:t>
            </w:r>
          </w:p>
        </w:tc>
        <w:tc>
          <w:tcPr>
            <w:tcW w:w="5925" w:type="dxa"/>
            <w:vMerge w:val="restart"/>
            <w:vAlign w:val="center"/>
          </w:tcPr>
          <w:p w14:paraId="2D98D004" w14:textId="77777777" w:rsidR="001F7F26" w:rsidRPr="001F7F26" w:rsidRDefault="001F7F26" w:rsidP="00C10918">
            <w:pPr>
              <w:pStyle w:val="afff4"/>
              <w:topLinePunct/>
              <w:spacing w:line="360" w:lineRule="exact"/>
              <w:ind w:leftChars="0" w:left="0"/>
              <w:rPr>
                <w:rFonts w:ascii="Times New Roman" w:eastAsia="바탕체" w:hAnsi="Times New Roman"/>
              </w:rPr>
            </w:pPr>
            <w:r w:rsidRPr="001F7F26">
              <w:rPr>
                <w:rFonts w:ascii="Times New Roman" w:eastAsia="바탕체" w:hAnsi="Times New Roman" w:hint="eastAsia"/>
              </w:rPr>
              <w:t>202</w:t>
            </w:r>
            <w:r w:rsidRPr="001F7F26">
              <w:rPr>
                <w:rFonts w:ascii="Times New Roman" w:eastAsia="바탕체" w:hAnsi="Times New Roman"/>
              </w:rPr>
              <w:t>7. 11. 30.</w:t>
            </w:r>
            <w:r w:rsidRPr="001F7F26">
              <w:rPr>
                <w:rFonts w:ascii="Times New Roman" w:eastAsia="바탕체" w:hAnsi="Times New Roman" w:hint="eastAsia"/>
              </w:rPr>
              <w:t>까지</w:t>
            </w:r>
            <w:r w:rsidRPr="001F7F26">
              <w:rPr>
                <w:rFonts w:ascii="Times New Roman" w:eastAsia="바탕체" w:hAnsi="Times New Roman" w:hint="eastAsia"/>
              </w:rPr>
              <w:t xml:space="preserve"> </w:t>
            </w:r>
            <w:r w:rsidRPr="001F7F26">
              <w:rPr>
                <w:rFonts w:ascii="Times New Roman" w:eastAsia="바탕체" w:hAnsi="Times New Roman" w:hint="eastAsia"/>
              </w:rPr>
              <w:t>불가</w:t>
            </w:r>
            <w:r w:rsidRPr="001F7F26">
              <w:rPr>
                <w:rFonts w:ascii="Times New Roman" w:eastAsia="바탕체" w:hAnsi="Times New Roman" w:hint="eastAsia"/>
              </w:rPr>
              <w:t>(</w:t>
            </w:r>
            <w:r w:rsidRPr="001F7F26">
              <w:rPr>
                <w:rFonts w:ascii="Times New Roman" w:eastAsia="바탕체" w:hAnsi="Times New Roman" w:hint="eastAsia"/>
              </w:rPr>
              <w:t>위반</w:t>
            </w:r>
            <w:r w:rsidRPr="001F7F26">
              <w:rPr>
                <w:rFonts w:ascii="Times New Roman" w:eastAsia="바탕체" w:hAnsi="Times New Roman" w:hint="eastAsia"/>
              </w:rPr>
              <w:t xml:space="preserve"> </w:t>
            </w:r>
            <w:r w:rsidRPr="001F7F26">
              <w:rPr>
                <w:rFonts w:ascii="Times New Roman" w:eastAsia="바탕체" w:hAnsi="Times New Roman" w:hint="eastAsia"/>
              </w:rPr>
              <w:t>시</w:t>
            </w:r>
            <w:r w:rsidRPr="001F7F26">
              <w:rPr>
                <w:rFonts w:ascii="Times New Roman" w:eastAsia="바탕체" w:hAnsi="Times New Roman" w:hint="eastAsia"/>
              </w:rPr>
              <w:t xml:space="preserve"> </w:t>
            </w:r>
            <w:r w:rsidRPr="001F7F26">
              <w:rPr>
                <w:rFonts w:ascii="Times New Roman" w:eastAsia="바탕체" w:hAnsi="Times New Roman" w:hint="eastAsia"/>
              </w:rPr>
              <w:t>잔여기간의</w:t>
            </w:r>
            <w:r w:rsidRPr="001F7F26">
              <w:rPr>
                <w:rFonts w:ascii="Times New Roman" w:eastAsia="바탕체" w:hAnsi="Times New Roman" w:hint="eastAsia"/>
              </w:rPr>
              <w:t xml:space="preserve"> </w:t>
            </w:r>
            <w:r w:rsidRPr="001F7F26">
              <w:rPr>
                <w:rFonts w:ascii="Times New Roman" w:eastAsia="바탕체" w:hAnsi="Times New Roman" w:hint="eastAsia"/>
              </w:rPr>
              <w:t>임대료</w:t>
            </w:r>
            <w:r w:rsidRPr="001F7F26">
              <w:rPr>
                <w:rFonts w:ascii="Times New Roman" w:eastAsia="바탕체" w:hAnsi="Times New Roman" w:hint="eastAsia"/>
              </w:rPr>
              <w:t xml:space="preserve"> </w:t>
            </w:r>
            <w:r w:rsidRPr="001F7F26">
              <w:rPr>
                <w:rFonts w:ascii="Times New Roman" w:eastAsia="바탕체" w:hAnsi="Times New Roman" w:hint="eastAsia"/>
              </w:rPr>
              <w:t>및</w:t>
            </w:r>
            <w:r w:rsidRPr="001F7F26">
              <w:rPr>
                <w:rFonts w:ascii="Times New Roman" w:eastAsia="바탕체" w:hAnsi="Times New Roman" w:hint="eastAsia"/>
              </w:rPr>
              <w:t xml:space="preserve"> </w:t>
            </w:r>
            <w:r w:rsidRPr="001F7F26">
              <w:rPr>
                <w:rFonts w:ascii="Times New Roman" w:eastAsia="바탕체" w:hAnsi="Times New Roman" w:hint="eastAsia"/>
              </w:rPr>
              <w:t>관리비</w:t>
            </w:r>
            <w:r w:rsidRPr="001F7F26">
              <w:rPr>
                <w:rFonts w:ascii="Times New Roman" w:eastAsia="바탕체" w:hAnsi="Times New Roman" w:hint="eastAsia"/>
              </w:rPr>
              <w:t xml:space="preserve"> </w:t>
            </w:r>
            <w:r w:rsidRPr="001F7F26">
              <w:rPr>
                <w:rFonts w:ascii="Times New Roman" w:eastAsia="바탕체" w:hAnsi="Times New Roman" w:hint="eastAsia"/>
              </w:rPr>
              <w:t>지급의무</w:t>
            </w:r>
            <w:r w:rsidRPr="001F7F26">
              <w:rPr>
                <w:rFonts w:ascii="Times New Roman" w:eastAsia="바탕체" w:hAnsi="Times New Roman" w:hint="eastAsia"/>
              </w:rPr>
              <w:t>.)</w:t>
            </w:r>
          </w:p>
        </w:tc>
      </w:tr>
      <w:tr w:rsidR="001F7F26" w:rsidRPr="001F7F26" w14:paraId="39EEE635" w14:textId="77777777" w:rsidTr="00BE486A">
        <w:trPr>
          <w:trHeight w:val="20"/>
          <w:jc w:val="center"/>
        </w:trPr>
        <w:tc>
          <w:tcPr>
            <w:tcW w:w="1120" w:type="dxa"/>
            <w:vAlign w:val="center"/>
          </w:tcPr>
          <w:p w14:paraId="3CEE620A"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1801</w:t>
            </w:r>
            <w:r w:rsidRPr="001F7F26">
              <w:rPr>
                <w:rFonts w:ascii="Times New Roman" w:eastAsia="바탕체" w:hAnsi="Times New Roman" w:hint="eastAsia"/>
              </w:rPr>
              <w:t>호</w:t>
            </w:r>
          </w:p>
        </w:tc>
        <w:tc>
          <w:tcPr>
            <w:tcW w:w="1449" w:type="dxa"/>
            <w:vMerge/>
            <w:vAlign w:val="center"/>
          </w:tcPr>
          <w:p w14:paraId="2033EA7C"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02B74A27"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4CA468FF"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5A5CECA2"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18FD230A" w14:textId="77777777" w:rsidTr="00BE486A">
        <w:trPr>
          <w:trHeight w:val="20"/>
          <w:jc w:val="center"/>
        </w:trPr>
        <w:tc>
          <w:tcPr>
            <w:tcW w:w="1120" w:type="dxa"/>
            <w:vAlign w:val="center"/>
          </w:tcPr>
          <w:p w14:paraId="1D02538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1901</w:t>
            </w:r>
            <w:r w:rsidRPr="001F7F26">
              <w:rPr>
                <w:rFonts w:ascii="Times New Roman" w:eastAsia="바탕체" w:hAnsi="Times New Roman" w:hint="eastAsia"/>
              </w:rPr>
              <w:t>호</w:t>
            </w:r>
          </w:p>
        </w:tc>
        <w:tc>
          <w:tcPr>
            <w:tcW w:w="1449" w:type="dxa"/>
            <w:vMerge/>
            <w:vAlign w:val="center"/>
          </w:tcPr>
          <w:p w14:paraId="7D4C08F5"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69009CCE"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578C8A23"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459C51DB"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r w:rsidR="001F7F26" w:rsidRPr="001F7F26" w14:paraId="7ADDE023" w14:textId="77777777" w:rsidTr="00BE486A">
        <w:trPr>
          <w:trHeight w:val="20"/>
          <w:jc w:val="center"/>
        </w:trPr>
        <w:tc>
          <w:tcPr>
            <w:tcW w:w="1120" w:type="dxa"/>
            <w:vAlign w:val="center"/>
          </w:tcPr>
          <w:p w14:paraId="4236005D"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r w:rsidRPr="001F7F26">
              <w:rPr>
                <w:rFonts w:ascii="Times New Roman" w:eastAsia="바탕체" w:hAnsi="Times New Roman" w:hint="eastAsia"/>
              </w:rPr>
              <w:t>2001</w:t>
            </w:r>
            <w:r w:rsidRPr="001F7F26">
              <w:rPr>
                <w:rFonts w:ascii="Times New Roman" w:eastAsia="바탕체" w:hAnsi="Times New Roman" w:hint="eastAsia"/>
              </w:rPr>
              <w:t>호</w:t>
            </w:r>
          </w:p>
        </w:tc>
        <w:tc>
          <w:tcPr>
            <w:tcW w:w="1449" w:type="dxa"/>
            <w:vMerge/>
            <w:vAlign w:val="center"/>
          </w:tcPr>
          <w:p w14:paraId="2CB8BF6F"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2601" w:type="dxa"/>
            <w:vMerge/>
            <w:vAlign w:val="center"/>
          </w:tcPr>
          <w:p w14:paraId="4694E263" w14:textId="77777777" w:rsidR="001F7F26" w:rsidRPr="001F7F26" w:rsidRDefault="001F7F26" w:rsidP="00C10918">
            <w:pPr>
              <w:pStyle w:val="afff4"/>
              <w:topLinePunct/>
              <w:spacing w:line="360" w:lineRule="exact"/>
              <w:ind w:leftChars="0" w:left="0"/>
              <w:jc w:val="center"/>
              <w:rPr>
                <w:rFonts w:ascii="Times New Roman" w:eastAsia="바탕체" w:hAnsi="Times New Roman"/>
              </w:rPr>
            </w:pPr>
          </w:p>
        </w:tc>
        <w:tc>
          <w:tcPr>
            <w:tcW w:w="4293" w:type="dxa"/>
            <w:vMerge/>
          </w:tcPr>
          <w:p w14:paraId="58BDBA5E" w14:textId="77777777" w:rsidR="001F7F26" w:rsidRPr="001F7F26" w:rsidRDefault="001F7F26" w:rsidP="00C10918">
            <w:pPr>
              <w:pStyle w:val="afff4"/>
              <w:topLinePunct/>
              <w:spacing w:line="360" w:lineRule="exact"/>
              <w:ind w:leftChars="0" w:left="0"/>
              <w:rPr>
                <w:rFonts w:ascii="Times New Roman" w:eastAsia="바탕체" w:hAnsi="Times New Roman"/>
              </w:rPr>
            </w:pPr>
          </w:p>
        </w:tc>
        <w:tc>
          <w:tcPr>
            <w:tcW w:w="5925" w:type="dxa"/>
            <w:vMerge/>
            <w:vAlign w:val="center"/>
          </w:tcPr>
          <w:p w14:paraId="01A39027" w14:textId="77777777" w:rsidR="001F7F26" w:rsidRPr="001F7F26" w:rsidRDefault="001F7F26" w:rsidP="00C10918">
            <w:pPr>
              <w:pStyle w:val="afff4"/>
              <w:topLinePunct/>
              <w:spacing w:line="360" w:lineRule="exact"/>
              <w:ind w:leftChars="0" w:left="0"/>
              <w:rPr>
                <w:rFonts w:ascii="Times New Roman" w:eastAsia="바탕체" w:hAnsi="Times New Roman"/>
              </w:rPr>
            </w:pPr>
          </w:p>
        </w:tc>
      </w:tr>
    </w:tbl>
    <w:p w14:paraId="2CEC92DB" w14:textId="77777777" w:rsidR="001F7F26" w:rsidRPr="00074A0E" w:rsidRDefault="001F7F26" w:rsidP="001F7F26">
      <w:pPr>
        <w:topLinePunct/>
        <w:rPr>
          <w:rFonts w:ascii="Times New Roman" w:eastAsia="바탕체" w:hAnsi="Times New Roman"/>
          <w:szCs w:val="20"/>
          <w:u w:val="single"/>
        </w:rPr>
      </w:pPr>
    </w:p>
    <w:sectPr w:rsidR="001F7F26" w:rsidRPr="00074A0E" w:rsidSect="00B443D1">
      <w:headerReference w:type="even" r:id="rId17"/>
      <w:headerReference w:type="default" r:id="rId18"/>
      <w:footerReference w:type="default" r:id="rId19"/>
      <w:headerReference w:type="first" r:id="rId20"/>
      <w:pgSz w:w="16838" w:h="11906" w:orient="landscape" w:code="9"/>
      <w:pgMar w:top="720" w:right="720" w:bottom="720" w:left="720" w:header="851" w:footer="34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DA7BB" w14:textId="77777777" w:rsidR="002C2122" w:rsidRDefault="002C2122">
      <w:r>
        <w:separator/>
      </w:r>
    </w:p>
  </w:endnote>
  <w:endnote w:type="continuationSeparator" w:id="0">
    <w:p w14:paraId="735C63CC" w14:textId="77777777" w:rsidR="002C2122" w:rsidRDefault="002C2122">
      <w:r>
        <w:continuationSeparator/>
      </w:r>
    </w:p>
  </w:endnote>
  <w:endnote w:type="continuationNotice" w:id="1">
    <w:p w14:paraId="17143591" w14:textId="77777777" w:rsidR="002C2122" w:rsidRDefault="002C21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C STKaiti">
    <w:altName w:val="맑은 고딕 Semilight"/>
    <w:charset w:val="86"/>
    <w:family w:val="auto"/>
    <w:pitch w:val="variable"/>
    <w:sig w:usb0="00000287" w:usb1="080F0000" w:usb2="00000010" w:usb3="00000000" w:csb0="0004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돋움">
    <w:altName w:val="Dotum"/>
    <w:panose1 w:val="020B0600000101010101"/>
    <w:charset w:val="81"/>
    <w:family w:val="modern"/>
    <w:pitch w:val="variable"/>
    <w:sig w:usb0="B00002AF" w:usb1="69D77CFB" w:usb2="00000030" w:usb3="00000000" w:csb0="0008009F" w:csb1="00000000"/>
  </w:font>
  <w:font w:name="Courier">
    <w:panose1 w:val="02070409020205020404"/>
    <w:charset w:val="00"/>
    <w:family w:val="modern"/>
    <w:notTrueType/>
    <w:pitch w:val="fixed"/>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6F61D" w14:textId="77777777" w:rsidR="003E28D6" w:rsidRPr="005F3C0A" w:rsidRDefault="003E28D6" w:rsidP="000A3C56">
    <w:pPr>
      <w:pStyle w:val="ad"/>
      <w:jc w:val="center"/>
      <w:rPr>
        <w:rFonts w:ascii="Times New Roman" w:eastAsia="맑은 고딕" w:hAnsi="Times New Roman"/>
        <w:sz w:val="20"/>
        <w:szCs w:val="20"/>
        <w:lang w:eastAsia="ko-K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6078009"/>
      <w:docPartObj>
        <w:docPartGallery w:val="Page Numbers (Bottom of Page)"/>
        <w:docPartUnique/>
      </w:docPartObj>
    </w:sdtPr>
    <w:sdtContent>
      <w:p w14:paraId="02D82D58" w14:textId="7A38CF4B" w:rsidR="003E28D6" w:rsidRDefault="003E28D6">
        <w:pPr>
          <w:pStyle w:val="ad"/>
          <w:jc w:val="center"/>
        </w:pPr>
        <w:r>
          <w:fldChar w:fldCharType="begin"/>
        </w:r>
        <w:r>
          <w:instrText>PAGE   \* MERGEFORMAT</w:instrText>
        </w:r>
        <w:r>
          <w:fldChar w:fldCharType="separate"/>
        </w:r>
        <w:r w:rsidR="005F5AE3" w:rsidRPr="005F5AE3">
          <w:rPr>
            <w:noProof/>
            <w:lang w:val="ko-KR" w:eastAsia="ko-KR"/>
          </w:rPr>
          <w:t>1</w:t>
        </w:r>
        <w:r>
          <w:fldChar w:fldCharType="end"/>
        </w:r>
      </w:p>
    </w:sdtContent>
  </w:sdt>
  <w:p w14:paraId="1963E273" w14:textId="167F2422" w:rsidR="003E28D6" w:rsidRPr="00057A55" w:rsidRDefault="003E28D6" w:rsidP="00057A5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997ED" w14:textId="77777777" w:rsidR="002C2122" w:rsidRDefault="002C2122">
      <w:pPr>
        <w:pStyle w:val="ad"/>
      </w:pPr>
    </w:p>
  </w:footnote>
  <w:footnote w:type="continuationSeparator" w:id="0">
    <w:p w14:paraId="6BE71ED8" w14:textId="77777777" w:rsidR="002C2122" w:rsidRDefault="002C2122">
      <w:r>
        <w:continuationSeparator/>
      </w:r>
    </w:p>
  </w:footnote>
  <w:footnote w:type="continuationNotice" w:id="1">
    <w:p w14:paraId="70AE3D9D" w14:textId="77777777" w:rsidR="002C2122" w:rsidRDefault="002C2122"/>
  </w:footnote>
  <w:footnote w:id="2">
    <w:p w14:paraId="05404F0D" w14:textId="179C754A" w:rsidR="003E28D6" w:rsidRDefault="003E28D6">
      <w:pPr>
        <w:pStyle w:val="af"/>
        <w:rPr>
          <w:lang w:eastAsia="ko-KR"/>
        </w:rPr>
      </w:pPr>
      <w:r>
        <w:rPr>
          <w:rStyle w:val="ae"/>
        </w:rPr>
        <w:footnoteRef/>
      </w:r>
      <w:r>
        <w:t xml:space="preserve"> </w:t>
      </w:r>
      <w:r>
        <w:rPr>
          <w:rFonts w:hint="eastAsia"/>
          <w:lang w:eastAsia="ko-KR"/>
        </w:rPr>
        <w:t>해당</w:t>
      </w:r>
      <w:r>
        <w:rPr>
          <w:rFonts w:hint="eastAsia"/>
          <w:lang w:eastAsia="ko-KR"/>
        </w:rPr>
        <w:t xml:space="preserve"> </w:t>
      </w:r>
      <w:r>
        <w:rPr>
          <w:rFonts w:hint="eastAsia"/>
          <w:lang w:eastAsia="ko-KR"/>
        </w:rPr>
        <w:t>자료를</w:t>
      </w:r>
      <w:r>
        <w:rPr>
          <w:rFonts w:hint="eastAsia"/>
          <w:lang w:eastAsia="ko-KR"/>
        </w:rPr>
        <w:t xml:space="preserve"> </w:t>
      </w:r>
      <w:r>
        <w:rPr>
          <w:rFonts w:hint="eastAsia"/>
          <w:lang w:eastAsia="ko-KR"/>
        </w:rPr>
        <w:t>요청하였으나</w:t>
      </w:r>
      <w:r>
        <w:rPr>
          <w:rFonts w:hint="eastAsia"/>
          <w:lang w:eastAsia="ko-KR"/>
        </w:rPr>
        <w:t xml:space="preserve"> </w:t>
      </w:r>
      <w:r>
        <w:rPr>
          <w:rFonts w:hint="eastAsia"/>
          <w:lang w:eastAsia="ko-KR"/>
        </w:rPr>
        <w:t>제공할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없다는</w:t>
      </w:r>
      <w:r>
        <w:rPr>
          <w:rFonts w:hint="eastAsia"/>
          <w:lang w:eastAsia="ko-KR"/>
        </w:rPr>
        <w:t xml:space="preserve"> </w:t>
      </w:r>
      <w:r>
        <w:rPr>
          <w:rFonts w:hint="eastAsia"/>
          <w:lang w:eastAsia="ko-KR"/>
        </w:rPr>
        <w:t>답변임</w:t>
      </w:r>
      <w:r>
        <w:rPr>
          <w:rFonts w:hint="eastAsia"/>
          <w:lang w:eastAsia="ko-KR"/>
        </w:rPr>
        <w:t>.</w:t>
      </w:r>
      <w:r>
        <w:rPr>
          <w:lang w:eastAsia="ko-KR"/>
        </w:rPr>
        <w:t xml:space="preserve"> </w:t>
      </w:r>
    </w:p>
  </w:footnote>
  <w:footnote w:id="3">
    <w:p w14:paraId="6D851EEC" w14:textId="1C366A5E" w:rsidR="003E28D6" w:rsidRPr="00521102" w:rsidRDefault="003E28D6">
      <w:pPr>
        <w:pStyle w:val="af"/>
        <w:rPr>
          <w:lang w:eastAsia="ko-KR"/>
        </w:rPr>
      </w:pPr>
      <w:r>
        <w:rPr>
          <w:rStyle w:val="ae"/>
        </w:rPr>
        <w:footnoteRef/>
      </w:r>
      <w:r>
        <w:t xml:space="preserve"> </w:t>
      </w:r>
      <w:r w:rsidRPr="001F553C">
        <w:rPr>
          <w:lang w:eastAsia="ko-KR"/>
        </w:rPr>
        <w:t>양도인의</w:t>
      </w:r>
      <w:r w:rsidRPr="001F553C">
        <w:rPr>
          <w:lang w:eastAsia="ko-KR"/>
        </w:rPr>
        <w:t xml:space="preserve"> </w:t>
      </w:r>
      <w:r w:rsidRPr="001F553C">
        <w:rPr>
          <w:lang w:eastAsia="ko-KR"/>
        </w:rPr>
        <w:t>자산총액</w:t>
      </w:r>
      <w:r w:rsidRPr="001F553C">
        <w:rPr>
          <w:lang w:eastAsia="ko-KR"/>
        </w:rPr>
        <w:t xml:space="preserve"> </w:t>
      </w:r>
      <w:r w:rsidRPr="001F553C">
        <w:rPr>
          <w:lang w:eastAsia="ko-KR"/>
        </w:rPr>
        <w:t>또는</w:t>
      </w:r>
      <w:r w:rsidRPr="001F553C">
        <w:rPr>
          <w:lang w:eastAsia="ko-KR"/>
        </w:rPr>
        <w:t xml:space="preserve"> </w:t>
      </w:r>
      <w:r w:rsidRPr="001F553C">
        <w:rPr>
          <w:lang w:eastAsia="ko-KR"/>
        </w:rPr>
        <w:t>매출액을</w:t>
      </w:r>
      <w:r w:rsidRPr="001F553C">
        <w:rPr>
          <w:lang w:eastAsia="ko-KR"/>
        </w:rPr>
        <w:t xml:space="preserve"> </w:t>
      </w:r>
      <w:r w:rsidRPr="001F553C">
        <w:rPr>
          <w:lang w:eastAsia="ko-KR"/>
        </w:rPr>
        <w:t>계산함에</w:t>
      </w:r>
      <w:r w:rsidRPr="001F553C">
        <w:rPr>
          <w:lang w:eastAsia="ko-KR"/>
        </w:rPr>
        <w:t xml:space="preserve"> </w:t>
      </w:r>
      <w:r w:rsidRPr="001F553C">
        <w:rPr>
          <w:lang w:eastAsia="ko-KR"/>
        </w:rPr>
        <w:t>있어</w:t>
      </w:r>
      <w:r w:rsidRPr="001F553C">
        <w:rPr>
          <w:lang w:eastAsia="ko-KR"/>
        </w:rPr>
        <w:t xml:space="preserve"> </w:t>
      </w:r>
      <w:r w:rsidRPr="001F553C">
        <w:rPr>
          <w:lang w:eastAsia="ko-KR"/>
        </w:rPr>
        <w:t>양도인의</w:t>
      </w:r>
      <w:r w:rsidRPr="001F553C">
        <w:rPr>
          <w:lang w:eastAsia="ko-KR"/>
        </w:rPr>
        <w:t xml:space="preserve"> </w:t>
      </w:r>
      <w:r w:rsidRPr="001F553C">
        <w:rPr>
          <w:lang w:eastAsia="ko-KR"/>
        </w:rPr>
        <w:t>계열회사의</w:t>
      </w:r>
      <w:r w:rsidRPr="001F553C">
        <w:rPr>
          <w:lang w:eastAsia="ko-KR"/>
        </w:rPr>
        <w:t xml:space="preserve"> </w:t>
      </w:r>
      <w:r w:rsidRPr="001F553C">
        <w:rPr>
          <w:lang w:eastAsia="ko-KR"/>
        </w:rPr>
        <w:t>자산총액</w:t>
      </w:r>
      <w:r w:rsidRPr="001F553C">
        <w:rPr>
          <w:lang w:eastAsia="ko-KR"/>
        </w:rPr>
        <w:t xml:space="preserve"> </w:t>
      </w:r>
      <w:r w:rsidRPr="001F553C">
        <w:rPr>
          <w:lang w:eastAsia="ko-KR"/>
        </w:rPr>
        <w:t>또는</w:t>
      </w:r>
      <w:r w:rsidRPr="001F553C">
        <w:rPr>
          <w:lang w:eastAsia="ko-KR"/>
        </w:rPr>
        <w:t xml:space="preserve"> </w:t>
      </w:r>
      <w:r w:rsidRPr="001F553C">
        <w:rPr>
          <w:lang w:eastAsia="ko-KR"/>
        </w:rPr>
        <w:t>매출액은</w:t>
      </w:r>
      <w:r w:rsidRPr="001F553C">
        <w:rPr>
          <w:lang w:eastAsia="ko-KR"/>
        </w:rPr>
        <w:t xml:space="preserve"> </w:t>
      </w:r>
      <w:r w:rsidRPr="001F553C">
        <w:rPr>
          <w:lang w:eastAsia="ko-KR"/>
        </w:rPr>
        <w:t>합산하지</w:t>
      </w:r>
      <w:r w:rsidRPr="001F553C">
        <w:rPr>
          <w:lang w:eastAsia="ko-KR"/>
        </w:rPr>
        <w:t xml:space="preserve"> </w:t>
      </w:r>
      <w:r w:rsidRPr="001F553C">
        <w:rPr>
          <w:lang w:eastAsia="ko-KR"/>
        </w:rPr>
        <w:t>아니하나</w:t>
      </w:r>
      <w:r w:rsidRPr="001F553C">
        <w:rPr>
          <w:lang w:eastAsia="ko-KR"/>
        </w:rPr>
        <w:t xml:space="preserve">, </w:t>
      </w:r>
      <w:r w:rsidRPr="001F553C">
        <w:rPr>
          <w:lang w:eastAsia="ko-KR"/>
        </w:rPr>
        <w:t>양수인의</w:t>
      </w:r>
      <w:r w:rsidRPr="001F553C">
        <w:rPr>
          <w:lang w:eastAsia="ko-KR"/>
        </w:rPr>
        <w:t xml:space="preserve"> </w:t>
      </w:r>
      <w:r w:rsidRPr="001F553C">
        <w:rPr>
          <w:lang w:eastAsia="ko-KR"/>
        </w:rPr>
        <w:t>자산총액</w:t>
      </w:r>
      <w:r w:rsidRPr="001F553C">
        <w:rPr>
          <w:lang w:eastAsia="ko-KR"/>
        </w:rPr>
        <w:t xml:space="preserve"> </w:t>
      </w:r>
      <w:r w:rsidRPr="001F553C">
        <w:rPr>
          <w:lang w:eastAsia="ko-KR"/>
        </w:rPr>
        <w:t>또는</w:t>
      </w:r>
      <w:r w:rsidRPr="001F553C">
        <w:rPr>
          <w:lang w:eastAsia="ko-KR"/>
        </w:rPr>
        <w:t xml:space="preserve"> </w:t>
      </w:r>
      <w:r w:rsidRPr="001F553C">
        <w:rPr>
          <w:lang w:eastAsia="ko-KR"/>
        </w:rPr>
        <w:t>매출액을</w:t>
      </w:r>
      <w:r w:rsidRPr="001F553C">
        <w:rPr>
          <w:lang w:eastAsia="ko-KR"/>
        </w:rPr>
        <w:t xml:space="preserve"> </w:t>
      </w:r>
      <w:r w:rsidRPr="001F553C">
        <w:rPr>
          <w:lang w:eastAsia="ko-KR"/>
        </w:rPr>
        <w:t>계산함에</w:t>
      </w:r>
      <w:r w:rsidRPr="001F553C">
        <w:rPr>
          <w:lang w:eastAsia="ko-KR"/>
        </w:rPr>
        <w:t xml:space="preserve"> </w:t>
      </w:r>
      <w:r w:rsidRPr="001F553C">
        <w:rPr>
          <w:lang w:eastAsia="ko-KR"/>
        </w:rPr>
        <w:t>있어서는</w:t>
      </w:r>
      <w:r w:rsidRPr="001F553C">
        <w:rPr>
          <w:lang w:eastAsia="ko-KR"/>
        </w:rPr>
        <w:t xml:space="preserve"> </w:t>
      </w:r>
      <w:r w:rsidRPr="001F553C">
        <w:rPr>
          <w:lang w:eastAsia="ko-KR"/>
        </w:rPr>
        <w:t>양수인의</w:t>
      </w:r>
      <w:r w:rsidRPr="001F553C">
        <w:rPr>
          <w:lang w:eastAsia="ko-KR"/>
        </w:rPr>
        <w:t xml:space="preserve"> </w:t>
      </w:r>
      <w:r w:rsidRPr="001F553C">
        <w:rPr>
          <w:lang w:eastAsia="ko-KR"/>
        </w:rPr>
        <w:t>계열회사의</w:t>
      </w:r>
      <w:r w:rsidRPr="001F553C">
        <w:rPr>
          <w:lang w:eastAsia="ko-KR"/>
        </w:rPr>
        <w:t xml:space="preserve"> </w:t>
      </w:r>
      <w:r w:rsidRPr="001F553C">
        <w:rPr>
          <w:lang w:eastAsia="ko-KR"/>
        </w:rPr>
        <w:t>자산총액</w:t>
      </w:r>
      <w:r w:rsidRPr="001F553C">
        <w:rPr>
          <w:lang w:eastAsia="ko-KR"/>
        </w:rPr>
        <w:t xml:space="preserve"> </w:t>
      </w:r>
      <w:r w:rsidRPr="001F553C">
        <w:rPr>
          <w:lang w:eastAsia="ko-KR"/>
        </w:rPr>
        <w:t>또는</w:t>
      </w:r>
      <w:r w:rsidRPr="001F553C">
        <w:rPr>
          <w:lang w:eastAsia="ko-KR"/>
        </w:rPr>
        <w:t xml:space="preserve"> </w:t>
      </w:r>
      <w:r w:rsidRPr="001F553C">
        <w:rPr>
          <w:lang w:eastAsia="ko-KR"/>
        </w:rPr>
        <w:t>매출액을</w:t>
      </w:r>
      <w:r w:rsidRPr="001F553C">
        <w:rPr>
          <w:lang w:eastAsia="ko-KR"/>
        </w:rPr>
        <w:t xml:space="preserve"> </w:t>
      </w:r>
      <w:r w:rsidRPr="001F553C">
        <w:rPr>
          <w:lang w:eastAsia="ko-KR"/>
        </w:rPr>
        <w:t>합산함</w:t>
      </w:r>
      <w:r w:rsidRPr="001F553C">
        <w:rPr>
          <w:lang w:eastAsia="ko-KR"/>
        </w:rPr>
        <w:t>.</w:t>
      </w:r>
    </w:p>
  </w:footnote>
  <w:footnote w:id="4">
    <w:p w14:paraId="15EE4432" w14:textId="77777777" w:rsidR="003E28D6" w:rsidRPr="00764A2B" w:rsidRDefault="003E28D6">
      <w:pPr>
        <w:pStyle w:val="af"/>
        <w:rPr>
          <w:lang w:eastAsia="ko-KR"/>
        </w:rPr>
      </w:pPr>
      <w:r>
        <w:rPr>
          <w:rStyle w:val="ae"/>
        </w:rPr>
        <w:footnoteRef/>
      </w:r>
      <w:r>
        <w:t xml:space="preserve"> </w:t>
      </w:r>
      <w:r>
        <w:rPr>
          <w:rFonts w:hint="eastAsia"/>
          <w:lang w:eastAsia="ko-KR"/>
        </w:rPr>
        <w:t>서울시</w:t>
      </w:r>
      <w:r>
        <w:rPr>
          <w:rFonts w:hint="eastAsia"/>
          <w:lang w:eastAsia="ko-KR"/>
        </w:rPr>
        <w:t xml:space="preserve"> </w:t>
      </w:r>
      <w:r>
        <w:rPr>
          <w:rFonts w:hint="eastAsia"/>
          <w:lang w:eastAsia="ko-KR"/>
        </w:rPr>
        <w:t>중구</w:t>
      </w:r>
      <w:r>
        <w:rPr>
          <w:rFonts w:hint="eastAsia"/>
          <w:lang w:eastAsia="ko-KR"/>
        </w:rPr>
        <w:t xml:space="preserve"> </w:t>
      </w:r>
      <w:r>
        <w:rPr>
          <w:rFonts w:hint="eastAsia"/>
          <w:lang w:eastAsia="ko-KR"/>
        </w:rPr>
        <w:t>다동</w:t>
      </w:r>
      <w:r>
        <w:rPr>
          <w:rFonts w:hint="eastAsia"/>
          <w:lang w:eastAsia="ko-KR"/>
        </w:rPr>
        <w:t xml:space="preserve"> </w:t>
      </w:r>
      <w:r>
        <w:rPr>
          <w:lang w:eastAsia="ko-KR"/>
        </w:rPr>
        <w:t xml:space="preserve">39 </w:t>
      </w:r>
      <w:r>
        <w:rPr>
          <w:rFonts w:hint="eastAsia"/>
          <w:lang w:eastAsia="ko-KR"/>
        </w:rPr>
        <w:t>제</w:t>
      </w:r>
      <w:r>
        <w:rPr>
          <w:rFonts w:hint="eastAsia"/>
          <w:lang w:eastAsia="ko-KR"/>
        </w:rPr>
        <w:t>1</w:t>
      </w:r>
      <w:r>
        <w:rPr>
          <w:lang w:eastAsia="ko-KR"/>
        </w:rPr>
        <w:t>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1</w:t>
      </w:r>
      <w:r>
        <w:rPr>
          <w:lang w:eastAsia="ko-KR"/>
        </w:rPr>
        <w:t>02</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201</w:t>
      </w:r>
      <w:r>
        <w:rPr>
          <w:rFonts w:hint="eastAsia"/>
          <w:lang w:eastAsia="ko-KR"/>
        </w:rPr>
        <w:t>호</w:t>
      </w:r>
      <w:r>
        <w:rPr>
          <w:rFonts w:hint="eastAsia"/>
          <w:lang w:eastAsia="ko-KR"/>
        </w:rPr>
        <w:t xml:space="preserve">, </w:t>
      </w:r>
      <w:r>
        <w:rPr>
          <w:rFonts w:hint="eastAsia"/>
          <w:lang w:eastAsia="ko-KR"/>
        </w:rPr>
        <w:t>제</w:t>
      </w:r>
      <w:r>
        <w:rPr>
          <w:rFonts w:hint="eastAsia"/>
          <w:lang w:eastAsia="ko-KR"/>
        </w:rPr>
        <w:t>3</w:t>
      </w:r>
      <w:r>
        <w:rPr>
          <w:lang w:eastAsia="ko-KR"/>
        </w:rPr>
        <w:t>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4</w:t>
      </w:r>
      <w:r>
        <w:rPr>
          <w:lang w:eastAsia="ko-KR"/>
        </w:rPr>
        <w:t>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5</w:t>
      </w:r>
      <w:r>
        <w:rPr>
          <w:lang w:eastAsia="ko-KR"/>
        </w:rPr>
        <w:t>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6</w:t>
      </w:r>
      <w:r>
        <w:rPr>
          <w:lang w:eastAsia="ko-KR"/>
        </w:rPr>
        <w:t>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7</w:t>
      </w:r>
      <w:r>
        <w:rPr>
          <w:lang w:eastAsia="ko-KR"/>
        </w:rPr>
        <w:t>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8</w:t>
      </w:r>
      <w:r>
        <w:rPr>
          <w:lang w:eastAsia="ko-KR"/>
        </w:rPr>
        <w:t>01</w:t>
      </w:r>
      <w:r>
        <w:rPr>
          <w:rFonts w:hint="eastAsia"/>
          <w:lang w:eastAsia="ko-KR"/>
        </w:rPr>
        <w:t>호</w:t>
      </w:r>
      <w:r>
        <w:rPr>
          <w:rFonts w:hint="eastAsia"/>
          <w:lang w:eastAsia="ko-KR"/>
        </w:rPr>
        <w:t xml:space="preserve">, </w:t>
      </w:r>
      <w:r>
        <w:rPr>
          <w:rFonts w:hint="eastAsia"/>
          <w:lang w:eastAsia="ko-KR"/>
        </w:rPr>
        <w:t>제</w:t>
      </w:r>
      <w:r>
        <w:rPr>
          <w:rFonts w:hint="eastAsia"/>
          <w:lang w:eastAsia="ko-KR"/>
        </w:rPr>
        <w:t>9</w:t>
      </w:r>
      <w:r>
        <w:rPr>
          <w:lang w:eastAsia="ko-KR"/>
        </w:rPr>
        <w:t>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1</w:t>
      </w:r>
      <w:r>
        <w:rPr>
          <w:lang w:eastAsia="ko-KR"/>
        </w:rPr>
        <w:t>001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1</w:t>
      </w:r>
      <w:r>
        <w:rPr>
          <w:lang w:eastAsia="ko-KR"/>
        </w:rPr>
        <w:t>10</w:t>
      </w:r>
      <w:r>
        <w:rPr>
          <w:rFonts w:hint="eastAsia"/>
          <w:lang w:eastAsia="ko-KR"/>
        </w:rPr>
        <w:t>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1</w:t>
      </w:r>
      <w:r>
        <w:rPr>
          <w:lang w:eastAsia="ko-KR"/>
        </w:rPr>
        <w:t>201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1</w:t>
      </w:r>
      <w:r>
        <w:rPr>
          <w:lang w:eastAsia="ko-KR"/>
        </w:rPr>
        <w:t>301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1</w:t>
      </w:r>
      <w:r>
        <w:rPr>
          <w:lang w:eastAsia="ko-KR"/>
        </w:rPr>
        <w:t>901</w:t>
      </w:r>
      <w:r>
        <w:rPr>
          <w:rFonts w:hint="eastAsia"/>
          <w:lang w:eastAsia="ko-KR"/>
        </w:rPr>
        <w:t>호</w:t>
      </w:r>
      <w:r>
        <w:rPr>
          <w:rFonts w:hint="eastAsia"/>
          <w:lang w:eastAsia="ko-KR"/>
        </w:rPr>
        <w:t>,</w:t>
      </w:r>
      <w:r>
        <w:rPr>
          <w:lang w:eastAsia="ko-KR"/>
        </w:rPr>
        <w:t xml:space="preserve"> </w:t>
      </w:r>
      <w:r>
        <w:rPr>
          <w:rFonts w:hint="eastAsia"/>
          <w:lang w:eastAsia="ko-KR"/>
        </w:rPr>
        <w:t>제</w:t>
      </w:r>
      <w:r>
        <w:rPr>
          <w:rFonts w:hint="eastAsia"/>
          <w:lang w:eastAsia="ko-KR"/>
        </w:rPr>
        <w:t>2001</w:t>
      </w:r>
      <w:r>
        <w:rPr>
          <w:rFonts w:hint="eastAsia"/>
          <w:lang w:eastAsia="ko-KR"/>
        </w:rPr>
        <w:t>호</w:t>
      </w:r>
      <w:r>
        <w:rPr>
          <w:rFonts w:hint="eastAsia"/>
          <w:lang w:eastAsia="ko-KR"/>
        </w:rPr>
        <w:t>,</w:t>
      </w:r>
      <w:r>
        <w:rPr>
          <w:lang w:eastAsia="ko-KR"/>
        </w:rPr>
        <w:t xml:space="preserve"> </w:t>
      </w:r>
      <w:r>
        <w:rPr>
          <w:rFonts w:hint="eastAsia"/>
          <w:lang w:eastAsia="ko-KR"/>
        </w:rPr>
        <w:t>제비</w:t>
      </w:r>
      <w:r>
        <w:rPr>
          <w:rFonts w:hint="eastAsia"/>
          <w:lang w:eastAsia="ko-KR"/>
        </w:rPr>
        <w:t xml:space="preserve"> </w:t>
      </w:r>
      <w:r>
        <w:rPr>
          <w:lang w:eastAsia="ko-KR"/>
        </w:rPr>
        <w:t>101</w:t>
      </w:r>
      <w:r>
        <w:rPr>
          <w:rFonts w:hint="eastAsia"/>
          <w:lang w:eastAsia="ko-KR"/>
        </w:rPr>
        <w:t>호</w:t>
      </w:r>
      <w:r>
        <w:rPr>
          <w:rFonts w:hint="eastAsia"/>
          <w:lang w:eastAsia="ko-KR"/>
        </w:rPr>
        <w:t xml:space="preserve">, </w:t>
      </w:r>
      <w:r>
        <w:rPr>
          <w:rFonts w:hint="eastAsia"/>
          <w:lang w:eastAsia="ko-KR"/>
        </w:rPr>
        <w:t>제비</w:t>
      </w:r>
      <w:r>
        <w:rPr>
          <w:rFonts w:hint="eastAsia"/>
          <w:lang w:eastAsia="ko-KR"/>
        </w:rPr>
        <w:t>1</w:t>
      </w:r>
      <w:r>
        <w:rPr>
          <w:lang w:eastAsia="ko-KR"/>
        </w:rPr>
        <w:t>02</w:t>
      </w:r>
      <w:r>
        <w:rPr>
          <w:rFonts w:hint="eastAsia"/>
          <w:lang w:eastAsia="ko-KR"/>
        </w:rPr>
        <w:t>호</w:t>
      </w:r>
    </w:p>
  </w:footnote>
  <w:footnote w:id="5">
    <w:p w14:paraId="7BE914D7" w14:textId="56E31BF8" w:rsidR="003E28D6" w:rsidRPr="00E31908" w:rsidRDefault="003E28D6" w:rsidP="0010395A">
      <w:pPr>
        <w:pStyle w:val="af"/>
        <w:jc w:val="both"/>
        <w:rPr>
          <w:lang w:eastAsia="ko-KR"/>
        </w:rPr>
      </w:pPr>
      <w:r>
        <w:rPr>
          <w:rStyle w:val="ae"/>
        </w:rPr>
        <w:footnoteRef/>
      </w:r>
      <w:r>
        <w:t xml:space="preserve"> </w:t>
      </w:r>
      <w:r>
        <w:rPr>
          <w:rFonts w:hint="eastAsia"/>
          <w:szCs w:val="18"/>
          <w:lang w:eastAsia="ko-KR"/>
        </w:rPr>
        <w:t>본건</w:t>
      </w:r>
      <w:r>
        <w:rPr>
          <w:rFonts w:hint="eastAsia"/>
          <w:szCs w:val="18"/>
          <w:lang w:eastAsia="ko-KR"/>
        </w:rPr>
        <w:t xml:space="preserve"> </w:t>
      </w:r>
      <w:r>
        <w:rPr>
          <w:rFonts w:hint="eastAsia"/>
          <w:szCs w:val="18"/>
          <w:lang w:eastAsia="ko-KR"/>
        </w:rPr>
        <w:t>건물의</w:t>
      </w:r>
      <w:r>
        <w:rPr>
          <w:rFonts w:hint="eastAsia"/>
          <w:szCs w:val="18"/>
          <w:lang w:eastAsia="ko-KR"/>
        </w:rPr>
        <w:t xml:space="preserve"> </w:t>
      </w:r>
      <w:r>
        <w:rPr>
          <w:rFonts w:hint="eastAsia"/>
          <w:szCs w:val="18"/>
          <w:lang w:eastAsia="ko-KR"/>
        </w:rPr>
        <w:t>매수</w:t>
      </w:r>
      <w:r>
        <w:rPr>
          <w:rFonts w:hint="eastAsia"/>
          <w:szCs w:val="18"/>
          <w:lang w:eastAsia="ko-KR"/>
        </w:rPr>
        <w:t xml:space="preserve"> </w:t>
      </w:r>
      <w:r>
        <w:rPr>
          <w:rFonts w:hint="eastAsia"/>
          <w:szCs w:val="18"/>
          <w:lang w:eastAsia="ko-KR"/>
        </w:rPr>
        <w:t>및</w:t>
      </w:r>
      <w:r>
        <w:rPr>
          <w:rFonts w:hint="eastAsia"/>
          <w:szCs w:val="18"/>
          <w:lang w:eastAsia="ko-KR"/>
        </w:rPr>
        <w:t xml:space="preserve"> </w:t>
      </w:r>
      <w:r>
        <w:rPr>
          <w:rFonts w:hint="eastAsia"/>
          <w:szCs w:val="18"/>
          <w:lang w:eastAsia="ko-KR"/>
        </w:rPr>
        <w:t>사용에</w:t>
      </w:r>
      <w:r>
        <w:rPr>
          <w:rFonts w:hint="eastAsia"/>
          <w:szCs w:val="18"/>
          <w:lang w:eastAsia="ko-KR"/>
        </w:rPr>
        <w:t xml:space="preserve"> </w:t>
      </w:r>
      <w:r>
        <w:rPr>
          <w:rFonts w:hint="eastAsia"/>
          <w:szCs w:val="18"/>
          <w:lang w:eastAsia="ko-KR"/>
        </w:rPr>
        <w:t>직접적인</w:t>
      </w:r>
      <w:r>
        <w:rPr>
          <w:rFonts w:hint="eastAsia"/>
          <w:szCs w:val="18"/>
          <w:lang w:eastAsia="ko-KR"/>
        </w:rPr>
        <w:t xml:space="preserve"> </w:t>
      </w:r>
      <w:r>
        <w:rPr>
          <w:rFonts w:hint="eastAsia"/>
          <w:szCs w:val="18"/>
          <w:lang w:eastAsia="ko-KR"/>
        </w:rPr>
        <w:t>영향이</w:t>
      </w:r>
      <w:r>
        <w:rPr>
          <w:rFonts w:hint="eastAsia"/>
          <w:szCs w:val="18"/>
          <w:lang w:eastAsia="ko-KR"/>
        </w:rPr>
        <w:t xml:space="preserve"> </w:t>
      </w:r>
      <w:r>
        <w:rPr>
          <w:rFonts w:hint="eastAsia"/>
          <w:szCs w:val="18"/>
          <w:lang w:eastAsia="ko-KR"/>
        </w:rPr>
        <w:t>없는</w:t>
      </w:r>
      <w:r>
        <w:rPr>
          <w:rFonts w:hint="eastAsia"/>
          <w:szCs w:val="18"/>
          <w:lang w:eastAsia="ko-KR"/>
        </w:rPr>
        <w:t xml:space="preserve"> </w:t>
      </w:r>
      <w:proofErr w:type="spellStart"/>
      <w:r>
        <w:rPr>
          <w:rFonts w:hint="eastAsia"/>
          <w:szCs w:val="18"/>
          <w:lang w:eastAsia="ko-KR"/>
        </w:rPr>
        <w:t>가축사육제한구역</w:t>
      </w:r>
      <w:proofErr w:type="spellEnd"/>
      <w:r>
        <w:rPr>
          <w:rFonts w:hint="eastAsia"/>
          <w:szCs w:val="18"/>
          <w:lang w:eastAsia="ko-KR"/>
        </w:rPr>
        <w:t xml:space="preserve"> </w:t>
      </w:r>
      <w:r>
        <w:rPr>
          <w:rFonts w:hint="eastAsia"/>
          <w:szCs w:val="18"/>
          <w:lang w:eastAsia="ko-KR"/>
        </w:rPr>
        <w:t>및</w:t>
      </w:r>
      <w:r>
        <w:rPr>
          <w:rFonts w:hint="eastAsia"/>
          <w:szCs w:val="18"/>
          <w:lang w:eastAsia="ko-KR"/>
        </w:rPr>
        <w:t xml:space="preserve"> </w:t>
      </w:r>
      <w:r>
        <w:rPr>
          <w:rFonts w:hint="eastAsia"/>
          <w:szCs w:val="18"/>
          <w:lang w:eastAsia="ko-KR"/>
        </w:rPr>
        <w:t>도로</w:t>
      </w:r>
      <w:r>
        <w:rPr>
          <w:rFonts w:hint="eastAsia"/>
          <w:szCs w:val="18"/>
          <w:lang w:eastAsia="ko-KR"/>
        </w:rPr>
        <w:t>(</w:t>
      </w:r>
      <w:r>
        <w:rPr>
          <w:rFonts w:hint="eastAsia"/>
          <w:szCs w:val="18"/>
          <w:lang w:eastAsia="ko-KR"/>
        </w:rPr>
        <w:t>접합</w:t>
      </w:r>
      <w:r>
        <w:rPr>
          <w:rFonts w:hint="eastAsia"/>
          <w:szCs w:val="18"/>
          <w:lang w:eastAsia="ko-KR"/>
        </w:rPr>
        <w:t>)</w:t>
      </w:r>
      <w:r>
        <w:rPr>
          <w:rFonts w:hint="eastAsia"/>
          <w:szCs w:val="18"/>
          <w:lang w:eastAsia="ko-KR"/>
        </w:rPr>
        <w:t>에</w:t>
      </w:r>
      <w:r>
        <w:rPr>
          <w:rFonts w:hint="eastAsia"/>
          <w:szCs w:val="18"/>
          <w:lang w:eastAsia="ko-KR"/>
        </w:rPr>
        <w:t xml:space="preserve"> </w:t>
      </w:r>
      <w:r>
        <w:rPr>
          <w:rFonts w:hint="eastAsia"/>
          <w:szCs w:val="18"/>
          <w:lang w:eastAsia="ko-KR"/>
        </w:rPr>
        <w:t>대해서는</w:t>
      </w:r>
      <w:r>
        <w:rPr>
          <w:rFonts w:hint="eastAsia"/>
          <w:szCs w:val="18"/>
          <w:lang w:eastAsia="ko-KR"/>
        </w:rPr>
        <w:t xml:space="preserve"> </w:t>
      </w:r>
      <w:r>
        <w:rPr>
          <w:rFonts w:hint="eastAsia"/>
          <w:szCs w:val="18"/>
          <w:lang w:eastAsia="ko-KR"/>
        </w:rPr>
        <w:t>검토하지</w:t>
      </w:r>
      <w:r>
        <w:rPr>
          <w:rFonts w:hint="eastAsia"/>
          <w:szCs w:val="18"/>
          <w:lang w:eastAsia="ko-KR"/>
        </w:rPr>
        <w:t xml:space="preserve"> </w:t>
      </w:r>
      <w:r>
        <w:rPr>
          <w:rFonts w:hint="eastAsia"/>
          <w:szCs w:val="18"/>
          <w:lang w:eastAsia="ko-KR"/>
        </w:rPr>
        <w:t>않음</w:t>
      </w:r>
      <w:r>
        <w:rPr>
          <w:rFonts w:hint="eastAsia"/>
          <w:szCs w:val="18"/>
          <w:lang w:eastAsia="ko-KR"/>
        </w:rPr>
        <w:t>.</w:t>
      </w:r>
    </w:p>
  </w:footnote>
  <w:footnote w:id="6">
    <w:p w14:paraId="37D16CCC" w14:textId="2B1CC061" w:rsidR="003E28D6" w:rsidRPr="0000711A" w:rsidRDefault="003E28D6">
      <w:pPr>
        <w:pStyle w:val="af"/>
        <w:rPr>
          <w:lang w:eastAsia="ko-KR"/>
        </w:rPr>
      </w:pPr>
      <w:r>
        <w:rPr>
          <w:rStyle w:val="ae"/>
        </w:rPr>
        <w:footnoteRef/>
      </w:r>
      <w:r>
        <w:t xml:space="preserve"> </w:t>
      </w:r>
      <w:r>
        <w:rPr>
          <w:rFonts w:hint="eastAsia"/>
          <w:lang w:eastAsia="ko-KR"/>
        </w:rPr>
        <w:t>본건</w:t>
      </w:r>
      <w:r>
        <w:rPr>
          <w:rFonts w:hint="eastAsia"/>
          <w:lang w:eastAsia="ko-KR"/>
        </w:rPr>
        <w:t xml:space="preserve"> </w:t>
      </w:r>
      <w:r>
        <w:rPr>
          <w:rFonts w:hint="eastAsia"/>
          <w:lang w:eastAsia="ko-KR"/>
        </w:rPr>
        <w:t>정비계획상</w:t>
      </w:r>
      <w:r>
        <w:rPr>
          <w:rFonts w:hint="eastAsia"/>
          <w:lang w:eastAsia="ko-KR"/>
        </w:rPr>
        <w:t xml:space="preserve"> </w:t>
      </w:r>
      <w:r>
        <w:rPr>
          <w:rFonts w:hint="eastAsia"/>
          <w:lang w:eastAsia="ko-KR"/>
        </w:rPr>
        <w:t>주용도는</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건축물의</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넓은</w:t>
      </w:r>
      <w:r>
        <w:rPr>
          <w:rFonts w:hint="eastAsia"/>
          <w:lang w:eastAsia="ko-KR"/>
        </w:rPr>
        <w:t xml:space="preserve"> </w:t>
      </w:r>
      <w:r>
        <w:rPr>
          <w:rFonts w:hint="eastAsia"/>
          <w:lang w:eastAsia="ko-KR"/>
        </w:rPr>
        <w:t>바닥면적을</w:t>
      </w:r>
      <w:r>
        <w:rPr>
          <w:rFonts w:hint="eastAsia"/>
          <w:lang w:eastAsia="ko-KR"/>
        </w:rPr>
        <w:t xml:space="preserve"> </w:t>
      </w:r>
      <w:r>
        <w:rPr>
          <w:rFonts w:hint="eastAsia"/>
          <w:lang w:eastAsia="ko-KR"/>
        </w:rPr>
        <w:t>차지하는</w:t>
      </w:r>
      <w:r>
        <w:rPr>
          <w:rFonts w:hint="eastAsia"/>
          <w:lang w:eastAsia="ko-KR"/>
        </w:rPr>
        <w:t xml:space="preserve"> </w:t>
      </w:r>
      <w:r>
        <w:rPr>
          <w:rFonts w:hint="eastAsia"/>
          <w:lang w:eastAsia="ko-KR"/>
        </w:rPr>
        <w:t>용도를</w:t>
      </w:r>
      <w:r>
        <w:rPr>
          <w:rFonts w:hint="eastAsia"/>
          <w:lang w:eastAsia="ko-KR"/>
        </w:rPr>
        <w:t xml:space="preserve"> </w:t>
      </w:r>
      <w:r>
        <w:rPr>
          <w:rFonts w:hint="eastAsia"/>
          <w:lang w:eastAsia="ko-KR"/>
        </w:rPr>
        <w:t>의미함</w:t>
      </w:r>
      <w:r>
        <w:rPr>
          <w:rFonts w:hint="eastAsia"/>
          <w:lang w:eastAsia="ko-KR"/>
        </w:rPr>
        <w:t>(</w:t>
      </w:r>
      <w:r>
        <w:rPr>
          <w:rFonts w:hint="eastAsia"/>
          <w:lang w:eastAsia="ko-KR"/>
        </w:rPr>
        <w:t>도시정비법</w:t>
      </w:r>
      <w:r>
        <w:rPr>
          <w:rFonts w:hint="eastAsia"/>
          <w:lang w:eastAsia="ko-KR"/>
        </w:rPr>
        <w:t xml:space="preserve"> </w:t>
      </w:r>
      <w:r>
        <w:rPr>
          <w:rFonts w:hint="eastAsia"/>
          <w:lang w:eastAsia="ko-KR"/>
        </w:rPr>
        <w:t>시행령</w:t>
      </w:r>
      <w:r>
        <w:rPr>
          <w:rFonts w:hint="eastAsia"/>
          <w:lang w:eastAsia="ko-KR"/>
        </w:rPr>
        <w:t xml:space="preserve"> </w:t>
      </w:r>
      <w:r>
        <w:rPr>
          <w:rFonts w:hint="eastAsia"/>
          <w:lang w:eastAsia="ko-KR"/>
        </w:rPr>
        <w:t>제</w:t>
      </w:r>
      <w:r>
        <w:rPr>
          <w:rFonts w:hint="eastAsia"/>
          <w:lang w:eastAsia="ko-KR"/>
        </w:rPr>
        <w:t>1</w:t>
      </w:r>
      <w:r>
        <w:rPr>
          <w:lang w:eastAsia="ko-KR"/>
        </w:rPr>
        <w:t>3</w:t>
      </w:r>
      <w:r>
        <w:rPr>
          <w:rFonts w:hint="eastAsia"/>
          <w:lang w:eastAsia="ko-KR"/>
        </w:rPr>
        <w:t>조</w:t>
      </w:r>
      <w:r>
        <w:rPr>
          <w:rFonts w:hint="eastAsia"/>
          <w:lang w:eastAsia="ko-KR"/>
        </w:rPr>
        <w:t>).</w:t>
      </w:r>
    </w:p>
  </w:footnote>
  <w:footnote w:id="7">
    <w:p w14:paraId="7847AF23" w14:textId="77777777" w:rsidR="003E28D6" w:rsidRPr="00011035" w:rsidRDefault="003E28D6">
      <w:pPr>
        <w:pStyle w:val="af"/>
        <w:rPr>
          <w:lang w:eastAsia="ko-KR"/>
        </w:rPr>
      </w:pPr>
      <w:r>
        <w:rPr>
          <w:rStyle w:val="ae"/>
        </w:rPr>
        <w:footnoteRef/>
      </w:r>
      <w:r>
        <w:t xml:space="preserve"> </w:t>
      </w:r>
      <w:r>
        <w:rPr>
          <w:rFonts w:hint="eastAsia"/>
          <w:lang w:eastAsia="ko-KR"/>
        </w:rPr>
        <w:t>화재에</w:t>
      </w:r>
      <w:r>
        <w:rPr>
          <w:rFonts w:hint="eastAsia"/>
          <w:lang w:eastAsia="ko-KR"/>
        </w:rPr>
        <w:t xml:space="preserve"> </w:t>
      </w:r>
      <w:r>
        <w:rPr>
          <w:rFonts w:hint="eastAsia"/>
          <w:lang w:eastAsia="ko-KR"/>
        </w:rPr>
        <w:t>견딜</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성능을</w:t>
      </w:r>
      <w:r>
        <w:rPr>
          <w:rFonts w:hint="eastAsia"/>
          <w:lang w:eastAsia="ko-KR"/>
        </w:rPr>
        <w:t xml:space="preserve"> </w:t>
      </w:r>
      <w:r>
        <w:rPr>
          <w:rFonts w:hint="eastAsia"/>
          <w:lang w:eastAsia="ko-KR"/>
        </w:rPr>
        <w:t>가진</w:t>
      </w:r>
      <w:r>
        <w:rPr>
          <w:rFonts w:hint="eastAsia"/>
          <w:lang w:eastAsia="ko-KR"/>
        </w:rPr>
        <w:t xml:space="preserve"> </w:t>
      </w:r>
      <w:r>
        <w:rPr>
          <w:rFonts w:hint="eastAsia"/>
          <w:lang w:eastAsia="ko-KR"/>
        </w:rPr>
        <w:t>구조로서</w:t>
      </w:r>
      <w:r>
        <w:rPr>
          <w:rFonts w:hint="eastAsia"/>
          <w:lang w:eastAsia="ko-KR"/>
        </w:rPr>
        <w:t xml:space="preserve"> </w:t>
      </w:r>
      <w:r>
        <w:rPr>
          <w:rFonts w:hint="eastAsia"/>
          <w:lang w:eastAsia="ko-KR"/>
        </w:rPr>
        <w:t>건축물의</w:t>
      </w:r>
      <w:r>
        <w:rPr>
          <w:rFonts w:hint="eastAsia"/>
          <w:lang w:eastAsia="ko-KR"/>
        </w:rPr>
        <w:t xml:space="preserve"> </w:t>
      </w:r>
      <w:proofErr w:type="spellStart"/>
      <w:r>
        <w:rPr>
          <w:rFonts w:hint="eastAsia"/>
          <w:lang w:eastAsia="ko-KR"/>
        </w:rPr>
        <w:t>피난</w:t>
      </w:r>
      <w:r>
        <w:rPr>
          <w:rFonts w:ascii="바탕" w:hAnsi="바탕" w:hint="eastAsia"/>
          <w:lang w:eastAsia="ko-KR"/>
        </w:rPr>
        <w:t>ㆍ</w:t>
      </w:r>
      <w:r>
        <w:rPr>
          <w:rFonts w:hint="eastAsia"/>
          <w:lang w:eastAsia="ko-KR"/>
        </w:rPr>
        <w:t>방화구조</w:t>
      </w:r>
      <w:proofErr w:type="spellEnd"/>
      <w:r>
        <w:rPr>
          <w:rFonts w:hint="eastAsia"/>
          <w:lang w:eastAsia="ko-KR"/>
        </w:rPr>
        <w:t xml:space="preserve"> </w:t>
      </w:r>
      <w:r>
        <w:rPr>
          <w:rFonts w:hint="eastAsia"/>
          <w:lang w:eastAsia="ko-KR"/>
        </w:rPr>
        <w:t>등의</w:t>
      </w:r>
      <w:r>
        <w:rPr>
          <w:rFonts w:hint="eastAsia"/>
          <w:lang w:eastAsia="ko-KR"/>
        </w:rPr>
        <w:t xml:space="preserve"> </w:t>
      </w:r>
      <w:r>
        <w:rPr>
          <w:rFonts w:hint="eastAsia"/>
          <w:lang w:eastAsia="ko-KR"/>
        </w:rPr>
        <w:t>기준에</w:t>
      </w:r>
      <w:r>
        <w:rPr>
          <w:rFonts w:hint="eastAsia"/>
          <w:lang w:eastAsia="ko-KR"/>
        </w:rPr>
        <w:t xml:space="preserve"> </w:t>
      </w:r>
      <w:r>
        <w:rPr>
          <w:rFonts w:hint="eastAsia"/>
          <w:lang w:eastAsia="ko-KR"/>
        </w:rPr>
        <w:t>관한</w:t>
      </w:r>
      <w:r>
        <w:rPr>
          <w:rFonts w:hint="eastAsia"/>
          <w:lang w:eastAsia="ko-KR"/>
        </w:rPr>
        <w:t xml:space="preserve"> </w:t>
      </w:r>
      <w:r>
        <w:rPr>
          <w:rFonts w:hint="eastAsia"/>
          <w:lang w:eastAsia="ko-KR"/>
        </w:rPr>
        <w:t>규칙</w:t>
      </w:r>
      <w:r>
        <w:rPr>
          <w:rFonts w:hint="eastAsia"/>
          <w:lang w:eastAsia="ko-KR"/>
        </w:rPr>
        <w:t xml:space="preserve"> </w:t>
      </w:r>
      <w:r>
        <w:rPr>
          <w:rFonts w:hint="eastAsia"/>
          <w:lang w:eastAsia="ko-KR"/>
        </w:rPr>
        <w:t>제</w:t>
      </w:r>
      <w:r>
        <w:rPr>
          <w:rFonts w:hint="eastAsia"/>
          <w:lang w:eastAsia="ko-KR"/>
        </w:rPr>
        <w:t>3</w:t>
      </w:r>
      <w:r>
        <w:rPr>
          <w:rFonts w:hint="eastAsia"/>
          <w:lang w:eastAsia="ko-KR"/>
        </w:rPr>
        <w:t>조에서</w:t>
      </w:r>
      <w:r>
        <w:rPr>
          <w:rFonts w:hint="eastAsia"/>
          <w:lang w:eastAsia="ko-KR"/>
        </w:rPr>
        <w:t xml:space="preserve"> </w:t>
      </w:r>
      <w:r>
        <w:rPr>
          <w:rFonts w:hint="eastAsia"/>
          <w:lang w:eastAsia="ko-KR"/>
        </w:rPr>
        <w:t>정한</w:t>
      </w:r>
      <w:r>
        <w:rPr>
          <w:rFonts w:hint="eastAsia"/>
          <w:lang w:eastAsia="ko-KR"/>
        </w:rPr>
        <w:t xml:space="preserve"> </w:t>
      </w:r>
      <w:r>
        <w:rPr>
          <w:rFonts w:hint="eastAsia"/>
          <w:lang w:eastAsia="ko-KR"/>
        </w:rPr>
        <w:t>기준</w:t>
      </w:r>
      <w:r>
        <w:rPr>
          <w:rFonts w:hint="eastAsia"/>
          <w:lang w:eastAsia="ko-KR"/>
        </w:rPr>
        <w:t>(</w:t>
      </w:r>
      <w:r>
        <w:rPr>
          <w:rFonts w:hint="eastAsia"/>
          <w:lang w:eastAsia="ko-KR"/>
        </w:rPr>
        <w:t>재질</w:t>
      </w:r>
      <w:r>
        <w:rPr>
          <w:rFonts w:hint="eastAsia"/>
          <w:lang w:eastAsia="ko-KR"/>
        </w:rPr>
        <w:t>,</w:t>
      </w:r>
      <w:r>
        <w:rPr>
          <w:lang w:eastAsia="ko-KR"/>
        </w:rPr>
        <w:t xml:space="preserve"> </w:t>
      </w:r>
      <w:r>
        <w:rPr>
          <w:rFonts w:hint="eastAsia"/>
          <w:lang w:eastAsia="ko-KR"/>
        </w:rPr>
        <w:t>두께</w:t>
      </w:r>
      <w:r>
        <w:rPr>
          <w:rFonts w:hint="eastAsia"/>
          <w:lang w:eastAsia="ko-KR"/>
        </w:rPr>
        <w:t>,</w:t>
      </w:r>
      <w:r>
        <w:rPr>
          <w:lang w:eastAsia="ko-KR"/>
        </w:rPr>
        <w:t xml:space="preserve"> </w:t>
      </w:r>
      <w:r>
        <w:rPr>
          <w:rFonts w:hint="eastAsia"/>
          <w:lang w:eastAsia="ko-KR"/>
        </w:rPr>
        <w:t>강도</w:t>
      </w:r>
      <w:r>
        <w:rPr>
          <w:rFonts w:hint="eastAsia"/>
          <w:lang w:eastAsia="ko-KR"/>
        </w:rPr>
        <w:t xml:space="preserve"> </w:t>
      </w:r>
      <w:r>
        <w:rPr>
          <w:rFonts w:hint="eastAsia"/>
          <w:lang w:eastAsia="ko-KR"/>
        </w:rPr>
        <w:t>등</w:t>
      </w:r>
      <w:r>
        <w:rPr>
          <w:rFonts w:hint="eastAsia"/>
          <w:lang w:eastAsia="ko-KR"/>
        </w:rPr>
        <w:t xml:space="preserve"> </w:t>
      </w:r>
      <w:r>
        <w:rPr>
          <w:rFonts w:hint="eastAsia"/>
          <w:lang w:eastAsia="ko-KR"/>
        </w:rPr>
        <w:t>기준</w:t>
      </w:r>
      <w:r>
        <w:rPr>
          <w:rFonts w:hint="eastAsia"/>
          <w:lang w:eastAsia="ko-KR"/>
        </w:rPr>
        <w:t>)</w:t>
      </w:r>
      <w:r>
        <w:rPr>
          <w:rFonts w:hint="eastAsia"/>
          <w:lang w:eastAsia="ko-KR"/>
        </w:rPr>
        <w:t>에</w:t>
      </w:r>
      <w:r>
        <w:rPr>
          <w:rFonts w:hint="eastAsia"/>
          <w:lang w:eastAsia="ko-KR"/>
        </w:rPr>
        <w:t xml:space="preserve"> </w:t>
      </w:r>
      <w:r>
        <w:rPr>
          <w:rFonts w:hint="eastAsia"/>
          <w:lang w:eastAsia="ko-KR"/>
        </w:rPr>
        <w:t>적합한</w:t>
      </w:r>
      <w:r>
        <w:rPr>
          <w:rFonts w:hint="eastAsia"/>
          <w:lang w:eastAsia="ko-KR"/>
        </w:rPr>
        <w:t xml:space="preserve"> </w:t>
      </w:r>
      <w:r>
        <w:rPr>
          <w:rFonts w:hint="eastAsia"/>
          <w:lang w:eastAsia="ko-KR"/>
        </w:rPr>
        <w:t>구조를</w:t>
      </w:r>
      <w:r>
        <w:rPr>
          <w:rFonts w:hint="eastAsia"/>
          <w:lang w:eastAsia="ko-KR"/>
        </w:rPr>
        <w:t xml:space="preserve"> </w:t>
      </w:r>
      <w:r>
        <w:rPr>
          <w:rFonts w:hint="eastAsia"/>
          <w:lang w:eastAsia="ko-KR"/>
        </w:rPr>
        <w:t>말함</w:t>
      </w:r>
      <w:r>
        <w:rPr>
          <w:rFonts w:hint="eastAsia"/>
          <w:lang w:eastAsia="ko-KR"/>
        </w:rPr>
        <w:t>.</w:t>
      </w:r>
    </w:p>
  </w:footnote>
  <w:footnote w:id="8">
    <w:p w14:paraId="63FCF32A" w14:textId="77777777" w:rsidR="003E28D6" w:rsidRPr="00091BF2" w:rsidRDefault="003E28D6">
      <w:pPr>
        <w:pStyle w:val="af"/>
        <w:rPr>
          <w:lang w:eastAsia="ko-KR"/>
        </w:rPr>
      </w:pPr>
      <w:r>
        <w:rPr>
          <w:rStyle w:val="ae"/>
        </w:rPr>
        <w:footnoteRef/>
      </w:r>
      <w:r>
        <w:t xml:space="preserve"> </w:t>
      </w:r>
      <w:r>
        <w:rPr>
          <w:rFonts w:hint="eastAsia"/>
          <w:lang w:eastAsia="ko-KR"/>
        </w:rPr>
        <w:t>시설면적은</w:t>
      </w:r>
      <w:r>
        <w:rPr>
          <w:rFonts w:hint="eastAsia"/>
          <w:lang w:eastAsia="ko-KR"/>
        </w:rPr>
        <w:t xml:space="preserve"> </w:t>
      </w:r>
      <w:r>
        <w:rPr>
          <w:rFonts w:hint="eastAsia"/>
          <w:lang w:eastAsia="ko-KR"/>
        </w:rPr>
        <w:t>공용면적을</w:t>
      </w:r>
      <w:r>
        <w:rPr>
          <w:rFonts w:hint="eastAsia"/>
          <w:lang w:eastAsia="ko-KR"/>
        </w:rPr>
        <w:t xml:space="preserve"> </w:t>
      </w:r>
      <w:r>
        <w:rPr>
          <w:rFonts w:hint="eastAsia"/>
          <w:lang w:eastAsia="ko-KR"/>
        </w:rPr>
        <w:t>포함한</w:t>
      </w:r>
      <w:r>
        <w:rPr>
          <w:rFonts w:hint="eastAsia"/>
          <w:lang w:eastAsia="ko-KR"/>
        </w:rPr>
        <w:t xml:space="preserve"> </w:t>
      </w:r>
      <w:r>
        <w:rPr>
          <w:rFonts w:hint="eastAsia"/>
          <w:lang w:eastAsia="ko-KR"/>
        </w:rPr>
        <w:t>바닥면적의</w:t>
      </w:r>
      <w:r>
        <w:rPr>
          <w:rFonts w:hint="eastAsia"/>
          <w:lang w:eastAsia="ko-KR"/>
        </w:rPr>
        <w:t xml:space="preserve"> </w:t>
      </w:r>
      <w:r>
        <w:rPr>
          <w:rFonts w:hint="eastAsia"/>
          <w:lang w:eastAsia="ko-KR"/>
        </w:rPr>
        <w:t>합계를</w:t>
      </w:r>
      <w:r>
        <w:rPr>
          <w:rFonts w:hint="eastAsia"/>
          <w:lang w:eastAsia="ko-KR"/>
        </w:rPr>
        <w:t xml:space="preserve"> </w:t>
      </w:r>
      <w:r>
        <w:rPr>
          <w:rFonts w:hint="eastAsia"/>
          <w:lang w:eastAsia="ko-KR"/>
        </w:rPr>
        <w:t>의미하며</w:t>
      </w:r>
      <w:r>
        <w:rPr>
          <w:rFonts w:hint="eastAsia"/>
          <w:lang w:eastAsia="ko-KR"/>
        </w:rPr>
        <w:t>,</w:t>
      </w:r>
      <w:r>
        <w:rPr>
          <w:lang w:eastAsia="ko-KR"/>
        </w:rPr>
        <w:t xml:space="preserve"> </w:t>
      </w:r>
      <w:r>
        <w:rPr>
          <w:rFonts w:hint="eastAsia"/>
          <w:lang w:eastAsia="ko-KR"/>
        </w:rPr>
        <w:t>시설물</w:t>
      </w:r>
      <w:r>
        <w:rPr>
          <w:rFonts w:hint="eastAsia"/>
          <w:lang w:eastAsia="ko-KR"/>
        </w:rPr>
        <w:t xml:space="preserve"> </w:t>
      </w:r>
      <w:r>
        <w:rPr>
          <w:rFonts w:hint="eastAsia"/>
          <w:lang w:eastAsia="ko-KR"/>
        </w:rPr>
        <w:t>안의</w:t>
      </w:r>
      <w:r>
        <w:rPr>
          <w:rFonts w:hint="eastAsia"/>
          <w:lang w:eastAsia="ko-KR"/>
        </w:rPr>
        <w:t xml:space="preserve"> </w:t>
      </w:r>
      <w:r>
        <w:rPr>
          <w:rFonts w:hint="eastAsia"/>
          <w:lang w:eastAsia="ko-KR"/>
        </w:rPr>
        <w:t>주차를</w:t>
      </w:r>
      <w:r>
        <w:rPr>
          <w:rFonts w:hint="eastAsia"/>
          <w:lang w:eastAsia="ko-KR"/>
        </w:rPr>
        <w:t xml:space="preserve"> </w:t>
      </w:r>
      <w:r>
        <w:rPr>
          <w:rFonts w:hint="eastAsia"/>
          <w:lang w:eastAsia="ko-KR"/>
        </w:rPr>
        <w:t>위한</w:t>
      </w:r>
      <w:r>
        <w:rPr>
          <w:rFonts w:hint="eastAsia"/>
          <w:lang w:eastAsia="ko-KR"/>
        </w:rPr>
        <w:t xml:space="preserve"> </w:t>
      </w:r>
      <w:r>
        <w:rPr>
          <w:rFonts w:hint="eastAsia"/>
          <w:lang w:eastAsia="ko-KR"/>
        </w:rPr>
        <w:t>시설의</w:t>
      </w:r>
      <w:r>
        <w:rPr>
          <w:rFonts w:hint="eastAsia"/>
          <w:lang w:eastAsia="ko-KR"/>
        </w:rPr>
        <w:t xml:space="preserve"> </w:t>
      </w:r>
      <w:r>
        <w:rPr>
          <w:rFonts w:hint="eastAsia"/>
          <w:lang w:eastAsia="ko-KR"/>
        </w:rPr>
        <w:t>바닥면적은</w:t>
      </w:r>
      <w:r>
        <w:rPr>
          <w:rFonts w:hint="eastAsia"/>
          <w:lang w:eastAsia="ko-KR"/>
        </w:rPr>
        <w:t xml:space="preserve"> </w:t>
      </w:r>
      <w:r>
        <w:rPr>
          <w:rFonts w:hint="eastAsia"/>
          <w:lang w:eastAsia="ko-KR"/>
        </w:rPr>
        <w:t>제외함</w:t>
      </w:r>
      <w:r>
        <w:rPr>
          <w:rFonts w:hint="eastAsia"/>
          <w:lang w:eastAsia="ko-KR"/>
        </w:rPr>
        <w:t>(</w:t>
      </w:r>
      <w:r>
        <w:rPr>
          <w:rFonts w:hint="eastAsia"/>
          <w:lang w:eastAsia="ko-KR"/>
        </w:rPr>
        <w:t>주차장</w:t>
      </w:r>
      <w:r>
        <w:rPr>
          <w:rFonts w:hint="eastAsia"/>
          <w:lang w:eastAsia="ko-KR"/>
        </w:rPr>
        <w:t xml:space="preserve"> </w:t>
      </w:r>
      <w:r>
        <w:rPr>
          <w:rFonts w:hint="eastAsia"/>
          <w:lang w:eastAsia="ko-KR"/>
        </w:rPr>
        <w:t>조례</w:t>
      </w:r>
      <w:r>
        <w:rPr>
          <w:rFonts w:hint="eastAsia"/>
          <w:lang w:eastAsia="ko-KR"/>
        </w:rPr>
        <w:t xml:space="preserve"> </w:t>
      </w:r>
      <w:r>
        <w:rPr>
          <w:lang w:eastAsia="ko-KR"/>
        </w:rPr>
        <w:t>[</w:t>
      </w:r>
      <w:r>
        <w:rPr>
          <w:rFonts w:hint="eastAsia"/>
          <w:lang w:eastAsia="ko-KR"/>
        </w:rPr>
        <w:t>별표</w:t>
      </w:r>
      <w:r>
        <w:rPr>
          <w:rFonts w:hint="eastAsia"/>
          <w:lang w:eastAsia="ko-KR"/>
        </w:rPr>
        <w:t>3</w:t>
      </w:r>
      <w:r>
        <w:rPr>
          <w:lang w:eastAsia="ko-KR"/>
        </w:rPr>
        <w:t xml:space="preserve">] </w:t>
      </w:r>
      <w:r>
        <w:rPr>
          <w:rFonts w:hint="eastAsia"/>
          <w:lang w:eastAsia="ko-KR"/>
        </w:rPr>
        <w:t>비고</w:t>
      </w:r>
      <w:r>
        <w:rPr>
          <w:rFonts w:hint="eastAsia"/>
          <w:lang w:eastAsia="ko-KR"/>
        </w:rPr>
        <w:t xml:space="preserve"> </w:t>
      </w:r>
      <w:r>
        <w:rPr>
          <w:rFonts w:hint="eastAsia"/>
          <w:lang w:eastAsia="ko-KR"/>
        </w:rPr>
        <w:t>제</w:t>
      </w:r>
      <w:r>
        <w:rPr>
          <w:rFonts w:hint="eastAsia"/>
          <w:lang w:eastAsia="ko-KR"/>
        </w:rPr>
        <w:t>3</w:t>
      </w:r>
      <w:r>
        <w:rPr>
          <w:rFonts w:hint="eastAsia"/>
          <w:lang w:eastAsia="ko-KR"/>
        </w:rPr>
        <w:t>호</w:t>
      </w:r>
      <w:r>
        <w:rPr>
          <w:rFonts w:hint="eastAsia"/>
          <w:lang w:eastAsia="ko-KR"/>
        </w:rPr>
        <w:t>)</w:t>
      </w:r>
      <w:r>
        <w:rPr>
          <w:lang w:eastAsia="ko-KR"/>
        </w:rPr>
        <w:t>.</w:t>
      </w:r>
    </w:p>
  </w:footnote>
  <w:footnote w:id="9">
    <w:p w14:paraId="7A0978D5" w14:textId="73D49789" w:rsidR="003E28D6" w:rsidRPr="00476593" w:rsidRDefault="003E28D6">
      <w:pPr>
        <w:pStyle w:val="af"/>
        <w:rPr>
          <w:rFonts w:eastAsia="바탕체"/>
          <w:lang w:eastAsia="ko-KR"/>
        </w:rPr>
      </w:pPr>
      <w:r w:rsidRPr="00476593">
        <w:rPr>
          <w:rStyle w:val="ae"/>
          <w:rFonts w:eastAsia="바탕체"/>
        </w:rPr>
        <w:footnoteRef/>
      </w:r>
      <w:r w:rsidRPr="00476593">
        <w:rPr>
          <w:rFonts w:eastAsia="바탕체"/>
        </w:rPr>
        <w:t xml:space="preserve"> </w:t>
      </w:r>
      <w:r w:rsidRPr="00476593">
        <w:rPr>
          <w:rFonts w:eastAsia="바탕체"/>
          <w:lang w:eastAsia="ko-KR"/>
        </w:rPr>
        <w:t>(</w:t>
      </w:r>
      <w:proofErr w:type="spellStart"/>
      <w:r w:rsidRPr="00476593">
        <w:rPr>
          <w:rFonts w:eastAsia="바탕체"/>
          <w:lang w:eastAsia="ko-KR"/>
        </w:rPr>
        <w:t>i</w:t>
      </w:r>
      <w:proofErr w:type="spellEnd"/>
      <w:r w:rsidRPr="00476593">
        <w:rPr>
          <w:rFonts w:eastAsia="바탕체"/>
          <w:lang w:eastAsia="ko-KR"/>
        </w:rPr>
        <w:t xml:space="preserve">) </w:t>
      </w:r>
      <w:r w:rsidRPr="00476593">
        <w:rPr>
          <w:rFonts w:eastAsia="바탕체"/>
          <w:lang w:eastAsia="ko-KR"/>
        </w:rPr>
        <w:t>옥외광고물</w:t>
      </w:r>
      <w:r w:rsidRPr="00476593">
        <w:rPr>
          <w:rFonts w:eastAsia="바탕체"/>
          <w:lang w:eastAsia="ko-KR"/>
        </w:rPr>
        <w:t xml:space="preserve"> </w:t>
      </w:r>
      <w:r w:rsidRPr="00476593">
        <w:rPr>
          <w:rFonts w:eastAsia="바탕체"/>
          <w:lang w:eastAsia="ko-KR"/>
        </w:rPr>
        <w:t>한</w:t>
      </w:r>
      <w:r w:rsidRPr="00476593">
        <w:rPr>
          <w:rFonts w:eastAsia="바탕체"/>
          <w:lang w:eastAsia="ko-KR"/>
        </w:rPr>
        <w:t xml:space="preserve"> </w:t>
      </w:r>
      <w:r w:rsidRPr="00476593">
        <w:rPr>
          <w:rFonts w:eastAsia="바탕체"/>
          <w:lang w:eastAsia="ko-KR"/>
        </w:rPr>
        <w:t>변의</w:t>
      </w:r>
      <w:r w:rsidRPr="00476593">
        <w:rPr>
          <w:rFonts w:eastAsia="바탕체"/>
          <w:lang w:eastAsia="ko-KR"/>
        </w:rPr>
        <w:t xml:space="preserve"> </w:t>
      </w:r>
      <w:r w:rsidRPr="00476593">
        <w:rPr>
          <w:rFonts w:eastAsia="바탕체"/>
          <w:lang w:eastAsia="ko-KR"/>
        </w:rPr>
        <w:t>길이가</w:t>
      </w:r>
      <w:r w:rsidRPr="00476593">
        <w:rPr>
          <w:rFonts w:eastAsia="바탕체"/>
          <w:lang w:eastAsia="ko-KR"/>
        </w:rPr>
        <w:t xml:space="preserve"> 10m </w:t>
      </w:r>
      <w:r w:rsidRPr="00476593">
        <w:rPr>
          <w:rFonts w:eastAsia="바탕체"/>
          <w:lang w:eastAsia="ko-KR"/>
        </w:rPr>
        <w:t>이상인</w:t>
      </w:r>
      <w:r w:rsidRPr="00476593">
        <w:rPr>
          <w:rFonts w:eastAsia="바탕체"/>
          <w:lang w:eastAsia="ko-KR"/>
        </w:rPr>
        <w:t xml:space="preserve"> </w:t>
      </w:r>
      <w:r w:rsidRPr="00476593">
        <w:rPr>
          <w:rFonts w:eastAsia="바탕체"/>
          <w:lang w:eastAsia="ko-KR"/>
        </w:rPr>
        <w:t>경우에는</w:t>
      </w:r>
      <w:r w:rsidRPr="00476593">
        <w:rPr>
          <w:rFonts w:eastAsia="바탕체"/>
          <w:lang w:eastAsia="ko-KR"/>
        </w:rPr>
        <w:t xml:space="preserve"> </w:t>
      </w:r>
      <w:r w:rsidRPr="00476593">
        <w:rPr>
          <w:rFonts w:eastAsia="바탕체"/>
          <w:lang w:eastAsia="ko-KR"/>
        </w:rPr>
        <w:t>옥외광고물</w:t>
      </w:r>
      <w:r w:rsidRPr="00476593">
        <w:rPr>
          <w:rFonts w:eastAsia="바탕체"/>
          <w:lang w:eastAsia="ko-KR"/>
        </w:rPr>
        <w:t xml:space="preserve"> </w:t>
      </w:r>
      <w:r w:rsidRPr="00476593">
        <w:rPr>
          <w:rFonts w:eastAsia="바탕체"/>
          <w:lang w:eastAsia="ko-KR"/>
        </w:rPr>
        <w:t>허가대상</w:t>
      </w:r>
      <w:r w:rsidRPr="00476593">
        <w:rPr>
          <w:rFonts w:eastAsia="바탕체"/>
          <w:lang w:eastAsia="ko-KR"/>
        </w:rPr>
        <w:t>, (ii) (</w:t>
      </w:r>
      <w:r w:rsidRPr="00476593">
        <w:rPr>
          <w:rFonts w:eastAsia="바탕체"/>
          <w:lang w:eastAsia="ko-KR"/>
        </w:rPr>
        <w:t>옥외광고물</w:t>
      </w:r>
      <w:r w:rsidRPr="00476593">
        <w:rPr>
          <w:rFonts w:eastAsia="바탕체"/>
          <w:lang w:eastAsia="ko-KR"/>
        </w:rPr>
        <w:t xml:space="preserve"> </w:t>
      </w:r>
      <w:r w:rsidRPr="00476593">
        <w:rPr>
          <w:rFonts w:eastAsia="바탕체"/>
          <w:lang w:eastAsia="ko-KR"/>
        </w:rPr>
        <w:t>허가대상을</w:t>
      </w:r>
      <w:r w:rsidRPr="00476593">
        <w:rPr>
          <w:rFonts w:eastAsia="바탕체"/>
          <w:lang w:eastAsia="ko-KR"/>
        </w:rPr>
        <w:t xml:space="preserve"> </w:t>
      </w:r>
      <w:r w:rsidRPr="00476593">
        <w:rPr>
          <w:rFonts w:eastAsia="바탕체"/>
          <w:lang w:eastAsia="ko-KR"/>
        </w:rPr>
        <w:t>제외하고</w:t>
      </w:r>
      <w:r w:rsidRPr="00476593">
        <w:rPr>
          <w:rFonts w:eastAsia="바탕체"/>
          <w:lang w:eastAsia="ko-KR"/>
        </w:rPr>
        <w:t xml:space="preserve">) </w:t>
      </w:r>
      <w:r w:rsidRPr="00476593">
        <w:rPr>
          <w:rFonts w:eastAsia="바탕체"/>
          <w:lang w:eastAsia="ko-KR"/>
        </w:rPr>
        <w:t>옥외광고물</w:t>
      </w:r>
      <w:r w:rsidRPr="00476593">
        <w:rPr>
          <w:rFonts w:eastAsia="바탕체"/>
          <w:lang w:eastAsia="ko-KR"/>
        </w:rPr>
        <w:t xml:space="preserve"> </w:t>
      </w:r>
      <w:r w:rsidRPr="00476593">
        <w:rPr>
          <w:rFonts w:eastAsia="바탕체"/>
          <w:lang w:eastAsia="ko-KR"/>
        </w:rPr>
        <w:t>면적이</w:t>
      </w:r>
      <w:r w:rsidRPr="00476593">
        <w:rPr>
          <w:rFonts w:eastAsia="바탕체"/>
          <w:lang w:eastAsia="ko-KR"/>
        </w:rPr>
        <w:t xml:space="preserve"> 5</w:t>
      </w:r>
      <w:r w:rsidRPr="00476593">
        <w:rPr>
          <w:rFonts w:eastAsia="바탕체"/>
          <w:lang w:eastAsia="ko-KR"/>
        </w:rPr>
        <w:t>㎡</w:t>
      </w:r>
      <w:r w:rsidRPr="00476593">
        <w:rPr>
          <w:rFonts w:eastAsia="바탕체"/>
          <w:lang w:eastAsia="ko-KR"/>
        </w:rPr>
        <w:t xml:space="preserve"> </w:t>
      </w:r>
      <w:r w:rsidRPr="00476593">
        <w:rPr>
          <w:rFonts w:eastAsia="바탕체"/>
          <w:lang w:eastAsia="ko-KR"/>
        </w:rPr>
        <w:t>이상인</w:t>
      </w:r>
      <w:r w:rsidRPr="00476593">
        <w:rPr>
          <w:rFonts w:eastAsia="바탕체"/>
          <w:lang w:eastAsia="ko-KR"/>
        </w:rPr>
        <w:t xml:space="preserve"> </w:t>
      </w:r>
      <w:r w:rsidRPr="00476593">
        <w:rPr>
          <w:rFonts w:eastAsia="바탕체"/>
          <w:lang w:eastAsia="ko-KR"/>
        </w:rPr>
        <w:t>것은</w:t>
      </w:r>
      <w:r w:rsidRPr="00476593">
        <w:rPr>
          <w:rFonts w:eastAsia="바탕체"/>
          <w:lang w:eastAsia="ko-KR"/>
        </w:rPr>
        <w:t xml:space="preserve"> </w:t>
      </w:r>
      <w:r w:rsidRPr="00476593">
        <w:rPr>
          <w:rFonts w:eastAsia="바탕체"/>
          <w:lang w:eastAsia="ko-KR"/>
        </w:rPr>
        <w:t>옥외광고물</w:t>
      </w:r>
      <w:r w:rsidRPr="00476593">
        <w:rPr>
          <w:rFonts w:eastAsia="바탕체"/>
          <w:lang w:eastAsia="ko-KR"/>
        </w:rPr>
        <w:t xml:space="preserve"> </w:t>
      </w:r>
      <w:r w:rsidRPr="00476593">
        <w:rPr>
          <w:rFonts w:eastAsia="바탕체"/>
          <w:lang w:eastAsia="ko-KR"/>
        </w:rPr>
        <w:t>신고대상</w:t>
      </w:r>
      <w:r>
        <w:rPr>
          <w:rFonts w:eastAsia="바탕체" w:hint="eastAsia"/>
          <w:lang w:eastAsia="ko-KR"/>
        </w:rPr>
        <w:t>에</w:t>
      </w:r>
      <w:r>
        <w:rPr>
          <w:rFonts w:eastAsia="바탕체" w:hint="eastAsia"/>
          <w:lang w:eastAsia="ko-KR"/>
        </w:rPr>
        <w:t xml:space="preserve"> </w:t>
      </w:r>
      <w:r>
        <w:rPr>
          <w:rFonts w:eastAsia="바탕체" w:hint="eastAsia"/>
          <w:lang w:eastAsia="ko-KR"/>
        </w:rPr>
        <w:t>해당함</w:t>
      </w:r>
      <w:r>
        <w:rPr>
          <w:rFonts w:eastAsia="바탕체" w:hint="eastAsia"/>
          <w:lang w:eastAsia="ko-KR"/>
        </w:rPr>
        <w:t>.</w:t>
      </w:r>
      <w:r>
        <w:rPr>
          <w:rFonts w:eastAsia="바탕체"/>
          <w:lang w:eastAsia="ko-KR"/>
        </w:rPr>
        <w:t xml:space="preserve"> </w:t>
      </w:r>
    </w:p>
  </w:footnote>
  <w:footnote w:id="10">
    <w:p w14:paraId="157BD1ED" w14:textId="77777777" w:rsidR="003E28D6" w:rsidRPr="007A6FC8" w:rsidRDefault="003E28D6" w:rsidP="00F83171">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1401</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1402</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1501</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1601</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1701</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1801</w:t>
      </w:r>
      <w:r w:rsidRPr="007A6FC8">
        <w:rPr>
          <w:rFonts w:ascii="Times" w:eastAsia="바탕체" w:hAnsi="Times" w:cs="Times"/>
        </w:rPr>
        <w:t>호</w:t>
      </w:r>
    </w:p>
  </w:footnote>
  <w:footnote w:id="11">
    <w:p w14:paraId="1805FFE9" w14:textId="4C13AAD7" w:rsidR="003E28D6" w:rsidRDefault="003E28D6">
      <w:pPr>
        <w:pStyle w:val="af"/>
        <w:rPr>
          <w:lang w:eastAsia="ko-KR"/>
        </w:rPr>
      </w:pPr>
      <w:r>
        <w:rPr>
          <w:rStyle w:val="ae"/>
        </w:rPr>
        <w:footnoteRef/>
      </w:r>
      <w:r>
        <w:t xml:space="preserve"> </w:t>
      </w:r>
      <w:r>
        <w:rPr>
          <w:rFonts w:hint="eastAsia"/>
          <w:lang w:eastAsia="ko-KR"/>
        </w:rPr>
        <w:t>본건</w:t>
      </w:r>
      <w:r>
        <w:rPr>
          <w:rFonts w:hint="eastAsia"/>
          <w:lang w:eastAsia="ko-KR"/>
        </w:rPr>
        <w:t xml:space="preserve"> </w:t>
      </w:r>
      <w:r>
        <w:rPr>
          <w:rFonts w:hint="eastAsia"/>
          <w:lang w:eastAsia="ko-KR"/>
        </w:rPr>
        <w:t>책임임대차계약에</w:t>
      </w:r>
      <w:r>
        <w:rPr>
          <w:rFonts w:hint="eastAsia"/>
          <w:lang w:eastAsia="ko-KR"/>
        </w:rPr>
        <w:t xml:space="preserve"> </w:t>
      </w:r>
      <w:r>
        <w:rPr>
          <w:rFonts w:hint="eastAsia"/>
          <w:lang w:eastAsia="ko-KR"/>
        </w:rPr>
        <w:t>의하면</w:t>
      </w:r>
      <w:r>
        <w:rPr>
          <w:rFonts w:hint="eastAsia"/>
          <w:lang w:eastAsia="ko-KR"/>
        </w:rPr>
        <w:t>,</w:t>
      </w:r>
      <w:r>
        <w:rPr>
          <w:lang w:eastAsia="ko-KR"/>
        </w:rPr>
        <w:t xml:space="preserve"> </w:t>
      </w:r>
      <w:r>
        <w:rPr>
          <w:rFonts w:hint="eastAsia"/>
          <w:lang w:eastAsia="ko-KR"/>
        </w:rPr>
        <w:t>갱신</w:t>
      </w:r>
      <w:r>
        <w:rPr>
          <w:rFonts w:hint="eastAsia"/>
          <w:lang w:eastAsia="ko-KR"/>
        </w:rPr>
        <w:t xml:space="preserve"> </w:t>
      </w:r>
      <w:r>
        <w:rPr>
          <w:rFonts w:hint="eastAsia"/>
          <w:lang w:eastAsia="ko-KR"/>
        </w:rPr>
        <w:t>거절의</w:t>
      </w:r>
      <w:r>
        <w:rPr>
          <w:rFonts w:hint="eastAsia"/>
          <w:lang w:eastAsia="ko-KR"/>
        </w:rPr>
        <w:t xml:space="preserve"> </w:t>
      </w:r>
      <w:r>
        <w:rPr>
          <w:rFonts w:hint="eastAsia"/>
          <w:lang w:eastAsia="ko-KR"/>
        </w:rPr>
        <w:t>서면</w:t>
      </w:r>
      <w:r>
        <w:rPr>
          <w:rFonts w:hint="eastAsia"/>
          <w:lang w:eastAsia="ko-KR"/>
        </w:rPr>
        <w:t xml:space="preserve"> </w:t>
      </w:r>
      <w:r>
        <w:rPr>
          <w:rFonts w:hint="eastAsia"/>
          <w:lang w:eastAsia="ko-KR"/>
        </w:rPr>
        <w:t>통보는</w:t>
      </w:r>
      <w:r>
        <w:rPr>
          <w:rFonts w:hint="eastAsia"/>
          <w:lang w:eastAsia="ko-KR"/>
        </w:rPr>
        <w:t xml:space="preserve"> </w:t>
      </w:r>
      <w:r>
        <w:rPr>
          <w:rFonts w:hint="eastAsia"/>
          <w:lang w:eastAsia="ko-KR"/>
        </w:rPr>
        <w:t>다음</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호</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어느</w:t>
      </w:r>
      <w:r>
        <w:rPr>
          <w:rFonts w:hint="eastAsia"/>
          <w:lang w:eastAsia="ko-KR"/>
        </w:rPr>
        <w:t xml:space="preserve"> </w:t>
      </w:r>
      <w:r>
        <w:rPr>
          <w:rFonts w:hint="eastAsia"/>
          <w:lang w:eastAsia="ko-KR"/>
        </w:rPr>
        <w:t>하나의</w:t>
      </w:r>
      <w:r>
        <w:rPr>
          <w:rFonts w:hint="eastAsia"/>
          <w:lang w:eastAsia="ko-KR"/>
        </w:rPr>
        <w:t xml:space="preserve"> </w:t>
      </w:r>
      <w:r>
        <w:rPr>
          <w:rFonts w:hint="eastAsia"/>
          <w:lang w:eastAsia="ko-KR"/>
        </w:rPr>
        <w:t>사유가</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경우에만</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있음</w:t>
      </w:r>
      <w:r>
        <w:rPr>
          <w:rFonts w:hint="eastAsia"/>
          <w:lang w:eastAsia="ko-KR"/>
        </w:rPr>
        <w:t>(</w:t>
      </w:r>
      <w:r>
        <w:rPr>
          <w:rFonts w:hint="eastAsia"/>
          <w:lang w:eastAsia="ko-KR"/>
        </w:rPr>
        <w:t>본건</w:t>
      </w:r>
      <w:r>
        <w:rPr>
          <w:rFonts w:hint="eastAsia"/>
          <w:lang w:eastAsia="ko-KR"/>
        </w:rPr>
        <w:t xml:space="preserve"> </w:t>
      </w:r>
      <w:r>
        <w:rPr>
          <w:rFonts w:hint="eastAsia"/>
          <w:lang w:eastAsia="ko-KR"/>
        </w:rPr>
        <w:t>책임임대차계약</w:t>
      </w:r>
      <w:r>
        <w:rPr>
          <w:rFonts w:hint="eastAsia"/>
          <w:lang w:eastAsia="ko-KR"/>
        </w:rPr>
        <w:t xml:space="preserve"> </w:t>
      </w:r>
      <w:r>
        <w:rPr>
          <w:rFonts w:hint="eastAsia"/>
          <w:lang w:eastAsia="ko-KR"/>
        </w:rPr>
        <w:t>제</w:t>
      </w:r>
      <w:r>
        <w:rPr>
          <w:rFonts w:hint="eastAsia"/>
          <w:lang w:eastAsia="ko-KR"/>
        </w:rPr>
        <w:t>3</w:t>
      </w:r>
      <w:r>
        <w:rPr>
          <w:rFonts w:hint="eastAsia"/>
          <w:lang w:eastAsia="ko-KR"/>
        </w:rPr>
        <w:t>조</w:t>
      </w:r>
      <w:r>
        <w:rPr>
          <w:rFonts w:hint="eastAsia"/>
          <w:lang w:eastAsia="ko-KR"/>
        </w:rPr>
        <w:t xml:space="preserve"> </w:t>
      </w:r>
      <w:r>
        <w:rPr>
          <w:rFonts w:hint="eastAsia"/>
          <w:lang w:eastAsia="ko-KR"/>
        </w:rPr>
        <w:t>제</w:t>
      </w:r>
      <w:r>
        <w:rPr>
          <w:rFonts w:hint="eastAsia"/>
          <w:lang w:eastAsia="ko-KR"/>
        </w:rPr>
        <w:t>2</w:t>
      </w:r>
      <w:r>
        <w:rPr>
          <w:rFonts w:hint="eastAsia"/>
          <w:lang w:eastAsia="ko-KR"/>
        </w:rPr>
        <w:t>항</w:t>
      </w:r>
      <w:r>
        <w:rPr>
          <w:rFonts w:hint="eastAsia"/>
          <w:lang w:eastAsia="ko-KR"/>
        </w:rPr>
        <w:t>)</w:t>
      </w:r>
    </w:p>
    <w:p w14:paraId="249AA696" w14:textId="7E7B91B6" w:rsidR="003E28D6" w:rsidRDefault="003E28D6" w:rsidP="00D05420">
      <w:pPr>
        <w:pStyle w:val="af"/>
        <w:numPr>
          <w:ilvl w:val="0"/>
          <w:numId w:val="28"/>
        </w:numPr>
        <w:rPr>
          <w:lang w:eastAsia="ko-KR"/>
        </w:rPr>
      </w:pPr>
      <w:r>
        <w:rPr>
          <w:rFonts w:hint="eastAsia"/>
          <w:lang w:eastAsia="ko-KR"/>
        </w:rPr>
        <w:t>임차인이</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책임임대차</w:t>
      </w:r>
      <w:r>
        <w:rPr>
          <w:rFonts w:hint="eastAsia"/>
          <w:lang w:eastAsia="ko-KR"/>
        </w:rPr>
        <w:t xml:space="preserve"> </w:t>
      </w:r>
      <w:r>
        <w:rPr>
          <w:rFonts w:hint="eastAsia"/>
          <w:lang w:eastAsia="ko-KR"/>
        </w:rPr>
        <w:t>임대료</w:t>
      </w:r>
      <w:r>
        <w:rPr>
          <w:rFonts w:hint="eastAsia"/>
          <w:lang w:eastAsia="ko-KR"/>
        </w:rPr>
        <w:t xml:space="preserve"> </w:t>
      </w:r>
      <w:r>
        <w:rPr>
          <w:lang w:eastAsia="ko-KR"/>
        </w:rPr>
        <w:t>3</w:t>
      </w:r>
      <w:r>
        <w:rPr>
          <w:rFonts w:hint="eastAsia"/>
          <w:lang w:eastAsia="ko-KR"/>
        </w:rPr>
        <w:t>개월분에</w:t>
      </w:r>
      <w:r>
        <w:rPr>
          <w:rFonts w:hint="eastAsia"/>
          <w:lang w:eastAsia="ko-KR"/>
        </w:rPr>
        <w:t xml:space="preserve"> </w:t>
      </w:r>
      <w:r>
        <w:rPr>
          <w:rFonts w:hint="eastAsia"/>
          <w:lang w:eastAsia="ko-KR"/>
        </w:rPr>
        <w:t>해당하는</w:t>
      </w:r>
      <w:r>
        <w:rPr>
          <w:rFonts w:hint="eastAsia"/>
          <w:lang w:eastAsia="ko-KR"/>
        </w:rPr>
        <w:t xml:space="preserve"> </w:t>
      </w:r>
      <w:r>
        <w:rPr>
          <w:rFonts w:hint="eastAsia"/>
          <w:lang w:eastAsia="ko-KR"/>
        </w:rPr>
        <w:t>금액에</w:t>
      </w:r>
      <w:r>
        <w:rPr>
          <w:rFonts w:hint="eastAsia"/>
          <w:lang w:eastAsia="ko-KR"/>
        </w:rPr>
        <w:t xml:space="preserve"> </w:t>
      </w:r>
      <w:r>
        <w:rPr>
          <w:rFonts w:hint="eastAsia"/>
          <w:lang w:eastAsia="ko-KR"/>
        </w:rPr>
        <w:t>이르도록</w:t>
      </w:r>
      <w:r>
        <w:rPr>
          <w:rFonts w:hint="eastAsia"/>
          <w:lang w:eastAsia="ko-KR"/>
        </w:rPr>
        <w:t xml:space="preserve"> </w:t>
      </w:r>
      <w:r>
        <w:rPr>
          <w:rFonts w:hint="eastAsia"/>
          <w:lang w:eastAsia="ko-KR"/>
        </w:rPr>
        <w:t>임대료를</w:t>
      </w:r>
      <w:r>
        <w:rPr>
          <w:rFonts w:hint="eastAsia"/>
          <w:lang w:eastAsia="ko-KR"/>
        </w:rPr>
        <w:t xml:space="preserve"> </w:t>
      </w:r>
      <w:r>
        <w:rPr>
          <w:rFonts w:hint="eastAsia"/>
          <w:lang w:eastAsia="ko-KR"/>
        </w:rPr>
        <w:t>연체한</w:t>
      </w:r>
      <w:r>
        <w:rPr>
          <w:rFonts w:hint="eastAsia"/>
          <w:lang w:eastAsia="ko-KR"/>
        </w:rPr>
        <w:t xml:space="preserve"> </w:t>
      </w:r>
      <w:r>
        <w:rPr>
          <w:rFonts w:hint="eastAsia"/>
          <w:lang w:eastAsia="ko-KR"/>
        </w:rPr>
        <w:t>사실이</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경우</w:t>
      </w:r>
    </w:p>
    <w:p w14:paraId="6591F291" w14:textId="7A0E5500" w:rsidR="003E28D6" w:rsidRDefault="003E28D6" w:rsidP="00D05420">
      <w:pPr>
        <w:pStyle w:val="af"/>
        <w:numPr>
          <w:ilvl w:val="0"/>
          <w:numId w:val="28"/>
        </w:numPr>
        <w:rPr>
          <w:lang w:eastAsia="ko-KR"/>
        </w:rPr>
      </w:pPr>
      <w:r>
        <w:rPr>
          <w:rFonts w:hint="eastAsia"/>
          <w:lang w:eastAsia="ko-KR"/>
        </w:rPr>
        <w:t>임차인</w:t>
      </w:r>
      <w:r>
        <w:rPr>
          <w:rFonts w:hint="eastAsia"/>
          <w:lang w:eastAsia="ko-KR"/>
        </w:rPr>
        <w:t xml:space="preserve"> </w:t>
      </w:r>
      <w:proofErr w:type="spellStart"/>
      <w:r>
        <w:rPr>
          <w:rFonts w:hint="eastAsia"/>
          <w:lang w:eastAsia="ko-KR"/>
        </w:rPr>
        <w:t>영업인·허가</w:t>
      </w:r>
      <w:proofErr w:type="spellEnd"/>
      <w:r>
        <w:rPr>
          <w:rFonts w:hint="eastAsia"/>
          <w:lang w:eastAsia="ko-KR"/>
        </w:rPr>
        <w:t xml:space="preserve"> </w:t>
      </w:r>
      <w:r>
        <w:rPr>
          <w:rFonts w:hint="eastAsia"/>
          <w:lang w:eastAsia="ko-KR"/>
        </w:rPr>
        <w:t>취소</w:t>
      </w:r>
      <w:r>
        <w:rPr>
          <w:rFonts w:hint="eastAsia"/>
          <w:lang w:eastAsia="ko-KR"/>
        </w:rPr>
        <w:t xml:space="preserve"> </w:t>
      </w:r>
      <w:r>
        <w:rPr>
          <w:rFonts w:hint="eastAsia"/>
          <w:lang w:eastAsia="ko-KR"/>
        </w:rPr>
        <w:t>등</w:t>
      </w:r>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이상</w:t>
      </w:r>
      <w:r>
        <w:rPr>
          <w:rFonts w:hint="eastAsia"/>
          <w:lang w:eastAsia="ko-KR"/>
        </w:rPr>
        <w:t xml:space="preserve"> </w:t>
      </w:r>
      <w:r>
        <w:rPr>
          <w:rFonts w:hint="eastAsia"/>
          <w:lang w:eastAsia="ko-KR"/>
        </w:rPr>
        <w:t>임차인이</w:t>
      </w:r>
      <w:r>
        <w:rPr>
          <w:rFonts w:hint="eastAsia"/>
          <w:lang w:eastAsia="ko-KR"/>
        </w:rPr>
        <w:t xml:space="preserve"> </w:t>
      </w:r>
      <w:r>
        <w:rPr>
          <w:rFonts w:hint="eastAsia"/>
          <w:lang w:eastAsia="ko-KR"/>
        </w:rPr>
        <w:t>영업을</w:t>
      </w:r>
      <w:r>
        <w:rPr>
          <w:rFonts w:hint="eastAsia"/>
          <w:lang w:eastAsia="ko-KR"/>
        </w:rPr>
        <w:t xml:space="preserve"> </w:t>
      </w:r>
      <w:r>
        <w:rPr>
          <w:rFonts w:hint="eastAsia"/>
          <w:lang w:eastAsia="ko-KR"/>
        </w:rPr>
        <w:t>하기</w:t>
      </w:r>
      <w:r>
        <w:rPr>
          <w:rFonts w:hint="eastAsia"/>
          <w:lang w:eastAsia="ko-KR"/>
        </w:rPr>
        <w:t xml:space="preserve"> </w:t>
      </w:r>
      <w:r>
        <w:rPr>
          <w:rFonts w:hint="eastAsia"/>
          <w:lang w:eastAsia="ko-KR"/>
        </w:rPr>
        <w:t>어려운</w:t>
      </w:r>
      <w:r>
        <w:rPr>
          <w:rFonts w:hint="eastAsia"/>
          <w:lang w:eastAsia="ko-KR"/>
        </w:rPr>
        <w:t xml:space="preserve"> </w:t>
      </w:r>
      <w:r>
        <w:rPr>
          <w:rFonts w:hint="eastAsia"/>
          <w:lang w:eastAsia="ko-KR"/>
        </w:rPr>
        <w:t>사유가</w:t>
      </w:r>
      <w:r>
        <w:rPr>
          <w:rFonts w:hint="eastAsia"/>
          <w:lang w:eastAsia="ko-KR"/>
        </w:rPr>
        <w:t xml:space="preserve"> </w:t>
      </w:r>
      <w:r>
        <w:rPr>
          <w:rFonts w:hint="eastAsia"/>
          <w:lang w:eastAsia="ko-KR"/>
        </w:rPr>
        <w:t>발생한</w:t>
      </w:r>
      <w:r>
        <w:rPr>
          <w:rFonts w:hint="eastAsia"/>
          <w:lang w:eastAsia="ko-KR"/>
        </w:rPr>
        <w:t xml:space="preserve"> </w:t>
      </w:r>
      <w:r>
        <w:rPr>
          <w:rFonts w:hint="eastAsia"/>
          <w:lang w:eastAsia="ko-KR"/>
        </w:rPr>
        <w:t>경우</w:t>
      </w:r>
    </w:p>
    <w:p w14:paraId="12DFD631" w14:textId="3F801661" w:rsidR="003E28D6" w:rsidRDefault="003E28D6" w:rsidP="00D05420">
      <w:pPr>
        <w:pStyle w:val="af"/>
        <w:numPr>
          <w:ilvl w:val="0"/>
          <w:numId w:val="28"/>
        </w:numPr>
        <w:rPr>
          <w:lang w:eastAsia="ko-KR"/>
        </w:rPr>
      </w:pPr>
      <w:r>
        <w:rPr>
          <w:rFonts w:hint="eastAsia"/>
          <w:lang w:eastAsia="ko-KR"/>
        </w:rPr>
        <w:t>임차인이</w:t>
      </w:r>
      <w:r>
        <w:rPr>
          <w:rFonts w:hint="eastAsia"/>
          <w:lang w:eastAsia="ko-KR"/>
        </w:rPr>
        <w:t xml:space="preserve"> </w:t>
      </w:r>
      <w:r>
        <w:rPr>
          <w:rFonts w:hint="eastAsia"/>
          <w:lang w:eastAsia="ko-KR"/>
        </w:rPr>
        <w:t>임대인의</w:t>
      </w:r>
      <w:r>
        <w:rPr>
          <w:rFonts w:hint="eastAsia"/>
          <w:lang w:eastAsia="ko-KR"/>
        </w:rPr>
        <w:t xml:space="preserve"> </w:t>
      </w:r>
      <w:r>
        <w:rPr>
          <w:rFonts w:hint="eastAsia"/>
          <w:lang w:eastAsia="ko-KR"/>
        </w:rPr>
        <w:t>동의</w:t>
      </w:r>
      <w:r>
        <w:rPr>
          <w:rFonts w:hint="eastAsia"/>
          <w:lang w:eastAsia="ko-KR"/>
        </w:rPr>
        <w:t xml:space="preserve"> </w:t>
      </w:r>
      <w:r>
        <w:rPr>
          <w:rFonts w:hint="eastAsia"/>
          <w:lang w:eastAsia="ko-KR"/>
        </w:rPr>
        <w:t>없이</w:t>
      </w:r>
      <w:r>
        <w:rPr>
          <w:rFonts w:hint="eastAsia"/>
          <w:lang w:eastAsia="ko-KR"/>
        </w:rPr>
        <w:t xml:space="preserve"> </w:t>
      </w:r>
      <w:r>
        <w:rPr>
          <w:rFonts w:hint="eastAsia"/>
          <w:lang w:eastAsia="ko-KR"/>
        </w:rPr>
        <w:t>책임임차인의</w:t>
      </w:r>
      <w:r>
        <w:rPr>
          <w:rFonts w:hint="eastAsia"/>
          <w:lang w:eastAsia="ko-KR"/>
        </w:rPr>
        <w:t xml:space="preserve"> </w:t>
      </w:r>
      <w:r>
        <w:rPr>
          <w:rFonts w:hint="eastAsia"/>
          <w:lang w:eastAsia="ko-KR"/>
        </w:rPr>
        <w:t>책임과</w:t>
      </w:r>
      <w:r>
        <w:rPr>
          <w:rFonts w:hint="eastAsia"/>
          <w:lang w:eastAsia="ko-KR"/>
        </w:rPr>
        <w:t xml:space="preserve"> </w:t>
      </w:r>
      <w:r>
        <w:rPr>
          <w:rFonts w:hint="eastAsia"/>
          <w:lang w:eastAsia="ko-KR"/>
        </w:rPr>
        <w:t>지위를</w:t>
      </w:r>
      <w:r>
        <w:rPr>
          <w:rFonts w:hint="eastAsia"/>
          <w:lang w:eastAsia="ko-KR"/>
        </w:rPr>
        <w:t xml:space="preserve"> </w:t>
      </w:r>
      <w:r>
        <w:rPr>
          <w:rFonts w:hint="eastAsia"/>
          <w:lang w:eastAsia="ko-KR"/>
        </w:rPr>
        <w:t>양도한</w:t>
      </w:r>
      <w:r>
        <w:rPr>
          <w:rFonts w:hint="eastAsia"/>
          <w:lang w:eastAsia="ko-KR"/>
        </w:rPr>
        <w:t xml:space="preserve"> </w:t>
      </w:r>
      <w:r>
        <w:rPr>
          <w:rFonts w:hint="eastAsia"/>
          <w:lang w:eastAsia="ko-KR"/>
        </w:rPr>
        <w:t>경우</w:t>
      </w:r>
      <w:r>
        <w:rPr>
          <w:rFonts w:hint="eastAsia"/>
          <w:lang w:eastAsia="ko-KR"/>
        </w:rPr>
        <w:t>(</w:t>
      </w:r>
      <w:r>
        <w:rPr>
          <w:rFonts w:hint="eastAsia"/>
          <w:lang w:eastAsia="ko-KR"/>
        </w:rPr>
        <w:t>단</w:t>
      </w:r>
      <w:r>
        <w:rPr>
          <w:rFonts w:hint="eastAsia"/>
          <w:lang w:eastAsia="ko-KR"/>
        </w:rPr>
        <w:t xml:space="preserve">, </w:t>
      </w:r>
      <w:r>
        <w:rPr>
          <w:rFonts w:hint="eastAsia"/>
          <w:lang w:eastAsia="ko-KR"/>
        </w:rPr>
        <w:t>임차인의</w:t>
      </w:r>
      <w:r>
        <w:rPr>
          <w:rFonts w:hint="eastAsia"/>
          <w:lang w:eastAsia="ko-KR"/>
        </w:rPr>
        <w:t xml:space="preserve"> </w:t>
      </w:r>
      <w:r>
        <w:rPr>
          <w:rFonts w:hint="eastAsia"/>
          <w:lang w:eastAsia="ko-KR"/>
        </w:rPr>
        <w:t>매각시에는</w:t>
      </w:r>
      <w:r>
        <w:rPr>
          <w:rFonts w:hint="eastAsia"/>
          <w:lang w:eastAsia="ko-KR"/>
        </w:rPr>
        <w:t xml:space="preserve"> </w:t>
      </w:r>
      <w:r>
        <w:rPr>
          <w:rFonts w:hint="eastAsia"/>
          <w:lang w:eastAsia="ko-KR"/>
        </w:rPr>
        <w:t>제외함</w:t>
      </w:r>
      <w:r>
        <w:rPr>
          <w:rFonts w:hint="eastAsia"/>
          <w:lang w:eastAsia="ko-KR"/>
        </w:rPr>
        <w:t>)</w:t>
      </w:r>
    </w:p>
    <w:p w14:paraId="2FE758D6" w14:textId="0F84BB2F" w:rsidR="003E28D6" w:rsidRDefault="003E28D6" w:rsidP="00D05420">
      <w:pPr>
        <w:pStyle w:val="af"/>
        <w:numPr>
          <w:ilvl w:val="0"/>
          <w:numId w:val="28"/>
        </w:numPr>
        <w:rPr>
          <w:lang w:eastAsia="ko-KR"/>
        </w:rPr>
      </w:pPr>
      <w:r>
        <w:rPr>
          <w:rFonts w:hint="eastAsia"/>
          <w:lang w:eastAsia="ko-KR"/>
        </w:rPr>
        <w:t>임차인이</w:t>
      </w:r>
      <w:r>
        <w:rPr>
          <w:rFonts w:hint="eastAsia"/>
          <w:lang w:eastAsia="ko-KR"/>
        </w:rPr>
        <w:t xml:space="preserve"> </w:t>
      </w:r>
      <w:r>
        <w:rPr>
          <w:rFonts w:hint="eastAsia"/>
          <w:lang w:eastAsia="ko-KR"/>
        </w:rPr>
        <w:t>책임임차한</w:t>
      </w:r>
      <w:r>
        <w:rPr>
          <w:rFonts w:hint="eastAsia"/>
          <w:lang w:eastAsia="ko-KR"/>
        </w:rPr>
        <w:t xml:space="preserve"> </w:t>
      </w:r>
      <w:r>
        <w:rPr>
          <w:rFonts w:hint="eastAsia"/>
          <w:lang w:eastAsia="ko-KR"/>
        </w:rPr>
        <w:t>건물의</w:t>
      </w:r>
      <w:r>
        <w:rPr>
          <w:rFonts w:hint="eastAsia"/>
          <w:lang w:eastAsia="ko-KR"/>
        </w:rPr>
        <w:t xml:space="preserve"> </w:t>
      </w:r>
      <w:r>
        <w:rPr>
          <w:rFonts w:hint="eastAsia"/>
          <w:lang w:eastAsia="ko-KR"/>
        </w:rPr>
        <w:t>전부</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일부를</w:t>
      </w:r>
      <w:r>
        <w:rPr>
          <w:rFonts w:hint="eastAsia"/>
          <w:lang w:eastAsia="ko-KR"/>
        </w:rPr>
        <w:t xml:space="preserve"> </w:t>
      </w:r>
      <w:r>
        <w:rPr>
          <w:rFonts w:hint="eastAsia"/>
          <w:lang w:eastAsia="ko-KR"/>
        </w:rPr>
        <w:t>고의나</w:t>
      </w:r>
      <w:r>
        <w:rPr>
          <w:rFonts w:hint="eastAsia"/>
          <w:lang w:eastAsia="ko-KR"/>
        </w:rPr>
        <w:t xml:space="preserve"> </w:t>
      </w:r>
      <w:r>
        <w:rPr>
          <w:rFonts w:hint="eastAsia"/>
          <w:lang w:eastAsia="ko-KR"/>
        </w:rPr>
        <w:t>중대한</w:t>
      </w:r>
      <w:r>
        <w:rPr>
          <w:rFonts w:hint="eastAsia"/>
          <w:lang w:eastAsia="ko-KR"/>
        </w:rPr>
        <w:t xml:space="preserve"> </w:t>
      </w:r>
      <w:r>
        <w:rPr>
          <w:rFonts w:hint="eastAsia"/>
          <w:lang w:eastAsia="ko-KR"/>
        </w:rPr>
        <w:t>과실로</w:t>
      </w:r>
      <w:r>
        <w:rPr>
          <w:rFonts w:hint="eastAsia"/>
          <w:lang w:eastAsia="ko-KR"/>
        </w:rPr>
        <w:t xml:space="preserve"> </w:t>
      </w:r>
      <w:r>
        <w:rPr>
          <w:rFonts w:hint="eastAsia"/>
          <w:lang w:eastAsia="ko-KR"/>
        </w:rPr>
        <w:t>파손한</w:t>
      </w:r>
      <w:r>
        <w:rPr>
          <w:rFonts w:hint="eastAsia"/>
          <w:lang w:eastAsia="ko-KR"/>
        </w:rPr>
        <w:t xml:space="preserve"> </w:t>
      </w:r>
      <w:r>
        <w:rPr>
          <w:rFonts w:hint="eastAsia"/>
          <w:lang w:eastAsia="ko-KR"/>
        </w:rPr>
        <w:t>경우</w:t>
      </w:r>
    </w:p>
    <w:p w14:paraId="720DBD95" w14:textId="17A68F41" w:rsidR="003E28D6" w:rsidRDefault="003E28D6" w:rsidP="00D05420">
      <w:pPr>
        <w:pStyle w:val="af"/>
        <w:numPr>
          <w:ilvl w:val="0"/>
          <w:numId w:val="28"/>
        </w:numPr>
        <w:rPr>
          <w:lang w:eastAsia="ko-KR"/>
        </w:rPr>
      </w:pPr>
      <w:r>
        <w:rPr>
          <w:rFonts w:hint="eastAsia"/>
          <w:lang w:eastAsia="ko-KR"/>
        </w:rPr>
        <w:t>임차인이</w:t>
      </w:r>
      <w:r>
        <w:rPr>
          <w:rFonts w:hint="eastAsia"/>
          <w:lang w:eastAsia="ko-KR"/>
        </w:rPr>
        <w:t xml:space="preserve"> </w:t>
      </w:r>
      <w:r>
        <w:rPr>
          <w:rFonts w:hint="eastAsia"/>
          <w:lang w:eastAsia="ko-KR"/>
        </w:rPr>
        <w:t>책임임차한</w:t>
      </w:r>
      <w:r>
        <w:rPr>
          <w:rFonts w:hint="eastAsia"/>
          <w:lang w:eastAsia="ko-KR"/>
        </w:rPr>
        <w:t xml:space="preserve"> </w:t>
      </w:r>
      <w:r>
        <w:rPr>
          <w:rFonts w:hint="eastAsia"/>
          <w:lang w:eastAsia="ko-KR"/>
        </w:rPr>
        <w:t>건물</w:t>
      </w:r>
      <w:r>
        <w:rPr>
          <w:rFonts w:hint="eastAsia"/>
          <w:lang w:eastAsia="ko-KR"/>
        </w:rPr>
        <w:t xml:space="preserve"> </w:t>
      </w:r>
      <w:r>
        <w:rPr>
          <w:rFonts w:hint="eastAsia"/>
          <w:lang w:eastAsia="ko-KR"/>
        </w:rPr>
        <w:t>전부</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일부가</w:t>
      </w:r>
      <w:r>
        <w:rPr>
          <w:rFonts w:hint="eastAsia"/>
          <w:lang w:eastAsia="ko-KR"/>
        </w:rPr>
        <w:t xml:space="preserve"> </w:t>
      </w:r>
      <w:proofErr w:type="spellStart"/>
      <w:r>
        <w:rPr>
          <w:rFonts w:hint="eastAsia"/>
          <w:lang w:eastAsia="ko-KR"/>
        </w:rPr>
        <w:t>멸실되어</w:t>
      </w:r>
      <w:proofErr w:type="spellEnd"/>
      <w:r>
        <w:rPr>
          <w:rFonts w:hint="eastAsia"/>
          <w:lang w:eastAsia="ko-KR"/>
        </w:rPr>
        <w:t xml:space="preserve"> </w:t>
      </w:r>
      <w:r>
        <w:rPr>
          <w:rFonts w:hint="eastAsia"/>
          <w:lang w:eastAsia="ko-KR"/>
        </w:rPr>
        <w:t>책임임차의</w:t>
      </w:r>
      <w:r>
        <w:rPr>
          <w:rFonts w:hint="eastAsia"/>
          <w:lang w:eastAsia="ko-KR"/>
        </w:rPr>
        <w:t xml:space="preserve"> </w:t>
      </w:r>
      <w:r>
        <w:rPr>
          <w:rFonts w:hint="eastAsia"/>
          <w:lang w:eastAsia="ko-KR"/>
        </w:rPr>
        <w:t>목적을</w:t>
      </w:r>
      <w:r>
        <w:rPr>
          <w:rFonts w:hint="eastAsia"/>
          <w:lang w:eastAsia="ko-KR"/>
        </w:rPr>
        <w:t xml:space="preserve"> </w:t>
      </w:r>
      <w:r>
        <w:rPr>
          <w:rFonts w:hint="eastAsia"/>
          <w:lang w:eastAsia="ko-KR"/>
        </w:rPr>
        <w:t>달성하지</w:t>
      </w:r>
      <w:r>
        <w:rPr>
          <w:rFonts w:hint="eastAsia"/>
          <w:lang w:eastAsia="ko-KR"/>
        </w:rPr>
        <w:t xml:space="preserve"> </w:t>
      </w:r>
      <w:r>
        <w:rPr>
          <w:rFonts w:hint="eastAsia"/>
          <w:lang w:eastAsia="ko-KR"/>
        </w:rPr>
        <w:t>못할</w:t>
      </w:r>
      <w:r>
        <w:rPr>
          <w:rFonts w:hint="eastAsia"/>
          <w:lang w:eastAsia="ko-KR"/>
        </w:rPr>
        <w:t xml:space="preserve"> </w:t>
      </w:r>
      <w:r>
        <w:rPr>
          <w:rFonts w:hint="eastAsia"/>
          <w:lang w:eastAsia="ko-KR"/>
        </w:rPr>
        <w:t>경우</w:t>
      </w:r>
    </w:p>
    <w:p w14:paraId="6BD270E6" w14:textId="3EEB4853" w:rsidR="003E28D6" w:rsidRDefault="003E28D6" w:rsidP="00D05420">
      <w:pPr>
        <w:pStyle w:val="af"/>
        <w:numPr>
          <w:ilvl w:val="0"/>
          <w:numId w:val="28"/>
        </w:numPr>
        <w:rPr>
          <w:lang w:eastAsia="ko-KR"/>
        </w:rPr>
      </w:pPr>
      <w:r>
        <w:rPr>
          <w:rFonts w:hint="eastAsia"/>
          <w:lang w:eastAsia="ko-KR"/>
        </w:rPr>
        <w:t>그</w:t>
      </w:r>
      <w:r>
        <w:rPr>
          <w:rFonts w:hint="eastAsia"/>
          <w:lang w:eastAsia="ko-KR"/>
        </w:rPr>
        <w:t xml:space="preserve"> </w:t>
      </w:r>
      <w:r>
        <w:rPr>
          <w:rFonts w:hint="eastAsia"/>
          <w:lang w:eastAsia="ko-KR"/>
        </w:rPr>
        <w:t>밖에</w:t>
      </w:r>
      <w:r>
        <w:rPr>
          <w:rFonts w:hint="eastAsia"/>
          <w:lang w:eastAsia="ko-KR"/>
        </w:rPr>
        <w:t xml:space="preserve"> </w:t>
      </w:r>
      <w:r>
        <w:rPr>
          <w:rFonts w:hint="eastAsia"/>
          <w:lang w:eastAsia="ko-KR"/>
        </w:rPr>
        <w:t>임차인이</w:t>
      </w:r>
      <w:r>
        <w:rPr>
          <w:rFonts w:hint="eastAsia"/>
          <w:lang w:eastAsia="ko-KR"/>
        </w:rPr>
        <w:t xml:space="preserve"> </w:t>
      </w:r>
      <w:proofErr w:type="spellStart"/>
      <w:r>
        <w:rPr>
          <w:rFonts w:hint="eastAsia"/>
          <w:lang w:eastAsia="ko-KR"/>
        </w:rPr>
        <w:t>임차인으로서의</w:t>
      </w:r>
      <w:proofErr w:type="spellEnd"/>
      <w:r>
        <w:rPr>
          <w:rFonts w:hint="eastAsia"/>
          <w:lang w:eastAsia="ko-KR"/>
        </w:rPr>
        <w:t xml:space="preserve"> </w:t>
      </w:r>
      <w:r>
        <w:rPr>
          <w:rFonts w:hint="eastAsia"/>
          <w:lang w:eastAsia="ko-KR"/>
        </w:rPr>
        <w:t>의무를</w:t>
      </w:r>
      <w:r>
        <w:rPr>
          <w:rFonts w:hint="eastAsia"/>
          <w:lang w:eastAsia="ko-KR"/>
        </w:rPr>
        <w:t xml:space="preserve"> </w:t>
      </w:r>
      <w:r>
        <w:rPr>
          <w:rFonts w:hint="eastAsia"/>
          <w:lang w:eastAsia="ko-KR"/>
        </w:rPr>
        <w:t>현저히</w:t>
      </w:r>
      <w:r>
        <w:rPr>
          <w:rFonts w:hint="eastAsia"/>
          <w:lang w:eastAsia="ko-KR"/>
        </w:rPr>
        <w:t xml:space="preserve"> </w:t>
      </w:r>
      <w:r>
        <w:rPr>
          <w:rFonts w:hint="eastAsia"/>
          <w:lang w:eastAsia="ko-KR"/>
        </w:rPr>
        <w:t>위반하거나</w:t>
      </w:r>
      <w:r>
        <w:rPr>
          <w:rFonts w:hint="eastAsia"/>
          <w:lang w:eastAsia="ko-KR"/>
        </w:rPr>
        <w:t>,</w:t>
      </w:r>
      <w:r>
        <w:rPr>
          <w:lang w:eastAsia="ko-KR"/>
        </w:rPr>
        <w:t xml:space="preserve"> </w:t>
      </w:r>
      <w:r>
        <w:rPr>
          <w:rFonts w:hint="eastAsia"/>
          <w:lang w:eastAsia="ko-KR"/>
        </w:rPr>
        <w:t>임대차를</w:t>
      </w:r>
      <w:r>
        <w:rPr>
          <w:rFonts w:hint="eastAsia"/>
          <w:lang w:eastAsia="ko-KR"/>
        </w:rPr>
        <w:t xml:space="preserve"> </w:t>
      </w:r>
      <w:r>
        <w:rPr>
          <w:rFonts w:hint="eastAsia"/>
          <w:lang w:eastAsia="ko-KR"/>
        </w:rPr>
        <w:t>계속하기</w:t>
      </w:r>
      <w:r>
        <w:rPr>
          <w:rFonts w:hint="eastAsia"/>
          <w:lang w:eastAsia="ko-KR"/>
        </w:rPr>
        <w:t xml:space="preserve"> </w:t>
      </w:r>
      <w:r>
        <w:rPr>
          <w:rFonts w:hint="eastAsia"/>
          <w:lang w:eastAsia="ko-KR"/>
        </w:rPr>
        <w:t>어려운</w:t>
      </w:r>
      <w:r>
        <w:rPr>
          <w:rFonts w:hint="eastAsia"/>
          <w:lang w:eastAsia="ko-KR"/>
        </w:rPr>
        <w:t xml:space="preserve"> </w:t>
      </w:r>
      <w:r>
        <w:rPr>
          <w:rFonts w:hint="eastAsia"/>
          <w:lang w:eastAsia="ko-KR"/>
        </w:rPr>
        <w:t>경영상의</w:t>
      </w:r>
      <w:r>
        <w:rPr>
          <w:rFonts w:hint="eastAsia"/>
          <w:lang w:eastAsia="ko-KR"/>
        </w:rPr>
        <w:t xml:space="preserve"> </w:t>
      </w:r>
      <w:r>
        <w:rPr>
          <w:rFonts w:hint="eastAsia"/>
          <w:lang w:eastAsia="ko-KR"/>
        </w:rPr>
        <w:t>사유가</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경우</w:t>
      </w:r>
    </w:p>
    <w:p w14:paraId="63425F68" w14:textId="4D6F1DDA" w:rsidR="003E28D6" w:rsidRDefault="003E28D6" w:rsidP="00D05420">
      <w:pPr>
        <w:pStyle w:val="af"/>
        <w:numPr>
          <w:ilvl w:val="0"/>
          <w:numId w:val="28"/>
        </w:numPr>
        <w:rPr>
          <w:lang w:eastAsia="ko-KR"/>
        </w:rPr>
      </w:pPr>
      <w:r>
        <w:rPr>
          <w:rFonts w:hint="eastAsia"/>
          <w:lang w:eastAsia="ko-KR"/>
        </w:rPr>
        <w:t>임대인이</w:t>
      </w:r>
      <w:r>
        <w:rPr>
          <w:rFonts w:hint="eastAsia"/>
          <w:lang w:eastAsia="ko-KR"/>
        </w:rPr>
        <w:t xml:space="preserve"> </w:t>
      </w:r>
      <w:r>
        <w:rPr>
          <w:rFonts w:hint="eastAsia"/>
          <w:lang w:eastAsia="ko-KR"/>
        </w:rPr>
        <w:t>경영상의</w:t>
      </w:r>
      <w:r>
        <w:rPr>
          <w:rFonts w:hint="eastAsia"/>
          <w:lang w:eastAsia="ko-KR"/>
        </w:rPr>
        <w:t xml:space="preserve"> </w:t>
      </w:r>
      <w:r>
        <w:rPr>
          <w:rFonts w:hint="eastAsia"/>
          <w:lang w:eastAsia="ko-KR"/>
        </w:rPr>
        <w:t>이유로</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책임임대차</w:t>
      </w:r>
      <w:r>
        <w:rPr>
          <w:rFonts w:hint="eastAsia"/>
          <w:lang w:eastAsia="ko-KR"/>
        </w:rPr>
        <w:t xml:space="preserve"> </w:t>
      </w:r>
      <w:r>
        <w:rPr>
          <w:rFonts w:hint="eastAsia"/>
          <w:lang w:eastAsia="ko-KR"/>
        </w:rPr>
        <w:t>계약을</w:t>
      </w:r>
      <w:r>
        <w:rPr>
          <w:rFonts w:hint="eastAsia"/>
          <w:lang w:eastAsia="ko-KR"/>
        </w:rPr>
        <w:t xml:space="preserve"> </w:t>
      </w:r>
      <w:r>
        <w:rPr>
          <w:rFonts w:hint="eastAsia"/>
          <w:lang w:eastAsia="ko-KR"/>
        </w:rPr>
        <w:t>유지하다고</w:t>
      </w:r>
      <w:r>
        <w:rPr>
          <w:rFonts w:hint="eastAsia"/>
          <w:lang w:eastAsia="ko-KR"/>
        </w:rPr>
        <w:t xml:space="preserve"> </w:t>
      </w:r>
      <w:r>
        <w:rPr>
          <w:rFonts w:hint="eastAsia"/>
          <w:lang w:eastAsia="ko-KR"/>
        </w:rPr>
        <w:t>곤란하다고</w:t>
      </w:r>
      <w:r>
        <w:rPr>
          <w:rFonts w:hint="eastAsia"/>
          <w:lang w:eastAsia="ko-KR"/>
        </w:rPr>
        <w:t xml:space="preserve"> </w:t>
      </w:r>
      <w:r>
        <w:rPr>
          <w:rFonts w:hint="eastAsia"/>
          <w:lang w:eastAsia="ko-KR"/>
        </w:rPr>
        <w:t>판단하는</w:t>
      </w:r>
      <w:r>
        <w:rPr>
          <w:rFonts w:hint="eastAsia"/>
          <w:lang w:eastAsia="ko-KR"/>
        </w:rPr>
        <w:t xml:space="preserve"> </w:t>
      </w:r>
      <w:r>
        <w:rPr>
          <w:rFonts w:hint="eastAsia"/>
          <w:lang w:eastAsia="ko-KR"/>
        </w:rPr>
        <w:t>경우</w:t>
      </w:r>
    </w:p>
  </w:footnote>
  <w:footnote w:id="12">
    <w:p w14:paraId="328A79DD" w14:textId="3F617A12" w:rsidR="003E28D6" w:rsidRDefault="003E28D6">
      <w:pPr>
        <w:pStyle w:val="af"/>
        <w:rPr>
          <w:lang w:eastAsia="ko-KR"/>
        </w:rPr>
      </w:pPr>
      <w:r>
        <w:rPr>
          <w:rStyle w:val="ae"/>
        </w:rPr>
        <w:footnoteRef/>
      </w:r>
      <w:r>
        <w:t xml:space="preserve"> </w:t>
      </w:r>
      <w:r>
        <w:rPr>
          <w:rFonts w:hint="eastAsia"/>
          <w:lang w:eastAsia="ko-KR"/>
        </w:rPr>
        <w:t>책임임대차계약에서는</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사유로</w:t>
      </w:r>
      <w:r>
        <w:rPr>
          <w:rFonts w:hint="eastAsia"/>
          <w:lang w:eastAsia="ko-KR"/>
        </w:rPr>
        <w:t xml:space="preserve"> </w:t>
      </w:r>
      <w:r>
        <w:rPr>
          <w:rFonts w:hint="eastAsia"/>
          <w:lang w:eastAsia="ko-KR"/>
        </w:rPr>
        <w:t>인하여</w:t>
      </w:r>
      <w:r>
        <w:rPr>
          <w:rFonts w:hint="eastAsia"/>
          <w:lang w:eastAsia="ko-KR"/>
        </w:rPr>
        <w:t xml:space="preserve"> </w:t>
      </w:r>
      <w:r>
        <w:rPr>
          <w:rFonts w:hint="eastAsia"/>
          <w:lang w:eastAsia="ko-KR"/>
        </w:rPr>
        <w:t>갱신</w:t>
      </w:r>
      <w:r>
        <w:rPr>
          <w:rFonts w:hint="eastAsia"/>
          <w:lang w:eastAsia="ko-KR"/>
        </w:rPr>
        <w:t xml:space="preserve"> </w:t>
      </w:r>
      <w:r>
        <w:rPr>
          <w:rFonts w:hint="eastAsia"/>
          <w:lang w:eastAsia="ko-KR"/>
        </w:rPr>
        <w:t>거절</w:t>
      </w:r>
      <w:r>
        <w:rPr>
          <w:rFonts w:hint="eastAsia"/>
          <w:lang w:eastAsia="ko-KR"/>
        </w:rPr>
        <w:t xml:space="preserve"> </w:t>
      </w:r>
      <w:r>
        <w:rPr>
          <w:rFonts w:hint="eastAsia"/>
          <w:lang w:eastAsia="ko-KR"/>
        </w:rPr>
        <w:t>통보를</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주체를</w:t>
      </w:r>
      <w:r>
        <w:rPr>
          <w:rFonts w:hint="eastAsia"/>
          <w:lang w:eastAsia="ko-KR"/>
        </w:rPr>
        <w:t xml:space="preserve"> </w:t>
      </w:r>
      <w:r>
        <w:rPr>
          <w:rFonts w:hint="eastAsia"/>
          <w:lang w:eastAsia="ko-KR"/>
        </w:rPr>
        <w:t>명시하고</w:t>
      </w:r>
      <w:r>
        <w:rPr>
          <w:rFonts w:hint="eastAsia"/>
          <w:lang w:eastAsia="ko-KR"/>
        </w:rPr>
        <w:t xml:space="preserve"> </w:t>
      </w:r>
      <w:r>
        <w:rPr>
          <w:rFonts w:hint="eastAsia"/>
          <w:lang w:eastAsia="ko-KR"/>
        </w:rPr>
        <w:t>있지</w:t>
      </w:r>
      <w:r>
        <w:rPr>
          <w:rFonts w:hint="eastAsia"/>
          <w:lang w:eastAsia="ko-KR"/>
        </w:rPr>
        <w:t xml:space="preserve"> </w:t>
      </w:r>
      <w:r>
        <w:rPr>
          <w:rFonts w:hint="eastAsia"/>
          <w:lang w:eastAsia="ko-KR"/>
        </w:rPr>
        <w:t>않으므로</w:t>
      </w:r>
      <w:r>
        <w:rPr>
          <w:rFonts w:hint="eastAsia"/>
          <w:lang w:eastAsia="ko-KR"/>
        </w:rPr>
        <w:t>,</w:t>
      </w:r>
      <w:r>
        <w:rPr>
          <w:lang w:eastAsia="ko-KR"/>
        </w:rPr>
        <w:t xml:space="preserve"> </w:t>
      </w:r>
      <w:r>
        <w:rPr>
          <w:rFonts w:hint="eastAsia"/>
          <w:lang w:eastAsia="ko-KR"/>
        </w:rPr>
        <w:t>임대인과</w:t>
      </w:r>
      <w:r>
        <w:rPr>
          <w:rFonts w:hint="eastAsia"/>
          <w:lang w:eastAsia="ko-KR"/>
        </w:rPr>
        <w:t xml:space="preserve"> </w:t>
      </w:r>
      <w:r>
        <w:rPr>
          <w:rFonts w:hint="eastAsia"/>
          <w:lang w:eastAsia="ko-KR"/>
        </w:rPr>
        <w:t>임차인</w:t>
      </w:r>
      <w:r>
        <w:rPr>
          <w:rFonts w:hint="eastAsia"/>
          <w:lang w:eastAsia="ko-KR"/>
        </w:rPr>
        <w:t xml:space="preserve"> </w:t>
      </w:r>
      <w:r>
        <w:rPr>
          <w:rFonts w:hint="eastAsia"/>
          <w:lang w:eastAsia="ko-KR"/>
        </w:rPr>
        <w:t>모두</w:t>
      </w:r>
      <w:r>
        <w:rPr>
          <w:rFonts w:hint="eastAsia"/>
          <w:lang w:eastAsia="ko-KR"/>
        </w:rPr>
        <w:t xml:space="preserve"> </w:t>
      </w:r>
      <w:r>
        <w:rPr>
          <w:rFonts w:hint="eastAsia"/>
          <w:lang w:eastAsia="ko-KR"/>
        </w:rPr>
        <w:t>책임임대차계약에서</w:t>
      </w:r>
      <w:r>
        <w:rPr>
          <w:rFonts w:hint="eastAsia"/>
          <w:lang w:eastAsia="ko-KR"/>
        </w:rPr>
        <w:t xml:space="preserve"> </w:t>
      </w:r>
      <w:r>
        <w:rPr>
          <w:rFonts w:hint="eastAsia"/>
          <w:lang w:eastAsia="ko-KR"/>
        </w:rPr>
        <w:t>정한</w:t>
      </w:r>
      <w:r>
        <w:rPr>
          <w:rFonts w:hint="eastAsia"/>
          <w:lang w:eastAsia="ko-KR"/>
        </w:rPr>
        <w:t xml:space="preserve"> </w:t>
      </w:r>
      <w:r>
        <w:rPr>
          <w:rFonts w:hint="eastAsia"/>
          <w:lang w:eastAsia="ko-KR"/>
        </w:rPr>
        <w:t>사유가</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한하여</w:t>
      </w:r>
      <w:r>
        <w:rPr>
          <w:rFonts w:hint="eastAsia"/>
          <w:lang w:eastAsia="ko-KR"/>
        </w:rPr>
        <w:t xml:space="preserve"> </w:t>
      </w:r>
      <w:r>
        <w:rPr>
          <w:rFonts w:hint="eastAsia"/>
          <w:lang w:eastAsia="ko-KR"/>
        </w:rPr>
        <w:t>갱신</w:t>
      </w:r>
      <w:r>
        <w:rPr>
          <w:rFonts w:hint="eastAsia"/>
          <w:lang w:eastAsia="ko-KR"/>
        </w:rPr>
        <w:t xml:space="preserve"> </w:t>
      </w:r>
      <w:r>
        <w:rPr>
          <w:rFonts w:hint="eastAsia"/>
          <w:lang w:eastAsia="ko-KR"/>
        </w:rPr>
        <w:t>거절이</w:t>
      </w:r>
      <w:r>
        <w:rPr>
          <w:rFonts w:hint="eastAsia"/>
          <w:lang w:eastAsia="ko-KR"/>
        </w:rPr>
        <w:t xml:space="preserve"> </w:t>
      </w:r>
      <w:r>
        <w:rPr>
          <w:rFonts w:hint="eastAsia"/>
          <w:lang w:eastAsia="ko-KR"/>
        </w:rPr>
        <w:t>가능하다고</w:t>
      </w:r>
      <w:r>
        <w:rPr>
          <w:rFonts w:hint="eastAsia"/>
          <w:lang w:eastAsia="ko-KR"/>
        </w:rPr>
        <w:t xml:space="preserve"> </w:t>
      </w:r>
      <w:r>
        <w:rPr>
          <w:rFonts w:hint="eastAsia"/>
          <w:lang w:eastAsia="ko-KR"/>
        </w:rPr>
        <w:t>해석될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있을</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보임</w:t>
      </w:r>
      <w:r>
        <w:rPr>
          <w:rFonts w:hint="eastAsia"/>
          <w:lang w:eastAsia="ko-KR"/>
        </w:rPr>
        <w:t>.</w:t>
      </w:r>
      <w:r>
        <w:rPr>
          <w:lang w:eastAsia="ko-KR"/>
        </w:rPr>
        <w:t xml:space="preserve"> </w:t>
      </w:r>
      <w:r>
        <w:rPr>
          <w:rFonts w:hint="eastAsia"/>
          <w:lang w:eastAsia="ko-KR"/>
        </w:rPr>
        <w:t>이렇게</w:t>
      </w:r>
      <w:r>
        <w:rPr>
          <w:rFonts w:hint="eastAsia"/>
          <w:lang w:eastAsia="ko-KR"/>
        </w:rPr>
        <w:t xml:space="preserve"> </w:t>
      </w:r>
      <w:r>
        <w:rPr>
          <w:rFonts w:hint="eastAsia"/>
          <w:lang w:eastAsia="ko-KR"/>
        </w:rPr>
        <w:t>해석되는</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임차인</w:t>
      </w:r>
      <w:r>
        <w:rPr>
          <w:rFonts w:hint="eastAsia"/>
          <w:lang w:eastAsia="ko-KR"/>
        </w:rPr>
        <w:t xml:space="preserve"> </w:t>
      </w:r>
      <w:r>
        <w:rPr>
          <w:rFonts w:hint="eastAsia"/>
          <w:lang w:eastAsia="ko-KR"/>
        </w:rPr>
        <w:t>입장에서는</w:t>
      </w:r>
      <w:r>
        <w:rPr>
          <w:rFonts w:hint="eastAsia"/>
          <w:lang w:eastAsia="ko-KR"/>
        </w:rPr>
        <w:t xml:space="preserve"> </w:t>
      </w:r>
      <w:r>
        <w:rPr>
          <w:rFonts w:hint="eastAsia"/>
          <w:lang w:eastAsia="ko-KR"/>
        </w:rPr>
        <w:t>갱신을</w:t>
      </w:r>
      <w:r>
        <w:rPr>
          <w:rFonts w:hint="eastAsia"/>
          <w:lang w:eastAsia="ko-KR"/>
        </w:rPr>
        <w:t xml:space="preserve"> </w:t>
      </w:r>
      <w:r>
        <w:rPr>
          <w:rFonts w:hint="eastAsia"/>
          <w:lang w:eastAsia="ko-KR"/>
        </w:rPr>
        <w:t>거절할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사유가</w:t>
      </w:r>
      <w:r>
        <w:rPr>
          <w:rFonts w:hint="eastAsia"/>
          <w:lang w:eastAsia="ko-KR"/>
        </w:rPr>
        <w:t xml:space="preserve"> </w:t>
      </w:r>
      <w:r>
        <w:rPr>
          <w:rFonts w:hint="eastAsia"/>
          <w:lang w:eastAsia="ko-KR"/>
        </w:rPr>
        <w:t>매우</w:t>
      </w:r>
      <w:r>
        <w:rPr>
          <w:rFonts w:hint="eastAsia"/>
          <w:lang w:eastAsia="ko-KR"/>
        </w:rPr>
        <w:t xml:space="preserve"> </w:t>
      </w:r>
      <w:r>
        <w:rPr>
          <w:rFonts w:hint="eastAsia"/>
          <w:lang w:eastAsia="ko-KR"/>
        </w:rPr>
        <w:t>제한적이라는</w:t>
      </w:r>
      <w:r>
        <w:rPr>
          <w:rFonts w:hint="eastAsia"/>
          <w:lang w:eastAsia="ko-KR"/>
        </w:rPr>
        <w:t xml:space="preserve"> </w:t>
      </w:r>
      <w:r>
        <w:rPr>
          <w:rFonts w:hint="eastAsia"/>
          <w:lang w:eastAsia="ko-KR"/>
        </w:rPr>
        <w:t>점에</w:t>
      </w:r>
      <w:r>
        <w:rPr>
          <w:rFonts w:hint="eastAsia"/>
          <w:lang w:eastAsia="ko-KR"/>
        </w:rPr>
        <w:t xml:space="preserve"> </w:t>
      </w:r>
      <w:r>
        <w:rPr>
          <w:rFonts w:hint="eastAsia"/>
          <w:lang w:eastAsia="ko-KR"/>
        </w:rPr>
        <w:t>유의할</w:t>
      </w:r>
      <w:r>
        <w:rPr>
          <w:rFonts w:hint="eastAsia"/>
          <w:lang w:eastAsia="ko-KR"/>
        </w:rPr>
        <w:t xml:space="preserve"> </w:t>
      </w:r>
      <w:r>
        <w:rPr>
          <w:rFonts w:hint="eastAsia"/>
          <w:lang w:eastAsia="ko-KR"/>
        </w:rPr>
        <w:t>필요가</w:t>
      </w:r>
      <w:r>
        <w:rPr>
          <w:rFonts w:hint="eastAsia"/>
          <w:lang w:eastAsia="ko-KR"/>
        </w:rPr>
        <w:t xml:space="preserve"> </w:t>
      </w:r>
      <w:r>
        <w:rPr>
          <w:rFonts w:hint="eastAsia"/>
          <w:lang w:eastAsia="ko-KR"/>
        </w:rPr>
        <w:t>있겠음</w:t>
      </w:r>
      <w:r>
        <w:rPr>
          <w:rFonts w:hint="eastAsia"/>
          <w:lang w:eastAsia="ko-KR"/>
        </w:rPr>
        <w:t>.</w:t>
      </w:r>
      <w:r>
        <w:rPr>
          <w:lang w:eastAsia="ko-KR"/>
        </w:rPr>
        <w:t xml:space="preserve"> </w:t>
      </w:r>
    </w:p>
  </w:footnote>
  <w:footnote w:id="13">
    <w:p w14:paraId="39938A7B" w14:textId="64310015" w:rsidR="003E28D6" w:rsidRPr="0074303D" w:rsidRDefault="003E28D6">
      <w:pPr>
        <w:pStyle w:val="af"/>
        <w:rPr>
          <w:lang w:eastAsia="ko-KR"/>
        </w:rPr>
      </w:pPr>
      <w:r>
        <w:rPr>
          <w:rStyle w:val="ae"/>
        </w:rPr>
        <w:footnoteRef/>
      </w:r>
      <w:r>
        <w:t xml:space="preserve"> </w:t>
      </w:r>
      <w:r>
        <w:rPr>
          <w:rFonts w:hint="eastAsia"/>
          <w:lang w:eastAsia="ko-KR"/>
        </w:rPr>
        <w:t>참고로</w:t>
      </w:r>
      <w:r>
        <w:rPr>
          <w:rFonts w:hint="eastAsia"/>
          <w:lang w:eastAsia="ko-KR"/>
        </w:rPr>
        <w:t>,</w:t>
      </w:r>
      <w:r>
        <w:rPr>
          <w:lang w:eastAsia="ko-KR"/>
        </w:rPr>
        <w:t xml:space="preserve"> </w:t>
      </w:r>
      <w:r>
        <w:rPr>
          <w:rFonts w:hint="eastAsia"/>
          <w:lang w:eastAsia="ko-KR"/>
        </w:rPr>
        <w:t>민법</w:t>
      </w:r>
      <w:r>
        <w:rPr>
          <w:rFonts w:hint="eastAsia"/>
          <w:lang w:eastAsia="ko-KR"/>
        </w:rPr>
        <w:t xml:space="preserve"> </w:t>
      </w:r>
      <w:r>
        <w:rPr>
          <w:rFonts w:hint="eastAsia"/>
          <w:lang w:eastAsia="ko-KR"/>
        </w:rPr>
        <w:t>제</w:t>
      </w:r>
      <w:r>
        <w:rPr>
          <w:rFonts w:hint="eastAsia"/>
          <w:lang w:eastAsia="ko-KR"/>
        </w:rPr>
        <w:t>6</w:t>
      </w:r>
      <w:r>
        <w:rPr>
          <w:lang w:eastAsia="ko-KR"/>
        </w:rPr>
        <w:t>29</w:t>
      </w:r>
      <w:r>
        <w:rPr>
          <w:rFonts w:hint="eastAsia"/>
          <w:lang w:eastAsia="ko-KR"/>
        </w:rPr>
        <w:t>조에</w:t>
      </w:r>
      <w:r>
        <w:rPr>
          <w:rFonts w:hint="eastAsia"/>
          <w:lang w:eastAsia="ko-KR"/>
        </w:rPr>
        <w:t xml:space="preserve"> </w:t>
      </w:r>
      <w:r>
        <w:rPr>
          <w:rFonts w:hint="eastAsia"/>
          <w:lang w:eastAsia="ko-KR"/>
        </w:rPr>
        <w:t>의하면</w:t>
      </w:r>
      <w:r>
        <w:rPr>
          <w:rFonts w:hint="eastAsia"/>
          <w:lang w:eastAsia="ko-KR"/>
        </w:rPr>
        <w:t xml:space="preserve">, </w:t>
      </w:r>
      <w:r>
        <w:rPr>
          <w:rFonts w:hint="eastAsia"/>
          <w:lang w:eastAsia="ko-KR"/>
        </w:rPr>
        <w:t>임차인은</w:t>
      </w:r>
      <w:r>
        <w:rPr>
          <w:rFonts w:hint="eastAsia"/>
          <w:lang w:eastAsia="ko-KR"/>
        </w:rPr>
        <w:t xml:space="preserve"> </w:t>
      </w:r>
      <w:r>
        <w:rPr>
          <w:rFonts w:hint="eastAsia"/>
          <w:lang w:eastAsia="ko-KR"/>
        </w:rPr>
        <w:t>임대인의</w:t>
      </w:r>
      <w:r>
        <w:rPr>
          <w:rFonts w:hint="eastAsia"/>
          <w:lang w:eastAsia="ko-KR"/>
        </w:rPr>
        <w:t xml:space="preserve"> </w:t>
      </w:r>
      <w:r>
        <w:rPr>
          <w:rFonts w:hint="eastAsia"/>
          <w:lang w:eastAsia="ko-KR"/>
        </w:rPr>
        <w:t>동의없이</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권리를</w:t>
      </w:r>
      <w:r>
        <w:rPr>
          <w:rFonts w:hint="eastAsia"/>
          <w:lang w:eastAsia="ko-KR"/>
        </w:rPr>
        <w:t xml:space="preserve"> </w:t>
      </w:r>
      <w:r>
        <w:rPr>
          <w:rFonts w:hint="eastAsia"/>
          <w:lang w:eastAsia="ko-KR"/>
        </w:rPr>
        <w:t>양도하거나</w:t>
      </w:r>
      <w:r>
        <w:rPr>
          <w:rFonts w:hint="eastAsia"/>
          <w:lang w:eastAsia="ko-KR"/>
        </w:rPr>
        <w:t xml:space="preserve"> </w:t>
      </w:r>
      <w:r>
        <w:rPr>
          <w:rFonts w:hint="eastAsia"/>
          <w:lang w:eastAsia="ko-KR"/>
        </w:rPr>
        <w:t>임차물을</w:t>
      </w:r>
      <w:r>
        <w:rPr>
          <w:rFonts w:hint="eastAsia"/>
          <w:lang w:eastAsia="ko-KR"/>
        </w:rPr>
        <w:t xml:space="preserve"> </w:t>
      </w:r>
      <w:r>
        <w:rPr>
          <w:rFonts w:hint="eastAsia"/>
          <w:lang w:eastAsia="ko-KR"/>
        </w:rPr>
        <w:t>전대하지</w:t>
      </w:r>
      <w:r>
        <w:rPr>
          <w:rFonts w:hint="eastAsia"/>
          <w:lang w:eastAsia="ko-KR"/>
        </w:rPr>
        <w:t xml:space="preserve"> </w:t>
      </w:r>
      <w:r>
        <w:rPr>
          <w:rFonts w:hint="eastAsia"/>
          <w:lang w:eastAsia="ko-KR"/>
        </w:rPr>
        <w:t>못하는데</w:t>
      </w:r>
      <w:r>
        <w:rPr>
          <w:rFonts w:hint="eastAsia"/>
          <w:lang w:eastAsia="ko-KR"/>
        </w:rPr>
        <w:t xml:space="preserve">, </w:t>
      </w:r>
      <w:r>
        <w:rPr>
          <w:rFonts w:hint="eastAsia"/>
          <w:lang w:eastAsia="ko-KR"/>
        </w:rPr>
        <w:t>이러한</w:t>
      </w:r>
      <w:r>
        <w:rPr>
          <w:rFonts w:hint="eastAsia"/>
          <w:lang w:eastAsia="ko-KR"/>
        </w:rPr>
        <w:t xml:space="preserve"> </w:t>
      </w:r>
      <w:r>
        <w:rPr>
          <w:rFonts w:hint="eastAsia"/>
          <w:lang w:eastAsia="ko-KR"/>
        </w:rPr>
        <w:t>본건</w:t>
      </w:r>
      <w:r>
        <w:rPr>
          <w:rFonts w:hint="eastAsia"/>
          <w:lang w:eastAsia="ko-KR"/>
        </w:rPr>
        <w:t xml:space="preserve"> </w:t>
      </w:r>
      <w:r>
        <w:rPr>
          <w:rFonts w:hint="eastAsia"/>
          <w:lang w:eastAsia="ko-KR"/>
        </w:rPr>
        <w:t>책임임대차계약의</w:t>
      </w:r>
      <w:r>
        <w:rPr>
          <w:rFonts w:hint="eastAsia"/>
          <w:lang w:eastAsia="ko-KR"/>
        </w:rPr>
        <w:t xml:space="preserve"> </w:t>
      </w:r>
      <w:r>
        <w:rPr>
          <w:rFonts w:hint="eastAsia"/>
          <w:lang w:eastAsia="ko-KR"/>
        </w:rPr>
        <w:t>조항은</w:t>
      </w:r>
      <w:r>
        <w:rPr>
          <w:rFonts w:hint="eastAsia"/>
          <w:lang w:eastAsia="ko-KR"/>
        </w:rPr>
        <w:t xml:space="preserve"> </w:t>
      </w:r>
      <w:r>
        <w:rPr>
          <w:rFonts w:hint="eastAsia"/>
          <w:lang w:eastAsia="ko-KR"/>
        </w:rPr>
        <w:t>위</w:t>
      </w:r>
      <w:r>
        <w:rPr>
          <w:rFonts w:hint="eastAsia"/>
          <w:lang w:eastAsia="ko-KR"/>
        </w:rPr>
        <w:t xml:space="preserve"> </w:t>
      </w:r>
      <w:r>
        <w:rPr>
          <w:rFonts w:hint="eastAsia"/>
          <w:lang w:eastAsia="ko-KR"/>
        </w:rPr>
        <w:t>민법</w:t>
      </w:r>
      <w:r>
        <w:rPr>
          <w:rFonts w:hint="eastAsia"/>
          <w:lang w:eastAsia="ko-KR"/>
        </w:rPr>
        <w:t xml:space="preserve"> </w:t>
      </w:r>
      <w:r>
        <w:rPr>
          <w:rFonts w:hint="eastAsia"/>
          <w:lang w:eastAsia="ko-KR"/>
        </w:rPr>
        <w:t>조항에</w:t>
      </w:r>
      <w:r>
        <w:rPr>
          <w:rFonts w:hint="eastAsia"/>
          <w:lang w:eastAsia="ko-KR"/>
        </w:rPr>
        <w:t xml:space="preserve"> </w:t>
      </w:r>
      <w:r>
        <w:rPr>
          <w:rFonts w:hint="eastAsia"/>
          <w:lang w:eastAsia="ko-KR"/>
        </w:rPr>
        <w:t>따른</w:t>
      </w:r>
      <w:r>
        <w:rPr>
          <w:rFonts w:hint="eastAsia"/>
          <w:lang w:eastAsia="ko-KR"/>
        </w:rPr>
        <w:t xml:space="preserve"> </w:t>
      </w:r>
      <w:r>
        <w:rPr>
          <w:rFonts w:hint="eastAsia"/>
          <w:lang w:eastAsia="ko-KR"/>
        </w:rPr>
        <w:t>임대인의</w:t>
      </w:r>
      <w:r>
        <w:rPr>
          <w:rFonts w:hint="eastAsia"/>
          <w:lang w:eastAsia="ko-KR"/>
        </w:rPr>
        <w:t xml:space="preserve"> </w:t>
      </w:r>
      <w:r>
        <w:rPr>
          <w:rFonts w:hint="eastAsia"/>
          <w:lang w:eastAsia="ko-KR"/>
        </w:rPr>
        <w:t>동의를</w:t>
      </w:r>
      <w:r>
        <w:rPr>
          <w:rFonts w:hint="eastAsia"/>
          <w:lang w:eastAsia="ko-KR"/>
        </w:rPr>
        <w:t xml:space="preserve"> </w:t>
      </w:r>
      <w:r>
        <w:rPr>
          <w:rFonts w:hint="eastAsia"/>
          <w:lang w:eastAsia="ko-KR"/>
        </w:rPr>
        <w:t>미리</w:t>
      </w:r>
      <w:r>
        <w:rPr>
          <w:rFonts w:hint="eastAsia"/>
          <w:lang w:eastAsia="ko-KR"/>
        </w:rPr>
        <w:t xml:space="preserve"> </w:t>
      </w:r>
      <w:r>
        <w:rPr>
          <w:rFonts w:hint="eastAsia"/>
          <w:lang w:eastAsia="ko-KR"/>
        </w:rPr>
        <w:t>제공한</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해석하는</w:t>
      </w:r>
      <w:r>
        <w:rPr>
          <w:rFonts w:hint="eastAsia"/>
          <w:lang w:eastAsia="ko-KR"/>
        </w:rPr>
        <w:t xml:space="preserve"> </w:t>
      </w:r>
      <w:r>
        <w:rPr>
          <w:rFonts w:hint="eastAsia"/>
          <w:lang w:eastAsia="ko-KR"/>
        </w:rPr>
        <w:t>것이</w:t>
      </w:r>
      <w:r>
        <w:rPr>
          <w:rFonts w:hint="eastAsia"/>
          <w:lang w:eastAsia="ko-KR"/>
        </w:rPr>
        <w:t xml:space="preserve"> </w:t>
      </w:r>
      <w:r>
        <w:rPr>
          <w:rFonts w:hint="eastAsia"/>
          <w:lang w:eastAsia="ko-KR"/>
        </w:rPr>
        <w:t>합리적으로</w:t>
      </w:r>
      <w:r>
        <w:rPr>
          <w:rFonts w:hint="eastAsia"/>
          <w:lang w:eastAsia="ko-KR"/>
        </w:rPr>
        <w:t xml:space="preserve"> </w:t>
      </w:r>
      <w:r>
        <w:rPr>
          <w:rFonts w:hint="eastAsia"/>
          <w:lang w:eastAsia="ko-KR"/>
        </w:rPr>
        <w:t>보임</w:t>
      </w:r>
      <w:r>
        <w:rPr>
          <w:rFonts w:hint="eastAsia"/>
          <w:lang w:eastAsia="ko-KR"/>
        </w:rPr>
        <w:t>.</w:t>
      </w:r>
    </w:p>
  </w:footnote>
  <w:footnote w:id="14">
    <w:p w14:paraId="5B07250E" w14:textId="546408BA" w:rsidR="003E28D6" w:rsidRPr="007A6FC8" w:rsidRDefault="003E28D6" w:rsidP="00F83171">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㈜웅진은</w:t>
      </w:r>
      <w:r w:rsidRPr="007A6FC8">
        <w:rPr>
          <w:rFonts w:ascii="Times" w:eastAsia="바탕체" w:hAnsi="Times" w:cs="Times"/>
        </w:rPr>
        <w:t xml:space="preserve"> </w:t>
      </w:r>
      <w:r w:rsidRPr="007A6FC8">
        <w:rPr>
          <w:rFonts w:ascii="Times" w:eastAsia="바탕체" w:hAnsi="Times" w:cs="Times"/>
        </w:rPr>
        <w:t>매도인의</w:t>
      </w:r>
      <w:r w:rsidRPr="007A6FC8">
        <w:rPr>
          <w:rFonts w:ascii="Times" w:eastAsia="바탕체" w:hAnsi="Times" w:cs="Times"/>
        </w:rPr>
        <w:t xml:space="preserve"> </w:t>
      </w:r>
      <w:r w:rsidRPr="007A6FC8">
        <w:rPr>
          <w:rFonts w:ascii="Times" w:eastAsia="바탕체" w:hAnsi="Times" w:cs="Times"/>
        </w:rPr>
        <w:t>동의를</w:t>
      </w:r>
      <w:r w:rsidRPr="007A6FC8">
        <w:rPr>
          <w:rFonts w:ascii="Times" w:eastAsia="바탕체" w:hAnsi="Times" w:cs="Times"/>
        </w:rPr>
        <w:t xml:space="preserve"> </w:t>
      </w:r>
      <w:r w:rsidRPr="007A6FC8">
        <w:rPr>
          <w:rFonts w:ascii="Times" w:eastAsia="바탕체" w:hAnsi="Times" w:cs="Times"/>
        </w:rPr>
        <w:t>받아</w:t>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건물</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w:t>
      </w:r>
      <w:proofErr w:type="spellStart"/>
      <w:r w:rsidRPr="007A6FC8">
        <w:rPr>
          <w:rFonts w:ascii="Times" w:eastAsia="바탕체" w:hAnsi="Times" w:cs="Times"/>
        </w:rPr>
        <w:t>i</w:t>
      </w:r>
      <w:proofErr w:type="spellEnd"/>
      <w:r w:rsidRPr="007A6FC8">
        <w:rPr>
          <w:rFonts w:ascii="Times" w:eastAsia="바탕체" w:hAnsi="Times" w:cs="Times"/>
        </w:rPr>
        <w:t>) 901</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11.7m</w:t>
      </w:r>
      <w:r w:rsidRPr="007A6FC8">
        <w:rPr>
          <w:rFonts w:ascii="Times" w:eastAsia="바탕체" w:hAnsi="Times" w:cs="Times"/>
          <w:vertAlign w:val="superscript"/>
        </w:rPr>
        <w:t>2</w:t>
      </w:r>
      <w:r w:rsidRPr="007A6FC8">
        <w:rPr>
          <w:rFonts w:ascii="Times" w:eastAsia="바탕체" w:hAnsi="Times" w:cs="Times"/>
        </w:rPr>
        <w:t>를</w:t>
      </w:r>
      <w:r w:rsidRPr="007A6FC8">
        <w:rPr>
          <w:rFonts w:ascii="Times" w:eastAsia="바탕체" w:hAnsi="Times" w:cs="Times"/>
        </w:rPr>
        <w:t xml:space="preserve"> </w:t>
      </w:r>
      <w:r w:rsidRPr="007A6FC8">
        <w:rPr>
          <w:rFonts w:ascii="Times" w:eastAsia="바탕체" w:hAnsi="Times" w:cs="Times"/>
        </w:rPr>
        <w:t>㈜웅진에버스카이에</w:t>
      </w:r>
      <w:r w:rsidRPr="007A6FC8">
        <w:rPr>
          <w:rFonts w:ascii="Times" w:eastAsia="바탕체" w:hAnsi="Times" w:cs="Times"/>
        </w:rPr>
        <w:t>, (ii) 901</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71.8m</w:t>
      </w:r>
      <w:r w:rsidRPr="007A6FC8">
        <w:rPr>
          <w:rFonts w:ascii="Times" w:eastAsia="바탕체" w:hAnsi="Times" w:cs="Times"/>
          <w:vertAlign w:val="superscript"/>
        </w:rPr>
        <w:t>2</w:t>
      </w:r>
      <w:r w:rsidRPr="007A6FC8">
        <w:rPr>
          <w:rFonts w:ascii="Times" w:eastAsia="바탕체" w:hAnsi="Times" w:cs="Times"/>
        </w:rPr>
        <w:t>를</w:t>
      </w:r>
      <w:r w:rsidRPr="007A6FC8">
        <w:rPr>
          <w:rFonts w:ascii="Times" w:eastAsia="바탕체" w:hAnsi="Times" w:cs="Times"/>
        </w:rPr>
        <w:t xml:space="preserve"> </w:t>
      </w:r>
      <w:r w:rsidRPr="007A6FC8">
        <w:rPr>
          <w:rFonts w:ascii="Times" w:eastAsia="바탕체" w:hAnsi="Times" w:cs="Times"/>
        </w:rPr>
        <w:t>㈜웅진투투럽에</w:t>
      </w:r>
      <w:r w:rsidRPr="007A6FC8">
        <w:rPr>
          <w:rFonts w:ascii="Times" w:eastAsia="바탕체" w:hAnsi="Times" w:cs="Times"/>
        </w:rPr>
        <w:t>, (iii) 901</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212.3m</w:t>
      </w:r>
      <w:r w:rsidRPr="007A6FC8">
        <w:rPr>
          <w:rFonts w:ascii="Times" w:eastAsia="바탕체" w:hAnsi="Times" w:cs="Times"/>
          <w:vertAlign w:val="superscript"/>
        </w:rPr>
        <w:t>2</w:t>
      </w:r>
      <w:r w:rsidRPr="007A6FC8">
        <w:rPr>
          <w:rFonts w:ascii="Times" w:eastAsia="바탕체" w:hAnsi="Times" w:cs="Times"/>
        </w:rPr>
        <w:t>를</w:t>
      </w:r>
      <w:r w:rsidRPr="007A6FC8">
        <w:rPr>
          <w:rFonts w:ascii="Times" w:eastAsia="바탕체" w:hAnsi="Times" w:cs="Times"/>
        </w:rPr>
        <w:t xml:space="preserve"> </w:t>
      </w:r>
      <w:r w:rsidRPr="007A6FC8">
        <w:rPr>
          <w:rFonts w:ascii="Times" w:eastAsia="바탕체" w:hAnsi="Times" w:cs="Times"/>
        </w:rPr>
        <w:t>㈜</w:t>
      </w:r>
      <w:r>
        <w:rPr>
          <w:rFonts w:ascii="Times" w:eastAsia="바탕체" w:hAnsi="Times" w:cs="Times" w:hint="eastAsia"/>
          <w:lang w:eastAsia="ko-KR"/>
        </w:rPr>
        <w:t>웅진</w:t>
      </w:r>
      <w:r w:rsidRPr="007A6FC8">
        <w:rPr>
          <w:rFonts w:ascii="Times" w:eastAsia="바탕체" w:hAnsi="Times" w:cs="Times"/>
        </w:rPr>
        <w:t>휴캄</w:t>
      </w:r>
      <w:r>
        <w:rPr>
          <w:rFonts w:ascii="Times" w:eastAsia="바탕체" w:hAnsi="Times" w:cs="Times" w:hint="eastAsia"/>
          <w:lang w:eastAsia="ko-KR"/>
        </w:rPr>
        <w:t>(</w:t>
      </w:r>
      <w:r>
        <w:rPr>
          <w:rFonts w:ascii="Times" w:eastAsia="바탕체" w:hAnsi="Times" w:cs="Times" w:hint="eastAsia"/>
          <w:lang w:eastAsia="ko-KR"/>
        </w:rPr>
        <w:t>변경전상호</w:t>
      </w:r>
      <w:r>
        <w:rPr>
          <w:rFonts w:ascii="Times" w:eastAsia="바탕체" w:hAnsi="Times" w:cs="Times" w:hint="eastAsia"/>
          <w:lang w:eastAsia="ko-KR"/>
        </w:rPr>
        <w:t>:</w:t>
      </w:r>
      <w:r>
        <w:rPr>
          <w:rFonts w:ascii="Times" w:eastAsia="바탕체" w:hAnsi="Times" w:cs="Times"/>
          <w:lang w:eastAsia="ko-KR"/>
        </w:rPr>
        <w:t xml:space="preserve"> </w:t>
      </w:r>
      <w:r>
        <w:rPr>
          <w:rFonts w:ascii="Times" w:eastAsia="바탕체" w:hAnsi="Times" w:cs="Times"/>
          <w:lang w:eastAsia="ko-KR"/>
        </w:rPr>
        <w:t>㈜</w:t>
      </w:r>
      <w:proofErr w:type="spellStart"/>
      <w:r>
        <w:rPr>
          <w:rFonts w:ascii="Times" w:eastAsia="바탕체" w:hAnsi="Times" w:cs="Times" w:hint="eastAsia"/>
          <w:lang w:eastAsia="ko-KR"/>
        </w:rPr>
        <w:t>휴캄</w:t>
      </w:r>
      <w:proofErr w:type="spellEnd"/>
      <w:r>
        <w:rPr>
          <w:rFonts w:ascii="Times" w:eastAsia="바탕체" w:hAnsi="Times" w:cs="Times" w:hint="eastAsia"/>
          <w:lang w:eastAsia="ko-KR"/>
        </w:rPr>
        <w:t>)</w:t>
      </w:r>
      <w:r w:rsidRPr="007A6FC8">
        <w:rPr>
          <w:rFonts w:ascii="Times" w:eastAsia="바탕체" w:hAnsi="Times" w:cs="Times"/>
        </w:rPr>
        <w:t>에</w:t>
      </w:r>
      <w:r w:rsidRPr="007A6FC8">
        <w:rPr>
          <w:rFonts w:ascii="Times" w:eastAsia="바탕체" w:hAnsi="Times" w:cs="Times"/>
        </w:rPr>
        <w:t>, (iv) 1602</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15.2m</w:t>
      </w:r>
      <w:r w:rsidRPr="007A6FC8">
        <w:rPr>
          <w:rFonts w:ascii="Times" w:eastAsia="바탕체" w:hAnsi="Times" w:cs="Times"/>
          <w:vertAlign w:val="superscript"/>
        </w:rPr>
        <w:t>2</w:t>
      </w:r>
      <w:r w:rsidRPr="007A6FC8">
        <w:rPr>
          <w:rFonts w:ascii="Times" w:eastAsia="바탕체" w:hAnsi="Times" w:cs="Times"/>
        </w:rPr>
        <w:t>를</w:t>
      </w:r>
      <w:r w:rsidRPr="007A6FC8">
        <w:rPr>
          <w:rFonts w:ascii="Times" w:eastAsia="바탕체" w:hAnsi="Times" w:cs="Times"/>
        </w:rPr>
        <w:t xml:space="preserve"> </w:t>
      </w:r>
      <w:r w:rsidRPr="007A6FC8">
        <w:rPr>
          <w:rFonts w:ascii="Times" w:eastAsia="바탕체" w:hAnsi="Times" w:cs="Times"/>
        </w:rPr>
        <w:t>㈜웅진생활건강에</w:t>
      </w:r>
      <w:r w:rsidRPr="007A6FC8">
        <w:rPr>
          <w:rFonts w:ascii="Times" w:eastAsia="바탕체" w:hAnsi="Times" w:cs="Times"/>
        </w:rPr>
        <w:t>, (v) 1602</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370.7m</w:t>
      </w:r>
      <w:r w:rsidRPr="007A6FC8">
        <w:rPr>
          <w:rFonts w:ascii="Times" w:eastAsia="바탕체" w:hAnsi="Times" w:cs="Times"/>
          <w:vertAlign w:val="superscript"/>
        </w:rPr>
        <w:t>2</w:t>
      </w:r>
      <w:r w:rsidRPr="007A6FC8">
        <w:rPr>
          <w:rFonts w:ascii="Times" w:eastAsia="바탕체" w:hAnsi="Times" w:cs="Times"/>
        </w:rPr>
        <w:t>를</w:t>
      </w:r>
      <w:r w:rsidRPr="007A6FC8">
        <w:rPr>
          <w:rFonts w:ascii="Times" w:eastAsia="바탕체" w:hAnsi="Times" w:cs="Times"/>
        </w:rPr>
        <w:t xml:space="preserve"> </w:t>
      </w:r>
      <w:r w:rsidRPr="007A6FC8">
        <w:rPr>
          <w:rFonts w:ascii="Times" w:eastAsia="바탕체" w:hAnsi="Times" w:cs="Times"/>
        </w:rPr>
        <w:t>㈜웅진헬스원에</w:t>
      </w:r>
      <w:r w:rsidRPr="007A6FC8">
        <w:rPr>
          <w:rFonts w:ascii="Times" w:eastAsia="바탕체" w:hAnsi="Times" w:cs="Times"/>
        </w:rPr>
        <w:t xml:space="preserve"> </w:t>
      </w:r>
      <w:r w:rsidRPr="007A6FC8">
        <w:rPr>
          <w:rFonts w:ascii="Times" w:eastAsia="바탕체" w:hAnsi="Times" w:cs="Times"/>
        </w:rPr>
        <w:t>전대하였는데</w:t>
      </w:r>
      <w:r w:rsidRPr="007A6FC8">
        <w:rPr>
          <w:rFonts w:ascii="Times" w:eastAsia="바탕체" w:hAnsi="Times" w:cs="Times"/>
        </w:rPr>
        <w:t xml:space="preserve">, </w:t>
      </w:r>
      <w:r w:rsidRPr="007A6FC8">
        <w:rPr>
          <w:rFonts w:ascii="Times" w:eastAsia="바탕체" w:hAnsi="Times" w:cs="Times"/>
        </w:rPr>
        <w:t>위</w:t>
      </w:r>
      <w:r w:rsidRPr="007A6FC8">
        <w:rPr>
          <w:rFonts w:ascii="Times" w:eastAsia="바탕체" w:hAnsi="Times" w:cs="Times"/>
        </w:rPr>
        <w:t xml:space="preserve"> (iv) </w:t>
      </w:r>
      <w:r w:rsidRPr="007A6FC8">
        <w:rPr>
          <w:rFonts w:ascii="Times" w:eastAsia="바탕체" w:hAnsi="Times" w:cs="Times"/>
        </w:rPr>
        <w:t>및</w:t>
      </w:r>
      <w:r w:rsidRPr="007A6FC8">
        <w:rPr>
          <w:rFonts w:ascii="Times" w:eastAsia="바탕체" w:hAnsi="Times" w:cs="Times"/>
        </w:rPr>
        <w:t xml:space="preserve"> (v) </w:t>
      </w:r>
      <w:r w:rsidRPr="007A6FC8">
        <w:rPr>
          <w:rFonts w:ascii="Times" w:eastAsia="바탕체" w:hAnsi="Times" w:cs="Times"/>
        </w:rPr>
        <w:t>는</w:t>
      </w:r>
      <w:r w:rsidRPr="007A6FC8">
        <w:rPr>
          <w:rFonts w:ascii="Times" w:eastAsia="바탕체" w:hAnsi="Times" w:cs="Times"/>
        </w:rPr>
        <w:t xml:space="preserve"> </w:t>
      </w:r>
      <w:r w:rsidRPr="007A6FC8">
        <w:rPr>
          <w:rFonts w:ascii="Times" w:eastAsia="바탕체" w:hAnsi="Times" w:cs="Times"/>
        </w:rPr>
        <w:t>책임임대차목적물에</w:t>
      </w:r>
      <w:r w:rsidRPr="007A6FC8">
        <w:rPr>
          <w:rFonts w:ascii="Times" w:eastAsia="바탕체" w:hAnsi="Times" w:cs="Times"/>
        </w:rPr>
        <w:t xml:space="preserve"> </w:t>
      </w:r>
      <w:r w:rsidRPr="007A6FC8">
        <w:rPr>
          <w:rFonts w:ascii="Times" w:eastAsia="바탕체" w:hAnsi="Times" w:cs="Times"/>
        </w:rPr>
        <w:t>해당함</w:t>
      </w:r>
      <w:r w:rsidRPr="007A6FC8">
        <w:rPr>
          <w:rFonts w:ascii="Times" w:eastAsia="바탕체" w:hAnsi="Times" w:cs="Times"/>
        </w:rPr>
        <w:t xml:space="preserve">. </w:t>
      </w:r>
    </w:p>
  </w:footnote>
  <w:footnote w:id="15">
    <w:p w14:paraId="5B64F94B" w14:textId="77777777" w:rsidR="003E28D6" w:rsidRPr="007A6FC8" w:rsidRDefault="003E28D6" w:rsidP="00F83171">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매매목적물</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w:t>
      </w:r>
      <w:r w:rsidRPr="007A6FC8">
        <w:rPr>
          <w:rFonts w:ascii="Times" w:eastAsia="바탕체" w:hAnsi="Times" w:cs="Times"/>
        </w:rPr>
        <w:t>집합건축물대장</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w:t>
      </w:r>
      <w:r w:rsidRPr="007A6FC8">
        <w:rPr>
          <w:rFonts w:ascii="Times" w:eastAsia="바탕체" w:hAnsi="Times" w:cs="Times"/>
        </w:rPr>
        <w:t>집합건물등기부</w:t>
      </w:r>
      <w:r w:rsidRPr="007A6FC8">
        <w:rPr>
          <w:rFonts w:ascii="Times" w:eastAsia="바탕체" w:hAnsi="Times" w:cs="Times"/>
        </w:rPr>
        <w:t xml:space="preserve"> </w:t>
      </w:r>
      <w:r w:rsidRPr="007A6FC8">
        <w:rPr>
          <w:rFonts w:ascii="Times" w:eastAsia="바탕체" w:hAnsi="Times" w:cs="Times"/>
        </w:rPr>
        <w:t>기준</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101</w:t>
      </w:r>
      <w:r w:rsidRPr="007A6FC8">
        <w:rPr>
          <w:rFonts w:ascii="Times" w:eastAsia="바탕체" w:hAnsi="Times" w:cs="Times"/>
        </w:rPr>
        <w:t>호는</w:t>
      </w:r>
      <w:r w:rsidRPr="007A6FC8">
        <w:rPr>
          <w:rFonts w:ascii="Times" w:eastAsia="바탕체" w:hAnsi="Times" w:cs="Times"/>
        </w:rPr>
        <w:t xml:space="preserve"> 3</w:t>
      </w:r>
      <w:r w:rsidRPr="007A6FC8">
        <w:rPr>
          <w:rFonts w:ascii="Times" w:eastAsia="바탕체" w:hAnsi="Times" w:cs="Times"/>
        </w:rPr>
        <w:t>개</w:t>
      </w:r>
      <w:r w:rsidRPr="007A6FC8">
        <w:rPr>
          <w:rFonts w:ascii="Times" w:eastAsia="바탕체" w:hAnsi="Times" w:cs="Times"/>
        </w:rPr>
        <w:t xml:space="preserve"> </w:t>
      </w:r>
      <w:r w:rsidRPr="007A6FC8">
        <w:rPr>
          <w:rFonts w:ascii="Times" w:eastAsia="바탕체" w:hAnsi="Times" w:cs="Times"/>
        </w:rPr>
        <w:t>구역</w:t>
      </w:r>
      <w:r w:rsidRPr="007A6FC8">
        <w:rPr>
          <w:rFonts w:ascii="Times" w:eastAsia="바탕체" w:hAnsi="Times" w:cs="Times"/>
        </w:rPr>
        <w:t>(101</w:t>
      </w:r>
      <w:r w:rsidRPr="007A6FC8">
        <w:rPr>
          <w:rFonts w:ascii="Times" w:eastAsia="바탕체" w:hAnsi="Times" w:cs="Times"/>
        </w:rPr>
        <w:t>호</w:t>
      </w:r>
      <w:r w:rsidRPr="007A6FC8">
        <w:rPr>
          <w:rFonts w:ascii="Times" w:eastAsia="바탕체" w:hAnsi="Times" w:cs="Times"/>
        </w:rPr>
        <w:t>, 103</w:t>
      </w:r>
      <w:r w:rsidRPr="007A6FC8">
        <w:rPr>
          <w:rFonts w:ascii="Times" w:eastAsia="바탕체" w:hAnsi="Times" w:cs="Times"/>
        </w:rPr>
        <w:t>호</w:t>
      </w:r>
      <w:r w:rsidRPr="007A6FC8">
        <w:rPr>
          <w:rFonts w:ascii="Times" w:eastAsia="바탕체" w:hAnsi="Times" w:cs="Times"/>
        </w:rPr>
        <w:t>, 104</w:t>
      </w:r>
      <w:r w:rsidRPr="007A6FC8">
        <w:rPr>
          <w:rFonts w:ascii="Times" w:eastAsia="바탕체" w:hAnsi="Times" w:cs="Times"/>
        </w:rPr>
        <w:t>호</w:t>
      </w:r>
      <w:r w:rsidRPr="007A6FC8">
        <w:rPr>
          <w:rFonts w:ascii="Times" w:eastAsia="바탕체" w:hAnsi="Times" w:cs="Times"/>
        </w:rPr>
        <w:t>)</w:t>
      </w:r>
      <w:r w:rsidRPr="007A6FC8">
        <w:rPr>
          <w:rFonts w:ascii="Times" w:eastAsia="바탕체" w:hAnsi="Times" w:cs="Times"/>
        </w:rPr>
        <w:t>으로</w:t>
      </w:r>
      <w:r w:rsidRPr="007A6FC8">
        <w:rPr>
          <w:rFonts w:ascii="Times" w:eastAsia="바탕체" w:hAnsi="Times" w:cs="Times"/>
        </w:rPr>
        <w:t xml:space="preserve"> </w:t>
      </w:r>
      <w:r w:rsidRPr="007A6FC8">
        <w:rPr>
          <w:rFonts w:ascii="Times" w:eastAsia="바탕체" w:hAnsi="Times" w:cs="Times"/>
        </w:rPr>
        <w:t>나뉘어</w:t>
      </w:r>
      <w:r w:rsidRPr="007A6FC8">
        <w:rPr>
          <w:rFonts w:ascii="Times" w:eastAsia="바탕체" w:hAnsi="Times" w:cs="Times"/>
        </w:rPr>
        <w:t xml:space="preserve"> 3</w:t>
      </w:r>
      <w:r w:rsidRPr="007A6FC8">
        <w:rPr>
          <w:rFonts w:ascii="Times" w:eastAsia="바탕체" w:hAnsi="Times" w:cs="Times"/>
        </w:rPr>
        <w:t>인의</w:t>
      </w:r>
      <w:r w:rsidRPr="007A6FC8">
        <w:rPr>
          <w:rFonts w:ascii="Times" w:eastAsia="바탕체" w:hAnsi="Times" w:cs="Times"/>
        </w:rPr>
        <w:t xml:space="preserve"> </w:t>
      </w:r>
      <w:r w:rsidRPr="007A6FC8">
        <w:rPr>
          <w:rFonts w:ascii="Times" w:eastAsia="바탕체" w:hAnsi="Times" w:cs="Times"/>
        </w:rPr>
        <w:t>임차인</w:t>
      </w:r>
      <w:r w:rsidRPr="007A6FC8">
        <w:rPr>
          <w:rFonts w:ascii="Times" w:eastAsia="바탕체" w:hAnsi="Times" w:cs="Times"/>
        </w:rPr>
        <w:t>(</w:t>
      </w:r>
      <w:r w:rsidRPr="007A6FC8">
        <w:rPr>
          <w:rFonts w:ascii="Times" w:eastAsia="바탕체" w:hAnsi="Times" w:cs="Times"/>
        </w:rPr>
        <w:t>㈜도레도레</w:t>
      </w:r>
      <w:r w:rsidRPr="007A6FC8">
        <w:rPr>
          <w:rFonts w:ascii="Times" w:eastAsia="바탕체" w:hAnsi="Times" w:cs="Times"/>
        </w:rPr>
        <w:t xml:space="preserve">, </w:t>
      </w:r>
      <w:r w:rsidRPr="007A6FC8">
        <w:rPr>
          <w:rFonts w:ascii="Times" w:eastAsia="바탕체" w:hAnsi="Times" w:cs="Times"/>
        </w:rPr>
        <w:t>㈜와이엠씨씨</w:t>
      </w:r>
      <w:r w:rsidRPr="007A6FC8">
        <w:rPr>
          <w:rFonts w:ascii="Times" w:eastAsia="바탕체" w:hAnsi="Times" w:cs="Times"/>
        </w:rPr>
        <w:t xml:space="preserve">, </w:t>
      </w:r>
      <w:r w:rsidRPr="007A6FC8">
        <w:rPr>
          <w:rFonts w:ascii="Times" w:eastAsia="바탕체" w:hAnsi="Times" w:cs="Times"/>
        </w:rPr>
        <w:t>㈜마이에프엔비</w:t>
      </w:r>
      <w:r w:rsidRPr="007A6FC8">
        <w:rPr>
          <w:rFonts w:ascii="Times" w:eastAsia="바탕체" w:hAnsi="Times" w:cs="Times"/>
        </w:rPr>
        <w:t>)</w:t>
      </w:r>
      <w:r w:rsidRPr="007A6FC8">
        <w:rPr>
          <w:rFonts w:ascii="Times" w:eastAsia="바탕체" w:hAnsi="Times" w:cs="Times"/>
        </w:rPr>
        <w:t>과</w:t>
      </w:r>
      <w:r w:rsidRPr="007A6FC8">
        <w:rPr>
          <w:rFonts w:ascii="Times" w:eastAsia="바탕체" w:hAnsi="Times" w:cs="Times"/>
        </w:rPr>
        <w:t xml:space="preserve"> </w:t>
      </w:r>
      <w:r w:rsidRPr="007A6FC8">
        <w:rPr>
          <w:rFonts w:ascii="Times" w:eastAsia="바탕체" w:hAnsi="Times" w:cs="Times"/>
        </w:rPr>
        <w:t>사이에</w:t>
      </w:r>
      <w:r w:rsidRPr="007A6FC8">
        <w:rPr>
          <w:rFonts w:ascii="Times" w:eastAsia="바탕체" w:hAnsi="Times" w:cs="Times"/>
        </w:rPr>
        <w:t xml:space="preserve">, </w:t>
      </w:r>
      <w:r w:rsidRPr="007A6FC8">
        <w:rPr>
          <w:rFonts w:ascii="Times" w:eastAsia="바탕체" w:hAnsi="Times" w:cs="Times"/>
        </w:rPr>
        <w:t>제비</w:t>
      </w:r>
      <w:r w:rsidRPr="007A6FC8">
        <w:rPr>
          <w:rFonts w:ascii="Times" w:eastAsia="바탕체" w:hAnsi="Times" w:cs="Times"/>
        </w:rPr>
        <w:t>101</w:t>
      </w:r>
      <w:r w:rsidRPr="007A6FC8">
        <w:rPr>
          <w:rFonts w:ascii="Times" w:eastAsia="바탕체" w:hAnsi="Times" w:cs="Times"/>
        </w:rPr>
        <w:t>호는</w:t>
      </w:r>
      <w:r w:rsidRPr="007A6FC8">
        <w:rPr>
          <w:rFonts w:ascii="Times" w:eastAsia="바탕체" w:hAnsi="Times" w:cs="Times"/>
        </w:rPr>
        <w:t xml:space="preserve"> 5</w:t>
      </w:r>
      <w:r w:rsidRPr="007A6FC8">
        <w:rPr>
          <w:rFonts w:ascii="Times" w:eastAsia="바탕체" w:hAnsi="Times" w:cs="Times"/>
        </w:rPr>
        <w:t>개</w:t>
      </w:r>
      <w:r w:rsidRPr="007A6FC8">
        <w:rPr>
          <w:rFonts w:ascii="Times" w:eastAsia="바탕체" w:hAnsi="Times" w:cs="Times"/>
        </w:rPr>
        <w:t xml:space="preserve"> </w:t>
      </w:r>
      <w:r w:rsidRPr="007A6FC8">
        <w:rPr>
          <w:rFonts w:ascii="Times" w:eastAsia="바탕체" w:hAnsi="Times" w:cs="Times"/>
        </w:rPr>
        <w:t>구역</w:t>
      </w:r>
      <w:r w:rsidRPr="007A6FC8">
        <w:rPr>
          <w:rFonts w:ascii="Times" w:eastAsia="바탕체" w:hAnsi="Times" w:cs="Times"/>
        </w:rPr>
        <w:t>(B101</w:t>
      </w:r>
      <w:r w:rsidRPr="007A6FC8">
        <w:rPr>
          <w:rFonts w:ascii="Times" w:eastAsia="바탕체" w:hAnsi="Times" w:cs="Times"/>
        </w:rPr>
        <w:t>호</w:t>
      </w:r>
      <w:r w:rsidRPr="007A6FC8">
        <w:rPr>
          <w:rFonts w:ascii="Times" w:eastAsia="바탕체" w:hAnsi="Times" w:cs="Times"/>
        </w:rPr>
        <w:t>, B102-1</w:t>
      </w:r>
      <w:r w:rsidRPr="007A6FC8">
        <w:rPr>
          <w:rFonts w:ascii="Times" w:eastAsia="바탕체" w:hAnsi="Times" w:cs="Times"/>
        </w:rPr>
        <w:t>호</w:t>
      </w:r>
      <w:r w:rsidRPr="007A6FC8">
        <w:rPr>
          <w:rFonts w:ascii="Times" w:eastAsia="바탕체" w:hAnsi="Times" w:cs="Times"/>
        </w:rPr>
        <w:t>, B102-2</w:t>
      </w:r>
      <w:r w:rsidRPr="007A6FC8">
        <w:rPr>
          <w:rFonts w:ascii="Times" w:eastAsia="바탕체" w:hAnsi="Times" w:cs="Times"/>
        </w:rPr>
        <w:t>호</w:t>
      </w:r>
      <w:r w:rsidRPr="007A6FC8">
        <w:rPr>
          <w:rFonts w:ascii="Times" w:eastAsia="바탕체" w:hAnsi="Times" w:cs="Times"/>
        </w:rPr>
        <w:t>, B103</w:t>
      </w:r>
      <w:r w:rsidRPr="007A6FC8">
        <w:rPr>
          <w:rFonts w:ascii="Times" w:eastAsia="바탕체" w:hAnsi="Times" w:cs="Times"/>
        </w:rPr>
        <w:t>호</w:t>
      </w:r>
      <w:r w:rsidRPr="007A6FC8">
        <w:rPr>
          <w:rFonts w:ascii="Times" w:eastAsia="바탕체" w:hAnsi="Times" w:cs="Times"/>
        </w:rPr>
        <w:t>, B104</w:t>
      </w:r>
      <w:r w:rsidRPr="007A6FC8">
        <w:rPr>
          <w:rFonts w:ascii="Times" w:eastAsia="바탕체" w:hAnsi="Times" w:cs="Times"/>
        </w:rPr>
        <w:t>호</w:t>
      </w:r>
      <w:r w:rsidRPr="007A6FC8">
        <w:rPr>
          <w:rFonts w:ascii="Times" w:eastAsia="바탕체" w:hAnsi="Times" w:cs="Times"/>
        </w:rPr>
        <w:t>)</w:t>
      </w:r>
      <w:r w:rsidRPr="007A6FC8">
        <w:rPr>
          <w:rFonts w:ascii="Times" w:eastAsia="바탕체" w:hAnsi="Times" w:cs="Times"/>
        </w:rPr>
        <w:t>으로</w:t>
      </w:r>
      <w:r w:rsidRPr="007A6FC8">
        <w:rPr>
          <w:rFonts w:ascii="Times" w:eastAsia="바탕체" w:hAnsi="Times" w:cs="Times"/>
        </w:rPr>
        <w:t xml:space="preserve"> </w:t>
      </w:r>
      <w:r w:rsidRPr="007A6FC8">
        <w:rPr>
          <w:rFonts w:ascii="Times" w:eastAsia="바탕체" w:hAnsi="Times" w:cs="Times"/>
        </w:rPr>
        <w:t>나뉘어</w:t>
      </w:r>
      <w:r w:rsidRPr="007A6FC8">
        <w:rPr>
          <w:rFonts w:ascii="Times" w:eastAsia="바탕체" w:hAnsi="Times" w:cs="Times"/>
        </w:rPr>
        <w:t xml:space="preserve"> 3</w:t>
      </w:r>
      <w:r w:rsidRPr="007A6FC8">
        <w:rPr>
          <w:rFonts w:ascii="Times" w:eastAsia="바탕체" w:hAnsi="Times" w:cs="Times"/>
        </w:rPr>
        <w:t>인의</w:t>
      </w:r>
      <w:r w:rsidRPr="007A6FC8">
        <w:rPr>
          <w:rFonts w:ascii="Times" w:eastAsia="바탕체" w:hAnsi="Times" w:cs="Times"/>
        </w:rPr>
        <w:t xml:space="preserve"> </w:t>
      </w:r>
      <w:r w:rsidRPr="007A6FC8">
        <w:rPr>
          <w:rFonts w:ascii="Times" w:eastAsia="바탕체" w:hAnsi="Times" w:cs="Times"/>
        </w:rPr>
        <w:t>임차인</w:t>
      </w:r>
      <w:r w:rsidRPr="007A6FC8">
        <w:rPr>
          <w:rFonts w:ascii="Times" w:eastAsia="바탕체" w:hAnsi="Times" w:cs="Times"/>
        </w:rPr>
        <w:t>{</w:t>
      </w:r>
      <w:r w:rsidRPr="007A6FC8">
        <w:rPr>
          <w:rFonts w:ascii="바탕" w:hAnsi="바탕" w:cs="바탕" w:hint="eastAsia"/>
        </w:rPr>
        <w:t>①</w:t>
      </w:r>
      <w:r w:rsidRPr="007A6FC8">
        <w:rPr>
          <w:rFonts w:ascii="Times" w:eastAsia="바탕체" w:hAnsi="Times" w:cs="Times"/>
        </w:rPr>
        <w:t>김연민</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w:t>
      </w:r>
      <w:r w:rsidRPr="007A6FC8">
        <w:rPr>
          <w:rFonts w:ascii="Times" w:eastAsia="바탕체" w:hAnsi="Times" w:cs="Times"/>
        </w:rPr>
        <w:t>김형선</w:t>
      </w:r>
      <w:r w:rsidRPr="007A6FC8">
        <w:rPr>
          <w:rFonts w:ascii="Times" w:eastAsia="바탕체" w:hAnsi="Times" w:cs="Times"/>
        </w:rPr>
        <w:t>(</w:t>
      </w:r>
      <w:r w:rsidRPr="007A6FC8">
        <w:rPr>
          <w:rFonts w:ascii="Times" w:eastAsia="바탕체" w:hAnsi="Times" w:cs="Times"/>
        </w:rPr>
        <w:t>공동임차인</w:t>
      </w:r>
      <w:r w:rsidRPr="007A6FC8">
        <w:rPr>
          <w:rFonts w:ascii="Times" w:eastAsia="바탕체" w:hAnsi="Times" w:cs="Times"/>
        </w:rPr>
        <w:t xml:space="preserve">), </w:t>
      </w:r>
      <w:r w:rsidRPr="007A6FC8">
        <w:rPr>
          <w:rFonts w:ascii="바탕" w:hAnsi="바탕" w:cs="바탕" w:hint="eastAsia"/>
        </w:rPr>
        <w:t>②</w:t>
      </w:r>
      <w:r w:rsidRPr="007A6FC8">
        <w:rPr>
          <w:rFonts w:ascii="Times" w:eastAsia="바탕체" w:hAnsi="Times" w:cs="Times"/>
        </w:rPr>
        <w:t>㈜이정</w:t>
      </w:r>
      <w:r w:rsidRPr="007A6FC8">
        <w:rPr>
          <w:rFonts w:ascii="Times" w:eastAsia="바탕체" w:hAnsi="Times" w:cs="Times"/>
        </w:rPr>
        <w:t xml:space="preserve">, </w:t>
      </w:r>
      <w:r w:rsidRPr="007A6FC8">
        <w:rPr>
          <w:rFonts w:ascii="바탕" w:hAnsi="바탕" w:cs="바탕" w:hint="eastAsia"/>
        </w:rPr>
        <w:t>③</w:t>
      </w:r>
      <w:r w:rsidRPr="007A6FC8">
        <w:rPr>
          <w:rFonts w:ascii="Times" w:eastAsia="바탕체" w:hAnsi="Times" w:cs="Times"/>
        </w:rPr>
        <w:t>㈜더블미</w:t>
      </w:r>
      <w:r w:rsidRPr="007A6FC8">
        <w:rPr>
          <w:rFonts w:ascii="Times" w:eastAsia="바탕체" w:hAnsi="Times" w:cs="Times"/>
        </w:rPr>
        <w:t>}</w:t>
      </w:r>
      <w:r w:rsidRPr="007A6FC8">
        <w:rPr>
          <w:rFonts w:ascii="Times" w:eastAsia="바탕체" w:hAnsi="Times" w:cs="Times"/>
        </w:rPr>
        <w:t>과</w:t>
      </w:r>
      <w:r w:rsidRPr="007A6FC8">
        <w:rPr>
          <w:rFonts w:ascii="Times" w:eastAsia="바탕체" w:hAnsi="Times" w:cs="Times"/>
        </w:rPr>
        <w:t xml:space="preserve"> </w:t>
      </w:r>
      <w:r w:rsidRPr="007A6FC8">
        <w:rPr>
          <w:rFonts w:ascii="Times" w:eastAsia="바탕체" w:hAnsi="Times" w:cs="Times"/>
        </w:rPr>
        <w:t>사이에</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1601</w:t>
      </w:r>
      <w:r w:rsidRPr="007A6FC8">
        <w:rPr>
          <w:rFonts w:ascii="Times" w:eastAsia="바탕체" w:hAnsi="Times" w:cs="Times"/>
        </w:rPr>
        <w:t>호는</w:t>
      </w:r>
      <w:r w:rsidRPr="007A6FC8">
        <w:rPr>
          <w:rFonts w:ascii="Times" w:eastAsia="바탕체" w:hAnsi="Times" w:cs="Times"/>
        </w:rPr>
        <w:t xml:space="preserve"> 2</w:t>
      </w:r>
      <w:r w:rsidRPr="007A6FC8">
        <w:rPr>
          <w:rFonts w:ascii="Times" w:eastAsia="바탕체" w:hAnsi="Times" w:cs="Times"/>
        </w:rPr>
        <w:t>개</w:t>
      </w:r>
      <w:r w:rsidRPr="007A6FC8">
        <w:rPr>
          <w:rFonts w:ascii="Times" w:eastAsia="바탕체" w:hAnsi="Times" w:cs="Times"/>
        </w:rPr>
        <w:t xml:space="preserve"> </w:t>
      </w:r>
      <w:r w:rsidRPr="007A6FC8">
        <w:rPr>
          <w:rFonts w:ascii="Times" w:eastAsia="바탕체" w:hAnsi="Times" w:cs="Times"/>
        </w:rPr>
        <w:t>구역</w:t>
      </w:r>
      <w:r w:rsidRPr="007A6FC8">
        <w:rPr>
          <w:rFonts w:ascii="Times" w:eastAsia="바탕체" w:hAnsi="Times" w:cs="Times"/>
        </w:rPr>
        <w:t>(1601</w:t>
      </w:r>
      <w:r w:rsidRPr="007A6FC8">
        <w:rPr>
          <w:rFonts w:ascii="Times" w:eastAsia="바탕체" w:hAnsi="Times" w:cs="Times"/>
        </w:rPr>
        <w:t>호</w:t>
      </w:r>
      <w:r w:rsidRPr="007A6FC8">
        <w:rPr>
          <w:rFonts w:ascii="Times" w:eastAsia="바탕체" w:hAnsi="Times" w:cs="Times"/>
        </w:rPr>
        <w:t>, 1602</w:t>
      </w:r>
      <w:r w:rsidRPr="007A6FC8">
        <w:rPr>
          <w:rFonts w:ascii="Times" w:eastAsia="바탕체" w:hAnsi="Times" w:cs="Times"/>
        </w:rPr>
        <w:t>호</w:t>
      </w:r>
      <w:r w:rsidRPr="007A6FC8">
        <w:rPr>
          <w:rFonts w:ascii="Times" w:eastAsia="바탕체" w:hAnsi="Times" w:cs="Times"/>
        </w:rPr>
        <w:t>)</w:t>
      </w:r>
      <w:r w:rsidRPr="007A6FC8">
        <w:rPr>
          <w:rFonts w:ascii="Times" w:eastAsia="바탕체" w:hAnsi="Times" w:cs="Times"/>
        </w:rPr>
        <w:t>으로</w:t>
      </w:r>
      <w:r w:rsidRPr="007A6FC8">
        <w:rPr>
          <w:rFonts w:ascii="Times" w:eastAsia="바탕체" w:hAnsi="Times" w:cs="Times"/>
        </w:rPr>
        <w:t xml:space="preserve"> </w:t>
      </w:r>
      <w:r w:rsidRPr="007A6FC8">
        <w:rPr>
          <w:rFonts w:ascii="Times" w:eastAsia="바탕체" w:hAnsi="Times" w:cs="Times"/>
        </w:rPr>
        <w:t>나뉘어</w:t>
      </w:r>
      <w:r w:rsidRPr="007A6FC8">
        <w:rPr>
          <w:rFonts w:ascii="Times" w:eastAsia="바탕체" w:hAnsi="Times" w:cs="Times"/>
        </w:rPr>
        <w:t xml:space="preserve"> 2</w:t>
      </w:r>
      <w:r w:rsidRPr="007A6FC8">
        <w:rPr>
          <w:rFonts w:ascii="Times" w:eastAsia="바탕체" w:hAnsi="Times" w:cs="Times"/>
        </w:rPr>
        <w:t>인의</w:t>
      </w:r>
      <w:r w:rsidRPr="007A6FC8">
        <w:rPr>
          <w:rFonts w:ascii="Times" w:eastAsia="바탕체" w:hAnsi="Times" w:cs="Times"/>
        </w:rPr>
        <w:t xml:space="preserve"> </w:t>
      </w:r>
      <w:r w:rsidRPr="007A6FC8">
        <w:rPr>
          <w:rFonts w:ascii="Times" w:eastAsia="바탕체" w:hAnsi="Times" w:cs="Times"/>
        </w:rPr>
        <w:t>임차인</w:t>
      </w:r>
      <w:r w:rsidRPr="007A6FC8">
        <w:rPr>
          <w:rFonts w:ascii="Times" w:eastAsia="바탕체" w:hAnsi="Times" w:cs="Times"/>
        </w:rPr>
        <w:t>(</w:t>
      </w:r>
      <w:r w:rsidRPr="007A6FC8">
        <w:rPr>
          <w:rFonts w:ascii="Times" w:eastAsia="바탕체" w:hAnsi="Times" w:cs="Times"/>
        </w:rPr>
        <w:t>셀린느코리아</w:t>
      </w:r>
      <w:r w:rsidRPr="007A6FC8">
        <w:rPr>
          <w:rFonts w:ascii="Times" w:eastAsia="바탕체" w:hAnsi="Times" w:cs="Times"/>
        </w:rPr>
        <w:t>(</w:t>
      </w:r>
      <w:r w:rsidRPr="007A6FC8">
        <w:rPr>
          <w:rFonts w:ascii="Times" w:eastAsia="바탕체" w:hAnsi="Times" w:cs="Times"/>
        </w:rPr>
        <w:t>유</w:t>
      </w:r>
      <w:r w:rsidRPr="007A6FC8">
        <w:rPr>
          <w:rFonts w:ascii="Times" w:eastAsia="바탕체" w:hAnsi="Times" w:cs="Times"/>
        </w:rPr>
        <w:t xml:space="preserve">), </w:t>
      </w:r>
      <w:r w:rsidRPr="007A6FC8">
        <w:rPr>
          <w:rFonts w:ascii="Times" w:eastAsia="바탕체" w:hAnsi="Times" w:cs="Times"/>
        </w:rPr>
        <w:t>㈜웅진</w:t>
      </w:r>
      <w:r w:rsidRPr="007A6FC8">
        <w:rPr>
          <w:rFonts w:ascii="Times" w:eastAsia="바탕체" w:hAnsi="Times" w:cs="Times"/>
        </w:rPr>
        <w:t>)</w:t>
      </w:r>
      <w:r w:rsidRPr="007A6FC8">
        <w:rPr>
          <w:rFonts w:ascii="Times" w:eastAsia="바탕체" w:hAnsi="Times" w:cs="Times"/>
        </w:rPr>
        <w:t>과</w:t>
      </w:r>
      <w:r w:rsidRPr="007A6FC8">
        <w:rPr>
          <w:rFonts w:ascii="Times" w:eastAsia="바탕체" w:hAnsi="Times" w:cs="Times"/>
        </w:rPr>
        <w:t xml:space="preserve"> </w:t>
      </w:r>
      <w:r w:rsidRPr="007A6FC8">
        <w:rPr>
          <w:rFonts w:ascii="Times" w:eastAsia="바탕체" w:hAnsi="Times" w:cs="Times"/>
        </w:rPr>
        <w:t>사이에</w:t>
      </w:r>
      <w:r w:rsidRPr="007A6FC8">
        <w:rPr>
          <w:rFonts w:ascii="Times" w:eastAsia="바탕체" w:hAnsi="Times" w:cs="Times"/>
        </w:rPr>
        <w:t xml:space="preserve"> </w:t>
      </w:r>
      <w:r w:rsidRPr="007A6FC8">
        <w:rPr>
          <w:rFonts w:ascii="Times" w:eastAsia="바탕체" w:hAnsi="Times" w:cs="Times"/>
        </w:rPr>
        <w:t>각</w:t>
      </w:r>
      <w:r w:rsidRPr="007A6FC8">
        <w:rPr>
          <w:rFonts w:ascii="Times" w:eastAsia="바탕체" w:hAnsi="Times" w:cs="Times"/>
        </w:rPr>
        <w:t xml:space="preserve"> </w:t>
      </w:r>
      <w:r w:rsidRPr="007A6FC8">
        <w:rPr>
          <w:rFonts w:ascii="Times" w:eastAsia="바탕체" w:hAnsi="Times" w:cs="Times"/>
        </w:rPr>
        <w:t>임대차계약이</w:t>
      </w:r>
      <w:r w:rsidRPr="007A6FC8">
        <w:rPr>
          <w:rFonts w:ascii="Times" w:eastAsia="바탕체" w:hAnsi="Times" w:cs="Times"/>
        </w:rPr>
        <w:t xml:space="preserve"> </w:t>
      </w:r>
      <w:r w:rsidRPr="007A6FC8">
        <w:rPr>
          <w:rFonts w:ascii="Times" w:eastAsia="바탕체" w:hAnsi="Times" w:cs="Times"/>
        </w:rPr>
        <w:t>체결되었음</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201</w:t>
      </w:r>
      <w:r w:rsidRPr="007A6FC8">
        <w:rPr>
          <w:rFonts w:ascii="Times" w:eastAsia="바탕체" w:hAnsi="Times" w:cs="Times"/>
        </w:rPr>
        <w:t>호는</w:t>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임대차계약상</w:t>
      </w:r>
      <w:r w:rsidRPr="007A6FC8">
        <w:rPr>
          <w:rFonts w:ascii="Times" w:eastAsia="바탕체" w:hAnsi="Times" w:cs="Times"/>
        </w:rPr>
        <w:t xml:space="preserve"> 201</w:t>
      </w:r>
      <w:r w:rsidRPr="007A6FC8">
        <w:rPr>
          <w:rFonts w:ascii="Times" w:eastAsia="바탕체" w:hAnsi="Times" w:cs="Times"/>
        </w:rPr>
        <w:t>호와</w:t>
      </w:r>
      <w:r w:rsidRPr="007A6FC8">
        <w:rPr>
          <w:rFonts w:ascii="Times" w:eastAsia="바탕체" w:hAnsi="Times" w:cs="Times"/>
        </w:rPr>
        <w:t xml:space="preserve"> 202</w:t>
      </w:r>
      <w:r w:rsidRPr="007A6FC8">
        <w:rPr>
          <w:rFonts w:ascii="Times" w:eastAsia="바탕체" w:hAnsi="Times" w:cs="Times"/>
        </w:rPr>
        <w:t>호로</w:t>
      </w:r>
      <w:r w:rsidRPr="007A6FC8">
        <w:rPr>
          <w:rFonts w:ascii="Times" w:eastAsia="바탕체" w:hAnsi="Times" w:cs="Times"/>
        </w:rPr>
        <w:t xml:space="preserve"> </w:t>
      </w:r>
      <w:r w:rsidRPr="007A6FC8">
        <w:rPr>
          <w:rFonts w:ascii="Times" w:eastAsia="바탕체" w:hAnsi="Times" w:cs="Times"/>
        </w:rPr>
        <w:t>구분되어</w:t>
      </w:r>
      <w:r w:rsidRPr="007A6FC8">
        <w:rPr>
          <w:rFonts w:ascii="Times" w:eastAsia="바탕체" w:hAnsi="Times" w:cs="Times"/>
        </w:rPr>
        <w:t xml:space="preserve"> </w:t>
      </w:r>
      <w:r w:rsidRPr="007A6FC8">
        <w:rPr>
          <w:rFonts w:ascii="Times" w:eastAsia="바탕체" w:hAnsi="Times" w:cs="Times"/>
        </w:rPr>
        <w:t>있으나</w:t>
      </w:r>
      <w:r w:rsidRPr="007A6FC8">
        <w:rPr>
          <w:rFonts w:ascii="Times" w:eastAsia="바탕체" w:hAnsi="Times" w:cs="Times"/>
        </w:rPr>
        <w:t xml:space="preserve"> </w:t>
      </w:r>
      <w:r w:rsidRPr="007A6FC8">
        <w:rPr>
          <w:rFonts w:ascii="Times" w:eastAsia="바탕체" w:hAnsi="Times" w:cs="Times"/>
        </w:rPr>
        <w:t>동일</w:t>
      </w:r>
      <w:r w:rsidRPr="007A6FC8">
        <w:rPr>
          <w:rFonts w:ascii="Times" w:eastAsia="바탕체" w:hAnsi="Times" w:cs="Times"/>
        </w:rPr>
        <w:t xml:space="preserve"> </w:t>
      </w:r>
      <w:r w:rsidRPr="007A6FC8">
        <w:rPr>
          <w:rFonts w:ascii="Times" w:eastAsia="바탕체" w:hAnsi="Times" w:cs="Times"/>
        </w:rPr>
        <w:t>임차인</w:t>
      </w:r>
      <w:r w:rsidRPr="007A6FC8">
        <w:rPr>
          <w:rFonts w:ascii="Times" w:eastAsia="바탕체" w:hAnsi="Times" w:cs="Times"/>
        </w:rPr>
        <w:t>(</w:t>
      </w:r>
      <w:r w:rsidRPr="007A6FC8">
        <w:rPr>
          <w:rFonts w:ascii="Times" w:eastAsia="바탕체" w:hAnsi="Times" w:cs="Times"/>
        </w:rPr>
        <w:t>㈜웅진씽크빅</w:t>
      </w:r>
      <w:r w:rsidRPr="007A6FC8">
        <w:rPr>
          <w:rFonts w:ascii="Times" w:eastAsia="바탕체" w:hAnsi="Times" w:cs="Times"/>
        </w:rPr>
        <w:t>)</w:t>
      </w:r>
      <w:r w:rsidRPr="007A6FC8">
        <w:rPr>
          <w:rFonts w:ascii="Times" w:eastAsia="바탕체" w:hAnsi="Times" w:cs="Times"/>
        </w:rPr>
        <w:t>이</w:t>
      </w:r>
      <w:r w:rsidRPr="007A6FC8">
        <w:rPr>
          <w:rFonts w:ascii="Times" w:eastAsia="바탕체" w:hAnsi="Times" w:cs="Times"/>
        </w:rPr>
        <w:t xml:space="preserve"> </w:t>
      </w:r>
      <w:r w:rsidRPr="007A6FC8">
        <w:rPr>
          <w:rFonts w:ascii="Times" w:eastAsia="바탕체" w:hAnsi="Times" w:cs="Times"/>
        </w:rPr>
        <w:t>임차하고</w:t>
      </w:r>
      <w:r w:rsidRPr="007A6FC8">
        <w:rPr>
          <w:rFonts w:ascii="Times" w:eastAsia="바탕체" w:hAnsi="Times" w:cs="Times"/>
        </w:rPr>
        <w:t xml:space="preserve"> </w:t>
      </w:r>
      <w:r w:rsidRPr="007A6FC8">
        <w:rPr>
          <w:rFonts w:ascii="Times" w:eastAsia="바탕체" w:hAnsi="Times" w:cs="Times"/>
        </w:rPr>
        <w:t>있음</w:t>
      </w:r>
      <w:r w:rsidRPr="007A6FC8">
        <w:rPr>
          <w:rFonts w:ascii="Times" w:eastAsia="바탕체" w:hAnsi="Times" w:cs="Times"/>
        </w:rPr>
        <w:t>.</w:t>
      </w:r>
    </w:p>
  </w:footnote>
  <w:footnote w:id="16">
    <w:p w14:paraId="4BBC942D" w14:textId="77777777" w:rsidR="003E28D6" w:rsidRPr="00454A16" w:rsidRDefault="003E28D6" w:rsidP="00F83171">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건물</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1</w:t>
      </w:r>
      <w:r w:rsidRPr="007A6FC8">
        <w:rPr>
          <w:rFonts w:ascii="Times" w:eastAsia="바탕체" w:hAnsi="Times" w:cs="Times"/>
        </w:rPr>
        <w:t>층에</w:t>
      </w:r>
      <w:r w:rsidRPr="007A6FC8">
        <w:rPr>
          <w:rFonts w:ascii="Times" w:eastAsia="바탕체" w:hAnsi="Times" w:cs="Times"/>
        </w:rPr>
        <w:t xml:space="preserve"> </w:t>
      </w:r>
      <w:r w:rsidRPr="007A6FC8">
        <w:rPr>
          <w:rFonts w:ascii="Times" w:eastAsia="바탕체" w:hAnsi="Times" w:cs="Times"/>
        </w:rPr>
        <w:t>대한</w:t>
      </w:r>
      <w:r w:rsidRPr="007A6FC8">
        <w:rPr>
          <w:rFonts w:ascii="Times" w:eastAsia="바탕체" w:hAnsi="Times" w:cs="Times"/>
        </w:rPr>
        <w:t xml:space="preserve"> </w:t>
      </w:r>
      <w:r w:rsidRPr="007A6FC8">
        <w:rPr>
          <w:rFonts w:ascii="Times" w:eastAsia="바탕체" w:hAnsi="Times" w:cs="Times"/>
        </w:rPr>
        <w:t>㈜도레도레</w:t>
      </w:r>
      <w:r w:rsidRPr="007A6FC8">
        <w:rPr>
          <w:rFonts w:ascii="Times" w:eastAsia="바탕체" w:hAnsi="Times" w:cs="Times"/>
        </w:rPr>
        <w:t xml:space="preserve">, </w:t>
      </w:r>
      <w:r w:rsidRPr="007A6FC8">
        <w:rPr>
          <w:rFonts w:ascii="Times" w:eastAsia="바탕체" w:hAnsi="Times" w:cs="Times"/>
        </w:rPr>
        <w:t>㈜동원홈푸드</w:t>
      </w:r>
      <w:r w:rsidRPr="007A6FC8">
        <w:rPr>
          <w:rFonts w:ascii="Times" w:eastAsia="바탕체" w:hAnsi="Times" w:cs="Times"/>
        </w:rPr>
        <w:t xml:space="preserve">, </w:t>
      </w:r>
      <w:r w:rsidRPr="007A6FC8">
        <w:rPr>
          <w:rFonts w:ascii="Times" w:eastAsia="바탕체" w:hAnsi="Times" w:cs="Times"/>
        </w:rPr>
        <w:t>㈜와이엠씨씨</w:t>
      </w:r>
      <w:r w:rsidRPr="007A6FC8">
        <w:rPr>
          <w:rFonts w:ascii="Times" w:eastAsia="바탕체" w:hAnsi="Times" w:cs="Times"/>
        </w:rPr>
        <w:t xml:space="preserve">, </w:t>
      </w:r>
      <w:r w:rsidRPr="007A6FC8">
        <w:rPr>
          <w:rFonts w:ascii="Times" w:eastAsia="바탕체" w:hAnsi="Times" w:cs="Times"/>
        </w:rPr>
        <w:t>㈜마이에프앤비의</w:t>
      </w:r>
      <w:r w:rsidRPr="007A6FC8">
        <w:rPr>
          <w:rFonts w:ascii="Times" w:eastAsia="바탕체" w:hAnsi="Times" w:cs="Times"/>
        </w:rPr>
        <w:t xml:space="preserve"> </w:t>
      </w:r>
      <w:r w:rsidRPr="007A6FC8">
        <w:rPr>
          <w:rFonts w:ascii="Times" w:eastAsia="바탕체" w:hAnsi="Times" w:cs="Times"/>
        </w:rPr>
        <w:t>경우</w:t>
      </w:r>
      <w:r w:rsidRPr="007A6FC8">
        <w:rPr>
          <w:rFonts w:ascii="Times" w:eastAsia="바탕체" w:hAnsi="Times" w:cs="Times"/>
        </w:rPr>
        <w:t xml:space="preserve"> </w:t>
      </w:r>
      <w:r w:rsidRPr="007A6FC8">
        <w:rPr>
          <w:rFonts w:ascii="Times" w:eastAsia="바탕체" w:hAnsi="Times" w:cs="Times"/>
        </w:rPr>
        <w:t>매출연동임대료와</w:t>
      </w:r>
      <w:r w:rsidRPr="007A6FC8">
        <w:rPr>
          <w:rFonts w:ascii="Times" w:eastAsia="바탕체" w:hAnsi="Times" w:cs="Times"/>
        </w:rPr>
        <w:t xml:space="preserve"> </w:t>
      </w:r>
      <w:r w:rsidRPr="00454A16">
        <w:rPr>
          <w:rFonts w:ascii="Times" w:eastAsia="바탕체" w:hAnsi="Times" w:cs="Times"/>
        </w:rPr>
        <w:t>최소보장임대료</w:t>
      </w:r>
      <w:r w:rsidRPr="00454A16">
        <w:rPr>
          <w:rFonts w:ascii="Times" w:eastAsia="바탕체" w:hAnsi="Times" w:cs="Times"/>
        </w:rPr>
        <w:t xml:space="preserve"> </w:t>
      </w:r>
      <w:r w:rsidRPr="00454A16">
        <w:rPr>
          <w:rFonts w:ascii="Times" w:eastAsia="바탕체" w:hAnsi="Times" w:cs="Times"/>
        </w:rPr>
        <w:t>규정을</w:t>
      </w:r>
      <w:r w:rsidRPr="00454A16">
        <w:rPr>
          <w:rFonts w:ascii="Times" w:eastAsia="바탕체" w:hAnsi="Times" w:cs="Times"/>
        </w:rPr>
        <w:t xml:space="preserve"> </w:t>
      </w:r>
      <w:r w:rsidRPr="00454A16">
        <w:rPr>
          <w:rFonts w:ascii="Times" w:eastAsia="바탕체" w:hAnsi="Times" w:cs="Times"/>
        </w:rPr>
        <w:t>두고</w:t>
      </w:r>
      <w:r w:rsidRPr="00454A16">
        <w:rPr>
          <w:rFonts w:ascii="Times" w:eastAsia="바탕체" w:hAnsi="Times" w:cs="Times"/>
        </w:rPr>
        <w:t xml:space="preserve"> </w:t>
      </w:r>
      <w:r w:rsidRPr="00454A16">
        <w:rPr>
          <w:rFonts w:ascii="Times" w:eastAsia="바탕체" w:hAnsi="Times" w:cs="Times"/>
        </w:rPr>
        <w:t>있는데</w:t>
      </w:r>
      <w:r w:rsidRPr="00454A16">
        <w:rPr>
          <w:rFonts w:ascii="Times" w:eastAsia="바탕체" w:hAnsi="Times" w:cs="Times"/>
        </w:rPr>
        <w:t xml:space="preserve">, </w:t>
      </w:r>
      <w:r w:rsidRPr="00454A16">
        <w:rPr>
          <w:rFonts w:ascii="Times" w:eastAsia="바탕체" w:hAnsi="Times" w:cs="Times"/>
        </w:rPr>
        <w:t>최소보장임대료</w:t>
      </w:r>
      <w:r w:rsidRPr="00454A16">
        <w:rPr>
          <w:rFonts w:ascii="Times" w:eastAsia="바탕체" w:hAnsi="Times" w:cs="Times"/>
        </w:rPr>
        <w:t xml:space="preserve"> </w:t>
      </w:r>
      <w:r w:rsidRPr="00454A16">
        <w:rPr>
          <w:rFonts w:ascii="Times" w:eastAsia="바탕체" w:hAnsi="Times" w:cs="Times"/>
        </w:rPr>
        <w:t>기준으로</w:t>
      </w:r>
      <w:r w:rsidRPr="00454A16">
        <w:rPr>
          <w:rFonts w:ascii="Times" w:eastAsia="바탕체" w:hAnsi="Times" w:cs="Times"/>
        </w:rPr>
        <w:t xml:space="preserve"> </w:t>
      </w:r>
      <w:r w:rsidRPr="00454A16">
        <w:rPr>
          <w:rFonts w:ascii="Times" w:eastAsia="바탕체" w:hAnsi="Times" w:cs="Times"/>
        </w:rPr>
        <w:t>산정한</w:t>
      </w:r>
      <w:r w:rsidRPr="00454A16">
        <w:rPr>
          <w:rFonts w:ascii="Times" w:eastAsia="바탕체" w:hAnsi="Times" w:cs="Times"/>
        </w:rPr>
        <w:t xml:space="preserve"> </w:t>
      </w:r>
      <w:r w:rsidRPr="00454A16">
        <w:rPr>
          <w:rFonts w:ascii="Times" w:eastAsia="바탕체" w:hAnsi="Times" w:cs="Times"/>
        </w:rPr>
        <w:t>것임</w:t>
      </w:r>
      <w:r w:rsidRPr="00454A16">
        <w:rPr>
          <w:rFonts w:ascii="Times" w:eastAsia="바탕체" w:hAnsi="Times" w:cs="Times"/>
        </w:rPr>
        <w:t xml:space="preserve">. </w:t>
      </w:r>
      <w:r w:rsidRPr="00454A16">
        <w:rPr>
          <w:rFonts w:ascii="Times" w:eastAsia="바탕체" w:hAnsi="Times" w:cs="Times"/>
        </w:rPr>
        <w:t>따라서</w:t>
      </w:r>
      <w:r w:rsidRPr="00454A16">
        <w:rPr>
          <w:rFonts w:ascii="Times" w:eastAsia="바탕체" w:hAnsi="Times" w:cs="Times"/>
        </w:rPr>
        <w:t xml:space="preserve"> </w:t>
      </w:r>
      <w:r w:rsidRPr="00454A16">
        <w:rPr>
          <w:rFonts w:ascii="Times" w:eastAsia="바탕체" w:hAnsi="Times" w:cs="Times"/>
        </w:rPr>
        <w:t>해당</w:t>
      </w:r>
      <w:r w:rsidRPr="00454A16">
        <w:rPr>
          <w:rFonts w:ascii="Times" w:eastAsia="바탕체" w:hAnsi="Times" w:cs="Times"/>
        </w:rPr>
        <w:t xml:space="preserve"> </w:t>
      </w:r>
      <w:r w:rsidRPr="00454A16">
        <w:rPr>
          <w:rFonts w:ascii="Times" w:eastAsia="바탕체" w:hAnsi="Times" w:cs="Times"/>
        </w:rPr>
        <w:t>임차인들의</w:t>
      </w:r>
      <w:r w:rsidRPr="00454A16">
        <w:rPr>
          <w:rFonts w:ascii="Times" w:eastAsia="바탕체" w:hAnsi="Times" w:cs="Times"/>
        </w:rPr>
        <w:t xml:space="preserve"> </w:t>
      </w:r>
      <w:r w:rsidRPr="00454A16">
        <w:rPr>
          <w:rFonts w:ascii="Times" w:eastAsia="바탕체" w:hAnsi="Times" w:cs="Times"/>
        </w:rPr>
        <w:t>매출</w:t>
      </w:r>
      <w:r w:rsidRPr="00454A16">
        <w:rPr>
          <w:rFonts w:ascii="Times" w:eastAsia="바탕체" w:hAnsi="Times" w:cs="Times"/>
        </w:rPr>
        <w:t xml:space="preserve"> </w:t>
      </w:r>
      <w:r w:rsidRPr="00454A16">
        <w:rPr>
          <w:rFonts w:ascii="Times" w:eastAsia="바탕체" w:hAnsi="Times" w:cs="Times"/>
        </w:rPr>
        <w:t>수준에</w:t>
      </w:r>
      <w:r w:rsidRPr="00454A16">
        <w:rPr>
          <w:rFonts w:ascii="Times" w:eastAsia="바탕체" w:hAnsi="Times" w:cs="Times"/>
        </w:rPr>
        <w:t xml:space="preserve"> </w:t>
      </w:r>
      <w:r w:rsidRPr="00454A16">
        <w:rPr>
          <w:rFonts w:ascii="Times" w:eastAsia="바탕체" w:hAnsi="Times" w:cs="Times"/>
        </w:rPr>
        <w:t>따라</w:t>
      </w:r>
      <w:r w:rsidRPr="00454A16">
        <w:rPr>
          <w:rFonts w:ascii="Times" w:eastAsia="바탕체" w:hAnsi="Times" w:cs="Times"/>
        </w:rPr>
        <w:t xml:space="preserve">, </w:t>
      </w:r>
      <w:r w:rsidRPr="00454A16">
        <w:rPr>
          <w:rFonts w:ascii="Times" w:eastAsia="바탕체" w:hAnsi="Times" w:cs="Times"/>
        </w:rPr>
        <w:t>매도인이</w:t>
      </w:r>
      <w:r w:rsidRPr="00454A16">
        <w:rPr>
          <w:rFonts w:ascii="Times" w:eastAsia="바탕체" w:hAnsi="Times" w:cs="Times"/>
        </w:rPr>
        <w:t xml:space="preserve"> </w:t>
      </w:r>
      <w:r w:rsidRPr="00454A16">
        <w:rPr>
          <w:rFonts w:ascii="Times" w:eastAsia="바탕체" w:hAnsi="Times" w:cs="Times"/>
        </w:rPr>
        <w:t>실제</w:t>
      </w:r>
      <w:r w:rsidRPr="00454A16">
        <w:rPr>
          <w:rFonts w:ascii="Times" w:eastAsia="바탕체" w:hAnsi="Times" w:cs="Times"/>
        </w:rPr>
        <w:t xml:space="preserve"> </w:t>
      </w:r>
      <w:r w:rsidRPr="00454A16">
        <w:rPr>
          <w:rFonts w:ascii="Times" w:eastAsia="바탕체" w:hAnsi="Times" w:cs="Times"/>
        </w:rPr>
        <w:t>수취하는</w:t>
      </w:r>
      <w:r w:rsidRPr="00454A16">
        <w:rPr>
          <w:rFonts w:ascii="Times" w:eastAsia="바탕체" w:hAnsi="Times" w:cs="Times"/>
        </w:rPr>
        <w:t xml:space="preserve"> </w:t>
      </w:r>
      <w:r w:rsidRPr="00454A16">
        <w:rPr>
          <w:rFonts w:ascii="Times" w:eastAsia="바탕체" w:hAnsi="Times" w:cs="Times"/>
        </w:rPr>
        <w:t>임대료는</w:t>
      </w:r>
      <w:r w:rsidRPr="00454A16">
        <w:rPr>
          <w:rFonts w:ascii="Times" w:eastAsia="바탕체" w:hAnsi="Times" w:cs="Times"/>
        </w:rPr>
        <w:t xml:space="preserve"> </w:t>
      </w:r>
      <w:r w:rsidRPr="00454A16">
        <w:rPr>
          <w:rFonts w:ascii="Times" w:eastAsia="바탕체" w:hAnsi="Times" w:cs="Times"/>
        </w:rPr>
        <w:t>더</w:t>
      </w:r>
      <w:r w:rsidRPr="00454A16">
        <w:rPr>
          <w:rFonts w:ascii="Times" w:eastAsia="바탕체" w:hAnsi="Times" w:cs="Times"/>
        </w:rPr>
        <w:t xml:space="preserve"> </w:t>
      </w:r>
      <w:r w:rsidRPr="00454A16">
        <w:rPr>
          <w:rFonts w:ascii="Times" w:eastAsia="바탕체" w:hAnsi="Times" w:cs="Times"/>
        </w:rPr>
        <w:t>높을</w:t>
      </w:r>
      <w:r w:rsidRPr="00454A16">
        <w:rPr>
          <w:rFonts w:ascii="Times" w:eastAsia="바탕체" w:hAnsi="Times" w:cs="Times"/>
        </w:rPr>
        <w:t xml:space="preserve"> </w:t>
      </w:r>
      <w:r w:rsidRPr="00454A16">
        <w:rPr>
          <w:rFonts w:ascii="Times" w:eastAsia="바탕체" w:hAnsi="Times" w:cs="Times"/>
        </w:rPr>
        <w:t>수</w:t>
      </w:r>
      <w:r w:rsidRPr="00454A16">
        <w:rPr>
          <w:rFonts w:ascii="Times" w:eastAsia="바탕체" w:hAnsi="Times" w:cs="Times"/>
        </w:rPr>
        <w:t xml:space="preserve"> </w:t>
      </w:r>
      <w:r w:rsidRPr="00454A16">
        <w:rPr>
          <w:rFonts w:ascii="Times" w:eastAsia="바탕체" w:hAnsi="Times" w:cs="Times"/>
        </w:rPr>
        <w:t>있을</w:t>
      </w:r>
      <w:r w:rsidRPr="00454A16">
        <w:rPr>
          <w:rFonts w:ascii="Times" w:eastAsia="바탕체" w:hAnsi="Times" w:cs="Times"/>
        </w:rPr>
        <w:t xml:space="preserve"> </w:t>
      </w:r>
      <w:r w:rsidRPr="00454A16">
        <w:rPr>
          <w:rFonts w:ascii="Times" w:eastAsia="바탕체" w:hAnsi="Times" w:cs="Times"/>
        </w:rPr>
        <w:t>것으로</w:t>
      </w:r>
      <w:r w:rsidRPr="00454A16">
        <w:rPr>
          <w:rFonts w:ascii="Times" w:eastAsia="바탕체" w:hAnsi="Times" w:cs="Times"/>
        </w:rPr>
        <w:t xml:space="preserve"> </w:t>
      </w:r>
      <w:r w:rsidRPr="00454A16">
        <w:rPr>
          <w:rFonts w:ascii="Times" w:eastAsia="바탕체" w:hAnsi="Times" w:cs="Times"/>
        </w:rPr>
        <w:t>보임</w:t>
      </w:r>
      <w:r w:rsidRPr="00454A16">
        <w:rPr>
          <w:rFonts w:ascii="Times" w:eastAsia="바탕체" w:hAnsi="Times" w:cs="Times"/>
        </w:rPr>
        <w:t xml:space="preserve">. </w:t>
      </w:r>
    </w:p>
  </w:footnote>
  <w:footnote w:id="17">
    <w:p w14:paraId="26FD699A" w14:textId="18122ED3" w:rsidR="003E28D6" w:rsidRPr="00321AFA" w:rsidRDefault="003E28D6">
      <w:pPr>
        <w:pStyle w:val="af"/>
        <w:rPr>
          <w:lang w:eastAsia="ko-KR"/>
        </w:rPr>
      </w:pPr>
      <w:r w:rsidRPr="00454A16">
        <w:rPr>
          <w:rStyle w:val="ae"/>
        </w:rPr>
        <w:footnoteRef/>
      </w:r>
      <w:r w:rsidRPr="00454A16">
        <w:t xml:space="preserve"> </w:t>
      </w:r>
      <w:r w:rsidRPr="00454A16">
        <w:rPr>
          <w:rFonts w:hint="eastAsia"/>
          <w:lang w:eastAsia="ko-KR"/>
        </w:rPr>
        <w:t>임대료</w:t>
      </w:r>
      <w:r w:rsidRPr="00454A16">
        <w:rPr>
          <w:rFonts w:hint="eastAsia"/>
          <w:lang w:eastAsia="ko-KR"/>
        </w:rPr>
        <w:t xml:space="preserve"> </w:t>
      </w:r>
      <w:r w:rsidRPr="00454A16">
        <w:rPr>
          <w:rFonts w:hint="eastAsia"/>
          <w:lang w:eastAsia="ko-KR"/>
        </w:rPr>
        <w:t>및</w:t>
      </w:r>
      <w:r w:rsidRPr="00454A16">
        <w:rPr>
          <w:rFonts w:hint="eastAsia"/>
          <w:lang w:eastAsia="ko-KR"/>
        </w:rPr>
        <w:t xml:space="preserve"> </w:t>
      </w:r>
      <w:r w:rsidRPr="00454A16">
        <w:rPr>
          <w:rFonts w:hint="eastAsia"/>
          <w:lang w:eastAsia="ko-KR"/>
        </w:rPr>
        <w:t>관리비는</w:t>
      </w:r>
      <w:r w:rsidRPr="00454A16">
        <w:rPr>
          <w:rFonts w:hint="eastAsia"/>
          <w:lang w:eastAsia="ko-KR"/>
        </w:rPr>
        <w:t xml:space="preserve"> </w:t>
      </w:r>
      <w:r w:rsidRPr="00454A16">
        <w:rPr>
          <w:rFonts w:hint="eastAsia"/>
          <w:lang w:eastAsia="ko-KR"/>
        </w:rPr>
        <w:t>각</w:t>
      </w:r>
      <w:r w:rsidRPr="00454A16">
        <w:rPr>
          <w:rFonts w:hint="eastAsia"/>
          <w:lang w:eastAsia="ko-KR"/>
        </w:rPr>
        <w:t xml:space="preserve"> </w:t>
      </w:r>
      <w:r w:rsidRPr="00454A16">
        <w:rPr>
          <w:rFonts w:hint="eastAsia"/>
          <w:lang w:eastAsia="ko-KR"/>
        </w:rPr>
        <w:t>계약에서</w:t>
      </w:r>
      <w:r w:rsidRPr="00454A16">
        <w:rPr>
          <w:rFonts w:hint="eastAsia"/>
          <w:lang w:eastAsia="ko-KR"/>
        </w:rPr>
        <w:t xml:space="preserve"> </w:t>
      </w:r>
      <w:r w:rsidRPr="00454A16">
        <w:rPr>
          <w:rFonts w:hint="eastAsia"/>
          <w:lang w:eastAsia="ko-KR"/>
        </w:rPr>
        <w:t>정한</w:t>
      </w:r>
      <w:r w:rsidRPr="00454A16">
        <w:rPr>
          <w:rFonts w:hint="eastAsia"/>
          <w:lang w:eastAsia="ko-KR"/>
        </w:rPr>
        <w:t xml:space="preserve"> </w:t>
      </w:r>
      <w:r w:rsidRPr="00454A16">
        <w:rPr>
          <w:rFonts w:hint="eastAsia"/>
          <w:lang w:eastAsia="ko-KR"/>
        </w:rPr>
        <w:t>바에</w:t>
      </w:r>
      <w:r w:rsidRPr="00454A16">
        <w:rPr>
          <w:rFonts w:hint="eastAsia"/>
          <w:lang w:eastAsia="ko-KR"/>
        </w:rPr>
        <w:t xml:space="preserve"> </w:t>
      </w:r>
      <w:r w:rsidRPr="00454A16">
        <w:rPr>
          <w:rFonts w:hint="eastAsia"/>
          <w:lang w:eastAsia="ko-KR"/>
        </w:rPr>
        <w:t>따라</w:t>
      </w:r>
      <w:r w:rsidRPr="00454A16">
        <w:rPr>
          <w:rFonts w:hint="eastAsia"/>
          <w:lang w:eastAsia="ko-KR"/>
        </w:rPr>
        <w:t xml:space="preserve"> </w:t>
      </w:r>
      <w:r w:rsidRPr="00454A16">
        <w:rPr>
          <w:rFonts w:hint="eastAsia"/>
          <w:lang w:eastAsia="ko-KR"/>
        </w:rPr>
        <w:t>매년</w:t>
      </w:r>
      <w:r w:rsidRPr="00454A16">
        <w:rPr>
          <w:rFonts w:hint="eastAsia"/>
          <w:lang w:eastAsia="ko-KR"/>
        </w:rPr>
        <w:t xml:space="preserve"> </w:t>
      </w:r>
      <w:r w:rsidRPr="00454A16">
        <w:rPr>
          <w:rFonts w:hint="eastAsia"/>
          <w:lang w:eastAsia="ko-KR"/>
        </w:rPr>
        <w:t>인상되는데</w:t>
      </w:r>
      <w:r w:rsidRPr="00454A16">
        <w:rPr>
          <w:rFonts w:hint="eastAsia"/>
          <w:lang w:eastAsia="ko-KR"/>
        </w:rPr>
        <w:t>,</w:t>
      </w:r>
      <w:r w:rsidRPr="00454A16">
        <w:rPr>
          <w:lang w:eastAsia="ko-KR"/>
        </w:rPr>
        <w:t xml:space="preserve"> </w:t>
      </w:r>
      <w:r w:rsidRPr="00454A16">
        <w:rPr>
          <w:rFonts w:hint="eastAsia"/>
          <w:lang w:eastAsia="ko-KR"/>
        </w:rPr>
        <w:t>현재</w:t>
      </w:r>
      <w:r w:rsidRPr="00454A16">
        <w:rPr>
          <w:rFonts w:hint="eastAsia"/>
          <w:lang w:eastAsia="ko-KR"/>
        </w:rPr>
        <w:t xml:space="preserve"> </w:t>
      </w:r>
      <w:r w:rsidRPr="00454A16">
        <w:rPr>
          <w:rFonts w:hint="eastAsia"/>
          <w:lang w:eastAsia="ko-KR"/>
        </w:rPr>
        <w:t>적용되는</w:t>
      </w:r>
      <w:r w:rsidRPr="00454A16">
        <w:rPr>
          <w:rFonts w:hint="eastAsia"/>
          <w:lang w:eastAsia="ko-KR"/>
        </w:rPr>
        <w:t xml:space="preserve"> </w:t>
      </w:r>
      <w:r w:rsidRPr="00454A16">
        <w:rPr>
          <w:rFonts w:hint="eastAsia"/>
          <w:lang w:eastAsia="ko-KR"/>
        </w:rPr>
        <w:t>임대료</w:t>
      </w:r>
      <w:r w:rsidRPr="00454A16">
        <w:rPr>
          <w:rFonts w:hint="eastAsia"/>
          <w:lang w:eastAsia="ko-KR"/>
        </w:rPr>
        <w:t xml:space="preserve"> </w:t>
      </w:r>
      <w:r w:rsidRPr="00454A16">
        <w:rPr>
          <w:rFonts w:hint="eastAsia"/>
          <w:lang w:eastAsia="ko-KR"/>
        </w:rPr>
        <w:t>및</w:t>
      </w:r>
      <w:r w:rsidRPr="00454A16">
        <w:rPr>
          <w:rFonts w:hint="eastAsia"/>
          <w:lang w:eastAsia="ko-KR"/>
        </w:rPr>
        <w:t xml:space="preserve"> </w:t>
      </w:r>
      <w:r w:rsidRPr="00454A16">
        <w:rPr>
          <w:rFonts w:hint="eastAsia"/>
          <w:lang w:eastAsia="ko-KR"/>
        </w:rPr>
        <w:t>관리비를</w:t>
      </w:r>
      <w:r w:rsidRPr="00454A16">
        <w:rPr>
          <w:rFonts w:hint="eastAsia"/>
          <w:lang w:eastAsia="ko-KR"/>
        </w:rPr>
        <w:t xml:space="preserve"> </w:t>
      </w:r>
      <w:r w:rsidRPr="00454A16">
        <w:rPr>
          <w:rFonts w:hint="eastAsia"/>
          <w:lang w:eastAsia="ko-KR"/>
        </w:rPr>
        <w:t>기준으로</w:t>
      </w:r>
      <w:r w:rsidRPr="00454A16">
        <w:rPr>
          <w:rFonts w:hint="eastAsia"/>
          <w:lang w:eastAsia="ko-KR"/>
        </w:rPr>
        <w:t xml:space="preserve"> </w:t>
      </w:r>
      <w:r w:rsidRPr="00454A16">
        <w:rPr>
          <w:rFonts w:hint="eastAsia"/>
          <w:lang w:eastAsia="ko-KR"/>
        </w:rPr>
        <w:t>산정한</w:t>
      </w:r>
      <w:r w:rsidRPr="00454A16">
        <w:rPr>
          <w:rFonts w:hint="eastAsia"/>
          <w:lang w:eastAsia="ko-KR"/>
        </w:rPr>
        <w:t xml:space="preserve"> </w:t>
      </w:r>
      <w:r w:rsidRPr="00454A16">
        <w:rPr>
          <w:rFonts w:hint="eastAsia"/>
          <w:lang w:eastAsia="ko-KR"/>
        </w:rPr>
        <w:t>것임</w:t>
      </w:r>
      <w:r w:rsidRPr="00454A16">
        <w:rPr>
          <w:lang w:eastAsia="ko-KR"/>
        </w:rPr>
        <w:t>.</w:t>
      </w:r>
    </w:p>
  </w:footnote>
  <w:footnote w:id="18">
    <w:p w14:paraId="2A87CDB9" w14:textId="6F01ED7F" w:rsidR="003E28D6" w:rsidRPr="0040138E" w:rsidRDefault="003E28D6">
      <w:pPr>
        <w:pStyle w:val="af"/>
        <w:rPr>
          <w:lang w:eastAsia="ko-KR"/>
        </w:rPr>
      </w:pPr>
      <w:r>
        <w:rPr>
          <w:rStyle w:val="ae"/>
        </w:rPr>
        <w:footnoteRef/>
      </w:r>
      <w:r>
        <w:t xml:space="preserve"> </w:t>
      </w:r>
      <w:r w:rsidRPr="0040138E">
        <w:rPr>
          <w:rFonts w:hint="eastAsia"/>
        </w:rPr>
        <w:t>한편</w:t>
      </w:r>
      <w:r w:rsidRPr="0040138E">
        <w:t xml:space="preserve">, </w:t>
      </w:r>
      <w:r w:rsidRPr="0040138E">
        <w:rPr>
          <w:rFonts w:hint="eastAsia"/>
        </w:rPr>
        <w:t>기존</w:t>
      </w:r>
      <w:r w:rsidRPr="0040138E">
        <w:t xml:space="preserve"> </w:t>
      </w:r>
      <w:r w:rsidRPr="0040138E">
        <w:rPr>
          <w:rFonts w:hint="eastAsia"/>
        </w:rPr>
        <w:t>대법원</w:t>
      </w:r>
      <w:r w:rsidRPr="0040138E">
        <w:t xml:space="preserve"> </w:t>
      </w:r>
      <w:r w:rsidRPr="0040138E">
        <w:rPr>
          <w:rFonts w:hint="eastAsia"/>
        </w:rPr>
        <w:t>판례에</w:t>
      </w:r>
      <w:r w:rsidRPr="0040138E">
        <w:t xml:space="preserve"> </w:t>
      </w:r>
      <w:r w:rsidRPr="0040138E">
        <w:rPr>
          <w:rFonts w:hint="eastAsia"/>
        </w:rPr>
        <w:t>의하면</w:t>
      </w:r>
      <w:r w:rsidRPr="0040138E">
        <w:t xml:space="preserve"> </w:t>
      </w:r>
      <w:r w:rsidRPr="0040138E">
        <w:rPr>
          <w:rFonts w:hint="eastAsia"/>
        </w:rPr>
        <w:t>임대인과</w:t>
      </w:r>
      <w:r w:rsidRPr="0040138E">
        <w:t xml:space="preserve"> </w:t>
      </w:r>
      <w:r w:rsidRPr="0040138E">
        <w:rPr>
          <w:rFonts w:hint="eastAsia"/>
        </w:rPr>
        <w:t>신</w:t>
      </w:r>
      <w:r w:rsidRPr="0040138E">
        <w:t xml:space="preserve"> </w:t>
      </w:r>
      <w:r w:rsidRPr="0040138E">
        <w:rPr>
          <w:rFonts w:hint="eastAsia"/>
        </w:rPr>
        <w:t>소유자</w:t>
      </w:r>
      <w:r w:rsidRPr="0040138E">
        <w:t xml:space="preserve"> </w:t>
      </w:r>
      <w:r w:rsidRPr="0040138E">
        <w:rPr>
          <w:rFonts w:hint="eastAsia"/>
        </w:rPr>
        <w:t>사이의</w:t>
      </w:r>
      <w:r w:rsidRPr="0040138E">
        <w:t xml:space="preserve"> </w:t>
      </w:r>
      <w:r w:rsidRPr="0040138E">
        <w:rPr>
          <w:rFonts w:hint="eastAsia"/>
        </w:rPr>
        <w:t>임대인</w:t>
      </w:r>
      <w:r w:rsidRPr="0040138E">
        <w:t xml:space="preserve"> </w:t>
      </w:r>
      <w:r w:rsidRPr="0040138E">
        <w:rPr>
          <w:rFonts w:hint="eastAsia"/>
        </w:rPr>
        <w:t>지위양도가</w:t>
      </w:r>
      <w:r w:rsidRPr="0040138E">
        <w:t xml:space="preserve"> </w:t>
      </w:r>
      <w:r w:rsidRPr="0040138E">
        <w:rPr>
          <w:rFonts w:hint="eastAsia"/>
        </w:rPr>
        <w:t>이루어진</w:t>
      </w:r>
      <w:r w:rsidRPr="0040138E">
        <w:t xml:space="preserve"> </w:t>
      </w:r>
      <w:r w:rsidRPr="0040138E">
        <w:rPr>
          <w:rFonts w:hint="eastAsia"/>
        </w:rPr>
        <w:t>경우</w:t>
      </w:r>
      <w:r w:rsidRPr="0040138E">
        <w:t xml:space="preserve"> </w:t>
      </w:r>
      <w:r w:rsidRPr="0040138E">
        <w:rPr>
          <w:rFonts w:hint="eastAsia"/>
        </w:rPr>
        <w:t>임차인이</w:t>
      </w:r>
      <w:r w:rsidRPr="0040138E">
        <w:t xml:space="preserve"> </w:t>
      </w:r>
      <w:r w:rsidRPr="0040138E">
        <w:rPr>
          <w:rFonts w:hint="eastAsia"/>
        </w:rPr>
        <w:t>임대차의</w:t>
      </w:r>
      <w:r w:rsidRPr="0040138E">
        <w:t xml:space="preserve"> </w:t>
      </w:r>
      <w:r w:rsidRPr="0040138E">
        <w:rPr>
          <w:rFonts w:hint="eastAsia"/>
        </w:rPr>
        <w:t>승계를</w:t>
      </w:r>
      <w:r w:rsidRPr="0040138E">
        <w:t xml:space="preserve"> </w:t>
      </w:r>
      <w:r w:rsidRPr="0040138E">
        <w:rPr>
          <w:rFonts w:hint="eastAsia"/>
        </w:rPr>
        <w:t>원하지</w:t>
      </w:r>
      <w:r w:rsidRPr="0040138E">
        <w:t xml:space="preserve"> </w:t>
      </w:r>
      <w:r w:rsidRPr="0040138E">
        <w:rPr>
          <w:rFonts w:hint="eastAsia"/>
        </w:rPr>
        <w:t>않는</w:t>
      </w:r>
      <w:r w:rsidRPr="0040138E">
        <w:t xml:space="preserve"> </w:t>
      </w:r>
      <w:r w:rsidRPr="0040138E">
        <w:rPr>
          <w:rFonts w:hint="eastAsia"/>
        </w:rPr>
        <w:t>경우에는</w:t>
      </w:r>
      <w:r w:rsidRPr="0040138E">
        <w:t xml:space="preserve"> </w:t>
      </w:r>
      <w:r w:rsidRPr="0040138E">
        <w:rPr>
          <w:rFonts w:hint="eastAsia"/>
        </w:rPr>
        <w:t>형평상</w:t>
      </w:r>
      <w:r w:rsidRPr="0040138E">
        <w:t xml:space="preserve"> </w:t>
      </w:r>
      <w:r w:rsidRPr="0040138E">
        <w:rPr>
          <w:rFonts w:hint="eastAsia"/>
        </w:rPr>
        <w:t>이의를</w:t>
      </w:r>
      <w:r w:rsidRPr="0040138E">
        <w:t xml:space="preserve"> </w:t>
      </w:r>
      <w:r w:rsidRPr="0040138E">
        <w:rPr>
          <w:rFonts w:hint="eastAsia"/>
        </w:rPr>
        <w:t>제기하여</w:t>
      </w:r>
      <w:r w:rsidRPr="0040138E">
        <w:t xml:space="preserve"> </w:t>
      </w:r>
      <w:r w:rsidRPr="0040138E">
        <w:rPr>
          <w:rFonts w:hint="eastAsia"/>
        </w:rPr>
        <w:t>임대차관계를</w:t>
      </w:r>
      <w:r w:rsidRPr="0040138E">
        <w:t xml:space="preserve"> </w:t>
      </w:r>
      <w:r w:rsidRPr="0040138E">
        <w:rPr>
          <w:rFonts w:hint="eastAsia"/>
        </w:rPr>
        <w:t>해지할</w:t>
      </w:r>
      <w:r w:rsidRPr="0040138E">
        <w:t xml:space="preserve"> </w:t>
      </w:r>
      <w:r w:rsidRPr="0040138E">
        <w:rPr>
          <w:rFonts w:hint="eastAsia"/>
        </w:rPr>
        <w:t>수</w:t>
      </w:r>
      <w:r w:rsidRPr="0040138E">
        <w:t xml:space="preserve"> </w:t>
      </w:r>
      <w:r w:rsidRPr="0040138E">
        <w:rPr>
          <w:rFonts w:hint="eastAsia"/>
        </w:rPr>
        <w:t>있다고</w:t>
      </w:r>
      <w:r w:rsidRPr="0040138E">
        <w:t xml:space="preserve"> </w:t>
      </w:r>
      <w:r w:rsidRPr="0040138E">
        <w:rPr>
          <w:rFonts w:hint="eastAsia"/>
        </w:rPr>
        <w:t>본</w:t>
      </w:r>
      <w:r w:rsidRPr="0040138E">
        <w:t xml:space="preserve"> </w:t>
      </w:r>
      <w:r w:rsidRPr="0040138E">
        <w:rPr>
          <w:rFonts w:hint="eastAsia"/>
        </w:rPr>
        <w:t>것이</w:t>
      </w:r>
      <w:r w:rsidRPr="0040138E">
        <w:t xml:space="preserve"> </w:t>
      </w:r>
      <w:r w:rsidRPr="0040138E">
        <w:rPr>
          <w:rFonts w:hint="eastAsia"/>
        </w:rPr>
        <w:t>있음</w:t>
      </w:r>
      <w:r w:rsidRPr="0040138E">
        <w:t>(</w:t>
      </w:r>
      <w:r w:rsidRPr="0040138E">
        <w:rPr>
          <w:rFonts w:hint="eastAsia"/>
        </w:rPr>
        <w:t>대법원</w:t>
      </w:r>
      <w:r w:rsidRPr="0040138E">
        <w:t xml:space="preserve"> 1998. 9. 2.</w:t>
      </w:r>
      <w:r w:rsidRPr="0040138E">
        <w:rPr>
          <w:rFonts w:hint="eastAsia"/>
        </w:rPr>
        <w:t>자</w:t>
      </w:r>
      <w:r w:rsidRPr="0040138E">
        <w:t xml:space="preserve"> 98</w:t>
      </w:r>
      <w:r w:rsidRPr="0040138E">
        <w:rPr>
          <w:rFonts w:hint="eastAsia"/>
        </w:rPr>
        <w:t>마</w:t>
      </w:r>
      <w:r w:rsidRPr="0040138E">
        <w:t xml:space="preserve">100 </w:t>
      </w:r>
      <w:r w:rsidRPr="0040138E">
        <w:rPr>
          <w:rFonts w:hint="eastAsia"/>
        </w:rPr>
        <w:t>결정</w:t>
      </w:r>
      <w:r w:rsidRPr="0040138E">
        <w:t xml:space="preserve">). </w:t>
      </w:r>
      <w:r w:rsidRPr="0040138E">
        <w:rPr>
          <w:rFonts w:hint="eastAsia"/>
        </w:rPr>
        <w:t>다만</w:t>
      </w:r>
      <w:r w:rsidRPr="0040138E">
        <w:t xml:space="preserve">, </w:t>
      </w:r>
      <w:r w:rsidRPr="0040138E">
        <w:rPr>
          <w:rFonts w:hint="eastAsia"/>
        </w:rPr>
        <w:t>이</w:t>
      </w:r>
      <w:r w:rsidRPr="0040138E">
        <w:t xml:space="preserve"> </w:t>
      </w:r>
      <w:r w:rsidRPr="0040138E">
        <w:rPr>
          <w:rFonts w:hint="eastAsia"/>
        </w:rPr>
        <w:t>판례상</w:t>
      </w:r>
      <w:r w:rsidRPr="0040138E">
        <w:t xml:space="preserve"> </w:t>
      </w:r>
      <w:r w:rsidRPr="0040138E">
        <w:rPr>
          <w:rFonts w:hint="eastAsia"/>
        </w:rPr>
        <w:t>본건처럼</w:t>
      </w:r>
      <w:r w:rsidRPr="0040138E">
        <w:t xml:space="preserve"> </w:t>
      </w:r>
      <w:r w:rsidRPr="0040138E">
        <w:rPr>
          <w:rFonts w:hint="eastAsia"/>
        </w:rPr>
        <w:t>임대차계약에서</w:t>
      </w:r>
      <w:r w:rsidRPr="0040138E">
        <w:t xml:space="preserve"> </w:t>
      </w:r>
      <w:r w:rsidRPr="0040138E">
        <w:rPr>
          <w:rFonts w:hint="eastAsia"/>
        </w:rPr>
        <w:t>달리</w:t>
      </w:r>
      <w:r w:rsidRPr="0040138E">
        <w:t xml:space="preserve"> </w:t>
      </w:r>
      <w:r w:rsidRPr="0040138E">
        <w:rPr>
          <w:rFonts w:hint="eastAsia"/>
        </w:rPr>
        <w:t>정한</w:t>
      </w:r>
      <w:r w:rsidRPr="0040138E">
        <w:t xml:space="preserve"> </w:t>
      </w:r>
      <w:r w:rsidRPr="0040138E">
        <w:rPr>
          <w:rFonts w:hint="eastAsia"/>
        </w:rPr>
        <w:t>경우에는</w:t>
      </w:r>
      <w:r w:rsidRPr="0040138E">
        <w:t xml:space="preserve"> </w:t>
      </w:r>
      <w:r w:rsidRPr="0040138E">
        <w:rPr>
          <w:rFonts w:hint="eastAsia"/>
        </w:rPr>
        <w:t>어떻게</w:t>
      </w:r>
      <w:r w:rsidRPr="0040138E">
        <w:t xml:space="preserve"> </w:t>
      </w:r>
      <w:r w:rsidRPr="0040138E">
        <w:rPr>
          <w:rFonts w:hint="eastAsia"/>
        </w:rPr>
        <w:t>봐야</w:t>
      </w:r>
      <w:r w:rsidRPr="0040138E">
        <w:t xml:space="preserve"> </w:t>
      </w:r>
      <w:r w:rsidRPr="0040138E">
        <w:rPr>
          <w:rFonts w:hint="eastAsia"/>
        </w:rPr>
        <w:t>하는지가</w:t>
      </w:r>
      <w:r w:rsidRPr="0040138E">
        <w:t xml:space="preserve"> </w:t>
      </w:r>
      <w:r w:rsidRPr="0040138E">
        <w:rPr>
          <w:rFonts w:hint="eastAsia"/>
        </w:rPr>
        <w:t>명확하지</w:t>
      </w:r>
      <w:r w:rsidRPr="0040138E">
        <w:t xml:space="preserve"> </w:t>
      </w:r>
      <w:r w:rsidRPr="0040138E">
        <w:rPr>
          <w:rFonts w:hint="eastAsia"/>
        </w:rPr>
        <w:t>않아</w:t>
      </w:r>
      <w:r w:rsidRPr="0040138E">
        <w:t xml:space="preserve"> </w:t>
      </w:r>
      <w:r w:rsidRPr="0040138E">
        <w:rPr>
          <w:rFonts w:hint="eastAsia"/>
        </w:rPr>
        <w:t>논란이</w:t>
      </w:r>
      <w:r w:rsidRPr="0040138E">
        <w:t xml:space="preserve"> </w:t>
      </w:r>
      <w:r w:rsidRPr="0040138E">
        <w:rPr>
          <w:rFonts w:hint="eastAsia"/>
        </w:rPr>
        <w:t>있음</w:t>
      </w:r>
      <w:r w:rsidRPr="0040138E">
        <w:t>.</w:t>
      </w:r>
    </w:p>
  </w:footnote>
  <w:footnote w:id="19">
    <w:p w14:paraId="71D487E8" w14:textId="2EFBAE44" w:rsidR="003E28D6" w:rsidRPr="00F85C7E" w:rsidRDefault="003E28D6" w:rsidP="00AB320C">
      <w:pPr>
        <w:pStyle w:val="af"/>
        <w:rPr>
          <w:rFonts w:ascii="Times" w:eastAsia="바탕체" w:hAnsi="Times" w:cs="Times"/>
        </w:rPr>
      </w:pPr>
      <w:r>
        <w:rPr>
          <w:rStyle w:val="ae"/>
        </w:rPr>
        <w:footnoteRef/>
      </w:r>
      <w:r>
        <w:t xml:space="preserve"> </w:t>
      </w:r>
      <w:r w:rsidRPr="00F85C7E">
        <w:rPr>
          <w:rFonts w:ascii="Times" w:eastAsia="바탕체" w:hAnsi="Times" w:cs="Times" w:hint="eastAsia"/>
        </w:rPr>
        <w:t>로카</w:t>
      </w:r>
      <w:r>
        <w:rPr>
          <w:rFonts w:ascii="Times" w:eastAsia="바탕체" w:hAnsi="Times" w:cs="Times" w:hint="eastAsia"/>
          <w:lang w:eastAsia="ko-KR"/>
        </w:rPr>
        <w:t>모빌리티㈜</w:t>
      </w:r>
      <w:r w:rsidRPr="00F85C7E">
        <w:rPr>
          <w:rFonts w:ascii="Times" w:eastAsia="바탕체" w:hAnsi="Times" w:cs="Times" w:hint="eastAsia"/>
        </w:rPr>
        <w:t>는</w:t>
      </w:r>
      <w:r w:rsidRPr="00F85C7E">
        <w:rPr>
          <w:rFonts w:ascii="Times" w:eastAsia="바탕체" w:hAnsi="Times" w:cs="Times"/>
        </w:rPr>
        <w:t xml:space="preserve"> </w:t>
      </w:r>
      <w:r>
        <w:rPr>
          <w:rFonts w:ascii="Times" w:eastAsia="바탕체" w:hAnsi="Times" w:cs="Times"/>
        </w:rPr>
        <w:t>“</w:t>
      </w:r>
      <w:r w:rsidRPr="00F85C7E">
        <w:rPr>
          <w:rFonts w:ascii="Times" w:eastAsia="바탕체" w:hAnsi="Times" w:cs="Times" w:hint="eastAsia"/>
        </w:rPr>
        <w:t>임대인은</w:t>
      </w:r>
      <w:r>
        <w:rPr>
          <w:rFonts w:ascii="Times" w:eastAsia="바탕체" w:hAnsi="Times" w:cs="Times"/>
        </w:rPr>
        <w:t xml:space="preserve"> </w:t>
      </w:r>
      <w:proofErr w:type="spellStart"/>
      <w:r>
        <w:rPr>
          <w:rFonts w:ascii="Times" w:eastAsia="바탕체" w:hAnsi="Times" w:cs="Times" w:hint="eastAsia"/>
          <w:lang w:eastAsia="ko-KR"/>
        </w:rPr>
        <w:t>예금질권을</w:t>
      </w:r>
      <w:proofErr w:type="spellEnd"/>
      <w:r>
        <w:rPr>
          <w:rFonts w:ascii="Times" w:eastAsia="바탕체" w:hAnsi="Times" w:cs="Times" w:hint="eastAsia"/>
          <w:lang w:eastAsia="ko-KR"/>
        </w:rPr>
        <w:t xml:space="preserve"> </w:t>
      </w:r>
      <w:r w:rsidRPr="00F85C7E">
        <w:rPr>
          <w:rFonts w:ascii="Times" w:eastAsia="바탕체" w:hAnsi="Times" w:cs="Times" w:hint="eastAsia"/>
        </w:rPr>
        <w:t>설정하기로</w:t>
      </w:r>
      <w:r w:rsidRPr="00F85C7E">
        <w:rPr>
          <w:rFonts w:ascii="Times" w:eastAsia="바탕체" w:hAnsi="Times" w:cs="Times"/>
        </w:rPr>
        <w:t xml:space="preserve"> </w:t>
      </w:r>
      <w:r w:rsidRPr="00F85C7E">
        <w:rPr>
          <w:rFonts w:ascii="Times" w:eastAsia="바탕체" w:hAnsi="Times" w:cs="Times" w:hint="eastAsia"/>
        </w:rPr>
        <w:t>한다</w:t>
      </w:r>
      <w:r>
        <w:rPr>
          <w:rFonts w:ascii="Times" w:eastAsia="바탕체" w:hAnsi="Times" w:cs="Times"/>
          <w:lang w:eastAsia="ko-KR"/>
        </w:rPr>
        <w:t xml:space="preserve">”, </w:t>
      </w:r>
      <w:r w:rsidRPr="00F85C7E">
        <w:rPr>
          <w:rFonts w:ascii="Times" w:eastAsia="바탕체" w:hAnsi="Times" w:cs="Times" w:hint="eastAsia"/>
        </w:rPr>
        <w:t>교보생명</w:t>
      </w:r>
      <w:r>
        <w:rPr>
          <w:rFonts w:ascii="Times" w:eastAsia="바탕체" w:hAnsi="Times" w:cs="Times" w:hint="eastAsia"/>
          <w:lang w:eastAsia="ko-KR"/>
        </w:rPr>
        <w:t>㈜는</w:t>
      </w:r>
      <w:r w:rsidRPr="00F85C7E">
        <w:rPr>
          <w:rFonts w:ascii="Times" w:eastAsia="바탕체" w:hAnsi="Times" w:cs="Times"/>
        </w:rPr>
        <w:t xml:space="preserve"> </w:t>
      </w:r>
      <w:r>
        <w:rPr>
          <w:rFonts w:ascii="Times" w:eastAsia="바탕체" w:hAnsi="Times" w:cs="Times"/>
        </w:rPr>
        <w:t>“</w:t>
      </w:r>
      <w:r w:rsidRPr="00F85C7E">
        <w:rPr>
          <w:rFonts w:ascii="Times" w:eastAsia="바탕체" w:hAnsi="Times" w:cs="Times" w:hint="eastAsia"/>
        </w:rPr>
        <w:t>임차인은</w:t>
      </w:r>
      <w:r w:rsidRPr="00F85C7E">
        <w:rPr>
          <w:rFonts w:ascii="Times" w:eastAsia="바탕체" w:hAnsi="Times" w:cs="Times"/>
        </w:rPr>
        <w:t xml:space="preserve"> </w:t>
      </w:r>
      <w:proofErr w:type="spellStart"/>
      <w:r>
        <w:rPr>
          <w:rFonts w:ascii="Times" w:eastAsia="바탕체" w:hAnsi="Times" w:cs="Times" w:hint="eastAsia"/>
          <w:lang w:eastAsia="ko-KR"/>
        </w:rPr>
        <w:t>예금질권</w:t>
      </w:r>
      <w:proofErr w:type="spellEnd"/>
      <w:r>
        <w:rPr>
          <w:rFonts w:ascii="Times" w:eastAsia="바탕체" w:hAnsi="Times" w:cs="Times" w:hint="eastAsia"/>
          <w:lang w:eastAsia="ko-KR"/>
        </w:rPr>
        <w:t xml:space="preserve"> </w:t>
      </w:r>
      <w:r>
        <w:rPr>
          <w:rFonts w:ascii="Times" w:eastAsia="바탕체" w:hAnsi="Times" w:cs="Times" w:hint="eastAsia"/>
          <w:lang w:eastAsia="ko-KR"/>
        </w:rPr>
        <w:t>설정을</w:t>
      </w:r>
      <w:r>
        <w:rPr>
          <w:rFonts w:ascii="Times" w:eastAsia="바탕체" w:hAnsi="Times" w:cs="Times" w:hint="eastAsia"/>
          <w:lang w:eastAsia="ko-KR"/>
        </w:rPr>
        <w:t xml:space="preserve"> </w:t>
      </w:r>
      <w:r w:rsidRPr="00F85C7E">
        <w:rPr>
          <w:rFonts w:ascii="Times" w:eastAsia="바탕체" w:hAnsi="Times" w:cs="Times" w:hint="eastAsia"/>
        </w:rPr>
        <w:t>요청할</w:t>
      </w:r>
      <w:r w:rsidRPr="00F85C7E">
        <w:rPr>
          <w:rFonts w:ascii="Times" w:eastAsia="바탕체" w:hAnsi="Times" w:cs="Times"/>
        </w:rPr>
        <w:t xml:space="preserve"> </w:t>
      </w:r>
      <w:r w:rsidRPr="00F85C7E">
        <w:rPr>
          <w:rFonts w:ascii="Times" w:eastAsia="바탕체" w:hAnsi="Times" w:cs="Times" w:hint="eastAsia"/>
        </w:rPr>
        <w:t>수</w:t>
      </w:r>
      <w:r w:rsidRPr="00F85C7E">
        <w:rPr>
          <w:rFonts w:ascii="Times" w:eastAsia="바탕체" w:hAnsi="Times" w:cs="Times"/>
        </w:rPr>
        <w:t xml:space="preserve"> </w:t>
      </w:r>
      <w:r w:rsidRPr="00F85C7E">
        <w:rPr>
          <w:rFonts w:ascii="Times" w:eastAsia="바탕체" w:hAnsi="Times" w:cs="Times" w:hint="eastAsia"/>
        </w:rPr>
        <w:t>있고</w:t>
      </w:r>
      <w:r w:rsidRPr="00F85C7E">
        <w:rPr>
          <w:rFonts w:ascii="Times" w:eastAsia="바탕체" w:hAnsi="Times" w:cs="Times"/>
        </w:rPr>
        <w:t xml:space="preserve"> </w:t>
      </w:r>
      <w:r w:rsidRPr="00F85C7E">
        <w:rPr>
          <w:rFonts w:ascii="Times" w:eastAsia="바탕체" w:hAnsi="Times" w:cs="Times" w:hint="eastAsia"/>
        </w:rPr>
        <w:t>임대인은</w:t>
      </w:r>
      <w:r w:rsidRPr="00F85C7E">
        <w:rPr>
          <w:rFonts w:ascii="Times" w:eastAsia="바탕체" w:hAnsi="Times" w:cs="Times"/>
        </w:rPr>
        <w:t xml:space="preserve"> </w:t>
      </w:r>
      <w:r>
        <w:rPr>
          <w:rFonts w:ascii="Times" w:eastAsia="바탕체" w:hAnsi="Times" w:cs="Times" w:hint="eastAsia"/>
          <w:lang w:eastAsia="ko-KR"/>
        </w:rPr>
        <w:t>이를</w:t>
      </w:r>
      <w:r>
        <w:rPr>
          <w:rFonts w:ascii="Times" w:eastAsia="바탕체" w:hAnsi="Times" w:cs="Times" w:hint="eastAsia"/>
          <w:lang w:eastAsia="ko-KR"/>
        </w:rPr>
        <w:t xml:space="preserve"> </w:t>
      </w:r>
      <w:r w:rsidRPr="00F85C7E">
        <w:rPr>
          <w:rFonts w:ascii="Times" w:eastAsia="바탕체" w:hAnsi="Times" w:cs="Times" w:hint="eastAsia"/>
        </w:rPr>
        <w:t>완료하기로</w:t>
      </w:r>
      <w:r w:rsidRPr="00F85C7E">
        <w:rPr>
          <w:rFonts w:ascii="Times" w:eastAsia="바탕체" w:hAnsi="Times" w:cs="Times"/>
        </w:rPr>
        <w:t xml:space="preserve"> </w:t>
      </w:r>
      <w:r w:rsidRPr="00F85C7E">
        <w:rPr>
          <w:rFonts w:ascii="Times" w:eastAsia="바탕체" w:hAnsi="Times" w:cs="Times" w:hint="eastAsia"/>
        </w:rPr>
        <w:t>한다</w:t>
      </w:r>
      <w:r>
        <w:rPr>
          <w:rFonts w:ascii="Times" w:eastAsia="바탕체" w:hAnsi="Times" w:cs="Times"/>
          <w:lang w:eastAsia="ko-KR"/>
        </w:rPr>
        <w:t xml:space="preserve">”, </w:t>
      </w:r>
      <w:r>
        <w:rPr>
          <w:rFonts w:hint="eastAsia"/>
        </w:rPr>
        <w:t>㈜</w:t>
      </w:r>
      <w:r w:rsidRPr="00F85C7E">
        <w:rPr>
          <w:rFonts w:ascii="Times" w:eastAsia="바탕체" w:hAnsi="Times" w:cs="Times" w:hint="eastAsia"/>
        </w:rPr>
        <w:t>케이티아이에스</w:t>
      </w:r>
      <w:r>
        <w:rPr>
          <w:rFonts w:ascii="Times" w:eastAsia="바탕체" w:hAnsi="Times" w:cs="Times" w:hint="eastAsia"/>
          <w:lang w:eastAsia="ko-KR"/>
        </w:rPr>
        <w:t>의</w:t>
      </w:r>
      <w:r>
        <w:rPr>
          <w:rFonts w:ascii="Times" w:eastAsia="바탕체" w:hAnsi="Times" w:cs="Times" w:hint="eastAsia"/>
          <w:lang w:eastAsia="ko-KR"/>
        </w:rPr>
        <w:t xml:space="preserve"> </w:t>
      </w:r>
      <w:r>
        <w:rPr>
          <w:rFonts w:ascii="Times" w:eastAsia="바탕체" w:hAnsi="Times" w:cs="Times" w:hint="eastAsia"/>
          <w:lang w:eastAsia="ko-KR"/>
        </w:rPr>
        <w:t>경우</w:t>
      </w:r>
      <w:r>
        <w:rPr>
          <w:rFonts w:ascii="Times" w:eastAsia="바탕체" w:hAnsi="Times" w:cs="Times" w:hint="eastAsia"/>
          <w:lang w:eastAsia="ko-KR"/>
        </w:rPr>
        <w:t xml:space="preserve"> </w:t>
      </w:r>
      <w:r>
        <w:rPr>
          <w:rFonts w:ascii="Times" w:eastAsia="바탕체" w:hAnsi="Times" w:cs="Times"/>
          <w:lang w:eastAsia="ko-KR"/>
        </w:rPr>
        <w:t>“</w:t>
      </w:r>
      <w:proofErr w:type="spellStart"/>
      <w:r>
        <w:rPr>
          <w:rFonts w:ascii="Times" w:eastAsia="바탕체" w:hAnsi="Times" w:cs="Times" w:hint="eastAsia"/>
          <w:lang w:eastAsia="ko-KR"/>
        </w:rPr>
        <w:t>예금질권을</w:t>
      </w:r>
      <w:proofErr w:type="spellEnd"/>
      <w:r>
        <w:rPr>
          <w:rFonts w:ascii="Times" w:eastAsia="바탕체" w:hAnsi="Times" w:cs="Times" w:hint="eastAsia"/>
          <w:lang w:eastAsia="ko-KR"/>
        </w:rPr>
        <w:t xml:space="preserve"> </w:t>
      </w:r>
      <w:r w:rsidRPr="00F85C7E">
        <w:rPr>
          <w:rFonts w:ascii="Times" w:eastAsia="바탕체" w:hAnsi="Times" w:cs="Times" w:hint="eastAsia"/>
        </w:rPr>
        <w:t>요청할</w:t>
      </w:r>
      <w:r w:rsidRPr="00F85C7E">
        <w:rPr>
          <w:rFonts w:ascii="Times" w:eastAsia="바탕체" w:hAnsi="Times" w:cs="Times"/>
        </w:rPr>
        <w:t xml:space="preserve"> </w:t>
      </w:r>
      <w:r w:rsidRPr="00F85C7E">
        <w:rPr>
          <w:rFonts w:ascii="Times" w:eastAsia="바탕체" w:hAnsi="Times" w:cs="Times" w:hint="eastAsia"/>
        </w:rPr>
        <w:t>수</w:t>
      </w:r>
      <w:r w:rsidRPr="00F85C7E">
        <w:rPr>
          <w:rFonts w:ascii="Times" w:eastAsia="바탕체" w:hAnsi="Times" w:cs="Times"/>
        </w:rPr>
        <w:t xml:space="preserve"> </w:t>
      </w:r>
      <w:r w:rsidRPr="00F85C7E">
        <w:rPr>
          <w:rFonts w:ascii="Times" w:eastAsia="바탕체" w:hAnsi="Times" w:cs="Times" w:hint="eastAsia"/>
        </w:rPr>
        <w:t>있다</w:t>
      </w:r>
      <w:r>
        <w:rPr>
          <w:rFonts w:ascii="Times" w:eastAsia="바탕체" w:hAnsi="Times" w:cs="Times"/>
          <w:lang w:eastAsia="ko-KR"/>
        </w:rPr>
        <w:t>”</w:t>
      </w:r>
      <w:r>
        <w:rPr>
          <w:rFonts w:ascii="Times" w:eastAsia="바탕체" w:hAnsi="Times" w:cs="Times" w:hint="eastAsia"/>
          <w:lang w:eastAsia="ko-KR"/>
        </w:rPr>
        <w:t>는</w:t>
      </w:r>
      <w:r>
        <w:rPr>
          <w:rFonts w:ascii="Times" w:eastAsia="바탕체" w:hAnsi="Times" w:cs="Times" w:hint="eastAsia"/>
          <w:lang w:eastAsia="ko-KR"/>
        </w:rPr>
        <w:t xml:space="preserve"> </w:t>
      </w:r>
      <w:r>
        <w:rPr>
          <w:rFonts w:ascii="Times" w:eastAsia="바탕체" w:hAnsi="Times" w:cs="Times" w:hint="eastAsia"/>
          <w:lang w:eastAsia="ko-KR"/>
        </w:rPr>
        <w:t>취지로</w:t>
      </w:r>
      <w:r>
        <w:rPr>
          <w:rFonts w:ascii="Times" w:eastAsia="바탕체" w:hAnsi="Times" w:cs="Times" w:hint="eastAsia"/>
          <w:lang w:eastAsia="ko-KR"/>
        </w:rPr>
        <w:t xml:space="preserve"> </w:t>
      </w:r>
      <w:r>
        <w:rPr>
          <w:rFonts w:ascii="Times" w:eastAsia="바탕체" w:hAnsi="Times" w:cs="Times" w:hint="eastAsia"/>
          <w:lang w:eastAsia="ko-KR"/>
        </w:rPr>
        <w:t>약간씩</w:t>
      </w:r>
      <w:r>
        <w:rPr>
          <w:rFonts w:ascii="Times" w:eastAsia="바탕체" w:hAnsi="Times" w:cs="Times" w:hint="eastAsia"/>
          <w:lang w:eastAsia="ko-KR"/>
        </w:rPr>
        <w:t xml:space="preserve"> </w:t>
      </w:r>
      <w:r>
        <w:rPr>
          <w:rFonts w:ascii="Times" w:eastAsia="바탕체" w:hAnsi="Times" w:cs="Times" w:hint="eastAsia"/>
          <w:lang w:eastAsia="ko-KR"/>
        </w:rPr>
        <w:t>다르게</w:t>
      </w:r>
      <w:r>
        <w:rPr>
          <w:rFonts w:ascii="Times" w:eastAsia="바탕체" w:hAnsi="Times" w:cs="Times" w:hint="eastAsia"/>
          <w:lang w:eastAsia="ko-KR"/>
        </w:rPr>
        <w:t xml:space="preserve"> </w:t>
      </w:r>
      <w:r>
        <w:rPr>
          <w:rFonts w:ascii="Times" w:eastAsia="바탕체" w:hAnsi="Times" w:cs="Times" w:hint="eastAsia"/>
          <w:lang w:eastAsia="ko-KR"/>
        </w:rPr>
        <w:t>규정하고</w:t>
      </w:r>
      <w:r>
        <w:rPr>
          <w:rFonts w:ascii="Times" w:eastAsia="바탕체" w:hAnsi="Times" w:cs="Times" w:hint="eastAsia"/>
          <w:lang w:eastAsia="ko-KR"/>
        </w:rPr>
        <w:t xml:space="preserve"> </w:t>
      </w:r>
      <w:r>
        <w:rPr>
          <w:rFonts w:ascii="Times" w:eastAsia="바탕체" w:hAnsi="Times" w:cs="Times" w:hint="eastAsia"/>
          <w:lang w:eastAsia="ko-KR"/>
        </w:rPr>
        <w:t>있음</w:t>
      </w:r>
      <w:r>
        <w:rPr>
          <w:rFonts w:ascii="Times" w:eastAsia="바탕체" w:hAnsi="Times" w:cs="Times" w:hint="eastAsia"/>
          <w:lang w:eastAsia="ko-KR"/>
        </w:rPr>
        <w:t>.</w:t>
      </w:r>
      <w:r>
        <w:rPr>
          <w:rFonts w:ascii="Times" w:eastAsia="바탕체" w:hAnsi="Times" w:cs="Times"/>
          <w:lang w:eastAsia="ko-KR"/>
        </w:rPr>
        <w:t xml:space="preserve"> </w:t>
      </w:r>
    </w:p>
  </w:footnote>
  <w:footnote w:id="20">
    <w:p w14:paraId="3ED1A88B" w14:textId="77777777" w:rsidR="003E28D6" w:rsidRPr="00F85C7E" w:rsidRDefault="003E28D6" w:rsidP="00F85C7E">
      <w:pPr>
        <w:pStyle w:val="af"/>
        <w:rPr>
          <w:rFonts w:ascii="Times" w:eastAsia="바탕체" w:hAnsi="Times" w:cs="Times"/>
        </w:rPr>
      </w:pPr>
      <w:r>
        <w:rPr>
          <w:rStyle w:val="ae"/>
        </w:rPr>
        <w:footnoteRef/>
      </w:r>
      <w:r>
        <w:t xml:space="preserve"> </w:t>
      </w:r>
      <w:r w:rsidRPr="00F85C7E">
        <w:rPr>
          <w:rFonts w:ascii="Times" w:eastAsia="바탕체" w:hAnsi="Times" w:cs="Times" w:hint="eastAsia"/>
        </w:rPr>
        <w:t>채권최고액의</w:t>
      </w:r>
      <w:r w:rsidRPr="00F85C7E">
        <w:rPr>
          <w:rFonts w:ascii="Times" w:eastAsia="바탕체" w:hAnsi="Times" w:cs="Times" w:hint="eastAsia"/>
        </w:rPr>
        <w:t xml:space="preserve"> </w:t>
      </w:r>
      <w:r w:rsidRPr="00F85C7E">
        <w:rPr>
          <w:rFonts w:ascii="Times" w:eastAsia="바탕체" w:hAnsi="Times" w:cs="Times"/>
        </w:rPr>
        <w:t>0.24%</w:t>
      </w:r>
      <w:r w:rsidRPr="00F85C7E">
        <w:rPr>
          <w:rFonts w:ascii="Times" w:eastAsia="바탕체" w:hAnsi="Times" w:cs="Times" w:hint="eastAsia"/>
        </w:rPr>
        <w:t>에</w:t>
      </w:r>
      <w:r w:rsidRPr="00F85C7E">
        <w:rPr>
          <w:rFonts w:ascii="Times" w:eastAsia="바탕체" w:hAnsi="Times" w:cs="Times" w:hint="eastAsia"/>
        </w:rPr>
        <w:t xml:space="preserve"> </w:t>
      </w:r>
      <w:r w:rsidRPr="00F85C7E">
        <w:rPr>
          <w:rFonts w:ascii="Times" w:eastAsia="바탕체" w:hAnsi="Times" w:cs="Times" w:hint="eastAsia"/>
        </w:rPr>
        <w:t>해당하는</w:t>
      </w:r>
      <w:r w:rsidRPr="00F85C7E">
        <w:rPr>
          <w:rFonts w:ascii="Times" w:eastAsia="바탕체" w:hAnsi="Times" w:cs="Times" w:hint="eastAsia"/>
        </w:rPr>
        <w:t xml:space="preserve"> </w:t>
      </w:r>
      <w:r w:rsidRPr="00F85C7E">
        <w:rPr>
          <w:rFonts w:ascii="Times" w:eastAsia="바탕체" w:hAnsi="Times" w:cs="Times" w:hint="eastAsia"/>
        </w:rPr>
        <w:t>등록면허세</w:t>
      </w:r>
      <w:r w:rsidRPr="00F85C7E">
        <w:rPr>
          <w:rFonts w:ascii="Times" w:eastAsia="바탕체" w:hAnsi="Times" w:cs="Times" w:hint="eastAsia"/>
        </w:rPr>
        <w:t>(</w:t>
      </w:r>
      <w:r w:rsidRPr="00F85C7E">
        <w:rPr>
          <w:rFonts w:ascii="Times" w:eastAsia="바탕체" w:hAnsi="Times" w:cs="Times" w:hint="eastAsia"/>
        </w:rPr>
        <w:t>지방교육세</w:t>
      </w:r>
      <w:r w:rsidRPr="00F85C7E">
        <w:rPr>
          <w:rFonts w:ascii="Times" w:eastAsia="바탕체" w:hAnsi="Times" w:cs="Times" w:hint="eastAsia"/>
        </w:rPr>
        <w:t xml:space="preserve"> </w:t>
      </w:r>
      <w:r w:rsidRPr="00F85C7E">
        <w:rPr>
          <w:rFonts w:ascii="Times" w:eastAsia="바탕체" w:hAnsi="Times" w:cs="Times" w:hint="eastAsia"/>
        </w:rPr>
        <w:t>포함</w:t>
      </w:r>
      <w:r w:rsidRPr="00F85C7E">
        <w:rPr>
          <w:rFonts w:ascii="Times" w:eastAsia="바탕체" w:hAnsi="Times" w:cs="Times" w:hint="eastAsia"/>
        </w:rPr>
        <w:t>)</w:t>
      </w:r>
      <w:r w:rsidRPr="00F85C7E">
        <w:rPr>
          <w:rFonts w:ascii="Times" w:eastAsia="바탕체" w:hAnsi="Times" w:cs="Times"/>
        </w:rPr>
        <w:t xml:space="preserve">, </w:t>
      </w:r>
      <w:r w:rsidRPr="00F85C7E">
        <w:rPr>
          <w:rFonts w:ascii="Times" w:eastAsia="바탕체" w:hAnsi="Times" w:cs="Times" w:hint="eastAsia"/>
        </w:rPr>
        <w:t>등기신청</w:t>
      </w:r>
      <w:r w:rsidRPr="00F85C7E">
        <w:rPr>
          <w:rFonts w:ascii="Times" w:eastAsia="바탕체" w:hAnsi="Times" w:cs="Times" w:hint="eastAsia"/>
        </w:rPr>
        <w:t xml:space="preserve"> </w:t>
      </w:r>
      <w:r w:rsidRPr="00F85C7E">
        <w:rPr>
          <w:rFonts w:ascii="Times" w:eastAsia="바탕체" w:hAnsi="Times" w:cs="Times" w:hint="eastAsia"/>
        </w:rPr>
        <w:t>수수료</w:t>
      </w:r>
      <w:r w:rsidRPr="00F85C7E">
        <w:rPr>
          <w:rFonts w:ascii="Times" w:eastAsia="바탕체" w:hAnsi="Times" w:cs="Times" w:hint="eastAsia"/>
        </w:rPr>
        <w:t xml:space="preserve"> </w:t>
      </w:r>
      <w:r w:rsidRPr="00F85C7E">
        <w:rPr>
          <w:rFonts w:ascii="Times" w:eastAsia="바탕체" w:hAnsi="Times" w:cs="Times" w:hint="eastAsia"/>
        </w:rPr>
        <w:t>및</w:t>
      </w:r>
      <w:r w:rsidRPr="00F85C7E">
        <w:rPr>
          <w:rFonts w:ascii="Times" w:eastAsia="바탕체" w:hAnsi="Times" w:cs="Times" w:hint="eastAsia"/>
        </w:rPr>
        <w:t xml:space="preserve"> </w:t>
      </w:r>
      <w:r w:rsidRPr="00F85C7E">
        <w:rPr>
          <w:rFonts w:ascii="Times" w:eastAsia="바탕체" w:hAnsi="Times" w:cs="Times" w:hint="eastAsia"/>
        </w:rPr>
        <w:t>국민주택채권</w:t>
      </w:r>
      <w:r w:rsidRPr="00F85C7E">
        <w:rPr>
          <w:rFonts w:ascii="Times" w:eastAsia="바탕체" w:hAnsi="Times" w:cs="Times" w:hint="eastAsia"/>
        </w:rPr>
        <w:t xml:space="preserve"> </w:t>
      </w:r>
      <w:r w:rsidRPr="00F85C7E">
        <w:rPr>
          <w:rFonts w:ascii="Times" w:eastAsia="바탕체" w:hAnsi="Times" w:cs="Times" w:hint="eastAsia"/>
        </w:rPr>
        <w:t>매입비용</w:t>
      </w:r>
      <w:r w:rsidRPr="00F85C7E">
        <w:rPr>
          <w:rFonts w:ascii="Times" w:eastAsia="바탕체" w:hAnsi="Times" w:cs="Times" w:hint="eastAsia"/>
        </w:rPr>
        <w:t xml:space="preserve"> </w:t>
      </w:r>
      <w:r w:rsidRPr="00F85C7E">
        <w:rPr>
          <w:rFonts w:ascii="Times" w:eastAsia="바탕체" w:hAnsi="Times" w:cs="Times" w:hint="eastAsia"/>
        </w:rPr>
        <w:t>포함</w:t>
      </w:r>
      <w:r w:rsidRPr="00F85C7E">
        <w:rPr>
          <w:rFonts w:ascii="Times" w:eastAsia="바탕체" w:hAnsi="Times" w:cs="Times" w:hint="eastAsia"/>
        </w:rPr>
        <w:t>.</w:t>
      </w:r>
    </w:p>
  </w:footnote>
  <w:footnote w:id="21">
    <w:p w14:paraId="54307FA9" w14:textId="77777777" w:rsidR="003E28D6" w:rsidRPr="007A6FC8" w:rsidRDefault="003E28D6" w:rsidP="00F83171">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상론한</w:t>
      </w:r>
      <w:r w:rsidRPr="007A6FC8">
        <w:rPr>
          <w:rFonts w:ascii="Times" w:eastAsia="바탕체" w:hAnsi="Times" w:cs="Times"/>
        </w:rPr>
        <w:t xml:space="preserve"> </w:t>
      </w:r>
      <w:r w:rsidRPr="007A6FC8">
        <w:rPr>
          <w:rFonts w:ascii="Times" w:eastAsia="바탕체" w:hAnsi="Times" w:cs="Times"/>
        </w:rPr>
        <w:t>것처럼</w:t>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임대차계약에서</w:t>
      </w:r>
      <w:r w:rsidRPr="007A6FC8">
        <w:rPr>
          <w:rFonts w:ascii="Times" w:eastAsia="바탕체" w:hAnsi="Times" w:cs="Times"/>
        </w:rPr>
        <w:t xml:space="preserve"> </w:t>
      </w:r>
      <w:r w:rsidRPr="007A6FC8">
        <w:rPr>
          <w:rFonts w:ascii="Times" w:eastAsia="바탕체" w:hAnsi="Times" w:cs="Times"/>
        </w:rPr>
        <w:t>임대인의</w:t>
      </w:r>
      <w:r w:rsidRPr="007A6FC8">
        <w:rPr>
          <w:rFonts w:ascii="Times" w:eastAsia="바탕체" w:hAnsi="Times" w:cs="Times"/>
        </w:rPr>
        <w:t xml:space="preserve"> </w:t>
      </w:r>
      <w:r w:rsidRPr="007A6FC8">
        <w:rPr>
          <w:rFonts w:ascii="Times" w:eastAsia="바탕체" w:hAnsi="Times" w:cs="Times"/>
        </w:rPr>
        <w:t>임의</w:t>
      </w:r>
      <w:r w:rsidRPr="007A6FC8">
        <w:rPr>
          <w:rFonts w:ascii="Times" w:eastAsia="바탕체" w:hAnsi="Times" w:cs="Times"/>
        </w:rPr>
        <w:t xml:space="preserve"> </w:t>
      </w:r>
      <w:r w:rsidRPr="007A6FC8">
        <w:rPr>
          <w:rFonts w:ascii="Times" w:eastAsia="바탕체" w:hAnsi="Times" w:cs="Times"/>
        </w:rPr>
        <w:t>해지권을</w:t>
      </w:r>
      <w:r w:rsidRPr="007A6FC8">
        <w:rPr>
          <w:rFonts w:ascii="Times" w:eastAsia="바탕체" w:hAnsi="Times" w:cs="Times"/>
        </w:rPr>
        <w:t xml:space="preserve"> </w:t>
      </w:r>
      <w:r w:rsidRPr="007A6FC8">
        <w:rPr>
          <w:rFonts w:ascii="Times" w:eastAsia="바탕체" w:hAnsi="Times" w:cs="Times"/>
        </w:rPr>
        <w:t>규정하고</w:t>
      </w:r>
      <w:r w:rsidRPr="007A6FC8">
        <w:rPr>
          <w:rFonts w:ascii="Times" w:eastAsia="바탕체" w:hAnsi="Times" w:cs="Times"/>
        </w:rPr>
        <w:t xml:space="preserve"> </w:t>
      </w:r>
      <w:r w:rsidRPr="007A6FC8">
        <w:rPr>
          <w:rFonts w:ascii="Times" w:eastAsia="바탕체" w:hAnsi="Times" w:cs="Times"/>
        </w:rPr>
        <w:t>있다고</w:t>
      </w:r>
      <w:r w:rsidRPr="007A6FC8">
        <w:rPr>
          <w:rFonts w:ascii="Times" w:eastAsia="바탕체" w:hAnsi="Times" w:cs="Times"/>
        </w:rPr>
        <w:t xml:space="preserve"> </w:t>
      </w:r>
      <w:r w:rsidRPr="007A6FC8">
        <w:rPr>
          <w:rFonts w:ascii="Times" w:eastAsia="바탕체" w:hAnsi="Times" w:cs="Times"/>
        </w:rPr>
        <w:t>하더라도</w:t>
      </w:r>
      <w:r w:rsidRPr="007A6FC8">
        <w:rPr>
          <w:rFonts w:ascii="Times" w:eastAsia="바탕체" w:hAnsi="Times" w:cs="Times"/>
        </w:rPr>
        <w:t xml:space="preserve">, </w:t>
      </w:r>
      <w:r w:rsidRPr="007A6FC8">
        <w:rPr>
          <w:rFonts w:ascii="Times" w:eastAsia="바탕체" w:hAnsi="Times" w:cs="Times"/>
        </w:rPr>
        <w:t>임차인의</w:t>
      </w:r>
      <w:r w:rsidRPr="007A6FC8">
        <w:rPr>
          <w:rFonts w:ascii="Times" w:eastAsia="바탕체" w:hAnsi="Times" w:cs="Times"/>
        </w:rPr>
        <w:t xml:space="preserve"> </w:t>
      </w:r>
      <w:r w:rsidRPr="007A6FC8">
        <w:rPr>
          <w:rFonts w:ascii="Times" w:eastAsia="바탕체" w:hAnsi="Times" w:cs="Times"/>
        </w:rPr>
        <w:t>갱신요구권을</w:t>
      </w:r>
      <w:r w:rsidRPr="007A6FC8">
        <w:rPr>
          <w:rFonts w:ascii="Times" w:eastAsia="바탕체" w:hAnsi="Times" w:cs="Times"/>
        </w:rPr>
        <w:t xml:space="preserve"> </w:t>
      </w:r>
      <w:r w:rsidRPr="007A6FC8">
        <w:rPr>
          <w:rFonts w:ascii="Times" w:eastAsia="바탕체" w:hAnsi="Times" w:cs="Times"/>
        </w:rPr>
        <w:t>보장하고</w:t>
      </w:r>
      <w:r w:rsidRPr="007A6FC8">
        <w:rPr>
          <w:rFonts w:ascii="Times" w:eastAsia="바탕체" w:hAnsi="Times" w:cs="Times"/>
        </w:rPr>
        <w:t xml:space="preserve"> </w:t>
      </w:r>
      <w:r w:rsidRPr="007A6FC8">
        <w:rPr>
          <w:rFonts w:ascii="Times" w:eastAsia="바탕체" w:hAnsi="Times" w:cs="Times"/>
        </w:rPr>
        <w:t>있는</w:t>
      </w:r>
      <w:r w:rsidRPr="007A6FC8">
        <w:rPr>
          <w:rFonts w:ascii="Times" w:eastAsia="바탕체" w:hAnsi="Times" w:cs="Times"/>
        </w:rPr>
        <w:t xml:space="preserve"> </w:t>
      </w:r>
      <w:r w:rsidRPr="007A6FC8">
        <w:rPr>
          <w:rFonts w:ascii="Times" w:eastAsia="바탕체" w:hAnsi="Times" w:cs="Times"/>
        </w:rPr>
        <w:t>상가건물</w:t>
      </w:r>
      <w:r w:rsidRPr="007A6FC8">
        <w:rPr>
          <w:rFonts w:ascii="Times" w:eastAsia="바탕체" w:hAnsi="Times" w:cs="Times"/>
        </w:rPr>
        <w:t xml:space="preserve"> </w:t>
      </w:r>
      <w:r w:rsidRPr="007A6FC8">
        <w:rPr>
          <w:rFonts w:ascii="Times" w:eastAsia="바탕체" w:hAnsi="Times" w:cs="Times"/>
        </w:rPr>
        <w:t>임대차보호법에</w:t>
      </w:r>
      <w:r w:rsidRPr="007A6FC8">
        <w:rPr>
          <w:rFonts w:ascii="Times" w:eastAsia="바탕체" w:hAnsi="Times" w:cs="Times"/>
        </w:rPr>
        <w:t xml:space="preserve"> </w:t>
      </w:r>
      <w:r w:rsidRPr="007A6FC8">
        <w:rPr>
          <w:rFonts w:ascii="Times" w:eastAsia="바탕체" w:hAnsi="Times" w:cs="Times"/>
        </w:rPr>
        <w:t>반하여</w:t>
      </w:r>
      <w:r w:rsidRPr="007A6FC8">
        <w:rPr>
          <w:rFonts w:ascii="Times" w:eastAsia="바탕체" w:hAnsi="Times" w:cs="Times"/>
        </w:rPr>
        <w:t xml:space="preserve"> </w:t>
      </w:r>
      <w:r w:rsidRPr="007A6FC8">
        <w:rPr>
          <w:rFonts w:ascii="Times" w:eastAsia="바탕체" w:hAnsi="Times" w:cs="Times"/>
        </w:rPr>
        <w:t>그</w:t>
      </w:r>
      <w:r w:rsidRPr="007A6FC8">
        <w:rPr>
          <w:rFonts w:ascii="Times" w:eastAsia="바탕체" w:hAnsi="Times" w:cs="Times"/>
        </w:rPr>
        <w:t xml:space="preserve"> </w:t>
      </w:r>
      <w:r w:rsidRPr="007A6FC8">
        <w:rPr>
          <w:rFonts w:ascii="Times" w:eastAsia="바탕체" w:hAnsi="Times" w:cs="Times"/>
        </w:rPr>
        <w:t>효력이</w:t>
      </w:r>
      <w:r w:rsidRPr="007A6FC8">
        <w:rPr>
          <w:rFonts w:ascii="Times" w:eastAsia="바탕체" w:hAnsi="Times" w:cs="Times"/>
        </w:rPr>
        <w:t xml:space="preserve"> </w:t>
      </w:r>
      <w:r w:rsidRPr="007A6FC8">
        <w:rPr>
          <w:rFonts w:ascii="Times" w:eastAsia="바탕체" w:hAnsi="Times" w:cs="Times"/>
        </w:rPr>
        <w:t>부인될</w:t>
      </w:r>
      <w:r w:rsidRPr="007A6FC8">
        <w:rPr>
          <w:rFonts w:ascii="Times" w:eastAsia="바탕체" w:hAnsi="Times" w:cs="Times"/>
        </w:rPr>
        <w:t xml:space="preserve"> </w:t>
      </w:r>
      <w:r w:rsidRPr="007A6FC8">
        <w:rPr>
          <w:rFonts w:ascii="Times" w:eastAsia="바탕체" w:hAnsi="Times" w:cs="Times"/>
        </w:rPr>
        <w:t>가능성이</w:t>
      </w:r>
      <w:r w:rsidRPr="007A6FC8">
        <w:rPr>
          <w:rFonts w:ascii="Times" w:eastAsia="바탕체" w:hAnsi="Times" w:cs="Times"/>
        </w:rPr>
        <w:t xml:space="preserve"> </w:t>
      </w:r>
      <w:r w:rsidRPr="007A6FC8">
        <w:rPr>
          <w:rFonts w:ascii="Times" w:eastAsia="바탕체" w:hAnsi="Times" w:cs="Times"/>
        </w:rPr>
        <w:t>있음</w:t>
      </w:r>
      <w:r w:rsidRPr="007A6FC8">
        <w:rPr>
          <w:rFonts w:ascii="Times" w:eastAsia="바탕체" w:hAnsi="Times" w:cs="Times"/>
        </w:rPr>
        <w:t xml:space="preserve">. </w:t>
      </w:r>
      <w:r w:rsidRPr="007A6FC8">
        <w:rPr>
          <w:rFonts w:ascii="Times" w:eastAsia="바탕체" w:hAnsi="Times" w:cs="Times"/>
        </w:rPr>
        <w:t>이에</w:t>
      </w:r>
      <w:r w:rsidRPr="007A6FC8">
        <w:rPr>
          <w:rFonts w:ascii="Times" w:eastAsia="바탕체" w:hAnsi="Times" w:cs="Times"/>
        </w:rPr>
        <w:t xml:space="preserve"> </w:t>
      </w:r>
      <w:r w:rsidRPr="007A6FC8">
        <w:rPr>
          <w:rFonts w:ascii="Times" w:eastAsia="바탕체" w:hAnsi="Times" w:cs="Times"/>
        </w:rPr>
        <w:t>대하여</w:t>
      </w:r>
      <w:r w:rsidRPr="007A6FC8">
        <w:rPr>
          <w:rFonts w:ascii="Times" w:eastAsia="바탕체" w:hAnsi="Times" w:cs="Times"/>
        </w:rPr>
        <w:t xml:space="preserve"> </w:t>
      </w:r>
      <w:r w:rsidRPr="007A6FC8">
        <w:rPr>
          <w:rFonts w:ascii="Times" w:eastAsia="바탕체" w:hAnsi="Times" w:cs="Times"/>
        </w:rPr>
        <w:t>확립된</w:t>
      </w:r>
      <w:r w:rsidRPr="007A6FC8">
        <w:rPr>
          <w:rFonts w:ascii="Times" w:eastAsia="바탕체" w:hAnsi="Times" w:cs="Times"/>
        </w:rPr>
        <w:t xml:space="preserve"> </w:t>
      </w:r>
      <w:r w:rsidRPr="007A6FC8">
        <w:rPr>
          <w:rFonts w:ascii="Times" w:eastAsia="바탕체" w:hAnsi="Times" w:cs="Times"/>
        </w:rPr>
        <w:t>대법원</w:t>
      </w:r>
      <w:r w:rsidRPr="007A6FC8">
        <w:rPr>
          <w:rFonts w:ascii="Times" w:eastAsia="바탕체" w:hAnsi="Times" w:cs="Times"/>
        </w:rPr>
        <w:t xml:space="preserve"> </w:t>
      </w:r>
      <w:r w:rsidRPr="007A6FC8">
        <w:rPr>
          <w:rFonts w:ascii="Times" w:eastAsia="바탕체" w:hAnsi="Times" w:cs="Times"/>
        </w:rPr>
        <w:t>판례는</w:t>
      </w:r>
      <w:r w:rsidRPr="007A6FC8">
        <w:rPr>
          <w:rFonts w:ascii="Times" w:eastAsia="바탕체" w:hAnsi="Times" w:cs="Times"/>
        </w:rPr>
        <w:t xml:space="preserve"> </w:t>
      </w:r>
      <w:r w:rsidRPr="007A6FC8">
        <w:rPr>
          <w:rFonts w:ascii="Times" w:eastAsia="바탕체" w:hAnsi="Times" w:cs="Times"/>
        </w:rPr>
        <w:t>없으나</w:t>
      </w:r>
      <w:r w:rsidRPr="007A6FC8">
        <w:rPr>
          <w:rFonts w:ascii="Times" w:eastAsia="바탕체" w:hAnsi="Times" w:cs="Times"/>
        </w:rPr>
        <w:t xml:space="preserve">, </w:t>
      </w:r>
      <w:r w:rsidRPr="007A6FC8">
        <w:rPr>
          <w:rFonts w:ascii="Times" w:eastAsia="바탕체" w:hAnsi="Times" w:cs="Times"/>
        </w:rPr>
        <w:t>하급심</w:t>
      </w:r>
      <w:r w:rsidRPr="007A6FC8">
        <w:rPr>
          <w:rFonts w:ascii="Times" w:eastAsia="바탕체" w:hAnsi="Times" w:cs="Times"/>
        </w:rPr>
        <w:t xml:space="preserve"> </w:t>
      </w:r>
      <w:r w:rsidRPr="007A6FC8">
        <w:rPr>
          <w:rFonts w:ascii="Times" w:eastAsia="바탕체" w:hAnsi="Times" w:cs="Times"/>
        </w:rPr>
        <w:t>판결</w:t>
      </w:r>
      <w:r w:rsidRPr="007A6FC8">
        <w:rPr>
          <w:rFonts w:ascii="Times" w:eastAsia="바탕체" w:hAnsi="Times" w:cs="Times"/>
        </w:rPr>
        <w:t xml:space="preserve"> </w:t>
      </w:r>
      <w:r w:rsidRPr="007A6FC8">
        <w:rPr>
          <w:rFonts w:ascii="Times" w:eastAsia="바탕체" w:hAnsi="Times" w:cs="Times"/>
        </w:rPr>
        <w:t>중에서는</w:t>
      </w:r>
      <w:r w:rsidRPr="007A6FC8">
        <w:rPr>
          <w:rFonts w:ascii="Times" w:eastAsia="바탕체" w:hAnsi="Times" w:cs="Times"/>
        </w:rPr>
        <w:t xml:space="preserve"> “</w:t>
      </w:r>
      <w:r w:rsidRPr="007A6FC8">
        <w:rPr>
          <w:rFonts w:ascii="Times" w:eastAsia="바탕체" w:hAnsi="Times" w:cs="Times"/>
        </w:rPr>
        <w:t>이</w:t>
      </w:r>
      <w:r w:rsidRPr="007A6FC8">
        <w:rPr>
          <w:rFonts w:ascii="Times" w:eastAsia="바탕체" w:hAnsi="Times" w:cs="Times"/>
        </w:rPr>
        <w:t xml:space="preserve"> </w:t>
      </w:r>
      <w:r w:rsidRPr="007A6FC8">
        <w:rPr>
          <w:rFonts w:ascii="Times" w:eastAsia="바탕체" w:hAnsi="Times" w:cs="Times"/>
        </w:rPr>
        <w:t>사건</w:t>
      </w:r>
      <w:r w:rsidRPr="007A6FC8">
        <w:rPr>
          <w:rFonts w:ascii="Times" w:eastAsia="바탕체" w:hAnsi="Times" w:cs="Times"/>
        </w:rPr>
        <w:t xml:space="preserve"> </w:t>
      </w:r>
      <w:r w:rsidRPr="007A6FC8">
        <w:rPr>
          <w:rFonts w:ascii="Times" w:eastAsia="바탕체" w:hAnsi="Times" w:cs="Times"/>
        </w:rPr>
        <w:t>임대차계약</w:t>
      </w:r>
      <w:r w:rsidRPr="007A6FC8">
        <w:rPr>
          <w:rFonts w:ascii="Times" w:eastAsia="바탕체" w:hAnsi="Times" w:cs="Times"/>
        </w:rPr>
        <w:t xml:space="preserve"> </w:t>
      </w:r>
      <w:r w:rsidRPr="007A6FC8">
        <w:rPr>
          <w:rFonts w:ascii="Times" w:eastAsia="바탕체" w:hAnsi="Times" w:cs="Times"/>
        </w:rPr>
        <w:t>당시</w:t>
      </w:r>
      <w:r w:rsidRPr="007A6FC8">
        <w:rPr>
          <w:rFonts w:ascii="Times" w:eastAsia="바탕체" w:hAnsi="Times" w:cs="Times"/>
        </w:rPr>
        <w:t xml:space="preserve"> </w:t>
      </w:r>
      <w:r w:rsidRPr="007A6FC8">
        <w:rPr>
          <w:rFonts w:ascii="Times" w:eastAsia="바탕체" w:hAnsi="Times" w:cs="Times"/>
        </w:rPr>
        <w:t>원</w:t>
      </w:r>
      <w:r w:rsidRPr="007A6FC8">
        <w:rPr>
          <w:rFonts w:ascii="Times" w:eastAsia="바탕체" w:hAnsi="Times" w:cs="Times"/>
        </w:rPr>
        <w:t>∙</w:t>
      </w:r>
      <w:r w:rsidRPr="007A6FC8">
        <w:rPr>
          <w:rFonts w:ascii="Times" w:eastAsia="바탕체" w:hAnsi="Times" w:cs="Times"/>
        </w:rPr>
        <w:t>피고가</w:t>
      </w:r>
      <w:r w:rsidRPr="007A6FC8">
        <w:rPr>
          <w:rFonts w:ascii="Times" w:eastAsia="바탕체" w:hAnsi="Times" w:cs="Times"/>
        </w:rPr>
        <w:t xml:space="preserve"> 2</w:t>
      </w:r>
      <w:r w:rsidRPr="007A6FC8">
        <w:rPr>
          <w:rFonts w:ascii="Times" w:eastAsia="바탕체" w:hAnsi="Times" w:cs="Times"/>
        </w:rPr>
        <w:t>개월</w:t>
      </w:r>
      <w:r w:rsidRPr="007A6FC8">
        <w:rPr>
          <w:rFonts w:ascii="Times" w:eastAsia="바탕체" w:hAnsi="Times" w:cs="Times"/>
        </w:rPr>
        <w:t xml:space="preserve"> </w:t>
      </w:r>
      <w:r w:rsidRPr="007A6FC8">
        <w:rPr>
          <w:rFonts w:ascii="Times" w:eastAsia="바탕체" w:hAnsi="Times" w:cs="Times"/>
        </w:rPr>
        <w:t>전에</w:t>
      </w:r>
      <w:r w:rsidRPr="007A6FC8">
        <w:rPr>
          <w:rFonts w:ascii="Times" w:eastAsia="바탕체" w:hAnsi="Times" w:cs="Times"/>
        </w:rPr>
        <w:t xml:space="preserve"> </w:t>
      </w:r>
      <w:r w:rsidRPr="007A6FC8">
        <w:rPr>
          <w:rFonts w:ascii="Times" w:eastAsia="바탕체" w:hAnsi="Times" w:cs="Times"/>
        </w:rPr>
        <w:t>서로</w:t>
      </w:r>
      <w:r w:rsidRPr="007A6FC8">
        <w:rPr>
          <w:rFonts w:ascii="Times" w:eastAsia="바탕체" w:hAnsi="Times" w:cs="Times"/>
        </w:rPr>
        <w:t xml:space="preserve"> </w:t>
      </w:r>
      <w:r w:rsidRPr="007A6FC8">
        <w:rPr>
          <w:rFonts w:ascii="Times" w:eastAsia="바탕체" w:hAnsi="Times" w:cs="Times"/>
        </w:rPr>
        <w:t>통지함으로</w:t>
      </w:r>
      <w:r w:rsidRPr="007A6FC8">
        <w:rPr>
          <w:rFonts w:ascii="Times" w:eastAsia="바탕체" w:hAnsi="Times" w:cs="Times"/>
        </w:rPr>
        <w:t xml:space="preserve"> </w:t>
      </w:r>
      <w:r w:rsidRPr="007A6FC8">
        <w:rPr>
          <w:rFonts w:ascii="Times" w:eastAsia="바탕체" w:hAnsi="Times" w:cs="Times"/>
        </w:rPr>
        <w:t>이</w:t>
      </w:r>
      <w:r w:rsidRPr="007A6FC8">
        <w:rPr>
          <w:rFonts w:ascii="Times" w:eastAsia="바탕체" w:hAnsi="Times" w:cs="Times"/>
        </w:rPr>
        <w:t xml:space="preserve"> </w:t>
      </w:r>
      <w:r w:rsidRPr="007A6FC8">
        <w:rPr>
          <w:rFonts w:ascii="Times" w:eastAsia="바탕체" w:hAnsi="Times" w:cs="Times"/>
        </w:rPr>
        <w:t>사건</w:t>
      </w:r>
      <w:r w:rsidRPr="007A6FC8">
        <w:rPr>
          <w:rFonts w:ascii="Times" w:eastAsia="바탕체" w:hAnsi="Times" w:cs="Times"/>
        </w:rPr>
        <w:t xml:space="preserve"> </w:t>
      </w:r>
      <w:r w:rsidRPr="007A6FC8">
        <w:rPr>
          <w:rFonts w:ascii="Times" w:eastAsia="바탕체" w:hAnsi="Times" w:cs="Times"/>
        </w:rPr>
        <w:t>임대차계약이</w:t>
      </w:r>
      <w:r w:rsidRPr="007A6FC8">
        <w:rPr>
          <w:rFonts w:ascii="Times" w:eastAsia="바탕체" w:hAnsi="Times" w:cs="Times"/>
        </w:rPr>
        <w:t xml:space="preserve"> </w:t>
      </w:r>
      <w:r w:rsidRPr="007A6FC8">
        <w:rPr>
          <w:rFonts w:ascii="Times" w:eastAsia="바탕체" w:hAnsi="Times" w:cs="Times"/>
        </w:rPr>
        <w:t>해지</w:t>
      </w:r>
      <w:r w:rsidRPr="007A6FC8">
        <w:rPr>
          <w:rFonts w:ascii="Times" w:eastAsia="바탕체" w:hAnsi="Times" w:cs="Times"/>
        </w:rPr>
        <w:t xml:space="preserve"> </w:t>
      </w:r>
      <w:r w:rsidRPr="007A6FC8">
        <w:rPr>
          <w:rFonts w:ascii="Times" w:eastAsia="바탕체" w:hAnsi="Times" w:cs="Times"/>
        </w:rPr>
        <w:t>된다는</w:t>
      </w:r>
      <w:r w:rsidRPr="007A6FC8">
        <w:rPr>
          <w:rFonts w:ascii="Times" w:eastAsia="바탕체" w:hAnsi="Times" w:cs="Times"/>
        </w:rPr>
        <w:t xml:space="preserve"> </w:t>
      </w:r>
      <w:r w:rsidRPr="007A6FC8">
        <w:rPr>
          <w:rFonts w:ascii="Times" w:eastAsia="바탕체" w:hAnsi="Times" w:cs="Times"/>
        </w:rPr>
        <w:t>이</w:t>
      </w:r>
      <w:r w:rsidRPr="007A6FC8">
        <w:rPr>
          <w:rFonts w:ascii="Times" w:eastAsia="바탕체" w:hAnsi="Times" w:cs="Times"/>
        </w:rPr>
        <w:t xml:space="preserve"> </w:t>
      </w:r>
      <w:r w:rsidRPr="007A6FC8">
        <w:rPr>
          <w:rFonts w:ascii="Times" w:eastAsia="바탕체" w:hAnsi="Times" w:cs="Times"/>
        </w:rPr>
        <w:t>사건</w:t>
      </w:r>
      <w:r w:rsidRPr="007A6FC8">
        <w:rPr>
          <w:rFonts w:ascii="Times" w:eastAsia="바탕체" w:hAnsi="Times" w:cs="Times"/>
        </w:rPr>
        <w:t xml:space="preserve"> </w:t>
      </w:r>
      <w:r w:rsidRPr="007A6FC8">
        <w:rPr>
          <w:rFonts w:ascii="Times" w:eastAsia="바탕체" w:hAnsi="Times" w:cs="Times"/>
        </w:rPr>
        <w:t>특약</w:t>
      </w:r>
      <w:r w:rsidRPr="007A6FC8">
        <w:rPr>
          <w:rFonts w:ascii="Times" w:eastAsia="바탕체" w:hAnsi="Times" w:cs="Times"/>
        </w:rPr>
        <w:t xml:space="preserve"> </w:t>
      </w:r>
      <w:r w:rsidRPr="007A6FC8">
        <w:rPr>
          <w:rFonts w:ascii="Times" w:eastAsia="바탕체" w:hAnsi="Times" w:cs="Times"/>
        </w:rPr>
        <w:t>내용은</w:t>
      </w:r>
      <w:r w:rsidRPr="007A6FC8">
        <w:rPr>
          <w:rFonts w:ascii="Times" w:eastAsia="바탕체" w:hAnsi="Times" w:cs="Times"/>
        </w:rPr>
        <w:t xml:space="preserve"> </w:t>
      </w:r>
      <w:r w:rsidRPr="007A6FC8">
        <w:rPr>
          <w:rFonts w:ascii="Times" w:eastAsia="바탕체" w:hAnsi="Times" w:cs="Times"/>
        </w:rPr>
        <w:t>임차인의</w:t>
      </w:r>
      <w:r w:rsidRPr="007A6FC8">
        <w:rPr>
          <w:rFonts w:ascii="Times" w:eastAsia="바탕체" w:hAnsi="Times" w:cs="Times"/>
        </w:rPr>
        <w:t xml:space="preserve"> </w:t>
      </w:r>
      <w:r w:rsidRPr="007A6FC8">
        <w:rPr>
          <w:rFonts w:ascii="Times" w:eastAsia="바탕체" w:hAnsi="Times" w:cs="Times"/>
        </w:rPr>
        <w:t>갱신요구권을</w:t>
      </w:r>
      <w:r w:rsidRPr="007A6FC8">
        <w:rPr>
          <w:rFonts w:ascii="Times" w:eastAsia="바탕체" w:hAnsi="Times" w:cs="Times"/>
        </w:rPr>
        <w:t xml:space="preserve"> </w:t>
      </w:r>
      <w:r w:rsidRPr="007A6FC8">
        <w:rPr>
          <w:rFonts w:ascii="Times" w:eastAsia="바탕체" w:hAnsi="Times" w:cs="Times"/>
        </w:rPr>
        <w:t>무력화시키고</w:t>
      </w:r>
      <w:r w:rsidRPr="007A6FC8">
        <w:rPr>
          <w:rFonts w:ascii="Times" w:eastAsia="바탕체" w:hAnsi="Times" w:cs="Times"/>
        </w:rPr>
        <w:t xml:space="preserve"> </w:t>
      </w:r>
      <w:r w:rsidRPr="007A6FC8">
        <w:rPr>
          <w:rFonts w:ascii="Times" w:eastAsia="바탕체" w:hAnsi="Times" w:cs="Times"/>
        </w:rPr>
        <w:t>임차인의</w:t>
      </w:r>
      <w:r w:rsidRPr="007A6FC8">
        <w:rPr>
          <w:rFonts w:ascii="Times" w:eastAsia="바탕체" w:hAnsi="Times" w:cs="Times"/>
        </w:rPr>
        <w:t xml:space="preserve"> </w:t>
      </w:r>
      <w:r w:rsidRPr="007A6FC8">
        <w:rPr>
          <w:rFonts w:ascii="Times" w:eastAsia="바탕체" w:hAnsi="Times" w:cs="Times"/>
        </w:rPr>
        <w:t>지위를</w:t>
      </w:r>
      <w:r w:rsidRPr="007A6FC8">
        <w:rPr>
          <w:rFonts w:ascii="Times" w:eastAsia="바탕체" w:hAnsi="Times" w:cs="Times"/>
        </w:rPr>
        <w:t xml:space="preserve"> </w:t>
      </w:r>
      <w:r w:rsidRPr="007A6FC8">
        <w:rPr>
          <w:rFonts w:ascii="Times" w:eastAsia="바탕체" w:hAnsi="Times" w:cs="Times"/>
        </w:rPr>
        <w:t>불안정하게</w:t>
      </w:r>
      <w:r w:rsidRPr="007A6FC8">
        <w:rPr>
          <w:rFonts w:ascii="Times" w:eastAsia="바탕체" w:hAnsi="Times" w:cs="Times"/>
        </w:rPr>
        <w:t xml:space="preserve"> </w:t>
      </w:r>
      <w:r w:rsidRPr="007A6FC8">
        <w:rPr>
          <w:rFonts w:ascii="Times" w:eastAsia="바탕체" w:hAnsi="Times" w:cs="Times"/>
        </w:rPr>
        <w:t>할</w:t>
      </w:r>
      <w:r w:rsidRPr="007A6FC8">
        <w:rPr>
          <w:rFonts w:ascii="Times" w:eastAsia="바탕체" w:hAnsi="Times" w:cs="Times"/>
        </w:rPr>
        <w:t xml:space="preserve"> </w:t>
      </w:r>
      <w:r w:rsidRPr="007A6FC8">
        <w:rPr>
          <w:rFonts w:ascii="Times" w:eastAsia="바탕체" w:hAnsi="Times" w:cs="Times"/>
        </w:rPr>
        <w:t>우려가</w:t>
      </w:r>
      <w:r w:rsidRPr="007A6FC8">
        <w:rPr>
          <w:rFonts w:ascii="Times" w:eastAsia="바탕체" w:hAnsi="Times" w:cs="Times"/>
        </w:rPr>
        <w:t xml:space="preserve"> </w:t>
      </w:r>
      <w:r w:rsidRPr="007A6FC8">
        <w:rPr>
          <w:rFonts w:ascii="Times" w:eastAsia="바탕체" w:hAnsi="Times" w:cs="Times"/>
        </w:rPr>
        <w:t>있어</w:t>
      </w:r>
      <w:r w:rsidRPr="007A6FC8">
        <w:rPr>
          <w:rFonts w:ascii="Times" w:eastAsia="바탕체" w:hAnsi="Times" w:cs="Times"/>
        </w:rPr>
        <w:t xml:space="preserve"> </w:t>
      </w:r>
      <w:r w:rsidRPr="007A6FC8">
        <w:rPr>
          <w:rFonts w:ascii="Times" w:eastAsia="바탕체" w:hAnsi="Times" w:cs="Times"/>
        </w:rPr>
        <w:t>위</w:t>
      </w:r>
      <w:r w:rsidRPr="007A6FC8">
        <w:rPr>
          <w:rFonts w:ascii="Times" w:eastAsia="바탕체" w:hAnsi="Times" w:cs="Times"/>
        </w:rPr>
        <w:t xml:space="preserve"> </w:t>
      </w:r>
      <w:r w:rsidRPr="007A6FC8">
        <w:rPr>
          <w:rFonts w:ascii="Times" w:eastAsia="바탕체" w:hAnsi="Times" w:cs="Times"/>
        </w:rPr>
        <w:t>법에</w:t>
      </w:r>
      <w:r w:rsidRPr="007A6FC8">
        <w:rPr>
          <w:rFonts w:ascii="Times" w:eastAsia="바탕체" w:hAnsi="Times" w:cs="Times"/>
        </w:rPr>
        <w:t xml:space="preserve"> </w:t>
      </w:r>
      <w:r w:rsidRPr="007A6FC8">
        <w:rPr>
          <w:rFonts w:ascii="Times" w:eastAsia="바탕체" w:hAnsi="Times" w:cs="Times"/>
        </w:rPr>
        <w:t>반하여</w:t>
      </w:r>
      <w:r w:rsidRPr="007A6FC8">
        <w:rPr>
          <w:rFonts w:ascii="Times" w:eastAsia="바탕체" w:hAnsi="Times" w:cs="Times"/>
        </w:rPr>
        <w:t xml:space="preserve"> </w:t>
      </w:r>
      <w:r w:rsidRPr="007A6FC8">
        <w:rPr>
          <w:rFonts w:ascii="Times" w:eastAsia="바탕체" w:hAnsi="Times" w:cs="Times"/>
        </w:rPr>
        <w:t>무효</w:t>
      </w:r>
      <w:r w:rsidRPr="007A6FC8">
        <w:rPr>
          <w:rFonts w:ascii="Times" w:eastAsia="바탕체" w:hAnsi="Times" w:cs="Times"/>
        </w:rPr>
        <w:t>”</w:t>
      </w:r>
      <w:r w:rsidRPr="007A6FC8">
        <w:rPr>
          <w:rFonts w:ascii="Times" w:eastAsia="바탕체" w:hAnsi="Times" w:cs="Times"/>
        </w:rPr>
        <w:t>라고</w:t>
      </w:r>
      <w:r w:rsidRPr="007A6FC8">
        <w:rPr>
          <w:rFonts w:ascii="Times" w:eastAsia="바탕체" w:hAnsi="Times" w:cs="Times"/>
        </w:rPr>
        <w:t xml:space="preserve"> </w:t>
      </w:r>
      <w:r w:rsidRPr="007A6FC8">
        <w:rPr>
          <w:rFonts w:ascii="Times" w:eastAsia="바탕체" w:hAnsi="Times" w:cs="Times"/>
        </w:rPr>
        <w:t>하여</w:t>
      </w:r>
      <w:r w:rsidRPr="007A6FC8">
        <w:rPr>
          <w:rFonts w:ascii="Times" w:eastAsia="바탕체" w:hAnsi="Times" w:cs="Times"/>
        </w:rPr>
        <w:t xml:space="preserve"> </w:t>
      </w:r>
      <w:r w:rsidRPr="007A6FC8">
        <w:rPr>
          <w:rFonts w:ascii="Times" w:eastAsia="바탕체" w:hAnsi="Times" w:cs="Times"/>
        </w:rPr>
        <w:t>상가임대차법상</w:t>
      </w:r>
      <w:r w:rsidRPr="007A6FC8">
        <w:rPr>
          <w:rFonts w:ascii="Times" w:eastAsia="바탕체" w:hAnsi="Times" w:cs="Times"/>
        </w:rPr>
        <w:t xml:space="preserve"> </w:t>
      </w:r>
      <w:r w:rsidRPr="007A6FC8">
        <w:rPr>
          <w:rFonts w:ascii="Times" w:eastAsia="바탕체" w:hAnsi="Times" w:cs="Times"/>
        </w:rPr>
        <w:t>강행규정인</w:t>
      </w:r>
      <w:r w:rsidRPr="007A6FC8">
        <w:rPr>
          <w:rFonts w:ascii="Times" w:eastAsia="바탕체" w:hAnsi="Times" w:cs="Times"/>
        </w:rPr>
        <w:t xml:space="preserve"> </w:t>
      </w:r>
      <w:r w:rsidRPr="007A6FC8">
        <w:rPr>
          <w:rFonts w:ascii="Times" w:eastAsia="바탕체" w:hAnsi="Times" w:cs="Times"/>
        </w:rPr>
        <w:t>갱신요구권에</w:t>
      </w:r>
      <w:r w:rsidRPr="007A6FC8">
        <w:rPr>
          <w:rFonts w:ascii="Times" w:eastAsia="바탕체" w:hAnsi="Times" w:cs="Times"/>
        </w:rPr>
        <w:t xml:space="preserve"> </w:t>
      </w:r>
      <w:r w:rsidRPr="007A6FC8">
        <w:rPr>
          <w:rFonts w:ascii="Times" w:eastAsia="바탕체" w:hAnsi="Times" w:cs="Times"/>
        </w:rPr>
        <w:t>반하는</w:t>
      </w:r>
      <w:r w:rsidRPr="007A6FC8">
        <w:rPr>
          <w:rFonts w:ascii="Times" w:eastAsia="바탕체" w:hAnsi="Times" w:cs="Times"/>
        </w:rPr>
        <w:t xml:space="preserve"> </w:t>
      </w:r>
      <w:r w:rsidRPr="007A6FC8">
        <w:rPr>
          <w:rFonts w:ascii="Times" w:eastAsia="바탕체" w:hAnsi="Times" w:cs="Times"/>
        </w:rPr>
        <w:t>임의해지</w:t>
      </w:r>
      <w:r w:rsidRPr="007A6FC8">
        <w:rPr>
          <w:rFonts w:ascii="Times" w:eastAsia="바탕체" w:hAnsi="Times" w:cs="Times"/>
        </w:rPr>
        <w:t xml:space="preserve"> </w:t>
      </w:r>
      <w:r w:rsidRPr="007A6FC8">
        <w:rPr>
          <w:rFonts w:ascii="Times" w:eastAsia="바탕체" w:hAnsi="Times" w:cs="Times"/>
        </w:rPr>
        <w:t>규정은</w:t>
      </w:r>
      <w:r w:rsidRPr="007A6FC8">
        <w:rPr>
          <w:rFonts w:ascii="Times" w:eastAsia="바탕체" w:hAnsi="Times" w:cs="Times"/>
        </w:rPr>
        <w:t xml:space="preserve"> </w:t>
      </w:r>
      <w:r w:rsidRPr="007A6FC8">
        <w:rPr>
          <w:rFonts w:ascii="Times" w:eastAsia="바탕체" w:hAnsi="Times" w:cs="Times"/>
        </w:rPr>
        <w:t>무효라고</w:t>
      </w:r>
      <w:r w:rsidRPr="007A6FC8">
        <w:rPr>
          <w:rFonts w:ascii="Times" w:eastAsia="바탕체" w:hAnsi="Times" w:cs="Times"/>
        </w:rPr>
        <w:t xml:space="preserve"> </w:t>
      </w:r>
      <w:r w:rsidRPr="007A6FC8">
        <w:rPr>
          <w:rFonts w:ascii="Times" w:eastAsia="바탕체" w:hAnsi="Times" w:cs="Times"/>
        </w:rPr>
        <w:t>판단한</w:t>
      </w:r>
      <w:r w:rsidRPr="007A6FC8">
        <w:rPr>
          <w:rFonts w:ascii="Times" w:eastAsia="바탕체" w:hAnsi="Times" w:cs="Times"/>
        </w:rPr>
        <w:t xml:space="preserve"> </w:t>
      </w:r>
      <w:r w:rsidRPr="007A6FC8">
        <w:rPr>
          <w:rFonts w:ascii="Times" w:eastAsia="바탕체" w:hAnsi="Times" w:cs="Times"/>
        </w:rPr>
        <w:t>사례가</w:t>
      </w:r>
      <w:r w:rsidRPr="007A6FC8">
        <w:rPr>
          <w:rFonts w:ascii="Times" w:eastAsia="바탕체" w:hAnsi="Times" w:cs="Times"/>
        </w:rPr>
        <w:t xml:space="preserve"> </w:t>
      </w:r>
      <w:r w:rsidRPr="007A6FC8">
        <w:rPr>
          <w:rFonts w:ascii="Times" w:eastAsia="바탕체" w:hAnsi="Times" w:cs="Times"/>
        </w:rPr>
        <w:t>있음</w:t>
      </w:r>
      <w:r w:rsidRPr="007A6FC8">
        <w:rPr>
          <w:rFonts w:ascii="Times" w:eastAsia="바탕체" w:hAnsi="Times" w:cs="Times"/>
        </w:rPr>
        <w:t>(</w:t>
      </w:r>
      <w:r w:rsidRPr="007A6FC8">
        <w:rPr>
          <w:rFonts w:ascii="Times" w:eastAsia="바탕체" w:hAnsi="Times" w:cs="Times"/>
        </w:rPr>
        <w:t>수원지방법원</w:t>
      </w:r>
      <w:r w:rsidRPr="007A6FC8">
        <w:rPr>
          <w:rFonts w:ascii="Times" w:eastAsia="바탕체" w:hAnsi="Times" w:cs="Times"/>
        </w:rPr>
        <w:t xml:space="preserve"> 2020. 12. 10. </w:t>
      </w:r>
      <w:r w:rsidRPr="007A6FC8">
        <w:rPr>
          <w:rFonts w:ascii="Times" w:eastAsia="바탕체" w:hAnsi="Times" w:cs="Times"/>
        </w:rPr>
        <w:t>선고</w:t>
      </w:r>
      <w:r w:rsidRPr="007A6FC8">
        <w:rPr>
          <w:rFonts w:ascii="Times" w:eastAsia="바탕체" w:hAnsi="Times" w:cs="Times"/>
        </w:rPr>
        <w:t xml:space="preserve"> 2019</w:t>
      </w:r>
      <w:r w:rsidRPr="007A6FC8">
        <w:rPr>
          <w:rFonts w:ascii="Times" w:eastAsia="바탕체" w:hAnsi="Times" w:cs="Times"/>
        </w:rPr>
        <w:t>나</w:t>
      </w:r>
      <w:r w:rsidRPr="007A6FC8">
        <w:rPr>
          <w:rFonts w:ascii="Times" w:eastAsia="바탕체" w:hAnsi="Times" w:cs="Times"/>
        </w:rPr>
        <w:t xml:space="preserve">72045 </w:t>
      </w:r>
      <w:r w:rsidRPr="007A6FC8">
        <w:rPr>
          <w:rFonts w:ascii="Times" w:eastAsia="바탕체" w:hAnsi="Times" w:cs="Times"/>
        </w:rPr>
        <w:t>판결</w:t>
      </w:r>
      <w:r w:rsidRPr="007A6FC8">
        <w:rPr>
          <w:rFonts w:ascii="Times" w:eastAsia="바탕체" w:hAnsi="Times" w:cs="Times"/>
        </w:rPr>
        <w:t xml:space="preserve">. </w:t>
      </w:r>
      <w:r w:rsidRPr="007A6FC8">
        <w:rPr>
          <w:rFonts w:ascii="Times" w:eastAsia="바탕체" w:hAnsi="Times" w:cs="Times"/>
        </w:rPr>
        <w:t>대법원</w:t>
      </w:r>
      <w:r w:rsidRPr="007A6FC8">
        <w:rPr>
          <w:rFonts w:ascii="Times" w:eastAsia="바탕체" w:hAnsi="Times" w:cs="Times"/>
        </w:rPr>
        <w:t xml:space="preserve"> 2020</w:t>
      </w:r>
      <w:r w:rsidRPr="007A6FC8">
        <w:rPr>
          <w:rFonts w:ascii="Times" w:eastAsia="바탕체" w:hAnsi="Times" w:cs="Times"/>
        </w:rPr>
        <w:t>다</w:t>
      </w:r>
      <w:r w:rsidRPr="007A6FC8">
        <w:rPr>
          <w:rFonts w:ascii="Times" w:eastAsia="바탕체" w:hAnsi="Times" w:cs="Times"/>
        </w:rPr>
        <w:t>301292</w:t>
      </w:r>
      <w:r w:rsidRPr="007A6FC8">
        <w:rPr>
          <w:rFonts w:ascii="Times" w:eastAsia="바탕체" w:hAnsi="Times" w:cs="Times"/>
        </w:rPr>
        <w:t>에서</w:t>
      </w:r>
      <w:r w:rsidRPr="007A6FC8">
        <w:rPr>
          <w:rFonts w:ascii="Times" w:eastAsia="바탕체" w:hAnsi="Times" w:cs="Times"/>
        </w:rPr>
        <w:t xml:space="preserve"> </w:t>
      </w:r>
      <w:r w:rsidRPr="007A6FC8">
        <w:rPr>
          <w:rFonts w:ascii="Times" w:eastAsia="바탕체" w:hAnsi="Times" w:cs="Times"/>
        </w:rPr>
        <w:t>심리불속행</w:t>
      </w:r>
      <w:r w:rsidRPr="007A6FC8">
        <w:rPr>
          <w:rFonts w:ascii="Times" w:eastAsia="바탕체" w:hAnsi="Times" w:cs="Times"/>
        </w:rPr>
        <w:t xml:space="preserve"> </w:t>
      </w:r>
      <w:r w:rsidRPr="007A6FC8">
        <w:rPr>
          <w:rFonts w:ascii="Times" w:eastAsia="바탕체" w:hAnsi="Times" w:cs="Times"/>
        </w:rPr>
        <w:t>기각으로</w:t>
      </w:r>
      <w:r w:rsidRPr="007A6FC8">
        <w:rPr>
          <w:rFonts w:ascii="Times" w:eastAsia="바탕체" w:hAnsi="Times" w:cs="Times"/>
        </w:rPr>
        <w:t xml:space="preserve"> </w:t>
      </w:r>
      <w:r w:rsidRPr="007A6FC8">
        <w:rPr>
          <w:rFonts w:ascii="Times" w:eastAsia="바탕체" w:hAnsi="Times" w:cs="Times"/>
        </w:rPr>
        <w:t>확정됨</w:t>
      </w:r>
      <w:r w:rsidRPr="007A6FC8">
        <w:rPr>
          <w:rFonts w:ascii="Times" w:eastAsia="바탕체" w:hAnsi="Times" w:cs="Times"/>
        </w:rPr>
        <w:t>).</w:t>
      </w:r>
    </w:p>
  </w:footnote>
  <w:footnote w:id="22">
    <w:p w14:paraId="76903188" w14:textId="2CC4744F" w:rsidR="003E28D6" w:rsidRDefault="003E28D6">
      <w:pPr>
        <w:pStyle w:val="af"/>
        <w:rPr>
          <w:lang w:eastAsia="ko-KR"/>
        </w:rPr>
      </w:pPr>
      <w:r>
        <w:rPr>
          <w:rStyle w:val="ae"/>
        </w:rPr>
        <w:footnoteRef/>
      </w:r>
      <w:r>
        <w:t xml:space="preserve"> </w:t>
      </w:r>
      <w:r>
        <w:rPr>
          <w:rFonts w:hint="eastAsia"/>
          <w:lang w:eastAsia="ko-KR"/>
        </w:rPr>
        <w:t>환산</w:t>
      </w:r>
      <w:r>
        <w:rPr>
          <w:rFonts w:hint="eastAsia"/>
          <w:lang w:eastAsia="ko-KR"/>
        </w:rPr>
        <w:t xml:space="preserve"> </w:t>
      </w:r>
      <w:r>
        <w:rPr>
          <w:rFonts w:hint="eastAsia"/>
          <w:lang w:eastAsia="ko-KR"/>
        </w:rPr>
        <w:t>임대차보증금</w:t>
      </w:r>
      <w:r>
        <w:rPr>
          <w:rFonts w:hint="eastAsia"/>
          <w:lang w:eastAsia="ko-KR"/>
        </w:rPr>
        <w:t xml:space="preserve"> </w:t>
      </w:r>
      <w:r>
        <w:rPr>
          <w:lang w:eastAsia="ko-KR"/>
        </w:rPr>
        <w:t xml:space="preserve">= </w:t>
      </w:r>
      <w:r>
        <w:rPr>
          <w:rFonts w:hint="eastAsia"/>
          <w:lang w:eastAsia="ko-KR"/>
        </w:rPr>
        <w:t>보증금</w:t>
      </w:r>
      <w:r>
        <w:rPr>
          <w:rFonts w:hint="eastAsia"/>
          <w:lang w:eastAsia="ko-KR"/>
        </w:rPr>
        <w:t xml:space="preserve"> </w:t>
      </w:r>
      <w:r>
        <w:rPr>
          <w:lang w:eastAsia="ko-KR"/>
        </w:rPr>
        <w:t>+ (</w:t>
      </w:r>
      <w:r>
        <w:rPr>
          <w:rFonts w:hint="eastAsia"/>
          <w:lang w:eastAsia="ko-KR"/>
        </w:rPr>
        <w:t>월</w:t>
      </w:r>
      <w:r>
        <w:rPr>
          <w:rFonts w:hint="eastAsia"/>
          <w:lang w:eastAsia="ko-KR"/>
        </w:rPr>
        <w:t xml:space="preserve"> </w:t>
      </w:r>
      <w:r>
        <w:rPr>
          <w:rFonts w:hint="eastAsia"/>
          <w:lang w:eastAsia="ko-KR"/>
        </w:rPr>
        <w:t>차임</w:t>
      </w:r>
      <w:r>
        <w:rPr>
          <w:rFonts w:hint="eastAsia"/>
          <w:lang w:eastAsia="ko-KR"/>
        </w:rPr>
        <w:t xml:space="preserve"> </w:t>
      </w:r>
      <w:r>
        <w:rPr>
          <w:lang w:eastAsia="ko-KR"/>
        </w:rPr>
        <w:t>*100)</w:t>
      </w:r>
    </w:p>
  </w:footnote>
  <w:footnote w:id="23">
    <w:p w14:paraId="0E3463CB" w14:textId="40AF5193" w:rsidR="003E28D6" w:rsidRPr="00926AD8" w:rsidRDefault="003E28D6" w:rsidP="00273925">
      <w:pPr>
        <w:pStyle w:val="af"/>
        <w:rPr>
          <w:rFonts w:eastAsia="바탕체"/>
        </w:rPr>
      </w:pPr>
      <w:r w:rsidRPr="00926AD8">
        <w:rPr>
          <w:rStyle w:val="ae"/>
          <w:rFonts w:eastAsia="바탕체"/>
        </w:rPr>
        <w:footnoteRef/>
      </w:r>
      <w:r w:rsidRPr="00926AD8">
        <w:rPr>
          <w:rFonts w:eastAsia="바탕체"/>
        </w:rPr>
        <w:t xml:space="preserve"> </w:t>
      </w:r>
      <w:r w:rsidRPr="00926AD8">
        <w:rPr>
          <w:rFonts w:eastAsia="바탕체"/>
        </w:rPr>
        <w:t>다만</w:t>
      </w:r>
      <w:r w:rsidRPr="00926AD8">
        <w:rPr>
          <w:rFonts w:eastAsia="바탕체"/>
        </w:rPr>
        <w:t xml:space="preserve"> </w:t>
      </w:r>
      <w:r w:rsidRPr="00926AD8">
        <w:rPr>
          <w:rFonts w:eastAsia="바탕체"/>
        </w:rPr>
        <w:t>상가건물</w:t>
      </w:r>
      <w:r w:rsidRPr="00926AD8">
        <w:rPr>
          <w:rFonts w:eastAsia="바탕체"/>
        </w:rPr>
        <w:t xml:space="preserve"> </w:t>
      </w:r>
      <w:r w:rsidRPr="00926AD8">
        <w:rPr>
          <w:rFonts w:eastAsia="바탕체"/>
        </w:rPr>
        <w:t>임대차보호법</w:t>
      </w:r>
      <w:r w:rsidRPr="00926AD8">
        <w:rPr>
          <w:rFonts w:eastAsia="바탕체"/>
        </w:rPr>
        <w:t xml:space="preserve"> </w:t>
      </w:r>
      <w:r w:rsidRPr="00926AD8">
        <w:rPr>
          <w:rFonts w:eastAsia="바탕체"/>
        </w:rPr>
        <w:t>제</w:t>
      </w:r>
      <w:r w:rsidRPr="00926AD8">
        <w:rPr>
          <w:rFonts w:eastAsia="바탕체"/>
        </w:rPr>
        <w:t>10</w:t>
      </w:r>
      <w:r w:rsidRPr="00926AD8">
        <w:rPr>
          <w:rFonts w:eastAsia="바탕체"/>
        </w:rPr>
        <w:t>조의</w:t>
      </w:r>
      <w:r w:rsidRPr="00926AD8">
        <w:rPr>
          <w:rFonts w:eastAsia="바탕체"/>
        </w:rPr>
        <w:t xml:space="preserve">4 </w:t>
      </w:r>
      <w:r w:rsidRPr="00926AD8">
        <w:rPr>
          <w:rFonts w:eastAsia="바탕체"/>
        </w:rPr>
        <w:t>제</w:t>
      </w:r>
      <w:r w:rsidRPr="00926AD8">
        <w:rPr>
          <w:rFonts w:eastAsia="바탕체"/>
        </w:rPr>
        <w:t>2</w:t>
      </w:r>
      <w:r w:rsidRPr="00926AD8">
        <w:rPr>
          <w:rFonts w:eastAsia="바탕체"/>
        </w:rPr>
        <w:t>항</w:t>
      </w:r>
      <w:r w:rsidRPr="00926AD8">
        <w:rPr>
          <w:rFonts w:eastAsia="바탕체"/>
        </w:rPr>
        <w:t xml:space="preserve"> </w:t>
      </w:r>
      <w:r w:rsidRPr="00926AD8">
        <w:rPr>
          <w:rFonts w:eastAsia="바탕체"/>
        </w:rPr>
        <w:t>각</w:t>
      </w:r>
      <w:r w:rsidRPr="00926AD8">
        <w:rPr>
          <w:rFonts w:eastAsia="바탕체"/>
        </w:rPr>
        <w:t xml:space="preserve"> </w:t>
      </w:r>
      <w:r w:rsidRPr="00926AD8">
        <w:rPr>
          <w:rFonts w:eastAsia="바탕체"/>
        </w:rPr>
        <w:t>호</w:t>
      </w:r>
      <w:r>
        <w:rPr>
          <w:rFonts w:eastAsia="바탕체" w:hint="eastAsia"/>
          <w:lang w:eastAsia="ko-KR"/>
        </w:rPr>
        <w:t>의</w:t>
      </w:r>
      <w:r w:rsidRPr="00926AD8">
        <w:rPr>
          <w:rFonts w:eastAsia="바탕체"/>
        </w:rPr>
        <w:t xml:space="preserve"> </w:t>
      </w:r>
      <w:r w:rsidRPr="00926AD8">
        <w:rPr>
          <w:rFonts w:eastAsia="바탕체"/>
        </w:rPr>
        <w:t>일정한</w:t>
      </w:r>
      <w:r w:rsidRPr="00926AD8">
        <w:rPr>
          <w:rFonts w:eastAsia="바탕체"/>
        </w:rPr>
        <w:t xml:space="preserve"> </w:t>
      </w:r>
      <w:r w:rsidRPr="00926AD8">
        <w:rPr>
          <w:rFonts w:eastAsia="바탕체"/>
        </w:rPr>
        <w:t>사유가</w:t>
      </w:r>
      <w:r w:rsidRPr="00926AD8">
        <w:rPr>
          <w:rFonts w:eastAsia="바탕체"/>
        </w:rPr>
        <w:t xml:space="preserve"> </w:t>
      </w:r>
      <w:r w:rsidRPr="00926AD8">
        <w:rPr>
          <w:rFonts w:eastAsia="바탕체"/>
        </w:rPr>
        <w:t>있는</w:t>
      </w:r>
      <w:r w:rsidRPr="00926AD8">
        <w:rPr>
          <w:rFonts w:eastAsia="바탕체"/>
        </w:rPr>
        <w:t xml:space="preserve"> </w:t>
      </w:r>
      <w:r w:rsidRPr="00926AD8">
        <w:rPr>
          <w:rFonts w:eastAsia="바탕체"/>
        </w:rPr>
        <w:t>경우는</w:t>
      </w:r>
      <w:r w:rsidRPr="00926AD8">
        <w:rPr>
          <w:rFonts w:eastAsia="바탕체"/>
        </w:rPr>
        <w:t xml:space="preserve"> </w:t>
      </w:r>
      <w:r w:rsidRPr="00926AD8">
        <w:rPr>
          <w:rFonts w:eastAsia="바탕체"/>
        </w:rPr>
        <w:t>예외</w:t>
      </w:r>
      <w:r>
        <w:rPr>
          <w:rFonts w:eastAsia="바탕체" w:hint="eastAsia"/>
          <w:lang w:eastAsia="ko-KR"/>
        </w:rPr>
        <w:t>가</w:t>
      </w:r>
      <w:r>
        <w:rPr>
          <w:rFonts w:eastAsia="바탕체" w:hint="eastAsia"/>
          <w:lang w:eastAsia="ko-KR"/>
        </w:rPr>
        <w:t xml:space="preserve"> </w:t>
      </w:r>
      <w:r>
        <w:rPr>
          <w:rFonts w:eastAsia="바탕체" w:hint="eastAsia"/>
          <w:lang w:eastAsia="ko-KR"/>
        </w:rPr>
        <w:t>인정됨</w:t>
      </w:r>
      <w:r w:rsidRPr="00926AD8">
        <w:rPr>
          <w:rFonts w:eastAsia="바탕체"/>
        </w:rPr>
        <w:t>.</w:t>
      </w:r>
    </w:p>
  </w:footnote>
  <w:footnote w:id="24">
    <w:p w14:paraId="4CE5EADB" w14:textId="2197FF07" w:rsidR="003E28D6" w:rsidRPr="00DB389C" w:rsidRDefault="003E28D6">
      <w:pPr>
        <w:pStyle w:val="af"/>
        <w:rPr>
          <w:lang w:eastAsia="ko-KR"/>
        </w:rPr>
      </w:pPr>
      <w:r>
        <w:rPr>
          <w:rStyle w:val="ae"/>
        </w:rPr>
        <w:footnoteRef/>
      </w:r>
      <w:r>
        <w:t xml:space="preserve"> </w:t>
      </w:r>
      <w:r>
        <w:rPr>
          <w:rFonts w:hint="eastAsia"/>
          <w:lang w:eastAsia="ko-KR"/>
        </w:rPr>
        <w:t>해당</w:t>
      </w:r>
      <w:r>
        <w:rPr>
          <w:rFonts w:hint="eastAsia"/>
          <w:lang w:eastAsia="ko-KR"/>
        </w:rPr>
        <w:t xml:space="preserve"> </w:t>
      </w:r>
      <w:r>
        <w:rPr>
          <w:rFonts w:hint="eastAsia"/>
          <w:lang w:eastAsia="ko-KR"/>
        </w:rPr>
        <w:t>임대차계약들에</w:t>
      </w:r>
      <w:r>
        <w:rPr>
          <w:rFonts w:hint="eastAsia"/>
          <w:lang w:eastAsia="ko-KR"/>
        </w:rPr>
        <w:t xml:space="preserve"> </w:t>
      </w:r>
      <w:r>
        <w:rPr>
          <w:rFonts w:hint="eastAsia"/>
          <w:lang w:eastAsia="ko-KR"/>
        </w:rPr>
        <w:t>의하면</w:t>
      </w:r>
      <w:r>
        <w:rPr>
          <w:rFonts w:hint="eastAsia"/>
          <w:lang w:eastAsia="ko-KR"/>
        </w:rPr>
        <w:t xml:space="preserve"> </w:t>
      </w:r>
      <w:r w:rsidRPr="00DB389C">
        <w:rPr>
          <w:rFonts w:hint="eastAsia"/>
        </w:rPr>
        <w:t>임대료를</w:t>
      </w:r>
      <w:r w:rsidRPr="00DB389C">
        <w:rPr>
          <w:rFonts w:hint="eastAsia"/>
        </w:rPr>
        <w:t xml:space="preserve"> </w:t>
      </w:r>
      <w:r w:rsidRPr="00DB389C">
        <w:rPr>
          <w:rFonts w:hint="eastAsia"/>
        </w:rPr>
        <w:t>순매출액의</w:t>
      </w:r>
      <w:r w:rsidRPr="00DB389C">
        <w:rPr>
          <w:rFonts w:hint="eastAsia"/>
        </w:rPr>
        <w:t xml:space="preserve"> </w:t>
      </w:r>
      <w:r w:rsidRPr="00DB389C">
        <w:rPr>
          <w:rFonts w:hint="eastAsia"/>
        </w:rPr>
        <w:t>일정</w:t>
      </w:r>
      <w:r w:rsidRPr="00DB389C">
        <w:rPr>
          <w:rFonts w:hint="eastAsia"/>
        </w:rPr>
        <w:t xml:space="preserve"> </w:t>
      </w:r>
      <w:r w:rsidRPr="00DB389C">
        <w:rPr>
          <w:rFonts w:hint="eastAsia"/>
        </w:rPr>
        <w:t>비율</w:t>
      </w:r>
      <w:r w:rsidRPr="00DB389C">
        <w:rPr>
          <w:rFonts w:hint="eastAsia"/>
        </w:rPr>
        <w:t xml:space="preserve"> </w:t>
      </w:r>
      <w:r w:rsidRPr="00DB389C">
        <w:rPr>
          <w:rFonts w:hint="eastAsia"/>
        </w:rPr>
        <w:t>또는</w:t>
      </w:r>
      <w:r w:rsidRPr="00DB389C">
        <w:rPr>
          <w:rFonts w:hint="eastAsia"/>
        </w:rPr>
        <w:t xml:space="preserve"> </w:t>
      </w:r>
      <w:r w:rsidRPr="00DB389C">
        <w:rPr>
          <w:rFonts w:hint="eastAsia"/>
        </w:rPr>
        <w:t>최소보장임대료</w:t>
      </w:r>
      <w:r w:rsidRPr="00DB389C">
        <w:rPr>
          <w:rFonts w:hint="eastAsia"/>
        </w:rPr>
        <w:t xml:space="preserve"> </w:t>
      </w:r>
      <w:r w:rsidRPr="00DB389C">
        <w:rPr>
          <w:rFonts w:hint="eastAsia"/>
        </w:rPr>
        <w:t>중</w:t>
      </w:r>
      <w:r w:rsidRPr="00DB389C">
        <w:rPr>
          <w:rFonts w:hint="eastAsia"/>
        </w:rPr>
        <w:t xml:space="preserve"> </w:t>
      </w:r>
      <w:r w:rsidRPr="00DB389C">
        <w:rPr>
          <w:rFonts w:hint="eastAsia"/>
        </w:rPr>
        <w:t>높은</w:t>
      </w:r>
      <w:r w:rsidRPr="00DB389C">
        <w:rPr>
          <w:rFonts w:hint="eastAsia"/>
        </w:rPr>
        <w:t xml:space="preserve"> </w:t>
      </w:r>
      <w:r w:rsidRPr="00DB389C">
        <w:rPr>
          <w:rFonts w:hint="eastAsia"/>
        </w:rPr>
        <w:t>금액으로</w:t>
      </w:r>
      <w:r w:rsidRPr="00DB389C">
        <w:rPr>
          <w:rFonts w:hint="eastAsia"/>
        </w:rPr>
        <w:t xml:space="preserve"> </w:t>
      </w:r>
      <w:r w:rsidRPr="00DB389C">
        <w:rPr>
          <w:rFonts w:hint="eastAsia"/>
        </w:rPr>
        <w:t>정하고</w:t>
      </w:r>
      <w:r w:rsidRPr="00DB389C">
        <w:rPr>
          <w:rFonts w:hint="eastAsia"/>
        </w:rPr>
        <w:t xml:space="preserve"> </w:t>
      </w:r>
      <w:r w:rsidRPr="00DB389C">
        <w:rPr>
          <w:rFonts w:hint="eastAsia"/>
        </w:rPr>
        <w:t>있으며</w:t>
      </w:r>
      <w:r w:rsidRPr="00DB389C">
        <w:rPr>
          <w:rFonts w:hint="eastAsia"/>
        </w:rPr>
        <w:t>,</w:t>
      </w:r>
      <w:r w:rsidRPr="00DB389C">
        <w:t xml:space="preserve"> </w:t>
      </w:r>
      <w:r>
        <w:rPr>
          <w:lang w:eastAsia="ko-KR"/>
        </w:rPr>
        <w:t>2023</w:t>
      </w:r>
      <w:r>
        <w:rPr>
          <w:rFonts w:hint="eastAsia"/>
          <w:lang w:eastAsia="ko-KR"/>
        </w:rPr>
        <w:t>년</w:t>
      </w:r>
      <w:r>
        <w:rPr>
          <w:rFonts w:hint="eastAsia"/>
          <w:lang w:eastAsia="ko-KR"/>
        </w:rPr>
        <w:t xml:space="preserve"> </w:t>
      </w:r>
      <w:r>
        <w:rPr>
          <w:lang w:eastAsia="ko-KR"/>
        </w:rPr>
        <w:t>5</w:t>
      </w:r>
      <w:r>
        <w:rPr>
          <w:rFonts w:hint="eastAsia"/>
          <w:lang w:eastAsia="ko-KR"/>
        </w:rPr>
        <w:t>월</w:t>
      </w:r>
      <w:r>
        <w:rPr>
          <w:rFonts w:hint="eastAsia"/>
          <w:lang w:eastAsia="ko-KR"/>
        </w:rPr>
        <w:t xml:space="preserve"> </w:t>
      </w:r>
      <w:r>
        <w:rPr>
          <w:rFonts w:hint="eastAsia"/>
          <w:lang w:eastAsia="ko-KR"/>
        </w:rPr>
        <w:t>㈜</w:t>
      </w:r>
      <w:proofErr w:type="spellStart"/>
      <w:r>
        <w:rPr>
          <w:rFonts w:hint="eastAsia"/>
          <w:lang w:eastAsia="ko-KR"/>
        </w:rPr>
        <w:t>동원홈푸드의</w:t>
      </w:r>
      <w:proofErr w:type="spellEnd"/>
      <w:r>
        <w:rPr>
          <w:rFonts w:hint="eastAsia"/>
          <w:lang w:eastAsia="ko-KR"/>
        </w:rPr>
        <w:t xml:space="preserve"> </w:t>
      </w:r>
      <w:r>
        <w:rPr>
          <w:rFonts w:hint="eastAsia"/>
          <w:lang w:eastAsia="ko-KR"/>
        </w:rPr>
        <w:t>월차임을</w:t>
      </w:r>
      <w:r>
        <w:rPr>
          <w:rFonts w:hint="eastAsia"/>
          <w:lang w:eastAsia="ko-KR"/>
        </w:rPr>
        <w:t xml:space="preserve"> </w:t>
      </w:r>
      <w:r>
        <w:rPr>
          <w:rFonts w:hint="eastAsia"/>
          <w:lang w:eastAsia="ko-KR"/>
        </w:rPr>
        <w:t>제외하면</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임차인의</w:t>
      </w:r>
      <w:r>
        <w:rPr>
          <w:rFonts w:hint="eastAsia"/>
          <w:lang w:eastAsia="ko-KR"/>
        </w:rPr>
        <w:t xml:space="preserve"> </w:t>
      </w:r>
      <w:r>
        <w:rPr>
          <w:rFonts w:hint="eastAsia"/>
          <w:lang w:eastAsia="ko-KR"/>
        </w:rPr>
        <w:t>최근</w:t>
      </w:r>
      <w:r>
        <w:rPr>
          <w:rFonts w:hint="eastAsia"/>
          <w:lang w:eastAsia="ko-KR"/>
        </w:rPr>
        <w:t xml:space="preserve"> </w:t>
      </w:r>
      <w:r>
        <w:rPr>
          <w:lang w:eastAsia="ko-KR"/>
        </w:rPr>
        <w:t>1</w:t>
      </w:r>
      <w:r>
        <w:rPr>
          <w:rFonts w:hint="eastAsia"/>
          <w:lang w:eastAsia="ko-KR"/>
        </w:rPr>
        <w:t>년간</w:t>
      </w:r>
      <w:r>
        <w:rPr>
          <w:rFonts w:hint="eastAsia"/>
          <w:lang w:eastAsia="ko-KR"/>
        </w:rPr>
        <w:t xml:space="preserve"> </w:t>
      </w:r>
      <w:r>
        <w:rPr>
          <w:rFonts w:hint="eastAsia"/>
          <w:lang w:eastAsia="ko-KR"/>
        </w:rPr>
        <w:t>월</w:t>
      </w:r>
      <w:r>
        <w:rPr>
          <w:rFonts w:hint="eastAsia"/>
          <w:lang w:eastAsia="ko-KR"/>
        </w:rPr>
        <w:t xml:space="preserve"> </w:t>
      </w:r>
      <w:r>
        <w:rPr>
          <w:rFonts w:hint="eastAsia"/>
          <w:lang w:eastAsia="ko-KR"/>
        </w:rPr>
        <w:t>차임은</w:t>
      </w:r>
      <w:r>
        <w:rPr>
          <w:rFonts w:hint="eastAsia"/>
          <w:lang w:eastAsia="ko-KR"/>
        </w:rPr>
        <w:t xml:space="preserve"> </w:t>
      </w:r>
      <w:r>
        <w:rPr>
          <w:rFonts w:hint="eastAsia"/>
          <w:lang w:eastAsia="ko-KR"/>
        </w:rPr>
        <w:t>모두</w:t>
      </w:r>
      <w:r>
        <w:rPr>
          <w:rFonts w:hint="eastAsia"/>
          <w:lang w:eastAsia="ko-KR"/>
        </w:rPr>
        <w:t xml:space="preserve"> </w:t>
      </w:r>
      <w:r>
        <w:rPr>
          <w:rFonts w:hint="eastAsia"/>
          <w:lang w:eastAsia="ko-KR"/>
        </w:rPr>
        <w:t>최소보장임대료로</w:t>
      </w:r>
      <w:r>
        <w:rPr>
          <w:rFonts w:hint="eastAsia"/>
          <w:lang w:eastAsia="ko-KR"/>
        </w:rPr>
        <w:t xml:space="preserve"> </w:t>
      </w:r>
      <w:r>
        <w:rPr>
          <w:rFonts w:hint="eastAsia"/>
          <w:lang w:eastAsia="ko-KR"/>
        </w:rPr>
        <w:t>결정되었음</w:t>
      </w:r>
      <w:r>
        <w:rPr>
          <w:rFonts w:hint="eastAsia"/>
          <w:lang w:eastAsia="ko-KR"/>
        </w:rPr>
        <w:t>.</w:t>
      </w:r>
      <w:r>
        <w:rPr>
          <w:lang w:eastAsia="ko-KR"/>
        </w:rPr>
        <w:t xml:space="preserve"> </w:t>
      </w:r>
      <w:r>
        <w:rPr>
          <w:rFonts w:hint="eastAsia"/>
          <w:lang w:eastAsia="ko-KR"/>
        </w:rPr>
        <w:t>위와</w:t>
      </w:r>
      <w:r>
        <w:rPr>
          <w:rFonts w:hint="eastAsia"/>
          <w:lang w:eastAsia="ko-KR"/>
        </w:rPr>
        <w:t xml:space="preserve"> </w:t>
      </w:r>
      <w:r>
        <w:rPr>
          <w:rFonts w:hint="eastAsia"/>
          <w:lang w:eastAsia="ko-KR"/>
        </w:rPr>
        <w:t>같은</w:t>
      </w:r>
      <w:r>
        <w:rPr>
          <w:rFonts w:hint="eastAsia"/>
          <w:lang w:eastAsia="ko-KR"/>
        </w:rPr>
        <w:t xml:space="preserve"> </w:t>
      </w:r>
      <w:r>
        <w:rPr>
          <w:rFonts w:hint="eastAsia"/>
          <w:lang w:eastAsia="ko-KR"/>
        </w:rPr>
        <w:t>혼합형</w:t>
      </w:r>
      <w:r>
        <w:rPr>
          <w:rFonts w:hint="eastAsia"/>
          <w:lang w:eastAsia="ko-KR"/>
        </w:rPr>
        <w:t xml:space="preserve"> </w:t>
      </w:r>
      <w:r>
        <w:rPr>
          <w:rFonts w:hint="eastAsia"/>
          <w:lang w:eastAsia="ko-KR"/>
        </w:rPr>
        <w:t>임대료에</w:t>
      </w:r>
      <w:r>
        <w:rPr>
          <w:rFonts w:hint="eastAsia"/>
          <w:lang w:eastAsia="ko-KR"/>
        </w:rPr>
        <w:t xml:space="preserve"> </w:t>
      </w:r>
      <w:r>
        <w:rPr>
          <w:rFonts w:hint="eastAsia"/>
          <w:lang w:eastAsia="ko-KR"/>
        </w:rPr>
        <w:t>대한</w:t>
      </w:r>
      <w:r>
        <w:rPr>
          <w:rFonts w:hint="eastAsia"/>
          <w:lang w:eastAsia="ko-KR"/>
        </w:rPr>
        <w:t xml:space="preserve"> </w:t>
      </w:r>
      <w:r w:rsidRPr="00DB389C">
        <w:rPr>
          <w:rFonts w:hint="eastAsia"/>
        </w:rPr>
        <w:t>환산</w:t>
      </w:r>
      <w:r w:rsidRPr="00DB389C">
        <w:rPr>
          <w:rFonts w:hint="eastAsia"/>
        </w:rPr>
        <w:t xml:space="preserve"> </w:t>
      </w:r>
      <w:r w:rsidRPr="00DB389C">
        <w:rPr>
          <w:rFonts w:hint="eastAsia"/>
        </w:rPr>
        <w:t>임대차보증금</w:t>
      </w:r>
      <w:r w:rsidRPr="00DB389C">
        <w:rPr>
          <w:rFonts w:hint="eastAsia"/>
        </w:rPr>
        <w:t xml:space="preserve"> </w:t>
      </w:r>
      <w:r w:rsidRPr="00DB389C">
        <w:rPr>
          <w:rFonts w:hint="eastAsia"/>
        </w:rPr>
        <w:t>산정</w:t>
      </w:r>
      <w:r w:rsidRPr="00DB389C">
        <w:rPr>
          <w:rFonts w:hint="eastAsia"/>
        </w:rPr>
        <w:t xml:space="preserve"> </w:t>
      </w:r>
      <w:r w:rsidRPr="00DB389C">
        <w:rPr>
          <w:rFonts w:hint="eastAsia"/>
        </w:rPr>
        <w:t>방식에</w:t>
      </w:r>
      <w:r w:rsidRPr="00DB389C">
        <w:rPr>
          <w:rFonts w:hint="eastAsia"/>
        </w:rPr>
        <w:t xml:space="preserve"> </w:t>
      </w:r>
      <w:r w:rsidRPr="00DB389C">
        <w:rPr>
          <w:rFonts w:hint="eastAsia"/>
        </w:rPr>
        <w:t>관하여</w:t>
      </w:r>
      <w:r w:rsidRPr="00DB389C">
        <w:rPr>
          <w:rFonts w:hint="eastAsia"/>
        </w:rPr>
        <w:t xml:space="preserve"> </w:t>
      </w:r>
      <w:r w:rsidRPr="00DB389C">
        <w:rPr>
          <w:rFonts w:hint="eastAsia"/>
        </w:rPr>
        <w:t>판례상</w:t>
      </w:r>
      <w:r w:rsidRPr="00DB389C">
        <w:rPr>
          <w:rFonts w:hint="eastAsia"/>
        </w:rPr>
        <w:t xml:space="preserve"> </w:t>
      </w:r>
      <w:r w:rsidRPr="00DB389C">
        <w:rPr>
          <w:rFonts w:hint="eastAsia"/>
        </w:rPr>
        <w:t>확립된</w:t>
      </w:r>
      <w:r w:rsidRPr="00DB389C">
        <w:rPr>
          <w:rFonts w:hint="eastAsia"/>
        </w:rPr>
        <w:t xml:space="preserve"> </w:t>
      </w:r>
      <w:r w:rsidRPr="00DB389C">
        <w:rPr>
          <w:rFonts w:hint="eastAsia"/>
        </w:rPr>
        <w:t>기준은</w:t>
      </w:r>
      <w:r w:rsidRPr="00DB389C">
        <w:rPr>
          <w:rFonts w:hint="eastAsia"/>
        </w:rPr>
        <w:t xml:space="preserve"> </w:t>
      </w:r>
      <w:r w:rsidRPr="00DB389C">
        <w:rPr>
          <w:rFonts w:hint="eastAsia"/>
        </w:rPr>
        <w:t>없으나</w:t>
      </w:r>
      <w:r w:rsidRPr="00DB389C">
        <w:rPr>
          <w:rFonts w:hint="eastAsia"/>
        </w:rPr>
        <w:t>,</w:t>
      </w:r>
      <w:r w:rsidRPr="00DB389C">
        <w:t xml:space="preserve"> </w:t>
      </w:r>
      <w:r>
        <w:rPr>
          <w:rFonts w:hint="eastAsia"/>
          <w:lang w:eastAsia="ko-KR"/>
        </w:rPr>
        <w:t>법원은</w:t>
      </w:r>
      <w:r>
        <w:rPr>
          <w:rFonts w:hint="eastAsia"/>
          <w:lang w:eastAsia="ko-KR"/>
        </w:rPr>
        <w:t xml:space="preserve"> </w:t>
      </w:r>
      <w:r w:rsidRPr="00DB389C">
        <w:rPr>
          <w:rFonts w:hint="eastAsia"/>
        </w:rPr>
        <w:t>임대차관계에서</w:t>
      </w:r>
      <w:r w:rsidRPr="00DB389C">
        <w:rPr>
          <w:rFonts w:hint="eastAsia"/>
        </w:rPr>
        <w:t xml:space="preserve"> </w:t>
      </w:r>
      <w:r w:rsidRPr="00DB389C">
        <w:rPr>
          <w:rFonts w:hint="eastAsia"/>
        </w:rPr>
        <w:t>상가임대차법</w:t>
      </w:r>
      <w:r w:rsidRPr="00DB389C">
        <w:rPr>
          <w:rFonts w:hint="eastAsia"/>
        </w:rPr>
        <w:t xml:space="preserve"> </w:t>
      </w:r>
      <w:r w:rsidRPr="00DB389C">
        <w:rPr>
          <w:rFonts w:hint="eastAsia"/>
        </w:rPr>
        <w:t>등의</w:t>
      </w:r>
      <w:r w:rsidRPr="00DB389C">
        <w:rPr>
          <w:rFonts w:hint="eastAsia"/>
        </w:rPr>
        <w:t xml:space="preserve"> </w:t>
      </w:r>
      <w:r w:rsidRPr="00DB389C">
        <w:rPr>
          <w:rFonts w:hint="eastAsia"/>
        </w:rPr>
        <w:t>취지에</w:t>
      </w:r>
      <w:r w:rsidRPr="00DB389C">
        <w:rPr>
          <w:rFonts w:hint="eastAsia"/>
        </w:rPr>
        <w:t xml:space="preserve"> </w:t>
      </w:r>
      <w:r w:rsidRPr="00DB389C">
        <w:rPr>
          <w:rFonts w:hint="eastAsia"/>
        </w:rPr>
        <w:t>근거하여</w:t>
      </w:r>
      <w:r w:rsidRPr="00DB389C">
        <w:rPr>
          <w:rFonts w:hint="eastAsia"/>
        </w:rPr>
        <w:t xml:space="preserve"> </w:t>
      </w:r>
      <w:r w:rsidRPr="00DB389C">
        <w:t>임차인을</w:t>
      </w:r>
      <w:r w:rsidRPr="00DB389C">
        <w:t xml:space="preserve"> </w:t>
      </w:r>
      <w:r w:rsidRPr="00DB389C">
        <w:t>두텁게</w:t>
      </w:r>
      <w:r w:rsidRPr="00DB389C">
        <w:t xml:space="preserve"> </w:t>
      </w:r>
      <w:r w:rsidRPr="00DB389C">
        <w:t>보호하는</w:t>
      </w:r>
      <w:r w:rsidRPr="00DB389C">
        <w:t xml:space="preserve"> </w:t>
      </w:r>
      <w:r w:rsidRPr="00DB389C">
        <w:t>경향</w:t>
      </w:r>
      <w:r w:rsidRPr="00DB389C">
        <w:rPr>
          <w:rFonts w:hint="eastAsia"/>
        </w:rPr>
        <w:t>이</w:t>
      </w:r>
      <w:r w:rsidRPr="00DB389C">
        <w:rPr>
          <w:rFonts w:hint="eastAsia"/>
        </w:rPr>
        <w:t xml:space="preserve"> </w:t>
      </w:r>
      <w:r w:rsidRPr="00DB389C">
        <w:rPr>
          <w:rFonts w:hint="eastAsia"/>
        </w:rPr>
        <w:t>있</w:t>
      </w:r>
      <w:r>
        <w:rPr>
          <w:rFonts w:hint="eastAsia"/>
          <w:lang w:eastAsia="ko-KR"/>
        </w:rPr>
        <w:t>다는</w:t>
      </w:r>
      <w:r>
        <w:rPr>
          <w:rFonts w:hint="eastAsia"/>
          <w:lang w:eastAsia="ko-KR"/>
        </w:rPr>
        <w:t xml:space="preserve"> </w:t>
      </w:r>
      <w:r>
        <w:rPr>
          <w:rFonts w:hint="eastAsia"/>
          <w:lang w:eastAsia="ko-KR"/>
        </w:rPr>
        <w:t>점</w:t>
      </w:r>
      <w:r>
        <w:rPr>
          <w:rFonts w:hint="eastAsia"/>
          <w:lang w:eastAsia="ko-KR"/>
        </w:rPr>
        <w:t>,</w:t>
      </w:r>
      <w:r>
        <w:rPr>
          <w:lang w:eastAsia="ko-KR"/>
        </w:rPr>
        <w:t xml:space="preserve"> </w:t>
      </w:r>
      <w:r>
        <w:rPr>
          <w:rFonts w:hint="eastAsia"/>
          <w:lang w:eastAsia="ko-KR"/>
        </w:rPr>
        <w:t>본건의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대부분</w:t>
      </w:r>
      <w:r>
        <w:rPr>
          <w:rFonts w:hint="eastAsia"/>
          <w:lang w:eastAsia="ko-KR"/>
        </w:rPr>
        <w:t xml:space="preserve"> </w:t>
      </w:r>
      <w:r>
        <w:rPr>
          <w:rFonts w:hint="eastAsia"/>
          <w:lang w:eastAsia="ko-KR"/>
        </w:rPr>
        <w:t>실제로</w:t>
      </w:r>
      <w:r>
        <w:rPr>
          <w:rFonts w:hint="eastAsia"/>
          <w:lang w:eastAsia="ko-KR"/>
        </w:rPr>
        <w:t xml:space="preserve"> </w:t>
      </w:r>
      <w:r>
        <w:rPr>
          <w:rFonts w:hint="eastAsia"/>
          <w:lang w:eastAsia="ko-KR"/>
        </w:rPr>
        <w:t>최소보장임대료가</w:t>
      </w:r>
      <w:r>
        <w:rPr>
          <w:rFonts w:hint="eastAsia"/>
          <w:lang w:eastAsia="ko-KR"/>
        </w:rPr>
        <w:t xml:space="preserve"> </w:t>
      </w:r>
      <w:r>
        <w:rPr>
          <w:rFonts w:hint="eastAsia"/>
          <w:lang w:eastAsia="ko-KR"/>
        </w:rPr>
        <w:t>월차임으로</w:t>
      </w:r>
      <w:r>
        <w:rPr>
          <w:rFonts w:hint="eastAsia"/>
          <w:lang w:eastAsia="ko-KR"/>
        </w:rPr>
        <w:t xml:space="preserve"> </w:t>
      </w:r>
      <w:r>
        <w:rPr>
          <w:rFonts w:hint="eastAsia"/>
          <w:lang w:eastAsia="ko-KR"/>
        </w:rPr>
        <w:t>결정되었다는</w:t>
      </w:r>
      <w:r>
        <w:rPr>
          <w:rFonts w:hint="eastAsia"/>
          <w:lang w:eastAsia="ko-KR"/>
        </w:rPr>
        <w:t xml:space="preserve"> </w:t>
      </w:r>
      <w:r>
        <w:rPr>
          <w:rFonts w:hint="eastAsia"/>
          <w:lang w:eastAsia="ko-KR"/>
        </w:rPr>
        <w:t>점을</w:t>
      </w:r>
      <w:r w:rsidRPr="00DB389C">
        <w:rPr>
          <w:rFonts w:hint="eastAsia"/>
        </w:rPr>
        <w:t xml:space="preserve"> </w:t>
      </w:r>
      <w:r w:rsidRPr="00DB389C">
        <w:rPr>
          <w:rFonts w:hint="eastAsia"/>
        </w:rPr>
        <w:t>고려</w:t>
      </w:r>
      <w:r>
        <w:rPr>
          <w:rFonts w:hint="eastAsia"/>
          <w:lang w:eastAsia="ko-KR"/>
        </w:rPr>
        <w:t>하면</w:t>
      </w:r>
      <w:r w:rsidRPr="00DB389C">
        <w:rPr>
          <w:rFonts w:hint="eastAsia"/>
        </w:rPr>
        <w:t xml:space="preserve"> </w:t>
      </w:r>
      <w:r>
        <w:rPr>
          <w:rFonts w:hint="eastAsia"/>
          <w:lang w:eastAsia="ko-KR"/>
        </w:rPr>
        <w:t>보수적으로</w:t>
      </w:r>
      <w:r>
        <w:rPr>
          <w:rFonts w:hint="eastAsia"/>
          <w:lang w:eastAsia="ko-KR"/>
        </w:rPr>
        <w:t xml:space="preserve"> </w:t>
      </w:r>
      <w:r w:rsidRPr="00DB389C">
        <w:rPr>
          <w:rFonts w:hint="eastAsia"/>
        </w:rPr>
        <w:t>최소보장임대료를</w:t>
      </w:r>
      <w:r w:rsidRPr="00DB389C">
        <w:rPr>
          <w:rFonts w:hint="eastAsia"/>
        </w:rPr>
        <w:t xml:space="preserve"> </w:t>
      </w:r>
      <w:r w:rsidRPr="00DB389C">
        <w:rPr>
          <w:rFonts w:hint="eastAsia"/>
        </w:rPr>
        <w:t>기준으로</w:t>
      </w:r>
      <w:r w:rsidRPr="00DB389C">
        <w:rPr>
          <w:rFonts w:hint="eastAsia"/>
        </w:rPr>
        <w:t xml:space="preserve"> </w:t>
      </w:r>
      <w:r>
        <w:rPr>
          <w:rFonts w:ascii="바탕체" w:eastAsia="바탕체" w:hAnsi="바탕체" w:cs="바탕체" w:hint="eastAsia"/>
          <w:lang w:eastAsia="ko-KR"/>
        </w:rPr>
        <w:t>환산 임대차보증금을 산정하는 것이 임대인 입장에서 적절해 보임</w:t>
      </w:r>
      <w:r>
        <w:rPr>
          <w:rFonts w:hint="eastAsia"/>
          <w:lang w:eastAsia="ko-KR"/>
        </w:rPr>
        <w:t>.</w:t>
      </w:r>
      <w:r>
        <w:rPr>
          <w:lang w:eastAsia="ko-KR"/>
        </w:rPr>
        <w:t xml:space="preserve"> </w:t>
      </w:r>
      <w:r>
        <w:rPr>
          <w:rFonts w:hint="eastAsia"/>
          <w:lang w:eastAsia="ko-KR"/>
        </w:rPr>
        <w:t>다만</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임대차계약들의</w:t>
      </w:r>
      <w:r>
        <w:rPr>
          <w:rFonts w:hint="eastAsia"/>
          <w:lang w:eastAsia="ko-KR"/>
        </w:rPr>
        <w:t xml:space="preserve"> </w:t>
      </w:r>
      <w:r>
        <w:rPr>
          <w:rFonts w:hint="eastAsia"/>
          <w:lang w:eastAsia="ko-KR"/>
        </w:rPr>
        <w:t>경우</w:t>
      </w:r>
      <w:r w:rsidRPr="00044EBA">
        <w:rPr>
          <w:rFonts w:hint="eastAsia"/>
          <w:lang w:eastAsia="ko-KR"/>
        </w:rPr>
        <w:t xml:space="preserve"> </w:t>
      </w:r>
      <w:r>
        <w:rPr>
          <w:rFonts w:hint="eastAsia"/>
          <w:lang w:eastAsia="ko-KR"/>
        </w:rPr>
        <w:t>최근</w:t>
      </w:r>
      <w:r>
        <w:rPr>
          <w:rFonts w:hint="eastAsia"/>
          <w:lang w:eastAsia="ko-KR"/>
        </w:rPr>
        <w:t xml:space="preserve"> </w:t>
      </w:r>
      <w:r>
        <w:rPr>
          <w:lang w:eastAsia="ko-KR"/>
        </w:rPr>
        <w:t>1</w:t>
      </w:r>
      <w:r>
        <w:rPr>
          <w:rFonts w:hint="eastAsia"/>
          <w:lang w:eastAsia="ko-KR"/>
        </w:rPr>
        <w:t>년간의</w:t>
      </w:r>
      <w:r>
        <w:rPr>
          <w:rFonts w:hint="eastAsia"/>
          <w:lang w:eastAsia="ko-KR"/>
        </w:rPr>
        <w:t xml:space="preserve"> </w:t>
      </w:r>
      <w:r>
        <w:rPr>
          <w:rFonts w:hint="eastAsia"/>
          <w:lang w:eastAsia="ko-KR"/>
        </w:rPr>
        <w:t>매출연동임대료를</w:t>
      </w:r>
      <w:r>
        <w:rPr>
          <w:rFonts w:hint="eastAsia"/>
          <w:lang w:eastAsia="ko-KR"/>
        </w:rPr>
        <w:t xml:space="preserve"> </w:t>
      </w:r>
      <w:r>
        <w:rPr>
          <w:rFonts w:hint="eastAsia"/>
          <w:lang w:eastAsia="ko-KR"/>
        </w:rPr>
        <w:t>기준으로</w:t>
      </w:r>
      <w:r>
        <w:rPr>
          <w:rFonts w:hint="eastAsia"/>
          <w:lang w:eastAsia="ko-KR"/>
        </w:rPr>
        <w:t xml:space="preserve"> </w:t>
      </w:r>
      <w:r>
        <w:rPr>
          <w:rFonts w:hint="eastAsia"/>
          <w:lang w:eastAsia="ko-KR"/>
        </w:rPr>
        <w:t>한</w:t>
      </w:r>
      <w:r>
        <w:rPr>
          <w:rFonts w:hint="eastAsia"/>
          <w:lang w:eastAsia="ko-KR"/>
        </w:rPr>
        <w:t xml:space="preserve"> </w:t>
      </w:r>
      <w:r>
        <w:rPr>
          <w:rFonts w:hint="eastAsia"/>
          <w:lang w:eastAsia="ko-KR"/>
        </w:rPr>
        <w:t>경우와</w:t>
      </w:r>
      <w:r>
        <w:rPr>
          <w:rFonts w:hint="eastAsia"/>
          <w:lang w:eastAsia="ko-KR"/>
        </w:rPr>
        <w:t xml:space="preserve"> </w:t>
      </w:r>
      <w:r>
        <w:rPr>
          <w:rFonts w:hint="eastAsia"/>
          <w:lang w:eastAsia="ko-KR"/>
        </w:rPr>
        <w:t>최소보장임대료를</w:t>
      </w:r>
      <w:r>
        <w:rPr>
          <w:rFonts w:hint="eastAsia"/>
          <w:lang w:eastAsia="ko-KR"/>
        </w:rPr>
        <w:t xml:space="preserve"> </w:t>
      </w:r>
      <w:r>
        <w:rPr>
          <w:rFonts w:hint="eastAsia"/>
          <w:lang w:eastAsia="ko-KR"/>
        </w:rPr>
        <w:t>기준으로</w:t>
      </w:r>
      <w:r>
        <w:rPr>
          <w:rFonts w:hint="eastAsia"/>
          <w:lang w:eastAsia="ko-KR"/>
        </w:rPr>
        <w:t xml:space="preserve"> </w:t>
      </w:r>
      <w:r>
        <w:rPr>
          <w:rFonts w:hint="eastAsia"/>
          <w:lang w:eastAsia="ko-KR"/>
        </w:rPr>
        <w:t>한</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모두</w:t>
      </w:r>
      <w:r>
        <w:rPr>
          <w:rFonts w:hint="eastAsia"/>
          <w:lang w:eastAsia="ko-KR"/>
        </w:rPr>
        <w:t xml:space="preserve"> </w:t>
      </w:r>
      <w:r>
        <w:rPr>
          <w:rFonts w:hint="eastAsia"/>
          <w:lang w:eastAsia="ko-KR"/>
        </w:rPr>
        <w:t>환산</w:t>
      </w:r>
      <w:r>
        <w:rPr>
          <w:rFonts w:hint="eastAsia"/>
          <w:lang w:eastAsia="ko-KR"/>
        </w:rPr>
        <w:t xml:space="preserve"> </w:t>
      </w:r>
      <w:r>
        <w:rPr>
          <w:rFonts w:hint="eastAsia"/>
          <w:lang w:eastAsia="ko-KR"/>
        </w:rPr>
        <w:t>임대차보증금이</w:t>
      </w:r>
      <w:r>
        <w:rPr>
          <w:rFonts w:hint="eastAsia"/>
          <w:lang w:eastAsia="ko-KR"/>
        </w:rPr>
        <w:t xml:space="preserve"> </w:t>
      </w:r>
      <w:r>
        <w:rPr>
          <w:lang w:eastAsia="ko-KR"/>
        </w:rPr>
        <w:t>9</w:t>
      </w:r>
      <w:r>
        <w:rPr>
          <w:rFonts w:hint="eastAsia"/>
          <w:lang w:eastAsia="ko-KR"/>
        </w:rPr>
        <w:t>억</w:t>
      </w:r>
      <w:r>
        <w:rPr>
          <w:rFonts w:hint="eastAsia"/>
          <w:lang w:eastAsia="ko-KR"/>
        </w:rPr>
        <w:t xml:space="preserve"> </w:t>
      </w:r>
      <w:r>
        <w:rPr>
          <w:rFonts w:hint="eastAsia"/>
          <w:lang w:eastAsia="ko-KR"/>
        </w:rPr>
        <w:t>이하로</w:t>
      </w:r>
      <w:r>
        <w:rPr>
          <w:rFonts w:hint="eastAsia"/>
          <w:lang w:eastAsia="ko-KR"/>
        </w:rPr>
        <w:t xml:space="preserve"> </w:t>
      </w:r>
      <w:r>
        <w:rPr>
          <w:rFonts w:hint="eastAsia"/>
          <w:lang w:eastAsia="ko-KR"/>
        </w:rPr>
        <w:t>산정됨</w:t>
      </w:r>
      <w:r>
        <w:rPr>
          <w:rFonts w:hint="eastAsia"/>
          <w:lang w:eastAsia="ko-KR"/>
        </w:rPr>
        <w:t>.</w:t>
      </w:r>
      <w:r>
        <w:rPr>
          <w:lang w:eastAsia="ko-KR"/>
        </w:rPr>
        <w:t xml:space="preserve">  </w:t>
      </w:r>
    </w:p>
  </w:footnote>
  <w:footnote w:id="25">
    <w:p w14:paraId="40F62A64" w14:textId="146F2B98" w:rsidR="003E28D6" w:rsidRPr="002B4614" w:rsidRDefault="003E28D6" w:rsidP="00985974">
      <w:pPr>
        <w:pStyle w:val="af"/>
        <w:rPr>
          <w:lang w:eastAsia="ko-KR"/>
        </w:rPr>
      </w:pPr>
      <w:r>
        <w:rPr>
          <w:rStyle w:val="ae"/>
        </w:rPr>
        <w:footnoteRef/>
      </w:r>
      <w:r>
        <w:t xml:space="preserve"> </w:t>
      </w:r>
      <w:r>
        <w:rPr>
          <w:rFonts w:hint="eastAsia"/>
          <w:lang w:eastAsia="ko-KR"/>
        </w:rPr>
        <w:t>㈜</w:t>
      </w:r>
      <w:proofErr w:type="spellStart"/>
      <w:r>
        <w:rPr>
          <w:rFonts w:hint="eastAsia"/>
          <w:lang w:eastAsia="ko-KR"/>
        </w:rPr>
        <w:t>와이엠씨씨</w:t>
      </w:r>
      <w:proofErr w:type="spellEnd"/>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w:t>
      </w:r>
      <w:proofErr w:type="spellStart"/>
      <w:r>
        <w:rPr>
          <w:rFonts w:hint="eastAsia"/>
          <w:lang w:eastAsia="ko-KR"/>
        </w:rPr>
        <w:t>더블미</w:t>
      </w:r>
      <w:proofErr w:type="spellEnd"/>
      <w:r>
        <w:rPr>
          <w:rFonts w:hint="eastAsia"/>
          <w:lang w:eastAsia="ko-KR"/>
        </w:rPr>
        <w:t>(1301</w:t>
      </w:r>
      <w:r>
        <w:rPr>
          <w:rFonts w:hint="eastAsia"/>
          <w:lang w:eastAsia="ko-KR"/>
        </w:rPr>
        <w:t>호</w:t>
      </w:r>
      <w:r>
        <w:rPr>
          <w:rFonts w:hint="eastAsia"/>
          <w:lang w:eastAsia="ko-KR"/>
        </w:rPr>
        <w:t>)</w:t>
      </w:r>
      <w:r>
        <w:rPr>
          <w:rFonts w:hint="eastAsia"/>
          <w:lang w:eastAsia="ko-KR"/>
        </w:rPr>
        <w:t>는</w:t>
      </w:r>
      <w:r>
        <w:rPr>
          <w:rFonts w:hint="eastAsia"/>
          <w:lang w:eastAsia="ko-KR"/>
        </w:rPr>
        <w:t xml:space="preserve"> </w:t>
      </w:r>
      <w:r>
        <w:rPr>
          <w:lang w:eastAsia="ko-KR"/>
        </w:rPr>
        <w:t>“</w:t>
      </w:r>
      <w:r>
        <w:rPr>
          <w:rFonts w:hint="eastAsia"/>
          <w:lang w:eastAsia="ko-KR"/>
        </w:rPr>
        <w:t>임대인과</w:t>
      </w:r>
      <w:r>
        <w:rPr>
          <w:rFonts w:hint="eastAsia"/>
          <w:lang w:eastAsia="ko-KR"/>
        </w:rPr>
        <w:t xml:space="preserve"> </w:t>
      </w:r>
      <w:r>
        <w:rPr>
          <w:rFonts w:hint="eastAsia"/>
          <w:lang w:eastAsia="ko-KR"/>
        </w:rPr>
        <w:t>임차인은</w:t>
      </w:r>
      <w:r>
        <w:rPr>
          <w:rFonts w:hint="eastAsia"/>
          <w:lang w:eastAsia="ko-KR"/>
        </w:rPr>
        <w:t xml:space="preserve"> </w:t>
      </w:r>
      <w:r>
        <w:rPr>
          <w:rFonts w:hint="eastAsia"/>
          <w:lang w:eastAsia="ko-KR"/>
        </w:rPr>
        <w:t>다음의</w:t>
      </w:r>
      <w:r>
        <w:rPr>
          <w:rFonts w:hint="eastAsia"/>
          <w:lang w:eastAsia="ko-KR"/>
        </w:rPr>
        <w:t xml:space="preserve"> </w:t>
      </w:r>
      <w:r>
        <w:rPr>
          <w:rFonts w:hint="eastAsia"/>
          <w:lang w:eastAsia="ko-KR"/>
        </w:rPr>
        <w:t>내용과</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제소전화해를</w:t>
      </w:r>
      <w:r>
        <w:rPr>
          <w:rFonts w:hint="eastAsia"/>
          <w:lang w:eastAsia="ko-KR"/>
        </w:rPr>
        <w:t xml:space="preserve"> </w:t>
      </w:r>
      <w:r>
        <w:rPr>
          <w:rFonts w:hint="eastAsia"/>
          <w:lang w:eastAsia="ko-KR"/>
        </w:rPr>
        <w:t>신청하기로</w:t>
      </w:r>
      <w:r>
        <w:rPr>
          <w:rFonts w:hint="eastAsia"/>
          <w:lang w:eastAsia="ko-KR"/>
        </w:rPr>
        <w:t xml:space="preserve"> </w:t>
      </w:r>
      <w:r>
        <w:rPr>
          <w:rFonts w:hint="eastAsia"/>
          <w:lang w:eastAsia="ko-KR"/>
        </w:rPr>
        <w:t>한다</w:t>
      </w:r>
      <w:r>
        <w:rPr>
          <w:lang w:eastAsia="ko-KR"/>
        </w:rPr>
        <w:t xml:space="preserve">”, </w:t>
      </w:r>
      <w:proofErr w:type="spellStart"/>
      <w:r>
        <w:rPr>
          <w:rFonts w:hint="eastAsia"/>
          <w:lang w:eastAsia="ko-KR"/>
        </w:rPr>
        <w:t>로카모빌리티㈜는</w:t>
      </w:r>
      <w:proofErr w:type="spellEnd"/>
      <w:r>
        <w:rPr>
          <w:rFonts w:hint="eastAsia"/>
          <w:lang w:eastAsia="ko-KR"/>
        </w:rPr>
        <w:t xml:space="preserve"> </w:t>
      </w:r>
      <w:r>
        <w:rPr>
          <w:lang w:eastAsia="ko-KR"/>
        </w:rPr>
        <w:t>“</w:t>
      </w:r>
      <w:r>
        <w:rPr>
          <w:rFonts w:hint="eastAsia"/>
          <w:lang w:eastAsia="ko-KR"/>
        </w:rPr>
        <w:t>임대인과</w:t>
      </w:r>
      <w:r>
        <w:rPr>
          <w:rFonts w:hint="eastAsia"/>
          <w:lang w:eastAsia="ko-KR"/>
        </w:rPr>
        <w:t xml:space="preserve"> </w:t>
      </w:r>
      <w:r>
        <w:rPr>
          <w:rFonts w:hint="eastAsia"/>
          <w:lang w:eastAsia="ko-KR"/>
        </w:rPr>
        <w:t>임차인</w:t>
      </w:r>
      <w:r>
        <w:rPr>
          <w:rFonts w:hint="eastAsia"/>
          <w:lang w:eastAsia="ko-KR"/>
        </w:rPr>
        <w:t xml:space="preserve"> </w:t>
      </w:r>
      <w:r>
        <w:rPr>
          <w:rFonts w:hint="eastAsia"/>
          <w:lang w:eastAsia="ko-KR"/>
        </w:rPr>
        <w:t>양</w:t>
      </w:r>
      <w:r>
        <w:rPr>
          <w:rFonts w:hint="eastAsia"/>
          <w:lang w:eastAsia="ko-KR"/>
        </w:rPr>
        <w:t xml:space="preserve"> </w:t>
      </w:r>
      <w:r>
        <w:rPr>
          <w:rFonts w:hint="eastAsia"/>
          <w:lang w:eastAsia="ko-KR"/>
        </w:rPr>
        <w:t>사</w:t>
      </w:r>
      <w:r>
        <w:rPr>
          <w:rFonts w:hint="eastAsia"/>
          <w:lang w:eastAsia="ko-KR"/>
        </w:rPr>
        <w:t xml:space="preserve"> </w:t>
      </w:r>
      <w:r>
        <w:rPr>
          <w:rFonts w:hint="eastAsia"/>
          <w:lang w:eastAsia="ko-KR"/>
        </w:rPr>
        <w:t>모두</w:t>
      </w:r>
      <w:r>
        <w:rPr>
          <w:rFonts w:hint="eastAsia"/>
          <w:lang w:eastAsia="ko-KR"/>
        </w:rPr>
        <w:t xml:space="preserve"> </w:t>
      </w:r>
      <w:r>
        <w:rPr>
          <w:rFonts w:hint="eastAsia"/>
          <w:lang w:eastAsia="ko-KR"/>
        </w:rPr>
        <w:t>수용할</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한하여</w:t>
      </w:r>
      <w:r>
        <w:rPr>
          <w:rFonts w:hint="eastAsia"/>
          <w:lang w:eastAsia="ko-KR"/>
        </w:rPr>
        <w:t xml:space="preserve"> </w:t>
      </w:r>
      <w:r>
        <w:rPr>
          <w:rFonts w:hint="eastAsia"/>
          <w:lang w:eastAsia="ko-KR"/>
        </w:rPr>
        <w:t>다음의</w:t>
      </w:r>
      <w:r>
        <w:rPr>
          <w:rFonts w:hint="eastAsia"/>
          <w:lang w:eastAsia="ko-KR"/>
        </w:rPr>
        <w:t xml:space="preserve"> </w:t>
      </w:r>
      <w:r>
        <w:rPr>
          <w:rFonts w:hint="eastAsia"/>
          <w:lang w:eastAsia="ko-KR"/>
        </w:rPr>
        <w:t>내용과</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제소전화해를</w:t>
      </w:r>
      <w:r>
        <w:rPr>
          <w:rFonts w:hint="eastAsia"/>
          <w:lang w:eastAsia="ko-KR"/>
        </w:rPr>
        <w:t xml:space="preserve"> </w:t>
      </w:r>
      <w:r>
        <w:rPr>
          <w:rFonts w:hint="eastAsia"/>
          <w:lang w:eastAsia="ko-KR"/>
        </w:rPr>
        <w:t>신청할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lang w:eastAsia="ko-KR"/>
        </w:rPr>
        <w:t xml:space="preserve">”, </w:t>
      </w:r>
      <w:proofErr w:type="spellStart"/>
      <w:r>
        <w:rPr>
          <w:rFonts w:hint="eastAsia"/>
          <w:lang w:eastAsia="ko-KR"/>
        </w:rPr>
        <w:t>김연민</w:t>
      </w:r>
      <w:proofErr w:type="spellEnd"/>
      <w:r>
        <w:rPr>
          <w:rFonts w:hint="eastAsia"/>
          <w:lang w:eastAsia="ko-KR"/>
        </w:rPr>
        <w:t xml:space="preserve"> </w:t>
      </w:r>
      <w:r>
        <w:rPr>
          <w:rFonts w:hint="eastAsia"/>
          <w:lang w:eastAsia="ko-KR"/>
        </w:rPr>
        <w:t>및</w:t>
      </w:r>
      <w:r>
        <w:rPr>
          <w:rFonts w:hint="eastAsia"/>
          <w:lang w:eastAsia="ko-KR"/>
        </w:rPr>
        <w:t xml:space="preserve"> </w:t>
      </w:r>
      <w:proofErr w:type="spellStart"/>
      <w:r>
        <w:rPr>
          <w:rFonts w:hint="eastAsia"/>
          <w:lang w:eastAsia="ko-KR"/>
        </w:rPr>
        <w:t>김형선</w:t>
      </w:r>
      <w:proofErr w:type="spellEnd"/>
      <w:r>
        <w:rPr>
          <w:rFonts w:hint="eastAsia"/>
          <w:lang w:eastAsia="ko-KR"/>
        </w:rPr>
        <w:t>(</w:t>
      </w:r>
      <w:proofErr w:type="spellStart"/>
      <w:r>
        <w:rPr>
          <w:rFonts w:hint="eastAsia"/>
          <w:lang w:eastAsia="ko-KR"/>
        </w:rPr>
        <w:t>에이원휘트니스</w:t>
      </w:r>
      <w:proofErr w:type="spellEnd"/>
      <w:r>
        <w:rPr>
          <w:rFonts w:hint="eastAsia"/>
          <w:lang w:eastAsia="ko-KR"/>
        </w:rPr>
        <w:t>)</w:t>
      </w:r>
      <w:r>
        <w:rPr>
          <w:lang w:eastAsia="ko-KR"/>
        </w:rPr>
        <w:t xml:space="preserve">, </w:t>
      </w:r>
      <w:r>
        <w:rPr>
          <w:rFonts w:hint="eastAsia"/>
          <w:lang w:eastAsia="ko-KR"/>
        </w:rPr>
        <w:t>㈜</w:t>
      </w:r>
      <w:proofErr w:type="spellStart"/>
      <w:r>
        <w:rPr>
          <w:rFonts w:hint="eastAsia"/>
          <w:lang w:eastAsia="ko-KR"/>
        </w:rPr>
        <w:t>더블미</w:t>
      </w:r>
      <w:proofErr w:type="spellEnd"/>
      <w:r>
        <w:rPr>
          <w:rFonts w:hint="eastAsia"/>
          <w:lang w:eastAsia="ko-KR"/>
        </w:rPr>
        <w:t>(</w:t>
      </w:r>
      <w:r>
        <w:rPr>
          <w:lang w:eastAsia="ko-KR"/>
        </w:rPr>
        <w:t>B103</w:t>
      </w:r>
      <w:r>
        <w:rPr>
          <w:rFonts w:hint="eastAsia"/>
          <w:lang w:eastAsia="ko-KR"/>
        </w:rPr>
        <w:t>호</w:t>
      </w:r>
      <w:r>
        <w:rPr>
          <w:rFonts w:hint="eastAsia"/>
          <w:lang w:eastAsia="ko-KR"/>
        </w:rPr>
        <w:t>,</w:t>
      </w:r>
      <w:r>
        <w:rPr>
          <w:lang w:eastAsia="ko-KR"/>
        </w:rPr>
        <w:t xml:space="preserve"> B104</w:t>
      </w:r>
      <w:r>
        <w:rPr>
          <w:rFonts w:hint="eastAsia"/>
          <w:lang w:eastAsia="ko-KR"/>
        </w:rPr>
        <w:t>호</w:t>
      </w:r>
      <w:r>
        <w:rPr>
          <w:rFonts w:hint="eastAsia"/>
          <w:lang w:eastAsia="ko-KR"/>
        </w:rPr>
        <w:t>)</w:t>
      </w:r>
      <w:r>
        <w:rPr>
          <w:rFonts w:hint="eastAsia"/>
          <w:lang w:eastAsia="ko-KR"/>
        </w:rPr>
        <w:t>는</w:t>
      </w:r>
      <w:r>
        <w:rPr>
          <w:rFonts w:hint="eastAsia"/>
          <w:lang w:eastAsia="ko-KR"/>
        </w:rPr>
        <w:t xml:space="preserve"> </w:t>
      </w:r>
      <w:r>
        <w:rPr>
          <w:lang w:eastAsia="ko-KR"/>
        </w:rPr>
        <w:t>“</w:t>
      </w:r>
      <w:r>
        <w:rPr>
          <w:rFonts w:hint="eastAsia"/>
          <w:lang w:eastAsia="ko-KR"/>
        </w:rPr>
        <w:t>임대인과</w:t>
      </w:r>
      <w:r>
        <w:rPr>
          <w:rFonts w:hint="eastAsia"/>
          <w:lang w:eastAsia="ko-KR"/>
        </w:rPr>
        <w:t xml:space="preserve"> </w:t>
      </w:r>
      <w:r>
        <w:rPr>
          <w:rFonts w:hint="eastAsia"/>
          <w:lang w:eastAsia="ko-KR"/>
        </w:rPr>
        <w:t>임차인은</w:t>
      </w:r>
      <w:r>
        <w:rPr>
          <w:rFonts w:hint="eastAsia"/>
          <w:lang w:eastAsia="ko-KR"/>
        </w:rPr>
        <w:t xml:space="preserve"> </w:t>
      </w:r>
      <w:r>
        <w:rPr>
          <w:rFonts w:hint="eastAsia"/>
          <w:lang w:eastAsia="ko-KR"/>
        </w:rPr>
        <w:t>상호</w:t>
      </w:r>
      <w:r>
        <w:rPr>
          <w:rFonts w:hint="eastAsia"/>
          <w:lang w:eastAsia="ko-KR"/>
        </w:rPr>
        <w:t xml:space="preserve"> </w:t>
      </w:r>
      <w:r>
        <w:rPr>
          <w:rFonts w:hint="eastAsia"/>
          <w:lang w:eastAsia="ko-KR"/>
        </w:rPr>
        <w:t>협의에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다음의</w:t>
      </w:r>
      <w:r>
        <w:rPr>
          <w:rFonts w:hint="eastAsia"/>
          <w:lang w:eastAsia="ko-KR"/>
        </w:rPr>
        <w:t xml:space="preserve"> </w:t>
      </w:r>
      <w:r>
        <w:rPr>
          <w:rFonts w:hint="eastAsia"/>
          <w:lang w:eastAsia="ko-KR"/>
        </w:rPr>
        <w:t>내용과</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제소전화해를</w:t>
      </w:r>
      <w:r>
        <w:rPr>
          <w:rFonts w:hint="eastAsia"/>
          <w:lang w:eastAsia="ko-KR"/>
        </w:rPr>
        <w:t xml:space="preserve"> </w:t>
      </w:r>
      <w:r>
        <w:rPr>
          <w:rFonts w:hint="eastAsia"/>
          <w:lang w:eastAsia="ko-KR"/>
        </w:rPr>
        <w:t>신청하기로</w:t>
      </w:r>
      <w:r>
        <w:rPr>
          <w:rFonts w:hint="eastAsia"/>
          <w:lang w:eastAsia="ko-KR"/>
        </w:rPr>
        <w:t xml:space="preserve"> </w:t>
      </w:r>
      <w:r>
        <w:rPr>
          <w:rFonts w:hint="eastAsia"/>
          <w:lang w:eastAsia="ko-KR"/>
        </w:rPr>
        <w:t>한다</w:t>
      </w:r>
      <w:r>
        <w:rPr>
          <w:lang w:eastAsia="ko-KR"/>
        </w:rPr>
        <w:t>”</w:t>
      </w:r>
      <w:r>
        <w:rPr>
          <w:rFonts w:hint="eastAsia"/>
          <w:lang w:eastAsia="ko-KR"/>
        </w:rPr>
        <w:t>고</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규정하고</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등</w:t>
      </w:r>
      <w:r>
        <w:rPr>
          <w:rFonts w:hint="eastAsia"/>
          <w:lang w:eastAsia="ko-KR"/>
        </w:rPr>
        <w:t xml:space="preserve">, </w:t>
      </w:r>
      <w:r>
        <w:rPr>
          <w:rFonts w:hint="eastAsia"/>
          <w:lang w:eastAsia="ko-KR"/>
        </w:rPr>
        <w:t>제소전화해</w:t>
      </w:r>
      <w:r>
        <w:rPr>
          <w:rFonts w:hint="eastAsia"/>
          <w:lang w:eastAsia="ko-KR"/>
        </w:rPr>
        <w:t xml:space="preserve"> </w:t>
      </w:r>
      <w:r>
        <w:rPr>
          <w:rFonts w:hint="eastAsia"/>
          <w:lang w:eastAsia="ko-KR"/>
        </w:rPr>
        <w:t>신청의무가</w:t>
      </w:r>
      <w:r>
        <w:rPr>
          <w:rFonts w:hint="eastAsia"/>
          <w:lang w:eastAsia="ko-KR"/>
        </w:rPr>
        <w:t xml:space="preserve"> </w:t>
      </w:r>
      <w:r>
        <w:rPr>
          <w:rFonts w:hint="eastAsia"/>
          <w:lang w:eastAsia="ko-KR"/>
        </w:rPr>
        <w:t>확정적으로</w:t>
      </w:r>
      <w:r>
        <w:rPr>
          <w:rFonts w:hint="eastAsia"/>
          <w:lang w:eastAsia="ko-KR"/>
        </w:rPr>
        <w:t xml:space="preserve"> </w:t>
      </w:r>
      <w:r>
        <w:rPr>
          <w:rFonts w:hint="eastAsia"/>
          <w:lang w:eastAsia="ko-KR"/>
        </w:rPr>
        <w:t>발생하는지</w:t>
      </w:r>
      <w:r>
        <w:rPr>
          <w:rFonts w:hint="eastAsia"/>
          <w:lang w:eastAsia="ko-KR"/>
        </w:rPr>
        <w:t xml:space="preserve"> </w:t>
      </w:r>
      <w:r>
        <w:rPr>
          <w:rFonts w:hint="eastAsia"/>
          <w:lang w:eastAsia="ko-KR"/>
        </w:rPr>
        <w:t>여부는</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계약마다</w:t>
      </w:r>
      <w:r>
        <w:rPr>
          <w:rFonts w:hint="eastAsia"/>
          <w:lang w:eastAsia="ko-KR"/>
        </w:rPr>
        <w:t xml:space="preserve"> </w:t>
      </w:r>
      <w:r>
        <w:rPr>
          <w:rFonts w:hint="eastAsia"/>
          <w:lang w:eastAsia="ko-KR"/>
        </w:rPr>
        <w:t>약간씩</w:t>
      </w:r>
      <w:r>
        <w:rPr>
          <w:rFonts w:hint="eastAsia"/>
          <w:lang w:eastAsia="ko-KR"/>
        </w:rPr>
        <w:t xml:space="preserve"> </w:t>
      </w:r>
      <w:r>
        <w:rPr>
          <w:rFonts w:hint="eastAsia"/>
          <w:lang w:eastAsia="ko-KR"/>
        </w:rPr>
        <w:t>다르게</w:t>
      </w:r>
      <w:r>
        <w:rPr>
          <w:rFonts w:hint="eastAsia"/>
          <w:lang w:eastAsia="ko-KR"/>
        </w:rPr>
        <w:t xml:space="preserve"> </w:t>
      </w:r>
      <w:r>
        <w:rPr>
          <w:rFonts w:hint="eastAsia"/>
          <w:lang w:eastAsia="ko-KR"/>
        </w:rPr>
        <w:t>규정하고</w:t>
      </w:r>
      <w:r>
        <w:rPr>
          <w:rFonts w:hint="eastAsia"/>
          <w:lang w:eastAsia="ko-KR"/>
        </w:rPr>
        <w:t xml:space="preserve"> </w:t>
      </w:r>
      <w:r>
        <w:rPr>
          <w:rFonts w:hint="eastAsia"/>
          <w:lang w:eastAsia="ko-KR"/>
        </w:rPr>
        <w:t>있음</w:t>
      </w:r>
      <w:r>
        <w:rPr>
          <w:rFonts w:hint="eastAsia"/>
          <w:lang w:eastAsia="ko-KR"/>
        </w:rPr>
        <w:t>.</w:t>
      </w:r>
      <w:r>
        <w:rPr>
          <w:lang w:eastAsia="ko-KR"/>
        </w:rPr>
        <w:t xml:space="preserve"> </w:t>
      </w:r>
    </w:p>
  </w:footnote>
  <w:footnote w:id="26">
    <w:p w14:paraId="14E4CF34" w14:textId="7593A616" w:rsidR="003E28D6" w:rsidRDefault="003E28D6">
      <w:pPr>
        <w:pStyle w:val="af"/>
        <w:rPr>
          <w:lang w:eastAsia="ko-KR"/>
        </w:rPr>
      </w:pPr>
      <w:r>
        <w:rPr>
          <w:rStyle w:val="ae"/>
        </w:rPr>
        <w:footnoteRef/>
      </w:r>
      <w:r>
        <w:t xml:space="preserve"> </w:t>
      </w:r>
      <w:r>
        <w:rPr>
          <w:rFonts w:hint="eastAsia"/>
          <w:lang w:eastAsia="ko-KR"/>
        </w:rPr>
        <w:t>주차장</w:t>
      </w:r>
      <w:r>
        <w:rPr>
          <w:rFonts w:hint="eastAsia"/>
          <w:lang w:eastAsia="ko-KR"/>
        </w:rPr>
        <w:t xml:space="preserve"> </w:t>
      </w:r>
      <w:r>
        <w:rPr>
          <w:rFonts w:hint="eastAsia"/>
          <w:lang w:eastAsia="ko-KR"/>
        </w:rPr>
        <w:t>사용</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관리운영계약에</w:t>
      </w:r>
      <w:r>
        <w:rPr>
          <w:rFonts w:hint="eastAsia"/>
          <w:lang w:eastAsia="ko-KR"/>
        </w:rPr>
        <w:t xml:space="preserve"> </w:t>
      </w:r>
      <w:r>
        <w:rPr>
          <w:rFonts w:hint="eastAsia"/>
          <w:lang w:eastAsia="ko-KR"/>
        </w:rPr>
        <w:t>따른</w:t>
      </w:r>
      <w:r>
        <w:rPr>
          <w:rFonts w:hint="eastAsia"/>
          <w:lang w:eastAsia="ko-KR"/>
        </w:rPr>
        <w:t xml:space="preserve"> </w:t>
      </w:r>
      <w:r>
        <w:rPr>
          <w:rFonts w:hint="eastAsia"/>
          <w:lang w:eastAsia="ko-KR"/>
        </w:rPr>
        <w:t>수익</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비용을</w:t>
      </w:r>
      <w:r>
        <w:rPr>
          <w:rFonts w:hint="eastAsia"/>
          <w:lang w:eastAsia="ko-KR"/>
        </w:rPr>
        <w:t xml:space="preserve"> </w:t>
      </w:r>
      <w:r>
        <w:rPr>
          <w:rFonts w:hint="eastAsia"/>
          <w:lang w:eastAsia="ko-KR"/>
        </w:rPr>
        <w:t>대견기업과</w:t>
      </w:r>
      <w:r>
        <w:rPr>
          <w:rFonts w:hint="eastAsia"/>
          <w:lang w:eastAsia="ko-KR"/>
        </w:rPr>
        <w:t xml:space="preserve"> </w:t>
      </w:r>
      <w:r>
        <w:rPr>
          <w:rFonts w:hint="eastAsia"/>
          <w:lang w:eastAsia="ko-KR"/>
        </w:rPr>
        <w:t>정산하는</w:t>
      </w:r>
      <w:r>
        <w:rPr>
          <w:rFonts w:hint="eastAsia"/>
          <w:lang w:eastAsia="ko-KR"/>
        </w:rPr>
        <w:t xml:space="preserve"> </w:t>
      </w:r>
      <w:r>
        <w:rPr>
          <w:rFonts w:hint="eastAsia"/>
          <w:lang w:eastAsia="ko-KR"/>
        </w:rPr>
        <w:t>방법에</w:t>
      </w:r>
      <w:r>
        <w:rPr>
          <w:rFonts w:hint="eastAsia"/>
          <w:lang w:eastAsia="ko-KR"/>
        </w:rPr>
        <w:t xml:space="preserve"> </w:t>
      </w:r>
      <w:r>
        <w:rPr>
          <w:rFonts w:hint="eastAsia"/>
          <w:lang w:eastAsia="ko-KR"/>
        </w:rPr>
        <w:t>대해</w:t>
      </w:r>
      <w:r>
        <w:rPr>
          <w:rFonts w:hint="eastAsia"/>
          <w:lang w:eastAsia="ko-KR"/>
        </w:rPr>
        <w:t xml:space="preserve"> </w:t>
      </w:r>
      <w:r>
        <w:rPr>
          <w:rFonts w:hint="eastAsia"/>
          <w:lang w:eastAsia="ko-KR"/>
        </w:rPr>
        <w:t>매도인에게</w:t>
      </w:r>
      <w:r>
        <w:rPr>
          <w:rFonts w:hint="eastAsia"/>
          <w:lang w:eastAsia="ko-KR"/>
        </w:rPr>
        <w:t xml:space="preserve"> </w:t>
      </w:r>
      <w:r>
        <w:rPr>
          <w:rFonts w:hint="eastAsia"/>
          <w:lang w:eastAsia="ko-KR"/>
        </w:rPr>
        <w:t>문의하였는데</w:t>
      </w:r>
      <w:r>
        <w:rPr>
          <w:rFonts w:hint="eastAsia"/>
          <w:lang w:eastAsia="ko-KR"/>
        </w:rPr>
        <w:t>,</w:t>
      </w:r>
      <w:r>
        <w:rPr>
          <w:lang w:eastAsia="ko-KR"/>
        </w:rPr>
        <w:t xml:space="preserve"> </w:t>
      </w:r>
      <w:r w:rsidRPr="00E02337">
        <w:rPr>
          <w:rFonts w:hint="eastAsia"/>
        </w:rPr>
        <w:t>매도인</w:t>
      </w:r>
      <w:r>
        <w:rPr>
          <w:rFonts w:hint="eastAsia"/>
          <w:lang w:eastAsia="ko-KR"/>
        </w:rPr>
        <w:t>의</w:t>
      </w:r>
      <w:r>
        <w:rPr>
          <w:rFonts w:hint="eastAsia"/>
          <w:lang w:eastAsia="ko-KR"/>
        </w:rPr>
        <w:t xml:space="preserve"> </w:t>
      </w:r>
      <w:r>
        <w:rPr>
          <w:rFonts w:hint="eastAsia"/>
          <w:lang w:eastAsia="ko-KR"/>
        </w:rPr>
        <w:t>답변에</w:t>
      </w:r>
      <w:r>
        <w:rPr>
          <w:rFonts w:hint="eastAsia"/>
          <w:lang w:eastAsia="ko-KR"/>
        </w:rPr>
        <w:t xml:space="preserve"> </w:t>
      </w:r>
      <w:r>
        <w:rPr>
          <w:rFonts w:hint="eastAsia"/>
          <w:lang w:eastAsia="ko-KR"/>
        </w:rPr>
        <w:t>의하면</w:t>
      </w:r>
      <w:r w:rsidRPr="00E02337">
        <w:t xml:space="preserve"> </w:t>
      </w:r>
      <w:r w:rsidRPr="00E02337">
        <w:rPr>
          <w:rFonts w:hint="eastAsia"/>
        </w:rPr>
        <w:t>본건</w:t>
      </w:r>
      <w:r w:rsidRPr="00E02337">
        <w:t xml:space="preserve"> </w:t>
      </w:r>
      <w:r w:rsidRPr="00E02337">
        <w:rPr>
          <w:rFonts w:hint="eastAsia"/>
        </w:rPr>
        <w:t>책임임대차계약에</w:t>
      </w:r>
      <w:r w:rsidRPr="00E02337">
        <w:t xml:space="preserve"> </w:t>
      </w:r>
      <w:r w:rsidRPr="00E02337">
        <w:rPr>
          <w:rFonts w:hint="eastAsia"/>
        </w:rPr>
        <w:t>따라</w:t>
      </w:r>
      <w:r w:rsidRPr="00E02337">
        <w:t xml:space="preserve"> </w:t>
      </w:r>
      <w:r w:rsidRPr="00E02337">
        <w:rPr>
          <w:rFonts w:hint="eastAsia"/>
        </w:rPr>
        <w:t>임대차개시일로부터</w:t>
      </w:r>
      <w:r w:rsidRPr="00E02337">
        <w:t xml:space="preserve"> </w:t>
      </w:r>
      <w:r w:rsidRPr="00E02337">
        <w:rPr>
          <w:rFonts w:hint="eastAsia"/>
        </w:rPr>
        <w:t>마지막</w:t>
      </w:r>
      <w:r w:rsidRPr="00E02337">
        <w:t xml:space="preserve"> 3</w:t>
      </w:r>
      <w:r w:rsidRPr="00E02337">
        <w:rPr>
          <w:rFonts w:hint="eastAsia"/>
        </w:rPr>
        <w:t>개월을</w:t>
      </w:r>
      <w:r w:rsidRPr="00E02337">
        <w:t xml:space="preserve"> </w:t>
      </w:r>
      <w:r w:rsidRPr="00E02337">
        <w:rPr>
          <w:rFonts w:hint="eastAsia"/>
        </w:rPr>
        <w:t>공제한</w:t>
      </w:r>
      <w:r w:rsidRPr="00E02337">
        <w:t xml:space="preserve"> </w:t>
      </w:r>
      <w:r w:rsidRPr="00E02337">
        <w:rPr>
          <w:rFonts w:hint="eastAsia"/>
        </w:rPr>
        <w:t>최초</w:t>
      </w:r>
      <w:r w:rsidRPr="00E02337">
        <w:t xml:space="preserve"> 5</w:t>
      </w:r>
      <w:r w:rsidRPr="00E02337">
        <w:rPr>
          <w:rFonts w:hint="eastAsia"/>
        </w:rPr>
        <w:t>주기까지</w:t>
      </w:r>
      <w:r w:rsidRPr="00E02337">
        <w:t xml:space="preserve"> </w:t>
      </w:r>
      <w:r w:rsidRPr="00E02337">
        <w:rPr>
          <w:rFonts w:hint="eastAsia"/>
        </w:rPr>
        <w:t>대견기업에게</w:t>
      </w:r>
      <w:r w:rsidRPr="00E02337">
        <w:t xml:space="preserve"> </w:t>
      </w:r>
      <w:r w:rsidRPr="00E02337">
        <w:rPr>
          <w:rFonts w:hint="eastAsia"/>
        </w:rPr>
        <w:t>매월</w:t>
      </w:r>
      <w:r w:rsidRPr="00E02337">
        <w:t xml:space="preserve"> </w:t>
      </w:r>
      <w:r w:rsidRPr="00E02337">
        <w:rPr>
          <w:rFonts w:hint="eastAsia"/>
        </w:rPr>
        <w:t>주차료</w:t>
      </w:r>
      <w:r w:rsidRPr="00E02337">
        <w:t xml:space="preserve"> 630</w:t>
      </w:r>
      <w:r w:rsidRPr="00E02337">
        <w:rPr>
          <w:rFonts w:hint="eastAsia"/>
        </w:rPr>
        <w:t>만원</w:t>
      </w:r>
      <w:r w:rsidRPr="00E02337">
        <w:t>(</w:t>
      </w:r>
      <w:r w:rsidRPr="00E02337">
        <w:rPr>
          <w:rFonts w:hint="eastAsia"/>
        </w:rPr>
        <w:t>부가가치세</w:t>
      </w:r>
      <w:r w:rsidRPr="00E02337">
        <w:t xml:space="preserve"> </w:t>
      </w:r>
      <w:r w:rsidRPr="00E02337">
        <w:rPr>
          <w:rFonts w:hint="eastAsia"/>
        </w:rPr>
        <w:t>별도</w:t>
      </w:r>
      <w:r w:rsidRPr="00E02337">
        <w:t>)</w:t>
      </w:r>
      <w:r w:rsidRPr="00E02337">
        <w:rPr>
          <w:rFonts w:hint="eastAsia"/>
        </w:rPr>
        <w:t>을</w:t>
      </w:r>
      <w:r w:rsidRPr="00E02337">
        <w:t xml:space="preserve"> </w:t>
      </w:r>
      <w:r w:rsidRPr="00E02337">
        <w:rPr>
          <w:rFonts w:hint="eastAsia"/>
        </w:rPr>
        <w:t>지급할</w:t>
      </w:r>
      <w:r w:rsidRPr="00E02337">
        <w:t xml:space="preserve"> </w:t>
      </w:r>
      <w:r w:rsidRPr="00E02337">
        <w:rPr>
          <w:rFonts w:hint="eastAsia"/>
        </w:rPr>
        <w:t>의무를</w:t>
      </w:r>
      <w:r w:rsidRPr="00E02337">
        <w:t xml:space="preserve"> </w:t>
      </w:r>
      <w:r>
        <w:rPr>
          <w:rFonts w:hint="eastAsia"/>
        </w:rPr>
        <w:t>부담</w:t>
      </w:r>
      <w:r w:rsidRPr="00E02337">
        <w:t>(</w:t>
      </w:r>
      <w:r w:rsidRPr="00E02337">
        <w:rPr>
          <w:rFonts w:hint="eastAsia"/>
        </w:rPr>
        <w:t>본건</w:t>
      </w:r>
      <w:r w:rsidRPr="00E02337">
        <w:t xml:space="preserve"> </w:t>
      </w:r>
      <w:r w:rsidRPr="00E02337">
        <w:rPr>
          <w:rFonts w:hint="eastAsia"/>
        </w:rPr>
        <w:t>책임임대차계약</w:t>
      </w:r>
      <w:r w:rsidRPr="00E02337">
        <w:t xml:space="preserve"> </w:t>
      </w:r>
      <w:r w:rsidRPr="00E02337">
        <w:rPr>
          <w:rFonts w:hint="eastAsia"/>
        </w:rPr>
        <w:t>제</w:t>
      </w:r>
      <w:r w:rsidRPr="00E02337">
        <w:t>5</w:t>
      </w:r>
      <w:r w:rsidRPr="00E02337">
        <w:rPr>
          <w:rFonts w:hint="eastAsia"/>
        </w:rPr>
        <w:t>조</w:t>
      </w:r>
      <w:r w:rsidRPr="00E02337">
        <w:t xml:space="preserve"> </w:t>
      </w:r>
      <w:r w:rsidRPr="00E02337">
        <w:rPr>
          <w:rFonts w:hint="eastAsia"/>
        </w:rPr>
        <w:t>제</w:t>
      </w:r>
      <w:r w:rsidRPr="00E02337">
        <w:t>11</w:t>
      </w:r>
      <w:r w:rsidRPr="00E02337">
        <w:rPr>
          <w:rFonts w:hint="eastAsia"/>
        </w:rPr>
        <w:t>항</w:t>
      </w:r>
      <w:r w:rsidRPr="00E02337">
        <w:t>)</w:t>
      </w:r>
      <w:r>
        <w:rPr>
          <w:rFonts w:hint="eastAsia"/>
          <w:lang w:eastAsia="ko-KR"/>
        </w:rPr>
        <w:t>하는</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이외에는</w:t>
      </w:r>
      <w:r>
        <w:rPr>
          <w:rFonts w:hint="eastAsia"/>
          <w:lang w:eastAsia="ko-KR"/>
        </w:rPr>
        <w:t xml:space="preserve"> </w:t>
      </w:r>
      <w:r>
        <w:rPr>
          <w:rFonts w:hint="eastAsia"/>
          <w:lang w:eastAsia="ko-KR"/>
        </w:rPr>
        <w:t>별도</w:t>
      </w:r>
      <w:r>
        <w:rPr>
          <w:rFonts w:hint="eastAsia"/>
          <w:lang w:eastAsia="ko-KR"/>
        </w:rPr>
        <w:t xml:space="preserve"> </w:t>
      </w:r>
      <w:r>
        <w:rPr>
          <w:rFonts w:hint="eastAsia"/>
          <w:lang w:eastAsia="ko-KR"/>
        </w:rPr>
        <w:t>정산에</w:t>
      </w:r>
      <w:r>
        <w:rPr>
          <w:rFonts w:hint="eastAsia"/>
          <w:lang w:eastAsia="ko-KR"/>
        </w:rPr>
        <w:t xml:space="preserve"> </w:t>
      </w:r>
      <w:r>
        <w:rPr>
          <w:rFonts w:hint="eastAsia"/>
          <w:lang w:eastAsia="ko-KR"/>
        </w:rPr>
        <w:t>관한</w:t>
      </w:r>
      <w:r>
        <w:rPr>
          <w:rFonts w:hint="eastAsia"/>
          <w:lang w:eastAsia="ko-KR"/>
        </w:rPr>
        <w:t xml:space="preserve"> </w:t>
      </w:r>
      <w:r>
        <w:rPr>
          <w:rFonts w:hint="eastAsia"/>
          <w:lang w:eastAsia="ko-KR"/>
        </w:rPr>
        <w:t>합의는</w:t>
      </w:r>
      <w:r>
        <w:rPr>
          <w:rFonts w:hint="eastAsia"/>
          <w:lang w:eastAsia="ko-KR"/>
        </w:rPr>
        <w:t xml:space="preserve"> </w:t>
      </w:r>
      <w:r>
        <w:rPr>
          <w:rFonts w:hint="eastAsia"/>
          <w:lang w:eastAsia="ko-KR"/>
        </w:rPr>
        <w:t>없다고</w:t>
      </w:r>
      <w:r>
        <w:rPr>
          <w:rFonts w:hint="eastAsia"/>
          <w:lang w:eastAsia="ko-KR"/>
        </w:rPr>
        <w:t xml:space="preserve"> </w:t>
      </w:r>
      <w:r>
        <w:rPr>
          <w:rFonts w:hint="eastAsia"/>
          <w:lang w:eastAsia="ko-KR"/>
        </w:rPr>
        <w:t>함</w:t>
      </w:r>
      <w:r>
        <w:rPr>
          <w:rFonts w:hint="eastAsia"/>
          <w:lang w:eastAsia="ko-KR"/>
        </w:rPr>
        <w:t>.</w:t>
      </w:r>
      <w:r>
        <w:rPr>
          <w:lang w:eastAsia="ko-KR"/>
        </w:rPr>
        <w:t xml:space="preserve"> </w:t>
      </w:r>
    </w:p>
  </w:footnote>
  <w:footnote w:id="27">
    <w:p w14:paraId="5F8CCA55" w14:textId="010F1524" w:rsidR="003E28D6" w:rsidRDefault="003E28D6">
      <w:pPr>
        <w:pStyle w:val="af"/>
        <w:rPr>
          <w:lang w:eastAsia="ko-KR"/>
        </w:rPr>
      </w:pPr>
      <w:r>
        <w:rPr>
          <w:rStyle w:val="ae"/>
        </w:rPr>
        <w:footnoteRef/>
      </w:r>
      <w:r>
        <w:t xml:space="preserve"> </w:t>
      </w:r>
      <w:r w:rsidRPr="00B941DD">
        <w:rPr>
          <w:rFonts w:hint="eastAsia"/>
        </w:rPr>
        <w:t>재산종합보험</w:t>
      </w:r>
      <w:r w:rsidRPr="00B941DD">
        <w:t xml:space="preserve">, </w:t>
      </w:r>
      <w:r w:rsidRPr="00B941DD">
        <w:rPr>
          <w:rFonts w:hint="eastAsia"/>
        </w:rPr>
        <w:t>승강기사고배상책임보험</w:t>
      </w:r>
      <w:r w:rsidRPr="00B941DD">
        <w:t xml:space="preserve"> </w:t>
      </w:r>
      <w:r w:rsidRPr="00B941DD">
        <w:rPr>
          <w:rFonts w:hint="eastAsia"/>
        </w:rPr>
        <w:t>및</w:t>
      </w:r>
      <w:r w:rsidRPr="00B941DD">
        <w:t xml:space="preserve"> </w:t>
      </w:r>
      <w:r w:rsidRPr="00B941DD">
        <w:rPr>
          <w:rFonts w:hint="eastAsia"/>
        </w:rPr>
        <w:t>가스사고배상책임보험</w:t>
      </w:r>
      <w:r>
        <w:rPr>
          <w:rFonts w:hint="eastAsia"/>
          <w:lang w:eastAsia="ko-KR"/>
        </w:rPr>
        <w:t>.</w:t>
      </w:r>
    </w:p>
  </w:footnote>
  <w:footnote w:id="28">
    <w:p w14:paraId="499AC637" w14:textId="28F8B3AC" w:rsidR="003E28D6" w:rsidRPr="00A02DCC" w:rsidRDefault="003E28D6">
      <w:pPr>
        <w:pStyle w:val="af"/>
        <w:rPr>
          <w:lang w:eastAsia="ko-KR"/>
        </w:rPr>
      </w:pPr>
      <w:r>
        <w:rPr>
          <w:rStyle w:val="ae"/>
        </w:rPr>
        <w:footnoteRef/>
      </w:r>
      <w:r>
        <w:t xml:space="preserve"> </w:t>
      </w:r>
      <w:r>
        <w:rPr>
          <w:rFonts w:hint="eastAsia"/>
          <w:lang w:eastAsia="ko-KR"/>
        </w:rPr>
        <w:t>결정문에</w:t>
      </w:r>
      <w:r>
        <w:rPr>
          <w:rFonts w:hint="eastAsia"/>
          <w:lang w:eastAsia="ko-KR"/>
        </w:rPr>
        <w:t xml:space="preserve"> </w:t>
      </w:r>
      <w:r>
        <w:rPr>
          <w:rFonts w:hint="eastAsia"/>
          <w:lang w:eastAsia="ko-KR"/>
        </w:rPr>
        <w:t>의하면</w:t>
      </w:r>
      <w:r>
        <w:rPr>
          <w:rFonts w:hint="eastAsia"/>
          <w:lang w:eastAsia="ko-KR"/>
        </w:rPr>
        <w:t xml:space="preserve">, </w:t>
      </w:r>
      <w:proofErr w:type="spellStart"/>
      <w:r>
        <w:rPr>
          <w:rFonts w:hint="eastAsia"/>
          <w:lang w:eastAsia="ko-KR"/>
        </w:rPr>
        <w:t>김연민</w:t>
      </w:r>
      <w:proofErr w:type="spellEnd"/>
      <w:r>
        <w:rPr>
          <w:rFonts w:hint="eastAsia"/>
          <w:lang w:eastAsia="ko-KR"/>
        </w:rPr>
        <w:t xml:space="preserve"> </w:t>
      </w:r>
      <w:r>
        <w:rPr>
          <w:rFonts w:hint="eastAsia"/>
          <w:lang w:eastAsia="ko-KR"/>
        </w:rPr>
        <w:t>및</w:t>
      </w:r>
      <w:r>
        <w:rPr>
          <w:rFonts w:hint="eastAsia"/>
          <w:lang w:eastAsia="ko-KR"/>
        </w:rPr>
        <w:t xml:space="preserve"> </w:t>
      </w:r>
      <w:proofErr w:type="spellStart"/>
      <w:r>
        <w:rPr>
          <w:rFonts w:hint="eastAsia"/>
          <w:lang w:eastAsia="ko-KR"/>
        </w:rPr>
        <w:t>김형선이</w:t>
      </w:r>
      <w:proofErr w:type="spellEnd"/>
      <w:r>
        <w:rPr>
          <w:rFonts w:hint="eastAsia"/>
          <w:lang w:eastAsia="ko-KR"/>
        </w:rPr>
        <w:t xml:space="preserve"> </w:t>
      </w:r>
      <w:r>
        <w:rPr>
          <w:lang w:eastAsia="ko-KR"/>
        </w:rPr>
        <w:t xml:space="preserve">2022. 8. 28. </w:t>
      </w:r>
      <w:r>
        <w:rPr>
          <w:rFonts w:hint="eastAsia"/>
          <w:lang w:eastAsia="ko-KR"/>
        </w:rPr>
        <w:t>매도인에게</w:t>
      </w:r>
      <w:r>
        <w:rPr>
          <w:rFonts w:hint="eastAsia"/>
          <w:lang w:eastAsia="ko-KR"/>
        </w:rPr>
        <w:t xml:space="preserve"> </w:t>
      </w:r>
      <w:r>
        <w:rPr>
          <w:lang w:eastAsia="ko-KR"/>
        </w:rPr>
        <w:t>32,200,000</w:t>
      </w:r>
      <w:r>
        <w:rPr>
          <w:rFonts w:hint="eastAsia"/>
          <w:lang w:eastAsia="ko-KR"/>
        </w:rPr>
        <w:t>원을</w:t>
      </w:r>
      <w:r>
        <w:rPr>
          <w:rFonts w:hint="eastAsia"/>
          <w:lang w:eastAsia="ko-KR"/>
        </w:rPr>
        <w:t xml:space="preserve"> </w:t>
      </w:r>
      <w:r>
        <w:rPr>
          <w:rFonts w:hint="eastAsia"/>
          <w:lang w:eastAsia="ko-KR"/>
        </w:rPr>
        <w:t>지급한</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확인되면</w:t>
      </w:r>
      <w:r>
        <w:rPr>
          <w:rFonts w:hint="eastAsia"/>
          <w:lang w:eastAsia="ko-KR"/>
        </w:rPr>
        <w:t xml:space="preserve"> 2</w:t>
      </w:r>
      <w:r>
        <w:rPr>
          <w:lang w:eastAsia="ko-KR"/>
        </w:rPr>
        <w:t>76,116,326</w:t>
      </w:r>
      <w:r>
        <w:rPr>
          <w:rFonts w:hint="eastAsia"/>
          <w:lang w:eastAsia="ko-KR"/>
        </w:rPr>
        <w:t>원에서</w:t>
      </w:r>
      <w:r>
        <w:rPr>
          <w:rFonts w:hint="eastAsia"/>
          <w:lang w:eastAsia="ko-KR"/>
        </w:rPr>
        <w:t xml:space="preserve"> </w:t>
      </w:r>
      <w:r>
        <w:rPr>
          <w:lang w:eastAsia="ko-KR"/>
        </w:rPr>
        <w:t>32,200,000</w:t>
      </w:r>
      <w:r>
        <w:rPr>
          <w:rFonts w:hint="eastAsia"/>
          <w:lang w:eastAsia="ko-KR"/>
        </w:rPr>
        <w:t>원을</w:t>
      </w:r>
      <w:r>
        <w:rPr>
          <w:rFonts w:hint="eastAsia"/>
          <w:lang w:eastAsia="ko-KR"/>
        </w:rPr>
        <w:t xml:space="preserve"> </w:t>
      </w:r>
      <w:r>
        <w:rPr>
          <w:rFonts w:hint="eastAsia"/>
          <w:lang w:eastAsia="ko-KR"/>
        </w:rPr>
        <w:t>공제하고</w:t>
      </w:r>
      <w:r>
        <w:rPr>
          <w:rFonts w:hint="eastAsia"/>
          <w:lang w:eastAsia="ko-KR"/>
        </w:rPr>
        <w:t xml:space="preserve"> </w:t>
      </w:r>
      <w:r>
        <w:rPr>
          <w:rFonts w:hint="eastAsia"/>
          <w:lang w:eastAsia="ko-KR"/>
        </w:rPr>
        <w:t>미납금액</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잔여</w:t>
      </w:r>
      <w:r>
        <w:rPr>
          <w:rFonts w:hint="eastAsia"/>
          <w:lang w:eastAsia="ko-KR"/>
        </w:rPr>
        <w:t xml:space="preserve"> </w:t>
      </w:r>
      <w:r>
        <w:rPr>
          <w:rFonts w:hint="eastAsia"/>
          <w:lang w:eastAsia="ko-KR"/>
        </w:rPr>
        <w:t>보증금액을</w:t>
      </w:r>
      <w:r>
        <w:rPr>
          <w:rFonts w:hint="eastAsia"/>
          <w:lang w:eastAsia="ko-KR"/>
        </w:rPr>
        <w:t xml:space="preserve"> </w:t>
      </w:r>
      <w:r>
        <w:rPr>
          <w:rFonts w:hint="eastAsia"/>
          <w:lang w:eastAsia="ko-KR"/>
        </w:rPr>
        <w:t>다시</w:t>
      </w:r>
      <w:r>
        <w:rPr>
          <w:rFonts w:hint="eastAsia"/>
          <w:lang w:eastAsia="ko-KR"/>
        </w:rPr>
        <w:t xml:space="preserve"> </w:t>
      </w:r>
      <w:r>
        <w:rPr>
          <w:rFonts w:hint="eastAsia"/>
          <w:lang w:eastAsia="ko-KR"/>
        </w:rPr>
        <w:t>계산하기로</w:t>
      </w:r>
      <w:r>
        <w:rPr>
          <w:rFonts w:hint="eastAsia"/>
          <w:lang w:eastAsia="ko-KR"/>
        </w:rPr>
        <w:t xml:space="preserve"> </w:t>
      </w:r>
      <w:r>
        <w:rPr>
          <w:rFonts w:hint="eastAsia"/>
          <w:lang w:eastAsia="ko-KR"/>
        </w:rPr>
        <w:t>되어</w:t>
      </w:r>
      <w:r>
        <w:rPr>
          <w:rFonts w:hint="eastAsia"/>
          <w:lang w:eastAsia="ko-KR"/>
        </w:rPr>
        <w:t xml:space="preserve"> </w:t>
      </w:r>
      <w:r>
        <w:rPr>
          <w:rFonts w:hint="eastAsia"/>
          <w:lang w:eastAsia="ko-KR"/>
        </w:rPr>
        <w:t>있음</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금액</w:t>
      </w:r>
      <w:r>
        <w:rPr>
          <w:rFonts w:hint="eastAsia"/>
          <w:lang w:eastAsia="ko-KR"/>
        </w:rPr>
        <w:t xml:space="preserve"> </w:t>
      </w:r>
      <w:r>
        <w:rPr>
          <w:rFonts w:hint="eastAsia"/>
          <w:lang w:eastAsia="ko-KR"/>
        </w:rPr>
        <w:t>지급</w:t>
      </w:r>
      <w:r>
        <w:rPr>
          <w:rFonts w:hint="eastAsia"/>
          <w:lang w:eastAsia="ko-KR"/>
        </w:rPr>
        <w:t xml:space="preserve"> </w:t>
      </w:r>
      <w:r>
        <w:rPr>
          <w:rFonts w:hint="eastAsia"/>
          <w:lang w:eastAsia="ko-KR"/>
        </w:rPr>
        <w:t>여부가</w:t>
      </w:r>
      <w:r>
        <w:rPr>
          <w:rFonts w:hint="eastAsia"/>
          <w:lang w:eastAsia="ko-KR"/>
        </w:rPr>
        <w:t xml:space="preserve"> </w:t>
      </w:r>
      <w:r>
        <w:rPr>
          <w:rFonts w:hint="eastAsia"/>
          <w:lang w:eastAsia="ko-KR"/>
        </w:rPr>
        <w:t>확인되었는지</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미납금액</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잔여</w:t>
      </w:r>
      <w:r>
        <w:rPr>
          <w:rFonts w:hint="eastAsia"/>
          <w:lang w:eastAsia="ko-KR"/>
        </w:rPr>
        <w:t xml:space="preserve"> </w:t>
      </w:r>
      <w:r>
        <w:rPr>
          <w:rFonts w:hint="eastAsia"/>
          <w:lang w:eastAsia="ko-KR"/>
        </w:rPr>
        <w:t>보증금액이</w:t>
      </w:r>
      <w:r>
        <w:rPr>
          <w:rFonts w:hint="eastAsia"/>
          <w:lang w:eastAsia="ko-KR"/>
        </w:rPr>
        <w:t xml:space="preserve"> </w:t>
      </w:r>
      <w:proofErr w:type="spellStart"/>
      <w:r>
        <w:rPr>
          <w:rFonts w:hint="eastAsia"/>
          <w:lang w:eastAsia="ko-KR"/>
        </w:rPr>
        <w:t>재산정되었는지</w:t>
      </w:r>
      <w:proofErr w:type="spellEnd"/>
      <w:r>
        <w:rPr>
          <w:rFonts w:hint="eastAsia"/>
          <w:lang w:eastAsia="ko-KR"/>
        </w:rPr>
        <w:t xml:space="preserve"> </w:t>
      </w:r>
      <w:r>
        <w:rPr>
          <w:rFonts w:hint="eastAsia"/>
          <w:lang w:eastAsia="ko-KR"/>
        </w:rPr>
        <w:t>여부를</w:t>
      </w:r>
      <w:r>
        <w:rPr>
          <w:rFonts w:hint="eastAsia"/>
          <w:lang w:eastAsia="ko-KR"/>
        </w:rPr>
        <w:t xml:space="preserve"> </w:t>
      </w:r>
      <w:r>
        <w:rPr>
          <w:rFonts w:hint="eastAsia"/>
          <w:lang w:eastAsia="ko-KR"/>
        </w:rPr>
        <w:t>매도인에게</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요청하였으나</w:t>
      </w:r>
      <w:r>
        <w:rPr>
          <w:rFonts w:hint="eastAsia"/>
          <w:lang w:eastAsia="ko-KR"/>
        </w:rPr>
        <w:t xml:space="preserve"> </w:t>
      </w:r>
      <w:r>
        <w:rPr>
          <w:rFonts w:hint="eastAsia"/>
          <w:lang w:eastAsia="ko-KR"/>
        </w:rPr>
        <w:t>답변이</w:t>
      </w:r>
      <w:r>
        <w:rPr>
          <w:rFonts w:hint="eastAsia"/>
          <w:lang w:eastAsia="ko-KR"/>
        </w:rPr>
        <w:t xml:space="preserve"> </w:t>
      </w:r>
      <w:r>
        <w:rPr>
          <w:rFonts w:hint="eastAsia"/>
          <w:lang w:eastAsia="ko-KR"/>
        </w:rPr>
        <w:t>제공되지</w:t>
      </w:r>
      <w:r>
        <w:rPr>
          <w:rFonts w:hint="eastAsia"/>
          <w:lang w:eastAsia="ko-KR"/>
        </w:rPr>
        <w:t xml:space="preserve"> </w:t>
      </w:r>
      <w:r>
        <w:rPr>
          <w:rFonts w:hint="eastAsia"/>
          <w:lang w:eastAsia="ko-KR"/>
        </w:rPr>
        <w:t>아니함</w:t>
      </w:r>
      <w:r>
        <w:rPr>
          <w:rFonts w:hint="eastAsia"/>
          <w:lang w:eastAsia="ko-KR"/>
        </w:rPr>
        <w:t>.</w:t>
      </w:r>
    </w:p>
  </w:footnote>
  <w:footnote w:id="29">
    <w:p w14:paraId="2261F299" w14:textId="77777777" w:rsidR="003E28D6" w:rsidRPr="007A6FC8" w:rsidRDefault="003E28D6" w:rsidP="00A02DCC">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2023. 10. 10.</w:t>
      </w:r>
      <w:r w:rsidRPr="007A6FC8">
        <w:rPr>
          <w:rFonts w:ascii="Times" w:eastAsia="바탕체" w:hAnsi="Times" w:cs="Times"/>
        </w:rPr>
        <w:t>부터</w:t>
      </w:r>
      <w:r w:rsidRPr="007A6FC8">
        <w:rPr>
          <w:rFonts w:ascii="Times" w:eastAsia="바탕체" w:hAnsi="Times" w:cs="Times"/>
        </w:rPr>
        <w:t xml:space="preserve"> 2024. 7. 10.</w:t>
      </w:r>
      <w:r w:rsidRPr="007A6FC8">
        <w:rPr>
          <w:rFonts w:ascii="Times" w:eastAsia="바탕체" w:hAnsi="Times" w:cs="Times"/>
        </w:rPr>
        <w:t>까지</w:t>
      </w:r>
      <w:r w:rsidRPr="007A6FC8">
        <w:rPr>
          <w:rFonts w:ascii="Times" w:eastAsia="바탕체" w:hAnsi="Times" w:cs="Times"/>
        </w:rPr>
        <w:t xml:space="preserve"> </w:t>
      </w:r>
      <w:r w:rsidRPr="007A6FC8">
        <w:rPr>
          <w:rFonts w:ascii="Times" w:eastAsia="바탕체" w:hAnsi="Times" w:cs="Times"/>
        </w:rPr>
        <w:t>매월</w:t>
      </w:r>
      <w:r w:rsidRPr="007A6FC8">
        <w:rPr>
          <w:rFonts w:ascii="Times" w:eastAsia="바탕체" w:hAnsi="Times" w:cs="Times"/>
        </w:rPr>
        <w:t xml:space="preserve"> 20,000,000</w:t>
      </w:r>
      <w:r w:rsidRPr="007A6FC8">
        <w:rPr>
          <w:rFonts w:ascii="Times" w:eastAsia="바탕체" w:hAnsi="Times" w:cs="Times"/>
        </w:rPr>
        <w:t>원</w:t>
      </w:r>
      <w:r w:rsidRPr="007A6FC8">
        <w:rPr>
          <w:rFonts w:ascii="Times" w:eastAsia="바탕체" w:hAnsi="Times" w:cs="Times"/>
        </w:rPr>
        <w:t>, 2024. 8. 10.</w:t>
      </w:r>
      <w:r w:rsidRPr="007A6FC8">
        <w:rPr>
          <w:rFonts w:ascii="Times" w:eastAsia="바탕체" w:hAnsi="Times" w:cs="Times"/>
        </w:rPr>
        <w:t>까지</w:t>
      </w:r>
      <w:r w:rsidRPr="007A6FC8">
        <w:rPr>
          <w:rFonts w:ascii="Times" w:eastAsia="바탕체" w:hAnsi="Times" w:cs="Times"/>
        </w:rPr>
        <w:t xml:space="preserve"> 76,116,326</w:t>
      </w:r>
      <w:r w:rsidRPr="007A6FC8">
        <w:rPr>
          <w:rFonts w:ascii="Times" w:eastAsia="바탕체" w:hAnsi="Times" w:cs="Times"/>
        </w:rPr>
        <w:t>원</w:t>
      </w:r>
      <w:r w:rsidRPr="007A6FC8">
        <w:rPr>
          <w:rFonts w:ascii="Times" w:eastAsia="바탕체" w:hAnsi="Times" w:cs="Times"/>
        </w:rPr>
        <w:t>.</w:t>
      </w:r>
    </w:p>
  </w:footnote>
  <w:footnote w:id="30">
    <w:p w14:paraId="449A2015" w14:textId="249D1108" w:rsidR="003E28D6" w:rsidRPr="007A6FC8" w:rsidRDefault="003E28D6" w:rsidP="00FD0FBE">
      <w:pPr>
        <w:pStyle w:val="af"/>
        <w:contextualSpacing/>
        <w:rPr>
          <w:rFonts w:ascii="Times" w:eastAsia="바탕체" w:hAnsi="Times" w:cs="Times"/>
          <w:lang w:eastAsia="ko-KR"/>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건물</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w:t>
      </w:r>
      <w:r w:rsidRPr="007A6FC8">
        <w:rPr>
          <w:rFonts w:ascii="Times" w:eastAsia="바탕체" w:hAnsi="Times" w:cs="Times"/>
        </w:rPr>
        <w:t>매매목적물을</w:t>
      </w:r>
      <w:r w:rsidRPr="007A6FC8">
        <w:rPr>
          <w:rFonts w:ascii="Times" w:eastAsia="바탕체" w:hAnsi="Times" w:cs="Times"/>
        </w:rPr>
        <w:t xml:space="preserve"> </w:t>
      </w:r>
      <w:r w:rsidRPr="007A6FC8">
        <w:rPr>
          <w:rFonts w:ascii="Times" w:eastAsia="바탕체" w:hAnsi="Times" w:cs="Times"/>
        </w:rPr>
        <w:t>제외한</w:t>
      </w:r>
      <w:r w:rsidRPr="007A6FC8">
        <w:rPr>
          <w:rFonts w:ascii="Times" w:eastAsia="바탕체" w:hAnsi="Times" w:cs="Times"/>
        </w:rPr>
        <w:t xml:space="preserve"> 14</w:t>
      </w:r>
      <w:r w:rsidRPr="007A6FC8">
        <w:rPr>
          <w:rFonts w:ascii="Times" w:eastAsia="바탕체" w:hAnsi="Times" w:cs="Times"/>
        </w:rPr>
        <w:t>층</w:t>
      </w:r>
      <w:r w:rsidRPr="007A6FC8">
        <w:rPr>
          <w:rFonts w:ascii="Times" w:eastAsia="바탕체" w:hAnsi="Times" w:cs="Times"/>
        </w:rPr>
        <w:t xml:space="preserve"> ~ 18</w:t>
      </w:r>
      <w:r w:rsidRPr="007A6FC8">
        <w:rPr>
          <w:rFonts w:ascii="Times" w:eastAsia="바탕체" w:hAnsi="Times" w:cs="Times"/>
        </w:rPr>
        <w:t>층은</w:t>
      </w:r>
      <w:r w:rsidRPr="007A6FC8">
        <w:rPr>
          <w:rFonts w:ascii="Times" w:eastAsia="바탕체" w:hAnsi="Times" w:cs="Times"/>
        </w:rPr>
        <w:t xml:space="preserve"> </w:t>
      </w:r>
      <w:r w:rsidRPr="007A6FC8">
        <w:rPr>
          <w:rFonts w:ascii="Times" w:eastAsia="바탕체" w:hAnsi="Times" w:cs="Times"/>
        </w:rPr>
        <w:t>음영</w:t>
      </w:r>
      <w:r w:rsidRPr="007A6FC8">
        <w:rPr>
          <w:rFonts w:ascii="Times" w:eastAsia="바탕체" w:hAnsi="Times" w:cs="Times"/>
        </w:rPr>
        <w:t xml:space="preserve"> </w:t>
      </w:r>
      <w:r w:rsidRPr="007A6FC8">
        <w:rPr>
          <w:rFonts w:ascii="Times" w:eastAsia="바탕체" w:hAnsi="Times" w:cs="Times"/>
        </w:rPr>
        <w:t>표시하였음</w:t>
      </w:r>
      <w:r>
        <w:rPr>
          <w:rFonts w:ascii="Times" w:eastAsia="바탕체" w:hAnsi="Times" w:cs="Times" w:hint="eastAsia"/>
          <w:lang w:eastAsia="ko-KR"/>
        </w:rPr>
        <w:t>.</w:t>
      </w:r>
    </w:p>
  </w:footnote>
  <w:footnote w:id="31">
    <w:p w14:paraId="4B1C0064" w14:textId="77777777" w:rsidR="003E28D6" w:rsidRDefault="003E28D6" w:rsidP="00CB02A1">
      <w:pPr>
        <w:pStyle w:val="af"/>
        <w:rPr>
          <w:lang w:eastAsia="ko-KR"/>
        </w:rPr>
      </w:pPr>
      <w:r>
        <w:rPr>
          <w:rStyle w:val="ae"/>
        </w:rPr>
        <w:footnoteRef/>
      </w:r>
      <w:r>
        <w:t xml:space="preserve"> </w:t>
      </w:r>
      <w:r>
        <w:rPr>
          <w:rFonts w:hint="eastAsia"/>
          <w:lang w:eastAsia="ko-KR"/>
        </w:rPr>
        <w:t>본건</w:t>
      </w:r>
      <w:r>
        <w:rPr>
          <w:rFonts w:hint="eastAsia"/>
          <w:lang w:eastAsia="ko-KR"/>
        </w:rPr>
        <w:t xml:space="preserve"> </w:t>
      </w:r>
      <w:r>
        <w:rPr>
          <w:rFonts w:hint="eastAsia"/>
          <w:lang w:eastAsia="ko-KR"/>
        </w:rPr>
        <w:t>건물의</w:t>
      </w:r>
      <w:r>
        <w:rPr>
          <w:rFonts w:hint="eastAsia"/>
          <w:lang w:eastAsia="ko-KR"/>
        </w:rPr>
        <w:t xml:space="preserve"> </w:t>
      </w:r>
      <w:r>
        <w:rPr>
          <w:rFonts w:hint="eastAsia"/>
          <w:lang w:eastAsia="ko-KR"/>
        </w:rPr>
        <w:t>재개발구역</w:t>
      </w:r>
      <w:r>
        <w:rPr>
          <w:rFonts w:hint="eastAsia"/>
          <w:lang w:eastAsia="ko-KR"/>
        </w:rPr>
        <w:t xml:space="preserve"> </w:t>
      </w:r>
      <w:r>
        <w:rPr>
          <w:rFonts w:hint="eastAsia"/>
          <w:lang w:eastAsia="ko-KR"/>
        </w:rPr>
        <w:t>명칭인</w:t>
      </w:r>
      <w:r>
        <w:rPr>
          <w:rFonts w:hint="eastAsia"/>
          <w:lang w:eastAsia="ko-KR"/>
        </w:rPr>
        <w:t xml:space="preserve"> </w:t>
      </w:r>
      <w:proofErr w:type="spellStart"/>
      <w:r>
        <w:rPr>
          <w:rFonts w:hint="eastAsia"/>
          <w:lang w:eastAsia="ko-KR"/>
        </w:rPr>
        <w:t>무교다동구역</w:t>
      </w:r>
      <w:proofErr w:type="spellEnd"/>
      <w:r>
        <w:rPr>
          <w:rFonts w:hint="eastAsia"/>
          <w:lang w:eastAsia="ko-KR"/>
        </w:rPr>
        <w:t xml:space="preserve"> </w:t>
      </w:r>
      <w:r>
        <w:rPr>
          <w:rFonts w:hint="eastAsia"/>
          <w:lang w:eastAsia="ko-KR"/>
        </w:rPr>
        <w:t>제</w:t>
      </w:r>
      <w:r>
        <w:rPr>
          <w:rFonts w:hint="eastAsia"/>
          <w:lang w:eastAsia="ko-KR"/>
        </w:rPr>
        <w:t>1</w:t>
      </w:r>
      <w:r>
        <w:rPr>
          <w:lang w:eastAsia="ko-KR"/>
        </w:rPr>
        <w:t>3</w:t>
      </w:r>
      <w:r>
        <w:rPr>
          <w:rFonts w:hint="eastAsia"/>
          <w:lang w:eastAsia="ko-KR"/>
        </w:rPr>
        <w:t>지구의</w:t>
      </w:r>
      <w:r>
        <w:rPr>
          <w:rFonts w:hint="eastAsia"/>
          <w:lang w:eastAsia="ko-KR"/>
        </w:rPr>
        <w:t xml:space="preserve"> </w:t>
      </w:r>
      <w:r>
        <w:rPr>
          <w:lang w:eastAsia="ko-KR"/>
        </w:rPr>
        <w:t>(</w:t>
      </w:r>
      <w:r>
        <w:rPr>
          <w:rFonts w:hint="eastAsia"/>
          <w:lang w:eastAsia="ko-KR"/>
        </w:rPr>
        <w:t>구</w:t>
      </w:r>
      <w:r>
        <w:rPr>
          <w:rFonts w:hint="eastAsia"/>
          <w:lang w:eastAsia="ko-KR"/>
        </w:rPr>
        <w:t>)</w:t>
      </w:r>
      <w:r>
        <w:rPr>
          <w:rFonts w:hint="eastAsia"/>
          <w:lang w:eastAsia="ko-KR"/>
        </w:rPr>
        <w:t>명칭</w:t>
      </w:r>
    </w:p>
  </w:footnote>
  <w:footnote w:id="32">
    <w:p w14:paraId="16E6BB3B" w14:textId="71CDDFCD" w:rsidR="003E28D6" w:rsidRPr="007A6FC8" w:rsidRDefault="003E28D6" w:rsidP="00E97D90">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임대차계약상</w:t>
      </w:r>
      <w:r w:rsidRPr="007A6FC8">
        <w:rPr>
          <w:rFonts w:ascii="Times" w:eastAsia="바탕체" w:hAnsi="Times" w:cs="Times"/>
        </w:rPr>
        <w:t xml:space="preserve"> </w:t>
      </w:r>
      <w:r w:rsidRPr="007A6FC8">
        <w:rPr>
          <w:rFonts w:ascii="Times" w:eastAsia="바탕체" w:hAnsi="Times" w:cs="Times"/>
        </w:rPr>
        <w:t>호수</w:t>
      </w:r>
      <w:r w:rsidRPr="007A6FC8">
        <w:rPr>
          <w:rFonts w:ascii="Times" w:eastAsia="바탕체" w:hAnsi="Times" w:cs="Times"/>
        </w:rPr>
        <w:t xml:space="preserve"> </w:t>
      </w:r>
      <w:r w:rsidRPr="007A6FC8">
        <w:rPr>
          <w:rFonts w:ascii="Times" w:eastAsia="바탕체" w:hAnsi="Times" w:cs="Times"/>
        </w:rPr>
        <w:t>기준이며</w:t>
      </w:r>
      <w:r w:rsidRPr="007A6FC8">
        <w:rPr>
          <w:rFonts w:ascii="Times" w:eastAsia="바탕체" w:hAnsi="Times" w:cs="Times"/>
        </w:rPr>
        <w:t>, B101</w:t>
      </w:r>
      <w:r w:rsidRPr="007A6FC8">
        <w:rPr>
          <w:rFonts w:ascii="Times" w:eastAsia="바탕체" w:hAnsi="Times" w:cs="Times"/>
        </w:rPr>
        <w:t>호</w:t>
      </w:r>
      <w:r w:rsidRPr="007A6FC8">
        <w:rPr>
          <w:rFonts w:ascii="Times" w:eastAsia="바탕체" w:hAnsi="Times" w:cs="Times"/>
        </w:rPr>
        <w:t>, B102-1</w:t>
      </w:r>
      <w:r w:rsidRPr="007A6FC8">
        <w:rPr>
          <w:rFonts w:ascii="Times" w:eastAsia="바탕체" w:hAnsi="Times" w:cs="Times"/>
        </w:rPr>
        <w:t>호</w:t>
      </w:r>
      <w:r w:rsidRPr="007A6FC8">
        <w:rPr>
          <w:rFonts w:ascii="Times" w:eastAsia="바탕체" w:hAnsi="Times" w:cs="Times"/>
        </w:rPr>
        <w:t>, B102-2</w:t>
      </w:r>
      <w:r w:rsidRPr="007A6FC8">
        <w:rPr>
          <w:rFonts w:ascii="Times" w:eastAsia="바탕체" w:hAnsi="Times" w:cs="Times"/>
        </w:rPr>
        <w:t>호</w:t>
      </w:r>
      <w:r w:rsidRPr="007A6FC8">
        <w:rPr>
          <w:rFonts w:ascii="Times" w:eastAsia="바탕체" w:hAnsi="Times" w:cs="Times"/>
        </w:rPr>
        <w:t>, B103</w:t>
      </w:r>
      <w:r w:rsidRPr="007A6FC8">
        <w:rPr>
          <w:rFonts w:ascii="Times" w:eastAsia="바탕체" w:hAnsi="Times" w:cs="Times"/>
        </w:rPr>
        <w:t>호</w:t>
      </w:r>
      <w:r w:rsidRPr="007A6FC8">
        <w:rPr>
          <w:rFonts w:ascii="Times" w:eastAsia="바탕체" w:hAnsi="Times" w:cs="Times"/>
        </w:rPr>
        <w:t>, B104</w:t>
      </w:r>
      <w:r w:rsidRPr="007A6FC8">
        <w:rPr>
          <w:rFonts w:ascii="Times" w:eastAsia="바탕체" w:hAnsi="Times" w:cs="Times"/>
        </w:rPr>
        <w:t>호</w:t>
      </w:r>
      <w:r w:rsidRPr="007A6FC8">
        <w:rPr>
          <w:rFonts w:ascii="Times" w:eastAsia="바탕체" w:hAnsi="Times" w:cs="Times"/>
        </w:rPr>
        <w:t>, 101</w:t>
      </w:r>
      <w:r w:rsidRPr="007A6FC8">
        <w:rPr>
          <w:rFonts w:ascii="Times" w:eastAsia="바탕체" w:hAnsi="Times" w:cs="Times"/>
        </w:rPr>
        <w:t>호</w:t>
      </w:r>
      <w:r w:rsidRPr="007A6FC8">
        <w:rPr>
          <w:rFonts w:ascii="Times" w:eastAsia="바탕체" w:hAnsi="Times" w:cs="Times"/>
        </w:rPr>
        <w:t>, 103</w:t>
      </w:r>
      <w:r w:rsidRPr="007A6FC8">
        <w:rPr>
          <w:rFonts w:ascii="Times" w:eastAsia="바탕체" w:hAnsi="Times" w:cs="Times"/>
        </w:rPr>
        <w:t>호</w:t>
      </w:r>
      <w:r w:rsidRPr="007A6FC8">
        <w:rPr>
          <w:rFonts w:ascii="Times" w:eastAsia="바탕체" w:hAnsi="Times" w:cs="Times"/>
        </w:rPr>
        <w:t>, 104</w:t>
      </w:r>
      <w:r w:rsidRPr="007A6FC8">
        <w:rPr>
          <w:rFonts w:ascii="Times" w:eastAsia="바탕체" w:hAnsi="Times" w:cs="Times"/>
        </w:rPr>
        <w:t>호</w:t>
      </w:r>
      <w:r w:rsidRPr="007A6FC8">
        <w:rPr>
          <w:rFonts w:ascii="Times" w:eastAsia="바탕체" w:hAnsi="Times" w:cs="Times"/>
        </w:rPr>
        <w:t>, 202</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1602</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외에는</w:t>
      </w:r>
      <w:r>
        <w:rPr>
          <w:rFonts w:ascii="Times" w:eastAsia="바탕체" w:hAnsi="Times" w:cs="Times" w:hint="eastAsia"/>
          <w:lang w:eastAsia="ko-KR"/>
        </w:rPr>
        <w:t xml:space="preserve"> </w:t>
      </w:r>
      <w:r>
        <w:rPr>
          <w:rFonts w:ascii="Times" w:eastAsia="바탕체" w:hAnsi="Times" w:cs="Times" w:hint="eastAsia"/>
          <w:lang w:eastAsia="ko-KR"/>
        </w:rPr>
        <w:t>본건</w:t>
      </w:r>
      <w:r w:rsidRPr="007A6FC8">
        <w:rPr>
          <w:rFonts w:ascii="Times" w:eastAsia="바탕체" w:hAnsi="Times" w:cs="Times"/>
        </w:rPr>
        <w:t xml:space="preserve"> </w:t>
      </w:r>
      <w:r w:rsidRPr="007A6FC8">
        <w:rPr>
          <w:rFonts w:ascii="Times" w:eastAsia="바탕체" w:hAnsi="Times" w:cs="Times"/>
        </w:rPr>
        <w:t>집합건축물대장</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w:t>
      </w:r>
      <w:r w:rsidRPr="007A6FC8">
        <w:rPr>
          <w:rFonts w:ascii="Times" w:eastAsia="바탕체" w:hAnsi="Times" w:cs="Times"/>
        </w:rPr>
        <w:t>집합건물등기부상</w:t>
      </w:r>
      <w:r w:rsidRPr="007A6FC8">
        <w:rPr>
          <w:rFonts w:ascii="Times" w:eastAsia="바탕체" w:hAnsi="Times" w:cs="Times"/>
        </w:rPr>
        <w:t xml:space="preserve"> </w:t>
      </w:r>
      <w:r w:rsidRPr="007A6FC8">
        <w:rPr>
          <w:rFonts w:ascii="Times" w:eastAsia="바탕체" w:hAnsi="Times" w:cs="Times"/>
        </w:rPr>
        <w:t>호수</w:t>
      </w:r>
      <w:r w:rsidRPr="007A6FC8">
        <w:rPr>
          <w:rFonts w:ascii="Times" w:eastAsia="바탕체" w:hAnsi="Times" w:cs="Times"/>
        </w:rPr>
        <w:t xml:space="preserve"> </w:t>
      </w:r>
      <w:r w:rsidRPr="007A6FC8">
        <w:rPr>
          <w:rFonts w:ascii="Times" w:eastAsia="바탕체" w:hAnsi="Times" w:cs="Times"/>
        </w:rPr>
        <w:t>기재와</w:t>
      </w:r>
      <w:r w:rsidRPr="007A6FC8">
        <w:rPr>
          <w:rFonts w:ascii="Times" w:eastAsia="바탕체" w:hAnsi="Times" w:cs="Times"/>
        </w:rPr>
        <w:t xml:space="preserve"> </w:t>
      </w:r>
      <w:r w:rsidRPr="007A6FC8">
        <w:rPr>
          <w:rFonts w:ascii="Times" w:eastAsia="바탕체" w:hAnsi="Times" w:cs="Times"/>
        </w:rPr>
        <w:t>일치함</w:t>
      </w:r>
      <w:r w:rsidRPr="007A6FC8">
        <w:rPr>
          <w:rFonts w:ascii="Times" w:eastAsia="바탕체" w:hAnsi="Times" w:cs="Times"/>
        </w:rPr>
        <w:t>.</w:t>
      </w:r>
    </w:p>
  </w:footnote>
  <w:footnote w:id="33">
    <w:p w14:paraId="36CAC674" w14:textId="795681C5" w:rsidR="003E28D6" w:rsidRPr="00EB7225" w:rsidRDefault="003E28D6">
      <w:pPr>
        <w:pStyle w:val="af"/>
        <w:rPr>
          <w:lang w:eastAsia="ko-KR"/>
        </w:rPr>
      </w:pPr>
      <w:r>
        <w:rPr>
          <w:rStyle w:val="ae"/>
        </w:rPr>
        <w:footnoteRef/>
      </w:r>
      <w:r>
        <w:t xml:space="preserve"> </w:t>
      </w:r>
      <w:r>
        <w:rPr>
          <w:rFonts w:hint="eastAsia"/>
          <w:lang w:eastAsia="ko-KR"/>
        </w:rPr>
        <w:t>2</w:t>
      </w:r>
      <w:r>
        <w:rPr>
          <w:lang w:eastAsia="ko-KR"/>
        </w:rPr>
        <w:t xml:space="preserve">023. 11. 27. </w:t>
      </w:r>
      <w:r>
        <w:rPr>
          <w:rFonts w:hint="eastAsia"/>
          <w:lang w:eastAsia="ko-KR"/>
        </w:rPr>
        <w:t>현재</w:t>
      </w:r>
      <w:r>
        <w:rPr>
          <w:rFonts w:hint="eastAsia"/>
          <w:lang w:eastAsia="ko-KR"/>
        </w:rPr>
        <w:t xml:space="preserve"> </w:t>
      </w:r>
      <w:r>
        <w:rPr>
          <w:rFonts w:hint="eastAsia"/>
          <w:lang w:eastAsia="ko-KR"/>
        </w:rPr>
        <w:t>적용되는</w:t>
      </w:r>
      <w:r>
        <w:rPr>
          <w:rFonts w:hint="eastAsia"/>
          <w:lang w:eastAsia="ko-KR"/>
        </w:rPr>
        <w:t xml:space="preserve"> </w:t>
      </w:r>
      <w:r>
        <w:rPr>
          <w:rFonts w:hint="eastAsia"/>
          <w:lang w:eastAsia="ko-KR"/>
        </w:rPr>
        <w:t>월</w:t>
      </w:r>
      <w:r>
        <w:rPr>
          <w:rFonts w:hint="eastAsia"/>
          <w:lang w:eastAsia="ko-KR"/>
        </w:rPr>
        <w:t xml:space="preserve"> </w:t>
      </w:r>
      <w:r>
        <w:rPr>
          <w:rFonts w:hint="eastAsia"/>
          <w:lang w:eastAsia="ko-KR"/>
        </w:rPr>
        <w:t>차임을</w:t>
      </w:r>
      <w:r>
        <w:rPr>
          <w:rFonts w:hint="eastAsia"/>
          <w:lang w:eastAsia="ko-KR"/>
        </w:rPr>
        <w:t xml:space="preserve"> </w:t>
      </w:r>
      <w:r>
        <w:rPr>
          <w:rFonts w:hint="eastAsia"/>
          <w:lang w:eastAsia="ko-KR"/>
        </w:rPr>
        <w:t>의미하며</w:t>
      </w:r>
      <w:r>
        <w:rPr>
          <w:rFonts w:hint="eastAsia"/>
          <w:lang w:eastAsia="ko-KR"/>
        </w:rPr>
        <w:t>,</w:t>
      </w:r>
      <w:r>
        <w:rPr>
          <w:lang w:eastAsia="ko-KR"/>
        </w:rPr>
        <w:t xml:space="preserve"> </w:t>
      </w:r>
      <w:r>
        <w:rPr>
          <w:rFonts w:hint="eastAsia"/>
          <w:lang w:eastAsia="ko-KR"/>
        </w:rPr>
        <w:t>합계는</w:t>
      </w:r>
      <w:r>
        <w:rPr>
          <w:rFonts w:hint="eastAsia"/>
          <w:lang w:eastAsia="ko-KR"/>
        </w:rPr>
        <w:t xml:space="preserve"> </w:t>
      </w:r>
      <w:r>
        <w:rPr>
          <w:rFonts w:hint="eastAsia"/>
          <w:lang w:eastAsia="ko-KR"/>
        </w:rPr>
        <w:t>최소보장임대료를</w:t>
      </w:r>
      <w:r>
        <w:rPr>
          <w:rFonts w:hint="eastAsia"/>
          <w:lang w:eastAsia="ko-KR"/>
        </w:rPr>
        <w:t xml:space="preserve"> </w:t>
      </w:r>
      <w:r>
        <w:rPr>
          <w:rFonts w:hint="eastAsia"/>
          <w:lang w:eastAsia="ko-KR"/>
        </w:rPr>
        <w:t>기준으로</w:t>
      </w:r>
      <w:r>
        <w:rPr>
          <w:rFonts w:hint="eastAsia"/>
          <w:lang w:eastAsia="ko-KR"/>
        </w:rPr>
        <w:t xml:space="preserve"> </w:t>
      </w:r>
      <w:r>
        <w:rPr>
          <w:rFonts w:hint="eastAsia"/>
          <w:lang w:eastAsia="ko-KR"/>
        </w:rPr>
        <w:t>기재함</w:t>
      </w:r>
      <w:r>
        <w:rPr>
          <w:rFonts w:hint="eastAsia"/>
          <w:lang w:eastAsia="ko-KR"/>
        </w:rPr>
        <w:t>.</w:t>
      </w:r>
    </w:p>
  </w:footnote>
  <w:footnote w:id="34">
    <w:p w14:paraId="70C373AE" w14:textId="2112047B" w:rsidR="003E28D6" w:rsidRDefault="003E28D6">
      <w:pPr>
        <w:pStyle w:val="af"/>
        <w:rPr>
          <w:lang w:eastAsia="ko-KR"/>
        </w:rPr>
      </w:pPr>
      <w:r>
        <w:rPr>
          <w:rStyle w:val="ae"/>
        </w:rPr>
        <w:footnoteRef/>
      </w:r>
      <w:r>
        <w:t xml:space="preserve"> </w:t>
      </w:r>
      <w:r>
        <w:rPr>
          <w:rFonts w:hint="eastAsia"/>
          <w:lang w:eastAsia="ko-KR"/>
        </w:rPr>
        <w:t>2</w:t>
      </w:r>
      <w:r>
        <w:rPr>
          <w:lang w:eastAsia="ko-KR"/>
        </w:rPr>
        <w:t xml:space="preserve">023. 11. 27. </w:t>
      </w:r>
      <w:r>
        <w:rPr>
          <w:rFonts w:hint="eastAsia"/>
          <w:lang w:eastAsia="ko-KR"/>
        </w:rPr>
        <w:t>현재</w:t>
      </w:r>
      <w:r>
        <w:rPr>
          <w:rFonts w:hint="eastAsia"/>
          <w:lang w:eastAsia="ko-KR"/>
        </w:rPr>
        <w:t xml:space="preserve"> </w:t>
      </w:r>
      <w:r>
        <w:rPr>
          <w:rFonts w:hint="eastAsia"/>
          <w:lang w:eastAsia="ko-KR"/>
        </w:rPr>
        <w:t>적용되는</w:t>
      </w:r>
      <w:r>
        <w:rPr>
          <w:rFonts w:hint="eastAsia"/>
          <w:lang w:eastAsia="ko-KR"/>
        </w:rPr>
        <w:t xml:space="preserve"> </w:t>
      </w:r>
      <w:r>
        <w:rPr>
          <w:rFonts w:hint="eastAsia"/>
          <w:lang w:eastAsia="ko-KR"/>
        </w:rPr>
        <w:t>월</w:t>
      </w:r>
      <w:r>
        <w:rPr>
          <w:rFonts w:hint="eastAsia"/>
          <w:lang w:eastAsia="ko-KR"/>
        </w:rPr>
        <w:t xml:space="preserve"> </w:t>
      </w:r>
      <w:r>
        <w:rPr>
          <w:rFonts w:hint="eastAsia"/>
          <w:lang w:eastAsia="ko-KR"/>
        </w:rPr>
        <w:t>관리비를</w:t>
      </w:r>
      <w:r>
        <w:rPr>
          <w:rFonts w:hint="eastAsia"/>
          <w:lang w:eastAsia="ko-KR"/>
        </w:rPr>
        <w:t xml:space="preserve"> </w:t>
      </w:r>
      <w:r>
        <w:rPr>
          <w:rFonts w:hint="eastAsia"/>
          <w:lang w:eastAsia="ko-KR"/>
        </w:rPr>
        <w:t>의미함</w:t>
      </w:r>
      <w:r>
        <w:rPr>
          <w:rFonts w:hint="eastAsia"/>
          <w:lang w:eastAsia="ko-KR"/>
        </w:rPr>
        <w:t>.</w:t>
      </w:r>
    </w:p>
  </w:footnote>
  <w:footnote w:id="35">
    <w:p w14:paraId="2CA98B98" w14:textId="77777777" w:rsidR="003E28D6" w:rsidRPr="007A6FC8" w:rsidRDefault="003E28D6" w:rsidP="00E97D90">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집합건축물대장</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w:t>
      </w:r>
      <w:r w:rsidRPr="007A6FC8">
        <w:rPr>
          <w:rFonts w:ascii="Times" w:eastAsia="바탕체" w:hAnsi="Times" w:cs="Times"/>
        </w:rPr>
        <w:t>집합건물등기부상</w:t>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건물의</w:t>
      </w:r>
      <w:r w:rsidRPr="007A6FC8">
        <w:rPr>
          <w:rFonts w:ascii="Times" w:eastAsia="바탕체" w:hAnsi="Times" w:cs="Times"/>
        </w:rPr>
        <w:t xml:space="preserve"> </w:t>
      </w:r>
      <w:r w:rsidRPr="007A6FC8">
        <w:rPr>
          <w:rFonts w:ascii="Times" w:eastAsia="바탕체" w:hAnsi="Times" w:cs="Times"/>
        </w:rPr>
        <w:t>지하</w:t>
      </w:r>
      <w:r w:rsidRPr="007A6FC8">
        <w:rPr>
          <w:rFonts w:ascii="Times" w:eastAsia="바탕체" w:hAnsi="Times" w:cs="Times"/>
        </w:rPr>
        <w:t>1</w:t>
      </w:r>
      <w:r w:rsidRPr="007A6FC8">
        <w:rPr>
          <w:rFonts w:ascii="Times" w:eastAsia="바탕체" w:hAnsi="Times" w:cs="Times"/>
        </w:rPr>
        <w:t>층은</w:t>
      </w:r>
      <w:r w:rsidRPr="007A6FC8">
        <w:rPr>
          <w:rFonts w:ascii="Times" w:eastAsia="바탕체" w:hAnsi="Times" w:cs="Times"/>
        </w:rPr>
        <w:t xml:space="preserve"> </w:t>
      </w:r>
      <w:r w:rsidRPr="007A6FC8">
        <w:rPr>
          <w:rFonts w:ascii="Times" w:eastAsia="바탕체" w:hAnsi="Times" w:cs="Times"/>
        </w:rPr>
        <w:t>제비</w:t>
      </w:r>
      <w:r w:rsidRPr="007A6FC8">
        <w:rPr>
          <w:rFonts w:ascii="Times" w:eastAsia="바탕체" w:hAnsi="Times" w:cs="Times"/>
        </w:rPr>
        <w:t>101</w:t>
      </w:r>
      <w:r w:rsidRPr="007A6FC8">
        <w:rPr>
          <w:rFonts w:ascii="Times" w:eastAsia="바탕체" w:hAnsi="Times" w:cs="Times"/>
        </w:rPr>
        <w:t>호로만</w:t>
      </w:r>
      <w:r w:rsidRPr="007A6FC8">
        <w:rPr>
          <w:rFonts w:ascii="Times" w:eastAsia="바탕체" w:hAnsi="Times" w:cs="Times"/>
        </w:rPr>
        <w:t xml:space="preserve"> </w:t>
      </w:r>
      <w:r w:rsidRPr="007A6FC8">
        <w:rPr>
          <w:rFonts w:ascii="Times" w:eastAsia="바탕체" w:hAnsi="Times" w:cs="Times"/>
        </w:rPr>
        <w:t>구성되어</w:t>
      </w:r>
      <w:r w:rsidRPr="007A6FC8">
        <w:rPr>
          <w:rFonts w:ascii="Times" w:eastAsia="바탕체" w:hAnsi="Times" w:cs="Times"/>
        </w:rPr>
        <w:t xml:space="preserve"> </w:t>
      </w:r>
      <w:r w:rsidRPr="007A6FC8">
        <w:rPr>
          <w:rFonts w:ascii="Times" w:eastAsia="바탕체" w:hAnsi="Times" w:cs="Times"/>
        </w:rPr>
        <w:t>있으나</w:t>
      </w:r>
      <w:r w:rsidRPr="007A6FC8">
        <w:rPr>
          <w:rFonts w:ascii="Times" w:eastAsia="바탕체" w:hAnsi="Times" w:cs="Times"/>
        </w:rPr>
        <w:t xml:space="preserve">, </w:t>
      </w:r>
      <w:r w:rsidRPr="007A6FC8">
        <w:rPr>
          <w:rFonts w:ascii="Times" w:eastAsia="바탕체" w:hAnsi="Times" w:cs="Times"/>
        </w:rPr>
        <w:t>이를</w:t>
      </w:r>
      <w:r w:rsidRPr="007A6FC8">
        <w:rPr>
          <w:rFonts w:ascii="Times" w:eastAsia="바탕체" w:hAnsi="Times" w:cs="Times"/>
        </w:rPr>
        <w:t xml:space="preserve"> B101</w:t>
      </w:r>
      <w:r w:rsidRPr="007A6FC8">
        <w:rPr>
          <w:rFonts w:ascii="Times" w:eastAsia="바탕체" w:hAnsi="Times" w:cs="Times"/>
        </w:rPr>
        <w:t>호</w:t>
      </w:r>
      <w:r w:rsidRPr="007A6FC8">
        <w:rPr>
          <w:rFonts w:ascii="Times" w:eastAsia="바탕체" w:hAnsi="Times" w:cs="Times"/>
        </w:rPr>
        <w:t>, B102-1</w:t>
      </w:r>
      <w:r w:rsidRPr="007A6FC8">
        <w:rPr>
          <w:rFonts w:ascii="Times" w:eastAsia="바탕체" w:hAnsi="Times" w:cs="Times"/>
        </w:rPr>
        <w:t>호</w:t>
      </w:r>
      <w:r w:rsidRPr="007A6FC8">
        <w:rPr>
          <w:rFonts w:ascii="Times" w:eastAsia="바탕체" w:hAnsi="Times" w:cs="Times"/>
        </w:rPr>
        <w:t>, B102-2</w:t>
      </w:r>
      <w:r w:rsidRPr="007A6FC8">
        <w:rPr>
          <w:rFonts w:ascii="Times" w:eastAsia="바탕체" w:hAnsi="Times" w:cs="Times"/>
        </w:rPr>
        <w:t>호</w:t>
      </w:r>
      <w:r w:rsidRPr="007A6FC8">
        <w:rPr>
          <w:rFonts w:ascii="Times" w:eastAsia="바탕체" w:hAnsi="Times" w:cs="Times"/>
        </w:rPr>
        <w:t>, B103</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B104</w:t>
      </w:r>
      <w:r w:rsidRPr="007A6FC8">
        <w:rPr>
          <w:rFonts w:ascii="Times" w:eastAsia="바탕체" w:hAnsi="Times" w:cs="Times"/>
        </w:rPr>
        <w:t>호의</w:t>
      </w:r>
      <w:r w:rsidRPr="007A6FC8">
        <w:rPr>
          <w:rFonts w:ascii="Times" w:eastAsia="바탕체" w:hAnsi="Times" w:cs="Times"/>
        </w:rPr>
        <w:t xml:space="preserve"> 5</w:t>
      </w:r>
      <w:r w:rsidRPr="007A6FC8">
        <w:rPr>
          <w:rFonts w:ascii="Times" w:eastAsia="바탕체" w:hAnsi="Times" w:cs="Times"/>
        </w:rPr>
        <w:t>개의</w:t>
      </w:r>
      <w:r w:rsidRPr="007A6FC8">
        <w:rPr>
          <w:rFonts w:ascii="Times" w:eastAsia="바탕체" w:hAnsi="Times" w:cs="Times"/>
        </w:rPr>
        <w:t xml:space="preserve"> </w:t>
      </w:r>
      <w:r w:rsidRPr="007A6FC8">
        <w:rPr>
          <w:rFonts w:ascii="Times" w:eastAsia="바탕체" w:hAnsi="Times" w:cs="Times"/>
        </w:rPr>
        <w:t>구역으로</w:t>
      </w:r>
      <w:r w:rsidRPr="007A6FC8">
        <w:rPr>
          <w:rFonts w:ascii="Times" w:eastAsia="바탕체" w:hAnsi="Times" w:cs="Times"/>
        </w:rPr>
        <w:t xml:space="preserve"> </w:t>
      </w:r>
      <w:r w:rsidRPr="007A6FC8">
        <w:rPr>
          <w:rFonts w:ascii="Times" w:eastAsia="바탕체" w:hAnsi="Times" w:cs="Times"/>
        </w:rPr>
        <w:t>구분하여</w:t>
      </w:r>
      <w:r w:rsidRPr="007A6FC8">
        <w:rPr>
          <w:rFonts w:ascii="Times" w:eastAsia="바탕체" w:hAnsi="Times" w:cs="Times"/>
        </w:rPr>
        <w:t xml:space="preserve"> </w:t>
      </w:r>
      <w:r w:rsidRPr="007A6FC8">
        <w:rPr>
          <w:rFonts w:ascii="Times" w:eastAsia="바탕체" w:hAnsi="Times" w:cs="Times"/>
        </w:rPr>
        <w:t>임대한</w:t>
      </w:r>
      <w:r w:rsidRPr="007A6FC8">
        <w:rPr>
          <w:rFonts w:ascii="Times" w:eastAsia="바탕체" w:hAnsi="Times" w:cs="Times"/>
        </w:rPr>
        <w:t xml:space="preserve"> </w:t>
      </w:r>
      <w:r w:rsidRPr="007A6FC8">
        <w:rPr>
          <w:rFonts w:ascii="Times" w:eastAsia="바탕체" w:hAnsi="Times" w:cs="Times"/>
        </w:rPr>
        <w:t>것으로</w:t>
      </w:r>
      <w:r w:rsidRPr="007A6FC8">
        <w:rPr>
          <w:rFonts w:ascii="Times" w:eastAsia="바탕체" w:hAnsi="Times" w:cs="Times"/>
        </w:rPr>
        <w:t xml:space="preserve"> </w:t>
      </w:r>
      <w:r w:rsidRPr="007A6FC8">
        <w:rPr>
          <w:rFonts w:ascii="Times" w:eastAsia="바탕체" w:hAnsi="Times" w:cs="Times"/>
        </w:rPr>
        <w:t>보임</w:t>
      </w:r>
      <w:r w:rsidRPr="007A6FC8">
        <w:rPr>
          <w:rFonts w:ascii="Times" w:eastAsia="바탕체" w:hAnsi="Times" w:cs="Times"/>
        </w:rPr>
        <w:t>.</w:t>
      </w:r>
    </w:p>
  </w:footnote>
  <w:footnote w:id="36">
    <w:p w14:paraId="110EB22E" w14:textId="79E964FD" w:rsidR="003E28D6" w:rsidRPr="001E13EA" w:rsidRDefault="003E28D6">
      <w:pPr>
        <w:pStyle w:val="af"/>
        <w:rPr>
          <w:lang w:eastAsia="ko-KR"/>
        </w:rPr>
      </w:pPr>
      <w:r>
        <w:rPr>
          <w:rStyle w:val="ae"/>
        </w:rPr>
        <w:footnoteRef/>
      </w:r>
      <w:r>
        <w:t xml:space="preserve"> </w:t>
      </w:r>
      <w:r>
        <w:rPr>
          <w:lang w:eastAsia="ko-KR"/>
        </w:rPr>
        <w:t xml:space="preserve">2021. 7. </w:t>
      </w:r>
      <w:r>
        <w:rPr>
          <w:rFonts w:hint="eastAsia"/>
          <w:lang w:eastAsia="ko-KR"/>
        </w:rPr>
        <w:t>및</w:t>
      </w:r>
      <w:r>
        <w:rPr>
          <w:rFonts w:hint="eastAsia"/>
          <w:lang w:eastAsia="ko-KR"/>
        </w:rPr>
        <w:t xml:space="preserve"> </w:t>
      </w:r>
      <w:r>
        <w:rPr>
          <w:lang w:eastAsia="ko-KR"/>
        </w:rPr>
        <w:t xml:space="preserve">2021. 10. </w:t>
      </w:r>
      <w:r>
        <w:rPr>
          <w:rFonts w:hint="eastAsia"/>
          <w:lang w:eastAsia="ko-KR"/>
        </w:rPr>
        <w:t>임대차개시일</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인테리어공사기간의</w:t>
      </w:r>
      <w:r>
        <w:rPr>
          <w:rFonts w:hint="eastAsia"/>
          <w:lang w:eastAsia="ko-KR"/>
        </w:rPr>
        <w:t xml:space="preserve"> </w:t>
      </w:r>
      <w:r>
        <w:rPr>
          <w:rFonts w:hint="eastAsia"/>
          <w:lang w:eastAsia="ko-KR"/>
        </w:rPr>
        <w:t>변경에</w:t>
      </w:r>
      <w:r>
        <w:rPr>
          <w:rFonts w:hint="eastAsia"/>
          <w:lang w:eastAsia="ko-KR"/>
        </w:rPr>
        <w:t xml:space="preserve"> </w:t>
      </w:r>
      <w:r>
        <w:rPr>
          <w:rFonts w:hint="eastAsia"/>
          <w:lang w:eastAsia="ko-KR"/>
        </w:rPr>
        <w:t>관한</w:t>
      </w:r>
      <w:r>
        <w:rPr>
          <w:rFonts w:hint="eastAsia"/>
          <w:lang w:eastAsia="ko-KR"/>
        </w:rPr>
        <w:t xml:space="preserve"> </w:t>
      </w:r>
      <w:r>
        <w:rPr>
          <w:rFonts w:hint="eastAsia"/>
          <w:lang w:eastAsia="ko-KR"/>
        </w:rPr>
        <w:t>각</w:t>
      </w:r>
      <w:r>
        <w:rPr>
          <w:rFonts w:hint="eastAsia"/>
          <w:lang w:eastAsia="ko-KR"/>
        </w:rPr>
        <w:t xml:space="preserve"> </w:t>
      </w:r>
      <w:r>
        <w:rPr>
          <w:lang w:eastAsia="ko-KR"/>
        </w:rPr>
        <w:t>1</w:t>
      </w:r>
      <w:r>
        <w:rPr>
          <w:rFonts w:hint="eastAsia"/>
          <w:lang w:eastAsia="ko-KR"/>
        </w:rPr>
        <w:t>차</w:t>
      </w:r>
      <w:r>
        <w:rPr>
          <w:rFonts w:hint="eastAsia"/>
          <w:lang w:eastAsia="ko-KR"/>
        </w:rPr>
        <w:t xml:space="preserve"> </w:t>
      </w:r>
      <w:r>
        <w:rPr>
          <w:rFonts w:hint="eastAsia"/>
          <w:lang w:eastAsia="ko-KR"/>
        </w:rPr>
        <w:t>및</w:t>
      </w:r>
      <w:r>
        <w:rPr>
          <w:rFonts w:hint="eastAsia"/>
          <w:lang w:eastAsia="ko-KR"/>
        </w:rPr>
        <w:t xml:space="preserve"> </w:t>
      </w:r>
      <w:r>
        <w:rPr>
          <w:lang w:eastAsia="ko-KR"/>
        </w:rPr>
        <w:t>2</w:t>
      </w:r>
      <w:r>
        <w:rPr>
          <w:rFonts w:hint="eastAsia"/>
          <w:lang w:eastAsia="ko-KR"/>
        </w:rPr>
        <w:t>차</w:t>
      </w:r>
      <w:r>
        <w:rPr>
          <w:rFonts w:hint="eastAsia"/>
          <w:lang w:eastAsia="ko-KR"/>
        </w:rPr>
        <w:t xml:space="preserve"> </w:t>
      </w:r>
      <w:r>
        <w:rPr>
          <w:rFonts w:hint="eastAsia"/>
          <w:lang w:eastAsia="ko-KR"/>
        </w:rPr>
        <w:t>변경합의서가</w:t>
      </w:r>
      <w:r>
        <w:rPr>
          <w:rFonts w:hint="eastAsia"/>
          <w:lang w:eastAsia="ko-KR"/>
        </w:rPr>
        <w:t xml:space="preserve"> </w:t>
      </w:r>
      <w:r>
        <w:rPr>
          <w:rFonts w:hint="eastAsia"/>
          <w:lang w:eastAsia="ko-KR"/>
        </w:rPr>
        <w:t>체결됨</w:t>
      </w:r>
      <w:r>
        <w:rPr>
          <w:rFonts w:hint="eastAsia"/>
          <w:lang w:eastAsia="ko-KR"/>
        </w:rPr>
        <w:t>.</w:t>
      </w:r>
    </w:p>
  </w:footnote>
  <w:footnote w:id="37">
    <w:p w14:paraId="49E6EC1F" w14:textId="77777777" w:rsidR="003E28D6" w:rsidRPr="001E13EA" w:rsidRDefault="003E28D6" w:rsidP="001E13EA">
      <w:pPr>
        <w:pStyle w:val="af"/>
        <w:rPr>
          <w:lang w:eastAsia="ko-KR"/>
        </w:rPr>
      </w:pPr>
      <w:r>
        <w:rPr>
          <w:rStyle w:val="ae"/>
        </w:rPr>
        <w:footnoteRef/>
      </w:r>
      <w:r>
        <w:t xml:space="preserve"> </w:t>
      </w:r>
      <w:r>
        <w:rPr>
          <w:lang w:eastAsia="ko-KR"/>
        </w:rPr>
        <w:t xml:space="preserve">2021. 7. </w:t>
      </w:r>
      <w:r>
        <w:rPr>
          <w:rFonts w:hint="eastAsia"/>
          <w:lang w:eastAsia="ko-KR"/>
        </w:rPr>
        <w:t>및</w:t>
      </w:r>
      <w:r>
        <w:rPr>
          <w:rFonts w:hint="eastAsia"/>
          <w:lang w:eastAsia="ko-KR"/>
        </w:rPr>
        <w:t xml:space="preserve"> </w:t>
      </w:r>
      <w:r>
        <w:rPr>
          <w:lang w:eastAsia="ko-KR"/>
        </w:rPr>
        <w:t xml:space="preserve">2021. 10. </w:t>
      </w:r>
      <w:r>
        <w:rPr>
          <w:rFonts w:hint="eastAsia"/>
          <w:lang w:eastAsia="ko-KR"/>
        </w:rPr>
        <w:t>임대차개시일</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인테리어공사기간의</w:t>
      </w:r>
      <w:r>
        <w:rPr>
          <w:rFonts w:hint="eastAsia"/>
          <w:lang w:eastAsia="ko-KR"/>
        </w:rPr>
        <w:t xml:space="preserve"> </w:t>
      </w:r>
      <w:r>
        <w:rPr>
          <w:rFonts w:hint="eastAsia"/>
          <w:lang w:eastAsia="ko-KR"/>
        </w:rPr>
        <w:t>변경에</w:t>
      </w:r>
      <w:r>
        <w:rPr>
          <w:rFonts w:hint="eastAsia"/>
          <w:lang w:eastAsia="ko-KR"/>
        </w:rPr>
        <w:t xml:space="preserve"> </w:t>
      </w:r>
      <w:r>
        <w:rPr>
          <w:rFonts w:hint="eastAsia"/>
          <w:lang w:eastAsia="ko-KR"/>
        </w:rPr>
        <w:t>관한</w:t>
      </w:r>
      <w:r>
        <w:rPr>
          <w:rFonts w:hint="eastAsia"/>
          <w:lang w:eastAsia="ko-KR"/>
        </w:rPr>
        <w:t xml:space="preserve"> </w:t>
      </w:r>
      <w:r>
        <w:rPr>
          <w:rFonts w:hint="eastAsia"/>
          <w:lang w:eastAsia="ko-KR"/>
        </w:rPr>
        <w:t>각</w:t>
      </w:r>
      <w:r>
        <w:rPr>
          <w:rFonts w:hint="eastAsia"/>
          <w:lang w:eastAsia="ko-KR"/>
        </w:rPr>
        <w:t xml:space="preserve"> </w:t>
      </w:r>
      <w:r>
        <w:rPr>
          <w:lang w:eastAsia="ko-KR"/>
        </w:rPr>
        <w:t>1</w:t>
      </w:r>
      <w:r>
        <w:rPr>
          <w:rFonts w:hint="eastAsia"/>
          <w:lang w:eastAsia="ko-KR"/>
        </w:rPr>
        <w:t>차</w:t>
      </w:r>
      <w:r>
        <w:rPr>
          <w:rFonts w:hint="eastAsia"/>
          <w:lang w:eastAsia="ko-KR"/>
        </w:rPr>
        <w:t xml:space="preserve"> </w:t>
      </w:r>
      <w:r>
        <w:rPr>
          <w:rFonts w:hint="eastAsia"/>
          <w:lang w:eastAsia="ko-KR"/>
        </w:rPr>
        <w:t>및</w:t>
      </w:r>
      <w:r>
        <w:rPr>
          <w:rFonts w:hint="eastAsia"/>
          <w:lang w:eastAsia="ko-KR"/>
        </w:rPr>
        <w:t xml:space="preserve"> </w:t>
      </w:r>
      <w:r>
        <w:rPr>
          <w:lang w:eastAsia="ko-KR"/>
        </w:rPr>
        <w:t>2</w:t>
      </w:r>
      <w:r>
        <w:rPr>
          <w:rFonts w:hint="eastAsia"/>
          <w:lang w:eastAsia="ko-KR"/>
        </w:rPr>
        <w:t>차</w:t>
      </w:r>
      <w:r>
        <w:rPr>
          <w:rFonts w:hint="eastAsia"/>
          <w:lang w:eastAsia="ko-KR"/>
        </w:rPr>
        <w:t xml:space="preserve"> </w:t>
      </w:r>
      <w:r>
        <w:rPr>
          <w:rFonts w:hint="eastAsia"/>
          <w:lang w:eastAsia="ko-KR"/>
        </w:rPr>
        <w:t>변경합의서가</w:t>
      </w:r>
      <w:r>
        <w:rPr>
          <w:rFonts w:hint="eastAsia"/>
          <w:lang w:eastAsia="ko-KR"/>
        </w:rPr>
        <w:t xml:space="preserve"> </w:t>
      </w:r>
      <w:r>
        <w:rPr>
          <w:rFonts w:hint="eastAsia"/>
          <w:lang w:eastAsia="ko-KR"/>
        </w:rPr>
        <w:t>체결됨</w:t>
      </w:r>
      <w:r>
        <w:rPr>
          <w:rFonts w:hint="eastAsia"/>
          <w:lang w:eastAsia="ko-KR"/>
        </w:rPr>
        <w:t>.</w:t>
      </w:r>
    </w:p>
  </w:footnote>
  <w:footnote w:id="38">
    <w:p w14:paraId="1F40194D" w14:textId="52746C68" w:rsidR="003E28D6" w:rsidRPr="001E13EA" w:rsidRDefault="003E28D6">
      <w:pPr>
        <w:pStyle w:val="af"/>
        <w:rPr>
          <w:lang w:eastAsia="ko-KR"/>
        </w:rPr>
      </w:pPr>
      <w:r>
        <w:rPr>
          <w:rStyle w:val="ae"/>
        </w:rPr>
        <w:footnoteRef/>
      </w:r>
      <w:r>
        <w:t xml:space="preserve"> </w:t>
      </w:r>
      <w:r>
        <w:rPr>
          <w:lang w:eastAsia="ko-KR"/>
        </w:rPr>
        <w:t xml:space="preserve">2022. 8. 31. </w:t>
      </w:r>
      <w:r>
        <w:rPr>
          <w:rFonts w:hint="eastAsia"/>
          <w:lang w:eastAsia="ko-KR"/>
        </w:rPr>
        <w:t>임대차기간</w:t>
      </w:r>
      <w:r>
        <w:rPr>
          <w:rFonts w:hint="eastAsia"/>
          <w:lang w:eastAsia="ko-KR"/>
        </w:rPr>
        <w:t xml:space="preserve">, </w:t>
      </w:r>
      <w:r>
        <w:rPr>
          <w:rFonts w:hint="eastAsia"/>
          <w:lang w:eastAsia="ko-KR"/>
        </w:rPr>
        <w:t>인상조건</w:t>
      </w:r>
      <w:r>
        <w:rPr>
          <w:rFonts w:hint="eastAsia"/>
          <w:lang w:eastAsia="ko-KR"/>
        </w:rPr>
        <w:t>,</w:t>
      </w:r>
      <w:r>
        <w:rPr>
          <w:lang w:eastAsia="ko-KR"/>
        </w:rPr>
        <w:t xml:space="preserve"> </w:t>
      </w:r>
      <w:r>
        <w:rPr>
          <w:rFonts w:hint="eastAsia"/>
          <w:lang w:eastAsia="ko-KR"/>
        </w:rPr>
        <w:t>인테리어공사기간의</w:t>
      </w:r>
      <w:r>
        <w:rPr>
          <w:rFonts w:hint="eastAsia"/>
          <w:lang w:eastAsia="ko-KR"/>
        </w:rPr>
        <w:t xml:space="preserve"> </w:t>
      </w:r>
      <w:r>
        <w:rPr>
          <w:rFonts w:hint="eastAsia"/>
          <w:lang w:eastAsia="ko-KR"/>
        </w:rPr>
        <w:t>변경에</w:t>
      </w:r>
      <w:r>
        <w:rPr>
          <w:rFonts w:hint="eastAsia"/>
          <w:lang w:eastAsia="ko-KR"/>
        </w:rPr>
        <w:t xml:space="preserve"> </w:t>
      </w:r>
      <w:r>
        <w:rPr>
          <w:rFonts w:hint="eastAsia"/>
          <w:lang w:eastAsia="ko-KR"/>
        </w:rPr>
        <w:t>관한</w:t>
      </w:r>
      <w:r>
        <w:rPr>
          <w:rFonts w:hint="eastAsia"/>
          <w:lang w:eastAsia="ko-KR"/>
        </w:rPr>
        <w:t xml:space="preserve"> </w:t>
      </w:r>
      <w:r>
        <w:rPr>
          <w:rFonts w:hint="eastAsia"/>
          <w:lang w:eastAsia="ko-KR"/>
        </w:rPr>
        <w:t>변경계약서가</w:t>
      </w:r>
      <w:r>
        <w:rPr>
          <w:rFonts w:hint="eastAsia"/>
          <w:lang w:eastAsia="ko-KR"/>
        </w:rPr>
        <w:t xml:space="preserve"> </w:t>
      </w:r>
      <w:r>
        <w:rPr>
          <w:rFonts w:hint="eastAsia"/>
          <w:lang w:eastAsia="ko-KR"/>
        </w:rPr>
        <w:t>체결됨</w:t>
      </w:r>
      <w:r>
        <w:rPr>
          <w:rFonts w:hint="eastAsia"/>
          <w:lang w:eastAsia="ko-KR"/>
        </w:rPr>
        <w:t>.</w:t>
      </w:r>
    </w:p>
  </w:footnote>
  <w:footnote w:id="39">
    <w:p w14:paraId="7F5D12CB" w14:textId="77777777" w:rsidR="003E28D6" w:rsidRPr="007A6FC8" w:rsidRDefault="003E28D6" w:rsidP="00E97D90">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집합건축물대장</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w:t>
      </w:r>
      <w:r w:rsidRPr="007A6FC8">
        <w:rPr>
          <w:rFonts w:ascii="Times" w:eastAsia="바탕체" w:hAnsi="Times" w:cs="Times"/>
        </w:rPr>
        <w:t>집합건물등기부상</w:t>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건물의</w:t>
      </w:r>
      <w:r w:rsidRPr="007A6FC8">
        <w:rPr>
          <w:rFonts w:ascii="Times" w:eastAsia="바탕체" w:hAnsi="Times" w:cs="Times"/>
        </w:rPr>
        <w:t xml:space="preserve"> </w:t>
      </w:r>
      <w:r w:rsidRPr="007A6FC8">
        <w:rPr>
          <w:rFonts w:ascii="Times" w:eastAsia="바탕체" w:hAnsi="Times" w:cs="Times"/>
        </w:rPr>
        <w:t>제</w:t>
      </w:r>
      <w:r w:rsidRPr="007A6FC8">
        <w:rPr>
          <w:rFonts w:ascii="Times" w:eastAsia="바탕체" w:hAnsi="Times" w:cs="Times"/>
        </w:rPr>
        <w:t>101</w:t>
      </w:r>
      <w:r w:rsidRPr="007A6FC8">
        <w:rPr>
          <w:rFonts w:ascii="Times" w:eastAsia="바탕체" w:hAnsi="Times" w:cs="Times"/>
        </w:rPr>
        <w:t>호를</w:t>
      </w:r>
      <w:r w:rsidRPr="007A6FC8">
        <w:rPr>
          <w:rFonts w:ascii="Times" w:eastAsia="바탕체" w:hAnsi="Times" w:cs="Times"/>
        </w:rPr>
        <w:t xml:space="preserve"> 101</w:t>
      </w:r>
      <w:r w:rsidRPr="007A6FC8">
        <w:rPr>
          <w:rFonts w:ascii="Times" w:eastAsia="바탕체" w:hAnsi="Times" w:cs="Times"/>
        </w:rPr>
        <w:t>호</w:t>
      </w:r>
      <w:r w:rsidRPr="007A6FC8">
        <w:rPr>
          <w:rFonts w:ascii="Times" w:eastAsia="바탕체" w:hAnsi="Times" w:cs="Times"/>
        </w:rPr>
        <w:t>, 103</w:t>
      </w:r>
      <w:r w:rsidRPr="007A6FC8">
        <w:rPr>
          <w:rFonts w:ascii="Times" w:eastAsia="바탕체" w:hAnsi="Times" w:cs="Times"/>
        </w:rPr>
        <w:t>호</w:t>
      </w:r>
      <w:r w:rsidRPr="007A6FC8">
        <w:rPr>
          <w:rFonts w:ascii="Times" w:eastAsia="바탕체" w:hAnsi="Times" w:cs="Times"/>
        </w:rPr>
        <w:t xml:space="preserve"> </w:t>
      </w:r>
      <w:r w:rsidRPr="007A6FC8">
        <w:rPr>
          <w:rFonts w:ascii="Times" w:eastAsia="바탕체" w:hAnsi="Times" w:cs="Times"/>
        </w:rPr>
        <w:t>및</w:t>
      </w:r>
      <w:r w:rsidRPr="007A6FC8">
        <w:rPr>
          <w:rFonts w:ascii="Times" w:eastAsia="바탕체" w:hAnsi="Times" w:cs="Times"/>
        </w:rPr>
        <w:t xml:space="preserve"> 104</w:t>
      </w:r>
      <w:r w:rsidRPr="007A6FC8">
        <w:rPr>
          <w:rFonts w:ascii="Times" w:eastAsia="바탕체" w:hAnsi="Times" w:cs="Times"/>
        </w:rPr>
        <w:t>호의</w:t>
      </w:r>
      <w:r w:rsidRPr="007A6FC8">
        <w:rPr>
          <w:rFonts w:ascii="Times" w:eastAsia="바탕체" w:hAnsi="Times" w:cs="Times"/>
        </w:rPr>
        <w:t xml:space="preserve"> 3</w:t>
      </w:r>
      <w:r w:rsidRPr="007A6FC8">
        <w:rPr>
          <w:rFonts w:ascii="Times" w:eastAsia="바탕체" w:hAnsi="Times" w:cs="Times"/>
        </w:rPr>
        <w:t>개의</w:t>
      </w:r>
      <w:r w:rsidRPr="007A6FC8">
        <w:rPr>
          <w:rFonts w:ascii="Times" w:eastAsia="바탕체" w:hAnsi="Times" w:cs="Times"/>
        </w:rPr>
        <w:t xml:space="preserve"> </w:t>
      </w:r>
      <w:r w:rsidRPr="007A6FC8">
        <w:rPr>
          <w:rFonts w:ascii="Times" w:eastAsia="바탕체" w:hAnsi="Times" w:cs="Times"/>
        </w:rPr>
        <w:t>구역으로</w:t>
      </w:r>
      <w:r w:rsidRPr="007A6FC8">
        <w:rPr>
          <w:rFonts w:ascii="Times" w:eastAsia="바탕체" w:hAnsi="Times" w:cs="Times"/>
        </w:rPr>
        <w:t xml:space="preserve"> </w:t>
      </w:r>
      <w:r w:rsidRPr="007A6FC8">
        <w:rPr>
          <w:rFonts w:ascii="Times" w:eastAsia="바탕체" w:hAnsi="Times" w:cs="Times"/>
        </w:rPr>
        <w:t>구분하여</w:t>
      </w:r>
      <w:r w:rsidRPr="007A6FC8">
        <w:rPr>
          <w:rFonts w:ascii="Times" w:eastAsia="바탕체" w:hAnsi="Times" w:cs="Times"/>
        </w:rPr>
        <w:t xml:space="preserve"> </w:t>
      </w:r>
      <w:r w:rsidRPr="007A6FC8">
        <w:rPr>
          <w:rFonts w:ascii="Times" w:eastAsia="바탕체" w:hAnsi="Times" w:cs="Times"/>
        </w:rPr>
        <w:t>임대한</w:t>
      </w:r>
      <w:r w:rsidRPr="007A6FC8">
        <w:rPr>
          <w:rFonts w:ascii="Times" w:eastAsia="바탕체" w:hAnsi="Times" w:cs="Times"/>
        </w:rPr>
        <w:t xml:space="preserve"> </w:t>
      </w:r>
      <w:r w:rsidRPr="007A6FC8">
        <w:rPr>
          <w:rFonts w:ascii="Times" w:eastAsia="바탕체" w:hAnsi="Times" w:cs="Times"/>
        </w:rPr>
        <w:t>것으로</w:t>
      </w:r>
      <w:r w:rsidRPr="007A6FC8">
        <w:rPr>
          <w:rFonts w:ascii="Times" w:eastAsia="바탕체" w:hAnsi="Times" w:cs="Times"/>
        </w:rPr>
        <w:t xml:space="preserve"> </w:t>
      </w:r>
      <w:r w:rsidRPr="007A6FC8">
        <w:rPr>
          <w:rFonts w:ascii="Times" w:eastAsia="바탕체" w:hAnsi="Times" w:cs="Times"/>
        </w:rPr>
        <w:t>보임</w:t>
      </w:r>
      <w:r w:rsidRPr="007A6FC8">
        <w:rPr>
          <w:rFonts w:ascii="Times" w:eastAsia="바탕체" w:hAnsi="Times" w:cs="Times"/>
        </w:rPr>
        <w:t>.</w:t>
      </w:r>
    </w:p>
  </w:footnote>
  <w:footnote w:id="40">
    <w:p w14:paraId="4244C3F9" w14:textId="29C7060F" w:rsidR="003E28D6" w:rsidRDefault="003E28D6">
      <w:pPr>
        <w:pStyle w:val="af"/>
        <w:rPr>
          <w:lang w:eastAsia="ko-KR"/>
        </w:rPr>
      </w:pPr>
      <w:r>
        <w:rPr>
          <w:rStyle w:val="ae"/>
        </w:rPr>
        <w:footnoteRef/>
      </w:r>
      <w:r>
        <w:t xml:space="preserve"> </w:t>
      </w:r>
      <w:r>
        <w:rPr>
          <w:rFonts w:hint="eastAsia"/>
          <w:lang w:eastAsia="ko-KR"/>
        </w:rPr>
        <w:t>제공된</w:t>
      </w:r>
      <w:r>
        <w:rPr>
          <w:rFonts w:hint="eastAsia"/>
          <w:lang w:eastAsia="ko-KR"/>
        </w:rPr>
        <w:t xml:space="preserve"> </w:t>
      </w:r>
      <w:r>
        <w:rPr>
          <w:rFonts w:hint="eastAsia"/>
          <w:lang w:eastAsia="ko-KR"/>
        </w:rPr>
        <w:t>임대차계약상</w:t>
      </w:r>
      <w:r>
        <w:rPr>
          <w:rFonts w:hint="eastAsia"/>
          <w:lang w:eastAsia="ko-KR"/>
        </w:rPr>
        <w:t xml:space="preserve"> </w:t>
      </w:r>
      <w:r>
        <w:rPr>
          <w:lang w:eastAsia="ko-KR"/>
        </w:rPr>
        <w:t xml:space="preserve">2022. 9. </w:t>
      </w:r>
      <w:r>
        <w:rPr>
          <w:rFonts w:hint="eastAsia"/>
          <w:lang w:eastAsia="ko-KR"/>
        </w:rPr>
        <w:t>외에</w:t>
      </w:r>
      <w:r>
        <w:rPr>
          <w:rFonts w:hint="eastAsia"/>
          <w:lang w:eastAsia="ko-KR"/>
        </w:rPr>
        <w:t xml:space="preserve"> </w:t>
      </w:r>
      <w:r>
        <w:rPr>
          <w:rFonts w:hint="eastAsia"/>
          <w:lang w:eastAsia="ko-KR"/>
        </w:rPr>
        <w:t>일자는</w:t>
      </w:r>
      <w:r>
        <w:rPr>
          <w:rFonts w:hint="eastAsia"/>
          <w:lang w:eastAsia="ko-KR"/>
        </w:rPr>
        <w:t xml:space="preserve"> </w:t>
      </w:r>
      <w:r>
        <w:rPr>
          <w:rFonts w:hint="eastAsia"/>
          <w:lang w:eastAsia="ko-KR"/>
        </w:rPr>
        <w:t>확인되지</w:t>
      </w:r>
      <w:r>
        <w:rPr>
          <w:rFonts w:hint="eastAsia"/>
          <w:lang w:eastAsia="ko-KR"/>
        </w:rPr>
        <w:t xml:space="preserve"> </w:t>
      </w:r>
      <w:r>
        <w:rPr>
          <w:rFonts w:hint="eastAsia"/>
          <w:lang w:eastAsia="ko-KR"/>
        </w:rPr>
        <w:t>않으나</w:t>
      </w:r>
      <w:r>
        <w:rPr>
          <w:rFonts w:hint="eastAsia"/>
          <w:lang w:eastAsia="ko-KR"/>
        </w:rPr>
        <w:t>,</w:t>
      </w:r>
      <w:r>
        <w:rPr>
          <w:lang w:eastAsia="ko-KR"/>
        </w:rPr>
        <w:t xml:space="preserve"> </w:t>
      </w:r>
      <w:r>
        <w:rPr>
          <w:rFonts w:hint="eastAsia"/>
          <w:lang w:eastAsia="ko-KR"/>
        </w:rPr>
        <w:t>제공된</w:t>
      </w:r>
      <w:r>
        <w:rPr>
          <w:rFonts w:hint="eastAsia"/>
          <w:lang w:eastAsia="ko-KR"/>
        </w:rPr>
        <w:t xml:space="preserve"> </w:t>
      </w:r>
      <w:r>
        <w:rPr>
          <w:lang w:eastAsia="ko-KR"/>
        </w:rPr>
        <w:t>Rent Roll</w:t>
      </w:r>
      <w:r>
        <w:rPr>
          <w:rFonts w:hint="eastAsia"/>
          <w:lang w:eastAsia="ko-KR"/>
        </w:rPr>
        <w:t>상</w:t>
      </w:r>
      <w:r>
        <w:rPr>
          <w:rFonts w:hint="eastAsia"/>
          <w:lang w:eastAsia="ko-KR"/>
        </w:rPr>
        <w:t xml:space="preserve"> </w:t>
      </w:r>
      <w:r>
        <w:rPr>
          <w:rFonts w:hint="eastAsia"/>
          <w:lang w:eastAsia="ko-KR"/>
        </w:rPr>
        <w:t>체결일이</w:t>
      </w:r>
      <w:r>
        <w:rPr>
          <w:rFonts w:hint="eastAsia"/>
          <w:lang w:eastAsia="ko-KR"/>
        </w:rPr>
        <w:t xml:space="preserve"> </w:t>
      </w:r>
      <w:r>
        <w:rPr>
          <w:lang w:eastAsia="ko-KR"/>
        </w:rPr>
        <w:t xml:space="preserve">2022. 9. </w:t>
      </w:r>
      <w:proofErr w:type="gramStart"/>
      <w:r>
        <w:rPr>
          <w:lang w:eastAsia="ko-KR"/>
        </w:rPr>
        <w:t>23.</w:t>
      </w:r>
      <w:r>
        <w:rPr>
          <w:rFonts w:hint="eastAsia"/>
          <w:lang w:eastAsia="ko-KR"/>
        </w:rPr>
        <w:t>로</w:t>
      </w:r>
      <w:proofErr w:type="gramEnd"/>
      <w:r>
        <w:rPr>
          <w:rFonts w:hint="eastAsia"/>
          <w:lang w:eastAsia="ko-KR"/>
        </w:rPr>
        <w:t xml:space="preserve"> </w:t>
      </w:r>
      <w:r>
        <w:rPr>
          <w:rFonts w:hint="eastAsia"/>
          <w:lang w:eastAsia="ko-KR"/>
        </w:rPr>
        <w:t>기재되어</w:t>
      </w:r>
      <w:r>
        <w:rPr>
          <w:rFonts w:hint="eastAsia"/>
          <w:lang w:eastAsia="ko-KR"/>
        </w:rPr>
        <w:t xml:space="preserve"> </w:t>
      </w:r>
      <w:r>
        <w:rPr>
          <w:rFonts w:hint="eastAsia"/>
          <w:lang w:eastAsia="ko-KR"/>
        </w:rPr>
        <w:t>있음</w:t>
      </w:r>
      <w:r>
        <w:rPr>
          <w:rFonts w:hint="eastAsia"/>
          <w:lang w:eastAsia="ko-KR"/>
        </w:rPr>
        <w:t>.</w:t>
      </w:r>
    </w:p>
  </w:footnote>
  <w:footnote w:id="41">
    <w:p w14:paraId="6795CC52" w14:textId="1E636371" w:rsidR="003E28D6" w:rsidRPr="00E94A07" w:rsidRDefault="003E28D6">
      <w:pPr>
        <w:pStyle w:val="af"/>
        <w:rPr>
          <w:lang w:eastAsia="ko-KR"/>
        </w:rPr>
      </w:pPr>
      <w:r>
        <w:rPr>
          <w:rStyle w:val="ae"/>
        </w:rPr>
        <w:footnoteRef/>
      </w:r>
      <w:r>
        <w:t xml:space="preserve"> </w:t>
      </w:r>
      <w:r>
        <w:rPr>
          <w:lang w:eastAsia="ko-KR"/>
        </w:rPr>
        <w:t>2022. 1. 12.</w:t>
      </w:r>
      <w:r>
        <w:rPr>
          <w:rFonts w:hint="eastAsia"/>
          <w:lang w:eastAsia="ko-KR"/>
        </w:rPr>
        <w:t xml:space="preserve"> </w:t>
      </w:r>
      <w:r>
        <w:rPr>
          <w:rFonts w:hint="eastAsia"/>
          <w:lang w:eastAsia="ko-KR"/>
        </w:rPr>
        <w:t>임대차목적물에</w:t>
      </w:r>
      <w:r>
        <w:rPr>
          <w:rFonts w:hint="eastAsia"/>
          <w:lang w:eastAsia="ko-KR"/>
        </w:rPr>
        <w:t xml:space="preserve"> </w:t>
      </w:r>
      <w:r>
        <w:rPr>
          <w:lang w:eastAsia="ko-KR"/>
        </w:rPr>
        <w:t>202</w:t>
      </w:r>
      <w:r>
        <w:rPr>
          <w:rFonts w:hint="eastAsia"/>
          <w:lang w:eastAsia="ko-KR"/>
        </w:rPr>
        <w:t>호를</w:t>
      </w:r>
      <w:r>
        <w:rPr>
          <w:rFonts w:hint="eastAsia"/>
          <w:lang w:eastAsia="ko-KR"/>
        </w:rPr>
        <w:t xml:space="preserve"> </w:t>
      </w:r>
      <w:r>
        <w:rPr>
          <w:rFonts w:hint="eastAsia"/>
          <w:lang w:eastAsia="ko-KR"/>
        </w:rPr>
        <w:t>추가하고</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따른</w:t>
      </w:r>
      <w:r>
        <w:rPr>
          <w:rFonts w:hint="eastAsia"/>
          <w:lang w:eastAsia="ko-KR"/>
        </w:rPr>
        <w:t xml:space="preserve"> </w:t>
      </w:r>
      <w:r>
        <w:rPr>
          <w:rFonts w:hint="eastAsia"/>
          <w:lang w:eastAsia="ko-KR"/>
        </w:rPr>
        <w:t>임대차보증금</w:t>
      </w:r>
      <w:r>
        <w:rPr>
          <w:rFonts w:hint="eastAsia"/>
          <w:lang w:eastAsia="ko-KR"/>
        </w:rPr>
        <w:t>,</w:t>
      </w:r>
      <w:r>
        <w:rPr>
          <w:lang w:eastAsia="ko-KR"/>
        </w:rPr>
        <w:t xml:space="preserve"> </w:t>
      </w:r>
      <w:r>
        <w:rPr>
          <w:rFonts w:hint="eastAsia"/>
          <w:lang w:eastAsia="ko-KR"/>
        </w:rPr>
        <w:t>차임</w:t>
      </w:r>
      <w:r>
        <w:rPr>
          <w:rFonts w:hint="eastAsia"/>
          <w:lang w:eastAsia="ko-KR"/>
        </w:rPr>
        <w:t>,</w:t>
      </w:r>
      <w:r>
        <w:rPr>
          <w:lang w:eastAsia="ko-KR"/>
        </w:rPr>
        <w:t xml:space="preserve"> </w:t>
      </w:r>
      <w:r>
        <w:rPr>
          <w:rFonts w:hint="eastAsia"/>
          <w:lang w:eastAsia="ko-KR"/>
        </w:rPr>
        <w:t>관리비</w:t>
      </w:r>
      <w:r>
        <w:rPr>
          <w:rFonts w:hint="eastAsia"/>
          <w:lang w:eastAsia="ko-KR"/>
        </w:rPr>
        <w:t xml:space="preserve"> </w:t>
      </w:r>
      <w:r>
        <w:rPr>
          <w:rFonts w:hint="eastAsia"/>
          <w:lang w:eastAsia="ko-KR"/>
        </w:rPr>
        <w:t>등의</w:t>
      </w:r>
      <w:r>
        <w:rPr>
          <w:rFonts w:hint="eastAsia"/>
          <w:lang w:eastAsia="ko-KR"/>
        </w:rPr>
        <w:t xml:space="preserve"> </w:t>
      </w:r>
      <w:r>
        <w:rPr>
          <w:rFonts w:hint="eastAsia"/>
          <w:lang w:eastAsia="ko-KR"/>
        </w:rPr>
        <w:t>변경을</w:t>
      </w:r>
      <w:r>
        <w:rPr>
          <w:rFonts w:hint="eastAsia"/>
          <w:lang w:eastAsia="ko-KR"/>
        </w:rPr>
        <w:t xml:space="preserve"> </w:t>
      </w:r>
      <w:r>
        <w:rPr>
          <w:rFonts w:hint="eastAsia"/>
          <w:lang w:eastAsia="ko-KR"/>
        </w:rPr>
        <w:t>내용으로</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변경계약이</w:t>
      </w:r>
      <w:r>
        <w:rPr>
          <w:rFonts w:hint="eastAsia"/>
          <w:lang w:eastAsia="ko-KR"/>
        </w:rPr>
        <w:t xml:space="preserve"> </w:t>
      </w:r>
      <w:r>
        <w:rPr>
          <w:rFonts w:hint="eastAsia"/>
          <w:lang w:eastAsia="ko-KR"/>
        </w:rPr>
        <w:t>체결됨</w:t>
      </w:r>
      <w:r>
        <w:rPr>
          <w:rFonts w:hint="eastAsia"/>
          <w:lang w:eastAsia="ko-KR"/>
        </w:rPr>
        <w:t>.</w:t>
      </w:r>
    </w:p>
  </w:footnote>
  <w:footnote w:id="42">
    <w:p w14:paraId="30A6E803" w14:textId="77777777" w:rsidR="003E28D6" w:rsidRPr="007A6FC8" w:rsidRDefault="003E28D6" w:rsidP="00E97D90">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2021. 5. 28.</w:t>
      </w:r>
      <w:r w:rsidRPr="007A6FC8">
        <w:rPr>
          <w:rFonts w:ascii="Times" w:eastAsia="바탕체" w:hAnsi="Times" w:cs="Times"/>
        </w:rPr>
        <w:t>자</w:t>
      </w:r>
      <w:r w:rsidRPr="007A6FC8">
        <w:rPr>
          <w:rFonts w:ascii="Times" w:eastAsia="바탕체" w:hAnsi="Times" w:cs="Times"/>
        </w:rPr>
        <w:t xml:space="preserve"> </w:t>
      </w:r>
      <w:r w:rsidRPr="007A6FC8">
        <w:rPr>
          <w:rFonts w:ascii="Times" w:eastAsia="바탕체" w:hAnsi="Times" w:cs="Times"/>
        </w:rPr>
        <w:t>최초</w:t>
      </w:r>
      <w:r w:rsidRPr="007A6FC8">
        <w:rPr>
          <w:rFonts w:ascii="Times" w:eastAsia="바탕체" w:hAnsi="Times" w:cs="Times"/>
        </w:rPr>
        <w:t xml:space="preserve"> </w:t>
      </w:r>
      <w:r w:rsidRPr="007A6FC8">
        <w:rPr>
          <w:rFonts w:ascii="Times" w:eastAsia="바탕체" w:hAnsi="Times" w:cs="Times"/>
        </w:rPr>
        <w:t>임대차계약</w:t>
      </w:r>
      <w:r w:rsidRPr="007A6FC8">
        <w:rPr>
          <w:rFonts w:ascii="Times" w:eastAsia="바탕체" w:hAnsi="Times" w:cs="Times"/>
        </w:rPr>
        <w:t xml:space="preserve"> </w:t>
      </w:r>
      <w:r w:rsidRPr="007A6FC8">
        <w:rPr>
          <w:rFonts w:ascii="Times" w:eastAsia="바탕체" w:hAnsi="Times" w:cs="Times"/>
        </w:rPr>
        <w:t>당시에는</w:t>
      </w:r>
      <w:r w:rsidRPr="007A6FC8">
        <w:rPr>
          <w:rFonts w:ascii="Times" w:eastAsia="바탕체" w:hAnsi="Times" w:cs="Times"/>
        </w:rPr>
        <w:t xml:space="preserve"> </w:t>
      </w:r>
      <w:r w:rsidRPr="007A6FC8">
        <w:rPr>
          <w:rFonts w:ascii="Times" w:eastAsia="바탕체" w:hAnsi="Times" w:cs="Times"/>
        </w:rPr>
        <w:t>포함되어</w:t>
      </w:r>
      <w:r w:rsidRPr="007A6FC8">
        <w:rPr>
          <w:rFonts w:ascii="Times" w:eastAsia="바탕체" w:hAnsi="Times" w:cs="Times"/>
        </w:rPr>
        <w:t xml:space="preserve"> </w:t>
      </w:r>
      <w:r w:rsidRPr="007A6FC8">
        <w:rPr>
          <w:rFonts w:ascii="Times" w:eastAsia="바탕체" w:hAnsi="Times" w:cs="Times"/>
        </w:rPr>
        <w:t>있지</w:t>
      </w:r>
      <w:r w:rsidRPr="007A6FC8">
        <w:rPr>
          <w:rFonts w:ascii="Times" w:eastAsia="바탕체" w:hAnsi="Times" w:cs="Times"/>
        </w:rPr>
        <w:t xml:space="preserve"> </w:t>
      </w:r>
      <w:r w:rsidRPr="007A6FC8">
        <w:rPr>
          <w:rFonts w:ascii="Times" w:eastAsia="바탕체" w:hAnsi="Times" w:cs="Times"/>
        </w:rPr>
        <w:t>않았으나</w:t>
      </w:r>
      <w:r w:rsidRPr="007A6FC8">
        <w:rPr>
          <w:rFonts w:ascii="Times" w:eastAsia="바탕체" w:hAnsi="Times" w:cs="Times"/>
        </w:rPr>
        <w:t>, 2022. 1. 12.</w:t>
      </w:r>
      <w:r w:rsidRPr="007A6FC8">
        <w:rPr>
          <w:rFonts w:ascii="Times" w:eastAsia="바탕체" w:hAnsi="Times" w:cs="Times"/>
        </w:rPr>
        <w:t>자</w:t>
      </w:r>
      <w:r w:rsidRPr="007A6FC8">
        <w:rPr>
          <w:rFonts w:ascii="Times" w:eastAsia="바탕체" w:hAnsi="Times" w:cs="Times"/>
        </w:rPr>
        <w:t xml:space="preserve"> </w:t>
      </w:r>
      <w:r w:rsidRPr="007A6FC8">
        <w:rPr>
          <w:rFonts w:ascii="Times" w:eastAsia="바탕체" w:hAnsi="Times" w:cs="Times"/>
        </w:rPr>
        <w:t>변경계약에</w:t>
      </w:r>
      <w:r w:rsidRPr="007A6FC8">
        <w:rPr>
          <w:rFonts w:ascii="Times" w:eastAsia="바탕체" w:hAnsi="Times" w:cs="Times"/>
        </w:rPr>
        <w:t xml:space="preserve"> </w:t>
      </w:r>
      <w:r w:rsidRPr="007A6FC8">
        <w:rPr>
          <w:rFonts w:ascii="Times" w:eastAsia="바탕체" w:hAnsi="Times" w:cs="Times"/>
        </w:rPr>
        <w:t>따라</w:t>
      </w:r>
      <w:r w:rsidRPr="007A6FC8">
        <w:rPr>
          <w:rFonts w:ascii="Times" w:eastAsia="바탕체" w:hAnsi="Times" w:cs="Times"/>
        </w:rPr>
        <w:t xml:space="preserve"> </w:t>
      </w:r>
      <w:r w:rsidRPr="007A6FC8">
        <w:rPr>
          <w:rFonts w:ascii="Times" w:eastAsia="바탕체" w:hAnsi="Times" w:cs="Times"/>
        </w:rPr>
        <w:t>임대차목적물에</w:t>
      </w:r>
      <w:r w:rsidRPr="007A6FC8">
        <w:rPr>
          <w:rFonts w:ascii="Times" w:eastAsia="바탕체" w:hAnsi="Times" w:cs="Times"/>
        </w:rPr>
        <w:t xml:space="preserve"> </w:t>
      </w:r>
      <w:r w:rsidRPr="007A6FC8">
        <w:rPr>
          <w:rFonts w:ascii="Times" w:eastAsia="바탕체" w:hAnsi="Times" w:cs="Times"/>
        </w:rPr>
        <w:t>포함되어</w:t>
      </w:r>
      <w:r w:rsidRPr="007A6FC8">
        <w:rPr>
          <w:rFonts w:ascii="Times" w:eastAsia="바탕체" w:hAnsi="Times" w:cs="Times"/>
        </w:rPr>
        <w:t xml:space="preserve"> </w:t>
      </w:r>
      <w:r w:rsidRPr="007A6FC8">
        <w:rPr>
          <w:rFonts w:ascii="Times" w:eastAsia="바탕체" w:hAnsi="Times" w:cs="Times"/>
        </w:rPr>
        <w:t>㈜웅진씽크빅이</w:t>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건물</w:t>
      </w:r>
      <w:r w:rsidRPr="007A6FC8">
        <w:rPr>
          <w:rFonts w:ascii="Times" w:eastAsia="바탕체" w:hAnsi="Times" w:cs="Times"/>
        </w:rPr>
        <w:t xml:space="preserve"> 2</w:t>
      </w:r>
      <w:r w:rsidRPr="007A6FC8">
        <w:rPr>
          <w:rFonts w:ascii="Times" w:eastAsia="바탕체" w:hAnsi="Times" w:cs="Times"/>
        </w:rPr>
        <w:t>층</w:t>
      </w:r>
      <w:r w:rsidRPr="007A6FC8">
        <w:rPr>
          <w:rFonts w:ascii="Times" w:eastAsia="바탕체" w:hAnsi="Times" w:cs="Times"/>
        </w:rPr>
        <w:t xml:space="preserve"> </w:t>
      </w:r>
      <w:r w:rsidRPr="007A6FC8">
        <w:rPr>
          <w:rFonts w:ascii="Times" w:eastAsia="바탕체" w:hAnsi="Times" w:cs="Times"/>
        </w:rPr>
        <w:t>전체를</w:t>
      </w:r>
      <w:r w:rsidRPr="007A6FC8">
        <w:rPr>
          <w:rFonts w:ascii="Times" w:eastAsia="바탕체" w:hAnsi="Times" w:cs="Times"/>
        </w:rPr>
        <w:t xml:space="preserve"> </w:t>
      </w:r>
      <w:r w:rsidRPr="007A6FC8">
        <w:rPr>
          <w:rFonts w:ascii="Times" w:eastAsia="바탕체" w:hAnsi="Times" w:cs="Times"/>
        </w:rPr>
        <w:t>사용하고</w:t>
      </w:r>
      <w:r w:rsidRPr="007A6FC8">
        <w:rPr>
          <w:rFonts w:ascii="Times" w:eastAsia="바탕체" w:hAnsi="Times" w:cs="Times"/>
        </w:rPr>
        <w:t xml:space="preserve"> </w:t>
      </w:r>
      <w:r w:rsidRPr="007A6FC8">
        <w:rPr>
          <w:rFonts w:ascii="Times" w:eastAsia="바탕체" w:hAnsi="Times" w:cs="Times"/>
        </w:rPr>
        <w:t>있음</w:t>
      </w:r>
      <w:r w:rsidRPr="007A6FC8">
        <w:rPr>
          <w:rFonts w:ascii="Times" w:eastAsia="바탕체" w:hAnsi="Times" w:cs="Times"/>
        </w:rPr>
        <w:t>.</w:t>
      </w:r>
    </w:p>
  </w:footnote>
  <w:footnote w:id="43">
    <w:p w14:paraId="3C26B19F" w14:textId="04C8FCEA" w:rsidR="003E28D6" w:rsidRPr="006F1BA3" w:rsidRDefault="003E28D6">
      <w:pPr>
        <w:pStyle w:val="af"/>
        <w:rPr>
          <w:lang w:eastAsia="ko-KR"/>
        </w:rPr>
      </w:pPr>
      <w:r>
        <w:rPr>
          <w:rStyle w:val="ae"/>
        </w:rPr>
        <w:footnoteRef/>
      </w:r>
      <w:r>
        <w:t xml:space="preserve"> </w:t>
      </w:r>
      <w:r>
        <w:rPr>
          <w:lang w:eastAsia="ko-KR"/>
        </w:rPr>
        <w:t xml:space="preserve">2022. 5. 31. </w:t>
      </w:r>
      <w:r>
        <w:rPr>
          <w:rFonts w:hint="eastAsia"/>
          <w:lang w:eastAsia="ko-KR"/>
        </w:rPr>
        <w:t>임대차목적물에</w:t>
      </w:r>
      <w:r>
        <w:rPr>
          <w:rFonts w:hint="eastAsia"/>
          <w:lang w:eastAsia="ko-KR"/>
        </w:rPr>
        <w:t xml:space="preserve"> </w:t>
      </w:r>
      <w:r>
        <w:rPr>
          <w:lang w:eastAsia="ko-KR"/>
        </w:rPr>
        <w:t>1602</w:t>
      </w:r>
      <w:r>
        <w:rPr>
          <w:rFonts w:hint="eastAsia"/>
          <w:lang w:eastAsia="ko-KR"/>
        </w:rPr>
        <w:t>호를</w:t>
      </w:r>
      <w:r>
        <w:rPr>
          <w:rFonts w:hint="eastAsia"/>
          <w:lang w:eastAsia="ko-KR"/>
        </w:rPr>
        <w:t xml:space="preserve"> </w:t>
      </w:r>
      <w:r>
        <w:rPr>
          <w:rFonts w:hint="eastAsia"/>
          <w:lang w:eastAsia="ko-KR"/>
        </w:rPr>
        <w:t>추가하고</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따른</w:t>
      </w:r>
      <w:r>
        <w:rPr>
          <w:rFonts w:hint="eastAsia"/>
          <w:lang w:eastAsia="ko-KR"/>
        </w:rPr>
        <w:t xml:space="preserve"> </w:t>
      </w:r>
      <w:r>
        <w:rPr>
          <w:rFonts w:hint="eastAsia"/>
          <w:lang w:eastAsia="ko-KR"/>
        </w:rPr>
        <w:t>임대차보증금</w:t>
      </w:r>
      <w:r>
        <w:rPr>
          <w:rFonts w:hint="eastAsia"/>
          <w:lang w:eastAsia="ko-KR"/>
        </w:rPr>
        <w:t>,</w:t>
      </w:r>
      <w:r>
        <w:rPr>
          <w:lang w:eastAsia="ko-KR"/>
        </w:rPr>
        <w:t xml:space="preserve"> </w:t>
      </w:r>
      <w:r>
        <w:rPr>
          <w:rFonts w:hint="eastAsia"/>
          <w:lang w:eastAsia="ko-KR"/>
        </w:rPr>
        <w:t>차임</w:t>
      </w:r>
      <w:r>
        <w:rPr>
          <w:rFonts w:hint="eastAsia"/>
          <w:lang w:eastAsia="ko-KR"/>
        </w:rPr>
        <w:t>,</w:t>
      </w:r>
      <w:r>
        <w:rPr>
          <w:lang w:eastAsia="ko-KR"/>
        </w:rPr>
        <w:t xml:space="preserve"> </w:t>
      </w:r>
      <w:r>
        <w:rPr>
          <w:rFonts w:hint="eastAsia"/>
          <w:lang w:eastAsia="ko-KR"/>
        </w:rPr>
        <w:t>관리비</w:t>
      </w:r>
      <w:r>
        <w:rPr>
          <w:rFonts w:hint="eastAsia"/>
          <w:lang w:eastAsia="ko-KR"/>
        </w:rPr>
        <w:t xml:space="preserve"> </w:t>
      </w:r>
      <w:r>
        <w:rPr>
          <w:rFonts w:hint="eastAsia"/>
          <w:lang w:eastAsia="ko-KR"/>
        </w:rPr>
        <w:t>등의</w:t>
      </w:r>
      <w:r>
        <w:rPr>
          <w:rFonts w:hint="eastAsia"/>
          <w:lang w:eastAsia="ko-KR"/>
        </w:rPr>
        <w:t xml:space="preserve"> </w:t>
      </w:r>
      <w:r>
        <w:rPr>
          <w:rFonts w:hint="eastAsia"/>
          <w:lang w:eastAsia="ko-KR"/>
        </w:rPr>
        <w:t>변경을</w:t>
      </w:r>
      <w:r>
        <w:rPr>
          <w:rFonts w:hint="eastAsia"/>
          <w:lang w:eastAsia="ko-KR"/>
        </w:rPr>
        <w:t xml:space="preserve"> </w:t>
      </w:r>
      <w:r>
        <w:rPr>
          <w:rFonts w:hint="eastAsia"/>
          <w:lang w:eastAsia="ko-KR"/>
        </w:rPr>
        <w:t>내용으로</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변경계약이</w:t>
      </w:r>
      <w:r>
        <w:rPr>
          <w:rFonts w:hint="eastAsia"/>
          <w:lang w:eastAsia="ko-KR"/>
        </w:rPr>
        <w:t xml:space="preserve"> </w:t>
      </w:r>
      <w:r>
        <w:rPr>
          <w:rFonts w:hint="eastAsia"/>
          <w:lang w:eastAsia="ko-KR"/>
        </w:rPr>
        <w:t>체결됨</w:t>
      </w:r>
      <w:r>
        <w:rPr>
          <w:rFonts w:hint="eastAsia"/>
          <w:lang w:eastAsia="ko-KR"/>
        </w:rPr>
        <w:t>.</w:t>
      </w:r>
    </w:p>
  </w:footnote>
  <w:footnote w:id="44">
    <w:p w14:paraId="0E1F9515" w14:textId="77777777" w:rsidR="003E28D6" w:rsidRPr="007A6FC8" w:rsidRDefault="003E28D6" w:rsidP="00E97D90">
      <w:pPr>
        <w:pStyle w:val="af"/>
        <w:contextualSpacing/>
        <w:rPr>
          <w:rFonts w:ascii="Times" w:eastAsia="바탕체" w:hAnsi="Times" w:cs="Times"/>
        </w:rPr>
      </w:pPr>
      <w:r w:rsidRPr="007A6FC8">
        <w:rPr>
          <w:rStyle w:val="ae"/>
          <w:rFonts w:ascii="Times" w:eastAsia="바탕체" w:hAnsi="Times" w:cs="Times"/>
        </w:rPr>
        <w:footnoteRef/>
      </w:r>
      <w:r w:rsidRPr="007A6FC8">
        <w:rPr>
          <w:rFonts w:ascii="Times" w:eastAsia="바탕체" w:hAnsi="Times" w:cs="Times"/>
        </w:rPr>
        <w:t xml:space="preserve"> </w:t>
      </w:r>
      <w:r w:rsidRPr="007A6FC8">
        <w:rPr>
          <w:rFonts w:ascii="Times" w:eastAsia="바탕체" w:hAnsi="Times" w:cs="Times"/>
        </w:rPr>
        <w:t>2021. 5. 28.</w:t>
      </w:r>
      <w:r w:rsidRPr="007A6FC8">
        <w:rPr>
          <w:rFonts w:ascii="Times" w:eastAsia="바탕체" w:hAnsi="Times" w:cs="Times"/>
        </w:rPr>
        <w:t>자</w:t>
      </w:r>
      <w:r w:rsidRPr="007A6FC8">
        <w:rPr>
          <w:rFonts w:ascii="Times" w:eastAsia="바탕체" w:hAnsi="Times" w:cs="Times"/>
        </w:rPr>
        <w:t xml:space="preserve"> </w:t>
      </w:r>
      <w:r w:rsidRPr="007A6FC8">
        <w:rPr>
          <w:rFonts w:ascii="Times" w:eastAsia="바탕체" w:hAnsi="Times" w:cs="Times"/>
        </w:rPr>
        <w:t>최초</w:t>
      </w:r>
      <w:r w:rsidRPr="007A6FC8">
        <w:rPr>
          <w:rFonts w:ascii="Times" w:eastAsia="바탕체" w:hAnsi="Times" w:cs="Times"/>
        </w:rPr>
        <w:t xml:space="preserve"> </w:t>
      </w:r>
      <w:r w:rsidRPr="007A6FC8">
        <w:rPr>
          <w:rFonts w:ascii="Times" w:eastAsia="바탕체" w:hAnsi="Times" w:cs="Times"/>
        </w:rPr>
        <w:t>임대차계약</w:t>
      </w:r>
      <w:r w:rsidRPr="007A6FC8">
        <w:rPr>
          <w:rFonts w:ascii="Times" w:eastAsia="바탕체" w:hAnsi="Times" w:cs="Times"/>
        </w:rPr>
        <w:t xml:space="preserve"> </w:t>
      </w:r>
      <w:r w:rsidRPr="007A6FC8">
        <w:rPr>
          <w:rFonts w:ascii="Times" w:eastAsia="바탕체" w:hAnsi="Times" w:cs="Times"/>
        </w:rPr>
        <w:t>당시에는</w:t>
      </w:r>
      <w:r w:rsidRPr="007A6FC8">
        <w:rPr>
          <w:rFonts w:ascii="Times" w:eastAsia="바탕체" w:hAnsi="Times" w:cs="Times"/>
        </w:rPr>
        <w:t xml:space="preserve"> </w:t>
      </w:r>
      <w:r w:rsidRPr="007A6FC8">
        <w:rPr>
          <w:rFonts w:ascii="Times" w:eastAsia="바탕체" w:hAnsi="Times" w:cs="Times"/>
        </w:rPr>
        <w:t>포함되어</w:t>
      </w:r>
      <w:r w:rsidRPr="007A6FC8">
        <w:rPr>
          <w:rFonts w:ascii="Times" w:eastAsia="바탕체" w:hAnsi="Times" w:cs="Times"/>
        </w:rPr>
        <w:t xml:space="preserve"> </w:t>
      </w:r>
      <w:r w:rsidRPr="007A6FC8">
        <w:rPr>
          <w:rFonts w:ascii="Times" w:eastAsia="바탕체" w:hAnsi="Times" w:cs="Times"/>
        </w:rPr>
        <w:t>있지</w:t>
      </w:r>
      <w:r w:rsidRPr="007A6FC8">
        <w:rPr>
          <w:rFonts w:ascii="Times" w:eastAsia="바탕체" w:hAnsi="Times" w:cs="Times"/>
        </w:rPr>
        <w:t xml:space="preserve"> </w:t>
      </w:r>
      <w:r w:rsidRPr="007A6FC8">
        <w:rPr>
          <w:rFonts w:ascii="Times" w:eastAsia="바탕체" w:hAnsi="Times" w:cs="Times"/>
        </w:rPr>
        <w:t>않았으나</w:t>
      </w:r>
      <w:r w:rsidRPr="007A6FC8">
        <w:rPr>
          <w:rFonts w:ascii="Times" w:eastAsia="바탕체" w:hAnsi="Times" w:cs="Times"/>
        </w:rPr>
        <w:t>, 2022. 5. 31.</w:t>
      </w:r>
      <w:r w:rsidRPr="007A6FC8">
        <w:rPr>
          <w:rFonts w:ascii="Times" w:eastAsia="바탕체" w:hAnsi="Times" w:cs="Times"/>
        </w:rPr>
        <w:t>자</w:t>
      </w:r>
      <w:r w:rsidRPr="007A6FC8">
        <w:rPr>
          <w:rFonts w:ascii="Times" w:eastAsia="바탕체" w:hAnsi="Times" w:cs="Times"/>
        </w:rPr>
        <w:t xml:space="preserve"> </w:t>
      </w:r>
      <w:r w:rsidRPr="007A6FC8">
        <w:rPr>
          <w:rFonts w:ascii="Times" w:eastAsia="바탕체" w:hAnsi="Times" w:cs="Times"/>
        </w:rPr>
        <w:t>변경계약에</w:t>
      </w:r>
      <w:r w:rsidRPr="007A6FC8">
        <w:rPr>
          <w:rFonts w:ascii="Times" w:eastAsia="바탕체" w:hAnsi="Times" w:cs="Times"/>
        </w:rPr>
        <w:t xml:space="preserve"> </w:t>
      </w:r>
      <w:r w:rsidRPr="007A6FC8">
        <w:rPr>
          <w:rFonts w:ascii="Times" w:eastAsia="바탕체" w:hAnsi="Times" w:cs="Times"/>
        </w:rPr>
        <w:t>따라</w:t>
      </w:r>
      <w:r w:rsidRPr="007A6FC8">
        <w:rPr>
          <w:rFonts w:ascii="Times" w:eastAsia="바탕체" w:hAnsi="Times" w:cs="Times"/>
        </w:rPr>
        <w:t xml:space="preserve"> </w:t>
      </w:r>
      <w:r w:rsidRPr="007A6FC8">
        <w:rPr>
          <w:rFonts w:ascii="Times" w:eastAsia="바탕체" w:hAnsi="Times" w:cs="Times"/>
        </w:rPr>
        <w:t>임대차목적물에</w:t>
      </w:r>
      <w:r w:rsidRPr="007A6FC8">
        <w:rPr>
          <w:rFonts w:ascii="Times" w:eastAsia="바탕체" w:hAnsi="Times" w:cs="Times"/>
        </w:rPr>
        <w:t xml:space="preserve"> </w:t>
      </w:r>
      <w:r w:rsidRPr="007A6FC8">
        <w:rPr>
          <w:rFonts w:ascii="Times" w:eastAsia="바탕체" w:hAnsi="Times" w:cs="Times"/>
        </w:rPr>
        <w:t>포함되어</w:t>
      </w:r>
      <w:r w:rsidRPr="007A6FC8">
        <w:rPr>
          <w:rFonts w:ascii="Times" w:eastAsia="바탕체" w:hAnsi="Times" w:cs="Times"/>
        </w:rPr>
        <w:t xml:space="preserve"> </w:t>
      </w:r>
      <w:r w:rsidRPr="007A6FC8">
        <w:rPr>
          <w:rFonts w:ascii="Times" w:eastAsia="바탕체" w:hAnsi="Times" w:cs="Times"/>
        </w:rPr>
        <w:t>㈜웅진이</w:t>
      </w:r>
      <w:r w:rsidRPr="007A6FC8">
        <w:rPr>
          <w:rFonts w:ascii="Times" w:eastAsia="바탕체" w:hAnsi="Times" w:cs="Times"/>
        </w:rPr>
        <w:t xml:space="preserve"> </w:t>
      </w:r>
      <w:r w:rsidRPr="007A6FC8">
        <w:rPr>
          <w:rFonts w:ascii="Times" w:eastAsia="바탕체" w:hAnsi="Times" w:cs="Times"/>
        </w:rPr>
        <w:t>본건</w:t>
      </w:r>
      <w:r w:rsidRPr="007A6FC8">
        <w:rPr>
          <w:rFonts w:ascii="Times" w:eastAsia="바탕체" w:hAnsi="Times" w:cs="Times"/>
        </w:rPr>
        <w:t xml:space="preserve"> </w:t>
      </w:r>
      <w:r w:rsidRPr="007A6FC8">
        <w:rPr>
          <w:rFonts w:ascii="Times" w:eastAsia="바탕체" w:hAnsi="Times" w:cs="Times"/>
        </w:rPr>
        <w:t>건물</w:t>
      </w:r>
      <w:r w:rsidRPr="007A6FC8">
        <w:rPr>
          <w:rFonts w:ascii="Times" w:eastAsia="바탕체" w:hAnsi="Times" w:cs="Times"/>
        </w:rPr>
        <w:t xml:space="preserve"> 16</w:t>
      </w:r>
      <w:r w:rsidRPr="007A6FC8">
        <w:rPr>
          <w:rFonts w:ascii="Times" w:eastAsia="바탕체" w:hAnsi="Times" w:cs="Times"/>
        </w:rPr>
        <w:t>층</w:t>
      </w:r>
      <w:r w:rsidRPr="007A6FC8">
        <w:rPr>
          <w:rFonts w:ascii="Times" w:eastAsia="바탕체" w:hAnsi="Times" w:cs="Times"/>
        </w:rPr>
        <w:t xml:space="preserve"> </w:t>
      </w:r>
      <w:r w:rsidRPr="007A6FC8">
        <w:rPr>
          <w:rFonts w:ascii="Times" w:eastAsia="바탕체" w:hAnsi="Times" w:cs="Times"/>
        </w:rPr>
        <w:t>중</w:t>
      </w:r>
      <w:r w:rsidRPr="007A6FC8">
        <w:rPr>
          <w:rFonts w:ascii="Times" w:eastAsia="바탕체" w:hAnsi="Times" w:cs="Times"/>
        </w:rPr>
        <w:t xml:space="preserve"> 1602</w:t>
      </w:r>
      <w:r w:rsidRPr="007A6FC8">
        <w:rPr>
          <w:rFonts w:ascii="Times" w:eastAsia="바탕체" w:hAnsi="Times" w:cs="Times"/>
        </w:rPr>
        <w:t>호</w:t>
      </w:r>
      <w:r w:rsidRPr="007A6FC8">
        <w:rPr>
          <w:rFonts w:ascii="Times" w:eastAsia="바탕체" w:hAnsi="Times" w:cs="Times"/>
        </w:rPr>
        <w:t>(</w:t>
      </w:r>
      <w:r w:rsidRPr="007A6FC8">
        <w:rPr>
          <w:rFonts w:ascii="Times" w:eastAsia="바탕체" w:hAnsi="Times" w:cs="Times"/>
        </w:rPr>
        <w:t>임대면적</w:t>
      </w:r>
      <w:r w:rsidRPr="007A6FC8">
        <w:rPr>
          <w:rFonts w:ascii="Times" w:eastAsia="바탕체" w:hAnsi="Times" w:cs="Times"/>
        </w:rPr>
        <w:t xml:space="preserve"> 1,390.10m</w:t>
      </w:r>
      <w:r w:rsidRPr="007A6FC8">
        <w:rPr>
          <w:rFonts w:ascii="Times" w:eastAsia="바탕체" w:hAnsi="Times" w:cs="Times"/>
          <w:vertAlign w:val="superscript"/>
        </w:rPr>
        <w:t>2</w:t>
      </w:r>
      <w:r w:rsidRPr="007A6FC8">
        <w:rPr>
          <w:rFonts w:ascii="Times" w:eastAsia="바탕체" w:hAnsi="Times" w:cs="Times"/>
        </w:rPr>
        <w:t xml:space="preserve">, </w:t>
      </w:r>
      <w:r w:rsidRPr="007A6FC8">
        <w:rPr>
          <w:rFonts w:ascii="Times" w:eastAsia="바탕체" w:hAnsi="Times" w:cs="Times"/>
        </w:rPr>
        <w:t>전유면적</w:t>
      </w:r>
      <w:r w:rsidRPr="007A6FC8">
        <w:rPr>
          <w:rFonts w:ascii="Times" w:eastAsia="바탕체" w:hAnsi="Times" w:cs="Times"/>
        </w:rPr>
        <w:t xml:space="preserve"> 678.16m</w:t>
      </w:r>
      <w:r w:rsidRPr="007A6FC8">
        <w:rPr>
          <w:rFonts w:ascii="Times" w:eastAsia="바탕체" w:hAnsi="Times" w:cs="Times"/>
          <w:vertAlign w:val="superscript"/>
        </w:rPr>
        <w:t>2</w:t>
      </w:r>
      <w:r w:rsidRPr="007A6FC8">
        <w:rPr>
          <w:rFonts w:ascii="Times" w:eastAsia="바탕체" w:hAnsi="Times" w:cs="Times"/>
        </w:rPr>
        <w:t>)</w:t>
      </w:r>
      <w:r w:rsidRPr="007A6FC8">
        <w:rPr>
          <w:rFonts w:ascii="Times" w:eastAsia="바탕체" w:hAnsi="Times" w:cs="Times"/>
        </w:rPr>
        <w:t>를</w:t>
      </w:r>
      <w:r w:rsidRPr="007A6FC8">
        <w:rPr>
          <w:rFonts w:ascii="Times" w:eastAsia="바탕체" w:hAnsi="Times" w:cs="Times"/>
        </w:rPr>
        <w:t xml:space="preserve"> </w:t>
      </w:r>
      <w:r w:rsidRPr="007A6FC8">
        <w:rPr>
          <w:rFonts w:ascii="Times" w:eastAsia="바탕체" w:hAnsi="Times" w:cs="Times"/>
        </w:rPr>
        <w:t>사용하게</w:t>
      </w:r>
      <w:r w:rsidRPr="007A6FC8">
        <w:rPr>
          <w:rFonts w:ascii="Times" w:eastAsia="바탕체" w:hAnsi="Times" w:cs="Times"/>
        </w:rPr>
        <w:t xml:space="preserve"> </w:t>
      </w:r>
      <w:r w:rsidRPr="007A6FC8">
        <w:rPr>
          <w:rFonts w:ascii="Times" w:eastAsia="바탕체" w:hAnsi="Times" w:cs="Times"/>
        </w:rPr>
        <w:t>되었음</w:t>
      </w:r>
      <w:r w:rsidRPr="007A6FC8">
        <w:rPr>
          <w:rFonts w:ascii="Times" w:eastAsia="바탕체" w:hAnsi="Times" w:cs="Times"/>
        </w:rPr>
        <w:t>.</w:t>
      </w:r>
    </w:p>
  </w:footnote>
  <w:footnote w:id="45">
    <w:p w14:paraId="03004F7A" w14:textId="65EF9867" w:rsidR="003E28D6" w:rsidRPr="00C82AF7" w:rsidRDefault="003E28D6">
      <w:pPr>
        <w:pStyle w:val="af"/>
        <w:rPr>
          <w:lang w:eastAsia="ko-KR"/>
        </w:rPr>
      </w:pPr>
      <w:r w:rsidRPr="00C82AF7">
        <w:rPr>
          <w:rStyle w:val="ae"/>
        </w:rPr>
        <w:footnoteRef/>
      </w:r>
      <w:r w:rsidRPr="00C82AF7">
        <w:t xml:space="preserve"> </w:t>
      </w:r>
      <w:r w:rsidRPr="00C82AF7">
        <w:rPr>
          <w:rFonts w:hint="eastAsia"/>
          <w:lang w:eastAsia="ko-KR"/>
        </w:rPr>
        <w:t xml:space="preserve">2021. </w:t>
      </w:r>
      <w:r w:rsidRPr="00C82AF7">
        <w:rPr>
          <w:lang w:eastAsia="ko-KR"/>
        </w:rPr>
        <w:t>8. 23.</w:t>
      </w:r>
      <w:r w:rsidRPr="00C82AF7">
        <w:rPr>
          <w:rFonts w:hint="eastAsia"/>
          <w:lang w:eastAsia="ko-KR"/>
        </w:rPr>
        <w:t>자</w:t>
      </w:r>
      <w:r w:rsidRPr="00C82AF7">
        <w:rPr>
          <w:rFonts w:hint="eastAsia"/>
          <w:lang w:eastAsia="ko-KR"/>
        </w:rPr>
        <w:t xml:space="preserve"> </w:t>
      </w:r>
      <w:r w:rsidRPr="00C82AF7">
        <w:rPr>
          <w:rFonts w:hint="eastAsia"/>
          <w:lang w:eastAsia="ko-KR"/>
        </w:rPr>
        <w:t>임대차계약에</w:t>
      </w:r>
      <w:r w:rsidRPr="00C82AF7">
        <w:rPr>
          <w:rFonts w:hint="eastAsia"/>
          <w:lang w:eastAsia="ko-KR"/>
        </w:rPr>
        <w:t xml:space="preserve"> </w:t>
      </w:r>
      <w:r w:rsidRPr="00C82AF7">
        <w:rPr>
          <w:rFonts w:hint="eastAsia"/>
          <w:lang w:eastAsia="ko-KR"/>
        </w:rPr>
        <w:t>따른</w:t>
      </w:r>
      <w:r w:rsidRPr="00C82AF7">
        <w:rPr>
          <w:rFonts w:hint="eastAsia"/>
          <w:lang w:eastAsia="ko-KR"/>
        </w:rPr>
        <w:t xml:space="preserve"> </w:t>
      </w:r>
      <w:r w:rsidRPr="00C82AF7">
        <w:rPr>
          <w:rFonts w:hint="eastAsia"/>
          <w:lang w:eastAsia="ko-KR"/>
        </w:rPr>
        <w:t>임대차계약기간</w:t>
      </w:r>
      <w:r w:rsidRPr="00C82AF7">
        <w:rPr>
          <w:rFonts w:hint="eastAsia"/>
          <w:lang w:eastAsia="ko-KR"/>
        </w:rPr>
        <w:t xml:space="preserve"> </w:t>
      </w:r>
      <w:r w:rsidRPr="00C82AF7">
        <w:rPr>
          <w:rFonts w:hint="eastAsia"/>
          <w:lang w:eastAsia="ko-KR"/>
        </w:rPr>
        <w:t>만료일</w:t>
      </w:r>
      <w:r w:rsidRPr="00C82AF7">
        <w:rPr>
          <w:rFonts w:hint="eastAsia"/>
          <w:lang w:eastAsia="ko-KR"/>
        </w:rPr>
        <w:t xml:space="preserve"> </w:t>
      </w:r>
      <w:r w:rsidRPr="00C82AF7">
        <w:rPr>
          <w:rFonts w:hint="eastAsia"/>
          <w:lang w:eastAsia="ko-KR"/>
        </w:rPr>
        <w:t>다음</w:t>
      </w:r>
      <w:r w:rsidRPr="00C82AF7">
        <w:rPr>
          <w:rFonts w:hint="eastAsia"/>
          <w:lang w:eastAsia="ko-KR"/>
        </w:rPr>
        <w:t xml:space="preserve"> </w:t>
      </w:r>
      <w:r w:rsidRPr="00C82AF7">
        <w:rPr>
          <w:rFonts w:hint="eastAsia"/>
          <w:lang w:eastAsia="ko-KR"/>
        </w:rPr>
        <w:t>날부터</w:t>
      </w:r>
      <w:r w:rsidRPr="00C82AF7">
        <w:rPr>
          <w:rFonts w:hint="eastAsia"/>
          <w:lang w:eastAsia="ko-KR"/>
        </w:rPr>
        <w:t xml:space="preserve"> </w:t>
      </w:r>
      <w:r w:rsidRPr="00C82AF7">
        <w:rPr>
          <w:lang w:eastAsia="ko-KR"/>
        </w:rPr>
        <w:t>1</w:t>
      </w:r>
      <w:r w:rsidRPr="00C82AF7">
        <w:rPr>
          <w:rFonts w:hint="eastAsia"/>
          <w:lang w:eastAsia="ko-KR"/>
        </w:rPr>
        <w:t>개월을</w:t>
      </w:r>
      <w:r w:rsidRPr="00C82AF7">
        <w:rPr>
          <w:rFonts w:hint="eastAsia"/>
          <w:lang w:eastAsia="ko-KR"/>
        </w:rPr>
        <w:t xml:space="preserve"> </w:t>
      </w:r>
      <w:r w:rsidRPr="00C82AF7">
        <w:rPr>
          <w:rFonts w:hint="eastAsia"/>
          <w:lang w:eastAsia="ko-KR"/>
        </w:rPr>
        <w:t>인테리어</w:t>
      </w:r>
      <w:r w:rsidRPr="00C82AF7">
        <w:rPr>
          <w:rFonts w:hint="eastAsia"/>
          <w:lang w:eastAsia="ko-KR"/>
        </w:rPr>
        <w:t xml:space="preserve"> </w:t>
      </w:r>
      <w:r w:rsidRPr="00C82AF7">
        <w:rPr>
          <w:rFonts w:hint="eastAsia"/>
          <w:lang w:eastAsia="ko-KR"/>
        </w:rPr>
        <w:t>공사기간으로</w:t>
      </w:r>
      <w:r w:rsidRPr="00C82AF7">
        <w:rPr>
          <w:rFonts w:hint="eastAsia"/>
          <w:lang w:eastAsia="ko-KR"/>
        </w:rPr>
        <w:t xml:space="preserve"> </w:t>
      </w:r>
      <w:r w:rsidRPr="00C82AF7">
        <w:rPr>
          <w:rFonts w:hint="eastAsia"/>
          <w:lang w:eastAsia="ko-KR"/>
        </w:rPr>
        <w:t>하고</w:t>
      </w:r>
      <w:r w:rsidRPr="00C82AF7">
        <w:rPr>
          <w:rFonts w:hint="eastAsia"/>
          <w:lang w:eastAsia="ko-KR"/>
        </w:rPr>
        <w:t xml:space="preserve"> </w:t>
      </w:r>
      <w:r w:rsidRPr="00C82AF7">
        <w:rPr>
          <w:rFonts w:hint="eastAsia"/>
          <w:lang w:eastAsia="ko-KR"/>
        </w:rPr>
        <w:t>이어서</w:t>
      </w:r>
      <w:r w:rsidRPr="00C82AF7">
        <w:rPr>
          <w:rFonts w:hint="eastAsia"/>
          <w:lang w:eastAsia="ko-KR"/>
        </w:rPr>
        <w:t xml:space="preserve"> </w:t>
      </w:r>
      <w:r w:rsidRPr="00C82AF7">
        <w:rPr>
          <w:rFonts w:hint="eastAsia"/>
          <w:lang w:eastAsia="ko-KR"/>
        </w:rPr>
        <w:t>임대차가</w:t>
      </w:r>
      <w:r w:rsidRPr="00C82AF7">
        <w:rPr>
          <w:rFonts w:hint="eastAsia"/>
          <w:lang w:eastAsia="ko-KR"/>
        </w:rPr>
        <w:t xml:space="preserve"> </w:t>
      </w:r>
      <w:r w:rsidRPr="00C82AF7">
        <w:rPr>
          <w:rFonts w:hint="eastAsia"/>
          <w:lang w:eastAsia="ko-KR"/>
        </w:rPr>
        <w:t>개시되는</w:t>
      </w:r>
      <w:r w:rsidRPr="00C82AF7">
        <w:rPr>
          <w:rFonts w:hint="eastAsia"/>
          <w:lang w:eastAsia="ko-KR"/>
        </w:rPr>
        <w:t xml:space="preserve"> </w:t>
      </w:r>
      <w:r w:rsidRPr="00C82AF7">
        <w:rPr>
          <w:rFonts w:hint="eastAsia"/>
          <w:lang w:eastAsia="ko-KR"/>
        </w:rPr>
        <w:t>것을</w:t>
      </w:r>
      <w:r w:rsidRPr="00C82AF7">
        <w:rPr>
          <w:rFonts w:hint="eastAsia"/>
          <w:lang w:eastAsia="ko-KR"/>
        </w:rPr>
        <w:t xml:space="preserve"> </w:t>
      </w:r>
      <w:r w:rsidRPr="00C82AF7">
        <w:rPr>
          <w:rFonts w:hint="eastAsia"/>
          <w:lang w:eastAsia="ko-KR"/>
        </w:rPr>
        <w:t>내용으로</w:t>
      </w:r>
      <w:r w:rsidRPr="00C82AF7">
        <w:rPr>
          <w:rFonts w:hint="eastAsia"/>
          <w:lang w:eastAsia="ko-KR"/>
        </w:rPr>
        <w:t xml:space="preserve"> </w:t>
      </w:r>
      <w:r w:rsidRPr="00C82AF7">
        <w:rPr>
          <w:rFonts w:hint="eastAsia"/>
          <w:lang w:eastAsia="ko-KR"/>
        </w:rPr>
        <w:t>하는</w:t>
      </w:r>
      <w:r w:rsidRPr="00C82AF7">
        <w:rPr>
          <w:rFonts w:hint="eastAsia"/>
          <w:lang w:eastAsia="ko-KR"/>
        </w:rPr>
        <w:t xml:space="preserve"> </w:t>
      </w:r>
      <w:r w:rsidRPr="00C82AF7">
        <w:rPr>
          <w:lang w:eastAsia="ko-KR"/>
        </w:rPr>
        <w:t xml:space="preserve">2023. 8. </w:t>
      </w:r>
      <w:proofErr w:type="gramStart"/>
      <w:r w:rsidRPr="00C82AF7">
        <w:rPr>
          <w:lang w:eastAsia="ko-KR"/>
        </w:rPr>
        <w:t>4.</w:t>
      </w:r>
      <w:r w:rsidRPr="00C82AF7">
        <w:rPr>
          <w:rFonts w:hint="eastAsia"/>
          <w:lang w:eastAsia="ko-KR"/>
        </w:rPr>
        <w:t>자</w:t>
      </w:r>
      <w:proofErr w:type="gramEnd"/>
      <w:r w:rsidRPr="00C82AF7">
        <w:rPr>
          <w:rFonts w:hint="eastAsia"/>
          <w:lang w:eastAsia="ko-KR"/>
        </w:rPr>
        <w:t xml:space="preserve"> </w:t>
      </w:r>
      <w:r w:rsidRPr="00C82AF7">
        <w:rPr>
          <w:rFonts w:hint="eastAsia"/>
          <w:lang w:eastAsia="ko-KR"/>
        </w:rPr>
        <w:t>임대차계약이</w:t>
      </w:r>
      <w:r w:rsidRPr="00C82AF7">
        <w:rPr>
          <w:rFonts w:hint="eastAsia"/>
          <w:lang w:eastAsia="ko-KR"/>
        </w:rPr>
        <w:t xml:space="preserve"> </w:t>
      </w:r>
      <w:r w:rsidRPr="00C82AF7">
        <w:rPr>
          <w:rFonts w:hint="eastAsia"/>
          <w:lang w:eastAsia="ko-KR"/>
        </w:rPr>
        <w:t>체결되어</w:t>
      </w:r>
      <w:r w:rsidRPr="00C82AF7">
        <w:rPr>
          <w:rFonts w:hint="eastAsia"/>
          <w:lang w:eastAsia="ko-KR"/>
        </w:rPr>
        <w:t xml:space="preserve"> </w:t>
      </w:r>
      <w:r w:rsidRPr="00C82AF7">
        <w:rPr>
          <w:rFonts w:hint="eastAsia"/>
          <w:lang w:eastAsia="ko-KR"/>
        </w:rPr>
        <w:t>현재</w:t>
      </w:r>
      <w:r w:rsidRPr="00C82AF7">
        <w:rPr>
          <w:rFonts w:hint="eastAsia"/>
          <w:lang w:eastAsia="ko-KR"/>
        </w:rPr>
        <w:t xml:space="preserve"> </w:t>
      </w:r>
      <w:r w:rsidRPr="00C82AF7">
        <w:rPr>
          <w:rFonts w:hint="eastAsia"/>
          <w:lang w:eastAsia="ko-KR"/>
        </w:rPr>
        <w:t>유효하게</w:t>
      </w:r>
      <w:r w:rsidRPr="00C82AF7">
        <w:rPr>
          <w:rFonts w:hint="eastAsia"/>
          <w:lang w:eastAsia="ko-KR"/>
        </w:rPr>
        <w:t xml:space="preserve"> </w:t>
      </w:r>
      <w:r w:rsidRPr="00C82AF7">
        <w:rPr>
          <w:rFonts w:hint="eastAsia"/>
          <w:lang w:eastAsia="ko-KR"/>
        </w:rPr>
        <w:t>존속하고</w:t>
      </w:r>
      <w:r w:rsidRPr="00C82AF7">
        <w:rPr>
          <w:rFonts w:hint="eastAsia"/>
          <w:lang w:eastAsia="ko-KR"/>
        </w:rPr>
        <w:t xml:space="preserve"> </w:t>
      </w:r>
      <w:r w:rsidRPr="00C82AF7">
        <w:rPr>
          <w:rFonts w:hint="eastAsia"/>
          <w:lang w:eastAsia="ko-KR"/>
        </w:rPr>
        <w:t>있음</w:t>
      </w:r>
      <w:r w:rsidRPr="00C82AF7">
        <w:rPr>
          <w:rFonts w:hint="eastAsia"/>
          <w:lang w:eastAsia="ko-KR"/>
        </w:rPr>
        <w:t>.</w:t>
      </w:r>
    </w:p>
  </w:footnote>
  <w:footnote w:id="46">
    <w:p w14:paraId="0291978E" w14:textId="2E088565" w:rsidR="003E28D6" w:rsidRPr="00C82AF7" w:rsidRDefault="003E28D6">
      <w:pPr>
        <w:pStyle w:val="af"/>
        <w:rPr>
          <w:lang w:eastAsia="ko-KR"/>
        </w:rPr>
      </w:pPr>
      <w:r w:rsidRPr="00C82AF7">
        <w:rPr>
          <w:rStyle w:val="ae"/>
        </w:rPr>
        <w:footnoteRef/>
      </w:r>
      <w:r w:rsidRPr="00C82AF7">
        <w:t xml:space="preserve"> </w:t>
      </w:r>
      <w:r w:rsidRPr="00C82AF7">
        <w:rPr>
          <w:rFonts w:hint="eastAsia"/>
          <w:lang w:eastAsia="ko-KR"/>
        </w:rPr>
        <w:t>제공된</w:t>
      </w:r>
      <w:r w:rsidRPr="00C82AF7">
        <w:rPr>
          <w:rFonts w:hint="eastAsia"/>
          <w:lang w:eastAsia="ko-KR"/>
        </w:rPr>
        <w:t xml:space="preserve"> </w:t>
      </w:r>
      <w:r w:rsidRPr="00C82AF7">
        <w:rPr>
          <w:lang w:eastAsia="ko-KR"/>
        </w:rPr>
        <w:t>Rent Roll</w:t>
      </w:r>
      <w:r w:rsidRPr="00C82AF7">
        <w:rPr>
          <w:rFonts w:hint="eastAsia"/>
          <w:lang w:eastAsia="ko-KR"/>
        </w:rPr>
        <w:t>에는</w:t>
      </w:r>
      <w:r w:rsidRPr="00C82AF7">
        <w:rPr>
          <w:rFonts w:hint="eastAsia"/>
          <w:lang w:eastAsia="ko-KR"/>
        </w:rPr>
        <w:t xml:space="preserve"> </w:t>
      </w:r>
      <w:r w:rsidRPr="00C82AF7">
        <w:rPr>
          <w:lang w:eastAsia="ko-KR"/>
        </w:rPr>
        <w:t>27,365,510</w:t>
      </w:r>
      <w:r w:rsidRPr="00C82AF7">
        <w:rPr>
          <w:rFonts w:hint="eastAsia"/>
          <w:lang w:eastAsia="ko-KR"/>
        </w:rPr>
        <w:t>원으로</w:t>
      </w:r>
      <w:r w:rsidRPr="00C82AF7">
        <w:rPr>
          <w:rFonts w:hint="eastAsia"/>
          <w:lang w:eastAsia="ko-KR"/>
        </w:rPr>
        <w:t xml:space="preserve"> </w:t>
      </w:r>
      <w:r w:rsidRPr="00C82AF7">
        <w:rPr>
          <w:rFonts w:hint="eastAsia"/>
          <w:lang w:eastAsia="ko-KR"/>
        </w:rPr>
        <w:t>기재되어</w:t>
      </w:r>
      <w:r w:rsidRPr="00C82AF7">
        <w:rPr>
          <w:rFonts w:hint="eastAsia"/>
          <w:lang w:eastAsia="ko-KR"/>
        </w:rPr>
        <w:t xml:space="preserve"> </w:t>
      </w:r>
      <w:r w:rsidRPr="00C82AF7">
        <w:rPr>
          <w:rFonts w:hint="eastAsia"/>
          <w:lang w:eastAsia="ko-KR"/>
        </w:rPr>
        <w:t>있으나</w:t>
      </w:r>
      <w:r w:rsidRPr="00C82AF7">
        <w:rPr>
          <w:rFonts w:hint="eastAsia"/>
          <w:lang w:eastAsia="ko-KR"/>
        </w:rPr>
        <w:t xml:space="preserve"> </w:t>
      </w:r>
      <w:r w:rsidRPr="00C82AF7">
        <w:rPr>
          <w:rFonts w:hint="eastAsia"/>
          <w:lang w:eastAsia="ko-KR"/>
        </w:rPr>
        <w:t>오기로</w:t>
      </w:r>
      <w:r w:rsidRPr="00C82AF7">
        <w:rPr>
          <w:rFonts w:hint="eastAsia"/>
          <w:lang w:eastAsia="ko-KR"/>
        </w:rPr>
        <w:t xml:space="preserve"> </w:t>
      </w:r>
      <w:r w:rsidRPr="00C82AF7">
        <w:rPr>
          <w:rFonts w:hint="eastAsia"/>
          <w:lang w:eastAsia="ko-KR"/>
        </w:rPr>
        <w:t>보임</w:t>
      </w:r>
      <w:r w:rsidRPr="00C82AF7">
        <w:rPr>
          <w:rFonts w:hint="eastAsia"/>
          <w:lang w:eastAsia="ko-KR"/>
        </w:rPr>
        <w:t>.</w:t>
      </w:r>
      <w:r w:rsidRPr="00C82AF7">
        <w:rPr>
          <w:lang w:eastAsia="ko-KR"/>
        </w:rPr>
        <w:t xml:space="preserve"> </w:t>
      </w:r>
    </w:p>
  </w:footnote>
  <w:footnote w:id="47">
    <w:p w14:paraId="5D491528" w14:textId="49240404" w:rsidR="003E28D6" w:rsidRPr="00C82AF7" w:rsidRDefault="003E28D6">
      <w:pPr>
        <w:pStyle w:val="af"/>
        <w:rPr>
          <w:lang w:eastAsia="ko-KR"/>
        </w:rPr>
      </w:pPr>
      <w:r w:rsidRPr="00C82AF7">
        <w:rPr>
          <w:rStyle w:val="ae"/>
        </w:rPr>
        <w:footnoteRef/>
      </w:r>
      <w:r w:rsidRPr="00C82AF7">
        <w:t xml:space="preserve"> </w:t>
      </w:r>
      <w:r w:rsidRPr="00C82AF7">
        <w:rPr>
          <w:rFonts w:hint="eastAsia"/>
          <w:lang w:eastAsia="ko-KR"/>
        </w:rPr>
        <w:t>제공된</w:t>
      </w:r>
      <w:r w:rsidRPr="00C82AF7">
        <w:rPr>
          <w:rFonts w:hint="eastAsia"/>
          <w:lang w:eastAsia="ko-KR"/>
        </w:rPr>
        <w:t xml:space="preserve"> </w:t>
      </w:r>
      <w:r w:rsidRPr="00C82AF7">
        <w:rPr>
          <w:rFonts w:hint="eastAsia"/>
          <w:lang w:eastAsia="ko-KR"/>
        </w:rPr>
        <w:t>임대차계약상</w:t>
      </w:r>
      <w:r w:rsidRPr="00C82AF7">
        <w:rPr>
          <w:rFonts w:hint="eastAsia"/>
          <w:lang w:eastAsia="ko-KR"/>
        </w:rPr>
        <w:t xml:space="preserve"> </w:t>
      </w:r>
      <w:r w:rsidRPr="00C82AF7">
        <w:rPr>
          <w:lang w:eastAsia="ko-KR"/>
        </w:rPr>
        <w:t xml:space="preserve">2022. 4. </w:t>
      </w:r>
      <w:r w:rsidRPr="00C82AF7">
        <w:rPr>
          <w:rFonts w:hint="eastAsia"/>
          <w:lang w:eastAsia="ko-KR"/>
        </w:rPr>
        <w:t>외에</w:t>
      </w:r>
      <w:r w:rsidRPr="00C82AF7">
        <w:rPr>
          <w:rFonts w:hint="eastAsia"/>
          <w:lang w:eastAsia="ko-KR"/>
        </w:rPr>
        <w:t xml:space="preserve"> </w:t>
      </w:r>
      <w:r w:rsidRPr="00C82AF7">
        <w:rPr>
          <w:rFonts w:hint="eastAsia"/>
          <w:lang w:eastAsia="ko-KR"/>
        </w:rPr>
        <w:t>일자는</w:t>
      </w:r>
      <w:r w:rsidRPr="00C82AF7">
        <w:rPr>
          <w:rFonts w:hint="eastAsia"/>
          <w:lang w:eastAsia="ko-KR"/>
        </w:rPr>
        <w:t xml:space="preserve"> </w:t>
      </w:r>
      <w:r w:rsidRPr="00C82AF7">
        <w:rPr>
          <w:rFonts w:hint="eastAsia"/>
          <w:lang w:eastAsia="ko-KR"/>
        </w:rPr>
        <w:t>확인되지</w:t>
      </w:r>
      <w:r w:rsidRPr="00C82AF7">
        <w:rPr>
          <w:rFonts w:hint="eastAsia"/>
          <w:lang w:eastAsia="ko-KR"/>
        </w:rPr>
        <w:t xml:space="preserve"> </w:t>
      </w:r>
      <w:r w:rsidRPr="00C82AF7">
        <w:rPr>
          <w:rFonts w:hint="eastAsia"/>
          <w:lang w:eastAsia="ko-KR"/>
        </w:rPr>
        <w:t>않으나</w:t>
      </w:r>
      <w:r w:rsidRPr="00C82AF7">
        <w:rPr>
          <w:rFonts w:hint="eastAsia"/>
          <w:lang w:eastAsia="ko-KR"/>
        </w:rPr>
        <w:t>,</w:t>
      </w:r>
      <w:r w:rsidRPr="00C82AF7">
        <w:rPr>
          <w:lang w:eastAsia="ko-KR"/>
        </w:rPr>
        <w:t xml:space="preserve"> </w:t>
      </w:r>
      <w:r w:rsidRPr="00C82AF7">
        <w:rPr>
          <w:rFonts w:hint="eastAsia"/>
          <w:lang w:eastAsia="ko-KR"/>
        </w:rPr>
        <w:t>제공된</w:t>
      </w:r>
      <w:r w:rsidRPr="00C82AF7">
        <w:rPr>
          <w:rFonts w:hint="eastAsia"/>
          <w:lang w:eastAsia="ko-KR"/>
        </w:rPr>
        <w:t xml:space="preserve"> </w:t>
      </w:r>
      <w:r w:rsidRPr="00C82AF7">
        <w:rPr>
          <w:lang w:eastAsia="ko-KR"/>
        </w:rPr>
        <w:t>Rent Roll</w:t>
      </w:r>
      <w:r w:rsidRPr="00C82AF7">
        <w:rPr>
          <w:rFonts w:hint="eastAsia"/>
          <w:lang w:eastAsia="ko-KR"/>
        </w:rPr>
        <w:t>상</w:t>
      </w:r>
      <w:r w:rsidRPr="00C82AF7">
        <w:rPr>
          <w:rFonts w:hint="eastAsia"/>
          <w:lang w:eastAsia="ko-KR"/>
        </w:rPr>
        <w:t xml:space="preserve"> </w:t>
      </w:r>
      <w:r w:rsidRPr="00C82AF7">
        <w:rPr>
          <w:rFonts w:hint="eastAsia"/>
          <w:lang w:eastAsia="ko-KR"/>
        </w:rPr>
        <w:t>체결일이</w:t>
      </w:r>
      <w:r w:rsidRPr="00C82AF7">
        <w:rPr>
          <w:rFonts w:hint="eastAsia"/>
          <w:lang w:eastAsia="ko-KR"/>
        </w:rPr>
        <w:t xml:space="preserve"> </w:t>
      </w:r>
      <w:r w:rsidRPr="00C82AF7">
        <w:rPr>
          <w:lang w:eastAsia="ko-KR"/>
        </w:rPr>
        <w:t xml:space="preserve">2022. 4. </w:t>
      </w:r>
      <w:proofErr w:type="gramStart"/>
      <w:r w:rsidRPr="00C82AF7">
        <w:rPr>
          <w:lang w:eastAsia="ko-KR"/>
        </w:rPr>
        <w:t>6.</w:t>
      </w:r>
      <w:r w:rsidRPr="00C82AF7">
        <w:rPr>
          <w:rFonts w:hint="eastAsia"/>
          <w:lang w:eastAsia="ko-KR"/>
        </w:rPr>
        <w:t>로</w:t>
      </w:r>
      <w:proofErr w:type="gramEnd"/>
      <w:r w:rsidRPr="00C82AF7">
        <w:rPr>
          <w:rFonts w:hint="eastAsia"/>
          <w:lang w:eastAsia="ko-KR"/>
        </w:rPr>
        <w:t xml:space="preserve"> </w:t>
      </w:r>
      <w:r w:rsidRPr="00C82AF7">
        <w:rPr>
          <w:rFonts w:hint="eastAsia"/>
          <w:lang w:eastAsia="ko-KR"/>
        </w:rPr>
        <w:t>기재되어</w:t>
      </w:r>
      <w:r w:rsidRPr="00C82AF7">
        <w:rPr>
          <w:rFonts w:hint="eastAsia"/>
          <w:lang w:eastAsia="ko-KR"/>
        </w:rPr>
        <w:t xml:space="preserve"> </w:t>
      </w:r>
      <w:r w:rsidRPr="00C82AF7">
        <w:rPr>
          <w:rFonts w:hint="eastAsia"/>
          <w:lang w:eastAsia="ko-KR"/>
        </w:rPr>
        <w:t>있음</w:t>
      </w:r>
      <w:r w:rsidRPr="00C82AF7">
        <w:rPr>
          <w:rFonts w:hint="eastAsia"/>
          <w:lang w:eastAsia="ko-KR"/>
        </w:rPr>
        <w:t>.</w:t>
      </w:r>
    </w:p>
  </w:footnote>
  <w:footnote w:id="48">
    <w:p w14:paraId="72D17BF5" w14:textId="7B513DFC" w:rsidR="003E28D6" w:rsidRPr="00AE4EFA" w:rsidRDefault="003E28D6">
      <w:pPr>
        <w:pStyle w:val="af"/>
        <w:rPr>
          <w:lang w:eastAsia="ko-KR"/>
        </w:rPr>
      </w:pPr>
      <w:r w:rsidRPr="00C82AF7">
        <w:rPr>
          <w:rStyle w:val="ae"/>
        </w:rPr>
        <w:footnoteRef/>
      </w:r>
      <w:r w:rsidRPr="00C82AF7">
        <w:t xml:space="preserve"> </w:t>
      </w:r>
      <w:r w:rsidRPr="00C82AF7">
        <w:rPr>
          <w:rFonts w:hint="eastAsia"/>
          <w:lang w:eastAsia="ko-KR"/>
        </w:rPr>
        <w:t>제공된</w:t>
      </w:r>
      <w:r w:rsidRPr="00C82AF7">
        <w:rPr>
          <w:rFonts w:hint="eastAsia"/>
          <w:lang w:eastAsia="ko-KR"/>
        </w:rPr>
        <w:t xml:space="preserve"> </w:t>
      </w:r>
      <w:r w:rsidRPr="00C82AF7">
        <w:rPr>
          <w:rFonts w:hint="eastAsia"/>
          <w:lang w:eastAsia="ko-KR"/>
        </w:rPr>
        <w:t>전대차계약상</w:t>
      </w:r>
      <w:r w:rsidRPr="00C82AF7">
        <w:rPr>
          <w:rFonts w:hint="eastAsia"/>
          <w:lang w:eastAsia="ko-KR"/>
        </w:rPr>
        <w:t xml:space="preserve"> </w:t>
      </w:r>
      <w:r w:rsidRPr="00C82AF7">
        <w:rPr>
          <w:lang w:eastAsia="ko-KR"/>
        </w:rPr>
        <w:t>490.15</w:t>
      </w:r>
      <w:r w:rsidRPr="00C82AF7">
        <w:rPr>
          <w:rFonts w:hint="eastAsia"/>
          <w:lang w:eastAsia="ko-KR"/>
        </w:rPr>
        <w:t>㎡로</w:t>
      </w:r>
      <w:r w:rsidRPr="00C82AF7">
        <w:rPr>
          <w:rFonts w:hint="eastAsia"/>
          <w:lang w:eastAsia="ko-KR"/>
        </w:rPr>
        <w:t xml:space="preserve"> </w:t>
      </w:r>
      <w:r w:rsidRPr="00C82AF7">
        <w:rPr>
          <w:rFonts w:hint="eastAsia"/>
          <w:lang w:eastAsia="ko-KR"/>
        </w:rPr>
        <w:t>기재되어</w:t>
      </w:r>
      <w:r w:rsidRPr="00C82AF7">
        <w:rPr>
          <w:rFonts w:hint="eastAsia"/>
          <w:lang w:eastAsia="ko-KR"/>
        </w:rPr>
        <w:t xml:space="preserve"> </w:t>
      </w:r>
      <w:r w:rsidRPr="00C82AF7">
        <w:rPr>
          <w:rFonts w:hint="eastAsia"/>
          <w:lang w:eastAsia="ko-KR"/>
        </w:rPr>
        <w:t>있으나</w:t>
      </w:r>
      <w:r w:rsidRPr="00C82AF7">
        <w:rPr>
          <w:rFonts w:hint="eastAsia"/>
          <w:lang w:eastAsia="ko-KR"/>
        </w:rPr>
        <w:t xml:space="preserve"> </w:t>
      </w:r>
      <w:r w:rsidRPr="00C82AF7">
        <w:rPr>
          <w:rFonts w:hint="eastAsia"/>
          <w:lang w:eastAsia="ko-KR"/>
        </w:rPr>
        <w:t>제공된</w:t>
      </w:r>
      <w:r w:rsidRPr="00C82AF7">
        <w:rPr>
          <w:rFonts w:hint="eastAsia"/>
          <w:lang w:eastAsia="ko-KR"/>
        </w:rPr>
        <w:t xml:space="preserve"> </w:t>
      </w:r>
      <w:r w:rsidRPr="00C82AF7">
        <w:rPr>
          <w:lang w:eastAsia="ko-KR"/>
        </w:rPr>
        <w:t>Rent Roll</w:t>
      </w:r>
      <w:r w:rsidRPr="00C82AF7">
        <w:rPr>
          <w:rFonts w:hint="eastAsia"/>
          <w:lang w:eastAsia="ko-KR"/>
        </w:rPr>
        <w:t>에</w:t>
      </w:r>
      <w:r w:rsidRPr="00C82AF7">
        <w:rPr>
          <w:rFonts w:hint="eastAsia"/>
          <w:lang w:eastAsia="ko-KR"/>
        </w:rPr>
        <w:t xml:space="preserve"> </w:t>
      </w:r>
      <w:r w:rsidRPr="00C82AF7">
        <w:rPr>
          <w:rFonts w:hint="eastAsia"/>
          <w:lang w:eastAsia="ko-KR"/>
        </w:rPr>
        <w:t>의하면</w:t>
      </w:r>
      <w:r w:rsidRPr="00C82AF7">
        <w:rPr>
          <w:rFonts w:hint="eastAsia"/>
          <w:lang w:eastAsia="ko-KR"/>
        </w:rPr>
        <w:t xml:space="preserve"> </w:t>
      </w:r>
      <w:r w:rsidRPr="00C82AF7">
        <w:rPr>
          <w:lang w:eastAsia="ko-KR"/>
        </w:rPr>
        <w:t>477.18</w:t>
      </w:r>
      <w:r w:rsidRPr="00AE4EFA">
        <w:rPr>
          <w:rFonts w:hint="eastAsia"/>
          <w:lang w:eastAsia="ko-KR"/>
        </w:rPr>
        <w:t>㎡로</w:t>
      </w:r>
      <w:r w:rsidRPr="00AE4EFA">
        <w:rPr>
          <w:rFonts w:hint="eastAsia"/>
          <w:lang w:eastAsia="ko-KR"/>
        </w:rPr>
        <w:t xml:space="preserve"> </w:t>
      </w:r>
      <w:r w:rsidRPr="00AE4EFA">
        <w:rPr>
          <w:rFonts w:hint="eastAsia"/>
          <w:lang w:eastAsia="ko-KR"/>
        </w:rPr>
        <w:t>기재</w:t>
      </w:r>
      <w:r>
        <w:rPr>
          <w:rFonts w:hint="eastAsia"/>
          <w:lang w:eastAsia="ko-KR"/>
        </w:rPr>
        <w:t>되어</w:t>
      </w:r>
      <w:r>
        <w:rPr>
          <w:rFonts w:hint="eastAsia"/>
          <w:lang w:eastAsia="ko-KR"/>
        </w:rPr>
        <w:t xml:space="preserve"> </w:t>
      </w:r>
      <w:r>
        <w:rPr>
          <w:rFonts w:hint="eastAsia"/>
          <w:lang w:eastAsia="ko-KR"/>
        </w:rPr>
        <w:t>있음</w:t>
      </w:r>
      <w:r>
        <w:rPr>
          <w:rFonts w:hint="eastAsia"/>
          <w:lang w:eastAsia="ko-KR"/>
        </w:rPr>
        <w:t>.</w:t>
      </w:r>
      <w:r>
        <w:rPr>
          <w:lang w:eastAsia="ko-KR"/>
        </w:rPr>
        <w:t xml:space="preserve"> </w:t>
      </w:r>
    </w:p>
  </w:footnote>
  <w:footnote w:id="49">
    <w:p w14:paraId="0E496297" w14:textId="4B1D4F09" w:rsidR="003E28D6" w:rsidRDefault="003E28D6">
      <w:pPr>
        <w:pStyle w:val="af"/>
        <w:rPr>
          <w:lang w:eastAsia="ko-KR"/>
        </w:rPr>
      </w:pPr>
      <w:r>
        <w:rPr>
          <w:rStyle w:val="ae"/>
        </w:rPr>
        <w:footnoteRef/>
      </w:r>
      <w:r>
        <w:t xml:space="preserve"> </w:t>
      </w:r>
      <w:r>
        <w:rPr>
          <w:rFonts w:hint="eastAsia"/>
          <w:lang w:eastAsia="ko-KR"/>
        </w:rPr>
        <w:t>창고사용계약서상</w:t>
      </w:r>
      <w:r>
        <w:rPr>
          <w:rFonts w:hint="eastAsia"/>
          <w:lang w:eastAsia="ko-KR"/>
        </w:rPr>
        <w:t xml:space="preserve"> </w:t>
      </w:r>
      <w:proofErr w:type="spellStart"/>
      <w:r>
        <w:rPr>
          <w:rFonts w:hint="eastAsia"/>
          <w:lang w:eastAsia="ko-KR"/>
        </w:rPr>
        <w:t>에이원휘트니스로</w:t>
      </w:r>
      <w:proofErr w:type="spellEnd"/>
      <w:r>
        <w:rPr>
          <w:rFonts w:hint="eastAsia"/>
          <w:lang w:eastAsia="ko-KR"/>
        </w:rPr>
        <w:t xml:space="preserve"> </w:t>
      </w:r>
      <w:r>
        <w:rPr>
          <w:rFonts w:hint="eastAsia"/>
          <w:lang w:eastAsia="ko-KR"/>
        </w:rPr>
        <w:t>기재되어</w:t>
      </w:r>
      <w:r>
        <w:rPr>
          <w:rFonts w:hint="eastAsia"/>
          <w:lang w:eastAsia="ko-KR"/>
        </w:rPr>
        <w:t xml:space="preserve"> </w:t>
      </w:r>
      <w:r>
        <w:rPr>
          <w:rFonts w:hint="eastAsia"/>
          <w:lang w:eastAsia="ko-KR"/>
        </w:rPr>
        <w:t>있으나</w:t>
      </w:r>
      <w:r>
        <w:rPr>
          <w:rFonts w:hint="eastAsia"/>
          <w:lang w:eastAsia="ko-KR"/>
        </w:rPr>
        <w:t>,</w:t>
      </w:r>
      <w:r>
        <w:rPr>
          <w:lang w:eastAsia="ko-KR"/>
        </w:rPr>
        <w:t xml:space="preserve"> </w:t>
      </w:r>
      <w:proofErr w:type="spellStart"/>
      <w:r>
        <w:rPr>
          <w:rFonts w:hint="eastAsia"/>
          <w:lang w:eastAsia="ko-KR"/>
        </w:rPr>
        <w:t>에이원휘트니스는</w:t>
      </w:r>
      <w:proofErr w:type="spellEnd"/>
      <w:r>
        <w:rPr>
          <w:rFonts w:hint="eastAsia"/>
          <w:lang w:eastAsia="ko-KR"/>
        </w:rPr>
        <w:t xml:space="preserve"> </w:t>
      </w:r>
      <w:r>
        <w:rPr>
          <w:rFonts w:hint="eastAsia"/>
          <w:lang w:eastAsia="ko-KR"/>
        </w:rPr>
        <w:t>법인이</w:t>
      </w:r>
      <w:r>
        <w:rPr>
          <w:rFonts w:hint="eastAsia"/>
          <w:lang w:eastAsia="ko-KR"/>
        </w:rPr>
        <w:t xml:space="preserve"> </w:t>
      </w:r>
      <w:r>
        <w:rPr>
          <w:rFonts w:hint="eastAsia"/>
          <w:lang w:eastAsia="ko-KR"/>
        </w:rPr>
        <w:t>아니어서</w:t>
      </w:r>
      <w:r>
        <w:rPr>
          <w:rFonts w:hint="eastAsia"/>
          <w:lang w:eastAsia="ko-KR"/>
        </w:rPr>
        <w:t xml:space="preserve"> </w:t>
      </w:r>
      <w:r>
        <w:rPr>
          <w:rFonts w:hint="eastAsia"/>
          <w:lang w:eastAsia="ko-KR"/>
        </w:rPr>
        <w:t>법인격이</w:t>
      </w:r>
      <w:r>
        <w:rPr>
          <w:rFonts w:hint="eastAsia"/>
          <w:lang w:eastAsia="ko-KR"/>
        </w:rPr>
        <w:t xml:space="preserve"> </w:t>
      </w:r>
      <w:r>
        <w:rPr>
          <w:rFonts w:hint="eastAsia"/>
          <w:lang w:eastAsia="ko-KR"/>
        </w:rPr>
        <w:t>없으므로</w:t>
      </w:r>
      <w:r>
        <w:rPr>
          <w:rFonts w:hint="eastAsia"/>
          <w:lang w:eastAsia="ko-KR"/>
        </w:rPr>
        <w:t>,</w:t>
      </w:r>
      <w:r>
        <w:rPr>
          <w:lang w:eastAsia="ko-KR"/>
        </w:rPr>
        <w:t xml:space="preserve"> </w:t>
      </w:r>
      <w:r>
        <w:rPr>
          <w:rFonts w:hint="eastAsia"/>
          <w:lang w:eastAsia="ko-KR"/>
        </w:rPr>
        <w:t>서명인인</w:t>
      </w:r>
      <w:r>
        <w:rPr>
          <w:rFonts w:hint="eastAsia"/>
          <w:lang w:eastAsia="ko-KR"/>
        </w:rPr>
        <w:t xml:space="preserve"> </w:t>
      </w:r>
      <w:proofErr w:type="spellStart"/>
      <w:r>
        <w:rPr>
          <w:rFonts w:hint="eastAsia"/>
          <w:lang w:eastAsia="ko-KR"/>
        </w:rPr>
        <w:t>김형선</w:t>
      </w:r>
      <w:proofErr w:type="spellEnd"/>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임대차계약과</w:t>
      </w:r>
      <w:r>
        <w:rPr>
          <w:rFonts w:hint="eastAsia"/>
          <w:lang w:eastAsia="ko-KR"/>
        </w:rPr>
        <w:t xml:space="preserve"> </w:t>
      </w:r>
      <w:r>
        <w:rPr>
          <w:rFonts w:hint="eastAsia"/>
          <w:lang w:eastAsia="ko-KR"/>
        </w:rPr>
        <w:t>마찬가지로</w:t>
      </w:r>
      <w:r>
        <w:rPr>
          <w:rFonts w:hint="eastAsia"/>
          <w:lang w:eastAsia="ko-KR"/>
        </w:rPr>
        <w:t xml:space="preserve"> </w:t>
      </w:r>
      <w:proofErr w:type="spellStart"/>
      <w:r>
        <w:rPr>
          <w:rFonts w:hint="eastAsia"/>
          <w:lang w:eastAsia="ko-KR"/>
        </w:rPr>
        <w:t>김연민</w:t>
      </w:r>
      <w:proofErr w:type="spellEnd"/>
      <w:r>
        <w:rPr>
          <w:rFonts w:hint="eastAsia"/>
          <w:lang w:eastAsia="ko-KR"/>
        </w:rPr>
        <w:t xml:space="preserve"> </w:t>
      </w:r>
      <w:r>
        <w:rPr>
          <w:rFonts w:hint="eastAsia"/>
          <w:lang w:eastAsia="ko-KR"/>
        </w:rPr>
        <w:t>및</w:t>
      </w:r>
      <w:r>
        <w:rPr>
          <w:rFonts w:hint="eastAsia"/>
          <w:lang w:eastAsia="ko-KR"/>
        </w:rPr>
        <w:t xml:space="preserve"> </w:t>
      </w:r>
      <w:proofErr w:type="spellStart"/>
      <w:r>
        <w:rPr>
          <w:rFonts w:hint="eastAsia"/>
          <w:lang w:eastAsia="ko-KR"/>
        </w:rPr>
        <w:t>김형선이</w:t>
      </w:r>
      <w:proofErr w:type="spellEnd"/>
      <w:r>
        <w:rPr>
          <w:rFonts w:hint="eastAsia"/>
          <w:lang w:eastAsia="ko-KR"/>
        </w:rPr>
        <w:t xml:space="preserve"> </w:t>
      </w:r>
      <w:r>
        <w:rPr>
          <w:rFonts w:hint="eastAsia"/>
          <w:lang w:eastAsia="ko-KR"/>
        </w:rPr>
        <w:t>당사자로</w:t>
      </w:r>
      <w:r>
        <w:rPr>
          <w:rFonts w:hint="eastAsia"/>
          <w:lang w:eastAsia="ko-KR"/>
        </w:rPr>
        <w:t xml:space="preserve"> </w:t>
      </w:r>
      <w:r>
        <w:rPr>
          <w:rFonts w:hint="eastAsia"/>
          <w:lang w:eastAsia="ko-KR"/>
        </w:rPr>
        <w:t>해석될</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보임</w:t>
      </w:r>
      <w:r>
        <w:rPr>
          <w:rFonts w:hint="eastAsia"/>
          <w:lang w:eastAsia="ko-K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B567B8" w14:textId="0BB17257" w:rsidR="003E28D6" w:rsidRDefault="003E28D6">
    <w:pPr>
      <w:pStyle w:val="af0"/>
    </w:pPr>
  </w:p>
  <w:p w14:paraId="5158C480" w14:textId="77777777" w:rsidR="003E28D6" w:rsidRDefault="003E28D6">
    <w:pPr>
      <w:pStyle w:val="af0"/>
    </w:pPr>
  </w:p>
  <w:p w14:paraId="5577475A" w14:textId="77777777" w:rsidR="003E28D6" w:rsidRDefault="003E28D6">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F3DF9" w14:textId="17FA3EAD" w:rsidR="003E28D6" w:rsidRDefault="003E28D6" w:rsidP="007B293C">
    <w:pPr>
      <w:pStyle w:val="af0"/>
      <w:snapToGrid w:val="0"/>
      <w:ind w:firstLine="600"/>
      <w:jc w:val="both"/>
      <w:rPr>
        <w:rFonts w:ascii="Times New Roman" w:eastAsia="바탕" w:hAnsi="Times New Roman"/>
        <w:b/>
        <w:i/>
        <w:sz w:val="22"/>
        <w:szCs w:val="22"/>
        <w:u w:val="single"/>
        <w:lang w:eastAsia="ko-KR"/>
      </w:rPr>
    </w:pP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sidRPr="00E20215">
      <w:rPr>
        <w:rFonts w:ascii="Times New Roman" w:hAnsi="Times New Roman"/>
        <w:b/>
        <w:i/>
        <w:sz w:val="22"/>
        <w:szCs w:val="22"/>
        <w:u w:val="single"/>
      </w:rPr>
      <w:t>Private &amp; Confidential</w:t>
    </w:r>
  </w:p>
  <w:p w14:paraId="39E937CC" w14:textId="618526E7" w:rsidR="003E28D6" w:rsidRDefault="003E28D6" w:rsidP="008644A2">
    <w:pPr>
      <w:pStyle w:val="af0"/>
      <w:snapToGrid w:val="0"/>
      <w:ind w:firstLine="720"/>
      <w:jc w:val="both"/>
      <w:rPr>
        <w:rFonts w:ascii="바탕" w:eastAsia="바탕" w:hAnsi="바탕"/>
        <w:sz w:val="22"/>
        <w:szCs w:val="22"/>
        <w:lang w:eastAsia="ko-KR"/>
      </w:rPr>
    </w:pPr>
    <w:r>
      <w:rPr>
        <w:rFonts w:ascii="Times New Roman" w:hAnsi="Times New Roman"/>
        <w:b/>
        <w:i/>
        <w:noProof/>
        <w:sz w:val="22"/>
        <w:szCs w:val="22"/>
        <w:u w:val="single"/>
        <w:lang w:eastAsia="ko-KR"/>
      </w:rPr>
      <w:drawing>
        <wp:anchor distT="0" distB="0" distL="114300" distR="114300" simplePos="0" relativeHeight="251657728" behindDoc="0" locked="0" layoutInCell="1" allowOverlap="1" wp14:anchorId="58523525" wp14:editId="77931B24">
          <wp:simplePos x="0" y="0"/>
          <wp:positionH relativeFrom="column">
            <wp:posOffset>7324090</wp:posOffset>
          </wp:positionH>
          <wp:positionV relativeFrom="paragraph">
            <wp:posOffset>18415</wp:posOffset>
          </wp:positionV>
          <wp:extent cx="1219200" cy="136525"/>
          <wp:effectExtent l="0" t="0" r="0" b="0"/>
          <wp:wrapNone/>
          <wp:docPr id="2" name="그림 2"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etterhead"/>
                  <pic:cNvPicPr>
                    <a:picLocks noChangeAspect="1" noChangeArrowheads="1"/>
                  </pic:cNvPicPr>
                </pic:nvPicPr>
                <pic:blipFill>
                  <a:blip r:embed="rId1">
                    <a:extLst>
                      <a:ext uri="{28A0092B-C50C-407E-A947-70E740481C1C}">
                        <a14:useLocalDpi xmlns:a14="http://schemas.microsoft.com/office/drawing/2010/main" val="0"/>
                      </a:ext>
                    </a:extLst>
                  </a:blip>
                  <a:srcRect l="24689" r="22556" b="74562"/>
                  <a:stretch>
                    <a:fillRect/>
                  </a:stretch>
                </pic:blipFill>
                <pic:spPr bwMode="auto">
                  <a:xfrm>
                    <a:off x="0" y="0"/>
                    <a:ext cx="1219200" cy="136525"/>
                  </a:xfrm>
                  <a:prstGeom prst="rect">
                    <a:avLst/>
                  </a:prstGeom>
                  <a:noFill/>
                </pic:spPr>
              </pic:pic>
            </a:graphicData>
          </a:graphic>
          <wp14:sizeRelH relativeFrom="page">
            <wp14:pctWidth>0</wp14:pctWidth>
          </wp14:sizeRelH>
          <wp14:sizeRelV relativeFrom="page">
            <wp14:pctHeight>0</wp14:pctHeight>
          </wp14:sizeRelV>
        </wp:anchor>
      </w:drawing>
    </w:r>
  </w:p>
  <w:p w14:paraId="430E6BBE" w14:textId="77777777" w:rsidR="003E28D6" w:rsidRPr="008644A2" w:rsidRDefault="003E28D6" w:rsidP="008644A2">
    <w:pPr>
      <w:pStyle w:val="af0"/>
      <w:rPr>
        <w:rFonts w:eastAsia="바탕"/>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67281" w14:textId="05D40132" w:rsidR="003E28D6" w:rsidRDefault="003E28D6">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01C53" w14:textId="313EA160" w:rsidR="003E28D6" w:rsidRDefault="003E28D6">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CE545" w14:textId="317C3A44" w:rsidR="003E28D6" w:rsidRDefault="003E28D6">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C68827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507AD67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BF6AD08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0A616C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9961FCC"/>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66041D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76E3DA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DF8802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943BE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87662C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F9631D"/>
    <w:multiLevelType w:val="hybridMultilevel"/>
    <w:tmpl w:val="BBE6E54C"/>
    <w:lvl w:ilvl="0" w:tplc="B30ECE4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04DF7CA6"/>
    <w:multiLevelType w:val="hybridMultilevel"/>
    <w:tmpl w:val="40BA88E2"/>
    <w:lvl w:ilvl="0" w:tplc="D2CC69B4">
      <w:start w:val="1"/>
      <w:numFmt w:val="bullet"/>
      <w:lvlText w:val="•"/>
      <w:lvlJc w:val="left"/>
      <w:pPr>
        <w:ind w:left="400" w:hanging="400"/>
      </w:pPr>
      <w:rPr>
        <w:rFonts w:ascii="바탕체" w:eastAsia="바탕체" w:hAnsi="바탕체" w:hint="eastAsia"/>
        <w:lang w:val="en-US"/>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057F19D3"/>
    <w:multiLevelType w:val="hybridMultilevel"/>
    <w:tmpl w:val="F238138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0FF55465"/>
    <w:multiLevelType w:val="hybridMultilevel"/>
    <w:tmpl w:val="B8426B58"/>
    <w:lvl w:ilvl="0" w:tplc="FC24847A">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5E1034C"/>
    <w:multiLevelType w:val="hybridMultilevel"/>
    <w:tmpl w:val="BBE6E54C"/>
    <w:lvl w:ilvl="0" w:tplc="B30ECE4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1798627A"/>
    <w:multiLevelType w:val="hybridMultilevel"/>
    <w:tmpl w:val="FD2C2882"/>
    <w:lvl w:ilvl="0" w:tplc="5D4A493E">
      <w:start w:val="1"/>
      <w:numFmt w:val="bullet"/>
      <w:lvlText w:val=""/>
      <w:lvlJc w:val="left"/>
      <w:pPr>
        <w:tabs>
          <w:tab w:val="num" w:pos="288"/>
        </w:tabs>
        <w:ind w:left="288" w:hanging="288"/>
      </w:pPr>
      <w:rPr>
        <w:rFonts w:ascii="Wingdings" w:hAnsi="Wingdings" w:hint="default"/>
        <w:color w:val="000000"/>
        <w:sz w:val="16"/>
        <w:szCs w:val="16"/>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18A0679A"/>
    <w:multiLevelType w:val="hybridMultilevel"/>
    <w:tmpl w:val="BBE6E54C"/>
    <w:lvl w:ilvl="0" w:tplc="B30ECE4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7" w15:restartNumberingAfterBreak="0">
    <w:nsid w:val="19C84AAB"/>
    <w:multiLevelType w:val="hybridMultilevel"/>
    <w:tmpl w:val="8E667968"/>
    <w:lvl w:ilvl="0" w:tplc="9E20C71A">
      <w:start w:val="1"/>
      <w:numFmt w:val="upperRoman"/>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1D102AB2"/>
    <w:multiLevelType w:val="hybridMultilevel"/>
    <w:tmpl w:val="BBE6E54C"/>
    <w:lvl w:ilvl="0" w:tplc="B30ECE4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291547B5"/>
    <w:multiLevelType w:val="multilevel"/>
    <w:tmpl w:val="397EFB16"/>
    <w:lvl w:ilvl="0">
      <w:start w:val="1"/>
      <w:numFmt w:val="upperRoman"/>
      <w:pStyle w:val="1"/>
      <w:lvlText w:val="%1."/>
      <w:lvlJc w:val="left"/>
      <w:pPr>
        <w:tabs>
          <w:tab w:val="num" w:pos="936"/>
        </w:tabs>
        <w:ind w:left="936" w:hanging="936"/>
      </w:pPr>
      <w:rPr>
        <w:rFonts w:ascii="Arial" w:hAnsi="Arial" w:hint="default"/>
      </w:rPr>
    </w:lvl>
    <w:lvl w:ilvl="1">
      <w:start w:val="1"/>
      <w:numFmt w:val="upperLetter"/>
      <w:lvlText w:val="%2."/>
      <w:lvlJc w:val="left"/>
      <w:pPr>
        <w:tabs>
          <w:tab w:val="num" w:pos="-1224"/>
        </w:tabs>
        <w:ind w:left="-1224" w:hanging="360"/>
      </w:pPr>
      <w:rPr>
        <w:rFonts w:hint="default"/>
      </w:rPr>
    </w:lvl>
    <w:lvl w:ilvl="2">
      <w:start w:val="1"/>
      <w:numFmt w:val="upperLetter"/>
      <w:lvlText w:val="%3."/>
      <w:lvlJc w:val="left"/>
      <w:pPr>
        <w:tabs>
          <w:tab w:val="num" w:pos="720"/>
        </w:tabs>
        <w:ind w:left="720" w:hanging="720"/>
      </w:pPr>
      <w:rPr>
        <w:rFonts w:hint="default"/>
      </w:rPr>
    </w:lvl>
    <w:lvl w:ilvl="3">
      <w:start w:val="1"/>
      <w:numFmt w:val="upperRoman"/>
      <w:suff w:val="nothing"/>
      <w:lvlText w:val="Exhibit %4:  "/>
      <w:lvlJc w:val="left"/>
      <w:pPr>
        <w:ind w:left="0" w:firstLine="0"/>
      </w:pPr>
      <w:rPr>
        <w:rFonts w:hint="default"/>
      </w:rPr>
    </w:lvl>
    <w:lvl w:ilvl="4">
      <w:start w:val="1"/>
      <w:numFmt w:val="decimal"/>
      <w:lvlText w:val="(%5)"/>
      <w:lvlJc w:val="left"/>
      <w:pPr>
        <w:tabs>
          <w:tab w:val="num" w:pos="1080"/>
        </w:tabs>
        <w:ind w:left="720" w:firstLine="0"/>
      </w:pPr>
      <w:rPr>
        <w:rFonts w:hint="default"/>
      </w:rPr>
    </w:lvl>
    <w:lvl w:ilvl="5">
      <w:start w:val="1"/>
      <w:numFmt w:val="lowerLetter"/>
      <w:lvlText w:val="(%6)"/>
      <w:lvlJc w:val="left"/>
      <w:pPr>
        <w:tabs>
          <w:tab w:val="num" w:pos="1800"/>
        </w:tabs>
        <w:ind w:left="144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3240"/>
        </w:tabs>
        <w:ind w:left="2880" w:firstLine="0"/>
      </w:pPr>
      <w:rPr>
        <w:rFonts w:hint="default"/>
      </w:rPr>
    </w:lvl>
    <w:lvl w:ilvl="8">
      <w:start w:val="1"/>
      <w:numFmt w:val="lowerRoman"/>
      <w:lvlText w:val="(%9)"/>
      <w:lvlJc w:val="left"/>
      <w:pPr>
        <w:tabs>
          <w:tab w:val="num" w:pos="3960"/>
        </w:tabs>
        <w:ind w:left="3600" w:firstLine="0"/>
      </w:pPr>
      <w:rPr>
        <w:rFonts w:hint="default"/>
      </w:rPr>
    </w:lvl>
  </w:abstractNum>
  <w:abstractNum w:abstractNumId="20" w15:restartNumberingAfterBreak="0">
    <w:nsid w:val="2CEF17A7"/>
    <w:multiLevelType w:val="hybridMultilevel"/>
    <w:tmpl w:val="111A567E"/>
    <w:lvl w:ilvl="0" w:tplc="CD20F57E">
      <w:start w:val="1"/>
      <w:numFmt w:val="bullet"/>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337C4F4B"/>
    <w:multiLevelType w:val="hybridMultilevel"/>
    <w:tmpl w:val="68E48E4E"/>
    <w:lvl w:ilvl="0" w:tplc="CD20F57E">
      <w:start w:val="1"/>
      <w:numFmt w:val="bullet"/>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F9D2AF5"/>
    <w:multiLevelType w:val="hybridMultilevel"/>
    <w:tmpl w:val="716E10A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2072F78"/>
    <w:multiLevelType w:val="multilevel"/>
    <w:tmpl w:val="F89C23E8"/>
    <w:lvl w:ilvl="0">
      <w:start w:val="1"/>
      <w:numFmt w:val="upperRoman"/>
      <w:lvlText w:val="%1."/>
      <w:lvlJc w:val="left"/>
      <w:pPr>
        <w:tabs>
          <w:tab w:val="num" w:pos="1080"/>
        </w:tabs>
        <w:ind w:left="720" w:hanging="720"/>
      </w:pPr>
      <w:rPr>
        <w:rFonts w:ascii="Arial" w:hAnsi="Arial" w:hint="default"/>
      </w:rPr>
    </w:lvl>
    <w:lvl w:ilvl="1">
      <w:start w:val="1"/>
      <w:numFmt w:val="none"/>
      <w:lvlText w:val="%2."/>
      <w:lvlJc w:val="left"/>
      <w:pPr>
        <w:tabs>
          <w:tab w:val="num" w:pos="720"/>
        </w:tabs>
        <w:ind w:left="0" w:firstLine="0"/>
      </w:pPr>
      <w:rPr>
        <w:rFonts w:hint="default"/>
      </w:rPr>
    </w:lvl>
    <w:lvl w:ilvl="2">
      <w:start w:val="1"/>
      <w:numFmt w:val="upperLetter"/>
      <w:pStyle w:val="31"/>
      <w:lvlText w:val="Appendix %3:"/>
      <w:lvlJc w:val="left"/>
      <w:pPr>
        <w:tabs>
          <w:tab w:val="num" w:pos="2520"/>
        </w:tabs>
        <w:ind w:left="936" w:hanging="936"/>
      </w:pPr>
      <w:rPr>
        <w:rFonts w:hint="default"/>
      </w:rPr>
    </w:lvl>
    <w:lvl w:ilvl="3">
      <w:start w:val="1"/>
      <w:numFmt w:val="upperRoman"/>
      <w:suff w:val="nothing"/>
      <w:lvlText w:val="Exhibit %4:  "/>
      <w:lvlJc w:val="left"/>
      <w:pPr>
        <w:ind w:left="0" w:firstLine="0"/>
      </w:pPr>
      <w:rPr>
        <w:rFonts w:hint="default"/>
      </w:rPr>
    </w:lvl>
    <w:lvl w:ilvl="4">
      <w:start w:val="1"/>
      <w:numFmt w:val="decimal"/>
      <w:lvlText w:val="(%5)"/>
      <w:lvlJc w:val="left"/>
      <w:pPr>
        <w:tabs>
          <w:tab w:val="num" w:pos="1080"/>
        </w:tabs>
        <w:ind w:left="720" w:firstLine="0"/>
      </w:pPr>
      <w:rPr>
        <w:rFonts w:hint="default"/>
      </w:rPr>
    </w:lvl>
    <w:lvl w:ilvl="5">
      <w:start w:val="1"/>
      <w:numFmt w:val="lowerLetter"/>
      <w:lvlText w:val="(%6)"/>
      <w:lvlJc w:val="left"/>
      <w:pPr>
        <w:tabs>
          <w:tab w:val="num" w:pos="1800"/>
        </w:tabs>
        <w:ind w:left="144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3240"/>
        </w:tabs>
        <w:ind w:left="2880" w:firstLine="0"/>
      </w:pPr>
      <w:rPr>
        <w:rFonts w:hint="default"/>
      </w:rPr>
    </w:lvl>
    <w:lvl w:ilvl="8">
      <w:start w:val="1"/>
      <w:numFmt w:val="lowerRoman"/>
      <w:lvlText w:val="(%9)"/>
      <w:lvlJc w:val="left"/>
      <w:pPr>
        <w:tabs>
          <w:tab w:val="num" w:pos="3960"/>
        </w:tabs>
        <w:ind w:left="3600" w:firstLine="0"/>
      </w:pPr>
      <w:rPr>
        <w:rFonts w:hint="default"/>
      </w:rPr>
    </w:lvl>
  </w:abstractNum>
  <w:abstractNum w:abstractNumId="24"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BodySmallNUM"/>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5" w15:restartNumberingAfterBreak="0">
    <w:nsid w:val="5FE530EC"/>
    <w:multiLevelType w:val="hybridMultilevel"/>
    <w:tmpl w:val="25DCBA9A"/>
    <w:lvl w:ilvl="0" w:tplc="50BCC6BC">
      <w:start w:val="1"/>
      <w:numFmt w:val="upperRoman"/>
      <w:lvlText w:val="%1."/>
      <w:lvlJc w:val="left"/>
      <w:pPr>
        <w:ind w:left="800" w:hanging="400"/>
      </w:pPr>
      <w:rPr>
        <w:rFonts w:ascii="Times New Roman" w:hAnsi="Times New Roman"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4585142"/>
    <w:multiLevelType w:val="hybridMultilevel"/>
    <w:tmpl w:val="BBE6E54C"/>
    <w:lvl w:ilvl="0" w:tplc="B30ECE4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7" w15:restartNumberingAfterBreak="0">
    <w:nsid w:val="6B195C02"/>
    <w:multiLevelType w:val="hybridMultilevel"/>
    <w:tmpl w:val="57326EA0"/>
    <w:lvl w:ilvl="0" w:tplc="95E861A0">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8927B3"/>
    <w:multiLevelType w:val="hybridMultilevel"/>
    <w:tmpl w:val="13D65E22"/>
    <w:lvl w:ilvl="0" w:tplc="2932EBD6">
      <w:start w:val="1"/>
      <w:numFmt w:val="bullet"/>
      <w:lvlText w:val=""/>
      <w:lvlJc w:val="left"/>
      <w:pPr>
        <w:ind w:left="340" w:hanging="227"/>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DA85AB6"/>
    <w:multiLevelType w:val="hybridMultilevel"/>
    <w:tmpl w:val="4B6AAB8A"/>
    <w:lvl w:ilvl="0" w:tplc="D6B43B2A">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977103797">
    <w:abstractNumId w:val="19"/>
  </w:num>
  <w:num w:numId="2" w16cid:durableId="591429611">
    <w:abstractNumId w:val="23"/>
  </w:num>
  <w:num w:numId="3" w16cid:durableId="1041129235">
    <w:abstractNumId w:val="9"/>
  </w:num>
  <w:num w:numId="4" w16cid:durableId="1732263819">
    <w:abstractNumId w:val="7"/>
  </w:num>
  <w:num w:numId="5" w16cid:durableId="57481205">
    <w:abstractNumId w:val="6"/>
  </w:num>
  <w:num w:numId="6" w16cid:durableId="351103612">
    <w:abstractNumId w:val="5"/>
  </w:num>
  <w:num w:numId="7" w16cid:durableId="1347830312">
    <w:abstractNumId w:val="4"/>
  </w:num>
  <w:num w:numId="8" w16cid:durableId="1541433400">
    <w:abstractNumId w:val="8"/>
  </w:num>
  <w:num w:numId="9" w16cid:durableId="1075935967">
    <w:abstractNumId w:val="3"/>
  </w:num>
  <w:num w:numId="10" w16cid:durableId="484787393">
    <w:abstractNumId w:val="2"/>
  </w:num>
  <w:num w:numId="11" w16cid:durableId="105856288">
    <w:abstractNumId w:val="1"/>
  </w:num>
  <w:num w:numId="12" w16cid:durableId="686835828">
    <w:abstractNumId w:val="0"/>
  </w:num>
  <w:num w:numId="13" w16cid:durableId="136841105">
    <w:abstractNumId w:val="24"/>
  </w:num>
  <w:num w:numId="14" w16cid:durableId="1570193321">
    <w:abstractNumId w:val="15"/>
  </w:num>
  <w:num w:numId="15" w16cid:durableId="1054504922">
    <w:abstractNumId w:val="13"/>
  </w:num>
  <w:num w:numId="16" w16cid:durableId="1104033877">
    <w:abstractNumId w:val="18"/>
  </w:num>
  <w:num w:numId="17" w16cid:durableId="1665281529">
    <w:abstractNumId w:val="16"/>
  </w:num>
  <w:num w:numId="18" w16cid:durableId="1165390584">
    <w:abstractNumId w:val="14"/>
  </w:num>
  <w:num w:numId="19" w16cid:durableId="255722155">
    <w:abstractNumId w:val="26"/>
  </w:num>
  <w:num w:numId="20" w16cid:durableId="449740093">
    <w:abstractNumId w:val="10"/>
  </w:num>
  <w:num w:numId="21" w16cid:durableId="1386561450">
    <w:abstractNumId w:val="11"/>
  </w:num>
  <w:num w:numId="22" w16cid:durableId="2103254391">
    <w:abstractNumId w:val="12"/>
  </w:num>
  <w:num w:numId="23" w16cid:durableId="42562452">
    <w:abstractNumId w:val="27"/>
  </w:num>
  <w:num w:numId="24" w16cid:durableId="1405300611">
    <w:abstractNumId w:val="20"/>
  </w:num>
  <w:num w:numId="25" w16cid:durableId="1500462698">
    <w:abstractNumId w:val="21"/>
  </w:num>
  <w:num w:numId="26" w16cid:durableId="658466424">
    <w:abstractNumId w:val="28"/>
  </w:num>
  <w:num w:numId="27" w16cid:durableId="1806001830">
    <w:abstractNumId w:val="29"/>
  </w:num>
  <w:num w:numId="28" w16cid:durableId="59521786">
    <w:abstractNumId w:val="22"/>
  </w:num>
  <w:num w:numId="29" w16cid:durableId="750737078">
    <w:abstractNumId w:val="25"/>
  </w:num>
  <w:num w:numId="30" w16cid:durableId="365641041">
    <w:abstractNumId w:val="17"/>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L Partners">
    <w15:presenceInfo w15:providerId="None" w15:userId="SL Partn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7B"/>
    <w:rsid w:val="000000AA"/>
    <w:rsid w:val="00000498"/>
    <w:rsid w:val="0000078B"/>
    <w:rsid w:val="00000AD4"/>
    <w:rsid w:val="00000AFA"/>
    <w:rsid w:val="00001B36"/>
    <w:rsid w:val="000022FC"/>
    <w:rsid w:val="0000258F"/>
    <w:rsid w:val="000025DB"/>
    <w:rsid w:val="00002DBE"/>
    <w:rsid w:val="00003200"/>
    <w:rsid w:val="00003227"/>
    <w:rsid w:val="0000333F"/>
    <w:rsid w:val="00003657"/>
    <w:rsid w:val="000039EC"/>
    <w:rsid w:val="00003A20"/>
    <w:rsid w:val="00003A87"/>
    <w:rsid w:val="00004886"/>
    <w:rsid w:val="00004B70"/>
    <w:rsid w:val="00004CC3"/>
    <w:rsid w:val="00005102"/>
    <w:rsid w:val="00005636"/>
    <w:rsid w:val="00005B1C"/>
    <w:rsid w:val="00005C48"/>
    <w:rsid w:val="00006B6D"/>
    <w:rsid w:val="00006BE4"/>
    <w:rsid w:val="00007919"/>
    <w:rsid w:val="0000796B"/>
    <w:rsid w:val="00007F5B"/>
    <w:rsid w:val="00007F74"/>
    <w:rsid w:val="00010023"/>
    <w:rsid w:val="00010697"/>
    <w:rsid w:val="000110CA"/>
    <w:rsid w:val="000111AA"/>
    <w:rsid w:val="0001123F"/>
    <w:rsid w:val="000118D1"/>
    <w:rsid w:val="00011CEC"/>
    <w:rsid w:val="00011EB1"/>
    <w:rsid w:val="00012BAA"/>
    <w:rsid w:val="00012E8D"/>
    <w:rsid w:val="0001369F"/>
    <w:rsid w:val="000139B0"/>
    <w:rsid w:val="00013B36"/>
    <w:rsid w:val="00014408"/>
    <w:rsid w:val="00014F6A"/>
    <w:rsid w:val="00014FD3"/>
    <w:rsid w:val="00014FED"/>
    <w:rsid w:val="000150EC"/>
    <w:rsid w:val="000152A9"/>
    <w:rsid w:val="000156A2"/>
    <w:rsid w:val="000160AC"/>
    <w:rsid w:val="00017413"/>
    <w:rsid w:val="000175F5"/>
    <w:rsid w:val="00017B21"/>
    <w:rsid w:val="00017F7A"/>
    <w:rsid w:val="0002085A"/>
    <w:rsid w:val="000218AD"/>
    <w:rsid w:val="000218D1"/>
    <w:rsid w:val="00021E81"/>
    <w:rsid w:val="00021FBA"/>
    <w:rsid w:val="0002247F"/>
    <w:rsid w:val="00023097"/>
    <w:rsid w:val="00023305"/>
    <w:rsid w:val="00023A1A"/>
    <w:rsid w:val="00023FF0"/>
    <w:rsid w:val="0002456D"/>
    <w:rsid w:val="00024C13"/>
    <w:rsid w:val="00024ECD"/>
    <w:rsid w:val="0002549A"/>
    <w:rsid w:val="00025AF5"/>
    <w:rsid w:val="00025BF6"/>
    <w:rsid w:val="00025D1F"/>
    <w:rsid w:val="00025DB6"/>
    <w:rsid w:val="00026221"/>
    <w:rsid w:val="000269A2"/>
    <w:rsid w:val="00026EC4"/>
    <w:rsid w:val="00027ADD"/>
    <w:rsid w:val="00027B99"/>
    <w:rsid w:val="00027C84"/>
    <w:rsid w:val="00030511"/>
    <w:rsid w:val="00030910"/>
    <w:rsid w:val="00030A88"/>
    <w:rsid w:val="00030D09"/>
    <w:rsid w:val="000312CC"/>
    <w:rsid w:val="00031A6B"/>
    <w:rsid w:val="00031ABF"/>
    <w:rsid w:val="00031F55"/>
    <w:rsid w:val="000322B2"/>
    <w:rsid w:val="00032591"/>
    <w:rsid w:val="00032D3A"/>
    <w:rsid w:val="00032D8F"/>
    <w:rsid w:val="00032F7D"/>
    <w:rsid w:val="000330CC"/>
    <w:rsid w:val="00033388"/>
    <w:rsid w:val="00033624"/>
    <w:rsid w:val="000339DF"/>
    <w:rsid w:val="00033B51"/>
    <w:rsid w:val="00033C0D"/>
    <w:rsid w:val="0003401A"/>
    <w:rsid w:val="00034F0D"/>
    <w:rsid w:val="0003518C"/>
    <w:rsid w:val="00035304"/>
    <w:rsid w:val="0003564B"/>
    <w:rsid w:val="00035A98"/>
    <w:rsid w:val="00035C2F"/>
    <w:rsid w:val="0003635A"/>
    <w:rsid w:val="00036AFD"/>
    <w:rsid w:val="000374DE"/>
    <w:rsid w:val="0003753A"/>
    <w:rsid w:val="00037559"/>
    <w:rsid w:val="00037960"/>
    <w:rsid w:val="000400D3"/>
    <w:rsid w:val="00040737"/>
    <w:rsid w:val="00040A07"/>
    <w:rsid w:val="00040F71"/>
    <w:rsid w:val="00041372"/>
    <w:rsid w:val="0004151B"/>
    <w:rsid w:val="00041DDD"/>
    <w:rsid w:val="00042188"/>
    <w:rsid w:val="000421DC"/>
    <w:rsid w:val="00042902"/>
    <w:rsid w:val="00042A45"/>
    <w:rsid w:val="0004319E"/>
    <w:rsid w:val="00043E79"/>
    <w:rsid w:val="0004447E"/>
    <w:rsid w:val="00044EBA"/>
    <w:rsid w:val="00045CAD"/>
    <w:rsid w:val="00045FDF"/>
    <w:rsid w:val="00046630"/>
    <w:rsid w:val="00046DC2"/>
    <w:rsid w:val="0005008F"/>
    <w:rsid w:val="00050422"/>
    <w:rsid w:val="00050A3F"/>
    <w:rsid w:val="000514A8"/>
    <w:rsid w:val="00051678"/>
    <w:rsid w:val="0005182B"/>
    <w:rsid w:val="000522B9"/>
    <w:rsid w:val="0005262C"/>
    <w:rsid w:val="000529EC"/>
    <w:rsid w:val="00053271"/>
    <w:rsid w:val="0005359C"/>
    <w:rsid w:val="000537E6"/>
    <w:rsid w:val="00053944"/>
    <w:rsid w:val="00053CD6"/>
    <w:rsid w:val="0005417E"/>
    <w:rsid w:val="000546EA"/>
    <w:rsid w:val="00054D5C"/>
    <w:rsid w:val="0005532B"/>
    <w:rsid w:val="00055E15"/>
    <w:rsid w:val="00056B11"/>
    <w:rsid w:val="00056DE0"/>
    <w:rsid w:val="00057430"/>
    <w:rsid w:val="000574B4"/>
    <w:rsid w:val="000574E9"/>
    <w:rsid w:val="000575F9"/>
    <w:rsid w:val="000577EC"/>
    <w:rsid w:val="000577EE"/>
    <w:rsid w:val="00057918"/>
    <w:rsid w:val="00057A36"/>
    <w:rsid w:val="00057A55"/>
    <w:rsid w:val="0006018F"/>
    <w:rsid w:val="0006023A"/>
    <w:rsid w:val="00060387"/>
    <w:rsid w:val="00060CBC"/>
    <w:rsid w:val="00061169"/>
    <w:rsid w:val="000612F5"/>
    <w:rsid w:val="00061660"/>
    <w:rsid w:val="0006226C"/>
    <w:rsid w:val="000629A2"/>
    <w:rsid w:val="00062DDE"/>
    <w:rsid w:val="00062FED"/>
    <w:rsid w:val="0006306C"/>
    <w:rsid w:val="00063449"/>
    <w:rsid w:val="00063644"/>
    <w:rsid w:val="00063BEE"/>
    <w:rsid w:val="00063D5D"/>
    <w:rsid w:val="00063E5B"/>
    <w:rsid w:val="0006406E"/>
    <w:rsid w:val="000643F9"/>
    <w:rsid w:val="000645A4"/>
    <w:rsid w:val="00064645"/>
    <w:rsid w:val="00064A38"/>
    <w:rsid w:val="00064D4A"/>
    <w:rsid w:val="00064DCA"/>
    <w:rsid w:val="000650E8"/>
    <w:rsid w:val="00065593"/>
    <w:rsid w:val="00065DE5"/>
    <w:rsid w:val="00065E13"/>
    <w:rsid w:val="00065F99"/>
    <w:rsid w:val="0006628D"/>
    <w:rsid w:val="00066445"/>
    <w:rsid w:val="00066E00"/>
    <w:rsid w:val="00067B36"/>
    <w:rsid w:val="00070485"/>
    <w:rsid w:val="00070674"/>
    <w:rsid w:val="00070708"/>
    <w:rsid w:val="0007115F"/>
    <w:rsid w:val="0007163D"/>
    <w:rsid w:val="00071A30"/>
    <w:rsid w:val="00072054"/>
    <w:rsid w:val="00072128"/>
    <w:rsid w:val="00072146"/>
    <w:rsid w:val="00072650"/>
    <w:rsid w:val="00072B65"/>
    <w:rsid w:val="0007304B"/>
    <w:rsid w:val="00073433"/>
    <w:rsid w:val="00073434"/>
    <w:rsid w:val="00073783"/>
    <w:rsid w:val="00073BB0"/>
    <w:rsid w:val="00073D2A"/>
    <w:rsid w:val="00074072"/>
    <w:rsid w:val="000742EE"/>
    <w:rsid w:val="0007453E"/>
    <w:rsid w:val="000754EE"/>
    <w:rsid w:val="00076664"/>
    <w:rsid w:val="00076DF6"/>
    <w:rsid w:val="000773C8"/>
    <w:rsid w:val="00077441"/>
    <w:rsid w:val="000776E2"/>
    <w:rsid w:val="00077C4E"/>
    <w:rsid w:val="0008034B"/>
    <w:rsid w:val="00081485"/>
    <w:rsid w:val="00081F34"/>
    <w:rsid w:val="0008240E"/>
    <w:rsid w:val="00082A67"/>
    <w:rsid w:val="00083221"/>
    <w:rsid w:val="00083641"/>
    <w:rsid w:val="00083C3B"/>
    <w:rsid w:val="00083CBE"/>
    <w:rsid w:val="00084E5D"/>
    <w:rsid w:val="000850EA"/>
    <w:rsid w:val="0008542F"/>
    <w:rsid w:val="0008563F"/>
    <w:rsid w:val="00085E2D"/>
    <w:rsid w:val="00086042"/>
    <w:rsid w:val="00086128"/>
    <w:rsid w:val="0008683A"/>
    <w:rsid w:val="00086D18"/>
    <w:rsid w:val="00086EFB"/>
    <w:rsid w:val="000870B7"/>
    <w:rsid w:val="0008719B"/>
    <w:rsid w:val="000905EE"/>
    <w:rsid w:val="00090895"/>
    <w:rsid w:val="00090952"/>
    <w:rsid w:val="000916E4"/>
    <w:rsid w:val="00091AD2"/>
    <w:rsid w:val="0009204A"/>
    <w:rsid w:val="00092B32"/>
    <w:rsid w:val="000932EB"/>
    <w:rsid w:val="0009427B"/>
    <w:rsid w:val="00094485"/>
    <w:rsid w:val="00094695"/>
    <w:rsid w:val="00094AE4"/>
    <w:rsid w:val="00094BE5"/>
    <w:rsid w:val="00094C81"/>
    <w:rsid w:val="00095AB5"/>
    <w:rsid w:val="00095D93"/>
    <w:rsid w:val="00096A6F"/>
    <w:rsid w:val="00097733"/>
    <w:rsid w:val="000A089C"/>
    <w:rsid w:val="000A0AB3"/>
    <w:rsid w:val="000A0C91"/>
    <w:rsid w:val="000A0EBE"/>
    <w:rsid w:val="000A109F"/>
    <w:rsid w:val="000A1AE9"/>
    <w:rsid w:val="000A1BAE"/>
    <w:rsid w:val="000A25DA"/>
    <w:rsid w:val="000A3B74"/>
    <w:rsid w:val="000A3C56"/>
    <w:rsid w:val="000A42A1"/>
    <w:rsid w:val="000A4D83"/>
    <w:rsid w:val="000A4E50"/>
    <w:rsid w:val="000A537A"/>
    <w:rsid w:val="000A53CC"/>
    <w:rsid w:val="000A5547"/>
    <w:rsid w:val="000A59C4"/>
    <w:rsid w:val="000A5AD3"/>
    <w:rsid w:val="000A6760"/>
    <w:rsid w:val="000A6CDC"/>
    <w:rsid w:val="000A6DB3"/>
    <w:rsid w:val="000A7451"/>
    <w:rsid w:val="000A7626"/>
    <w:rsid w:val="000A7978"/>
    <w:rsid w:val="000A7A83"/>
    <w:rsid w:val="000A7C53"/>
    <w:rsid w:val="000A7DBF"/>
    <w:rsid w:val="000A7E02"/>
    <w:rsid w:val="000B0C61"/>
    <w:rsid w:val="000B12DC"/>
    <w:rsid w:val="000B1440"/>
    <w:rsid w:val="000B29C1"/>
    <w:rsid w:val="000B32F3"/>
    <w:rsid w:val="000B35DE"/>
    <w:rsid w:val="000B36D6"/>
    <w:rsid w:val="000B3935"/>
    <w:rsid w:val="000B39BF"/>
    <w:rsid w:val="000B3A58"/>
    <w:rsid w:val="000B3DA2"/>
    <w:rsid w:val="000B41F0"/>
    <w:rsid w:val="000B4E7C"/>
    <w:rsid w:val="000B53EB"/>
    <w:rsid w:val="000B5CD2"/>
    <w:rsid w:val="000B6402"/>
    <w:rsid w:val="000B68E3"/>
    <w:rsid w:val="000B737F"/>
    <w:rsid w:val="000B76B8"/>
    <w:rsid w:val="000B7D7D"/>
    <w:rsid w:val="000C0001"/>
    <w:rsid w:val="000C0110"/>
    <w:rsid w:val="000C035B"/>
    <w:rsid w:val="000C0426"/>
    <w:rsid w:val="000C069F"/>
    <w:rsid w:val="000C0E97"/>
    <w:rsid w:val="000C11DC"/>
    <w:rsid w:val="000C26D4"/>
    <w:rsid w:val="000C2A34"/>
    <w:rsid w:val="000C2FE6"/>
    <w:rsid w:val="000C3910"/>
    <w:rsid w:val="000C3C70"/>
    <w:rsid w:val="000C3FEA"/>
    <w:rsid w:val="000C482A"/>
    <w:rsid w:val="000C4B74"/>
    <w:rsid w:val="000C5414"/>
    <w:rsid w:val="000C55AA"/>
    <w:rsid w:val="000C58F5"/>
    <w:rsid w:val="000C5A8D"/>
    <w:rsid w:val="000C5D4D"/>
    <w:rsid w:val="000C5D68"/>
    <w:rsid w:val="000C5F36"/>
    <w:rsid w:val="000C60DF"/>
    <w:rsid w:val="000C6216"/>
    <w:rsid w:val="000C62A6"/>
    <w:rsid w:val="000C7A27"/>
    <w:rsid w:val="000C7C49"/>
    <w:rsid w:val="000C7FD6"/>
    <w:rsid w:val="000D1407"/>
    <w:rsid w:val="000D1B9D"/>
    <w:rsid w:val="000D1CB8"/>
    <w:rsid w:val="000D2868"/>
    <w:rsid w:val="000D2C07"/>
    <w:rsid w:val="000D2D1A"/>
    <w:rsid w:val="000D2EB7"/>
    <w:rsid w:val="000D315A"/>
    <w:rsid w:val="000D32DB"/>
    <w:rsid w:val="000D34DA"/>
    <w:rsid w:val="000D3CD3"/>
    <w:rsid w:val="000D3D01"/>
    <w:rsid w:val="000D3F46"/>
    <w:rsid w:val="000D412A"/>
    <w:rsid w:val="000D43C4"/>
    <w:rsid w:val="000D56C2"/>
    <w:rsid w:val="000D57B6"/>
    <w:rsid w:val="000D5905"/>
    <w:rsid w:val="000D5B2F"/>
    <w:rsid w:val="000D5D72"/>
    <w:rsid w:val="000D5EE3"/>
    <w:rsid w:val="000D6276"/>
    <w:rsid w:val="000D65FE"/>
    <w:rsid w:val="000D673A"/>
    <w:rsid w:val="000D67AF"/>
    <w:rsid w:val="000D683C"/>
    <w:rsid w:val="000D691F"/>
    <w:rsid w:val="000D6EFB"/>
    <w:rsid w:val="000D7257"/>
    <w:rsid w:val="000D730B"/>
    <w:rsid w:val="000E0446"/>
    <w:rsid w:val="000E0C25"/>
    <w:rsid w:val="000E0FED"/>
    <w:rsid w:val="000E11CD"/>
    <w:rsid w:val="000E13D5"/>
    <w:rsid w:val="000E19A5"/>
    <w:rsid w:val="000E21E8"/>
    <w:rsid w:val="000E22D3"/>
    <w:rsid w:val="000E2AF8"/>
    <w:rsid w:val="000E2CD5"/>
    <w:rsid w:val="000E327A"/>
    <w:rsid w:val="000E3767"/>
    <w:rsid w:val="000E3F84"/>
    <w:rsid w:val="000E4819"/>
    <w:rsid w:val="000E492B"/>
    <w:rsid w:val="000E49B4"/>
    <w:rsid w:val="000E4ACC"/>
    <w:rsid w:val="000E4BAA"/>
    <w:rsid w:val="000E4F18"/>
    <w:rsid w:val="000E5128"/>
    <w:rsid w:val="000E5897"/>
    <w:rsid w:val="000E59A8"/>
    <w:rsid w:val="000E5B87"/>
    <w:rsid w:val="000E5E47"/>
    <w:rsid w:val="000E60F5"/>
    <w:rsid w:val="000E629B"/>
    <w:rsid w:val="000E64DA"/>
    <w:rsid w:val="000E693F"/>
    <w:rsid w:val="000E6D80"/>
    <w:rsid w:val="000E7166"/>
    <w:rsid w:val="000E7893"/>
    <w:rsid w:val="000E7DCD"/>
    <w:rsid w:val="000F0464"/>
    <w:rsid w:val="000F059D"/>
    <w:rsid w:val="000F0732"/>
    <w:rsid w:val="000F0A23"/>
    <w:rsid w:val="000F0DE5"/>
    <w:rsid w:val="000F0E5E"/>
    <w:rsid w:val="000F0F19"/>
    <w:rsid w:val="000F1144"/>
    <w:rsid w:val="000F1318"/>
    <w:rsid w:val="000F1537"/>
    <w:rsid w:val="000F20F6"/>
    <w:rsid w:val="000F22E6"/>
    <w:rsid w:val="000F22FE"/>
    <w:rsid w:val="000F26E6"/>
    <w:rsid w:val="000F2717"/>
    <w:rsid w:val="000F283C"/>
    <w:rsid w:val="000F2903"/>
    <w:rsid w:val="000F2CA4"/>
    <w:rsid w:val="000F3431"/>
    <w:rsid w:val="000F39C1"/>
    <w:rsid w:val="000F3B5F"/>
    <w:rsid w:val="000F432E"/>
    <w:rsid w:val="000F44DA"/>
    <w:rsid w:val="000F56FD"/>
    <w:rsid w:val="000F6084"/>
    <w:rsid w:val="000F63C4"/>
    <w:rsid w:val="000F64AB"/>
    <w:rsid w:val="000F65BA"/>
    <w:rsid w:val="000F6642"/>
    <w:rsid w:val="000F67DD"/>
    <w:rsid w:val="000F6F73"/>
    <w:rsid w:val="000F753E"/>
    <w:rsid w:val="000F77F4"/>
    <w:rsid w:val="0010039B"/>
    <w:rsid w:val="00100525"/>
    <w:rsid w:val="00100768"/>
    <w:rsid w:val="00101075"/>
    <w:rsid w:val="00101755"/>
    <w:rsid w:val="00101967"/>
    <w:rsid w:val="001020E3"/>
    <w:rsid w:val="001027F8"/>
    <w:rsid w:val="00102882"/>
    <w:rsid w:val="00102D42"/>
    <w:rsid w:val="00102EE5"/>
    <w:rsid w:val="0010302C"/>
    <w:rsid w:val="001032CB"/>
    <w:rsid w:val="001035D8"/>
    <w:rsid w:val="0010377A"/>
    <w:rsid w:val="0010378D"/>
    <w:rsid w:val="00103897"/>
    <w:rsid w:val="0010395A"/>
    <w:rsid w:val="00103AD4"/>
    <w:rsid w:val="00103EC3"/>
    <w:rsid w:val="0010470C"/>
    <w:rsid w:val="00104867"/>
    <w:rsid w:val="001053A4"/>
    <w:rsid w:val="001059E8"/>
    <w:rsid w:val="00105F65"/>
    <w:rsid w:val="001063E2"/>
    <w:rsid w:val="00106606"/>
    <w:rsid w:val="00106956"/>
    <w:rsid w:val="00106A5F"/>
    <w:rsid w:val="00106CC2"/>
    <w:rsid w:val="0010703C"/>
    <w:rsid w:val="001072CA"/>
    <w:rsid w:val="0010759D"/>
    <w:rsid w:val="00107D0E"/>
    <w:rsid w:val="00110C08"/>
    <w:rsid w:val="001121C7"/>
    <w:rsid w:val="0011248F"/>
    <w:rsid w:val="00112E4A"/>
    <w:rsid w:val="00113BEB"/>
    <w:rsid w:val="00113D6B"/>
    <w:rsid w:val="00114463"/>
    <w:rsid w:val="001147D2"/>
    <w:rsid w:val="00114AB2"/>
    <w:rsid w:val="00114B52"/>
    <w:rsid w:val="00114CE3"/>
    <w:rsid w:val="00114DDB"/>
    <w:rsid w:val="00114F45"/>
    <w:rsid w:val="001150E7"/>
    <w:rsid w:val="00115122"/>
    <w:rsid w:val="00115CEF"/>
    <w:rsid w:val="001161CA"/>
    <w:rsid w:val="00116707"/>
    <w:rsid w:val="001173C9"/>
    <w:rsid w:val="001201C6"/>
    <w:rsid w:val="001203E4"/>
    <w:rsid w:val="001208F1"/>
    <w:rsid w:val="00120AB8"/>
    <w:rsid w:val="00121024"/>
    <w:rsid w:val="001215FC"/>
    <w:rsid w:val="00121BB6"/>
    <w:rsid w:val="0012207F"/>
    <w:rsid w:val="001221EA"/>
    <w:rsid w:val="00122BB4"/>
    <w:rsid w:val="0012305C"/>
    <w:rsid w:val="0012355F"/>
    <w:rsid w:val="001238D3"/>
    <w:rsid w:val="00123A04"/>
    <w:rsid w:val="00123A6F"/>
    <w:rsid w:val="001241B9"/>
    <w:rsid w:val="0012422E"/>
    <w:rsid w:val="00124462"/>
    <w:rsid w:val="001249F9"/>
    <w:rsid w:val="00124B44"/>
    <w:rsid w:val="00124D6E"/>
    <w:rsid w:val="00125011"/>
    <w:rsid w:val="00125D94"/>
    <w:rsid w:val="00126611"/>
    <w:rsid w:val="00126D94"/>
    <w:rsid w:val="00126F14"/>
    <w:rsid w:val="001270C9"/>
    <w:rsid w:val="00127105"/>
    <w:rsid w:val="0012740B"/>
    <w:rsid w:val="0012754D"/>
    <w:rsid w:val="00127872"/>
    <w:rsid w:val="001279A0"/>
    <w:rsid w:val="00127FF2"/>
    <w:rsid w:val="001306EC"/>
    <w:rsid w:val="001309CA"/>
    <w:rsid w:val="00131026"/>
    <w:rsid w:val="00131216"/>
    <w:rsid w:val="001323E6"/>
    <w:rsid w:val="00132F0E"/>
    <w:rsid w:val="00133621"/>
    <w:rsid w:val="001337FB"/>
    <w:rsid w:val="00134202"/>
    <w:rsid w:val="00134876"/>
    <w:rsid w:val="00134D6E"/>
    <w:rsid w:val="00134EFF"/>
    <w:rsid w:val="00135372"/>
    <w:rsid w:val="001356F4"/>
    <w:rsid w:val="001357BC"/>
    <w:rsid w:val="00135DC7"/>
    <w:rsid w:val="00135FB6"/>
    <w:rsid w:val="001361DB"/>
    <w:rsid w:val="0013640F"/>
    <w:rsid w:val="00136571"/>
    <w:rsid w:val="001367F8"/>
    <w:rsid w:val="00136CC7"/>
    <w:rsid w:val="00136CC8"/>
    <w:rsid w:val="00137290"/>
    <w:rsid w:val="0014005B"/>
    <w:rsid w:val="0014082F"/>
    <w:rsid w:val="0014084E"/>
    <w:rsid w:val="0014191C"/>
    <w:rsid w:val="00141C55"/>
    <w:rsid w:val="00141F0F"/>
    <w:rsid w:val="00142118"/>
    <w:rsid w:val="00142202"/>
    <w:rsid w:val="00142835"/>
    <w:rsid w:val="00142A78"/>
    <w:rsid w:val="00142AF1"/>
    <w:rsid w:val="00142C6D"/>
    <w:rsid w:val="00142DDE"/>
    <w:rsid w:val="00143B82"/>
    <w:rsid w:val="00144247"/>
    <w:rsid w:val="001445F6"/>
    <w:rsid w:val="001447D2"/>
    <w:rsid w:val="00145129"/>
    <w:rsid w:val="00145C17"/>
    <w:rsid w:val="001460BD"/>
    <w:rsid w:val="0014668C"/>
    <w:rsid w:val="00146DBB"/>
    <w:rsid w:val="00146E8E"/>
    <w:rsid w:val="00146EF0"/>
    <w:rsid w:val="00147F38"/>
    <w:rsid w:val="00150231"/>
    <w:rsid w:val="001502ED"/>
    <w:rsid w:val="00150E94"/>
    <w:rsid w:val="00150EFA"/>
    <w:rsid w:val="00151D90"/>
    <w:rsid w:val="00152BA1"/>
    <w:rsid w:val="00152C99"/>
    <w:rsid w:val="00152FA2"/>
    <w:rsid w:val="001534BA"/>
    <w:rsid w:val="00153B28"/>
    <w:rsid w:val="001541A7"/>
    <w:rsid w:val="00154743"/>
    <w:rsid w:val="00154812"/>
    <w:rsid w:val="00154A77"/>
    <w:rsid w:val="00154B1E"/>
    <w:rsid w:val="001554AB"/>
    <w:rsid w:val="001559FE"/>
    <w:rsid w:val="00156076"/>
    <w:rsid w:val="0015683E"/>
    <w:rsid w:val="00156AA1"/>
    <w:rsid w:val="00156D63"/>
    <w:rsid w:val="00156FD7"/>
    <w:rsid w:val="00157183"/>
    <w:rsid w:val="0015750F"/>
    <w:rsid w:val="00157B80"/>
    <w:rsid w:val="00160C05"/>
    <w:rsid w:val="00160E34"/>
    <w:rsid w:val="00161869"/>
    <w:rsid w:val="00161B15"/>
    <w:rsid w:val="0016252C"/>
    <w:rsid w:val="001628A5"/>
    <w:rsid w:val="00163056"/>
    <w:rsid w:val="001636B1"/>
    <w:rsid w:val="00163740"/>
    <w:rsid w:val="0016397A"/>
    <w:rsid w:val="00163C67"/>
    <w:rsid w:val="00163DDC"/>
    <w:rsid w:val="00164D01"/>
    <w:rsid w:val="0016555B"/>
    <w:rsid w:val="00165ADC"/>
    <w:rsid w:val="00165D3E"/>
    <w:rsid w:val="00166200"/>
    <w:rsid w:val="001662FC"/>
    <w:rsid w:val="00166487"/>
    <w:rsid w:val="0016732B"/>
    <w:rsid w:val="001677AB"/>
    <w:rsid w:val="00167C73"/>
    <w:rsid w:val="00167CD7"/>
    <w:rsid w:val="00170827"/>
    <w:rsid w:val="00170B6C"/>
    <w:rsid w:val="0017173F"/>
    <w:rsid w:val="00171FF6"/>
    <w:rsid w:val="00172513"/>
    <w:rsid w:val="00172726"/>
    <w:rsid w:val="001728C4"/>
    <w:rsid w:val="00172F02"/>
    <w:rsid w:val="00173584"/>
    <w:rsid w:val="0017380C"/>
    <w:rsid w:val="00173ED5"/>
    <w:rsid w:val="001758DE"/>
    <w:rsid w:val="00175BDF"/>
    <w:rsid w:val="0017617B"/>
    <w:rsid w:val="0017641D"/>
    <w:rsid w:val="0017683C"/>
    <w:rsid w:val="001778D7"/>
    <w:rsid w:val="001779F5"/>
    <w:rsid w:val="001803D8"/>
    <w:rsid w:val="00180A7C"/>
    <w:rsid w:val="00181213"/>
    <w:rsid w:val="001814A4"/>
    <w:rsid w:val="00181768"/>
    <w:rsid w:val="001818FB"/>
    <w:rsid w:val="00181F31"/>
    <w:rsid w:val="00182237"/>
    <w:rsid w:val="00182303"/>
    <w:rsid w:val="00182398"/>
    <w:rsid w:val="001824ED"/>
    <w:rsid w:val="0018250C"/>
    <w:rsid w:val="00182936"/>
    <w:rsid w:val="00182ECE"/>
    <w:rsid w:val="0018318F"/>
    <w:rsid w:val="0018320D"/>
    <w:rsid w:val="00183676"/>
    <w:rsid w:val="00183F33"/>
    <w:rsid w:val="001840CB"/>
    <w:rsid w:val="00184172"/>
    <w:rsid w:val="00184298"/>
    <w:rsid w:val="00184D33"/>
    <w:rsid w:val="00184E28"/>
    <w:rsid w:val="0018500A"/>
    <w:rsid w:val="0018515D"/>
    <w:rsid w:val="00185700"/>
    <w:rsid w:val="00186D0C"/>
    <w:rsid w:val="00186F40"/>
    <w:rsid w:val="001876C0"/>
    <w:rsid w:val="00187885"/>
    <w:rsid w:val="00187AE5"/>
    <w:rsid w:val="00187FCF"/>
    <w:rsid w:val="00190346"/>
    <w:rsid w:val="00190959"/>
    <w:rsid w:val="00190B2B"/>
    <w:rsid w:val="00190B73"/>
    <w:rsid w:val="00190E14"/>
    <w:rsid w:val="00191231"/>
    <w:rsid w:val="001912E7"/>
    <w:rsid w:val="00191303"/>
    <w:rsid w:val="0019147C"/>
    <w:rsid w:val="0019161B"/>
    <w:rsid w:val="001916E6"/>
    <w:rsid w:val="00191D57"/>
    <w:rsid w:val="0019213E"/>
    <w:rsid w:val="0019327E"/>
    <w:rsid w:val="00193A0C"/>
    <w:rsid w:val="00193B1E"/>
    <w:rsid w:val="00193E0E"/>
    <w:rsid w:val="00194F2D"/>
    <w:rsid w:val="001951A2"/>
    <w:rsid w:val="001952F9"/>
    <w:rsid w:val="0019594C"/>
    <w:rsid w:val="00195DF0"/>
    <w:rsid w:val="00196005"/>
    <w:rsid w:val="00196011"/>
    <w:rsid w:val="00196328"/>
    <w:rsid w:val="00196668"/>
    <w:rsid w:val="00196CC0"/>
    <w:rsid w:val="00197324"/>
    <w:rsid w:val="0019781F"/>
    <w:rsid w:val="00197E45"/>
    <w:rsid w:val="00197E47"/>
    <w:rsid w:val="001A01D9"/>
    <w:rsid w:val="001A09C1"/>
    <w:rsid w:val="001A1417"/>
    <w:rsid w:val="001A14C3"/>
    <w:rsid w:val="001A15CB"/>
    <w:rsid w:val="001A195A"/>
    <w:rsid w:val="001A1B37"/>
    <w:rsid w:val="001A1BED"/>
    <w:rsid w:val="001A291F"/>
    <w:rsid w:val="001A2F90"/>
    <w:rsid w:val="001A3005"/>
    <w:rsid w:val="001A3330"/>
    <w:rsid w:val="001A3450"/>
    <w:rsid w:val="001A393D"/>
    <w:rsid w:val="001A4217"/>
    <w:rsid w:val="001A4743"/>
    <w:rsid w:val="001A4993"/>
    <w:rsid w:val="001A4CCC"/>
    <w:rsid w:val="001A5DA9"/>
    <w:rsid w:val="001A6219"/>
    <w:rsid w:val="001A6A74"/>
    <w:rsid w:val="001A705D"/>
    <w:rsid w:val="001A7622"/>
    <w:rsid w:val="001A797E"/>
    <w:rsid w:val="001A7AE8"/>
    <w:rsid w:val="001A7CB0"/>
    <w:rsid w:val="001B0164"/>
    <w:rsid w:val="001B0326"/>
    <w:rsid w:val="001B07E4"/>
    <w:rsid w:val="001B0B7B"/>
    <w:rsid w:val="001B0DE4"/>
    <w:rsid w:val="001B1270"/>
    <w:rsid w:val="001B16D5"/>
    <w:rsid w:val="001B1880"/>
    <w:rsid w:val="001B1D5F"/>
    <w:rsid w:val="001B202E"/>
    <w:rsid w:val="001B2257"/>
    <w:rsid w:val="001B231F"/>
    <w:rsid w:val="001B254C"/>
    <w:rsid w:val="001B29EE"/>
    <w:rsid w:val="001B2C6F"/>
    <w:rsid w:val="001B2D90"/>
    <w:rsid w:val="001B3098"/>
    <w:rsid w:val="001B3310"/>
    <w:rsid w:val="001B366F"/>
    <w:rsid w:val="001B37B9"/>
    <w:rsid w:val="001B3B7C"/>
    <w:rsid w:val="001B4171"/>
    <w:rsid w:val="001B42AE"/>
    <w:rsid w:val="001B4676"/>
    <w:rsid w:val="001B4BA1"/>
    <w:rsid w:val="001B4D58"/>
    <w:rsid w:val="001B530A"/>
    <w:rsid w:val="001B548C"/>
    <w:rsid w:val="001B5493"/>
    <w:rsid w:val="001B5B1A"/>
    <w:rsid w:val="001B603B"/>
    <w:rsid w:val="001B62EF"/>
    <w:rsid w:val="001B6507"/>
    <w:rsid w:val="001B6834"/>
    <w:rsid w:val="001B6836"/>
    <w:rsid w:val="001B6B7B"/>
    <w:rsid w:val="001B6D6F"/>
    <w:rsid w:val="001B6D92"/>
    <w:rsid w:val="001B6DFC"/>
    <w:rsid w:val="001B6F0A"/>
    <w:rsid w:val="001B722D"/>
    <w:rsid w:val="001B7C11"/>
    <w:rsid w:val="001B7E97"/>
    <w:rsid w:val="001C0422"/>
    <w:rsid w:val="001C096D"/>
    <w:rsid w:val="001C1B79"/>
    <w:rsid w:val="001C1C75"/>
    <w:rsid w:val="001C1EEC"/>
    <w:rsid w:val="001C2583"/>
    <w:rsid w:val="001C2FC9"/>
    <w:rsid w:val="001C3358"/>
    <w:rsid w:val="001C368B"/>
    <w:rsid w:val="001C40E5"/>
    <w:rsid w:val="001C41A4"/>
    <w:rsid w:val="001C4507"/>
    <w:rsid w:val="001C587F"/>
    <w:rsid w:val="001C5E92"/>
    <w:rsid w:val="001C650A"/>
    <w:rsid w:val="001C67F5"/>
    <w:rsid w:val="001C69DD"/>
    <w:rsid w:val="001C6A06"/>
    <w:rsid w:val="001C6A9D"/>
    <w:rsid w:val="001C7036"/>
    <w:rsid w:val="001C7430"/>
    <w:rsid w:val="001C774A"/>
    <w:rsid w:val="001C78AF"/>
    <w:rsid w:val="001C7BCC"/>
    <w:rsid w:val="001C7D53"/>
    <w:rsid w:val="001C7EE1"/>
    <w:rsid w:val="001D06AA"/>
    <w:rsid w:val="001D0A1D"/>
    <w:rsid w:val="001D1A0F"/>
    <w:rsid w:val="001D1D1E"/>
    <w:rsid w:val="001D244A"/>
    <w:rsid w:val="001D2661"/>
    <w:rsid w:val="001D26C8"/>
    <w:rsid w:val="001D27D0"/>
    <w:rsid w:val="001D313A"/>
    <w:rsid w:val="001D31CF"/>
    <w:rsid w:val="001D3296"/>
    <w:rsid w:val="001D3386"/>
    <w:rsid w:val="001D37D0"/>
    <w:rsid w:val="001D3E21"/>
    <w:rsid w:val="001D3E6E"/>
    <w:rsid w:val="001D3EDD"/>
    <w:rsid w:val="001D3FDF"/>
    <w:rsid w:val="001D4584"/>
    <w:rsid w:val="001D4A7E"/>
    <w:rsid w:val="001D4D9A"/>
    <w:rsid w:val="001D5AAC"/>
    <w:rsid w:val="001D5EAE"/>
    <w:rsid w:val="001D6686"/>
    <w:rsid w:val="001D6A4B"/>
    <w:rsid w:val="001D6E6D"/>
    <w:rsid w:val="001D7672"/>
    <w:rsid w:val="001D7823"/>
    <w:rsid w:val="001D78AA"/>
    <w:rsid w:val="001D7C42"/>
    <w:rsid w:val="001E0591"/>
    <w:rsid w:val="001E08FC"/>
    <w:rsid w:val="001E0A6C"/>
    <w:rsid w:val="001E0E0E"/>
    <w:rsid w:val="001E13EA"/>
    <w:rsid w:val="001E2145"/>
    <w:rsid w:val="001E2660"/>
    <w:rsid w:val="001E2C7A"/>
    <w:rsid w:val="001E2E8E"/>
    <w:rsid w:val="001E3127"/>
    <w:rsid w:val="001E3497"/>
    <w:rsid w:val="001E35E8"/>
    <w:rsid w:val="001E40AC"/>
    <w:rsid w:val="001E4A6D"/>
    <w:rsid w:val="001E4D31"/>
    <w:rsid w:val="001E5AAA"/>
    <w:rsid w:val="001E605B"/>
    <w:rsid w:val="001E679A"/>
    <w:rsid w:val="001E6AF0"/>
    <w:rsid w:val="001E6CCB"/>
    <w:rsid w:val="001E6D7D"/>
    <w:rsid w:val="001E73B8"/>
    <w:rsid w:val="001E77DC"/>
    <w:rsid w:val="001F0699"/>
    <w:rsid w:val="001F08C8"/>
    <w:rsid w:val="001F0947"/>
    <w:rsid w:val="001F104C"/>
    <w:rsid w:val="001F1220"/>
    <w:rsid w:val="001F14D1"/>
    <w:rsid w:val="001F1623"/>
    <w:rsid w:val="001F1912"/>
    <w:rsid w:val="001F1A99"/>
    <w:rsid w:val="001F1FA1"/>
    <w:rsid w:val="001F209C"/>
    <w:rsid w:val="001F2464"/>
    <w:rsid w:val="001F2480"/>
    <w:rsid w:val="001F252A"/>
    <w:rsid w:val="001F285D"/>
    <w:rsid w:val="001F2ED7"/>
    <w:rsid w:val="001F33DA"/>
    <w:rsid w:val="001F3675"/>
    <w:rsid w:val="001F42D5"/>
    <w:rsid w:val="001F4785"/>
    <w:rsid w:val="001F4B82"/>
    <w:rsid w:val="001F525C"/>
    <w:rsid w:val="001F553C"/>
    <w:rsid w:val="001F5729"/>
    <w:rsid w:val="001F57E5"/>
    <w:rsid w:val="001F5F3B"/>
    <w:rsid w:val="001F6FAC"/>
    <w:rsid w:val="001F7DD2"/>
    <w:rsid w:val="001F7F26"/>
    <w:rsid w:val="0020033A"/>
    <w:rsid w:val="002004F2"/>
    <w:rsid w:val="0020079E"/>
    <w:rsid w:val="002009E1"/>
    <w:rsid w:val="002016E1"/>
    <w:rsid w:val="002017A9"/>
    <w:rsid w:val="00201959"/>
    <w:rsid w:val="00202150"/>
    <w:rsid w:val="002032F9"/>
    <w:rsid w:val="00203A4E"/>
    <w:rsid w:val="00203D84"/>
    <w:rsid w:val="002042B3"/>
    <w:rsid w:val="0020459B"/>
    <w:rsid w:val="00204B1C"/>
    <w:rsid w:val="00204BE4"/>
    <w:rsid w:val="0020512B"/>
    <w:rsid w:val="0020592F"/>
    <w:rsid w:val="002061C0"/>
    <w:rsid w:val="00206613"/>
    <w:rsid w:val="002067B5"/>
    <w:rsid w:val="002070D1"/>
    <w:rsid w:val="0020725E"/>
    <w:rsid w:val="002079F7"/>
    <w:rsid w:val="00207D7C"/>
    <w:rsid w:val="002103C2"/>
    <w:rsid w:val="002105AE"/>
    <w:rsid w:val="002107B4"/>
    <w:rsid w:val="00210C41"/>
    <w:rsid w:val="00210C59"/>
    <w:rsid w:val="00210C71"/>
    <w:rsid w:val="00211087"/>
    <w:rsid w:val="00211D18"/>
    <w:rsid w:val="00212890"/>
    <w:rsid w:val="00212938"/>
    <w:rsid w:val="00212B39"/>
    <w:rsid w:val="00212E9E"/>
    <w:rsid w:val="00212ECA"/>
    <w:rsid w:val="002134DA"/>
    <w:rsid w:val="00213943"/>
    <w:rsid w:val="00213BB8"/>
    <w:rsid w:val="0021504C"/>
    <w:rsid w:val="0021505B"/>
    <w:rsid w:val="0021547D"/>
    <w:rsid w:val="002156C2"/>
    <w:rsid w:val="00215962"/>
    <w:rsid w:val="00215CB2"/>
    <w:rsid w:val="00215E01"/>
    <w:rsid w:val="00215F5F"/>
    <w:rsid w:val="002161DE"/>
    <w:rsid w:val="00216774"/>
    <w:rsid w:val="002167A0"/>
    <w:rsid w:val="0021693E"/>
    <w:rsid w:val="00217D59"/>
    <w:rsid w:val="0022038E"/>
    <w:rsid w:val="0022061F"/>
    <w:rsid w:val="002212D7"/>
    <w:rsid w:val="002213F1"/>
    <w:rsid w:val="00221552"/>
    <w:rsid w:val="00221876"/>
    <w:rsid w:val="00221C7C"/>
    <w:rsid w:val="00221DB8"/>
    <w:rsid w:val="00221F06"/>
    <w:rsid w:val="0022200F"/>
    <w:rsid w:val="0022289C"/>
    <w:rsid w:val="00222EF0"/>
    <w:rsid w:val="0022369F"/>
    <w:rsid w:val="002236B3"/>
    <w:rsid w:val="002236EA"/>
    <w:rsid w:val="00223A1C"/>
    <w:rsid w:val="00223B5D"/>
    <w:rsid w:val="00223C03"/>
    <w:rsid w:val="00223CA4"/>
    <w:rsid w:val="00224A04"/>
    <w:rsid w:val="00224BC7"/>
    <w:rsid w:val="00224D35"/>
    <w:rsid w:val="0022505B"/>
    <w:rsid w:val="00225371"/>
    <w:rsid w:val="00225965"/>
    <w:rsid w:val="00225C49"/>
    <w:rsid w:val="0022632A"/>
    <w:rsid w:val="00226490"/>
    <w:rsid w:val="002268E2"/>
    <w:rsid w:val="00226E5C"/>
    <w:rsid w:val="00227001"/>
    <w:rsid w:val="0023020B"/>
    <w:rsid w:val="00230911"/>
    <w:rsid w:val="002309F0"/>
    <w:rsid w:val="00230CC8"/>
    <w:rsid w:val="00231E6E"/>
    <w:rsid w:val="00231F04"/>
    <w:rsid w:val="0023239F"/>
    <w:rsid w:val="00232C42"/>
    <w:rsid w:val="00232FDF"/>
    <w:rsid w:val="0023342F"/>
    <w:rsid w:val="0023383E"/>
    <w:rsid w:val="002339F9"/>
    <w:rsid w:val="00233CF7"/>
    <w:rsid w:val="002342C8"/>
    <w:rsid w:val="00234732"/>
    <w:rsid w:val="00234CEC"/>
    <w:rsid w:val="00235E24"/>
    <w:rsid w:val="002361BD"/>
    <w:rsid w:val="002364B1"/>
    <w:rsid w:val="002364C4"/>
    <w:rsid w:val="002367E7"/>
    <w:rsid w:val="00236CCE"/>
    <w:rsid w:val="00237271"/>
    <w:rsid w:val="00237411"/>
    <w:rsid w:val="0023746F"/>
    <w:rsid w:val="0023776F"/>
    <w:rsid w:val="00237F56"/>
    <w:rsid w:val="00240383"/>
    <w:rsid w:val="00240474"/>
    <w:rsid w:val="00240553"/>
    <w:rsid w:val="00240B03"/>
    <w:rsid w:val="00241315"/>
    <w:rsid w:val="00241A38"/>
    <w:rsid w:val="0024232E"/>
    <w:rsid w:val="00242569"/>
    <w:rsid w:val="00243058"/>
    <w:rsid w:val="002433CA"/>
    <w:rsid w:val="00243A12"/>
    <w:rsid w:val="00243C6F"/>
    <w:rsid w:val="002440CA"/>
    <w:rsid w:val="00244207"/>
    <w:rsid w:val="00244758"/>
    <w:rsid w:val="00244849"/>
    <w:rsid w:val="00244967"/>
    <w:rsid w:val="00244A5E"/>
    <w:rsid w:val="00245C81"/>
    <w:rsid w:val="00246629"/>
    <w:rsid w:val="00246724"/>
    <w:rsid w:val="002469C9"/>
    <w:rsid w:val="00246CB2"/>
    <w:rsid w:val="00246FA3"/>
    <w:rsid w:val="00247025"/>
    <w:rsid w:val="00247A62"/>
    <w:rsid w:val="00247BBC"/>
    <w:rsid w:val="00250758"/>
    <w:rsid w:val="002510DF"/>
    <w:rsid w:val="0025128D"/>
    <w:rsid w:val="002515A5"/>
    <w:rsid w:val="00252413"/>
    <w:rsid w:val="00252449"/>
    <w:rsid w:val="0025250A"/>
    <w:rsid w:val="002529B3"/>
    <w:rsid w:val="00252A74"/>
    <w:rsid w:val="00252F14"/>
    <w:rsid w:val="00253F3B"/>
    <w:rsid w:val="0025436D"/>
    <w:rsid w:val="00254A13"/>
    <w:rsid w:val="00254BEC"/>
    <w:rsid w:val="00254F69"/>
    <w:rsid w:val="00255565"/>
    <w:rsid w:val="0025587B"/>
    <w:rsid w:val="00255BD1"/>
    <w:rsid w:val="00255E4E"/>
    <w:rsid w:val="002564ED"/>
    <w:rsid w:val="00256553"/>
    <w:rsid w:val="002565EB"/>
    <w:rsid w:val="002568BB"/>
    <w:rsid w:val="00256AF7"/>
    <w:rsid w:val="0025746B"/>
    <w:rsid w:val="002576A6"/>
    <w:rsid w:val="00257B95"/>
    <w:rsid w:val="00261337"/>
    <w:rsid w:val="0026152A"/>
    <w:rsid w:val="0026154F"/>
    <w:rsid w:val="00261750"/>
    <w:rsid w:val="002617A2"/>
    <w:rsid w:val="00261AE6"/>
    <w:rsid w:val="00261CFD"/>
    <w:rsid w:val="002626C2"/>
    <w:rsid w:val="0026283B"/>
    <w:rsid w:val="00262A1C"/>
    <w:rsid w:val="0026325D"/>
    <w:rsid w:val="00264154"/>
    <w:rsid w:val="00264252"/>
    <w:rsid w:val="0026435B"/>
    <w:rsid w:val="0026484E"/>
    <w:rsid w:val="0026532E"/>
    <w:rsid w:val="00266799"/>
    <w:rsid w:val="002667DA"/>
    <w:rsid w:val="0026735F"/>
    <w:rsid w:val="002675FE"/>
    <w:rsid w:val="00267BDF"/>
    <w:rsid w:val="00267EF6"/>
    <w:rsid w:val="002702FD"/>
    <w:rsid w:val="002705B7"/>
    <w:rsid w:val="00270A62"/>
    <w:rsid w:val="00270B89"/>
    <w:rsid w:val="002715A4"/>
    <w:rsid w:val="00271787"/>
    <w:rsid w:val="002720E9"/>
    <w:rsid w:val="0027245A"/>
    <w:rsid w:val="00272628"/>
    <w:rsid w:val="00272727"/>
    <w:rsid w:val="00272943"/>
    <w:rsid w:val="00272A8E"/>
    <w:rsid w:val="00272FC6"/>
    <w:rsid w:val="00273925"/>
    <w:rsid w:val="00274175"/>
    <w:rsid w:val="002748C0"/>
    <w:rsid w:val="00274AB7"/>
    <w:rsid w:val="00274ABB"/>
    <w:rsid w:val="002750B5"/>
    <w:rsid w:val="00275255"/>
    <w:rsid w:val="00276061"/>
    <w:rsid w:val="0027628A"/>
    <w:rsid w:val="00276644"/>
    <w:rsid w:val="00276B89"/>
    <w:rsid w:val="002771BC"/>
    <w:rsid w:val="00277209"/>
    <w:rsid w:val="0027792D"/>
    <w:rsid w:val="00277E20"/>
    <w:rsid w:val="00277ECA"/>
    <w:rsid w:val="002804C1"/>
    <w:rsid w:val="0028058E"/>
    <w:rsid w:val="00280DCD"/>
    <w:rsid w:val="0028192F"/>
    <w:rsid w:val="0028237F"/>
    <w:rsid w:val="0028292F"/>
    <w:rsid w:val="00283BCE"/>
    <w:rsid w:val="0028441C"/>
    <w:rsid w:val="00284705"/>
    <w:rsid w:val="00284D32"/>
    <w:rsid w:val="00285495"/>
    <w:rsid w:val="0028564E"/>
    <w:rsid w:val="00285860"/>
    <w:rsid w:val="00285BEE"/>
    <w:rsid w:val="00286F34"/>
    <w:rsid w:val="0028728C"/>
    <w:rsid w:val="002875C9"/>
    <w:rsid w:val="00287B2B"/>
    <w:rsid w:val="00287D1F"/>
    <w:rsid w:val="002902AE"/>
    <w:rsid w:val="002902B3"/>
    <w:rsid w:val="00290B4D"/>
    <w:rsid w:val="00290D05"/>
    <w:rsid w:val="0029155D"/>
    <w:rsid w:val="00291716"/>
    <w:rsid w:val="00291A08"/>
    <w:rsid w:val="00291BEA"/>
    <w:rsid w:val="00293079"/>
    <w:rsid w:val="002930AE"/>
    <w:rsid w:val="0029374C"/>
    <w:rsid w:val="002942EE"/>
    <w:rsid w:val="002945BD"/>
    <w:rsid w:val="00294686"/>
    <w:rsid w:val="0029522B"/>
    <w:rsid w:val="00295873"/>
    <w:rsid w:val="00295B85"/>
    <w:rsid w:val="00296133"/>
    <w:rsid w:val="00296A4A"/>
    <w:rsid w:val="00296E63"/>
    <w:rsid w:val="00297CB4"/>
    <w:rsid w:val="00297E1D"/>
    <w:rsid w:val="002A0128"/>
    <w:rsid w:val="002A030F"/>
    <w:rsid w:val="002A0B7D"/>
    <w:rsid w:val="002A10C2"/>
    <w:rsid w:val="002A18F7"/>
    <w:rsid w:val="002A3736"/>
    <w:rsid w:val="002A399B"/>
    <w:rsid w:val="002A3B4D"/>
    <w:rsid w:val="002A3B84"/>
    <w:rsid w:val="002A4284"/>
    <w:rsid w:val="002A467B"/>
    <w:rsid w:val="002A4BA4"/>
    <w:rsid w:val="002A4DEB"/>
    <w:rsid w:val="002A4EB5"/>
    <w:rsid w:val="002A5996"/>
    <w:rsid w:val="002A5DC6"/>
    <w:rsid w:val="002A63C3"/>
    <w:rsid w:val="002A6CBD"/>
    <w:rsid w:val="002A7062"/>
    <w:rsid w:val="002A71F3"/>
    <w:rsid w:val="002A7749"/>
    <w:rsid w:val="002A78B2"/>
    <w:rsid w:val="002A7C2D"/>
    <w:rsid w:val="002B03AC"/>
    <w:rsid w:val="002B055E"/>
    <w:rsid w:val="002B0A0D"/>
    <w:rsid w:val="002B11B8"/>
    <w:rsid w:val="002B1399"/>
    <w:rsid w:val="002B14EE"/>
    <w:rsid w:val="002B172B"/>
    <w:rsid w:val="002B24F4"/>
    <w:rsid w:val="002B2687"/>
    <w:rsid w:val="002B2741"/>
    <w:rsid w:val="002B2CAA"/>
    <w:rsid w:val="002B327C"/>
    <w:rsid w:val="002B3982"/>
    <w:rsid w:val="002B3D83"/>
    <w:rsid w:val="002B4088"/>
    <w:rsid w:val="002B43E9"/>
    <w:rsid w:val="002B449A"/>
    <w:rsid w:val="002B4614"/>
    <w:rsid w:val="002B4746"/>
    <w:rsid w:val="002B4900"/>
    <w:rsid w:val="002B494D"/>
    <w:rsid w:val="002B4C0C"/>
    <w:rsid w:val="002B5038"/>
    <w:rsid w:val="002B54EB"/>
    <w:rsid w:val="002B55E4"/>
    <w:rsid w:val="002B5C5C"/>
    <w:rsid w:val="002B5F71"/>
    <w:rsid w:val="002B6016"/>
    <w:rsid w:val="002B604D"/>
    <w:rsid w:val="002B61A6"/>
    <w:rsid w:val="002B6584"/>
    <w:rsid w:val="002B6915"/>
    <w:rsid w:val="002B69F0"/>
    <w:rsid w:val="002B6A66"/>
    <w:rsid w:val="002B6E1C"/>
    <w:rsid w:val="002B769A"/>
    <w:rsid w:val="002B7DEC"/>
    <w:rsid w:val="002C0090"/>
    <w:rsid w:val="002C01F3"/>
    <w:rsid w:val="002C0592"/>
    <w:rsid w:val="002C0E84"/>
    <w:rsid w:val="002C0EA5"/>
    <w:rsid w:val="002C19EE"/>
    <w:rsid w:val="002C1D4F"/>
    <w:rsid w:val="002C1F03"/>
    <w:rsid w:val="002C1F68"/>
    <w:rsid w:val="002C2122"/>
    <w:rsid w:val="002C2341"/>
    <w:rsid w:val="002C26E2"/>
    <w:rsid w:val="002C28BD"/>
    <w:rsid w:val="002C2C83"/>
    <w:rsid w:val="002C2CC3"/>
    <w:rsid w:val="002C2EC3"/>
    <w:rsid w:val="002C35E1"/>
    <w:rsid w:val="002C36ED"/>
    <w:rsid w:val="002C3B06"/>
    <w:rsid w:val="002C3E7E"/>
    <w:rsid w:val="002C3F48"/>
    <w:rsid w:val="002C41B1"/>
    <w:rsid w:val="002C422E"/>
    <w:rsid w:val="002C468F"/>
    <w:rsid w:val="002C4809"/>
    <w:rsid w:val="002C4A35"/>
    <w:rsid w:val="002C507A"/>
    <w:rsid w:val="002C52CF"/>
    <w:rsid w:val="002C5551"/>
    <w:rsid w:val="002C56BD"/>
    <w:rsid w:val="002C57BF"/>
    <w:rsid w:val="002C5CC0"/>
    <w:rsid w:val="002C6200"/>
    <w:rsid w:val="002C641C"/>
    <w:rsid w:val="002C67AF"/>
    <w:rsid w:val="002C6BBB"/>
    <w:rsid w:val="002C6F7C"/>
    <w:rsid w:val="002C7EBA"/>
    <w:rsid w:val="002C7F1C"/>
    <w:rsid w:val="002D00A9"/>
    <w:rsid w:val="002D1551"/>
    <w:rsid w:val="002D1AB8"/>
    <w:rsid w:val="002D1D84"/>
    <w:rsid w:val="002D2123"/>
    <w:rsid w:val="002D2270"/>
    <w:rsid w:val="002D2450"/>
    <w:rsid w:val="002D28D2"/>
    <w:rsid w:val="002D2C23"/>
    <w:rsid w:val="002D2D49"/>
    <w:rsid w:val="002D3215"/>
    <w:rsid w:val="002D327E"/>
    <w:rsid w:val="002D359A"/>
    <w:rsid w:val="002D3865"/>
    <w:rsid w:val="002D4D8D"/>
    <w:rsid w:val="002D5253"/>
    <w:rsid w:val="002D5562"/>
    <w:rsid w:val="002D624F"/>
    <w:rsid w:val="002D647C"/>
    <w:rsid w:val="002D6667"/>
    <w:rsid w:val="002D6CBE"/>
    <w:rsid w:val="002D7156"/>
    <w:rsid w:val="002D77DB"/>
    <w:rsid w:val="002D7B8F"/>
    <w:rsid w:val="002D7CFE"/>
    <w:rsid w:val="002D7F67"/>
    <w:rsid w:val="002E0359"/>
    <w:rsid w:val="002E0E0A"/>
    <w:rsid w:val="002E0EE0"/>
    <w:rsid w:val="002E11E7"/>
    <w:rsid w:val="002E1521"/>
    <w:rsid w:val="002E1B9D"/>
    <w:rsid w:val="002E1E1D"/>
    <w:rsid w:val="002E209F"/>
    <w:rsid w:val="002E2102"/>
    <w:rsid w:val="002E22B7"/>
    <w:rsid w:val="002E2591"/>
    <w:rsid w:val="002E259E"/>
    <w:rsid w:val="002E264D"/>
    <w:rsid w:val="002E2835"/>
    <w:rsid w:val="002E2ECB"/>
    <w:rsid w:val="002E326C"/>
    <w:rsid w:val="002E35C9"/>
    <w:rsid w:val="002E35E3"/>
    <w:rsid w:val="002E38A4"/>
    <w:rsid w:val="002E402F"/>
    <w:rsid w:val="002E42DD"/>
    <w:rsid w:val="002E45F3"/>
    <w:rsid w:val="002E4A28"/>
    <w:rsid w:val="002E51B3"/>
    <w:rsid w:val="002E5837"/>
    <w:rsid w:val="002E58AA"/>
    <w:rsid w:val="002E59C6"/>
    <w:rsid w:val="002E5EEE"/>
    <w:rsid w:val="002E6869"/>
    <w:rsid w:val="002E7525"/>
    <w:rsid w:val="002E773A"/>
    <w:rsid w:val="002E79DE"/>
    <w:rsid w:val="002E7D96"/>
    <w:rsid w:val="002F0514"/>
    <w:rsid w:val="002F0794"/>
    <w:rsid w:val="002F07B4"/>
    <w:rsid w:val="002F0E6C"/>
    <w:rsid w:val="002F1357"/>
    <w:rsid w:val="002F14E7"/>
    <w:rsid w:val="002F1535"/>
    <w:rsid w:val="002F16FC"/>
    <w:rsid w:val="002F1728"/>
    <w:rsid w:val="002F184D"/>
    <w:rsid w:val="002F1959"/>
    <w:rsid w:val="002F2026"/>
    <w:rsid w:val="002F2059"/>
    <w:rsid w:val="002F20E2"/>
    <w:rsid w:val="002F2265"/>
    <w:rsid w:val="002F3046"/>
    <w:rsid w:val="002F3099"/>
    <w:rsid w:val="002F354E"/>
    <w:rsid w:val="002F4409"/>
    <w:rsid w:val="002F441B"/>
    <w:rsid w:val="002F4837"/>
    <w:rsid w:val="002F4F46"/>
    <w:rsid w:val="002F5805"/>
    <w:rsid w:val="002F5D45"/>
    <w:rsid w:val="002F5F85"/>
    <w:rsid w:val="002F648A"/>
    <w:rsid w:val="002F6589"/>
    <w:rsid w:val="002F68AA"/>
    <w:rsid w:val="002F6D4E"/>
    <w:rsid w:val="002F73DD"/>
    <w:rsid w:val="002F7427"/>
    <w:rsid w:val="002F7750"/>
    <w:rsid w:val="002F7BAA"/>
    <w:rsid w:val="00300327"/>
    <w:rsid w:val="003004B0"/>
    <w:rsid w:val="003005EF"/>
    <w:rsid w:val="003007F7"/>
    <w:rsid w:val="00300A2D"/>
    <w:rsid w:val="00300CCD"/>
    <w:rsid w:val="00301D4D"/>
    <w:rsid w:val="003026B0"/>
    <w:rsid w:val="0030274B"/>
    <w:rsid w:val="00303491"/>
    <w:rsid w:val="00303AC5"/>
    <w:rsid w:val="00303AF2"/>
    <w:rsid w:val="00304090"/>
    <w:rsid w:val="0030416F"/>
    <w:rsid w:val="00304450"/>
    <w:rsid w:val="00304487"/>
    <w:rsid w:val="00304526"/>
    <w:rsid w:val="003048DB"/>
    <w:rsid w:val="00304FF6"/>
    <w:rsid w:val="00305119"/>
    <w:rsid w:val="0030525C"/>
    <w:rsid w:val="00305382"/>
    <w:rsid w:val="0030594E"/>
    <w:rsid w:val="0030599A"/>
    <w:rsid w:val="00305C5C"/>
    <w:rsid w:val="00305DB5"/>
    <w:rsid w:val="00306450"/>
    <w:rsid w:val="00306660"/>
    <w:rsid w:val="00306DB5"/>
    <w:rsid w:val="00307353"/>
    <w:rsid w:val="00307F4E"/>
    <w:rsid w:val="00310110"/>
    <w:rsid w:val="00310169"/>
    <w:rsid w:val="0031023D"/>
    <w:rsid w:val="00310A18"/>
    <w:rsid w:val="003111CF"/>
    <w:rsid w:val="00311B74"/>
    <w:rsid w:val="0031270D"/>
    <w:rsid w:val="00312DB5"/>
    <w:rsid w:val="00313127"/>
    <w:rsid w:val="003131C7"/>
    <w:rsid w:val="003131DE"/>
    <w:rsid w:val="0031338A"/>
    <w:rsid w:val="0031366A"/>
    <w:rsid w:val="003148AA"/>
    <w:rsid w:val="003149D7"/>
    <w:rsid w:val="00314F59"/>
    <w:rsid w:val="00315421"/>
    <w:rsid w:val="00315842"/>
    <w:rsid w:val="00315B74"/>
    <w:rsid w:val="00315DA9"/>
    <w:rsid w:val="003164C1"/>
    <w:rsid w:val="00316526"/>
    <w:rsid w:val="00316854"/>
    <w:rsid w:val="003169B1"/>
    <w:rsid w:val="00316DCF"/>
    <w:rsid w:val="00316EC8"/>
    <w:rsid w:val="00317621"/>
    <w:rsid w:val="00317680"/>
    <w:rsid w:val="003177E8"/>
    <w:rsid w:val="003178AC"/>
    <w:rsid w:val="003203E2"/>
    <w:rsid w:val="0032050D"/>
    <w:rsid w:val="00320A66"/>
    <w:rsid w:val="00321323"/>
    <w:rsid w:val="0032164A"/>
    <w:rsid w:val="00321AA0"/>
    <w:rsid w:val="00321AFA"/>
    <w:rsid w:val="00322194"/>
    <w:rsid w:val="00322384"/>
    <w:rsid w:val="00322397"/>
    <w:rsid w:val="003232D0"/>
    <w:rsid w:val="003238C1"/>
    <w:rsid w:val="00323A24"/>
    <w:rsid w:val="003255BE"/>
    <w:rsid w:val="00325654"/>
    <w:rsid w:val="00325700"/>
    <w:rsid w:val="00325800"/>
    <w:rsid w:val="0032641A"/>
    <w:rsid w:val="003268EB"/>
    <w:rsid w:val="00326B75"/>
    <w:rsid w:val="00326EC0"/>
    <w:rsid w:val="00327027"/>
    <w:rsid w:val="00327EDE"/>
    <w:rsid w:val="0033033F"/>
    <w:rsid w:val="0033058F"/>
    <w:rsid w:val="003306B6"/>
    <w:rsid w:val="00330F3C"/>
    <w:rsid w:val="00331244"/>
    <w:rsid w:val="00332186"/>
    <w:rsid w:val="00332AE2"/>
    <w:rsid w:val="00332B05"/>
    <w:rsid w:val="00332D6F"/>
    <w:rsid w:val="00333110"/>
    <w:rsid w:val="00333178"/>
    <w:rsid w:val="0033317A"/>
    <w:rsid w:val="00333435"/>
    <w:rsid w:val="003335EC"/>
    <w:rsid w:val="003336DE"/>
    <w:rsid w:val="00333A44"/>
    <w:rsid w:val="0033401A"/>
    <w:rsid w:val="003340CA"/>
    <w:rsid w:val="0033444A"/>
    <w:rsid w:val="00334ABF"/>
    <w:rsid w:val="00335026"/>
    <w:rsid w:val="00336362"/>
    <w:rsid w:val="00336B4F"/>
    <w:rsid w:val="00336C04"/>
    <w:rsid w:val="00337891"/>
    <w:rsid w:val="00337A9F"/>
    <w:rsid w:val="00337DFF"/>
    <w:rsid w:val="00337E57"/>
    <w:rsid w:val="00337EB8"/>
    <w:rsid w:val="0034080B"/>
    <w:rsid w:val="00340BD6"/>
    <w:rsid w:val="003412A9"/>
    <w:rsid w:val="00341821"/>
    <w:rsid w:val="00341D98"/>
    <w:rsid w:val="00341FE2"/>
    <w:rsid w:val="003423F4"/>
    <w:rsid w:val="003428DE"/>
    <w:rsid w:val="00342E7F"/>
    <w:rsid w:val="0034425B"/>
    <w:rsid w:val="003442C1"/>
    <w:rsid w:val="003443AC"/>
    <w:rsid w:val="00344415"/>
    <w:rsid w:val="00344640"/>
    <w:rsid w:val="00344A71"/>
    <w:rsid w:val="00344CF4"/>
    <w:rsid w:val="003454C2"/>
    <w:rsid w:val="0034570A"/>
    <w:rsid w:val="003460D8"/>
    <w:rsid w:val="0034647B"/>
    <w:rsid w:val="00346924"/>
    <w:rsid w:val="00346CAB"/>
    <w:rsid w:val="0034767D"/>
    <w:rsid w:val="00347974"/>
    <w:rsid w:val="00347E4A"/>
    <w:rsid w:val="003512B3"/>
    <w:rsid w:val="00351CD1"/>
    <w:rsid w:val="00351CE3"/>
    <w:rsid w:val="00351D90"/>
    <w:rsid w:val="00352085"/>
    <w:rsid w:val="003521E2"/>
    <w:rsid w:val="00352712"/>
    <w:rsid w:val="00352895"/>
    <w:rsid w:val="00353063"/>
    <w:rsid w:val="003534F5"/>
    <w:rsid w:val="003535FF"/>
    <w:rsid w:val="00353B78"/>
    <w:rsid w:val="00355287"/>
    <w:rsid w:val="003552A5"/>
    <w:rsid w:val="00355945"/>
    <w:rsid w:val="00355DF8"/>
    <w:rsid w:val="00356026"/>
    <w:rsid w:val="003567E5"/>
    <w:rsid w:val="00356FD2"/>
    <w:rsid w:val="00357259"/>
    <w:rsid w:val="0035733F"/>
    <w:rsid w:val="00357395"/>
    <w:rsid w:val="00357578"/>
    <w:rsid w:val="00357A5E"/>
    <w:rsid w:val="00357D9F"/>
    <w:rsid w:val="00357FE7"/>
    <w:rsid w:val="0036024B"/>
    <w:rsid w:val="00360710"/>
    <w:rsid w:val="00360740"/>
    <w:rsid w:val="003609FD"/>
    <w:rsid w:val="00360BB7"/>
    <w:rsid w:val="00360C64"/>
    <w:rsid w:val="00361687"/>
    <w:rsid w:val="00361E65"/>
    <w:rsid w:val="0036252F"/>
    <w:rsid w:val="00362708"/>
    <w:rsid w:val="003634A0"/>
    <w:rsid w:val="003637E3"/>
    <w:rsid w:val="00363F79"/>
    <w:rsid w:val="00366725"/>
    <w:rsid w:val="00366768"/>
    <w:rsid w:val="00366810"/>
    <w:rsid w:val="00366AD5"/>
    <w:rsid w:val="00366AF5"/>
    <w:rsid w:val="00366C1D"/>
    <w:rsid w:val="00370290"/>
    <w:rsid w:val="0037050F"/>
    <w:rsid w:val="00370643"/>
    <w:rsid w:val="00370DED"/>
    <w:rsid w:val="00371766"/>
    <w:rsid w:val="00371D41"/>
    <w:rsid w:val="00372510"/>
    <w:rsid w:val="00372C00"/>
    <w:rsid w:val="0037429C"/>
    <w:rsid w:val="00374462"/>
    <w:rsid w:val="00374758"/>
    <w:rsid w:val="0037482E"/>
    <w:rsid w:val="00374BC6"/>
    <w:rsid w:val="00374DFE"/>
    <w:rsid w:val="00374F71"/>
    <w:rsid w:val="003752D6"/>
    <w:rsid w:val="003758E9"/>
    <w:rsid w:val="00375963"/>
    <w:rsid w:val="00375E5B"/>
    <w:rsid w:val="00376978"/>
    <w:rsid w:val="00376A9D"/>
    <w:rsid w:val="00376C20"/>
    <w:rsid w:val="00376C7C"/>
    <w:rsid w:val="00376CB6"/>
    <w:rsid w:val="00376DBB"/>
    <w:rsid w:val="003772EC"/>
    <w:rsid w:val="00377622"/>
    <w:rsid w:val="003776C6"/>
    <w:rsid w:val="00377ECA"/>
    <w:rsid w:val="00380565"/>
    <w:rsid w:val="003807F6"/>
    <w:rsid w:val="0038087F"/>
    <w:rsid w:val="003818A6"/>
    <w:rsid w:val="00381C3F"/>
    <w:rsid w:val="0038247A"/>
    <w:rsid w:val="0038250C"/>
    <w:rsid w:val="003826AF"/>
    <w:rsid w:val="00382745"/>
    <w:rsid w:val="00382828"/>
    <w:rsid w:val="00382EA8"/>
    <w:rsid w:val="00383490"/>
    <w:rsid w:val="00383571"/>
    <w:rsid w:val="00383A07"/>
    <w:rsid w:val="00383ADC"/>
    <w:rsid w:val="00384296"/>
    <w:rsid w:val="0038447E"/>
    <w:rsid w:val="00384567"/>
    <w:rsid w:val="00384AF5"/>
    <w:rsid w:val="00384E97"/>
    <w:rsid w:val="00385B21"/>
    <w:rsid w:val="00385F76"/>
    <w:rsid w:val="00386A12"/>
    <w:rsid w:val="003873CA"/>
    <w:rsid w:val="003875D2"/>
    <w:rsid w:val="0038761F"/>
    <w:rsid w:val="003878C8"/>
    <w:rsid w:val="003879EC"/>
    <w:rsid w:val="00387B7E"/>
    <w:rsid w:val="00387F24"/>
    <w:rsid w:val="00390073"/>
    <w:rsid w:val="00390D48"/>
    <w:rsid w:val="0039141E"/>
    <w:rsid w:val="0039160B"/>
    <w:rsid w:val="00391C0E"/>
    <w:rsid w:val="00391DF4"/>
    <w:rsid w:val="00392297"/>
    <w:rsid w:val="00392492"/>
    <w:rsid w:val="00392A61"/>
    <w:rsid w:val="00392B87"/>
    <w:rsid w:val="00392F1E"/>
    <w:rsid w:val="003930F8"/>
    <w:rsid w:val="003934CE"/>
    <w:rsid w:val="003937EA"/>
    <w:rsid w:val="00393DF0"/>
    <w:rsid w:val="003943BF"/>
    <w:rsid w:val="00394642"/>
    <w:rsid w:val="00394D24"/>
    <w:rsid w:val="00394F70"/>
    <w:rsid w:val="003952BD"/>
    <w:rsid w:val="003957F1"/>
    <w:rsid w:val="00396089"/>
    <w:rsid w:val="003962BD"/>
    <w:rsid w:val="00396527"/>
    <w:rsid w:val="00396AF0"/>
    <w:rsid w:val="00396E1C"/>
    <w:rsid w:val="00397C2F"/>
    <w:rsid w:val="003A013A"/>
    <w:rsid w:val="003A0408"/>
    <w:rsid w:val="003A0E89"/>
    <w:rsid w:val="003A0EEB"/>
    <w:rsid w:val="003A19D9"/>
    <w:rsid w:val="003A1A0D"/>
    <w:rsid w:val="003A1CD2"/>
    <w:rsid w:val="003A2630"/>
    <w:rsid w:val="003A2661"/>
    <w:rsid w:val="003A2C13"/>
    <w:rsid w:val="003A2D6F"/>
    <w:rsid w:val="003A3350"/>
    <w:rsid w:val="003A373E"/>
    <w:rsid w:val="003A3DF9"/>
    <w:rsid w:val="003A3F48"/>
    <w:rsid w:val="003A40E4"/>
    <w:rsid w:val="003A4922"/>
    <w:rsid w:val="003A4B1B"/>
    <w:rsid w:val="003A4B89"/>
    <w:rsid w:val="003A60C0"/>
    <w:rsid w:val="003A636E"/>
    <w:rsid w:val="003A63B8"/>
    <w:rsid w:val="003A650A"/>
    <w:rsid w:val="003A7428"/>
    <w:rsid w:val="003A7605"/>
    <w:rsid w:val="003A79F9"/>
    <w:rsid w:val="003B0485"/>
    <w:rsid w:val="003B0B68"/>
    <w:rsid w:val="003B0F1C"/>
    <w:rsid w:val="003B1204"/>
    <w:rsid w:val="003B157C"/>
    <w:rsid w:val="003B1730"/>
    <w:rsid w:val="003B19A6"/>
    <w:rsid w:val="003B1EFE"/>
    <w:rsid w:val="003B1F11"/>
    <w:rsid w:val="003B2B4A"/>
    <w:rsid w:val="003B2D10"/>
    <w:rsid w:val="003B32F5"/>
    <w:rsid w:val="003B3556"/>
    <w:rsid w:val="003B3A9B"/>
    <w:rsid w:val="003B400E"/>
    <w:rsid w:val="003B4757"/>
    <w:rsid w:val="003B4A89"/>
    <w:rsid w:val="003B5037"/>
    <w:rsid w:val="003B588E"/>
    <w:rsid w:val="003B6083"/>
    <w:rsid w:val="003B617D"/>
    <w:rsid w:val="003B67D7"/>
    <w:rsid w:val="003B6BA3"/>
    <w:rsid w:val="003B6FE3"/>
    <w:rsid w:val="003B7007"/>
    <w:rsid w:val="003B751D"/>
    <w:rsid w:val="003B7A84"/>
    <w:rsid w:val="003C0022"/>
    <w:rsid w:val="003C07E2"/>
    <w:rsid w:val="003C138F"/>
    <w:rsid w:val="003C13E2"/>
    <w:rsid w:val="003C1DBF"/>
    <w:rsid w:val="003C2599"/>
    <w:rsid w:val="003C3B1B"/>
    <w:rsid w:val="003C42D1"/>
    <w:rsid w:val="003C42D2"/>
    <w:rsid w:val="003C450D"/>
    <w:rsid w:val="003C4AE8"/>
    <w:rsid w:val="003C4D3A"/>
    <w:rsid w:val="003C549D"/>
    <w:rsid w:val="003C5860"/>
    <w:rsid w:val="003C5DA9"/>
    <w:rsid w:val="003C6242"/>
    <w:rsid w:val="003C6A94"/>
    <w:rsid w:val="003C71A7"/>
    <w:rsid w:val="003C730F"/>
    <w:rsid w:val="003C76A6"/>
    <w:rsid w:val="003C7A07"/>
    <w:rsid w:val="003C7B66"/>
    <w:rsid w:val="003C7C03"/>
    <w:rsid w:val="003D02AE"/>
    <w:rsid w:val="003D05A1"/>
    <w:rsid w:val="003D08B9"/>
    <w:rsid w:val="003D0EE1"/>
    <w:rsid w:val="003D108E"/>
    <w:rsid w:val="003D1796"/>
    <w:rsid w:val="003D1A42"/>
    <w:rsid w:val="003D1AB5"/>
    <w:rsid w:val="003D1BA3"/>
    <w:rsid w:val="003D2175"/>
    <w:rsid w:val="003D2308"/>
    <w:rsid w:val="003D25B6"/>
    <w:rsid w:val="003D2A03"/>
    <w:rsid w:val="003D2A2E"/>
    <w:rsid w:val="003D2B07"/>
    <w:rsid w:val="003D2E60"/>
    <w:rsid w:val="003D3202"/>
    <w:rsid w:val="003D3235"/>
    <w:rsid w:val="003D3688"/>
    <w:rsid w:val="003D37D7"/>
    <w:rsid w:val="003D3AFD"/>
    <w:rsid w:val="003D4A88"/>
    <w:rsid w:val="003D4B81"/>
    <w:rsid w:val="003D5369"/>
    <w:rsid w:val="003D5790"/>
    <w:rsid w:val="003D5978"/>
    <w:rsid w:val="003D5CE6"/>
    <w:rsid w:val="003D5D7C"/>
    <w:rsid w:val="003D6474"/>
    <w:rsid w:val="003D666E"/>
    <w:rsid w:val="003D69F7"/>
    <w:rsid w:val="003D6B53"/>
    <w:rsid w:val="003D6DAF"/>
    <w:rsid w:val="003D7435"/>
    <w:rsid w:val="003D74BB"/>
    <w:rsid w:val="003D7602"/>
    <w:rsid w:val="003D76FF"/>
    <w:rsid w:val="003E00D3"/>
    <w:rsid w:val="003E0FE3"/>
    <w:rsid w:val="003E13EC"/>
    <w:rsid w:val="003E14E7"/>
    <w:rsid w:val="003E16C7"/>
    <w:rsid w:val="003E1BDB"/>
    <w:rsid w:val="003E28D6"/>
    <w:rsid w:val="003E3182"/>
    <w:rsid w:val="003E327B"/>
    <w:rsid w:val="003E33CC"/>
    <w:rsid w:val="003E35FD"/>
    <w:rsid w:val="003E3A68"/>
    <w:rsid w:val="003E3BC1"/>
    <w:rsid w:val="003E3FAD"/>
    <w:rsid w:val="003E42BE"/>
    <w:rsid w:val="003E4307"/>
    <w:rsid w:val="003E433A"/>
    <w:rsid w:val="003E46B4"/>
    <w:rsid w:val="003E46D0"/>
    <w:rsid w:val="003E4A90"/>
    <w:rsid w:val="003E4CC5"/>
    <w:rsid w:val="003E542F"/>
    <w:rsid w:val="003E5796"/>
    <w:rsid w:val="003E61BC"/>
    <w:rsid w:val="003E6583"/>
    <w:rsid w:val="003E65EF"/>
    <w:rsid w:val="003E6E97"/>
    <w:rsid w:val="003E750E"/>
    <w:rsid w:val="003E7A8C"/>
    <w:rsid w:val="003F03A5"/>
    <w:rsid w:val="003F0EBB"/>
    <w:rsid w:val="003F103F"/>
    <w:rsid w:val="003F16B2"/>
    <w:rsid w:val="003F1A8B"/>
    <w:rsid w:val="003F1CC8"/>
    <w:rsid w:val="003F26FF"/>
    <w:rsid w:val="003F293F"/>
    <w:rsid w:val="003F2CCB"/>
    <w:rsid w:val="003F2F99"/>
    <w:rsid w:val="003F3696"/>
    <w:rsid w:val="003F36F6"/>
    <w:rsid w:val="003F37ED"/>
    <w:rsid w:val="003F3C8D"/>
    <w:rsid w:val="003F3C9F"/>
    <w:rsid w:val="003F3D4D"/>
    <w:rsid w:val="003F4217"/>
    <w:rsid w:val="003F426E"/>
    <w:rsid w:val="003F433E"/>
    <w:rsid w:val="003F444C"/>
    <w:rsid w:val="003F52E9"/>
    <w:rsid w:val="003F5AA0"/>
    <w:rsid w:val="003F5DA6"/>
    <w:rsid w:val="003F614E"/>
    <w:rsid w:val="003F64A7"/>
    <w:rsid w:val="003F652E"/>
    <w:rsid w:val="003F65B7"/>
    <w:rsid w:val="003F67ED"/>
    <w:rsid w:val="003F6CC6"/>
    <w:rsid w:val="003F6D0F"/>
    <w:rsid w:val="003F6F3D"/>
    <w:rsid w:val="003F74DB"/>
    <w:rsid w:val="003F7755"/>
    <w:rsid w:val="003F797A"/>
    <w:rsid w:val="003F7BE1"/>
    <w:rsid w:val="00400096"/>
    <w:rsid w:val="004009A1"/>
    <w:rsid w:val="00400D01"/>
    <w:rsid w:val="0040138E"/>
    <w:rsid w:val="00401D57"/>
    <w:rsid w:val="00402D15"/>
    <w:rsid w:val="00402E16"/>
    <w:rsid w:val="004032F2"/>
    <w:rsid w:val="004037B3"/>
    <w:rsid w:val="004038BA"/>
    <w:rsid w:val="00403FB7"/>
    <w:rsid w:val="00404167"/>
    <w:rsid w:val="0040470B"/>
    <w:rsid w:val="00404B16"/>
    <w:rsid w:val="00404DA4"/>
    <w:rsid w:val="0040515C"/>
    <w:rsid w:val="004055C6"/>
    <w:rsid w:val="0040583D"/>
    <w:rsid w:val="00405E23"/>
    <w:rsid w:val="00406F03"/>
    <w:rsid w:val="004073B3"/>
    <w:rsid w:val="004075AE"/>
    <w:rsid w:val="00410104"/>
    <w:rsid w:val="00410754"/>
    <w:rsid w:val="00410CDD"/>
    <w:rsid w:val="00410EBB"/>
    <w:rsid w:val="0041112D"/>
    <w:rsid w:val="00411659"/>
    <w:rsid w:val="004117FC"/>
    <w:rsid w:val="00411B77"/>
    <w:rsid w:val="00413181"/>
    <w:rsid w:val="00413390"/>
    <w:rsid w:val="00413793"/>
    <w:rsid w:val="00413919"/>
    <w:rsid w:val="00413966"/>
    <w:rsid w:val="0041423E"/>
    <w:rsid w:val="00414266"/>
    <w:rsid w:val="00415169"/>
    <w:rsid w:val="0041521F"/>
    <w:rsid w:val="0041571F"/>
    <w:rsid w:val="00415CD5"/>
    <w:rsid w:val="004167D1"/>
    <w:rsid w:val="00416850"/>
    <w:rsid w:val="0041733E"/>
    <w:rsid w:val="00417439"/>
    <w:rsid w:val="00417C97"/>
    <w:rsid w:val="004200CF"/>
    <w:rsid w:val="0042079E"/>
    <w:rsid w:val="00421321"/>
    <w:rsid w:val="0042169C"/>
    <w:rsid w:val="00421907"/>
    <w:rsid w:val="00421ADC"/>
    <w:rsid w:val="00421C48"/>
    <w:rsid w:val="004220EF"/>
    <w:rsid w:val="0042263A"/>
    <w:rsid w:val="00422833"/>
    <w:rsid w:val="00422A85"/>
    <w:rsid w:val="00422F00"/>
    <w:rsid w:val="00423505"/>
    <w:rsid w:val="004239A3"/>
    <w:rsid w:val="004243E1"/>
    <w:rsid w:val="00424F8F"/>
    <w:rsid w:val="00425777"/>
    <w:rsid w:val="00425DA2"/>
    <w:rsid w:val="00425EAA"/>
    <w:rsid w:val="00426186"/>
    <w:rsid w:val="00426606"/>
    <w:rsid w:val="00426942"/>
    <w:rsid w:val="00426ABD"/>
    <w:rsid w:val="00426CEB"/>
    <w:rsid w:val="00427BDA"/>
    <w:rsid w:val="00427FED"/>
    <w:rsid w:val="0043002D"/>
    <w:rsid w:val="00430321"/>
    <w:rsid w:val="004304ED"/>
    <w:rsid w:val="004307D6"/>
    <w:rsid w:val="004307E2"/>
    <w:rsid w:val="00430863"/>
    <w:rsid w:val="00430996"/>
    <w:rsid w:val="00430A4D"/>
    <w:rsid w:val="00430E8E"/>
    <w:rsid w:val="00430FAD"/>
    <w:rsid w:val="004311C2"/>
    <w:rsid w:val="00431421"/>
    <w:rsid w:val="0043154E"/>
    <w:rsid w:val="004318B8"/>
    <w:rsid w:val="004320D3"/>
    <w:rsid w:val="00432219"/>
    <w:rsid w:val="0043350F"/>
    <w:rsid w:val="00433784"/>
    <w:rsid w:val="004339BE"/>
    <w:rsid w:val="004341A2"/>
    <w:rsid w:val="004341C8"/>
    <w:rsid w:val="00434D2B"/>
    <w:rsid w:val="00435075"/>
    <w:rsid w:val="00435089"/>
    <w:rsid w:val="00435258"/>
    <w:rsid w:val="00435373"/>
    <w:rsid w:val="00435D8A"/>
    <w:rsid w:val="004360B2"/>
    <w:rsid w:val="00436992"/>
    <w:rsid w:val="00436B4A"/>
    <w:rsid w:val="00436F12"/>
    <w:rsid w:val="00437414"/>
    <w:rsid w:val="0043741E"/>
    <w:rsid w:val="00437A8C"/>
    <w:rsid w:val="00437C06"/>
    <w:rsid w:val="00440313"/>
    <w:rsid w:val="004404F6"/>
    <w:rsid w:val="00440599"/>
    <w:rsid w:val="004405DF"/>
    <w:rsid w:val="00440611"/>
    <w:rsid w:val="0044089D"/>
    <w:rsid w:val="00440BC5"/>
    <w:rsid w:val="004413F4"/>
    <w:rsid w:val="004414B6"/>
    <w:rsid w:val="00441BC3"/>
    <w:rsid w:val="00442417"/>
    <w:rsid w:val="00442BFA"/>
    <w:rsid w:val="00442DF9"/>
    <w:rsid w:val="00442E85"/>
    <w:rsid w:val="004431CE"/>
    <w:rsid w:val="00443651"/>
    <w:rsid w:val="004437B3"/>
    <w:rsid w:val="00443A9E"/>
    <w:rsid w:val="00443E5F"/>
    <w:rsid w:val="004440BC"/>
    <w:rsid w:val="004447A3"/>
    <w:rsid w:val="00444CE7"/>
    <w:rsid w:val="00445301"/>
    <w:rsid w:val="004453BB"/>
    <w:rsid w:val="00445677"/>
    <w:rsid w:val="00445AD6"/>
    <w:rsid w:val="00445B54"/>
    <w:rsid w:val="00445B83"/>
    <w:rsid w:val="004460F5"/>
    <w:rsid w:val="00446207"/>
    <w:rsid w:val="00446E99"/>
    <w:rsid w:val="00446F31"/>
    <w:rsid w:val="004472A0"/>
    <w:rsid w:val="00447F4D"/>
    <w:rsid w:val="00450B77"/>
    <w:rsid w:val="00450BCA"/>
    <w:rsid w:val="00450C47"/>
    <w:rsid w:val="00450E2A"/>
    <w:rsid w:val="00451400"/>
    <w:rsid w:val="00451B04"/>
    <w:rsid w:val="00451D87"/>
    <w:rsid w:val="004520CC"/>
    <w:rsid w:val="004524C3"/>
    <w:rsid w:val="00452658"/>
    <w:rsid w:val="00452ABE"/>
    <w:rsid w:val="00452C3A"/>
    <w:rsid w:val="00452D8B"/>
    <w:rsid w:val="00452EBD"/>
    <w:rsid w:val="00452F9F"/>
    <w:rsid w:val="00453ADF"/>
    <w:rsid w:val="00453BF0"/>
    <w:rsid w:val="00453DC6"/>
    <w:rsid w:val="00453FA1"/>
    <w:rsid w:val="00454834"/>
    <w:rsid w:val="00454A16"/>
    <w:rsid w:val="00454AD5"/>
    <w:rsid w:val="00454C55"/>
    <w:rsid w:val="00454FDC"/>
    <w:rsid w:val="00455179"/>
    <w:rsid w:val="00455258"/>
    <w:rsid w:val="00455818"/>
    <w:rsid w:val="004558C7"/>
    <w:rsid w:val="00455C3D"/>
    <w:rsid w:val="00455E8A"/>
    <w:rsid w:val="00455FAF"/>
    <w:rsid w:val="004561F7"/>
    <w:rsid w:val="0045676F"/>
    <w:rsid w:val="00456C32"/>
    <w:rsid w:val="00456E9C"/>
    <w:rsid w:val="004578B1"/>
    <w:rsid w:val="00457E22"/>
    <w:rsid w:val="00460413"/>
    <w:rsid w:val="00460E2E"/>
    <w:rsid w:val="004613FE"/>
    <w:rsid w:val="00461BC8"/>
    <w:rsid w:val="00461D3E"/>
    <w:rsid w:val="004623E3"/>
    <w:rsid w:val="00462561"/>
    <w:rsid w:val="00462A25"/>
    <w:rsid w:val="0046319C"/>
    <w:rsid w:val="0046341B"/>
    <w:rsid w:val="004634DE"/>
    <w:rsid w:val="004634E0"/>
    <w:rsid w:val="004636F3"/>
    <w:rsid w:val="00463D79"/>
    <w:rsid w:val="0046433E"/>
    <w:rsid w:val="00464689"/>
    <w:rsid w:val="004648E4"/>
    <w:rsid w:val="00464E3F"/>
    <w:rsid w:val="00464E8E"/>
    <w:rsid w:val="00465239"/>
    <w:rsid w:val="00466BAA"/>
    <w:rsid w:val="00466CAC"/>
    <w:rsid w:val="004671E9"/>
    <w:rsid w:val="00467201"/>
    <w:rsid w:val="00467208"/>
    <w:rsid w:val="0046742C"/>
    <w:rsid w:val="0046758E"/>
    <w:rsid w:val="00467BB8"/>
    <w:rsid w:val="00470FEA"/>
    <w:rsid w:val="004713A2"/>
    <w:rsid w:val="0047182A"/>
    <w:rsid w:val="00471C3A"/>
    <w:rsid w:val="00471FAA"/>
    <w:rsid w:val="0047212E"/>
    <w:rsid w:val="004721EA"/>
    <w:rsid w:val="004727FB"/>
    <w:rsid w:val="004732D8"/>
    <w:rsid w:val="00474934"/>
    <w:rsid w:val="00474A37"/>
    <w:rsid w:val="00474C3B"/>
    <w:rsid w:val="004751FD"/>
    <w:rsid w:val="0047573A"/>
    <w:rsid w:val="00475A6C"/>
    <w:rsid w:val="00475FFE"/>
    <w:rsid w:val="004765E8"/>
    <w:rsid w:val="0047666E"/>
    <w:rsid w:val="00476C2C"/>
    <w:rsid w:val="00476E70"/>
    <w:rsid w:val="00476ECD"/>
    <w:rsid w:val="00476EF7"/>
    <w:rsid w:val="00476F98"/>
    <w:rsid w:val="00477353"/>
    <w:rsid w:val="0047760C"/>
    <w:rsid w:val="004776DD"/>
    <w:rsid w:val="00480297"/>
    <w:rsid w:val="00481974"/>
    <w:rsid w:val="00481C07"/>
    <w:rsid w:val="00481C1F"/>
    <w:rsid w:val="00481E1F"/>
    <w:rsid w:val="00482674"/>
    <w:rsid w:val="00482C00"/>
    <w:rsid w:val="00483927"/>
    <w:rsid w:val="00483A06"/>
    <w:rsid w:val="00483B8B"/>
    <w:rsid w:val="00483FB6"/>
    <w:rsid w:val="004840F7"/>
    <w:rsid w:val="004841D2"/>
    <w:rsid w:val="004841EF"/>
    <w:rsid w:val="00484332"/>
    <w:rsid w:val="0048458E"/>
    <w:rsid w:val="004849A6"/>
    <w:rsid w:val="00484A6C"/>
    <w:rsid w:val="00484ECB"/>
    <w:rsid w:val="00485021"/>
    <w:rsid w:val="00485B5A"/>
    <w:rsid w:val="004862FE"/>
    <w:rsid w:val="0048694C"/>
    <w:rsid w:val="00486A89"/>
    <w:rsid w:val="00486E27"/>
    <w:rsid w:val="004871E1"/>
    <w:rsid w:val="00487BB8"/>
    <w:rsid w:val="004902C7"/>
    <w:rsid w:val="0049043A"/>
    <w:rsid w:val="0049075E"/>
    <w:rsid w:val="00491290"/>
    <w:rsid w:val="004913F4"/>
    <w:rsid w:val="00491A34"/>
    <w:rsid w:val="00491D2E"/>
    <w:rsid w:val="00492245"/>
    <w:rsid w:val="004922AB"/>
    <w:rsid w:val="00493603"/>
    <w:rsid w:val="00493E5F"/>
    <w:rsid w:val="00494C2D"/>
    <w:rsid w:val="0049568A"/>
    <w:rsid w:val="00495ACC"/>
    <w:rsid w:val="00495ACE"/>
    <w:rsid w:val="00495FC8"/>
    <w:rsid w:val="004960B1"/>
    <w:rsid w:val="0049688B"/>
    <w:rsid w:val="00496B81"/>
    <w:rsid w:val="004976B7"/>
    <w:rsid w:val="004978C2"/>
    <w:rsid w:val="00497D6E"/>
    <w:rsid w:val="004A04D8"/>
    <w:rsid w:val="004A075F"/>
    <w:rsid w:val="004A0B43"/>
    <w:rsid w:val="004A0DB4"/>
    <w:rsid w:val="004A1121"/>
    <w:rsid w:val="004A14DD"/>
    <w:rsid w:val="004A15BD"/>
    <w:rsid w:val="004A16E8"/>
    <w:rsid w:val="004A29BC"/>
    <w:rsid w:val="004A2C54"/>
    <w:rsid w:val="004A2C77"/>
    <w:rsid w:val="004A2CB5"/>
    <w:rsid w:val="004A3605"/>
    <w:rsid w:val="004A3FD6"/>
    <w:rsid w:val="004A401F"/>
    <w:rsid w:val="004A4351"/>
    <w:rsid w:val="004A46B2"/>
    <w:rsid w:val="004A5D55"/>
    <w:rsid w:val="004A6383"/>
    <w:rsid w:val="004A6A39"/>
    <w:rsid w:val="004A6B92"/>
    <w:rsid w:val="004A6CA6"/>
    <w:rsid w:val="004A7111"/>
    <w:rsid w:val="004A7365"/>
    <w:rsid w:val="004A7B24"/>
    <w:rsid w:val="004B08B8"/>
    <w:rsid w:val="004B0D96"/>
    <w:rsid w:val="004B1E8B"/>
    <w:rsid w:val="004B1F06"/>
    <w:rsid w:val="004B1FF6"/>
    <w:rsid w:val="004B2024"/>
    <w:rsid w:val="004B2594"/>
    <w:rsid w:val="004B270A"/>
    <w:rsid w:val="004B2A1D"/>
    <w:rsid w:val="004B2A2E"/>
    <w:rsid w:val="004B2D63"/>
    <w:rsid w:val="004B2D6E"/>
    <w:rsid w:val="004B3945"/>
    <w:rsid w:val="004B4C62"/>
    <w:rsid w:val="004B5AC0"/>
    <w:rsid w:val="004B673B"/>
    <w:rsid w:val="004B7935"/>
    <w:rsid w:val="004C080D"/>
    <w:rsid w:val="004C0952"/>
    <w:rsid w:val="004C197D"/>
    <w:rsid w:val="004C2016"/>
    <w:rsid w:val="004C27EE"/>
    <w:rsid w:val="004C2926"/>
    <w:rsid w:val="004C2D1C"/>
    <w:rsid w:val="004C2DF0"/>
    <w:rsid w:val="004C3052"/>
    <w:rsid w:val="004C3B5F"/>
    <w:rsid w:val="004C488E"/>
    <w:rsid w:val="004C4A20"/>
    <w:rsid w:val="004C4C9A"/>
    <w:rsid w:val="004C50D5"/>
    <w:rsid w:val="004C57B0"/>
    <w:rsid w:val="004C57D9"/>
    <w:rsid w:val="004C684A"/>
    <w:rsid w:val="004C68F7"/>
    <w:rsid w:val="004C6BB2"/>
    <w:rsid w:val="004C6C0F"/>
    <w:rsid w:val="004C6C89"/>
    <w:rsid w:val="004C6EE3"/>
    <w:rsid w:val="004C7C40"/>
    <w:rsid w:val="004D00E6"/>
    <w:rsid w:val="004D0E6C"/>
    <w:rsid w:val="004D0F41"/>
    <w:rsid w:val="004D1FB3"/>
    <w:rsid w:val="004D27C8"/>
    <w:rsid w:val="004D29FE"/>
    <w:rsid w:val="004D3254"/>
    <w:rsid w:val="004D340B"/>
    <w:rsid w:val="004D369F"/>
    <w:rsid w:val="004D3881"/>
    <w:rsid w:val="004D3F82"/>
    <w:rsid w:val="004D46EE"/>
    <w:rsid w:val="004D4752"/>
    <w:rsid w:val="004D49F3"/>
    <w:rsid w:val="004D5434"/>
    <w:rsid w:val="004D59C1"/>
    <w:rsid w:val="004D5BC2"/>
    <w:rsid w:val="004D6032"/>
    <w:rsid w:val="004D65F2"/>
    <w:rsid w:val="004D71C1"/>
    <w:rsid w:val="004D71CA"/>
    <w:rsid w:val="004D7429"/>
    <w:rsid w:val="004D75DE"/>
    <w:rsid w:val="004D7B4A"/>
    <w:rsid w:val="004D7C98"/>
    <w:rsid w:val="004E04A9"/>
    <w:rsid w:val="004E04C3"/>
    <w:rsid w:val="004E06AB"/>
    <w:rsid w:val="004E074D"/>
    <w:rsid w:val="004E1900"/>
    <w:rsid w:val="004E19B1"/>
    <w:rsid w:val="004E1A25"/>
    <w:rsid w:val="004E1AF3"/>
    <w:rsid w:val="004E223D"/>
    <w:rsid w:val="004E2402"/>
    <w:rsid w:val="004E2A7C"/>
    <w:rsid w:val="004E2C6F"/>
    <w:rsid w:val="004E336D"/>
    <w:rsid w:val="004E3FB3"/>
    <w:rsid w:val="004E4101"/>
    <w:rsid w:val="004E4234"/>
    <w:rsid w:val="004E4647"/>
    <w:rsid w:val="004E4682"/>
    <w:rsid w:val="004E4B3F"/>
    <w:rsid w:val="004E5973"/>
    <w:rsid w:val="004E6744"/>
    <w:rsid w:val="004E6856"/>
    <w:rsid w:val="004E686B"/>
    <w:rsid w:val="004E69A0"/>
    <w:rsid w:val="004E734F"/>
    <w:rsid w:val="004E7A66"/>
    <w:rsid w:val="004E7E49"/>
    <w:rsid w:val="004F0ED1"/>
    <w:rsid w:val="004F0EEF"/>
    <w:rsid w:val="004F0F0E"/>
    <w:rsid w:val="004F139B"/>
    <w:rsid w:val="004F1995"/>
    <w:rsid w:val="004F1CA9"/>
    <w:rsid w:val="004F2360"/>
    <w:rsid w:val="004F25D7"/>
    <w:rsid w:val="004F2D12"/>
    <w:rsid w:val="004F3377"/>
    <w:rsid w:val="004F48BE"/>
    <w:rsid w:val="004F4FD1"/>
    <w:rsid w:val="004F4FF6"/>
    <w:rsid w:val="004F5441"/>
    <w:rsid w:val="004F57B9"/>
    <w:rsid w:val="004F5913"/>
    <w:rsid w:val="004F5943"/>
    <w:rsid w:val="004F59AA"/>
    <w:rsid w:val="004F5DEF"/>
    <w:rsid w:val="004F6120"/>
    <w:rsid w:val="004F629D"/>
    <w:rsid w:val="004F68E2"/>
    <w:rsid w:val="004F74F1"/>
    <w:rsid w:val="004F7EE8"/>
    <w:rsid w:val="00500353"/>
    <w:rsid w:val="0050046B"/>
    <w:rsid w:val="00500735"/>
    <w:rsid w:val="00501138"/>
    <w:rsid w:val="00501843"/>
    <w:rsid w:val="00501BE1"/>
    <w:rsid w:val="00501D85"/>
    <w:rsid w:val="00501EE3"/>
    <w:rsid w:val="0050246C"/>
    <w:rsid w:val="005027D4"/>
    <w:rsid w:val="00503C23"/>
    <w:rsid w:val="00503E60"/>
    <w:rsid w:val="00504145"/>
    <w:rsid w:val="005046D4"/>
    <w:rsid w:val="00504C3A"/>
    <w:rsid w:val="00505387"/>
    <w:rsid w:val="00505629"/>
    <w:rsid w:val="00506684"/>
    <w:rsid w:val="00506F3B"/>
    <w:rsid w:val="00507174"/>
    <w:rsid w:val="005073D4"/>
    <w:rsid w:val="005079AA"/>
    <w:rsid w:val="00507C29"/>
    <w:rsid w:val="00507CCE"/>
    <w:rsid w:val="00507D5E"/>
    <w:rsid w:val="00507E22"/>
    <w:rsid w:val="00507E6C"/>
    <w:rsid w:val="005102F9"/>
    <w:rsid w:val="0051079E"/>
    <w:rsid w:val="005108B9"/>
    <w:rsid w:val="005117D8"/>
    <w:rsid w:val="00511918"/>
    <w:rsid w:val="00511A46"/>
    <w:rsid w:val="00511AB7"/>
    <w:rsid w:val="00511E12"/>
    <w:rsid w:val="00512080"/>
    <w:rsid w:val="0051212D"/>
    <w:rsid w:val="005123A5"/>
    <w:rsid w:val="00512882"/>
    <w:rsid w:val="00512A73"/>
    <w:rsid w:val="0051365F"/>
    <w:rsid w:val="00513DF6"/>
    <w:rsid w:val="0051478F"/>
    <w:rsid w:val="00514EDA"/>
    <w:rsid w:val="0051529C"/>
    <w:rsid w:val="00515B26"/>
    <w:rsid w:val="005173C2"/>
    <w:rsid w:val="005202FF"/>
    <w:rsid w:val="005207F7"/>
    <w:rsid w:val="00521102"/>
    <w:rsid w:val="005214E4"/>
    <w:rsid w:val="00521611"/>
    <w:rsid w:val="00521CAE"/>
    <w:rsid w:val="0052222E"/>
    <w:rsid w:val="005228AE"/>
    <w:rsid w:val="00522BE4"/>
    <w:rsid w:val="00522C35"/>
    <w:rsid w:val="00522CDB"/>
    <w:rsid w:val="00522FD0"/>
    <w:rsid w:val="00523C53"/>
    <w:rsid w:val="0052418B"/>
    <w:rsid w:val="00524370"/>
    <w:rsid w:val="005243F0"/>
    <w:rsid w:val="00524FB1"/>
    <w:rsid w:val="00525172"/>
    <w:rsid w:val="005251D3"/>
    <w:rsid w:val="0052536C"/>
    <w:rsid w:val="005258C3"/>
    <w:rsid w:val="0052598E"/>
    <w:rsid w:val="00525E3C"/>
    <w:rsid w:val="00525E9B"/>
    <w:rsid w:val="00526294"/>
    <w:rsid w:val="00526876"/>
    <w:rsid w:val="005268FE"/>
    <w:rsid w:val="005269F0"/>
    <w:rsid w:val="00526A09"/>
    <w:rsid w:val="00526AB2"/>
    <w:rsid w:val="00526BCE"/>
    <w:rsid w:val="005270D9"/>
    <w:rsid w:val="0052715D"/>
    <w:rsid w:val="00527177"/>
    <w:rsid w:val="0052788E"/>
    <w:rsid w:val="00530392"/>
    <w:rsid w:val="00530400"/>
    <w:rsid w:val="0053058C"/>
    <w:rsid w:val="005307B3"/>
    <w:rsid w:val="00531130"/>
    <w:rsid w:val="0053157B"/>
    <w:rsid w:val="00531CD3"/>
    <w:rsid w:val="00532084"/>
    <w:rsid w:val="005322E6"/>
    <w:rsid w:val="0053264E"/>
    <w:rsid w:val="00532A8B"/>
    <w:rsid w:val="005330FE"/>
    <w:rsid w:val="005337C5"/>
    <w:rsid w:val="005339BF"/>
    <w:rsid w:val="00533DFC"/>
    <w:rsid w:val="00534CEF"/>
    <w:rsid w:val="005356B1"/>
    <w:rsid w:val="005357B5"/>
    <w:rsid w:val="0053614A"/>
    <w:rsid w:val="005363D4"/>
    <w:rsid w:val="00536D58"/>
    <w:rsid w:val="00537554"/>
    <w:rsid w:val="0053797C"/>
    <w:rsid w:val="005379D4"/>
    <w:rsid w:val="00537DFC"/>
    <w:rsid w:val="00537F82"/>
    <w:rsid w:val="00540D4E"/>
    <w:rsid w:val="005410FC"/>
    <w:rsid w:val="0054143D"/>
    <w:rsid w:val="00541B09"/>
    <w:rsid w:val="00542174"/>
    <w:rsid w:val="00542835"/>
    <w:rsid w:val="00542B48"/>
    <w:rsid w:val="00542CE8"/>
    <w:rsid w:val="00543203"/>
    <w:rsid w:val="00543493"/>
    <w:rsid w:val="0054367B"/>
    <w:rsid w:val="0054380F"/>
    <w:rsid w:val="00543881"/>
    <w:rsid w:val="00543C02"/>
    <w:rsid w:val="00544003"/>
    <w:rsid w:val="005442B6"/>
    <w:rsid w:val="005442E3"/>
    <w:rsid w:val="00544314"/>
    <w:rsid w:val="005444ED"/>
    <w:rsid w:val="00544902"/>
    <w:rsid w:val="00544E16"/>
    <w:rsid w:val="00545370"/>
    <w:rsid w:val="00545730"/>
    <w:rsid w:val="00545A6C"/>
    <w:rsid w:val="00545F57"/>
    <w:rsid w:val="005465C1"/>
    <w:rsid w:val="005469FD"/>
    <w:rsid w:val="00546C99"/>
    <w:rsid w:val="00547404"/>
    <w:rsid w:val="00547A46"/>
    <w:rsid w:val="005500D0"/>
    <w:rsid w:val="00550B28"/>
    <w:rsid w:val="00550F9B"/>
    <w:rsid w:val="005518C7"/>
    <w:rsid w:val="005520CD"/>
    <w:rsid w:val="005520D5"/>
    <w:rsid w:val="005521A3"/>
    <w:rsid w:val="0055223D"/>
    <w:rsid w:val="00552775"/>
    <w:rsid w:val="005529F8"/>
    <w:rsid w:val="00552A57"/>
    <w:rsid w:val="00552EEC"/>
    <w:rsid w:val="00553179"/>
    <w:rsid w:val="005534A0"/>
    <w:rsid w:val="00553717"/>
    <w:rsid w:val="0055377F"/>
    <w:rsid w:val="005539A3"/>
    <w:rsid w:val="00554126"/>
    <w:rsid w:val="00554FD0"/>
    <w:rsid w:val="005573C7"/>
    <w:rsid w:val="005575F6"/>
    <w:rsid w:val="00557944"/>
    <w:rsid w:val="00557F87"/>
    <w:rsid w:val="005604B4"/>
    <w:rsid w:val="00560542"/>
    <w:rsid w:val="00560907"/>
    <w:rsid w:val="005609D6"/>
    <w:rsid w:val="00560AD8"/>
    <w:rsid w:val="00560FA9"/>
    <w:rsid w:val="00561646"/>
    <w:rsid w:val="00561A41"/>
    <w:rsid w:val="00561E80"/>
    <w:rsid w:val="00562187"/>
    <w:rsid w:val="00562AC1"/>
    <w:rsid w:val="00563343"/>
    <w:rsid w:val="00563B3C"/>
    <w:rsid w:val="00564796"/>
    <w:rsid w:val="00564B4F"/>
    <w:rsid w:val="00564C56"/>
    <w:rsid w:val="0056527B"/>
    <w:rsid w:val="00565361"/>
    <w:rsid w:val="00565970"/>
    <w:rsid w:val="00565D61"/>
    <w:rsid w:val="00566744"/>
    <w:rsid w:val="00566E67"/>
    <w:rsid w:val="005671EA"/>
    <w:rsid w:val="00567B44"/>
    <w:rsid w:val="005704C5"/>
    <w:rsid w:val="00570B12"/>
    <w:rsid w:val="00570C69"/>
    <w:rsid w:val="0057171A"/>
    <w:rsid w:val="00571B15"/>
    <w:rsid w:val="00571B91"/>
    <w:rsid w:val="00572158"/>
    <w:rsid w:val="0057234B"/>
    <w:rsid w:val="00572513"/>
    <w:rsid w:val="005727A0"/>
    <w:rsid w:val="00572842"/>
    <w:rsid w:val="0057315B"/>
    <w:rsid w:val="00573CA0"/>
    <w:rsid w:val="00573D1B"/>
    <w:rsid w:val="00574111"/>
    <w:rsid w:val="005744C0"/>
    <w:rsid w:val="00574716"/>
    <w:rsid w:val="005748D9"/>
    <w:rsid w:val="00574A53"/>
    <w:rsid w:val="00574B17"/>
    <w:rsid w:val="00574C34"/>
    <w:rsid w:val="00574C68"/>
    <w:rsid w:val="00574E00"/>
    <w:rsid w:val="00575605"/>
    <w:rsid w:val="005759DA"/>
    <w:rsid w:val="00575BD6"/>
    <w:rsid w:val="00575C2B"/>
    <w:rsid w:val="00575C77"/>
    <w:rsid w:val="00576603"/>
    <w:rsid w:val="00576DC4"/>
    <w:rsid w:val="005777C6"/>
    <w:rsid w:val="0057797B"/>
    <w:rsid w:val="00577B4F"/>
    <w:rsid w:val="00577FC9"/>
    <w:rsid w:val="00580692"/>
    <w:rsid w:val="00580E94"/>
    <w:rsid w:val="00580ED9"/>
    <w:rsid w:val="00580F4D"/>
    <w:rsid w:val="00581884"/>
    <w:rsid w:val="00581B2C"/>
    <w:rsid w:val="00581C32"/>
    <w:rsid w:val="00582DF5"/>
    <w:rsid w:val="00583D3C"/>
    <w:rsid w:val="0058505F"/>
    <w:rsid w:val="00585541"/>
    <w:rsid w:val="005856AA"/>
    <w:rsid w:val="005856BD"/>
    <w:rsid w:val="00585FDD"/>
    <w:rsid w:val="00586157"/>
    <w:rsid w:val="00586413"/>
    <w:rsid w:val="00586835"/>
    <w:rsid w:val="005868C2"/>
    <w:rsid w:val="00586AB1"/>
    <w:rsid w:val="00586FB1"/>
    <w:rsid w:val="00587524"/>
    <w:rsid w:val="005876E9"/>
    <w:rsid w:val="00587AB2"/>
    <w:rsid w:val="00587BAB"/>
    <w:rsid w:val="005904B3"/>
    <w:rsid w:val="0059080D"/>
    <w:rsid w:val="005910CB"/>
    <w:rsid w:val="00591415"/>
    <w:rsid w:val="005914FD"/>
    <w:rsid w:val="00591830"/>
    <w:rsid w:val="005918DC"/>
    <w:rsid w:val="00592556"/>
    <w:rsid w:val="005926B0"/>
    <w:rsid w:val="00592836"/>
    <w:rsid w:val="0059285A"/>
    <w:rsid w:val="00592B61"/>
    <w:rsid w:val="00592C9C"/>
    <w:rsid w:val="00592E80"/>
    <w:rsid w:val="005933DB"/>
    <w:rsid w:val="005937E0"/>
    <w:rsid w:val="0059396A"/>
    <w:rsid w:val="005940A7"/>
    <w:rsid w:val="00594243"/>
    <w:rsid w:val="0059474E"/>
    <w:rsid w:val="00594AD5"/>
    <w:rsid w:val="0059533B"/>
    <w:rsid w:val="005957D0"/>
    <w:rsid w:val="00595FCF"/>
    <w:rsid w:val="005961A0"/>
    <w:rsid w:val="00596816"/>
    <w:rsid w:val="00596961"/>
    <w:rsid w:val="00596A7E"/>
    <w:rsid w:val="00596BA9"/>
    <w:rsid w:val="00596BF3"/>
    <w:rsid w:val="00597260"/>
    <w:rsid w:val="005978BE"/>
    <w:rsid w:val="005978C5"/>
    <w:rsid w:val="00597A82"/>
    <w:rsid w:val="00597BA6"/>
    <w:rsid w:val="00597CF0"/>
    <w:rsid w:val="005A05D9"/>
    <w:rsid w:val="005A0748"/>
    <w:rsid w:val="005A08B1"/>
    <w:rsid w:val="005A0C61"/>
    <w:rsid w:val="005A0EB1"/>
    <w:rsid w:val="005A1D96"/>
    <w:rsid w:val="005A2055"/>
    <w:rsid w:val="005A2087"/>
    <w:rsid w:val="005A22E4"/>
    <w:rsid w:val="005A2610"/>
    <w:rsid w:val="005A2B2C"/>
    <w:rsid w:val="005A2D31"/>
    <w:rsid w:val="005A2E37"/>
    <w:rsid w:val="005A3199"/>
    <w:rsid w:val="005A34BA"/>
    <w:rsid w:val="005A38BD"/>
    <w:rsid w:val="005A4C4D"/>
    <w:rsid w:val="005A54EF"/>
    <w:rsid w:val="005A5B1E"/>
    <w:rsid w:val="005A5C5A"/>
    <w:rsid w:val="005A5F58"/>
    <w:rsid w:val="005A6B62"/>
    <w:rsid w:val="005A6E86"/>
    <w:rsid w:val="005A716A"/>
    <w:rsid w:val="005A7741"/>
    <w:rsid w:val="005A7A2D"/>
    <w:rsid w:val="005A7D8A"/>
    <w:rsid w:val="005A7F17"/>
    <w:rsid w:val="005B1090"/>
    <w:rsid w:val="005B1274"/>
    <w:rsid w:val="005B1CA5"/>
    <w:rsid w:val="005B2457"/>
    <w:rsid w:val="005B26E8"/>
    <w:rsid w:val="005B294A"/>
    <w:rsid w:val="005B2989"/>
    <w:rsid w:val="005B2A15"/>
    <w:rsid w:val="005B393E"/>
    <w:rsid w:val="005B3986"/>
    <w:rsid w:val="005B3C09"/>
    <w:rsid w:val="005B3DB3"/>
    <w:rsid w:val="005B58BE"/>
    <w:rsid w:val="005B5AF5"/>
    <w:rsid w:val="005B5B1F"/>
    <w:rsid w:val="005B5C74"/>
    <w:rsid w:val="005B5E85"/>
    <w:rsid w:val="005B76F9"/>
    <w:rsid w:val="005B7712"/>
    <w:rsid w:val="005B781B"/>
    <w:rsid w:val="005B7D1C"/>
    <w:rsid w:val="005B7D81"/>
    <w:rsid w:val="005B7EF8"/>
    <w:rsid w:val="005B7F1C"/>
    <w:rsid w:val="005B7FB3"/>
    <w:rsid w:val="005C017D"/>
    <w:rsid w:val="005C02EF"/>
    <w:rsid w:val="005C0725"/>
    <w:rsid w:val="005C0E0B"/>
    <w:rsid w:val="005C221E"/>
    <w:rsid w:val="005C230D"/>
    <w:rsid w:val="005C23A6"/>
    <w:rsid w:val="005C2732"/>
    <w:rsid w:val="005C31FC"/>
    <w:rsid w:val="005C3EA0"/>
    <w:rsid w:val="005C42B7"/>
    <w:rsid w:val="005C44CA"/>
    <w:rsid w:val="005C4BCE"/>
    <w:rsid w:val="005C4FF8"/>
    <w:rsid w:val="005C50DE"/>
    <w:rsid w:val="005C550E"/>
    <w:rsid w:val="005C5B46"/>
    <w:rsid w:val="005C5DC5"/>
    <w:rsid w:val="005C5EE7"/>
    <w:rsid w:val="005C6811"/>
    <w:rsid w:val="005C6AC8"/>
    <w:rsid w:val="005C71FD"/>
    <w:rsid w:val="005C755A"/>
    <w:rsid w:val="005C7A67"/>
    <w:rsid w:val="005D12C1"/>
    <w:rsid w:val="005D16B0"/>
    <w:rsid w:val="005D1C00"/>
    <w:rsid w:val="005D1CE2"/>
    <w:rsid w:val="005D1D20"/>
    <w:rsid w:val="005D1D48"/>
    <w:rsid w:val="005D25F9"/>
    <w:rsid w:val="005D2A3E"/>
    <w:rsid w:val="005D2C2C"/>
    <w:rsid w:val="005D3ED6"/>
    <w:rsid w:val="005D4126"/>
    <w:rsid w:val="005D41F9"/>
    <w:rsid w:val="005D4244"/>
    <w:rsid w:val="005D4657"/>
    <w:rsid w:val="005D51B5"/>
    <w:rsid w:val="005D5D84"/>
    <w:rsid w:val="005D5DB8"/>
    <w:rsid w:val="005D5DD5"/>
    <w:rsid w:val="005D5FD2"/>
    <w:rsid w:val="005D6005"/>
    <w:rsid w:val="005D7168"/>
    <w:rsid w:val="005D76F2"/>
    <w:rsid w:val="005D773B"/>
    <w:rsid w:val="005D79A4"/>
    <w:rsid w:val="005E00E9"/>
    <w:rsid w:val="005E0386"/>
    <w:rsid w:val="005E055C"/>
    <w:rsid w:val="005E0E02"/>
    <w:rsid w:val="005E0EDC"/>
    <w:rsid w:val="005E22E6"/>
    <w:rsid w:val="005E23AD"/>
    <w:rsid w:val="005E28E3"/>
    <w:rsid w:val="005E2B86"/>
    <w:rsid w:val="005E3BA8"/>
    <w:rsid w:val="005E3CCB"/>
    <w:rsid w:val="005E3F8E"/>
    <w:rsid w:val="005E40C0"/>
    <w:rsid w:val="005E4171"/>
    <w:rsid w:val="005E45C5"/>
    <w:rsid w:val="005E4B75"/>
    <w:rsid w:val="005E51EC"/>
    <w:rsid w:val="005E558C"/>
    <w:rsid w:val="005E5970"/>
    <w:rsid w:val="005E5B4B"/>
    <w:rsid w:val="005E5C58"/>
    <w:rsid w:val="005E6665"/>
    <w:rsid w:val="005E6D0A"/>
    <w:rsid w:val="005E703D"/>
    <w:rsid w:val="005E7108"/>
    <w:rsid w:val="005E72CB"/>
    <w:rsid w:val="005E73D4"/>
    <w:rsid w:val="005E751E"/>
    <w:rsid w:val="005F00A3"/>
    <w:rsid w:val="005F0560"/>
    <w:rsid w:val="005F0A06"/>
    <w:rsid w:val="005F0B26"/>
    <w:rsid w:val="005F0EF2"/>
    <w:rsid w:val="005F13E1"/>
    <w:rsid w:val="005F238D"/>
    <w:rsid w:val="005F2835"/>
    <w:rsid w:val="005F2F95"/>
    <w:rsid w:val="005F3031"/>
    <w:rsid w:val="005F34F5"/>
    <w:rsid w:val="005F36DC"/>
    <w:rsid w:val="005F3A5B"/>
    <w:rsid w:val="005F3C0A"/>
    <w:rsid w:val="005F4001"/>
    <w:rsid w:val="005F418A"/>
    <w:rsid w:val="005F4534"/>
    <w:rsid w:val="005F483B"/>
    <w:rsid w:val="005F4910"/>
    <w:rsid w:val="005F4C4E"/>
    <w:rsid w:val="005F4DFA"/>
    <w:rsid w:val="005F5021"/>
    <w:rsid w:val="005F564F"/>
    <w:rsid w:val="005F58D5"/>
    <w:rsid w:val="005F5AA6"/>
    <w:rsid w:val="005F5AE3"/>
    <w:rsid w:val="005F5B46"/>
    <w:rsid w:val="005F5CEE"/>
    <w:rsid w:val="005F5DC2"/>
    <w:rsid w:val="005F61B6"/>
    <w:rsid w:val="005F673B"/>
    <w:rsid w:val="005F6B7B"/>
    <w:rsid w:val="005F7278"/>
    <w:rsid w:val="005F76C5"/>
    <w:rsid w:val="00600576"/>
    <w:rsid w:val="00600705"/>
    <w:rsid w:val="0060074B"/>
    <w:rsid w:val="006009B5"/>
    <w:rsid w:val="00600C38"/>
    <w:rsid w:val="00600E95"/>
    <w:rsid w:val="00600F48"/>
    <w:rsid w:val="00601090"/>
    <w:rsid w:val="0060142B"/>
    <w:rsid w:val="0060186E"/>
    <w:rsid w:val="00601A79"/>
    <w:rsid w:val="00601E2A"/>
    <w:rsid w:val="006028D4"/>
    <w:rsid w:val="00602BE1"/>
    <w:rsid w:val="0060310E"/>
    <w:rsid w:val="006031BF"/>
    <w:rsid w:val="00603215"/>
    <w:rsid w:val="00603372"/>
    <w:rsid w:val="006036D8"/>
    <w:rsid w:val="00603F4B"/>
    <w:rsid w:val="00604A3A"/>
    <w:rsid w:val="00604C0A"/>
    <w:rsid w:val="00605587"/>
    <w:rsid w:val="006056AE"/>
    <w:rsid w:val="00606520"/>
    <w:rsid w:val="00606991"/>
    <w:rsid w:val="00606F8B"/>
    <w:rsid w:val="006071F2"/>
    <w:rsid w:val="006072DE"/>
    <w:rsid w:val="00607306"/>
    <w:rsid w:val="0060737C"/>
    <w:rsid w:val="00607691"/>
    <w:rsid w:val="00610035"/>
    <w:rsid w:val="00610C7E"/>
    <w:rsid w:val="0061122B"/>
    <w:rsid w:val="006116B6"/>
    <w:rsid w:val="00611A4E"/>
    <w:rsid w:val="00612341"/>
    <w:rsid w:val="00613263"/>
    <w:rsid w:val="006137B2"/>
    <w:rsid w:val="00613B06"/>
    <w:rsid w:val="00613C3E"/>
    <w:rsid w:val="00613C5D"/>
    <w:rsid w:val="00613CB4"/>
    <w:rsid w:val="00613FF4"/>
    <w:rsid w:val="006141CE"/>
    <w:rsid w:val="0061433A"/>
    <w:rsid w:val="006148CB"/>
    <w:rsid w:val="006148D0"/>
    <w:rsid w:val="00614B89"/>
    <w:rsid w:val="00615A56"/>
    <w:rsid w:val="00615A6A"/>
    <w:rsid w:val="00615A87"/>
    <w:rsid w:val="00615BFD"/>
    <w:rsid w:val="0061743B"/>
    <w:rsid w:val="0061744E"/>
    <w:rsid w:val="006204FE"/>
    <w:rsid w:val="00620A42"/>
    <w:rsid w:val="00620D44"/>
    <w:rsid w:val="00620D8A"/>
    <w:rsid w:val="00623065"/>
    <w:rsid w:val="006234C3"/>
    <w:rsid w:val="00623A8A"/>
    <w:rsid w:val="00623DBD"/>
    <w:rsid w:val="00623E4E"/>
    <w:rsid w:val="0062429B"/>
    <w:rsid w:val="00624387"/>
    <w:rsid w:val="00624FDD"/>
    <w:rsid w:val="0062516A"/>
    <w:rsid w:val="00625F32"/>
    <w:rsid w:val="00626119"/>
    <w:rsid w:val="006262EF"/>
    <w:rsid w:val="00626532"/>
    <w:rsid w:val="006266EC"/>
    <w:rsid w:val="00626808"/>
    <w:rsid w:val="00626BB6"/>
    <w:rsid w:val="00626CC5"/>
    <w:rsid w:val="006270F0"/>
    <w:rsid w:val="0062745B"/>
    <w:rsid w:val="00627A2D"/>
    <w:rsid w:val="00627B1A"/>
    <w:rsid w:val="00627CA4"/>
    <w:rsid w:val="00627F5A"/>
    <w:rsid w:val="00630002"/>
    <w:rsid w:val="006301CB"/>
    <w:rsid w:val="006306BA"/>
    <w:rsid w:val="00630FDA"/>
    <w:rsid w:val="0063132C"/>
    <w:rsid w:val="00631549"/>
    <w:rsid w:val="00631D3E"/>
    <w:rsid w:val="00631D65"/>
    <w:rsid w:val="00632A57"/>
    <w:rsid w:val="0063365D"/>
    <w:rsid w:val="00633DAA"/>
    <w:rsid w:val="00633F47"/>
    <w:rsid w:val="006343BA"/>
    <w:rsid w:val="006346AC"/>
    <w:rsid w:val="00634845"/>
    <w:rsid w:val="00634A9C"/>
    <w:rsid w:val="00634C89"/>
    <w:rsid w:val="00635227"/>
    <w:rsid w:val="006353FA"/>
    <w:rsid w:val="006358C3"/>
    <w:rsid w:val="00635AC2"/>
    <w:rsid w:val="00635E7B"/>
    <w:rsid w:val="00635FA9"/>
    <w:rsid w:val="00636202"/>
    <w:rsid w:val="00636BC6"/>
    <w:rsid w:val="00636DE9"/>
    <w:rsid w:val="006372E8"/>
    <w:rsid w:val="00637C24"/>
    <w:rsid w:val="0064054B"/>
    <w:rsid w:val="006407C0"/>
    <w:rsid w:val="00640F79"/>
    <w:rsid w:val="006413F3"/>
    <w:rsid w:val="00641633"/>
    <w:rsid w:val="00641797"/>
    <w:rsid w:val="00641AE1"/>
    <w:rsid w:val="00641B6D"/>
    <w:rsid w:val="00642701"/>
    <w:rsid w:val="006427D3"/>
    <w:rsid w:val="006429FC"/>
    <w:rsid w:val="00642DE0"/>
    <w:rsid w:val="00642F17"/>
    <w:rsid w:val="0064318E"/>
    <w:rsid w:val="006431B4"/>
    <w:rsid w:val="0064342E"/>
    <w:rsid w:val="00644116"/>
    <w:rsid w:val="006445AC"/>
    <w:rsid w:val="006449CB"/>
    <w:rsid w:val="00645084"/>
    <w:rsid w:val="00645215"/>
    <w:rsid w:val="00645BBF"/>
    <w:rsid w:val="00645D01"/>
    <w:rsid w:val="00645FD0"/>
    <w:rsid w:val="00646DAF"/>
    <w:rsid w:val="00646DEA"/>
    <w:rsid w:val="00647E27"/>
    <w:rsid w:val="006502A1"/>
    <w:rsid w:val="00650317"/>
    <w:rsid w:val="006508EC"/>
    <w:rsid w:val="00650D08"/>
    <w:rsid w:val="00650EDD"/>
    <w:rsid w:val="00651150"/>
    <w:rsid w:val="0065118F"/>
    <w:rsid w:val="0065136C"/>
    <w:rsid w:val="00651524"/>
    <w:rsid w:val="0065175D"/>
    <w:rsid w:val="006518D3"/>
    <w:rsid w:val="00652387"/>
    <w:rsid w:val="006525B2"/>
    <w:rsid w:val="00652B7D"/>
    <w:rsid w:val="00654FE1"/>
    <w:rsid w:val="00655291"/>
    <w:rsid w:val="006556D4"/>
    <w:rsid w:val="00655AB5"/>
    <w:rsid w:val="00655D71"/>
    <w:rsid w:val="0065663F"/>
    <w:rsid w:val="0065684B"/>
    <w:rsid w:val="00656E22"/>
    <w:rsid w:val="00656E6D"/>
    <w:rsid w:val="00660131"/>
    <w:rsid w:val="006603DE"/>
    <w:rsid w:val="00660527"/>
    <w:rsid w:val="00660633"/>
    <w:rsid w:val="00660E11"/>
    <w:rsid w:val="00661112"/>
    <w:rsid w:val="00661C2E"/>
    <w:rsid w:val="00662000"/>
    <w:rsid w:val="00662AE2"/>
    <w:rsid w:val="00662AFA"/>
    <w:rsid w:val="00663206"/>
    <w:rsid w:val="006634B3"/>
    <w:rsid w:val="00663B36"/>
    <w:rsid w:val="00664653"/>
    <w:rsid w:val="00664DD9"/>
    <w:rsid w:val="00665D92"/>
    <w:rsid w:val="0066686F"/>
    <w:rsid w:val="00666A83"/>
    <w:rsid w:val="00666C00"/>
    <w:rsid w:val="00667414"/>
    <w:rsid w:val="00667428"/>
    <w:rsid w:val="00667957"/>
    <w:rsid w:val="00667DAA"/>
    <w:rsid w:val="00670DCC"/>
    <w:rsid w:val="00671625"/>
    <w:rsid w:val="00671972"/>
    <w:rsid w:val="00671B59"/>
    <w:rsid w:val="0067267A"/>
    <w:rsid w:val="00673112"/>
    <w:rsid w:val="00673192"/>
    <w:rsid w:val="00673249"/>
    <w:rsid w:val="006735C2"/>
    <w:rsid w:val="00674029"/>
    <w:rsid w:val="00674462"/>
    <w:rsid w:val="00674592"/>
    <w:rsid w:val="006749F7"/>
    <w:rsid w:val="00674F98"/>
    <w:rsid w:val="0067552C"/>
    <w:rsid w:val="00675B17"/>
    <w:rsid w:val="00675E88"/>
    <w:rsid w:val="006760C9"/>
    <w:rsid w:val="00676726"/>
    <w:rsid w:val="00676CB6"/>
    <w:rsid w:val="00676DCA"/>
    <w:rsid w:val="00677CDA"/>
    <w:rsid w:val="00680805"/>
    <w:rsid w:val="006810B0"/>
    <w:rsid w:val="0068116D"/>
    <w:rsid w:val="006813EA"/>
    <w:rsid w:val="006814C7"/>
    <w:rsid w:val="006818A3"/>
    <w:rsid w:val="00681C5B"/>
    <w:rsid w:val="0068202B"/>
    <w:rsid w:val="00682239"/>
    <w:rsid w:val="00682C04"/>
    <w:rsid w:val="00683301"/>
    <w:rsid w:val="006835E6"/>
    <w:rsid w:val="006837AF"/>
    <w:rsid w:val="00683829"/>
    <w:rsid w:val="00683A48"/>
    <w:rsid w:val="00683D74"/>
    <w:rsid w:val="006840F5"/>
    <w:rsid w:val="006843E7"/>
    <w:rsid w:val="0068442C"/>
    <w:rsid w:val="006845FE"/>
    <w:rsid w:val="00684BFB"/>
    <w:rsid w:val="00684D17"/>
    <w:rsid w:val="00684E50"/>
    <w:rsid w:val="00685066"/>
    <w:rsid w:val="00685557"/>
    <w:rsid w:val="0068674A"/>
    <w:rsid w:val="0068696B"/>
    <w:rsid w:val="00686DE6"/>
    <w:rsid w:val="00687412"/>
    <w:rsid w:val="006909E1"/>
    <w:rsid w:val="00690B88"/>
    <w:rsid w:val="00690D6E"/>
    <w:rsid w:val="00690E3B"/>
    <w:rsid w:val="00690FAC"/>
    <w:rsid w:val="0069181A"/>
    <w:rsid w:val="00691918"/>
    <w:rsid w:val="00691919"/>
    <w:rsid w:val="00691DED"/>
    <w:rsid w:val="006926BA"/>
    <w:rsid w:val="0069282E"/>
    <w:rsid w:val="00692CFC"/>
    <w:rsid w:val="00692ED5"/>
    <w:rsid w:val="0069321A"/>
    <w:rsid w:val="006935BF"/>
    <w:rsid w:val="00693A21"/>
    <w:rsid w:val="00693BB9"/>
    <w:rsid w:val="00693C8C"/>
    <w:rsid w:val="00693D26"/>
    <w:rsid w:val="00693F06"/>
    <w:rsid w:val="0069456F"/>
    <w:rsid w:val="00694645"/>
    <w:rsid w:val="00694E90"/>
    <w:rsid w:val="00694FF9"/>
    <w:rsid w:val="006954B6"/>
    <w:rsid w:val="00695EFB"/>
    <w:rsid w:val="006967AC"/>
    <w:rsid w:val="00696848"/>
    <w:rsid w:val="0069690D"/>
    <w:rsid w:val="00696A9C"/>
    <w:rsid w:val="00696BEE"/>
    <w:rsid w:val="00696DAF"/>
    <w:rsid w:val="00696E14"/>
    <w:rsid w:val="0069713F"/>
    <w:rsid w:val="006972E6"/>
    <w:rsid w:val="00697383"/>
    <w:rsid w:val="00697455"/>
    <w:rsid w:val="00697A6A"/>
    <w:rsid w:val="00697DDC"/>
    <w:rsid w:val="00697DEE"/>
    <w:rsid w:val="006A0300"/>
    <w:rsid w:val="006A032A"/>
    <w:rsid w:val="006A064A"/>
    <w:rsid w:val="006A0CBF"/>
    <w:rsid w:val="006A0F3E"/>
    <w:rsid w:val="006A10B7"/>
    <w:rsid w:val="006A2141"/>
    <w:rsid w:val="006A21AB"/>
    <w:rsid w:val="006A232E"/>
    <w:rsid w:val="006A2B2B"/>
    <w:rsid w:val="006A318A"/>
    <w:rsid w:val="006A31CB"/>
    <w:rsid w:val="006A3733"/>
    <w:rsid w:val="006A3ADE"/>
    <w:rsid w:val="006A3B90"/>
    <w:rsid w:val="006A4D34"/>
    <w:rsid w:val="006A4F63"/>
    <w:rsid w:val="006A4F9C"/>
    <w:rsid w:val="006A53B5"/>
    <w:rsid w:val="006A545D"/>
    <w:rsid w:val="006A54FC"/>
    <w:rsid w:val="006A5708"/>
    <w:rsid w:val="006A5A3F"/>
    <w:rsid w:val="006A6190"/>
    <w:rsid w:val="006A62B9"/>
    <w:rsid w:val="006A6A86"/>
    <w:rsid w:val="006A76E6"/>
    <w:rsid w:val="006A79AF"/>
    <w:rsid w:val="006A79BB"/>
    <w:rsid w:val="006A7B19"/>
    <w:rsid w:val="006A7C26"/>
    <w:rsid w:val="006A7EF8"/>
    <w:rsid w:val="006B054D"/>
    <w:rsid w:val="006B0833"/>
    <w:rsid w:val="006B0861"/>
    <w:rsid w:val="006B0A78"/>
    <w:rsid w:val="006B0ACD"/>
    <w:rsid w:val="006B0AE5"/>
    <w:rsid w:val="006B123F"/>
    <w:rsid w:val="006B1876"/>
    <w:rsid w:val="006B1B14"/>
    <w:rsid w:val="006B1C7C"/>
    <w:rsid w:val="006B1F30"/>
    <w:rsid w:val="006B21DB"/>
    <w:rsid w:val="006B2626"/>
    <w:rsid w:val="006B26C1"/>
    <w:rsid w:val="006B26F1"/>
    <w:rsid w:val="006B2774"/>
    <w:rsid w:val="006B300A"/>
    <w:rsid w:val="006B3BBD"/>
    <w:rsid w:val="006B4745"/>
    <w:rsid w:val="006B4A00"/>
    <w:rsid w:val="006B4B34"/>
    <w:rsid w:val="006B503D"/>
    <w:rsid w:val="006B5153"/>
    <w:rsid w:val="006B55AD"/>
    <w:rsid w:val="006B5994"/>
    <w:rsid w:val="006B5AE1"/>
    <w:rsid w:val="006B5E25"/>
    <w:rsid w:val="006B607A"/>
    <w:rsid w:val="006B643C"/>
    <w:rsid w:val="006B665B"/>
    <w:rsid w:val="006B6837"/>
    <w:rsid w:val="006B68FD"/>
    <w:rsid w:val="006B69B5"/>
    <w:rsid w:val="006B6DB7"/>
    <w:rsid w:val="006B7287"/>
    <w:rsid w:val="006B748F"/>
    <w:rsid w:val="006B786D"/>
    <w:rsid w:val="006C0226"/>
    <w:rsid w:val="006C052B"/>
    <w:rsid w:val="006C197F"/>
    <w:rsid w:val="006C1AC6"/>
    <w:rsid w:val="006C1C74"/>
    <w:rsid w:val="006C24E3"/>
    <w:rsid w:val="006C2963"/>
    <w:rsid w:val="006C2EBB"/>
    <w:rsid w:val="006C2F84"/>
    <w:rsid w:val="006C309D"/>
    <w:rsid w:val="006C3170"/>
    <w:rsid w:val="006C34C3"/>
    <w:rsid w:val="006C3AC6"/>
    <w:rsid w:val="006C3C3B"/>
    <w:rsid w:val="006C3D79"/>
    <w:rsid w:val="006C3DB6"/>
    <w:rsid w:val="006C4311"/>
    <w:rsid w:val="006C5BF3"/>
    <w:rsid w:val="006C5CBB"/>
    <w:rsid w:val="006C5DBD"/>
    <w:rsid w:val="006C68AF"/>
    <w:rsid w:val="006C690E"/>
    <w:rsid w:val="006C6F4E"/>
    <w:rsid w:val="006C7165"/>
    <w:rsid w:val="006C71A4"/>
    <w:rsid w:val="006C71F0"/>
    <w:rsid w:val="006C7478"/>
    <w:rsid w:val="006C7814"/>
    <w:rsid w:val="006C7DEE"/>
    <w:rsid w:val="006D03F0"/>
    <w:rsid w:val="006D0628"/>
    <w:rsid w:val="006D063F"/>
    <w:rsid w:val="006D06E1"/>
    <w:rsid w:val="006D0E4F"/>
    <w:rsid w:val="006D1227"/>
    <w:rsid w:val="006D1D4D"/>
    <w:rsid w:val="006D1F49"/>
    <w:rsid w:val="006D1FB8"/>
    <w:rsid w:val="006D249F"/>
    <w:rsid w:val="006D2997"/>
    <w:rsid w:val="006D29B2"/>
    <w:rsid w:val="006D2EC4"/>
    <w:rsid w:val="006D3416"/>
    <w:rsid w:val="006D3B46"/>
    <w:rsid w:val="006D3DB8"/>
    <w:rsid w:val="006D3DDC"/>
    <w:rsid w:val="006D43E6"/>
    <w:rsid w:val="006D44A1"/>
    <w:rsid w:val="006D4832"/>
    <w:rsid w:val="006D53CE"/>
    <w:rsid w:val="006D53F1"/>
    <w:rsid w:val="006D5589"/>
    <w:rsid w:val="006D56AA"/>
    <w:rsid w:val="006D5842"/>
    <w:rsid w:val="006D588A"/>
    <w:rsid w:val="006D5B75"/>
    <w:rsid w:val="006D68BA"/>
    <w:rsid w:val="006D68C3"/>
    <w:rsid w:val="006D6B41"/>
    <w:rsid w:val="006D6C42"/>
    <w:rsid w:val="006D72D3"/>
    <w:rsid w:val="006D758C"/>
    <w:rsid w:val="006D7660"/>
    <w:rsid w:val="006D78AF"/>
    <w:rsid w:val="006E0A29"/>
    <w:rsid w:val="006E0CC9"/>
    <w:rsid w:val="006E126A"/>
    <w:rsid w:val="006E139F"/>
    <w:rsid w:val="006E17E0"/>
    <w:rsid w:val="006E1890"/>
    <w:rsid w:val="006E193D"/>
    <w:rsid w:val="006E1CA9"/>
    <w:rsid w:val="006E2265"/>
    <w:rsid w:val="006E2F0A"/>
    <w:rsid w:val="006E38CD"/>
    <w:rsid w:val="006E3EE9"/>
    <w:rsid w:val="006E3F5E"/>
    <w:rsid w:val="006E4248"/>
    <w:rsid w:val="006E4311"/>
    <w:rsid w:val="006E498A"/>
    <w:rsid w:val="006E51DC"/>
    <w:rsid w:val="006E530B"/>
    <w:rsid w:val="006E5880"/>
    <w:rsid w:val="006E5C43"/>
    <w:rsid w:val="006E62E4"/>
    <w:rsid w:val="006E6582"/>
    <w:rsid w:val="006E694B"/>
    <w:rsid w:val="006E6A67"/>
    <w:rsid w:val="006E6D64"/>
    <w:rsid w:val="006E6E11"/>
    <w:rsid w:val="006E71B5"/>
    <w:rsid w:val="006E7336"/>
    <w:rsid w:val="006E7820"/>
    <w:rsid w:val="006E78F5"/>
    <w:rsid w:val="006F018C"/>
    <w:rsid w:val="006F0403"/>
    <w:rsid w:val="006F099B"/>
    <w:rsid w:val="006F0CD5"/>
    <w:rsid w:val="006F0CE6"/>
    <w:rsid w:val="006F0EFF"/>
    <w:rsid w:val="006F0FDF"/>
    <w:rsid w:val="006F14DF"/>
    <w:rsid w:val="006F1A78"/>
    <w:rsid w:val="006F1BA3"/>
    <w:rsid w:val="006F204D"/>
    <w:rsid w:val="006F2344"/>
    <w:rsid w:val="006F2560"/>
    <w:rsid w:val="006F26D6"/>
    <w:rsid w:val="006F2B4B"/>
    <w:rsid w:val="006F2C47"/>
    <w:rsid w:val="006F3618"/>
    <w:rsid w:val="006F3E0D"/>
    <w:rsid w:val="006F3F96"/>
    <w:rsid w:val="006F5276"/>
    <w:rsid w:val="006F5364"/>
    <w:rsid w:val="006F5375"/>
    <w:rsid w:val="006F583A"/>
    <w:rsid w:val="006F5CFF"/>
    <w:rsid w:val="006F6C48"/>
    <w:rsid w:val="006F6F82"/>
    <w:rsid w:val="006F72B7"/>
    <w:rsid w:val="00700101"/>
    <w:rsid w:val="00700131"/>
    <w:rsid w:val="007010C7"/>
    <w:rsid w:val="0070140F"/>
    <w:rsid w:val="00701948"/>
    <w:rsid w:val="007019CD"/>
    <w:rsid w:val="00701AC9"/>
    <w:rsid w:val="00701E79"/>
    <w:rsid w:val="00702F60"/>
    <w:rsid w:val="00703E9A"/>
    <w:rsid w:val="007049D7"/>
    <w:rsid w:val="00704A02"/>
    <w:rsid w:val="00704C6F"/>
    <w:rsid w:val="007055D1"/>
    <w:rsid w:val="00705DC8"/>
    <w:rsid w:val="00705E48"/>
    <w:rsid w:val="00706156"/>
    <w:rsid w:val="0070636B"/>
    <w:rsid w:val="00707246"/>
    <w:rsid w:val="00707258"/>
    <w:rsid w:val="00707DB8"/>
    <w:rsid w:val="00707F58"/>
    <w:rsid w:val="00710213"/>
    <w:rsid w:val="007105D8"/>
    <w:rsid w:val="00710A11"/>
    <w:rsid w:val="007119C9"/>
    <w:rsid w:val="007119E7"/>
    <w:rsid w:val="00711A03"/>
    <w:rsid w:val="00712863"/>
    <w:rsid w:val="0071352C"/>
    <w:rsid w:val="00713D59"/>
    <w:rsid w:val="0071416C"/>
    <w:rsid w:val="007144C6"/>
    <w:rsid w:val="007145C4"/>
    <w:rsid w:val="007153EA"/>
    <w:rsid w:val="00715B37"/>
    <w:rsid w:val="00715DAE"/>
    <w:rsid w:val="00716CB0"/>
    <w:rsid w:val="00717854"/>
    <w:rsid w:val="00717DCA"/>
    <w:rsid w:val="00717E02"/>
    <w:rsid w:val="007206C8"/>
    <w:rsid w:val="007207D9"/>
    <w:rsid w:val="00720B9B"/>
    <w:rsid w:val="00720C88"/>
    <w:rsid w:val="00720FCD"/>
    <w:rsid w:val="00720FE7"/>
    <w:rsid w:val="007211AC"/>
    <w:rsid w:val="00721349"/>
    <w:rsid w:val="00721623"/>
    <w:rsid w:val="00721752"/>
    <w:rsid w:val="00721861"/>
    <w:rsid w:val="00721E55"/>
    <w:rsid w:val="00722439"/>
    <w:rsid w:val="00722E29"/>
    <w:rsid w:val="00723272"/>
    <w:rsid w:val="007233AA"/>
    <w:rsid w:val="00723812"/>
    <w:rsid w:val="00723B50"/>
    <w:rsid w:val="00723E02"/>
    <w:rsid w:val="00724422"/>
    <w:rsid w:val="00724D79"/>
    <w:rsid w:val="00724E73"/>
    <w:rsid w:val="007255E1"/>
    <w:rsid w:val="00725876"/>
    <w:rsid w:val="00725E8E"/>
    <w:rsid w:val="007261D7"/>
    <w:rsid w:val="00726856"/>
    <w:rsid w:val="00726924"/>
    <w:rsid w:val="0072701F"/>
    <w:rsid w:val="00730347"/>
    <w:rsid w:val="00730BFC"/>
    <w:rsid w:val="00731295"/>
    <w:rsid w:val="0073141C"/>
    <w:rsid w:val="00731538"/>
    <w:rsid w:val="0073155F"/>
    <w:rsid w:val="007315BE"/>
    <w:rsid w:val="00732100"/>
    <w:rsid w:val="00732F46"/>
    <w:rsid w:val="0073357A"/>
    <w:rsid w:val="007346A5"/>
    <w:rsid w:val="00734DEE"/>
    <w:rsid w:val="007359B1"/>
    <w:rsid w:val="00735DFE"/>
    <w:rsid w:val="00735F2D"/>
    <w:rsid w:val="00736180"/>
    <w:rsid w:val="00736981"/>
    <w:rsid w:val="00736A3C"/>
    <w:rsid w:val="00736FAD"/>
    <w:rsid w:val="00736FDB"/>
    <w:rsid w:val="0073742A"/>
    <w:rsid w:val="007378B2"/>
    <w:rsid w:val="00737CBC"/>
    <w:rsid w:val="00737D54"/>
    <w:rsid w:val="00740540"/>
    <w:rsid w:val="00740634"/>
    <w:rsid w:val="0074157D"/>
    <w:rsid w:val="0074159E"/>
    <w:rsid w:val="007418E6"/>
    <w:rsid w:val="00741928"/>
    <w:rsid w:val="00741CF6"/>
    <w:rsid w:val="00742875"/>
    <w:rsid w:val="00742BBE"/>
    <w:rsid w:val="00742C84"/>
    <w:rsid w:val="00742E52"/>
    <w:rsid w:val="0074303D"/>
    <w:rsid w:val="00743047"/>
    <w:rsid w:val="0074305A"/>
    <w:rsid w:val="00743067"/>
    <w:rsid w:val="0074330C"/>
    <w:rsid w:val="00743362"/>
    <w:rsid w:val="007440CB"/>
    <w:rsid w:val="007440DF"/>
    <w:rsid w:val="007452F2"/>
    <w:rsid w:val="007453B2"/>
    <w:rsid w:val="00746061"/>
    <w:rsid w:val="007462F7"/>
    <w:rsid w:val="007466BC"/>
    <w:rsid w:val="00746A1E"/>
    <w:rsid w:val="007473AB"/>
    <w:rsid w:val="0074751C"/>
    <w:rsid w:val="00747E55"/>
    <w:rsid w:val="007502A0"/>
    <w:rsid w:val="00750A86"/>
    <w:rsid w:val="00750B9E"/>
    <w:rsid w:val="00750C0F"/>
    <w:rsid w:val="00750CAC"/>
    <w:rsid w:val="00751134"/>
    <w:rsid w:val="007514B2"/>
    <w:rsid w:val="007516A0"/>
    <w:rsid w:val="007516B8"/>
    <w:rsid w:val="0075220E"/>
    <w:rsid w:val="007522D8"/>
    <w:rsid w:val="0075231A"/>
    <w:rsid w:val="007529E3"/>
    <w:rsid w:val="00753A2F"/>
    <w:rsid w:val="00753CDD"/>
    <w:rsid w:val="00753DD0"/>
    <w:rsid w:val="007548FB"/>
    <w:rsid w:val="00754A01"/>
    <w:rsid w:val="00754E46"/>
    <w:rsid w:val="0075514E"/>
    <w:rsid w:val="007553CF"/>
    <w:rsid w:val="00755403"/>
    <w:rsid w:val="007556A8"/>
    <w:rsid w:val="007557BD"/>
    <w:rsid w:val="00756201"/>
    <w:rsid w:val="007564C0"/>
    <w:rsid w:val="00756744"/>
    <w:rsid w:val="00756F7A"/>
    <w:rsid w:val="007571A4"/>
    <w:rsid w:val="00757B09"/>
    <w:rsid w:val="0076045D"/>
    <w:rsid w:val="00760971"/>
    <w:rsid w:val="00760E64"/>
    <w:rsid w:val="00760F3F"/>
    <w:rsid w:val="00761147"/>
    <w:rsid w:val="00761151"/>
    <w:rsid w:val="00761B85"/>
    <w:rsid w:val="00761C5C"/>
    <w:rsid w:val="00761FCD"/>
    <w:rsid w:val="0076256B"/>
    <w:rsid w:val="00762A10"/>
    <w:rsid w:val="00762AEF"/>
    <w:rsid w:val="00762DFB"/>
    <w:rsid w:val="0076472A"/>
    <w:rsid w:val="00764A73"/>
    <w:rsid w:val="00764D8A"/>
    <w:rsid w:val="007651BD"/>
    <w:rsid w:val="007652BA"/>
    <w:rsid w:val="007656A0"/>
    <w:rsid w:val="00766D28"/>
    <w:rsid w:val="00770612"/>
    <w:rsid w:val="00770655"/>
    <w:rsid w:val="007709CB"/>
    <w:rsid w:val="00770C2D"/>
    <w:rsid w:val="0077146F"/>
    <w:rsid w:val="00771646"/>
    <w:rsid w:val="0077177C"/>
    <w:rsid w:val="00771BBA"/>
    <w:rsid w:val="00771C75"/>
    <w:rsid w:val="00771D76"/>
    <w:rsid w:val="007724C0"/>
    <w:rsid w:val="00772869"/>
    <w:rsid w:val="0077299D"/>
    <w:rsid w:val="00772B79"/>
    <w:rsid w:val="00772C56"/>
    <w:rsid w:val="0077308F"/>
    <w:rsid w:val="00773164"/>
    <w:rsid w:val="007742CD"/>
    <w:rsid w:val="00774818"/>
    <w:rsid w:val="00774EF0"/>
    <w:rsid w:val="00775A58"/>
    <w:rsid w:val="00775D1F"/>
    <w:rsid w:val="00775E76"/>
    <w:rsid w:val="00776070"/>
    <w:rsid w:val="007761D5"/>
    <w:rsid w:val="007761DC"/>
    <w:rsid w:val="007768BB"/>
    <w:rsid w:val="00776A87"/>
    <w:rsid w:val="00776C1F"/>
    <w:rsid w:val="00776CA6"/>
    <w:rsid w:val="00776D7C"/>
    <w:rsid w:val="00777371"/>
    <w:rsid w:val="00777443"/>
    <w:rsid w:val="00777937"/>
    <w:rsid w:val="007802F6"/>
    <w:rsid w:val="00780F3B"/>
    <w:rsid w:val="00781570"/>
    <w:rsid w:val="007816DB"/>
    <w:rsid w:val="0078199D"/>
    <w:rsid w:val="00781E5F"/>
    <w:rsid w:val="00782939"/>
    <w:rsid w:val="00782FFD"/>
    <w:rsid w:val="007830FE"/>
    <w:rsid w:val="007832FE"/>
    <w:rsid w:val="007835F3"/>
    <w:rsid w:val="00783B1E"/>
    <w:rsid w:val="00783CE3"/>
    <w:rsid w:val="00783F10"/>
    <w:rsid w:val="00784EF4"/>
    <w:rsid w:val="00784F32"/>
    <w:rsid w:val="007856D0"/>
    <w:rsid w:val="0078576A"/>
    <w:rsid w:val="0078587A"/>
    <w:rsid w:val="00785A52"/>
    <w:rsid w:val="00785B14"/>
    <w:rsid w:val="00785E02"/>
    <w:rsid w:val="007865FA"/>
    <w:rsid w:val="0078682C"/>
    <w:rsid w:val="00786F8A"/>
    <w:rsid w:val="0078760F"/>
    <w:rsid w:val="007879AA"/>
    <w:rsid w:val="00787BF6"/>
    <w:rsid w:val="00790002"/>
    <w:rsid w:val="007908C1"/>
    <w:rsid w:val="00790FE4"/>
    <w:rsid w:val="00791BEB"/>
    <w:rsid w:val="00791C6B"/>
    <w:rsid w:val="00792208"/>
    <w:rsid w:val="00792773"/>
    <w:rsid w:val="00792879"/>
    <w:rsid w:val="007928C6"/>
    <w:rsid w:val="00793CBC"/>
    <w:rsid w:val="00793F95"/>
    <w:rsid w:val="0079449B"/>
    <w:rsid w:val="00794630"/>
    <w:rsid w:val="007946A3"/>
    <w:rsid w:val="007947E6"/>
    <w:rsid w:val="00794868"/>
    <w:rsid w:val="00794E34"/>
    <w:rsid w:val="00794FF1"/>
    <w:rsid w:val="0079524F"/>
    <w:rsid w:val="0079627B"/>
    <w:rsid w:val="00796493"/>
    <w:rsid w:val="00796C82"/>
    <w:rsid w:val="00796F0E"/>
    <w:rsid w:val="00797417"/>
    <w:rsid w:val="0079775E"/>
    <w:rsid w:val="00797A7C"/>
    <w:rsid w:val="007A03AB"/>
    <w:rsid w:val="007A0F68"/>
    <w:rsid w:val="007A10E5"/>
    <w:rsid w:val="007A1F41"/>
    <w:rsid w:val="007A2551"/>
    <w:rsid w:val="007A2AB1"/>
    <w:rsid w:val="007A2BDD"/>
    <w:rsid w:val="007A2BE2"/>
    <w:rsid w:val="007A2E0B"/>
    <w:rsid w:val="007A2F58"/>
    <w:rsid w:val="007A2FA7"/>
    <w:rsid w:val="007A37C7"/>
    <w:rsid w:val="007A41A6"/>
    <w:rsid w:val="007A48D4"/>
    <w:rsid w:val="007A4B04"/>
    <w:rsid w:val="007A4F61"/>
    <w:rsid w:val="007A4F8A"/>
    <w:rsid w:val="007A541D"/>
    <w:rsid w:val="007A550D"/>
    <w:rsid w:val="007A564A"/>
    <w:rsid w:val="007A57BE"/>
    <w:rsid w:val="007A5ABE"/>
    <w:rsid w:val="007A68B2"/>
    <w:rsid w:val="007A6A26"/>
    <w:rsid w:val="007A6C12"/>
    <w:rsid w:val="007A7610"/>
    <w:rsid w:val="007A7C25"/>
    <w:rsid w:val="007B0351"/>
    <w:rsid w:val="007B0361"/>
    <w:rsid w:val="007B0CA7"/>
    <w:rsid w:val="007B118A"/>
    <w:rsid w:val="007B175E"/>
    <w:rsid w:val="007B1883"/>
    <w:rsid w:val="007B1D9A"/>
    <w:rsid w:val="007B1EAD"/>
    <w:rsid w:val="007B2016"/>
    <w:rsid w:val="007B293C"/>
    <w:rsid w:val="007B32FC"/>
    <w:rsid w:val="007B3A75"/>
    <w:rsid w:val="007B3B13"/>
    <w:rsid w:val="007B436D"/>
    <w:rsid w:val="007B4BE7"/>
    <w:rsid w:val="007B4D7E"/>
    <w:rsid w:val="007B56E5"/>
    <w:rsid w:val="007B5927"/>
    <w:rsid w:val="007B59F6"/>
    <w:rsid w:val="007B5A90"/>
    <w:rsid w:val="007B5B93"/>
    <w:rsid w:val="007B6C68"/>
    <w:rsid w:val="007B6E3C"/>
    <w:rsid w:val="007B7079"/>
    <w:rsid w:val="007B74B9"/>
    <w:rsid w:val="007B7A2A"/>
    <w:rsid w:val="007C0656"/>
    <w:rsid w:val="007C0666"/>
    <w:rsid w:val="007C1CCC"/>
    <w:rsid w:val="007C1F1D"/>
    <w:rsid w:val="007C2202"/>
    <w:rsid w:val="007C2613"/>
    <w:rsid w:val="007C26C4"/>
    <w:rsid w:val="007C2EBF"/>
    <w:rsid w:val="007C3B20"/>
    <w:rsid w:val="007C3DC5"/>
    <w:rsid w:val="007C4754"/>
    <w:rsid w:val="007C4BE4"/>
    <w:rsid w:val="007C4C1A"/>
    <w:rsid w:val="007C4FFB"/>
    <w:rsid w:val="007C50BC"/>
    <w:rsid w:val="007C53AC"/>
    <w:rsid w:val="007C5718"/>
    <w:rsid w:val="007C6442"/>
    <w:rsid w:val="007C729A"/>
    <w:rsid w:val="007C7336"/>
    <w:rsid w:val="007C77E4"/>
    <w:rsid w:val="007D0AAA"/>
    <w:rsid w:val="007D0B31"/>
    <w:rsid w:val="007D0F5D"/>
    <w:rsid w:val="007D2290"/>
    <w:rsid w:val="007D26E5"/>
    <w:rsid w:val="007D2835"/>
    <w:rsid w:val="007D2B24"/>
    <w:rsid w:val="007D2C21"/>
    <w:rsid w:val="007D38DF"/>
    <w:rsid w:val="007D3980"/>
    <w:rsid w:val="007D3A7C"/>
    <w:rsid w:val="007D3DF6"/>
    <w:rsid w:val="007D3EB4"/>
    <w:rsid w:val="007D4991"/>
    <w:rsid w:val="007D4F4A"/>
    <w:rsid w:val="007D5060"/>
    <w:rsid w:val="007D5246"/>
    <w:rsid w:val="007D57C1"/>
    <w:rsid w:val="007D5EBF"/>
    <w:rsid w:val="007D65BB"/>
    <w:rsid w:val="007D6BFB"/>
    <w:rsid w:val="007D70B3"/>
    <w:rsid w:val="007D716B"/>
    <w:rsid w:val="007D73BD"/>
    <w:rsid w:val="007D76ED"/>
    <w:rsid w:val="007D7984"/>
    <w:rsid w:val="007D7B61"/>
    <w:rsid w:val="007D7B83"/>
    <w:rsid w:val="007E0715"/>
    <w:rsid w:val="007E0F8E"/>
    <w:rsid w:val="007E1017"/>
    <w:rsid w:val="007E101C"/>
    <w:rsid w:val="007E1036"/>
    <w:rsid w:val="007E1685"/>
    <w:rsid w:val="007E19F4"/>
    <w:rsid w:val="007E1D2D"/>
    <w:rsid w:val="007E2527"/>
    <w:rsid w:val="007E25D8"/>
    <w:rsid w:val="007E2A0D"/>
    <w:rsid w:val="007E3509"/>
    <w:rsid w:val="007E3CA8"/>
    <w:rsid w:val="007E3CFF"/>
    <w:rsid w:val="007E3FA5"/>
    <w:rsid w:val="007E5352"/>
    <w:rsid w:val="007E5568"/>
    <w:rsid w:val="007E5B22"/>
    <w:rsid w:val="007E5B9D"/>
    <w:rsid w:val="007E686C"/>
    <w:rsid w:val="007E6A16"/>
    <w:rsid w:val="007E6BEB"/>
    <w:rsid w:val="007E7185"/>
    <w:rsid w:val="007E72C3"/>
    <w:rsid w:val="007E7791"/>
    <w:rsid w:val="007E79D3"/>
    <w:rsid w:val="007E7A21"/>
    <w:rsid w:val="007E7E90"/>
    <w:rsid w:val="007F0274"/>
    <w:rsid w:val="007F02A3"/>
    <w:rsid w:val="007F04EF"/>
    <w:rsid w:val="007F0596"/>
    <w:rsid w:val="007F0B46"/>
    <w:rsid w:val="007F137D"/>
    <w:rsid w:val="007F1387"/>
    <w:rsid w:val="007F165C"/>
    <w:rsid w:val="007F2248"/>
    <w:rsid w:val="007F2321"/>
    <w:rsid w:val="007F2695"/>
    <w:rsid w:val="007F2718"/>
    <w:rsid w:val="007F2A9F"/>
    <w:rsid w:val="007F2DA1"/>
    <w:rsid w:val="007F37B8"/>
    <w:rsid w:val="007F3E56"/>
    <w:rsid w:val="007F41D4"/>
    <w:rsid w:val="007F429F"/>
    <w:rsid w:val="007F4684"/>
    <w:rsid w:val="007F5066"/>
    <w:rsid w:val="007F6315"/>
    <w:rsid w:val="007F6E66"/>
    <w:rsid w:val="007F73D1"/>
    <w:rsid w:val="00800011"/>
    <w:rsid w:val="0080005C"/>
    <w:rsid w:val="00800072"/>
    <w:rsid w:val="008007DC"/>
    <w:rsid w:val="00801431"/>
    <w:rsid w:val="00801472"/>
    <w:rsid w:val="0080156B"/>
    <w:rsid w:val="008015F9"/>
    <w:rsid w:val="0080229C"/>
    <w:rsid w:val="00802CAA"/>
    <w:rsid w:val="00802E4E"/>
    <w:rsid w:val="0080375F"/>
    <w:rsid w:val="008037AA"/>
    <w:rsid w:val="00803D03"/>
    <w:rsid w:val="008040C5"/>
    <w:rsid w:val="0080435F"/>
    <w:rsid w:val="00804463"/>
    <w:rsid w:val="0080503B"/>
    <w:rsid w:val="00805933"/>
    <w:rsid w:val="0080620E"/>
    <w:rsid w:val="00806317"/>
    <w:rsid w:val="00806885"/>
    <w:rsid w:val="00806C94"/>
    <w:rsid w:val="0080751A"/>
    <w:rsid w:val="008075FE"/>
    <w:rsid w:val="00807B06"/>
    <w:rsid w:val="00807BC4"/>
    <w:rsid w:val="00807C62"/>
    <w:rsid w:val="00810764"/>
    <w:rsid w:val="008107BF"/>
    <w:rsid w:val="008107F2"/>
    <w:rsid w:val="008108BC"/>
    <w:rsid w:val="00810D93"/>
    <w:rsid w:val="00810F50"/>
    <w:rsid w:val="008114A2"/>
    <w:rsid w:val="008114A8"/>
    <w:rsid w:val="00811ABA"/>
    <w:rsid w:val="00812363"/>
    <w:rsid w:val="00812606"/>
    <w:rsid w:val="0081290D"/>
    <w:rsid w:val="00812C45"/>
    <w:rsid w:val="00812DA4"/>
    <w:rsid w:val="00813747"/>
    <w:rsid w:val="00813FA3"/>
    <w:rsid w:val="00814238"/>
    <w:rsid w:val="008149A9"/>
    <w:rsid w:val="00814FEC"/>
    <w:rsid w:val="00815354"/>
    <w:rsid w:val="0081577F"/>
    <w:rsid w:val="00815AC0"/>
    <w:rsid w:val="00815CA3"/>
    <w:rsid w:val="008163C3"/>
    <w:rsid w:val="0081658A"/>
    <w:rsid w:val="008165DB"/>
    <w:rsid w:val="00816B02"/>
    <w:rsid w:val="00817AF0"/>
    <w:rsid w:val="00817D2B"/>
    <w:rsid w:val="0082043C"/>
    <w:rsid w:val="0082050E"/>
    <w:rsid w:val="0082080E"/>
    <w:rsid w:val="008215E5"/>
    <w:rsid w:val="00821781"/>
    <w:rsid w:val="00821790"/>
    <w:rsid w:val="00821980"/>
    <w:rsid w:val="00821BF5"/>
    <w:rsid w:val="00822407"/>
    <w:rsid w:val="0082240D"/>
    <w:rsid w:val="008229AC"/>
    <w:rsid w:val="00822A78"/>
    <w:rsid w:val="008230FB"/>
    <w:rsid w:val="00823A01"/>
    <w:rsid w:val="00824172"/>
    <w:rsid w:val="00824652"/>
    <w:rsid w:val="00825683"/>
    <w:rsid w:val="00825CAB"/>
    <w:rsid w:val="00826260"/>
    <w:rsid w:val="00826B95"/>
    <w:rsid w:val="00827089"/>
    <w:rsid w:val="008274D0"/>
    <w:rsid w:val="008276D0"/>
    <w:rsid w:val="00827791"/>
    <w:rsid w:val="008277D3"/>
    <w:rsid w:val="00830045"/>
    <w:rsid w:val="00830753"/>
    <w:rsid w:val="00830C88"/>
    <w:rsid w:val="00830E1D"/>
    <w:rsid w:val="008310DA"/>
    <w:rsid w:val="00831340"/>
    <w:rsid w:val="00831352"/>
    <w:rsid w:val="0083199D"/>
    <w:rsid w:val="00832168"/>
    <w:rsid w:val="008326B5"/>
    <w:rsid w:val="00832A72"/>
    <w:rsid w:val="00832DFF"/>
    <w:rsid w:val="00832E95"/>
    <w:rsid w:val="00833E43"/>
    <w:rsid w:val="008342C1"/>
    <w:rsid w:val="008342F5"/>
    <w:rsid w:val="008347AC"/>
    <w:rsid w:val="00834E06"/>
    <w:rsid w:val="0083504E"/>
    <w:rsid w:val="0083506A"/>
    <w:rsid w:val="00835195"/>
    <w:rsid w:val="00835225"/>
    <w:rsid w:val="00835297"/>
    <w:rsid w:val="008352A8"/>
    <w:rsid w:val="0083553C"/>
    <w:rsid w:val="008358A2"/>
    <w:rsid w:val="00835D4D"/>
    <w:rsid w:val="00835E2A"/>
    <w:rsid w:val="00835F49"/>
    <w:rsid w:val="00836287"/>
    <w:rsid w:val="00836765"/>
    <w:rsid w:val="00836AAA"/>
    <w:rsid w:val="008370C4"/>
    <w:rsid w:val="00837236"/>
    <w:rsid w:val="008375AD"/>
    <w:rsid w:val="00837A74"/>
    <w:rsid w:val="00837EC8"/>
    <w:rsid w:val="00840002"/>
    <w:rsid w:val="0084064E"/>
    <w:rsid w:val="00840936"/>
    <w:rsid w:val="008415E0"/>
    <w:rsid w:val="00841A7E"/>
    <w:rsid w:val="00841F3F"/>
    <w:rsid w:val="00841FD7"/>
    <w:rsid w:val="0084217B"/>
    <w:rsid w:val="00842549"/>
    <w:rsid w:val="00842C90"/>
    <w:rsid w:val="008433E4"/>
    <w:rsid w:val="00843616"/>
    <w:rsid w:val="0084381E"/>
    <w:rsid w:val="00843B4E"/>
    <w:rsid w:val="00843F81"/>
    <w:rsid w:val="0084415D"/>
    <w:rsid w:val="0084443F"/>
    <w:rsid w:val="0084458C"/>
    <w:rsid w:val="008458AA"/>
    <w:rsid w:val="00845905"/>
    <w:rsid w:val="00846101"/>
    <w:rsid w:val="00846127"/>
    <w:rsid w:val="0084622B"/>
    <w:rsid w:val="00846431"/>
    <w:rsid w:val="00846A3A"/>
    <w:rsid w:val="00846AB4"/>
    <w:rsid w:val="008470C7"/>
    <w:rsid w:val="0084720A"/>
    <w:rsid w:val="008475BF"/>
    <w:rsid w:val="00850380"/>
    <w:rsid w:val="008503BF"/>
    <w:rsid w:val="00850AAD"/>
    <w:rsid w:val="00850C4A"/>
    <w:rsid w:val="00850E72"/>
    <w:rsid w:val="00850FE9"/>
    <w:rsid w:val="00851369"/>
    <w:rsid w:val="00851CC4"/>
    <w:rsid w:val="00851E8D"/>
    <w:rsid w:val="00852084"/>
    <w:rsid w:val="008526A5"/>
    <w:rsid w:val="00852780"/>
    <w:rsid w:val="00852B43"/>
    <w:rsid w:val="00852DC7"/>
    <w:rsid w:val="0085350D"/>
    <w:rsid w:val="0085400C"/>
    <w:rsid w:val="008544D0"/>
    <w:rsid w:val="0085489A"/>
    <w:rsid w:val="00854A1E"/>
    <w:rsid w:val="00855733"/>
    <w:rsid w:val="00855B0F"/>
    <w:rsid w:val="00855E11"/>
    <w:rsid w:val="008562E6"/>
    <w:rsid w:val="00856A22"/>
    <w:rsid w:val="00857A53"/>
    <w:rsid w:val="00857DBA"/>
    <w:rsid w:val="008605A0"/>
    <w:rsid w:val="00860F0B"/>
    <w:rsid w:val="0086181B"/>
    <w:rsid w:val="00861BDF"/>
    <w:rsid w:val="00861D5C"/>
    <w:rsid w:val="00861EB5"/>
    <w:rsid w:val="00862439"/>
    <w:rsid w:val="008625C6"/>
    <w:rsid w:val="00862759"/>
    <w:rsid w:val="008629D8"/>
    <w:rsid w:val="008636BB"/>
    <w:rsid w:val="00863924"/>
    <w:rsid w:val="00863C53"/>
    <w:rsid w:val="008644A2"/>
    <w:rsid w:val="00865B27"/>
    <w:rsid w:val="00866162"/>
    <w:rsid w:val="00866471"/>
    <w:rsid w:val="00866960"/>
    <w:rsid w:val="00866B73"/>
    <w:rsid w:val="00866BC0"/>
    <w:rsid w:val="008670B0"/>
    <w:rsid w:val="00867133"/>
    <w:rsid w:val="00867435"/>
    <w:rsid w:val="00867458"/>
    <w:rsid w:val="008674F6"/>
    <w:rsid w:val="008675C4"/>
    <w:rsid w:val="00867653"/>
    <w:rsid w:val="0086778A"/>
    <w:rsid w:val="00867C4E"/>
    <w:rsid w:val="00867CFA"/>
    <w:rsid w:val="00867E28"/>
    <w:rsid w:val="00867E52"/>
    <w:rsid w:val="00870364"/>
    <w:rsid w:val="0087062C"/>
    <w:rsid w:val="008708A1"/>
    <w:rsid w:val="00870AA9"/>
    <w:rsid w:val="00870DAD"/>
    <w:rsid w:val="00871087"/>
    <w:rsid w:val="0087116B"/>
    <w:rsid w:val="008713FC"/>
    <w:rsid w:val="00871D57"/>
    <w:rsid w:val="0087250F"/>
    <w:rsid w:val="008725F5"/>
    <w:rsid w:val="00872671"/>
    <w:rsid w:val="008726F8"/>
    <w:rsid w:val="00873A08"/>
    <w:rsid w:val="00873B58"/>
    <w:rsid w:val="00873CF3"/>
    <w:rsid w:val="00874371"/>
    <w:rsid w:val="00874CB3"/>
    <w:rsid w:val="00874D92"/>
    <w:rsid w:val="00875332"/>
    <w:rsid w:val="008759CF"/>
    <w:rsid w:val="00875C00"/>
    <w:rsid w:val="00875EF2"/>
    <w:rsid w:val="0087600D"/>
    <w:rsid w:val="00876078"/>
    <w:rsid w:val="00876226"/>
    <w:rsid w:val="00876248"/>
    <w:rsid w:val="00876822"/>
    <w:rsid w:val="00876F13"/>
    <w:rsid w:val="00876F55"/>
    <w:rsid w:val="00877366"/>
    <w:rsid w:val="00877681"/>
    <w:rsid w:val="00877CD1"/>
    <w:rsid w:val="00880197"/>
    <w:rsid w:val="00880C15"/>
    <w:rsid w:val="00880D0F"/>
    <w:rsid w:val="008812F2"/>
    <w:rsid w:val="00881450"/>
    <w:rsid w:val="008814B6"/>
    <w:rsid w:val="00881872"/>
    <w:rsid w:val="00881A40"/>
    <w:rsid w:val="00881BBC"/>
    <w:rsid w:val="00881F41"/>
    <w:rsid w:val="00882F99"/>
    <w:rsid w:val="00883053"/>
    <w:rsid w:val="00883164"/>
    <w:rsid w:val="008835F4"/>
    <w:rsid w:val="00883B42"/>
    <w:rsid w:val="008842F4"/>
    <w:rsid w:val="00884BF0"/>
    <w:rsid w:val="00884DB4"/>
    <w:rsid w:val="0088536D"/>
    <w:rsid w:val="008855B7"/>
    <w:rsid w:val="008856FA"/>
    <w:rsid w:val="00886089"/>
    <w:rsid w:val="0088643F"/>
    <w:rsid w:val="008864DD"/>
    <w:rsid w:val="00887121"/>
    <w:rsid w:val="008873CC"/>
    <w:rsid w:val="00887443"/>
    <w:rsid w:val="0088745B"/>
    <w:rsid w:val="008876B4"/>
    <w:rsid w:val="00887EF9"/>
    <w:rsid w:val="00887F31"/>
    <w:rsid w:val="0089106A"/>
    <w:rsid w:val="00891B8A"/>
    <w:rsid w:val="00892094"/>
    <w:rsid w:val="00892676"/>
    <w:rsid w:val="00892779"/>
    <w:rsid w:val="00892A7D"/>
    <w:rsid w:val="00892B41"/>
    <w:rsid w:val="0089333F"/>
    <w:rsid w:val="008933B3"/>
    <w:rsid w:val="00893705"/>
    <w:rsid w:val="00893737"/>
    <w:rsid w:val="0089383F"/>
    <w:rsid w:val="00893A1A"/>
    <w:rsid w:val="00893B60"/>
    <w:rsid w:val="0089428A"/>
    <w:rsid w:val="00894FCD"/>
    <w:rsid w:val="00894FCE"/>
    <w:rsid w:val="008950A0"/>
    <w:rsid w:val="008955DF"/>
    <w:rsid w:val="00895749"/>
    <w:rsid w:val="00895FAA"/>
    <w:rsid w:val="0089600D"/>
    <w:rsid w:val="0089630D"/>
    <w:rsid w:val="00896674"/>
    <w:rsid w:val="0089667B"/>
    <w:rsid w:val="00896805"/>
    <w:rsid w:val="00896967"/>
    <w:rsid w:val="00896CC4"/>
    <w:rsid w:val="00896DA9"/>
    <w:rsid w:val="00897D29"/>
    <w:rsid w:val="008A0809"/>
    <w:rsid w:val="008A0CB6"/>
    <w:rsid w:val="008A0ED6"/>
    <w:rsid w:val="008A11D2"/>
    <w:rsid w:val="008A12FE"/>
    <w:rsid w:val="008A20C4"/>
    <w:rsid w:val="008A25F3"/>
    <w:rsid w:val="008A2783"/>
    <w:rsid w:val="008A27C9"/>
    <w:rsid w:val="008A2827"/>
    <w:rsid w:val="008A31BF"/>
    <w:rsid w:val="008A346F"/>
    <w:rsid w:val="008A34C3"/>
    <w:rsid w:val="008A34FA"/>
    <w:rsid w:val="008A35F6"/>
    <w:rsid w:val="008A36E6"/>
    <w:rsid w:val="008A3EF2"/>
    <w:rsid w:val="008A4025"/>
    <w:rsid w:val="008A45C1"/>
    <w:rsid w:val="008A4661"/>
    <w:rsid w:val="008A4AA4"/>
    <w:rsid w:val="008A5ACE"/>
    <w:rsid w:val="008A636B"/>
    <w:rsid w:val="008A63EE"/>
    <w:rsid w:val="008A64F2"/>
    <w:rsid w:val="008A6ACF"/>
    <w:rsid w:val="008A7A9D"/>
    <w:rsid w:val="008B0000"/>
    <w:rsid w:val="008B017D"/>
    <w:rsid w:val="008B0CA7"/>
    <w:rsid w:val="008B0EBE"/>
    <w:rsid w:val="008B1197"/>
    <w:rsid w:val="008B268F"/>
    <w:rsid w:val="008B27B3"/>
    <w:rsid w:val="008B2ACF"/>
    <w:rsid w:val="008B2D48"/>
    <w:rsid w:val="008B2F5C"/>
    <w:rsid w:val="008B3461"/>
    <w:rsid w:val="008B3A19"/>
    <w:rsid w:val="008B4AC5"/>
    <w:rsid w:val="008B4EBC"/>
    <w:rsid w:val="008B56D8"/>
    <w:rsid w:val="008B590C"/>
    <w:rsid w:val="008B60FC"/>
    <w:rsid w:val="008B6320"/>
    <w:rsid w:val="008B63A8"/>
    <w:rsid w:val="008B774D"/>
    <w:rsid w:val="008B7C3A"/>
    <w:rsid w:val="008C029F"/>
    <w:rsid w:val="008C0C2F"/>
    <w:rsid w:val="008C0EE0"/>
    <w:rsid w:val="008C0FF9"/>
    <w:rsid w:val="008C125D"/>
    <w:rsid w:val="008C1A79"/>
    <w:rsid w:val="008C25AF"/>
    <w:rsid w:val="008C27AF"/>
    <w:rsid w:val="008C28BB"/>
    <w:rsid w:val="008C2A23"/>
    <w:rsid w:val="008C2C9E"/>
    <w:rsid w:val="008C2D08"/>
    <w:rsid w:val="008C317E"/>
    <w:rsid w:val="008C3261"/>
    <w:rsid w:val="008C3417"/>
    <w:rsid w:val="008C4123"/>
    <w:rsid w:val="008C42C1"/>
    <w:rsid w:val="008C5065"/>
    <w:rsid w:val="008C5714"/>
    <w:rsid w:val="008C59E0"/>
    <w:rsid w:val="008C601D"/>
    <w:rsid w:val="008C6220"/>
    <w:rsid w:val="008C6536"/>
    <w:rsid w:val="008C666A"/>
    <w:rsid w:val="008C6D60"/>
    <w:rsid w:val="008C7D64"/>
    <w:rsid w:val="008C7F0C"/>
    <w:rsid w:val="008D013A"/>
    <w:rsid w:val="008D0520"/>
    <w:rsid w:val="008D08ED"/>
    <w:rsid w:val="008D0A4A"/>
    <w:rsid w:val="008D0E94"/>
    <w:rsid w:val="008D0EA8"/>
    <w:rsid w:val="008D191A"/>
    <w:rsid w:val="008D20ED"/>
    <w:rsid w:val="008D28EC"/>
    <w:rsid w:val="008D2D37"/>
    <w:rsid w:val="008D2FD7"/>
    <w:rsid w:val="008D32BA"/>
    <w:rsid w:val="008D37AC"/>
    <w:rsid w:val="008D4333"/>
    <w:rsid w:val="008D4411"/>
    <w:rsid w:val="008D4623"/>
    <w:rsid w:val="008D497C"/>
    <w:rsid w:val="008D4E5D"/>
    <w:rsid w:val="008D4FD1"/>
    <w:rsid w:val="008D5026"/>
    <w:rsid w:val="008D5433"/>
    <w:rsid w:val="008D58AB"/>
    <w:rsid w:val="008D58BC"/>
    <w:rsid w:val="008D5989"/>
    <w:rsid w:val="008D63EF"/>
    <w:rsid w:val="008D65CA"/>
    <w:rsid w:val="008D6862"/>
    <w:rsid w:val="008D7464"/>
    <w:rsid w:val="008D75AE"/>
    <w:rsid w:val="008D7608"/>
    <w:rsid w:val="008D7CBB"/>
    <w:rsid w:val="008D7F8E"/>
    <w:rsid w:val="008D7F96"/>
    <w:rsid w:val="008E03AD"/>
    <w:rsid w:val="008E0571"/>
    <w:rsid w:val="008E0587"/>
    <w:rsid w:val="008E0A5B"/>
    <w:rsid w:val="008E0D58"/>
    <w:rsid w:val="008E0EFF"/>
    <w:rsid w:val="008E17EF"/>
    <w:rsid w:val="008E2079"/>
    <w:rsid w:val="008E2458"/>
    <w:rsid w:val="008E2F5B"/>
    <w:rsid w:val="008E3696"/>
    <w:rsid w:val="008E376D"/>
    <w:rsid w:val="008E3EE4"/>
    <w:rsid w:val="008E3EF2"/>
    <w:rsid w:val="008E3F22"/>
    <w:rsid w:val="008E4406"/>
    <w:rsid w:val="008E5091"/>
    <w:rsid w:val="008E510E"/>
    <w:rsid w:val="008E5783"/>
    <w:rsid w:val="008E5B27"/>
    <w:rsid w:val="008E6CAB"/>
    <w:rsid w:val="008E7DC6"/>
    <w:rsid w:val="008E7E81"/>
    <w:rsid w:val="008F01A5"/>
    <w:rsid w:val="008F079A"/>
    <w:rsid w:val="008F0957"/>
    <w:rsid w:val="008F0B8E"/>
    <w:rsid w:val="008F18DE"/>
    <w:rsid w:val="008F191F"/>
    <w:rsid w:val="008F1B0B"/>
    <w:rsid w:val="008F1EE1"/>
    <w:rsid w:val="008F22D7"/>
    <w:rsid w:val="008F2440"/>
    <w:rsid w:val="008F253A"/>
    <w:rsid w:val="008F263F"/>
    <w:rsid w:val="008F273E"/>
    <w:rsid w:val="008F2950"/>
    <w:rsid w:val="008F2B6A"/>
    <w:rsid w:val="008F2BAA"/>
    <w:rsid w:val="008F2C3E"/>
    <w:rsid w:val="008F3A9D"/>
    <w:rsid w:val="008F4077"/>
    <w:rsid w:val="008F43F4"/>
    <w:rsid w:val="008F4B74"/>
    <w:rsid w:val="008F4BB6"/>
    <w:rsid w:val="008F517A"/>
    <w:rsid w:val="008F5C5D"/>
    <w:rsid w:val="008F6211"/>
    <w:rsid w:val="008F66AE"/>
    <w:rsid w:val="008F68BB"/>
    <w:rsid w:val="008F69AE"/>
    <w:rsid w:val="008F73CE"/>
    <w:rsid w:val="008F7671"/>
    <w:rsid w:val="008F7941"/>
    <w:rsid w:val="0090023F"/>
    <w:rsid w:val="00900407"/>
    <w:rsid w:val="0090099B"/>
    <w:rsid w:val="00900DA9"/>
    <w:rsid w:val="00901284"/>
    <w:rsid w:val="009015E9"/>
    <w:rsid w:val="00901882"/>
    <w:rsid w:val="00901FE1"/>
    <w:rsid w:val="009020A4"/>
    <w:rsid w:val="0090278E"/>
    <w:rsid w:val="00902B98"/>
    <w:rsid w:val="00902D28"/>
    <w:rsid w:val="009030A1"/>
    <w:rsid w:val="00903135"/>
    <w:rsid w:val="009031FF"/>
    <w:rsid w:val="0090355C"/>
    <w:rsid w:val="0090395A"/>
    <w:rsid w:val="00903F88"/>
    <w:rsid w:val="00904096"/>
    <w:rsid w:val="00904473"/>
    <w:rsid w:val="009047AF"/>
    <w:rsid w:val="0090543B"/>
    <w:rsid w:val="00905BB2"/>
    <w:rsid w:val="00905D3A"/>
    <w:rsid w:val="009066D8"/>
    <w:rsid w:val="00906880"/>
    <w:rsid w:val="00906D3C"/>
    <w:rsid w:val="00906DC5"/>
    <w:rsid w:val="009076DD"/>
    <w:rsid w:val="00907E4A"/>
    <w:rsid w:val="00911455"/>
    <w:rsid w:val="00911480"/>
    <w:rsid w:val="009122FC"/>
    <w:rsid w:val="0091243D"/>
    <w:rsid w:val="00912510"/>
    <w:rsid w:val="0091274A"/>
    <w:rsid w:val="0091293F"/>
    <w:rsid w:val="0091306D"/>
    <w:rsid w:val="0091349F"/>
    <w:rsid w:val="00913729"/>
    <w:rsid w:val="00913920"/>
    <w:rsid w:val="00913AAE"/>
    <w:rsid w:val="00913F10"/>
    <w:rsid w:val="009140FE"/>
    <w:rsid w:val="009141A7"/>
    <w:rsid w:val="0091471B"/>
    <w:rsid w:val="00914B63"/>
    <w:rsid w:val="00914CC9"/>
    <w:rsid w:val="00914DD2"/>
    <w:rsid w:val="009154B2"/>
    <w:rsid w:val="00915A33"/>
    <w:rsid w:val="00915C81"/>
    <w:rsid w:val="009161D6"/>
    <w:rsid w:val="0091693C"/>
    <w:rsid w:val="00916AC7"/>
    <w:rsid w:val="00916CAF"/>
    <w:rsid w:val="00916EDF"/>
    <w:rsid w:val="00917038"/>
    <w:rsid w:val="009170C9"/>
    <w:rsid w:val="009171BE"/>
    <w:rsid w:val="0091722E"/>
    <w:rsid w:val="00917474"/>
    <w:rsid w:val="00917CEB"/>
    <w:rsid w:val="009208CD"/>
    <w:rsid w:val="00920C6D"/>
    <w:rsid w:val="009213C0"/>
    <w:rsid w:val="00921B54"/>
    <w:rsid w:val="00922378"/>
    <w:rsid w:val="0092284D"/>
    <w:rsid w:val="00922F9B"/>
    <w:rsid w:val="00922FA8"/>
    <w:rsid w:val="00923565"/>
    <w:rsid w:val="00923A3C"/>
    <w:rsid w:val="009249F3"/>
    <w:rsid w:val="00925337"/>
    <w:rsid w:val="00925690"/>
    <w:rsid w:val="00925C09"/>
    <w:rsid w:val="00925C49"/>
    <w:rsid w:val="00925F76"/>
    <w:rsid w:val="0092631E"/>
    <w:rsid w:val="00926332"/>
    <w:rsid w:val="009264AB"/>
    <w:rsid w:val="0092650B"/>
    <w:rsid w:val="0092666B"/>
    <w:rsid w:val="00926752"/>
    <w:rsid w:val="00926789"/>
    <w:rsid w:val="009267BA"/>
    <w:rsid w:val="00926A8A"/>
    <w:rsid w:val="00926C14"/>
    <w:rsid w:val="00926DEB"/>
    <w:rsid w:val="00927006"/>
    <w:rsid w:val="00927360"/>
    <w:rsid w:val="009274D6"/>
    <w:rsid w:val="009274DE"/>
    <w:rsid w:val="00927E5E"/>
    <w:rsid w:val="00927E7A"/>
    <w:rsid w:val="00930034"/>
    <w:rsid w:val="009303F2"/>
    <w:rsid w:val="009305EE"/>
    <w:rsid w:val="009306E6"/>
    <w:rsid w:val="0093095A"/>
    <w:rsid w:val="00930E30"/>
    <w:rsid w:val="0093160B"/>
    <w:rsid w:val="009316C9"/>
    <w:rsid w:val="00931BA7"/>
    <w:rsid w:val="00931D2A"/>
    <w:rsid w:val="00931EC9"/>
    <w:rsid w:val="00932106"/>
    <w:rsid w:val="00932DE8"/>
    <w:rsid w:val="00932E6E"/>
    <w:rsid w:val="0093344C"/>
    <w:rsid w:val="00933512"/>
    <w:rsid w:val="00933ACC"/>
    <w:rsid w:val="00933BBB"/>
    <w:rsid w:val="00933FD7"/>
    <w:rsid w:val="00934442"/>
    <w:rsid w:val="00934FA7"/>
    <w:rsid w:val="009351B7"/>
    <w:rsid w:val="0093574C"/>
    <w:rsid w:val="00935A38"/>
    <w:rsid w:val="00935E67"/>
    <w:rsid w:val="0093647E"/>
    <w:rsid w:val="00936609"/>
    <w:rsid w:val="009367B0"/>
    <w:rsid w:val="00936B11"/>
    <w:rsid w:val="00936CB6"/>
    <w:rsid w:val="00936FBC"/>
    <w:rsid w:val="00937008"/>
    <w:rsid w:val="0093745C"/>
    <w:rsid w:val="00937AFF"/>
    <w:rsid w:val="009400C1"/>
    <w:rsid w:val="009401CA"/>
    <w:rsid w:val="0094047C"/>
    <w:rsid w:val="00940BB5"/>
    <w:rsid w:val="00940E9E"/>
    <w:rsid w:val="00941227"/>
    <w:rsid w:val="0094171B"/>
    <w:rsid w:val="00941766"/>
    <w:rsid w:val="009418B0"/>
    <w:rsid w:val="009419CB"/>
    <w:rsid w:val="00941D45"/>
    <w:rsid w:val="00941D83"/>
    <w:rsid w:val="00941EBE"/>
    <w:rsid w:val="00941F27"/>
    <w:rsid w:val="0094215D"/>
    <w:rsid w:val="009423A4"/>
    <w:rsid w:val="009429D8"/>
    <w:rsid w:val="00942DF4"/>
    <w:rsid w:val="0094305F"/>
    <w:rsid w:val="00943234"/>
    <w:rsid w:val="00943E4E"/>
    <w:rsid w:val="00944022"/>
    <w:rsid w:val="00944376"/>
    <w:rsid w:val="00944447"/>
    <w:rsid w:val="00944834"/>
    <w:rsid w:val="00944996"/>
    <w:rsid w:val="00944C9E"/>
    <w:rsid w:val="00944CB9"/>
    <w:rsid w:val="00944FF1"/>
    <w:rsid w:val="00944FF3"/>
    <w:rsid w:val="00945793"/>
    <w:rsid w:val="009458FD"/>
    <w:rsid w:val="00945CEE"/>
    <w:rsid w:val="00945E2F"/>
    <w:rsid w:val="00945E33"/>
    <w:rsid w:val="009461AD"/>
    <w:rsid w:val="009464EF"/>
    <w:rsid w:val="00946E16"/>
    <w:rsid w:val="009472C3"/>
    <w:rsid w:val="00947D30"/>
    <w:rsid w:val="00950AA1"/>
    <w:rsid w:val="00950C50"/>
    <w:rsid w:val="00951092"/>
    <w:rsid w:val="009513DA"/>
    <w:rsid w:val="00951B51"/>
    <w:rsid w:val="00951CD2"/>
    <w:rsid w:val="00951EB5"/>
    <w:rsid w:val="00952116"/>
    <w:rsid w:val="009529DF"/>
    <w:rsid w:val="00952BCA"/>
    <w:rsid w:val="00952BCF"/>
    <w:rsid w:val="0095313E"/>
    <w:rsid w:val="00954076"/>
    <w:rsid w:val="0095429F"/>
    <w:rsid w:val="00954C35"/>
    <w:rsid w:val="00954D60"/>
    <w:rsid w:val="00954ECB"/>
    <w:rsid w:val="00954F73"/>
    <w:rsid w:val="009555AE"/>
    <w:rsid w:val="0095562F"/>
    <w:rsid w:val="0095577E"/>
    <w:rsid w:val="00955986"/>
    <w:rsid w:val="00955F06"/>
    <w:rsid w:val="00956369"/>
    <w:rsid w:val="009601C1"/>
    <w:rsid w:val="009602BA"/>
    <w:rsid w:val="009608EF"/>
    <w:rsid w:val="00961366"/>
    <w:rsid w:val="00961B43"/>
    <w:rsid w:val="00961D4F"/>
    <w:rsid w:val="00961E44"/>
    <w:rsid w:val="0096211F"/>
    <w:rsid w:val="00962429"/>
    <w:rsid w:val="0096270F"/>
    <w:rsid w:val="009648D7"/>
    <w:rsid w:val="00964DEE"/>
    <w:rsid w:val="0096523F"/>
    <w:rsid w:val="0096562E"/>
    <w:rsid w:val="00966125"/>
    <w:rsid w:val="009667A3"/>
    <w:rsid w:val="00966892"/>
    <w:rsid w:val="00966977"/>
    <w:rsid w:val="009674E6"/>
    <w:rsid w:val="00967679"/>
    <w:rsid w:val="009701D4"/>
    <w:rsid w:val="00970A45"/>
    <w:rsid w:val="00970AC7"/>
    <w:rsid w:val="00970DDD"/>
    <w:rsid w:val="009710B0"/>
    <w:rsid w:val="00971AF6"/>
    <w:rsid w:val="00971BC4"/>
    <w:rsid w:val="00972152"/>
    <w:rsid w:val="00972DD6"/>
    <w:rsid w:val="00973C52"/>
    <w:rsid w:val="00974274"/>
    <w:rsid w:val="009743F8"/>
    <w:rsid w:val="00974574"/>
    <w:rsid w:val="00974A74"/>
    <w:rsid w:val="00974D52"/>
    <w:rsid w:val="009750F4"/>
    <w:rsid w:val="00975B60"/>
    <w:rsid w:val="009762F3"/>
    <w:rsid w:val="009765E5"/>
    <w:rsid w:val="009777A0"/>
    <w:rsid w:val="009779C2"/>
    <w:rsid w:val="00977D7F"/>
    <w:rsid w:val="00980000"/>
    <w:rsid w:val="00980339"/>
    <w:rsid w:val="009808B1"/>
    <w:rsid w:val="00980DB9"/>
    <w:rsid w:val="00980E4F"/>
    <w:rsid w:val="00980F7E"/>
    <w:rsid w:val="00981339"/>
    <w:rsid w:val="00981416"/>
    <w:rsid w:val="00981902"/>
    <w:rsid w:val="00981966"/>
    <w:rsid w:val="00981A25"/>
    <w:rsid w:val="00981D51"/>
    <w:rsid w:val="00981DED"/>
    <w:rsid w:val="00982006"/>
    <w:rsid w:val="0098204F"/>
    <w:rsid w:val="0098219E"/>
    <w:rsid w:val="00982A67"/>
    <w:rsid w:val="00982C06"/>
    <w:rsid w:val="00982C57"/>
    <w:rsid w:val="009835E5"/>
    <w:rsid w:val="00983956"/>
    <w:rsid w:val="00983EE3"/>
    <w:rsid w:val="00984000"/>
    <w:rsid w:val="009848D0"/>
    <w:rsid w:val="00984EB0"/>
    <w:rsid w:val="00985825"/>
    <w:rsid w:val="00985974"/>
    <w:rsid w:val="009859D7"/>
    <w:rsid w:val="00985EE7"/>
    <w:rsid w:val="00986639"/>
    <w:rsid w:val="00986EEB"/>
    <w:rsid w:val="00986F73"/>
    <w:rsid w:val="0098779F"/>
    <w:rsid w:val="009879EB"/>
    <w:rsid w:val="00987B61"/>
    <w:rsid w:val="009901C2"/>
    <w:rsid w:val="00991077"/>
    <w:rsid w:val="00991393"/>
    <w:rsid w:val="0099297B"/>
    <w:rsid w:val="0099322B"/>
    <w:rsid w:val="009933D7"/>
    <w:rsid w:val="00993670"/>
    <w:rsid w:val="00993EDB"/>
    <w:rsid w:val="009940EC"/>
    <w:rsid w:val="0099446F"/>
    <w:rsid w:val="00994479"/>
    <w:rsid w:val="009944F7"/>
    <w:rsid w:val="00994555"/>
    <w:rsid w:val="00994620"/>
    <w:rsid w:val="00994E68"/>
    <w:rsid w:val="009950CC"/>
    <w:rsid w:val="009952F4"/>
    <w:rsid w:val="0099535A"/>
    <w:rsid w:val="00995D75"/>
    <w:rsid w:val="00995E1A"/>
    <w:rsid w:val="0099615D"/>
    <w:rsid w:val="009961BF"/>
    <w:rsid w:val="009965AA"/>
    <w:rsid w:val="00996783"/>
    <w:rsid w:val="009975D7"/>
    <w:rsid w:val="0099765B"/>
    <w:rsid w:val="009976A6"/>
    <w:rsid w:val="009979AC"/>
    <w:rsid w:val="00997BC2"/>
    <w:rsid w:val="009A0025"/>
    <w:rsid w:val="009A0177"/>
    <w:rsid w:val="009A0518"/>
    <w:rsid w:val="009A0609"/>
    <w:rsid w:val="009A0906"/>
    <w:rsid w:val="009A0BFC"/>
    <w:rsid w:val="009A0F0E"/>
    <w:rsid w:val="009A12FE"/>
    <w:rsid w:val="009A175F"/>
    <w:rsid w:val="009A19AF"/>
    <w:rsid w:val="009A1DD7"/>
    <w:rsid w:val="009A22E1"/>
    <w:rsid w:val="009A2956"/>
    <w:rsid w:val="009A29F6"/>
    <w:rsid w:val="009A354A"/>
    <w:rsid w:val="009A3577"/>
    <w:rsid w:val="009A397E"/>
    <w:rsid w:val="009A52D0"/>
    <w:rsid w:val="009A58A8"/>
    <w:rsid w:val="009A5DD4"/>
    <w:rsid w:val="009A632B"/>
    <w:rsid w:val="009A6AA9"/>
    <w:rsid w:val="009A6F0A"/>
    <w:rsid w:val="009A707D"/>
    <w:rsid w:val="009A71AC"/>
    <w:rsid w:val="009A7D0B"/>
    <w:rsid w:val="009A7E23"/>
    <w:rsid w:val="009A7E48"/>
    <w:rsid w:val="009B0AEB"/>
    <w:rsid w:val="009B1353"/>
    <w:rsid w:val="009B15F5"/>
    <w:rsid w:val="009B1B82"/>
    <w:rsid w:val="009B1ECE"/>
    <w:rsid w:val="009B23E8"/>
    <w:rsid w:val="009B2DC2"/>
    <w:rsid w:val="009B2FCA"/>
    <w:rsid w:val="009B30D8"/>
    <w:rsid w:val="009B39E3"/>
    <w:rsid w:val="009B3DC8"/>
    <w:rsid w:val="009B4161"/>
    <w:rsid w:val="009B4955"/>
    <w:rsid w:val="009B49BB"/>
    <w:rsid w:val="009B4E6C"/>
    <w:rsid w:val="009B540F"/>
    <w:rsid w:val="009B5459"/>
    <w:rsid w:val="009B5875"/>
    <w:rsid w:val="009B5B68"/>
    <w:rsid w:val="009B5E49"/>
    <w:rsid w:val="009B6534"/>
    <w:rsid w:val="009B6BA9"/>
    <w:rsid w:val="009B6FFA"/>
    <w:rsid w:val="009B70E7"/>
    <w:rsid w:val="009B738F"/>
    <w:rsid w:val="009B74ED"/>
    <w:rsid w:val="009B7E52"/>
    <w:rsid w:val="009C001E"/>
    <w:rsid w:val="009C0590"/>
    <w:rsid w:val="009C0D84"/>
    <w:rsid w:val="009C137C"/>
    <w:rsid w:val="009C16FD"/>
    <w:rsid w:val="009C1979"/>
    <w:rsid w:val="009C1B2A"/>
    <w:rsid w:val="009C1D0B"/>
    <w:rsid w:val="009C1F10"/>
    <w:rsid w:val="009C2064"/>
    <w:rsid w:val="009C24DE"/>
    <w:rsid w:val="009C27CF"/>
    <w:rsid w:val="009C290B"/>
    <w:rsid w:val="009C2E42"/>
    <w:rsid w:val="009C32BE"/>
    <w:rsid w:val="009C3CF1"/>
    <w:rsid w:val="009C4215"/>
    <w:rsid w:val="009C480D"/>
    <w:rsid w:val="009C489E"/>
    <w:rsid w:val="009C48A9"/>
    <w:rsid w:val="009C4ACA"/>
    <w:rsid w:val="009C4F45"/>
    <w:rsid w:val="009C528F"/>
    <w:rsid w:val="009C53D6"/>
    <w:rsid w:val="009C55E2"/>
    <w:rsid w:val="009C6151"/>
    <w:rsid w:val="009C62D0"/>
    <w:rsid w:val="009C6597"/>
    <w:rsid w:val="009C705D"/>
    <w:rsid w:val="009C751C"/>
    <w:rsid w:val="009C7911"/>
    <w:rsid w:val="009C7E5D"/>
    <w:rsid w:val="009D06C7"/>
    <w:rsid w:val="009D07EA"/>
    <w:rsid w:val="009D0D5C"/>
    <w:rsid w:val="009D18D0"/>
    <w:rsid w:val="009D1944"/>
    <w:rsid w:val="009D1C62"/>
    <w:rsid w:val="009D1D78"/>
    <w:rsid w:val="009D1E6D"/>
    <w:rsid w:val="009D284A"/>
    <w:rsid w:val="009D29D2"/>
    <w:rsid w:val="009D2DE7"/>
    <w:rsid w:val="009D331D"/>
    <w:rsid w:val="009D38EF"/>
    <w:rsid w:val="009D41D1"/>
    <w:rsid w:val="009D526C"/>
    <w:rsid w:val="009D5B56"/>
    <w:rsid w:val="009D61DB"/>
    <w:rsid w:val="009D63D9"/>
    <w:rsid w:val="009D6521"/>
    <w:rsid w:val="009D6A4E"/>
    <w:rsid w:val="009D75E8"/>
    <w:rsid w:val="009E0226"/>
    <w:rsid w:val="009E03F1"/>
    <w:rsid w:val="009E0C51"/>
    <w:rsid w:val="009E0D22"/>
    <w:rsid w:val="009E0E37"/>
    <w:rsid w:val="009E1848"/>
    <w:rsid w:val="009E1AC6"/>
    <w:rsid w:val="009E2271"/>
    <w:rsid w:val="009E2327"/>
    <w:rsid w:val="009E2510"/>
    <w:rsid w:val="009E2541"/>
    <w:rsid w:val="009E2591"/>
    <w:rsid w:val="009E2854"/>
    <w:rsid w:val="009E2A8B"/>
    <w:rsid w:val="009E2FBD"/>
    <w:rsid w:val="009E3416"/>
    <w:rsid w:val="009E36FB"/>
    <w:rsid w:val="009E3CEF"/>
    <w:rsid w:val="009E3D2B"/>
    <w:rsid w:val="009E42DD"/>
    <w:rsid w:val="009E43F5"/>
    <w:rsid w:val="009E44F5"/>
    <w:rsid w:val="009E45C6"/>
    <w:rsid w:val="009E46F8"/>
    <w:rsid w:val="009E48F6"/>
    <w:rsid w:val="009E55BD"/>
    <w:rsid w:val="009E58BE"/>
    <w:rsid w:val="009E5F3C"/>
    <w:rsid w:val="009E5F83"/>
    <w:rsid w:val="009E6021"/>
    <w:rsid w:val="009E619D"/>
    <w:rsid w:val="009E6CDA"/>
    <w:rsid w:val="009E6F2D"/>
    <w:rsid w:val="009E6F99"/>
    <w:rsid w:val="009E7708"/>
    <w:rsid w:val="009E7A26"/>
    <w:rsid w:val="009F06D8"/>
    <w:rsid w:val="009F07C5"/>
    <w:rsid w:val="009F0EE3"/>
    <w:rsid w:val="009F137E"/>
    <w:rsid w:val="009F2266"/>
    <w:rsid w:val="009F2537"/>
    <w:rsid w:val="009F27B0"/>
    <w:rsid w:val="009F293F"/>
    <w:rsid w:val="009F295E"/>
    <w:rsid w:val="009F2F1B"/>
    <w:rsid w:val="009F34ED"/>
    <w:rsid w:val="009F495E"/>
    <w:rsid w:val="009F4B37"/>
    <w:rsid w:val="009F4C8C"/>
    <w:rsid w:val="009F4E2E"/>
    <w:rsid w:val="009F53BC"/>
    <w:rsid w:val="009F59FF"/>
    <w:rsid w:val="009F5E2C"/>
    <w:rsid w:val="009F5ED4"/>
    <w:rsid w:val="009F6091"/>
    <w:rsid w:val="009F69B0"/>
    <w:rsid w:val="009F6CF9"/>
    <w:rsid w:val="009F6F94"/>
    <w:rsid w:val="009F708D"/>
    <w:rsid w:val="009F7128"/>
    <w:rsid w:val="009F7615"/>
    <w:rsid w:val="009F7648"/>
    <w:rsid w:val="009F7E0F"/>
    <w:rsid w:val="00A002B2"/>
    <w:rsid w:val="00A0050B"/>
    <w:rsid w:val="00A005BF"/>
    <w:rsid w:val="00A00FCB"/>
    <w:rsid w:val="00A010ED"/>
    <w:rsid w:val="00A01181"/>
    <w:rsid w:val="00A012D8"/>
    <w:rsid w:val="00A014CC"/>
    <w:rsid w:val="00A01577"/>
    <w:rsid w:val="00A01D34"/>
    <w:rsid w:val="00A021D0"/>
    <w:rsid w:val="00A02236"/>
    <w:rsid w:val="00A02BB0"/>
    <w:rsid w:val="00A02DCC"/>
    <w:rsid w:val="00A03142"/>
    <w:rsid w:val="00A03797"/>
    <w:rsid w:val="00A03880"/>
    <w:rsid w:val="00A03BE1"/>
    <w:rsid w:val="00A04226"/>
    <w:rsid w:val="00A04291"/>
    <w:rsid w:val="00A042A1"/>
    <w:rsid w:val="00A04CC0"/>
    <w:rsid w:val="00A052BD"/>
    <w:rsid w:val="00A057A6"/>
    <w:rsid w:val="00A060A0"/>
    <w:rsid w:val="00A069CD"/>
    <w:rsid w:val="00A06C2D"/>
    <w:rsid w:val="00A06CAC"/>
    <w:rsid w:val="00A07731"/>
    <w:rsid w:val="00A07AC0"/>
    <w:rsid w:val="00A10224"/>
    <w:rsid w:val="00A103EE"/>
    <w:rsid w:val="00A10962"/>
    <w:rsid w:val="00A10B30"/>
    <w:rsid w:val="00A10DE3"/>
    <w:rsid w:val="00A10F9C"/>
    <w:rsid w:val="00A11665"/>
    <w:rsid w:val="00A11754"/>
    <w:rsid w:val="00A11893"/>
    <w:rsid w:val="00A11B1C"/>
    <w:rsid w:val="00A11F5C"/>
    <w:rsid w:val="00A12820"/>
    <w:rsid w:val="00A12A74"/>
    <w:rsid w:val="00A12B41"/>
    <w:rsid w:val="00A12BC5"/>
    <w:rsid w:val="00A12CA9"/>
    <w:rsid w:val="00A12D66"/>
    <w:rsid w:val="00A13227"/>
    <w:rsid w:val="00A132FB"/>
    <w:rsid w:val="00A1338F"/>
    <w:rsid w:val="00A134CD"/>
    <w:rsid w:val="00A13E45"/>
    <w:rsid w:val="00A13EED"/>
    <w:rsid w:val="00A145FB"/>
    <w:rsid w:val="00A14859"/>
    <w:rsid w:val="00A15550"/>
    <w:rsid w:val="00A160E6"/>
    <w:rsid w:val="00A16ECC"/>
    <w:rsid w:val="00A17003"/>
    <w:rsid w:val="00A17334"/>
    <w:rsid w:val="00A17533"/>
    <w:rsid w:val="00A20676"/>
    <w:rsid w:val="00A20963"/>
    <w:rsid w:val="00A20CC0"/>
    <w:rsid w:val="00A20E9C"/>
    <w:rsid w:val="00A211BE"/>
    <w:rsid w:val="00A212B3"/>
    <w:rsid w:val="00A21533"/>
    <w:rsid w:val="00A228FF"/>
    <w:rsid w:val="00A233D1"/>
    <w:rsid w:val="00A23AE9"/>
    <w:rsid w:val="00A241F2"/>
    <w:rsid w:val="00A242B9"/>
    <w:rsid w:val="00A25618"/>
    <w:rsid w:val="00A25622"/>
    <w:rsid w:val="00A259F9"/>
    <w:rsid w:val="00A2639F"/>
    <w:rsid w:val="00A26B0A"/>
    <w:rsid w:val="00A271DD"/>
    <w:rsid w:val="00A273CD"/>
    <w:rsid w:val="00A2750A"/>
    <w:rsid w:val="00A2772A"/>
    <w:rsid w:val="00A27C00"/>
    <w:rsid w:val="00A27C7C"/>
    <w:rsid w:val="00A30999"/>
    <w:rsid w:val="00A30B40"/>
    <w:rsid w:val="00A30BDA"/>
    <w:rsid w:val="00A30EF9"/>
    <w:rsid w:val="00A31056"/>
    <w:rsid w:val="00A31D9B"/>
    <w:rsid w:val="00A31DF9"/>
    <w:rsid w:val="00A32178"/>
    <w:rsid w:val="00A32741"/>
    <w:rsid w:val="00A32AD8"/>
    <w:rsid w:val="00A32BC3"/>
    <w:rsid w:val="00A32C01"/>
    <w:rsid w:val="00A33190"/>
    <w:rsid w:val="00A336B0"/>
    <w:rsid w:val="00A34255"/>
    <w:rsid w:val="00A34496"/>
    <w:rsid w:val="00A348AA"/>
    <w:rsid w:val="00A3557F"/>
    <w:rsid w:val="00A3592F"/>
    <w:rsid w:val="00A35B93"/>
    <w:rsid w:val="00A363A1"/>
    <w:rsid w:val="00A36A8D"/>
    <w:rsid w:val="00A36F74"/>
    <w:rsid w:val="00A3735D"/>
    <w:rsid w:val="00A37474"/>
    <w:rsid w:val="00A374BC"/>
    <w:rsid w:val="00A377DA"/>
    <w:rsid w:val="00A37A33"/>
    <w:rsid w:val="00A37B89"/>
    <w:rsid w:val="00A40524"/>
    <w:rsid w:val="00A4061E"/>
    <w:rsid w:val="00A40B79"/>
    <w:rsid w:val="00A40F30"/>
    <w:rsid w:val="00A419EA"/>
    <w:rsid w:val="00A41C42"/>
    <w:rsid w:val="00A42F83"/>
    <w:rsid w:val="00A431B1"/>
    <w:rsid w:val="00A432E8"/>
    <w:rsid w:val="00A43941"/>
    <w:rsid w:val="00A43A9D"/>
    <w:rsid w:val="00A43D8D"/>
    <w:rsid w:val="00A4452D"/>
    <w:rsid w:val="00A45415"/>
    <w:rsid w:val="00A4569D"/>
    <w:rsid w:val="00A4623D"/>
    <w:rsid w:val="00A4634E"/>
    <w:rsid w:val="00A4639D"/>
    <w:rsid w:val="00A4655F"/>
    <w:rsid w:val="00A46ABF"/>
    <w:rsid w:val="00A4719F"/>
    <w:rsid w:val="00A4730B"/>
    <w:rsid w:val="00A509B0"/>
    <w:rsid w:val="00A5130C"/>
    <w:rsid w:val="00A51653"/>
    <w:rsid w:val="00A517C4"/>
    <w:rsid w:val="00A51EF0"/>
    <w:rsid w:val="00A5239C"/>
    <w:rsid w:val="00A52874"/>
    <w:rsid w:val="00A52957"/>
    <w:rsid w:val="00A52E60"/>
    <w:rsid w:val="00A53319"/>
    <w:rsid w:val="00A53DC9"/>
    <w:rsid w:val="00A5441A"/>
    <w:rsid w:val="00A54464"/>
    <w:rsid w:val="00A544BD"/>
    <w:rsid w:val="00A546B6"/>
    <w:rsid w:val="00A552D5"/>
    <w:rsid w:val="00A5585A"/>
    <w:rsid w:val="00A55880"/>
    <w:rsid w:val="00A55D8C"/>
    <w:rsid w:val="00A55FC9"/>
    <w:rsid w:val="00A561E4"/>
    <w:rsid w:val="00A56604"/>
    <w:rsid w:val="00A56F4A"/>
    <w:rsid w:val="00A570CC"/>
    <w:rsid w:val="00A5750A"/>
    <w:rsid w:val="00A576B9"/>
    <w:rsid w:val="00A57705"/>
    <w:rsid w:val="00A57914"/>
    <w:rsid w:val="00A579A4"/>
    <w:rsid w:val="00A57CE6"/>
    <w:rsid w:val="00A57D2F"/>
    <w:rsid w:val="00A60219"/>
    <w:rsid w:val="00A602C1"/>
    <w:rsid w:val="00A6054E"/>
    <w:rsid w:val="00A61243"/>
    <w:rsid w:val="00A61330"/>
    <w:rsid w:val="00A61344"/>
    <w:rsid w:val="00A615A6"/>
    <w:rsid w:val="00A61884"/>
    <w:rsid w:val="00A625BD"/>
    <w:rsid w:val="00A62689"/>
    <w:rsid w:val="00A6290B"/>
    <w:rsid w:val="00A62B9B"/>
    <w:rsid w:val="00A633E5"/>
    <w:rsid w:val="00A63859"/>
    <w:rsid w:val="00A63B55"/>
    <w:rsid w:val="00A64385"/>
    <w:rsid w:val="00A648E4"/>
    <w:rsid w:val="00A6491E"/>
    <w:rsid w:val="00A64AB1"/>
    <w:rsid w:val="00A64ADF"/>
    <w:rsid w:val="00A64B3D"/>
    <w:rsid w:val="00A64B42"/>
    <w:rsid w:val="00A65B99"/>
    <w:rsid w:val="00A65C0B"/>
    <w:rsid w:val="00A66327"/>
    <w:rsid w:val="00A669E5"/>
    <w:rsid w:val="00A66CBB"/>
    <w:rsid w:val="00A66DD9"/>
    <w:rsid w:val="00A6722F"/>
    <w:rsid w:val="00A67302"/>
    <w:rsid w:val="00A67827"/>
    <w:rsid w:val="00A67869"/>
    <w:rsid w:val="00A67900"/>
    <w:rsid w:val="00A67A07"/>
    <w:rsid w:val="00A67B61"/>
    <w:rsid w:val="00A7077B"/>
    <w:rsid w:val="00A70C1A"/>
    <w:rsid w:val="00A715D7"/>
    <w:rsid w:val="00A71809"/>
    <w:rsid w:val="00A71897"/>
    <w:rsid w:val="00A72DCB"/>
    <w:rsid w:val="00A73370"/>
    <w:rsid w:val="00A73C20"/>
    <w:rsid w:val="00A73C95"/>
    <w:rsid w:val="00A74CB0"/>
    <w:rsid w:val="00A75029"/>
    <w:rsid w:val="00A75CF2"/>
    <w:rsid w:val="00A75E1C"/>
    <w:rsid w:val="00A76320"/>
    <w:rsid w:val="00A7695A"/>
    <w:rsid w:val="00A76C2A"/>
    <w:rsid w:val="00A7761F"/>
    <w:rsid w:val="00A7772E"/>
    <w:rsid w:val="00A77744"/>
    <w:rsid w:val="00A7790F"/>
    <w:rsid w:val="00A77ADB"/>
    <w:rsid w:val="00A77B12"/>
    <w:rsid w:val="00A77B3D"/>
    <w:rsid w:val="00A809F4"/>
    <w:rsid w:val="00A80EBA"/>
    <w:rsid w:val="00A81F0F"/>
    <w:rsid w:val="00A820BB"/>
    <w:rsid w:val="00A82340"/>
    <w:rsid w:val="00A826F7"/>
    <w:rsid w:val="00A82D18"/>
    <w:rsid w:val="00A82E87"/>
    <w:rsid w:val="00A836DE"/>
    <w:rsid w:val="00A83E4A"/>
    <w:rsid w:val="00A84421"/>
    <w:rsid w:val="00A85504"/>
    <w:rsid w:val="00A8566E"/>
    <w:rsid w:val="00A85A9E"/>
    <w:rsid w:val="00A85CA3"/>
    <w:rsid w:val="00A85E52"/>
    <w:rsid w:val="00A86093"/>
    <w:rsid w:val="00A86461"/>
    <w:rsid w:val="00A8686D"/>
    <w:rsid w:val="00A869ED"/>
    <w:rsid w:val="00A86A89"/>
    <w:rsid w:val="00A86C96"/>
    <w:rsid w:val="00A86D62"/>
    <w:rsid w:val="00A87E05"/>
    <w:rsid w:val="00A90163"/>
    <w:rsid w:val="00A90687"/>
    <w:rsid w:val="00A906E3"/>
    <w:rsid w:val="00A90718"/>
    <w:rsid w:val="00A90BFA"/>
    <w:rsid w:val="00A90D4D"/>
    <w:rsid w:val="00A90DE7"/>
    <w:rsid w:val="00A90F52"/>
    <w:rsid w:val="00A917B1"/>
    <w:rsid w:val="00A920DF"/>
    <w:rsid w:val="00A92803"/>
    <w:rsid w:val="00A92810"/>
    <w:rsid w:val="00A92BE3"/>
    <w:rsid w:val="00A92F48"/>
    <w:rsid w:val="00A93173"/>
    <w:rsid w:val="00A9317B"/>
    <w:rsid w:val="00A93438"/>
    <w:rsid w:val="00A934CA"/>
    <w:rsid w:val="00A9353D"/>
    <w:rsid w:val="00A9381E"/>
    <w:rsid w:val="00A93895"/>
    <w:rsid w:val="00A93A52"/>
    <w:rsid w:val="00A93B86"/>
    <w:rsid w:val="00A93FA2"/>
    <w:rsid w:val="00A942AC"/>
    <w:rsid w:val="00A94326"/>
    <w:rsid w:val="00A94649"/>
    <w:rsid w:val="00A9479E"/>
    <w:rsid w:val="00A94E04"/>
    <w:rsid w:val="00A94E91"/>
    <w:rsid w:val="00A95065"/>
    <w:rsid w:val="00A950C7"/>
    <w:rsid w:val="00A95738"/>
    <w:rsid w:val="00A96737"/>
    <w:rsid w:val="00A96C67"/>
    <w:rsid w:val="00A96DF1"/>
    <w:rsid w:val="00A97142"/>
    <w:rsid w:val="00A97816"/>
    <w:rsid w:val="00A979CF"/>
    <w:rsid w:val="00A979F6"/>
    <w:rsid w:val="00A97C9A"/>
    <w:rsid w:val="00A97EB7"/>
    <w:rsid w:val="00AA0DC0"/>
    <w:rsid w:val="00AA1149"/>
    <w:rsid w:val="00AA1469"/>
    <w:rsid w:val="00AA1B62"/>
    <w:rsid w:val="00AA2D50"/>
    <w:rsid w:val="00AA2D80"/>
    <w:rsid w:val="00AA3646"/>
    <w:rsid w:val="00AA3A53"/>
    <w:rsid w:val="00AA4194"/>
    <w:rsid w:val="00AA5110"/>
    <w:rsid w:val="00AA6972"/>
    <w:rsid w:val="00AA6A83"/>
    <w:rsid w:val="00AA6C13"/>
    <w:rsid w:val="00AA725F"/>
    <w:rsid w:val="00AA7289"/>
    <w:rsid w:val="00AA7909"/>
    <w:rsid w:val="00AA7C3F"/>
    <w:rsid w:val="00AA7F30"/>
    <w:rsid w:val="00AA7FAF"/>
    <w:rsid w:val="00AA7FCE"/>
    <w:rsid w:val="00AB080B"/>
    <w:rsid w:val="00AB086A"/>
    <w:rsid w:val="00AB0AB6"/>
    <w:rsid w:val="00AB0B2C"/>
    <w:rsid w:val="00AB238C"/>
    <w:rsid w:val="00AB3202"/>
    <w:rsid w:val="00AB320C"/>
    <w:rsid w:val="00AB36E3"/>
    <w:rsid w:val="00AB3C7E"/>
    <w:rsid w:val="00AB594E"/>
    <w:rsid w:val="00AB5B82"/>
    <w:rsid w:val="00AB5F40"/>
    <w:rsid w:val="00AB6339"/>
    <w:rsid w:val="00AB65B9"/>
    <w:rsid w:val="00AB6AF2"/>
    <w:rsid w:val="00AB6BDD"/>
    <w:rsid w:val="00AB710C"/>
    <w:rsid w:val="00AB743F"/>
    <w:rsid w:val="00AB7982"/>
    <w:rsid w:val="00AB7A80"/>
    <w:rsid w:val="00AB7A8D"/>
    <w:rsid w:val="00AC00B5"/>
    <w:rsid w:val="00AC00F9"/>
    <w:rsid w:val="00AC0563"/>
    <w:rsid w:val="00AC0A60"/>
    <w:rsid w:val="00AC0DE1"/>
    <w:rsid w:val="00AC1599"/>
    <w:rsid w:val="00AC2290"/>
    <w:rsid w:val="00AC229A"/>
    <w:rsid w:val="00AC2C14"/>
    <w:rsid w:val="00AC2C79"/>
    <w:rsid w:val="00AC3161"/>
    <w:rsid w:val="00AC38B5"/>
    <w:rsid w:val="00AC3FCD"/>
    <w:rsid w:val="00AC40C0"/>
    <w:rsid w:val="00AC4654"/>
    <w:rsid w:val="00AC4D5C"/>
    <w:rsid w:val="00AC4DEC"/>
    <w:rsid w:val="00AC546F"/>
    <w:rsid w:val="00AC6503"/>
    <w:rsid w:val="00AC650F"/>
    <w:rsid w:val="00AC72EC"/>
    <w:rsid w:val="00AC7E1D"/>
    <w:rsid w:val="00AD00FF"/>
    <w:rsid w:val="00AD088C"/>
    <w:rsid w:val="00AD0A84"/>
    <w:rsid w:val="00AD0DC9"/>
    <w:rsid w:val="00AD0F4E"/>
    <w:rsid w:val="00AD11A5"/>
    <w:rsid w:val="00AD11E8"/>
    <w:rsid w:val="00AD1A6B"/>
    <w:rsid w:val="00AD2165"/>
    <w:rsid w:val="00AD230D"/>
    <w:rsid w:val="00AD24C5"/>
    <w:rsid w:val="00AD281B"/>
    <w:rsid w:val="00AD2A41"/>
    <w:rsid w:val="00AD2B2D"/>
    <w:rsid w:val="00AD2BD1"/>
    <w:rsid w:val="00AD3075"/>
    <w:rsid w:val="00AD37F7"/>
    <w:rsid w:val="00AD391D"/>
    <w:rsid w:val="00AD44DF"/>
    <w:rsid w:val="00AD465D"/>
    <w:rsid w:val="00AD49C7"/>
    <w:rsid w:val="00AD4AB1"/>
    <w:rsid w:val="00AD4B00"/>
    <w:rsid w:val="00AD50F8"/>
    <w:rsid w:val="00AD523C"/>
    <w:rsid w:val="00AD555A"/>
    <w:rsid w:val="00AD565D"/>
    <w:rsid w:val="00AD56F2"/>
    <w:rsid w:val="00AD5780"/>
    <w:rsid w:val="00AD5B40"/>
    <w:rsid w:val="00AD64C2"/>
    <w:rsid w:val="00AD6AFB"/>
    <w:rsid w:val="00AD6B86"/>
    <w:rsid w:val="00AD72F7"/>
    <w:rsid w:val="00AD7D4B"/>
    <w:rsid w:val="00AE04AA"/>
    <w:rsid w:val="00AE08B0"/>
    <w:rsid w:val="00AE0961"/>
    <w:rsid w:val="00AE171D"/>
    <w:rsid w:val="00AE195F"/>
    <w:rsid w:val="00AE1A16"/>
    <w:rsid w:val="00AE1BC1"/>
    <w:rsid w:val="00AE1C55"/>
    <w:rsid w:val="00AE1CCF"/>
    <w:rsid w:val="00AE2098"/>
    <w:rsid w:val="00AE250E"/>
    <w:rsid w:val="00AE2EB4"/>
    <w:rsid w:val="00AE3055"/>
    <w:rsid w:val="00AE36C6"/>
    <w:rsid w:val="00AE370A"/>
    <w:rsid w:val="00AE373B"/>
    <w:rsid w:val="00AE383A"/>
    <w:rsid w:val="00AE39C0"/>
    <w:rsid w:val="00AE39C1"/>
    <w:rsid w:val="00AE3C02"/>
    <w:rsid w:val="00AE4565"/>
    <w:rsid w:val="00AE4C9F"/>
    <w:rsid w:val="00AE4EFA"/>
    <w:rsid w:val="00AE5307"/>
    <w:rsid w:val="00AE5ACD"/>
    <w:rsid w:val="00AE5C33"/>
    <w:rsid w:val="00AE6266"/>
    <w:rsid w:val="00AE6C2B"/>
    <w:rsid w:val="00AE70E1"/>
    <w:rsid w:val="00AE73FC"/>
    <w:rsid w:val="00AE76D7"/>
    <w:rsid w:val="00AE776A"/>
    <w:rsid w:val="00AE7CCF"/>
    <w:rsid w:val="00AE7DB5"/>
    <w:rsid w:val="00AF069D"/>
    <w:rsid w:val="00AF089C"/>
    <w:rsid w:val="00AF09A9"/>
    <w:rsid w:val="00AF0B60"/>
    <w:rsid w:val="00AF0E3B"/>
    <w:rsid w:val="00AF1629"/>
    <w:rsid w:val="00AF17EE"/>
    <w:rsid w:val="00AF1856"/>
    <w:rsid w:val="00AF1B10"/>
    <w:rsid w:val="00AF1DC4"/>
    <w:rsid w:val="00AF1E18"/>
    <w:rsid w:val="00AF1E32"/>
    <w:rsid w:val="00AF1FF8"/>
    <w:rsid w:val="00AF247D"/>
    <w:rsid w:val="00AF3D31"/>
    <w:rsid w:val="00AF419D"/>
    <w:rsid w:val="00AF4709"/>
    <w:rsid w:val="00AF4B85"/>
    <w:rsid w:val="00AF4F7C"/>
    <w:rsid w:val="00AF5448"/>
    <w:rsid w:val="00AF57F7"/>
    <w:rsid w:val="00AF5BA5"/>
    <w:rsid w:val="00AF6120"/>
    <w:rsid w:val="00AF6188"/>
    <w:rsid w:val="00AF6DDD"/>
    <w:rsid w:val="00AF72B7"/>
    <w:rsid w:val="00AF73BD"/>
    <w:rsid w:val="00AF74E8"/>
    <w:rsid w:val="00AF7ABC"/>
    <w:rsid w:val="00AF7B36"/>
    <w:rsid w:val="00B0039A"/>
    <w:rsid w:val="00B00533"/>
    <w:rsid w:val="00B009E2"/>
    <w:rsid w:val="00B00C6E"/>
    <w:rsid w:val="00B011CA"/>
    <w:rsid w:val="00B0170D"/>
    <w:rsid w:val="00B01A03"/>
    <w:rsid w:val="00B01D2A"/>
    <w:rsid w:val="00B02D86"/>
    <w:rsid w:val="00B0372E"/>
    <w:rsid w:val="00B0394D"/>
    <w:rsid w:val="00B04366"/>
    <w:rsid w:val="00B05363"/>
    <w:rsid w:val="00B05542"/>
    <w:rsid w:val="00B05B31"/>
    <w:rsid w:val="00B05D6A"/>
    <w:rsid w:val="00B07237"/>
    <w:rsid w:val="00B07957"/>
    <w:rsid w:val="00B07C74"/>
    <w:rsid w:val="00B100A2"/>
    <w:rsid w:val="00B101FA"/>
    <w:rsid w:val="00B105C5"/>
    <w:rsid w:val="00B107B3"/>
    <w:rsid w:val="00B10EAC"/>
    <w:rsid w:val="00B117B4"/>
    <w:rsid w:val="00B118C4"/>
    <w:rsid w:val="00B119BF"/>
    <w:rsid w:val="00B12363"/>
    <w:rsid w:val="00B12500"/>
    <w:rsid w:val="00B12EA2"/>
    <w:rsid w:val="00B1365E"/>
    <w:rsid w:val="00B138CE"/>
    <w:rsid w:val="00B141B1"/>
    <w:rsid w:val="00B14311"/>
    <w:rsid w:val="00B14419"/>
    <w:rsid w:val="00B14601"/>
    <w:rsid w:val="00B1495E"/>
    <w:rsid w:val="00B1496A"/>
    <w:rsid w:val="00B14E8F"/>
    <w:rsid w:val="00B157F8"/>
    <w:rsid w:val="00B15AAE"/>
    <w:rsid w:val="00B15C5E"/>
    <w:rsid w:val="00B1694A"/>
    <w:rsid w:val="00B16B8B"/>
    <w:rsid w:val="00B16F8A"/>
    <w:rsid w:val="00B16FC0"/>
    <w:rsid w:val="00B17A4B"/>
    <w:rsid w:val="00B17AC9"/>
    <w:rsid w:val="00B203EE"/>
    <w:rsid w:val="00B20478"/>
    <w:rsid w:val="00B20714"/>
    <w:rsid w:val="00B20C6D"/>
    <w:rsid w:val="00B20E37"/>
    <w:rsid w:val="00B21E0C"/>
    <w:rsid w:val="00B224F6"/>
    <w:rsid w:val="00B22693"/>
    <w:rsid w:val="00B226D4"/>
    <w:rsid w:val="00B22794"/>
    <w:rsid w:val="00B22A79"/>
    <w:rsid w:val="00B22C7D"/>
    <w:rsid w:val="00B22D46"/>
    <w:rsid w:val="00B22F4E"/>
    <w:rsid w:val="00B231A0"/>
    <w:rsid w:val="00B2372B"/>
    <w:rsid w:val="00B2378F"/>
    <w:rsid w:val="00B2498C"/>
    <w:rsid w:val="00B24C7B"/>
    <w:rsid w:val="00B24F15"/>
    <w:rsid w:val="00B254CF"/>
    <w:rsid w:val="00B257E1"/>
    <w:rsid w:val="00B25D82"/>
    <w:rsid w:val="00B2673D"/>
    <w:rsid w:val="00B26AA8"/>
    <w:rsid w:val="00B270E3"/>
    <w:rsid w:val="00B275BD"/>
    <w:rsid w:val="00B27814"/>
    <w:rsid w:val="00B27A2A"/>
    <w:rsid w:val="00B30809"/>
    <w:rsid w:val="00B30AE9"/>
    <w:rsid w:val="00B30B06"/>
    <w:rsid w:val="00B317F4"/>
    <w:rsid w:val="00B324F4"/>
    <w:rsid w:val="00B32C32"/>
    <w:rsid w:val="00B33242"/>
    <w:rsid w:val="00B33318"/>
    <w:rsid w:val="00B3367E"/>
    <w:rsid w:val="00B339D6"/>
    <w:rsid w:val="00B33AA1"/>
    <w:rsid w:val="00B3410C"/>
    <w:rsid w:val="00B34501"/>
    <w:rsid w:val="00B34CF4"/>
    <w:rsid w:val="00B35193"/>
    <w:rsid w:val="00B353D8"/>
    <w:rsid w:val="00B35994"/>
    <w:rsid w:val="00B3624E"/>
    <w:rsid w:val="00B375C7"/>
    <w:rsid w:val="00B375EC"/>
    <w:rsid w:val="00B37CAB"/>
    <w:rsid w:val="00B402A9"/>
    <w:rsid w:val="00B402AD"/>
    <w:rsid w:val="00B40C16"/>
    <w:rsid w:val="00B4100C"/>
    <w:rsid w:val="00B41983"/>
    <w:rsid w:val="00B42314"/>
    <w:rsid w:val="00B43398"/>
    <w:rsid w:val="00B443D1"/>
    <w:rsid w:val="00B44F48"/>
    <w:rsid w:val="00B4530B"/>
    <w:rsid w:val="00B4531A"/>
    <w:rsid w:val="00B45849"/>
    <w:rsid w:val="00B45F56"/>
    <w:rsid w:val="00B460F9"/>
    <w:rsid w:val="00B46114"/>
    <w:rsid w:val="00B4697C"/>
    <w:rsid w:val="00B46E3C"/>
    <w:rsid w:val="00B46FDE"/>
    <w:rsid w:val="00B47475"/>
    <w:rsid w:val="00B475A6"/>
    <w:rsid w:val="00B5042F"/>
    <w:rsid w:val="00B50556"/>
    <w:rsid w:val="00B50690"/>
    <w:rsid w:val="00B509D1"/>
    <w:rsid w:val="00B50C0D"/>
    <w:rsid w:val="00B50FA5"/>
    <w:rsid w:val="00B515EA"/>
    <w:rsid w:val="00B525E0"/>
    <w:rsid w:val="00B52CB8"/>
    <w:rsid w:val="00B530A1"/>
    <w:rsid w:val="00B53328"/>
    <w:rsid w:val="00B53E04"/>
    <w:rsid w:val="00B545D5"/>
    <w:rsid w:val="00B54B9B"/>
    <w:rsid w:val="00B54BA3"/>
    <w:rsid w:val="00B54DFB"/>
    <w:rsid w:val="00B5554D"/>
    <w:rsid w:val="00B55831"/>
    <w:rsid w:val="00B55C71"/>
    <w:rsid w:val="00B55DA3"/>
    <w:rsid w:val="00B56C38"/>
    <w:rsid w:val="00B56CA8"/>
    <w:rsid w:val="00B577FB"/>
    <w:rsid w:val="00B57ADB"/>
    <w:rsid w:val="00B57B97"/>
    <w:rsid w:val="00B57BC3"/>
    <w:rsid w:val="00B60586"/>
    <w:rsid w:val="00B611E4"/>
    <w:rsid w:val="00B61786"/>
    <w:rsid w:val="00B61AD7"/>
    <w:rsid w:val="00B61CE3"/>
    <w:rsid w:val="00B625D7"/>
    <w:rsid w:val="00B62BFD"/>
    <w:rsid w:val="00B62E91"/>
    <w:rsid w:val="00B631D1"/>
    <w:rsid w:val="00B63359"/>
    <w:rsid w:val="00B6388D"/>
    <w:rsid w:val="00B63B79"/>
    <w:rsid w:val="00B63D55"/>
    <w:rsid w:val="00B642D0"/>
    <w:rsid w:val="00B6436C"/>
    <w:rsid w:val="00B6450F"/>
    <w:rsid w:val="00B645CF"/>
    <w:rsid w:val="00B64F60"/>
    <w:rsid w:val="00B651C8"/>
    <w:rsid w:val="00B6557C"/>
    <w:rsid w:val="00B65774"/>
    <w:rsid w:val="00B6594E"/>
    <w:rsid w:val="00B65B06"/>
    <w:rsid w:val="00B65D28"/>
    <w:rsid w:val="00B666B2"/>
    <w:rsid w:val="00B66A32"/>
    <w:rsid w:val="00B66D5E"/>
    <w:rsid w:val="00B67333"/>
    <w:rsid w:val="00B67675"/>
    <w:rsid w:val="00B67D2B"/>
    <w:rsid w:val="00B70708"/>
    <w:rsid w:val="00B7088A"/>
    <w:rsid w:val="00B70AF6"/>
    <w:rsid w:val="00B70C9E"/>
    <w:rsid w:val="00B713A5"/>
    <w:rsid w:val="00B71653"/>
    <w:rsid w:val="00B71D1C"/>
    <w:rsid w:val="00B71D2D"/>
    <w:rsid w:val="00B721E9"/>
    <w:rsid w:val="00B72237"/>
    <w:rsid w:val="00B7228D"/>
    <w:rsid w:val="00B724B3"/>
    <w:rsid w:val="00B72B5D"/>
    <w:rsid w:val="00B72C82"/>
    <w:rsid w:val="00B72EFF"/>
    <w:rsid w:val="00B73187"/>
    <w:rsid w:val="00B73330"/>
    <w:rsid w:val="00B737AB"/>
    <w:rsid w:val="00B73E45"/>
    <w:rsid w:val="00B743A9"/>
    <w:rsid w:val="00B747A5"/>
    <w:rsid w:val="00B747D9"/>
    <w:rsid w:val="00B7526A"/>
    <w:rsid w:val="00B7595F"/>
    <w:rsid w:val="00B75A58"/>
    <w:rsid w:val="00B75AB9"/>
    <w:rsid w:val="00B75C6D"/>
    <w:rsid w:val="00B75C84"/>
    <w:rsid w:val="00B76237"/>
    <w:rsid w:val="00B7645D"/>
    <w:rsid w:val="00B769D0"/>
    <w:rsid w:val="00B76E48"/>
    <w:rsid w:val="00B76FCA"/>
    <w:rsid w:val="00B7700F"/>
    <w:rsid w:val="00B77122"/>
    <w:rsid w:val="00B7732F"/>
    <w:rsid w:val="00B779DA"/>
    <w:rsid w:val="00B77AD6"/>
    <w:rsid w:val="00B77D86"/>
    <w:rsid w:val="00B77DC5"/>
    <w:rsid w:val="00B77E8E"/>
    <w:rsid w:val="00B80558"/>
    <w:rsid w:val="00B80851"/>
    <w:rsid w:val="00B80A37"/>
    <w:rsid w:val="00B810BD"/>
    <w:rsid w:val="00B816C3"/>
    <w:rsid w:val="00B81817"/>
    <w:rsid w:val="00B81C43"/>
    <w:rsid w:val="00B82052"/>
    <w:rsid w:val="00B82333"/>
    <w:rsid w:val="00B82399"/>
    <w:rsid w:val="00B8288E"/>
    <w:rsid w:val="00B82917"/>
    <w:rsid w:val="00B83042"/>
    <w:rsid w:val="00B8341A"/>
    <w:rsid w:val="00B836D0"/>
    <w:rsid w:val="00B83B83"/>
    <w:rsid w:val="00B83CCC"/>
    <w:rsid w:val="00B83E26"/>
    <w:rsid w:val="00B84725"/>
    <w:rsid w:val="00B84792"/>
    <w:rsid w:val="00B84921"/>
    <w:rsid w:val="00B84A6F"/>
    <w:rsid w:val="00B8532B"/>
    <w:rsid w:val="00B857B8"/>
    <w:rsid w:val="00B86ACA"/>
    <w:rsid w:val="00B86AEE"/>
    <w:rsid w:val="00B86C6F"/>
    <w:rsid w:val="00B86C71"/>
    <w:rsid w:val="00B86DE4"/>
    <w:rsid w:val="00B879DE"/>
    <w:rsid w:val="00B87A9D"/>
    <w:rsid w:val="00B90427"/>
    <w:rsid w:val="00B905A4"/>
    <w:rsid w:val="00B906AD"/>
    <w:rsid w:val="00B90B5B"/>
    <w:rsid w:val="00B910F8"/>
    <w:rsid w:val="00B91386"/>
    <w:rsid w:val="00B918B3"/>
    <w:rsid w:val="00B91A83"/>
    <w:rsid w:val="00B91DAA"/>
    <w:rsid w:val="00B92242"/>
    <w:rsid w:val="00B927AB"/>
    <w:rsid w:val="00B92852"/>
    <w:rsid w:val="00B9288E"/>
    <w:rsid w:val="00B941DD"/>
    <w:rsid w:val="00B9456A"/>
    <w:rsid w:val="00B94871"/>
    <w:rsid w:val="00B94948"/>
    <w:rsid w:val="00B94BF9"/>
    <w:rsid w:val="00B94F96"/>
    <w:rsid w:val="00B951D3"/>
    <w:rsid w:val="00B95B3B"/>
    <w:rsid w:val="00B96414"/>
    <w:rsid w:val="00B96492"/>
    <w:rsid w:val="00B978C9"/>
    <w:rsid w:val="00BA0394"/>
    <w:rsid w:val="00BA04C6"/>
    <w:rsid w:val="00BA062D"/>
    <w:rsid w:val="00BA0BF3"/>
    <w:rsid w:val="00BA153E"/>
    <w:rsid w:val="00BA1688"/>
    <w:rsid w:val="00BA1DF0"/>
    <w:rsid w:val="00BA2462"/>
    <w:rsid w:val="00BA28DD"/>
    <w:rsid w:val="00BA2C5B"/>
    <w:rsid w:val="00BA2E62"/>
    <w:rsid w:val="00BA36CA"/>
    <w:rsid w:val="00BA39AC"/>
    <w:rsid w:val="00BA3E0B"/>
    <w:rsid w:val="00BA3F2A"/>
    <w:rsid w:val="00BA3FB1"/>
    <w:rsid w:val="00BA4125"/>
    <w:rsid w:val="00BA4540"/>
    <w:rsid w:val="00BA45D0"/>
    <w:rsid w:val="00BA4930"/>
    <w:rsid w:val="00BA4D60"/>
    <w:rsid w:val="00BA5039"/>
    <w:rsid w:val="00BA50D3"/>
    <w:rsid w:val="00BA562B"/>
    <w:rsid w:val="00BA5775"/>
    <w:rsid w:val="00BA5FE2"/>
    <w:rsid w:val="00BA6437"/>
    <w:rsid w:val="00BA662F"/>
    <w:rsid w:val="00BA6BDD"/>
    <w:rsid w:val="00BA6C6E"/>
    <w:rsid w:val="00BA6FF6"/>
    <w:rsid w:val="00BA7942"/>
    <w:rsid w:val="00BA7E3B"/>
    <w:rsid w:val="00BA7F78"/>
    <w:rsid w:val="00BB0151"/>
    <w:rsid w:val="00BB0711"/>
    <w:rsid w:val="00BB0AEE"/>
    <w:rsid w:val="00BB13EF"/>
    <w:rsid w:val="00BB1453"/>
    <w:rsid w:val="00BB1694"/>
    <w:rsid w:val="00BB175B"/>
    <w:rsid w:val="00BB19D2"/>
    <w:rsid w:val="00BB1B5A"/>
    <w:rsid w:val="00BB1B87"/>
    <w:rsid w:val="00BB1EB2"/>
    <w:rsid w:val="00BB21C0"/>
    <w:rsid w:val="00BB2833"/>
    <w:rsid w:val="00BB2D41"/>
    <w:rsid w:val="00BB3172"/>
    <w:rsid w:val="00BB33FD"/>
    <w:rsid w:val="00BB3D33"/>
    <w:rsid w:val="00BB42E3"/>
    <w:rsid w:val="00BB445E"/>
    <w:rsid w:val="00BB463A"/>
    <w:rsid w:val="00BB4B21"/>
    <w:rsid w:val="00BB5E36"/>
    <w:rsid w:val="00BB6090"/>
    <w:rsid w:val="00BB62A4"/>
    <w:rsid w:val="00BB6715"/>
    <w:rsid w:val="00BB74A5"/>
    <w:rsid w:val="00BB7588"/>
    <w:rsid w:val="00BB79DC"/>
    <w:rsid w:val="00BB7C29"/>
    <w:rsid w:val="00BB7C89"/>
    <w:rsid w:val="00BB7FF2"/>
    <w:rsid w:val="00BC0104"/>
    <w:rsid w:val="00BC0202"/>
    <w:rsid w:val="00BC0579"/>
    <w:rsid w:val="00BC0EB5"/>
    <w:rsid w:val="00BC0ED5"/>
    <w:rsid w:val="00BC149E"/>
    <w:rsid w:val="00BC17B7"/>
    <w:rsid w:val="00BC20C4"/>
    <w:rsid w:val="00BC23B3"/>
    <w:rsid w:val="00BC23F5"/>
    <w:rsid w:val="00BC2826"/>
    <w:rsid w:val="00BC2E85"/>
    <w:rsid w:val="00BC30C1"/>
    <w:rsid w:val="00BC3591"/>
    <w:rsid w:val="00BC359F"/>
    <w:rsid w:val="00BC38F6"/>
    <w:rsid w:val="00BC3F49"/>
    <w:rsid w:val="00BC4379"/>
    <w:rsid w:val="00BC4457"/>
    <w:rsid w:val="00BC4A03"/>
    <w:rsid w:val="00BC4B3F"/>
    <w:rsid w:val="00BC4E1C"/>
    <w:rsid w:val="00BC5460"/>
    <w:rsid w:val="00BC56E7"/>
    <w:rsid w:val="00BC6071"/>
    <w:rsid w:val="00BC6A66"/>
    <w:rsid w:val="00BC6BC5"/>
    <w:rsid w:val="00BC7E64"/>
    <w:rsid w:val="00BD0F81"/>
    <w:rsid w:val="00BD123E"/>
    <w:rsid w:val="00BD1445"/>
    <w:rsid w:val="00BD1C75"/>
    <w:rsid w:val="00BD2AE8"/>
    <w:rsid w:val="00BD2FE4"/>
    <w:rsid w:val="00BD4383"/>
    <w:rsid w:val="00BD458A"/>
    <w:rsid w:val="00BD4B90"/>
    <w:rsid w:val="00BD4DEA"/>
    <w:rsid w:val="00BD50AB"/>
    <w:rsid w:val="00BD55F8"/>
    <w:rsid w:val="00BD6513"/>
    <w:rsid w:val="00BD6A34"/>
    <w:rsid w:val="00BD6E99"/>
    <w:rsid w:val="00BD70BC"/>
    <w:rsid w:val="00BD7E84"/>
    <w:rsid w:val="00BE0FC4"/>
    <w:rsid w:val="00BE1944"/>
    <w:rsid w:val="00BE19D3"/>
    <w:rsid w:val="00BE1A79"/>
    <w:rsid w:val="00BE1D78"/>
    <w:rsid w:val="00BE2C0C"/>
    <w:rsid w:val="00BE39D5"/>
    <w:rsid w:val="00BE3C68"/>
    <w:rsid w:val="00BE420B"/>
    <w:rsid w:val="00BE4320"/>
    <w:rsid w:val="00BE44C4"/>
    <w:rsid w:val="00BE472D"/>
    <w:rsid w:val="00BE486A"/>
    <w:rsid w:val="00BE4A21"/>
    <w:rsid w:val="00BE4A2E"/>
    <w:rsid w:val="00BE4ED7"/>
    <w:rsid w:val="00BE4F2C"/>
    <w:rsid w:val="00BE5071"/>
    <w:rsid w:val="00BE5106"/>
    <w:rsid w:val="00BE5441"/>
    <w:rsid w:val="00BE555A"/>
    <w:rsid w:val="00BE56AA"/>
    <w:rsid w:val="00BE57BE"/>
    <w:rsid w:val="00BE58D3"/>
    <w:rsid w:val="00BE5A17"/>
    <w:rsid w:val="00BE5B3D"/>
    <w:rsid w:val="00BE5CF5"/>
    <w:rsid w:val="00BE748C"/>
    <w:rsid w:val="00BF0034"/>
    <w:rsid w:val="00BF08CA"/>
    <w:rsid w:val="00BF1064"/>
    <w:rsid w:val="00BF1178"/>
    <w:rsid w:val="00BF1324"/>
    <w:rsid w:val="00BF1B61"/>
    <w:rsid w:val="00BF1E4D"/>
    <w:rsid w:val="00BF2B57"/>
    <w:rsid w:val="00BF2FCD"/>
    <w:rsid w:val="00BF3249"/>
    <w:rsid w:val="00BF37C3"/>
    <w:rsid w:val="00BF385F"/>
    <w:rsid w:val="00BF3AC5"/>
    <w:rsid w:val="00BF3BD3"/>
    <w:rsid w:val="00BF4663"/>
    <w:rsid w:val="00BF4802"/>
    <w:rsid w:val="00BF4911"/>
    <w:rsid w:val="00BF4975"/>
    <w:rsid w:val="00BF554B"/>
    <w:rsid w:val="00BF5F3E"/>
    <w:rsid w:val="00BF67BF"/>
    <w:rsid w:val="00BF6D56"/>
    <w:rsid w:val="00BF750E"/>
    <w:rsid w:val="00BF7959"/>
    <w:rsid w:val="00BF7AB8"/>
    <w:rsid w:val="00BF7EA8"/>
    <w:rsid w:val="00C002DE"/>
    <w:rsid w:val="00C002E9"/>
    <w:rsid w:val="00C007A8"/>
    <w:rsid w:val="00C0085B"/>
    <w:rsid w:val="00C00922"/>
    <w:rsid w:val="00C00A8E"/>
    <w:rsid w:val="00C00D9B"/>
    <w:rsid w:val="00C01808"/>
    <w:rsid w:val="00C01D42"/>
    <w:rsid w:val="00C01EB3"/>
    <w:rsid w:val="00C024F6"/>
    <w:rsid w:val="00C02858"/>
    <w:rsid w:val="00C028B1"/>
    <w:rsid w:val="00C02D8A"/>
    <w:rsid w:val="00C02F92"/>
    <w:rsid w:val="00C03AAE"/>
    <w:rsid w:val="00C04105"/>
    <w:rsid w:val="00C04AC5"/>
    <w:rsid w:val="00C04D0E"/>
    <w:rsid w:val="00C04D50"/>
    <w:rsid w:val="00C06176"/>
    <w:rsid w:val="00C0640B"/>
    <w:rsid w:val="00C06BB4"/>
    <w:rsid w:val="00C0720B"/>
    <w:rsid w:val="00C07784"/>
    <w:rsid w:val="00C07C62"/>
    <w:rsid w:val="00C102C5"/>
    <w:rsid w:val="00C106D3"/>
    <w:rsid w:val="00C10918"/>
    <w:rsid w:val="00C10B43"/>
    <w:rsid w:val="00C10F6A"/>
    <w:rsid w:val="00C11288"/>
    <w:rsid w:val="00C1144F"/>
    <w:rsid w:val="00C118FE"/>
    <w:rsid w:val="00C1198A"/>
    <w:rsid w:val="00C11BA6"/>
    <w:rsid w:val="00C12058"/>
    <w:rsid w:val="00C123C2"/>
    <w:rsid w:val="00C124E4"/>
    <w:rsid w:val="00C1252F"/>
    <w:rsid w:val="00C13DBE"/>
    <w:rsid w:val="00C1430C"/>
    <w:rsid w:val="00C14C31"/>
    <w:rsid w:val="00C14C9C"/>
    <w:rsid w:val="00C15483"/>
    <w:rsid w:val="00C15861"/>
    <w:rsid w:val="00C16108"/>
    <w:rsid w:val="00C16402"/>
    <w:rsid w:val="00C16582"/>
    <w:rsid w:val="00C16E77"/>
    <w:rsid w:val="00C1711A"/>
    <w:rsid w:val="00C17748"/>
    <w:rsid w:val="00C17790"/>
    <w:rsid w:val="00C1794E"/>
    <w:rsid w:val="00C17B75"/>
    <w:rsid w:val="00C2035D"/>
    <w:rsid w:val="00C203EC"/>
    <w:rsid w:val="00C20C18"/>
    <w:rsid w:val="00C21468"/>
    <w:rsid w:val="00C21922"/>
    <w:rsid w:val="00C21AD5"/>
    <w:rsid w:val="00C220F5"/>
    <w:rsid w:val="00C22485"/>
    <w:rsid w:val="00C224DF"/>
    <w:rsid w:val="00C235EA"/>
    <w:rsid w:val="00C23E2B"/>
    <w:rsid w:val="00C24C40"/>
    <w:rsid w:val="00C25176"/>
    <w:rsid w:val="00C252E5"/>
    <w:rsid w:val="00C2530B"/>
    <w:rsid w:val="00C253B1"/>
    <w:rsid w:val="00C25E2F"/>
    <w:rsid w:val="00C25E4E"/>
    <w:rsid w:val="00C2604D"/>
    <w:rsid w:val="00C261BE"/>
    <w:rsid w:val="00C262F5"/>
    <w:rsid w:val="00C26DC6"/>
    <w:rsid w:val="00C27084"/>
    <w:rsid w:val="00C275F1"/>
    <w:rsid w:val="00C308BA"/>
    <w:rsid w:val="00C308ED"/>
    <w:rsid w:val="00C30CC5"/>
    <w:rsid w:val="00C30FA2"/>
    <w:rsid w:val="00C310A5"/>
    <w:rsid w:val="00C31590"/>
    <w:rsid w:val="00C31E39"/>
    <w:rsid w:val="00C32235"/>
    <w:rsid w:val="00C3268A"/>
    <w:rsid w:val="00C327EA"/>
    <w:rsid w:val="00C32B48"/>
    <w:rsid w:val="00C32CAC"/>
    <w:rsid w:val="00C33DD0"/>
    <w:rsid w:val="00C343D2"/>
    <w:rsid w:val="00C344C3"/>
    <w:rsid w:val="00C346BC"/>
    <w:rsid w:val="00C346BF"/>
    <w:rsid w:val="00C35015"/>
    <w:rsid w:val="00C35267"/>
    <w:rsid w:val="00C35BE9"/>
    <w:rsid w:val="00C36391"/>
    <w:rsid w:val="00C364AA"/>
    <w:rsid w:val="00C36E46"/>
    <w:rsid w:val="00C370F4"/>
    <w:rsid w:val="00C3761A"/>
    <w:rsid w:val="00C378D6"/>
    <w:rsid w:val="00C40A68"/>
    <w:rsid w:val="00C40ACD"/>
    <w:rsid w:val="00C41486"/>
    <w:rsid w:val="00C42884"/>
    <w:rsid w:val="00C42E3A"/>
    <w:rsid w:val="00C430D3"/>
    <w:rsid w:val="00C4350F"/>
    <w:rsid w:val="00C43760"/>
    <w:rsid w:val="00C43A21"/>
    <w:rsid w:val="00C43EFB"/>
    <w:rsid w:val="00C44154"/>
    <w:rsid w:val="00C44222"/>
    <w:rsid w:val="00C44B92"/>
    <w:rsid w:val="00C45164"/>
    <w:rsid w:val="00C45FD2"/>
    <w:rsid w:val="00C46545"/>
    <w:rsid w:val="00C46872"/>
    <w:rsid w:val="00C46A09"/>
    <w:rsid w:val="00C46DFD"/>
    <w:rsid w:val="00C47773"/>
    <w:rsid w:val="00C47ABB"/>
    <w:rsid w:val="00C47B19"/>
    <w:rsid w:val="00C47DCD"/>
    <w:rsid w:val="00C502AE"/>
    <w:rsid w:val="00C50563"/>
    <w:rsid w:val="00C507B2"/>
    <w:rsid w:val="00C5097A"/>
    <w:rsid w:val="00C510BE"/>
    <w:rsid w:val="00C5158F"/>
    <w:rsid w:val="00C519C0"/>
    <w:rsid w:val="00C51D9A"/>
    <w:rsid w:val="00C51EB5"/>
    <w:rsid w:val="00C52185"/>
    <w:rsid w:val="00C5233D"/>
    <w:rsid w:val="00C5261A"/>
    <w:rsid w:val="00C52D08"/>
    <w:rsid w:val="00C52DD5"/>
    <w:rsid w:val="00C53118"/>
    <w:rsid w:val="00C53760"/>
    <w:rsid w:val="00C538FB"/>
    <w:rsid w:val="00C53B7E"/>
    <w:rsid w:val="00C53B82"/>
    <w:rsid w:val="00C53BCC"/>
    <w:rsid w:val="00C53C10"/>
    <w:rsid w:val="00C53FEE"/>
    <w:rsid w:val="00C546D5"/>
    <w:rsid w:val="00C54A7C"/>
    <w:rsid w:val="00C5554B"/>
    <w:rsid w:val="00C55557"/>
    <w:rsid w:val="00C55606"/>
    <w:rsid w:val="00C55E8D"/>
    <w:rsid w:val="00C56491"/>
    <w:rsid w:val="00C56554"/>
    <w:rsid w:val="00C566BB"/>
    <w:rsid w:val="00C56FCF"/>
    <w:rsid w:val="00C5735A"/>
    <w:rsid w:val="00C57DD1"/>
    <w:rsid w:val="00C608BB"/>
    <w:rsid w:val="00C60D32"/>
    <w:rsid w:val="00C6143B"/>
    <w:rsid w:val="00C61D24"/>
    <w:rsid w:val="00C61D6C"/>
    <w:rsid w:val="00C61DDD"/>
    <w:rsid w:val="00C62060"/>
    <w:rsid w:val="00C621ED"/>
    <w:rsid w:val="00C62325"/>
    <w:rsid w:val="00C6267B"/>
    <w:rsid w:val="00C62A73"/>
    <w:rsid w:val="00C62AA0"/>
    <w:rsid w:val="00C62C28"/>
    <w:rsid w:val="00C62C45"/>
    <w:rsid w:val="00C634B6"/>
    <w:rsid w:val="00C6383F"/>
    <w:rsid w:val="00C63933"/>
    <w:rsid w:val="00C63C20"/>
    <w:rsid w:val="00C63F1D"/>
    <w:rsid w:val="00C64922"/>
    <w:rsid w:val="00C64D26"/>
    <w:rsid w:val="00C64E55"/>
    <w:rsid w:val="00C64F8C"/>
    <w:rsid w:val="00C651C8"/>
    <w:rsid w:val="00C6552F"/>
    <w:rsid w:val="00C65971"/>
    <w:rsid w:val="00C660D6"/>
    <w:rsid w:val="00C66208"/>
    <w:rsid w:val="00C66259"/>
    <w:rsid w:val="00C66648"/>
    <w:rsid w:val="00C6676E"/>
    <w:rsid w:val="00C66A64"/>
    <w:rsid w:val="00C66B42"/>
    <w:rsid w:val="00C67F07"/>
    <w:rsid w:val="00C70165"/>
    <w:rsid w:val="00C7057A"/>
    <w:rsid w:val="00C705F4"/>
    <w:rsid w:val="00C706B1"/>
    <w:rsid w:val="00C70978"/>
    <w:rsid w:val="00C70A01"/>
    <w:rsid w:val="00C70AD2"/>
    <w:rsid w:val="00C70C3E"/>
    <w:rsid w:val="00C70E5C"/>
    <w:rsid w:val="00C70FDF"/>
    <w:rsid w:val="00C7173D"/>
    <w:rsid w:val="00C71E43"/>
    <w:rsid w:val="00C73F68"/>
    <w:rsid w:val="00C742B0"/>
    <w:rsid w:val="00C74668"/>
    <w:rsid w:val="00C7478A"/>
    <w:rsid w:val="00C74989"/>
    <w:rsid w:val="00C74C6F"/>
    <w:rsid w:val="00C7522D"/>
    <w:rsid w:val="00C7631F"/>
    <w:rsid w:val="00C763E5"/>
    <w:rsid w:val="00C76E8B"/>
    <w:rsid w:val="00C76FF6"/>
    <w:rsid w:val="00C770B1"/>
    <w:rsid w:val="00C773A8"/>
    <w:rsid w:val="00C774B7"/>
    <w:rsid w:val="00C774BE"/>
    <w:rsid w:val="00C774C6"/>
    <w:rsid w:val="00C77936"/>
    <w:rsid w:val="00C77E59"/>
    <w:rsid w:val="00C805CB"/>
    <w:rsid w:val="00C81003"/>
    <w:rsid w:val="00C810ED"/>
    <w:rsid w:val="00C8139E"/>
    <w:rsid w:val="00C8173A"/>
    <w:rsid w:val="00C817CF"/>
    <w:rsid w:val="00C81A8C"/>
    <w:rsid w:val="00C81AB7"/>
    <w:rsid w:val="00C81BA7"/>
    <w:rsid w:val="00C82AF7"/>
    <w:rsid w:val="00C838C8"/>
    <w:rsid w:val="00C83CA1"/>
    <w:rsid w:val="00C83D23"/>
    <w:rsid w:val="00C84575"/>
    <w:rsid w:val="00C84711"/>
    <w:rsid w:val="00C84733"/>
    <w:rsid w:val="00C84C25"/>
    <w:rsid w:val="00C84DCF"/>
    <w:rsid w:val="00C85E8D"/>
    <w:rsid w:val="00C860B9"/>
    <w:rsid w:val="00C868DB"/>
    <w:rsid w:val="00C86F67"/>
    <w:rsid w:val="00C87A81"/>
    <w:rsid w:val="00C87C9E"/>
    <w:rsid w:val="00C90571"/>
    <w:rsid w:val="00C90F2D"/>
    <w:rsid w:val="00C9155B"/>
    <w:rsid w:val="00C91620"/>
    <w:rsid w:val="00C91CAC"/>
    <w:rsid w:val="00C91F96"/>
    <w:rsid w:val="00C922C3"/>
    <w:rsid w:val="00C9264B"/>
    <w:rsid w:val="00C92B08"/>
    <w:rsid w:val="00C9328C"/>
    <w:rsid w:val="00C9344A"/>
    <w:rsid w:val="00C93915"/>
    <w:rsid w:val="00C93A2B"/>
    <w:rsid w:val="00C93ABC"/>
    <w:rsid w:val="00C93CA0"/>
    <w:rsid w:val="00C93EFB"/>
    <w:rsid w:val="00C94544"/>
    <w:rsid w:val="00C945E7"/>
    <w:rsid w:val="00C946A3"/>
    <w:rsid w:val="00C95AEC"/>
    <w:rsid w:val="00C95C52"/>
    <w:rsid w:val="00C95DFD"/>
    <w:rsid w:val="00C95E4C"/>
    <w:rsid w:val="00C9635D"/>
    <w:rsid w:val="00C964EA"/>
    <w:rsid w:val="00C96778"/>
    <w:rsid w:val="00C967F2"/>
    <w:rsid w:val="00C968BD"/>
    <w:rsid w:val="00C96B5E"/>
    <w:rsid w:val="00C97352"/>
    <w:rsid w:val="00C973B5"/>
    <w:rsid w:val="00C973D2"/>
    <w:rsid w:val="00C97A71"/>
    <w:rsid w:val="00C97B73"/>
    <w:rsid w:val="00C97BAA"/>
    <w:rsid w:val="00C97E76"/>
    <w:rsid w:val="00CA0064"/>
    <w:rsid w:val="00CA02F9"/>
    <w:rsid w:val="00CA0906"/>
    <w:rsid w:val="00CA09D0"/>
    <w:rsid w:val="00CA0C93"/>
    <w:rsid w:val="00CA1791"/>
    <w:rsid w:val="00CA19A8"/>
    <w:rsid w:val="00CA19EB"/>
    <w:rsid w:val="00CA19ED"/>
    <w:rsid w:val="00CA1CDF"/>
    <w:rsid w:val="00CA2132"/>
    <w:rsid w:val="00CA223C"/>
    <w:rsid w:val="00CA2268"/>
    <w:rsid w:val="00CA26CB"/>
    <w:rsid w:val="00CA28F9"/>
    <w:rsid w:val="00CA2AD7"/>
    <w:rsid w:val="00CA2B7D"/>
    <w:rsid w:val="00CA30F6"/>
    <w:rsid w:val="00CA4DD2"/>
    <w:rsid w:val="00CA524E"/>
    <w:rsid w:val="00CA59A7"/>
    <w:rsid w:val="00CA6064"/>
    <w:rsid w:val="00CA6172"/>
    <w:rsid w:val="00CA63E2"/>
    <w:rsid w:val="00CA6409"/>
    <w:rsid w:val="00CA669D"/>
    <w:rsid w:val="00CA6A36"/>
    <w:rsid w:val="00CA6FB7"/>
    <w:rsid w:val="00CA7448"/>
    <w:rsid w:val="00CA750C"/>
    <w:rsid w:val="00CA7821"/>
    <w:rsid w:val="00CA7975"/>
    <w:rsid w:val="00CA7ECB"/>
    <w:rsid w:val="00CB0024"/>
    <w:rsid w:val="00CB01DB"/>
    <w:rsid w:val="00CB02A1"/>
    <w:rsid w:val="00CB05B8"/>
    <w:rsid w:val="00CB11D1"/>
    <w:rsid w:val="00CB1C75"/>
    <w:rsid w:val="00CB2587"/>
    <w:rsid w:val="00CB2964"/>
    <w:rsid w:val="00CB2EB0"/>
    <w:rsid w:val="00CB2FC5"/>
    <w:rsid w:val="00CB34B4"/>
    <w:rsid w:val="00CB38DA"/>
    <w:rsid w:val="00CB39FF"/>
    <w:rsid w:val="00CB4CC9"/>
    <w:rsid w:val="00CB58BA"/>
    <w:rsid w:val="00CB5989"/>
    <w:rsid w:val="00CB64CC"/>
    <w:rsid w:val="00CB667A"/>
    <w:rsid w:val="00CB7754"/>
    <w:rsid w:val="00CC00AF"/>
    <w:rsid w:val="00CC0187"/>
    <w:rsid w:val="00CC0509"/>
    <w:rsid w:val="00CC113D"/>
    <w:rsid w:val="00CC1279"/>
    <w:rsid w:val="00CC2142"/>
    <w:rsid w:val="00CC21A9"/>
    <w:rsid w:val="00CC2317"/>
    <w:rsid w:val="00CC3115"/>
    <w:rsid w:val="00CC3679"/>
    <w:rsid w:val="00CC3D32"/>
    <w:rsid w:val="00CC3D81"/>
    <w:rsid w:val="00CC4508"/>
    <w:rsid w:val="00CC46F2"/>
    <w:rsid w:val="00CC47B0"/>
    <w:rsid w:val="00CC4A14"/>
    <w:rsid w:val="00CC4ADC"/>
    <w:rsid w:val="00CC4D91"/>
    <w:rsid w:val="00CC50DD"/>
    <w:rsid w:val="00CC528B"/>
    <w:rsid w:val="00CC5739"/>
    <w:rsid w:val="00CC65CC"/>
    <w:rsid w:val="00CC67E7"/>
    <w:rsid w:val="00CC69BB"/>
    <w:rsid w:val="00CC701C"/>
    <w:rsid w:val="00CC78D1"/>
    <w:rsid w:val="00CC7AF9"/>
    <w:rsid w:val="00CC7B81"/>
    <w:rsid w:val="00CC7CFD"/>
    <w:rsid w:val="00CD07FD"/>
    <w:rsid w:val="00CD0843"/>
    <w:rsid w:val="00CD08B4"/>
    <w:rsid w:val="00CD099F"/>
    <w:rsid w:val="00CD0EA4"/>
    <w:rsid w:val="00CD1471"/>
    <w:rsid w:val="00CD14F3"/>
    <w:rsid w:val="00CD1724"/>
    <w:rsid w:val="00CD197F"/>
    <w:rsid w:val="00CD1B53"/>
    <w:rsid w:val="00CD256D"/>
    <w:rsid w:val="00CD28F1"/>
    <w:rsid w:val="00CD2E4B"/>
    <w:rsid w:val="00CD3692"/>
    <w:rsid w:val="00CD3B13"/>
    <w:rsid w:val="00CD3B33"/>
    <w:rsid w:val="00CD3F22"/>
    <w:rsid w:val="00CD3F6F"/>
    <w:rsid w:val="00CD4261"/>
    <w:rsid w:val="00CD49F8"/>
    <w:rsid w:val="00CD4E37"/>
    <w:rsid w:val="00CD50B0"/>
    <w:rsid w:val="00CD5353"/>
    <w:rsid w:val="00CD56DE"/>
    <w:rsid w:val="00CD601B"/>
    <w:rsid w:val="00CD6550"/>
    <w:rsid w:val="00CD6604"/>
    <w:rsid w:val="00CD66A8"/>
    <w:rsid w:val="00CD6FB6"/>
    <w:rsid w:val="00CD7214"/>
    <w:rsid w:val="00CD72CD"/>
    <w:rsid w:val="00CD7D0E"/>
    <w:rsid w:val="00CE02A3"/>
    <w:rsid w:val="00CE073D"/>
    <w:rsid w:val="00CE0C2A"/>
    <w:rsid w:val="00CE1487"/>
    <w:rsid w:val="00CE19C8"/>
    <w:rsid w:val="00CE19EA"/>
    <w:rsid w:val="00CE1EE7"/>
    <w:rsid w:val="00CE2825"/>
    <w:rsid w:val="00CE30C1"/>
    <w:rsid w:val="00CE32B7"/>
    <w:rsid w:val="00CE360D"/>
    <w:rsid w:val="00CE381C"/>
    <w:rsid w:val="00CE39C5"/>
    <w:rsid w:val="00CE3D04"/>
    <w:rsid w:val="00CE419C"/>
    <w:rsid w:val="00CE4CAE"/>
    <w:rsid w:val="00CE5025"/>
    <w:rsid w:val="00CE53B4"/>
    <w:rsid w:val="00CE5538"/>
    <w:rsid w:val="00CE55EC"/>
    <w:rsid w:val="00CE5DF2"/>
    <w:rsid w:val="00CE61B8"/>
    <w:rsid w:val="00CE6460"/>
    <w:rsid w:val="00CE64A3"/>
    <w:rsid w:val="00CE6C8F"/>
    <w:rsid w:val="00CE6EBB"/>
    <w:rsid w:val="00CE7024"/>
    <w:rsid w:val="00CE7029"/>
    <w:rsid w:val="00CE71AF"/>
    <w:rsid w:val="00CE71D0"/>
    <w:rsid w:val="00CE7306"/>
    <w:rsid w:val="00CE730D"/>
    <w:rsid w:val="00CE7B3D"/>
    <w:rsid w:val="00CF0AD9"/>
    <w:rsid w:val="00CF0BE7"/>
    <w:rsid w:val="00CF105F"/>
    <w:rsid w:val="00CF136F"/>
    <w:rsid w:val="00CF1B34"/>
    <w:rsid w:val="00CF1BBD"/>
    <w:rsid w:val="00CF1CE9"/>
    <w:rsid w:val="00CF2293"/>
    <w:rsid w:val="00CF2459"/>
    <w:rsid w:val="00CF2625"/>
    <w:rsid w:val="00CF2B7C"/>
    <w:rsid w:val="00CF2BF2"/>
    <w:rsid w:val="00CF3232"/>
    <w:rsid w:val="00CF3357"/>
    <w:rsid w:val="00CF3621"/>
    <w:rsid w:val="00CF37EC"/>
    <w:rsid w:val="00CF4157"/>
    <w:rsid w:val="00CF4A60"/>
    <w:rsid w:val="00CF4B4A"/>
    <w:rsid w:val="00CF4E14"/>
    <w:rsid w:val="00CF4E37"/>
    <w:rsid w:val="00CF585E"/>
    <w:rsid w:val="00CF6483"/>
    <w:rsid w:val="00CF676E"/>
    <w:rsid w:val="00CF6A44"/>
    <w:rsid w:val="00CF6C4B"/>
    <w:rsid w:val="00CF704D"/>
    <w:rsid w:val="00CF70FB"/>
    <w:rsid w:val="00CF7345"/>
    <w:rsid w:val="00CF7814"/>
    <w:rsid w:val="00CF78A4"/>
    <w:rsid w:val="00D00501"/>
    <w:rsid w:val="00D01483"/>
    <w:rsid w:val="00D01B8A"/>
    <w:rsid w:val="00D027F7"/>
    <w:rsid w:val="00D02A06"/>
    <w:rsid w:val="00D02B66"/>
    <w:rsid w:val="00D02BA1"/>
    <w:rsid w:val="00D03FF0"/>
    <w:rsid w:val="00D05420"/>
    <w:rsid w:val="00D05776"/>
    <w:rsid w:val="00D0589F"/>
    <w:rsid w:val="00D05BC9"/>
    <w:rsid w:val="00D05C9D"/>
    <w:rsid w:val="00D05DC4"/>
    <w:rsid w:val="00D067CE"/>
    <w:rsid w:val="00D068C3"/>
    <w:rsid w:val="00D06AF3"/>
    <w:rsid w:val="00D06B7B"/>
    <w:rsid w:val="00D06F7C"/>
    <w:rsid w:val="00D071CE"/>
    <w:rsid w:val="00D0760C"/>
    <w:rsid w:val="00D077E4"/>
    <w:rsid w:val="00D07BAA"/>
    <w:rsid w:val="00D07EE7"/>
    <w:rsid w:val="00D07FFA"/>
    <w:rsid w:val="00D10760"/>
    <w:rsid w:val="00D10896"/>
    <w:rsid w:val="00D10B4D"/>
    <w:rsid w:val="00D10BBF"/>
    <w:rsid w:val="00D10F3C"/>
    <w:rsid w:val="00D1123D"/>
    <w:rsid w:val="00D119CA"/>
    <w:rsid w:val="00D11C9E"/>
    <w:rsid w:val="00D1236F"/>
    <w:rsid w:val="00D12806"/>
    <w:rsid w:val="00D130CD"/>
    <w:rsid w:val="00D13412"/>
    <w:rsid w:val="00D13C8F"/>
    <w:rsid w:val="00D14371"/>
    <w:rsid w:val="00D149D5"/>
    <w:rsid w:val="00D14D5C"/>
    <w:rsid w:val="00D16362"/>
    <w:rsid w:val="00D1639A"/>
    <w:rsid w:val="00D16DC0"/>
    <w:rsid w:val="00D17A2B"/>
    <w:rsid w:val="00D17C8C"/>
    <w:rsid w:val="00D17F1D"/>
    <w:rsid w:val="00D20911"/>
    <w:rsid w:val="00D21A11"/>
    <w:rsid w:val="00D22017"/>
    <w:rsid w:val="00D220FF"/>
    <w:rsid w:val="00D2211D"/>
    <w:rsid w:val="00D224B6"/>
    <w:rsid w:val="00D225C4"/>
    <w:rsid w:val="00D225FA"/>
    <w:rsid w:val="00D2294D"/>
    <w:rsid w:val="00D2393A"/>
    <w:rsid w:val="00D23986"/>
    <w:rsid w:val="00D240AF"/>
    <w:rsid w:val="00D246FF"/>
    <w:rsid w:val="00D2500E"/>
    <w:rsid w:val="00D26847"/>
    <w:rsid w:val="00D26EC4"/>
    <w:rsid w:val="00D2737F"/>
    <w:rsid w:val="00D276E2"/>
    <w:rsid w:val="00D276FF"/>
    <w:rsid w:val="00D302CD"/>
    <w:rsid w:val="00D30896"/>
    <w:rsid w:val="00D30A99"/>
    <w:rsid w:val="00D30F37"/>
    <w:rsid w:val="00D312F7"/>
    <w:rsid w:val="00D31376"/>
    <w:rsid w:val="00D31C96"/>
    <w:rsid w:val="00D31DA4"/>
    <w:rsid w:val="00D31F58"/>
    <w:rsid w:val="00D32422"/>
    <w:rsid w:val="00D333C3"/>
    <w:rsid w:val="00D33792"/>
    <w:rsid w:val="00D339DD"/>
    <w:rsid w:val="00D33C1B"/>
    <w:rsid w:val="00D34364"/>
    <w:rsid w:val="00D34A50"/>
    <w:rsid w:val="00D34C7D"/>
    <w:rsid w:val="00D34D35"/>
    <w:rsid w:val="00D35660"/>
    <w:rsid w:val="00D35920"/>
    <w:rsid w:val="00D35CD9"/>
    <w:rsid w:val="00D35E54"/>
    <w:rsid w:val="00D35EF5"/>
    <w:rsid w:val="00D36009"/>
    <w:rsid w:val="00D363D1"/>
    <w:rsid w:val="00D36570"/>
    <w:rsid w:val="00D365EB"/>
    <w:rsid w:val="00D366ED"/>
    <w:rsid w:val="00D367B1"/>
    <w:rsid w:val="00D36943"/>
    <w:rsid w:val="00D36B1F"/>
    <w:rsid w:val="00D36BF4"/>
    <w:rsid w:val="00D3710E"/>
    <w:rsid w:val="00D40757"/>
    <w:rsid w:val="00D40BDC"/>
    <w:rsid w:val="00D40FA8"/>
    <w:rsid w:val="00D417F4"/>
    <w:rsid w:val="00D41D44"/>
    <w:rsid w:val="00D42179"/>
    <w:rsid w:val="00D42377"/>
    <w:rsid w:val="00D42C86"/>
    <w:rsid w:val="00D42D01"/>
    <w:rsid w:val="00D43DE1"/>
    <w:rsid w:val="00D44510"/>
    <w:rsid w:val="00D44D8D"/>
    <w:rsid w:val="00D460AA"/>
    <w:rsid w:val="00D4650E"/>
    <w:rsid w:val="00D46C87"/>
    <w:rsid w:val="00D46D4E"/>
    <w:rsid w:val="00D46EE8"/>
    <w:rsid w:val="00D474EC"/>
    <w:rsid w:val="00D478F5"/>
    <w:rsid w:val="00D506DC"/>
    <w:rsid w:val="00D50C10"/>
    <w:rsid w:val="00D50DD3"/>
    <w:rsid w:val="00D51AFA"/>
    <w:rsid w:val="00D51C40"/>
    <w:rsid w:val="00D52AEB"/>
    <w:rsid w:val="00D530F4"/>
    <w:rsid w:val="00D532EC"/>
    <w:rsid w:val="00D53ECA"/>
    <w:rsid w:val="00D54462"/>
    <w:rsid w:val="00D54661"/>
    <w:rsid w:val="00D54D3E"/>
    <w:rsid w:val="00D54EB2"/>
    <w:rsid w:val="00D54FBF"/>
    <w:rsid w:val="00D5506C"/>
    <w:rsid w:val="00D5553E"/>
    <w:rsid w:val="00D55D37"/>
    <w:rsid w:val="00D56247"/>
    <w:rsid w:val="00D566DD"/>
    <w:rsid w:val="00D57050"/>
    <w:rsid w:val="00D57173"/>
    <w:rsid w:val="00D5732F"/>
    <w:rsid w:val="00D5735E"/>
    <w:rsid w:val="00D6045E"/>
    <w:rsid w:val="00D6089C"/>
    <w:rsid w:val="00D6089F"/>
    <w:rsid w:val="00D609E3"/>
    <w:rsid w:val="00D60DCB"/>
    <w:rsid w:val="00D6119E"/>
    <w:rsid w:val="00D61D19"/>
    <w:rsid w:val="00D61DF9"/>
    <w:rsid w:val="00D61FC9"/>
    <w:rsid w:val="00D6221A"/>
    <w:rsid w:val="00D62320"/>
    <w:rsid w:val="00D62347"/>
    <w:rsid w:val="00D626A6"/>
    <w:rsid w:val="00D6271E"/>
    <w:rsid w:val="00D62C39"/>
    <w:rsid w:val="00D62C54"/>
    <w:rsid w:val="00D62CFA"/>
    <w:rsid w:val="00D62FF0"/>
    <w:rsid w:val="00D63394"/>
    <w:rsid w:val="00D63720"/>
    <w:rsid w:val="00D63DEC"/>
    <w:rsid w:val="00D63FE1"/>
    <w:rsid w:val="00D64D8B"/>
    <w:rsid w:val="00D64E42"/>
    <w:rsid w:val="00D653C6"/>
    <w:rsid w:val="00D65BC8"/>
    <w:rsid w:val="00D65FFB"/>
    <w:rsid w:val="00D66046"/>
    <w:rsid w:val="00D6606A"/>
    <w:rsid w:val="00D66837"/>
    <w:rsid w:val="00D66AAA"/>
    <w:rsid w:val="00D679DC"/>
    <w:rsid w:val="00D67B18"/>
    <w:rsid w:val="00D70424"/>
    <w:rsid w:val="00D70FD2"/>
    <w:rsid w:val="00D71055"/>
    <w:rsid w:val="00D7105E"/>
    <w:rsid w:val="00D7127E"/>
    <w:rsid w:val="00D71FCE"/>
    <w:rsid w:val="00D72010"/>
    <w:rsid w:val="00D72291"/>
    <w:rsid w:val="00D7248F"/>
    <w:rsid w:val="00D7290C"/>
    <w:rsid w:val="00D72ADF"/>
    <w:rsid w:val="00D72D5A"/>
    <w:rsid w:val="00D72ECE"/>
    <w:rsid w:val="00D73078"/>
    <w:rsid w:val="00D73598"/>
    <w:rsid w:val="00D739BC"/>
    <w:rsid w:val="00D73A31"/>
    <w:rsid w:val="00D73AFC"/>
    <w:rsid w:val="00D740BE"/>
    <w:rsid w:val="00D740F9"/>
    <w:rsid w:val="00D75611"/>
    <w:rsid w:val="00D75DCA"/>
    <w:rsid w:val="00D75F2E"/>
    <w:rsid w:val="00D7667F"/>
    <w:rsid w:val="00D76D0E"/>
    <w:rsid w:val="00D76E5B"/>
    <w:rsid w:val="00D771AD"/>
    <w:rsid w:val="00D775C1"/>
    <w:rsid w:val="00D77908"/>
    <w:rsid w:val="00D77982"/>
    <w:rsid w:val="00D77984"/>
    <w:rsid w:val="00D80295"/>
    <w:rsid w:val="00D80348"/>
    <w:rsid w:val="00D8057E"/>
    <w:rsid w:val="00D806AE"/>
    <w:rsid w:val="00D806B5"/>
    <w:rsid w:val="00D80751"/>
    <w:rsid w:val="00D81101"/>
    <w:rsid w:val="00D81685"/>
    <w:rsid w:val="00D81717"/>
    <w:rsid w:val="00D81A83"/>
    <w:rsid w:val="00D81B02"/>
    <w:rsid w:val="00D824B4"/>
    <w:rsid w:val="00D82F81"/>
    <w:rsid w:val="00D830F5"/>
    <w:rsid w:val="00D83134"/>
    <w:rsid w:val="00D832FA"/>
    <w:rsid w:val="00D8376E"/>
    <w:rsid w:val="00D83BA7"/>
    <w:rsid w:val="00D83D02"/>
    <w:rsid w:val="00D83D36"/>
    <w:rsid w:val="00D83D38"/>
    <w:rsid w:val="00D83FC3"/>
    <w:rsid w:val="00D8406F"/>
    <w:rsid w:val="00D841AE"/>
    <w:rsid w:val="00D842D1"/>
    <w:rsid w:val="00D8446E"/>
    <w:rsid w:val="00D8457D"/>
    <w:rsid w:val="00D84C00"/>
    <w:rsid w:val="00D853CD"/>
    <w:rsid w:val="00D854EB"/>
    <w:rsid w:val="00D85861"/>
    <w:rsid w:val="00D85993"/>
    <w:rsid w:val="00D85D95"/>
    <w:rsid w:val="00D86A97"/>
    <w:rsid w:val="00D86EF8"/>
    <w:rsid w:val="00D873F7"/>
    <w:rsid w:val="00D87441"/>
    <w:rsid w:val="00D901DF"/>
    <w:rsid w:val="00D909AD"/>
    <w:rsid w:val="00D90C03"/>
    <w:rsid w:val="00D90E57"/>
    <w:rsid w:val="00D9135F"/>
    <w:rsid w:val="00D91B8D"/>
    <w:rsid w:val="00D91ED3"/>
    <w:rsid w:val="00D92F5B"/>
    <w:rsid w:val="00D9314D"/>
    <w:rsid w:val="00D931A5"/>
    <w:rsid w:val="00D93235"/>
    <w:rsid w:val="00D93310"/>
    <w:rsid w:val="00D93428"/>
    <w:rsid w:val="00D93799"/>
    <w:rsid w:val="00D93817"/>
    <w:rsid w:val="00D93A11"/>
    <w:rsid w:val="00D93B04"/>
    <w:rsid w:val="00D9427E"/>
    <w:rsid w:val="00D946DF"/>
    <w:rsid w:val="00D9476D"/>
    <w:rsid w:val="00D9484F"/>
    <w:rsid w:val="00D948C3"/>
    <w:rsid w:val="00D9494E"/>
    <w:rsid w:val="00D94ECD"/>
    <w:rsid w:val="00D958DD"/>
    <w:rsid w:val="00D95985"/>
    <w:rsid w:val="00D95DCB"/>
    <w:rsid w:val="00D9633D"/>
    <w:rsid w:val="00D96A32"/>
    <w:rsid w:val="00D96FA7"/>
    <w:rsid w:val="00D97394"/>
    <w:rsid w:val="00D97840"/>
    <w:rsid w:val="00D97F63"/>
    <w:rsid w:val="00DA0357"/>
    <w:rsid w:val="00DA035C"/>
    <w:rsid w:val="00DA03FC"/>
    <w:rsid w:val="00DA16C3"/>
    <w:rsid w:val="00DA1AD6"/>
    <w:rsid w:val="00DA224D"/>
    <w:rsid w:val="00DA2404"/>
    <w:rsid w:val="00DA252F"/>
    <w:rsid w:val="00DA25BD"/>
    <w:rsid w:val="00DA2829"/>
    <w:rsid w:val="00DA3827"/>
    <w:rsid w:val="00DA405A"/>
    <w:rsid w:val="00DA49B5"/>
    <w:rsid w:val="00DA4EE4"/>
    <w:rsid w:val="00DA541E"/>
    <w:rsid w:val="00DA547B"/>
    <w:rsid w:val="00DA61E0"/>
    <w:rsid w:val="00DA70FB"/>
    <w:rsid w:val="00DA7DC9"/>
    <w:rsid w:val="00DB1860"/>
    <w:rsid w:val="00DB1C19"/>
    <w:rsid w:val="00DB1F53"/>
    <w:rsid w:val="00DB2556"/>
    <w:rsid w:val="00DB2ECA"/>
    <w:rsid w:val="00DB2F53"/>
    <w:rsid w:val="00DB3285"/>
    <w:rsid w:val="00DB37CD"/>
    <w:rsid w:val="00DB389C"/>
    <w:rsid w:val="00DB390A"/>
    <w:rsid w:val="00DB3AB4"/>
    <w:rsid w:val="00DB3FA6"/>
    <w:rsid w:val="00DB4615"/>
    <w:rsid w:val="00DB46A1"/>
    <w:rsid w:val="00DB50DE"/>
    <w:rsid w:val="00DB55BC"/>
    <w:rsid w:val="00DB5972"/>
    <w:rsid w:val="00DB5D33"/>
    <w:rsid w:val="00DB617B"/>
    <w:rsid w:val="00DB6AED"/>
    <w:rsid w:val="00DB6D19"/>
    <w:rsid w:val="00DB74B1"/>
    <w:rsid w:val="00DC0139"/>
    <w:rsid w:val="00DC0654"/>
    <w:rsid w:val="00DC0B86"/>
    <w:rsid w:val="00DC1762"/>
    <w:rsid w:val="00DC2CD1"/>
    <w:rsid w:val="00DC2D87"/>
    <w:rsid w:val="00DC2DAC"/>
    <w:rsid w:val="00DC2E90"/>
    <w:rsid w:val="00DC3E6D"/>
    <w:rsid w:val="00DC4259"/>
    <w:rsid w:val="00DC488A"/>
    <w:rsid w:val="00DC4C14"/>
    <w:rsid w:val="00DC5139"/>
    <w:rsid w:val="00DC535D"/>
    <w:rsid w:val="00DC57D0"/>
    <w:rsid w:val="00DC5B59"/>
    <w:rsid w:val="00DC61B7"/>
    <w:rsid w:val="00DC7370"/>
    <w:rsid w:val="00DD0082"/>
    <w:rsid w:val="00DD036B"/>
    <w:rsid w:val="00DD0603"/>
    <w:rsid w:val="00DD1194"/>
    <w:rsid w:val="00DD1C8F"/>
    <w:rsid w:val="00DD1C96"/>
    <w:rsid w:val="00DD263A"/>
    <w:rsid w:val="00DD2EB5"/>
    <w:rsid w:val="00DD36E6"/>
    <w:rsid w:val="00DD3AE5"/>
    <w:rsid w:val="00DD3DCA"/>
    <w:rsid w:val="00DD4AFF"/>
    <w:rsid w:val="00DD4B15"/>
    <w:rsid w:val="00DD4F99"/>
    <w:rsid w:val="00DD5413"/>
    <w:rsid w:val="00DD5842"/>
    <w:rsid w:val="00DD5F0E"/>
    <w:rsid w:val="00DD6875"/>
    <w:rsid w:val="00DD696D"/>
    <w:rsid w:val="00DD6EDA"/>
    <w:rsid w:val="00DD6F4D"/>
    <w:rsid w:val="00DD76FE"/>
    <w:rsid w:val="00DD786F"/>
    <w:rsid w:val="00DD788B"/>
    <w:rsid w:val="00DD7AA0"/>
    <w:rsid w:val="00DE004A"/>
    <w:rsid w:val="00DE0493"/>
    <w:rsid w:val="00DE049C"/>
    <w:rsid w:val="00DE0CD1"/>
    <w:rsid w:val="00DE10B5"/>
    <w:rsid w:val="00DE12E3"/>
    <w:rsid w:val="00DE18C3"/>
    <w:rsid w:val="00DE1E90"/>
    <w:rsid w:val="00DE21CC"/>
    <w:rsid w:val="00DE2253"/>
    <w:rsid w:val="00DE2361"/>
    <w:rsid w:val="00DE2D90"/>
    <w:rsid w:val="00DE3104"/>
    <w:rsid w:val="00DE38CC"/>
    <w:rsid w:val="00DE3EBC"/>
    <w:rsid w:val="00DE438B"/>
    <w:rsid w:val="00DE43E6"/>
    <w:rsid w:val="00DE484C"/>
    <w:rsid w:val="00DE4A59"/>
    <w:rsid w:val="00DE4E50"/>
    <w:rsid w:val="00DE523E"/>
    <w:rsid w:val="00DE55F0"/>
    <w:rsid w:val="00DE5B78"/>
    <w:rsid w:val="00DE6788"/>
    <w:rsid w:val="00DE6F5C"/>
    <w:rsid w:val="00DE7AEF"/>
    <w:rsid w:val="00DE7B52"/>
    <w:rsid w:val="00DF031D"/>
    <w:rsid w:val="00DF0412"/>
    <w:rsid w:val="00DF0902"/>
    <w:rsid w:val="00DF0E63"/>
    <w:rsid w:val="00DF1736"/>
    <w:rsid w:val="00DF1D22"/>
    <w:rsid w:val="00DF1EF3"/>
    <w:rsid w:val="00DF1F22"/>
    <w:rsid w:val="00DF213D"/>
    <w:rsid w:val="00DF2336"/>
    <w:rsid w:val="00DF23B2"/>
    <w:rsid w:val="00DF2584"/>
    <w:rsid w:val="00DF27E0"/>
    <w:rsid w:val="00DF2934"/>
    <w:rsid w:val="00DF295A"/>
    <w:rsid w:val="00DF2F9B"/>
    <w:rsid w:val="00DF30CD"/>
    <w:rsid w:val="00DF33C3"/>
    <w:rsid w:val="00DF3500"/>
    <w:rsid w:val="00DF3638"/>
    <w:rsid w:val="00DF3A5E"/>
    <w:rsid w:val="00DF3E6A"/>
    <w:rsid w:val="00DF4317"/>
    <w:rsid w:val="00DF457D"/>
    <w:rsid w:val="00DF4654"/>
    <w:rsid w:val="00DF46C8"/>
    <w:rsid w:val="00DF4A18"/>
    <w:rsid w:val="00DF4CFF"/>
    <w:rsid w:val="00DF4D7D"/>
    <w:rsid w:val="00DF52B9"/>
    <w:rsid w:val="00DF5767"/>
    <w:rsid w:val="00DF6176"/>
    <w:rsid w:val="00DF6BBF"/>
    <w:rsid w:val="00DF6D9B"/>
    <w:rsid w:val="00DF6E44"/>
    <w:rsid w:val="00DF6FD7"/>
    <w:rsid w:val="00DF720E"/>
    <w:rsid w:val="00DF7470"/>
    <w:rsid w:val="00DF777B"/>
    <w:rsid w:val="00DF7BF4"/>
    <w:rsid w:val="00E01715"/>
    <w:rsid w:val="00E01C43"/>
    <w:rsid w:val="00E01DF0"/>
    <w:rsid w:val="00E02337"/>
    <w:rsid w:val="00E02A44"/>
    <w:rsid w:val="00E02D32"/>
    <w:rsid w:val="00E02F67"/>
    <w:rsid w:val="00E04411"/>
    <w:rsid w:val="00E0441C"/>
    <w:rsid w:val="00E04AAD"/>
    <w:rsid w:val="00E04AF2"/>
    <w:rsid w:val="00E05173"/>
    <w:rsid w:val="00E0533A"/>
    <w:rsid w:val="00E05411"/>
    <w:rsid w:val="00E0559F"/>
    <w:rsid w:val="00E05647"/>
    <w:rsid w:val="00E05E2E"/>
    <w:rsid w:val="00E05EAE"/>
    <w:rsid w:val="00E06179"/>
    <w:rsid w:val="00E066F7"/>
    <w:rsid w:val="00E069A4"/>
    <w:rsid w:val="00E06AC9"/>
    <w:rsid w:val="00E06E6C"/>
    <w:rsid w:val="00E07106"/>
    <w:rsid w:val="00E07121"/>
    <w:rsid w:val="00E07787"/>
    <w:rsid w:val="00E07FDD"/>
    <w:rsid w:val="00E103B7"/>
    <w:rsid w:val="00E10424"/>
    <w:rsid w:val="00E10948"/>
    <w:rsid w:val="00E10B3F"/>
    <w:rsid w:val="00E10BF5"/>
    <w:rsid w:val="00E10FED"/>
    <w:rsid w:val="00E1118C"/>
    <w:rsid w:val="00E1156C"/>
    <w:rsid w:val="00E11F53"/>
    <w:rsid w:val="00E11F85"/>
    <w:rsid w:val="00E12033"/>
    <w:rsid w:val="00E12563"/>
    <w:rsid w:val="00E1266F"/>
    <w:rsid w:val="00E1273C"/>
    <w:rsid w:val="00E12801"/>
    <w:rsid w:val="00E12A68"/>
    <w:rsid w:val="00E12CE3"/>
    <w:rsid w:val="00E13BC3"/>
    <w:rsid w:val="00E13D40"/>
    <w:rsid w:val="00E142A7"/>
    <w:rsid w:val="00E14534"/>
    <w:rsid w:val="00E14D08"/>
    <w:rsid w:val="00E150CB"/>
    <w:rsid w:val="00E150CD"/>
    <w:rsid w:val="00E15543"/>
    <w:rsid w:val="00E15DA8"/>
    <w:rsid w:val="00E16412"/>
    <w:rsid w:val="00E16946"/>
    <w:rsid w:val="00E17B5B"/>
    <w:rsid w:val="00E2002E"/>
    <w:rsid w:val="00E20215"/>
    <w:rsid w:val="00E20538"/>
    <w:rsid w:val="00E206E9"/>
    <w:rsid w:val="00E20ED0"/>
    <w:rsid w:val="00E217FB"/>
    <w:rsid w:val="00E21D61"/>
    <w:rsid w:val="00E222A5"/>
    <w:rsid w:val="00E22329"/>
    <w:rsid w:val="00E22645"/>
    <w:rsid w:val="00E22D2B"/>
    <w:rsid w:val="00E22F5A"/>
    <w:rsid w:val="00E230C7"/>
    <w:rsid w:val="00E24353"/>
    <w:rsid w:val="00E24AC2"/>
    <w:rsid w:val="00E24E28"/>
    <w:rsid w:val="00E2512A"/>
    <w:rsid w:val="00E25F55"/>
    <w:rsid w:val="00E266FC"/>
    <w:rsid w:val="00E2687E"/>
    <w:rsid w:val="00E2693A"/>
    <w:rsid w:val="00E26A22"/>
    <w:rsid w:val="00E26CCE"/>
    <w:rsid w:val="00E26CD9"/>
    <w:rsid w:val="00E26F94"/>
    <w:rsid w:val="00E27439"/>
    <w:rsid w:val="00E275B4"/>
    <w:rsid w:val="00E275F7"/>
    <w:rsid w:val="00E27610"/>
    <w:rsid w:val="00E278B4"/>
    <w:rsid w:val="00E27D9A"/>
    <w:rsid w:val="00E30B89"/>
    <w:rsid w:val="00E30DDA"/>
    <w:rsid w:val="00E3152D"/>
    <w:rsid w:val="00E31908"/>
    <w:rsid w:val="00E31985"/>
    <w:rsid w:val="00E31C39"/>
    <w:rsid w:val="00E3219A"/>
    <w:rsid w:val="00E32212"/>
    <w:rsid w:val="00E327A6"/>
    <w:rsid w:val="00E327F6"/>
    <w:rsid w:val="00E33F5C"/>
    <w:rsid w:val="00E345A8"/>
    <w:rsid w:val="00E346EC"/>
    <w:rsid w:val="00E34BD7"/>
    <w:rsid w:val="00E34F0F"/>
    <w:rsid w:val="00E34FDE"/>
    <w:rsid w:val="00E35632"/>
    <w:rsid w:val="00E35AC9"/>
    <w:rsid w:val="00E35C38"/>
    <w:rsid w:val="00E35E2A"/>
    <w:rsid w:val="00E364C0"/>
    <w:rsid w:val="00E36A4D"/>
    <w:rsid w:val="00E36EBC"/>
    <w:rsid w:val="00E36F1A"/>
    <w:rsid w:val="00E372A9"/>
    <w:rsid w:val="00E4094D"/>
    <w:rsid w:val="00E40A99"/>
    <w:rsid w:val="00E419E9"/>
    <w:rsid w:val="00E420B4"/>
    <w:rsid w:val="00E42156"/>
    <w:rsid w:val="00E42232"/>
    <w:rsid w:val="00E42477"/>
    <w:rsid w:val="00E430E1"/>
    <w:rsid w:val="00E43109"/>
    <w:rsid w:val="00E43223"/>
    <w:rsid w:val="00E432E8"/>
    <w:rsid w:val="00E43829"/>
    <w:rsid w:val="00E442A3"/>
    <w:rsid w:val="00E44432"/>
    <w:rsid w:val="00E449D9"/>
    <w:rsid w:val="00E44B27"/>
    <w:rsid w:val="00E44F29"/>
    <w:rsid w:val="00E45110"/>
    <w:rsid w:val="00E456DC"/>
    <w:rsid w:val="00E45A17"/>
    <w:rsid w:val="00E45A2A"/>
    <w:rsid w:val="00E45C67"/>
    <w:rsid w:val="00E463B9"/>
    <w:rsid w:val="00E46D0E"/>
    <w:rsid w:val="00E47566"/>
    <w:rsid w:val="00E4769E"/>
    <w:rsid w:val="00E4793D"/>
    <w:rsid w:val="00E47A0D"/>
    <w:rsid w:val="00E47CA5"/>
    <w:rsid w:val="00E503A9"/>
    <w:rsid w:val="00E504E0"/>
    <w:rsid w:val="00E51756"/>
    <w:rsid w:val="00E519AA"/>
    <w:rsid w:val="00E52432"/>
    <w:rsid w:val="00E52E84"/>
    <w:rsid w:val="00E5309F"/>
    <w:rsid w:val="00E53180"/>
    <w:rsid w:val="00E53468"/>
    <w:rsid w:val="00E537C1"/>
    <w:rsid w:val="00E53866"/>
    <w:rsid w:val="00E53BCF"/>
    <w:rsid w:val="00E541FA"/>
    <w:rsid w:val="00E542EE"/>
    <w:rsid w:val="00E5458E"/>
    <w:rsid w:val="00E55103"/>
    <w:rsid w:val="00E5531D"/>
    <w:rsid w:val="00E55926"/>
    <w:rsid w:val="00E55B63"/>
    <w:rsid w:val="00E55BD1"/>
    <w:rsid w:val="00E56563"/>
    <w:rsid w:val="00E56C4F"/>
    <w:rsid w:val="00E56D8B"/>
    <w:rsid w:val="00E56FEA"/>
    <w:rsid w:val="00E57347"/>
    <w:rsid w:val="00E576F5"/>
    <w:rsid w:val="00E57868"/>
    <w:rsid w:val="00E57B6B"/>
    <w:rsid w:val="00E6012B"/>
    <w:rsid w:val="00E609E7"/>
    <w:rsid w:val="00E60D0E"/>
    <w:rsid w:val="00E61094"/>
    <w:rsid w:val="00E611F2"/>
    <w:rsid w:val="00E616DD"/>
    <w:rsid w:val="00E61DE8"/>
    <w:rsid w:val="00E62C7B"/>
    <w:rsid w:val="00E62C95"/>
    <w:rsid w:val="00E62CED"/>
    <w:rsid w:val="00E6302D"/>
    <w:rsid w:val="00E63511"/>
    <w:rsid w:val="00E63954"/>
    <w:rsid w:val="00E63B34"/>
    <w:rsid w:val="00E64046"/>
    <w:rsid w:val="00E641DE"/>
    <w:rsid w:val="00E645D0"/>
    <w:rsid w:val="00E65D90"/>
    <w:rsid w:val="00E65E2C"/>
    <w:rsid w:val="00E6616F"/>
    <w:rsid w:val="00E6627D"/>
    <w:rsid w:val="00E66534"/>
    <w:rsid w:val="00E66771"/>
    <w:rsid w:val="00E667A7"/>
    <w:rsid w:val="00E66938"/>
    <w:rsid w:val="00E66B2A"/>
    <w:rsid w:val="00E66C4E"/>
    <w:rsid w:val="00E66EAE"/>
    <w:rsid w:val="00E67163"/>
    <w:rsid w:val="00E6738C"/>
    <w:rsid w:val="00E675B5"/>
    <w:rsid w:val="00E67612"/>
    <w:rsid w:val="00E676EC"/>
    <w:rsid w:val="00E6776B"/>
    <w:rsid w:val="00E67834"/>
    <w:rsid w:val="00E7032E"/>
    <w:rsid w:val="00E70F0B"/>
    <w:rsid w:val="00E71166"/>
    <w:rsid w:val="00E714A4"/>
    <w:rsid w:val="00E715C6"/>
    <w:rsid w:val="00E719F5"/>
    <w:rsid w:val="00E7295E"/>
    <w:rsid w:val="00E72CC5"/>
    <w:rsid w:val="00E7330A"/>
    <w:rsid w:val="00E7361A"/>
    <w:rsid w:val="00E73696"/>
    <w:rsid w:val="00E739CF"/>
    <w:rsid w:val="00E73AF5"/>
    <w:rsid w:val="00E73C09"/>
    <w:rsid w:val="00E73F0A"/>
    <w:rsid w:val="00E73FF2"/>
    <w:rsid w:val="00E74395"/>
    <w:rsid w:val="00E748AA"/>
    <w:rsid w:val="00E74A76"/>
    <w:rsid w:val="00E751DF"/>
    <w:rsid w:val="00E75374"/>
    <w:rsid w:val="00E75DDB"/>
    <w:rsid w:val="00E761B2"/>
    <w:rsid w:val="00E762EA"/>
    <w:rsid w:val="00E76614"/>
    <w:rsid w:val="00E766F7"/>
    <w:rsid w:val="00E77013"/>
    <w:rsid w:val="00E77CA9"/>
    <w:rsid w:val="00E77CCA"/>
    <w:rsid w:val="00E77DC0"/>
    <w:rsid w:val="00E77F60"/>
    <w:rsid w:val="00E8002D"/>
    <w:rsid w:val="00E80186"/>
    <w:rsid w:val="00E802A6"/>
    <w:rsid w:val="00E80877"/>
    <w:rsid w:val="00E809BC"/>
    <w:rsid w:val="00E80A75"/>
    <w:rsid w:val="00E8145F"/>
    <w:rsid w:val="00E816F3"/>
    <w:rsid w:val="00E81D69"/>
    <w:rsid w:val="00E81F38"/>
    <w:rsid w:val="00E820DD"/>
    <w:rsid w:val="00E82210"/>
    <w:rsid w:val="00E8262C"/>
    <w:rsid w:val="00E82CCD"/>
    <w:rsid w:val="00E836F8"/>
    <w:rsid w:val="00E83C3A"/>
    <w:rsid w:val="00E842E5"/>
    <w:rsid w:val="00E8499E"/>
    <w:rsid w:val="00E84A0F"/>
    <w:rsid w:val="00E84A8D"/>
    <w:rsid w:val="00E84B6B"/>
    <w:rsid w:val="00E84D16"/>
    <w:rsid w:val="00E850F6"/>
    <w:rsid w:val="00E8528C"/>
    <w:rsid w:val="00E85A16"/>
    <w:rsid w:val="00E85E7C"/>
    <w:rsid w:val="00E86163"/>
    <w:rsid w:val="00E86359"/>
    <w:rsid w:val="00E86D71"/>
    <w:rsid w:val="00E86EC2"/>
    <w:rsid w:val="00E87037"/>
    <w:rsid w:val="00E877A5"/>
    <w:rsid w:val="00E87C59"/>
    <w:rsid w:val="00E903D8"/>
    <w:rsid w:val="00E91453"/>
    <w:rsid w:val="00E91574"/>
    <w:rsid w:val="00E91BEF"/>
    <w:rsid w:val="00E92004"/>
    <w:rsid w:val="00E92086"/>
    <w:rsid w:val="00E9230B"/>
    <w:rsid w:val="00E92311"/>
    <w:rsid w:val="00E93251"/>
    <w:rsid w:val="00E932EF"/>
    <w:rsid w:val="00E9331C"/>
    <w:rsid w:val="00E93584"/>
    <w:rsid w:val="00E939D7"/>
    <w:rsid w:val="00E939F3"/>
    <w:rsid w:val="00E93D74"/>
    <w:rsid w:val="00E942CB"/>
    <w:rsid w:val="00E9447A"/>
    <w:rsid w:val="00E94A07"/>
    <w:rsid w:val="00E94E31"/>
    <w:rsid w:val="00E94EC6"/>
    <w:rsid w:val="00E957DA"/>
    <w:rsid w:val="00E9599B"/>
    <w:rsid w:val="00E968B6"/>
    <w:rsid w:val="00E96BE3"/>
    <w:rsid w:val="00E96BF9"/>
    <w:rsid w:val="00E96F7B"/>
    <w:rsid w:val="00E97639"/>
    <w:rsid w:val="00E97A40"/>
    <w:rsid w:val="00E97D2E"/>
    <w:rsid w:val="00E97D90"/>
    <w:rsid w:val="00E97FFC"/>
    <w:rsid w:val="00EA0205"/>
    <w:rsid w:val="00EA1047"/>
    <w:rsid w:val="00EA119D"/>
    <w:rsid w:val="00EA1A6B"/>
    <w:rsid w:val="00EA1BFF"/>
    <w:rsid w:val="00EA2FBB"/>
    <w:rsid w:val="00EA3F9E"/>
    <w:rsid w:val="00EA4241"/>
    <w:rsid w:val="00EA4701"/>
    <w:rsid w:val="00EA49D5"/>
    <w:rsid w:val="00EA4DD6"/>
    <w:rsid w:val="00EA574F"/>
    <w:rsid w:val="00EA5B1C"/>
    <w:rsid w:val="00EA6278"/>
    <w:rsid w:val="00EA6B5D"/>
    <w:rsid w:val="00EA6CD8"/>
    <w:rsid w:val="00EA73CD"/>
    <w:rsid w:val="00EA780C"/>
    <w:rsid w:val="00EA7FF5"/>
    <w:rsid w:val="00EB0685"/>
    <w:rsid w:val="00EB081D"/>
    <w:rsid w:val="00EB0F8F"/>
    <w:rsid w:val="00EB19E3"/>
    <w:rsid w:val="00EB1B6F"/>
    <w:rsid w:val="00EB29D4"/>
    <w:rsid w:val="00EB2E5D"/>
    <w:rsid w:val="00EB312C"/>
    <w:rsid w:val="00EB3132"/>
    <w:rsid w:val="00EB34D4"/>
    <w:rsid w:val="00EB3782"/>
    <w:rsid w:val="00EB3C5F"/>
    <w:rsid w:val="00EB4444"/>
    <w:rsid w:val="00EB4CD3"/>
    <w:rsid w:val="00EB508E"/>
    <w:rsid w:val="00EB52AE"/>
    <w:rsid w:val="00EB6274"/>
    <w:rsid w:val="00EB672D"/>
    <w:rsid w:val="00EB6BF2"/>
    <w:rsid w:val="00EB6C62"/>
    <w:rsid w:val="00EB6CD6"/>
    <w:rsid w:val="00EB7225"/>
    <w:rsid w:val="00EB7244"/>
    <w:rsid w:val="00EB750A"/>
    <w:rsid w:val="00EC04C9"/>
    <w:rsid w:val="00EC0C05"/>
    <w:rsid w:val="00EC0D26"/>
    <w:rsid w:val="00EC1433"/>
    <w:rsid w:val="00EC15A3"/>
    <w:rsid w:val="00EC15AE"/>
    <w:rsid w:val="00EC1776"/>
    <w:rsid w:val="00EC1980"/>
    <w:rsid w:val="00EC1F10"/>
    <w:rsid w:val="00EC24AB"/>
    <w:rsid w:val="00EC2B72"/>
    <w:rsid w:val="00EC2ECA"/>
    <w:rsid w:val="00EC3A2F"/>
    <w:rsid w:val="00EC3D7A"/>
    <w:rsid w:val="00EC3F2F"/>
    <w:rsid w:val="00EC4112"/>
    <w:rsid w:val="00EC41C1"/>
    <w:rsid w:val="00EC44B7"/>
    <w:rsid w:val="00EC5521"/>
    <w:rsid w:val="00EC7094"/>
    <w:rsid w:val="00EC734C"/>
    <w:rsid w:val="00EC75FF"/>
    <w:rsid w:val="00ED030F"/>
    <w:rsid w:val="00ED076B"/>
    <w:rsid w:val="00ED0790"/>
    <w:rsid w:val="00ED11E7"/>
    <w:rsid w:val="00ED1CFC"/>
    <w:rsid w:val="00ED1F97"/>
    <w:rsid w:val="00ED26EB"/>
    <w:rsid w:val="00ED2A58"/>
    <w:rsid w:val="00ED2F31"/>
    <w:rsid w:val="00ED2F94"/>
    <w:rsid w:val="00ED3836"/>
    <w:rsid w:val="00ED3A5E"/>
    <w:rsid w:val="00ED4561"/>
    <w:rsid w:val="00ED4F11"/>
    <w:rsid w:val="00ED520F"/>
    <w:rsid w:val="00ED530D"/>
    <w:rsid w:val="00ED599D"/>
    <w:rsid w:val="00ED5DCD"/>
    <w:rsid w:val="00ED6B7E"/>
    <w:rsid w:val="00ED6BD5"/>
    <w:rsid w:val="00ED6DE9"/>
    <w:rsid w:val="00ED731D"/>
    <w:rsid w:val="00ED7640"/>
    <w:rsid w:val="00ED7742"/>
    <w:rsid w:val="00ED776C"/>
    <w:rsid w:val="00ED78AF"/>
    <w:rsid w:val="00ED7929"/>
    <w:rsid w:val="00ED7DB0"/>
    <w:rsid w:val="00EE0237"/>
    <w:rsid w:val="00EE03B4"/>
    <w:rsid w:val="00EE05AA"/>
    <w:rsid w:val="00EE0604"/>
    <w:rsid w:val="00EE1235"/>
    <w:rsid w:val="00EE1C70"/>
    <w:rsid w:val="00EE2919"/>
    <w:rsid w:val="00EE3F46"/>
    <w:rsid w:val="00EE4A99"/>
    <w:rsid w:val="00EE4D42"/>
    <w:rsid w:val="00EE4E91"/>
    <w:rsid w:val="00EE50A7"/>
    <w:rsid w:val="00EE58EE"/>
    <w:rsid w:val="00EE60E4"/>
    <w:rsid w:val="00EE6E32"/>
    <w:rsid w:val="00EE720E"/>
    <w:rsid w:val="00EE78D6"/>
    <w:rsid w:val="00EF01D2"/>
    <w:rsid w:val="00EF02EA"/>
    <w:rsid w:val="00EF22C0"/>
    <w:rsid w:val="00EF2366"/>
    <w:rsid w:val="00EF2370"/>
    <w:rsid w:val="00EF28EE"/>
    <w:rsid w:val="00EF2997"/>
    <w:rsid w:val="00EF2AD6"/>
    <w:rsid w:val="00EF2C27"/>
    <w:rsid w:val="00EF2D6D"/>
    <w:rsid w:val="00EF30A3"/>
    <w:rsid w:val="00EF30D2"/>
    <w:rsid w:val="00EF30FE"/>
    <w:rsid w:val="00EF3359"/>
    <w:rsid w:val="00EF34F7"/>
    <w:rsid w:val="00EF3C21"/>
    <w:rsid w:val="00EF4236"/>
    <w:rsid w:val="00EF4B52"/>
    <w:rsid w:val="00EF4DF7"/>
    <w:rsid w:val="00EF4E56"/>
    <w:rsid w:val="00EF4F1B"/>
    <w:rsid w:val="00EF50D9"/>
    <w:rsid w:val="00EF53DA"/>
    <w:rsid w:val="00EF5630"/>
    <w:rsid w:val="00EF5978"/>
    <w:rsid w:val="00EF5CC1"/>
    <w:rsid w:val="00EF5D40"/>
    <w:rsid w:val="00EF6385"/>
    <w:rsid w:val="00EF63B5"/>
    <w:rsid w:val="00EF64A8"/>
    <w:rsid w:val="00EF6F61"/>
    <w:rsid w:val="00EF705A"/>
    <w:rsid w:val="00EF720B"/>
    <w:rsid w:val="00EF76DA"/>
    <w:rsid w:val="00EF770D"/>
    <w:rsid w:val="00EF79B3"/>
    <w:rsid w:val="00EF7E1D"/>
    <w:rsid w:val="00F0082E"/>
    <w:rsid w:val="00F01BB2"/>
    <w:rsid w:val="00F01F7A"/>
    <w:rsid w:val="00F02673"/>
    <w:rsid w:val="00F027CC"/>
    <w:rsid w:val="00F0290D"/>
    <w:rsid w:val="00F02957"/>
    <w:rsid w:val="00F02A30"/>
    <w:rsid w:val="00F02CB8"/>
    <w:rsid w:val="00F02E3C"/>
    <w:rsid w:val="00F034A5"/>
    <w:rsid w:val="00F03E00"/>
    <w:rsid w:val="00F03FBA"/>
    <w:rsid w:val="00F04132"/>
    <w:rsid w:val="00F042AC"/>
    <w:rsid w:val="00F04ACD"/>
    <w:rsid w:val="00F04B5A"/>
    <w:rsid w:val="00F0566E"/>
    <w:rsid w:val="00F05E87"/>
    <w:rsid w:val="00F05E9F"/>
    <w:rsid w:val="00F06A02"/>
    <w:rsid w:val="00F06D56"/>
    <w:rsid w:val="00F06DA7"/>
    <w:rsid w:val="00F073CB"/>
    <w:rsid w:val="00F136F2"/>
    <w:rsid w:val="00F143C2"/>
    <w:rsid w:val="00F144D2"/>
    <w:rsid w:val="00F14562"/>
    <w:rsid w:val="00F15505"/>
    <w:rsid w:val="00F15868"/>
    <w:rsid w:val="00F15875"/>
    <w:rsid w:val="00F15F76"/>
    <w:rsid w:val="00F16A6C"/>
    <w:rsid w:val="00F16D34"/>
    <w:rsid w:val="00F16E10"/>
    <w:rsid w:val="00F17308"/>
    <w:rsid w:val="00F17872"/>
    <w:rsid w:val="00F17C5B"/>
    <w:rsid w:val="00F203C5"/>
    <w:rsid w:val="00F203F2"/>
    <w:rsid w:val="00F20424"/>
    <w:rsid w:val="00F20D28"/>
    <w:rsid w:val="00F20D72"/>
    <w:rsid w:val="00F218C4"/>
    <w:rsid w:val="00F21D9B"/>
    <w:rsid w:val="00F21EB6"/>
    <w:rsid w:val="00F220D5"/>
    <w:rsid w:val="00F22461"/>
    <w:rsid w:val="00F22839"/>
    <w:rsid w:val="00F22E78"/>
    <w:rsid w:val="00F238CC"/>
    <w:rsid w:val="00F23B0E"/>
    <w:rsid w:val="00F2411E"/>
    <w:rsid w:val="00F2463A"/>
    <w:rsid w:val="00F24B6A"/>
    <w:rsid w:val="00F26A94"/>
    <w:rsid w:val="00F2707E"/>
    <w:rsid w:val="00F271A0"/>
    <w:rsid w:val="00F27700"/>
    <w:rsid w:val="00F27AF5"/>
    <w:rsid w:val="00F27DC0"/>
    <w:rsid w:val="00F27FDA"/>
    <w:rsid w:val="00F300D3"/>
    <w:rsid w:val="00F30296"/>
    <w:rsid w:val="00F3106A"/>
    <w:rsid w:val="00F315EE"/>
    <w:rsid w:val="00F31CC4"/>
    <w:rsid w:val="00F325FE"/>
    <w:rsid w:val="00F3294E"/>
    <w:rsid w:val="00F33177"/>
    <w:rsid w:val="00F332DA"/>
    <w:rsid w:val="00F33703"/>
    <w:rsid w:val="00F33877"/>
    <w:rsid w:val="00F338EB"/>
    <w:rsid w:val="00F33CA3"/>
    <w:rsid w:val="00F33E1E"/>
    <w:rsid w:val="00F33FA5"/>
    <w:rsid w:val="00F346DB"/>
    <w:rsid w:val="00F34790"/>
    <w:rsid w:val="00F34D37"/>
    <w:rsid w:val="00F35177"/>
    <w:rsid w:val="00F352D3"/>
    <w:rsid w:val="00F35453"/>
    <w:rsid w:val="00F354FB"/>
    <w:rsid w:val="00F35ADF"/>
    <w:rsid w:val="00F35CA1"/>
    <w:rsid w:val="00F35D41"/>
    <w:rsid w:val="00F362B4"/>
    <w:rsid w:val="00F36952"/>
    <w:rsid w:val="00F36C90"/>
    <w:rsid w:val="00F376AD"/>
    <w:rsid w:val="00F37732"/>
    <w:rsid w:val="00F379F0"/>
    <w:rsid w:val="00F37AE4"/>
    <w:rsid w:val="00F406B0"/>
    <w:rsid w:val="00F40909"/>
    <w:rsid w:val="00F41124"/>
    <w:rsid w:val="00F412F6"/>
    <w:rsid w:val="00F417B0"/>
    <w:rsid w:val="00F41BAD"/>
    <w:rsid w:val="00F41DCC"/>
    <w:rsid w:val="00F42342"/>
    <w:rsid w:val="00F4254D"/>
    <w:rsid w:val="00F42633"/>
    <w:rsid w:val="00F426EF"/>
    <w:rsid w:val="00F42909"/>
    <w:rsid w:val="00F42D1B"/>
    <w:rsid w:val="00F42FB4"/>
    <w:rsid w:val="00F44440"/>
    <w:rsid w:val="00F4447F"/>
    <w:rsid w:val="00F4466B"/>
    <w:rsid w:val="00F45158"/>
    <w:rsid w:val="00F4595C"/>
    <w:rsid w:val="00F45966"/>
    <w:rsid w:val="00F459D5"/>
    <w:rsid w:val="00F464E0"/>
    <w:rsid w:val="00F46553"/>
    <w:rsid w:val="00F46812"/>
    <w:rsid w:val="00F46BFC"/>
    <w:rsid w:val="00F477F0"/>
    <w:rsid w:val="00F50779"/>
    <w:rsid w:val="00F5096F"/>
    <w:rsid w:val="00F5097D"/>
    <w:rsid w:val="00F51043"/>
    <w:rsid w:val="00F511F6"/>
    <w:rsid w:val="00F5194B"/>
    <w:rsid w:val="00F526FC"/>
    <w:rsid w:val="00F52809"/>
    <w:rsid w:val="00F52982"/>
    <w:rsid w:val="00F53810"/>
    <w:rsid w:val="00F53C7E"/>
    <w:rsid w:val="00F53FEC"/>
    <w:rsid w:val="00F540A1"/>
    <w:rsid w:val="00F54851"/>
    <w:rsid w:val="00F54C04"/>
    <w:rsid w:val="00F5501D"/>
    <w:rsid w:val="00F550A3"/>
    <w:rsid w:val="00F555A2"/>
    <w:rsid w:val="00F55683"/>
    <w:rsid w:val="00F55A11"/>
    <w:rsid w:val="00F55E1C"/>
    <w:rsid w:val="00F55ECF"/>
    <w:rsid w:val="00F56783"/>
    <w:rsid w:val="00F56A9A"/>
    <w:rsid w:val="00F571BB"/>
    <w:rsid w:val="00F571DF"/>
    <w:rsid w:val="00F57208"/>
    <w:rsid w:val="00F57714"/>
    <w:rsid w:val="00F5794E"/>
    <w:rsid w:val="00F57FFD"/>
    <w:rsid w:val="00F6037A"/>
    <w:rsid w:val="00F605CE"/>
    <w:rsid w:val="00F608C7"/>
    <w:rsid w:val="00F60DC8"/>
    <w:rsid w:val="00F61768"/>
    <w:rsid w:val="00F618EE"/>
    <w:rsid w:val="00F628CF"/>
    <w:rsid w:val="00F62C9C"/>
    <w:rsid w:val="00F62E88"/>
    <w:rsid w:val="00F63320"/>
    <w:rsid w:val="00F6388A"/>
    <w:rsid w:val="00F63AE9"/>
    <w:rsid w:val="00F63E52"/>
    <w:rsid w:val="00F641A4"/>
    <w:rsid w:val="00F64892"/>
    <w:rsid w:val="00F6489A"/>
    <w:rsid w:val="00F64E79"/>
    <w:rsid w:val="00F64F25"/>
    <w:rsid w:val="00F65444"/>
    <w:rsid w:val="00F65970"/>
    <w:rsid w:val="00F65FE8"/>
    <w:rsid w:val="00F6616E"/>
    <w:rsid w:val="00F66B1D"/>
    <w:rsid w:val="00F671C4"/>
    <w:rsid w:val="00F67D3D"/>
    <w:rsid w:val="00F705ED"/>
    <w:rsid w:val="00F70687"/>
    <w:rsid w:val="00F708E5"/>
    <w:rsid w:val="00F70C4D"/>
    <w:rsid w:val="00F70D86"/>
    <w:rsid w:val="00F71266"/>
    <w:rsid w:val="00F71297"/>
    <w:rsid w:val="00F7187E"/>
    <w:rsid w:val="00F71A66"/>
    <w:rsid w:val="00F71A6B"/>
    <w:rsid w:val="00F71F92"/>
    <w:rsid w:val="00F72314"/>
    <w:rsid w:val="00F72508"/>
    <w:rsid w:val="00F725A3"/>
    <w:rsid w:val="00F72E0C"/>
    <w:rsid w:val="00F72F62"/>
    <w:rsid w:val="00F73111"/>
    <w:rsid w:val="00F74AD1"/>
    <w:rsid w:val="00F7523C"/>
    <w:rsid w:val="00F75938"/>
    <w:rsid w:val="00F7596F"/>
    <w:rsid w:val="00F759D3"/>
    <w:rsid w:val="00F75CFD"/>
    <w:rsid w:val="00F76621"/>
    <w:rsid w:val="00F76E1E"/>
    <w:rsid w:val="00F7709C"/>
    <w:rsid w:val="00F770EC"/>
    <w:rsid w:val="00F7747E"/>
    <w:rsid w:val="00F7764C"/>
    <w:rsid w:val="00F817D4"/>
    <w:rsid w:val="00F8236A"/>
    <w:rsid w:val="00F8247C"/>
    <w:rsid w:val="00F82858"/>
    <w:rsid w:val="00F83171"/>
    <w:rsid w:val="00F832CB"/>
    <w:rsid w:val="00F8336C"/>
    <w:rsid w:val="00F834C6"/>
    <w:rsid w:val="00F840FF"/>
    <w:rsid w:val="00F841C8"/>
    <w:rsid w:val="00F84206"/>
    <w:rsid w:val="00F84298"/>
    <w:rsid w:val="00F84397"/>
    <w:rsid w:val="00F84814"/>
    <w:rsid w:val="00F84816"/>
    <w:rsid w:val="00F84845"/>
    <w:rsid w:val="00F851D5"/>
    <w:rsid w:val="00F8523D"/>
    <w:rsid w:val="00F856BE"/>
    <w:rsid w:val="00F85C7E"/>
    <w:rsid w:val="00F85F66"/>
    <w:rsid w:val="00F8700C"/>
    <w:rsid w:val="00F87858"/>
    <w:rsid w:val="00F90702"/>
    <w:rsid w:val="00F90805"/>
    <w:rsid w:val="00F9094E"/>
    <w:rsid w:val="00F90B4C"/>
    <w:rsid w:val="00F90B5A"/>
    <w:rsid w:val="00F90D77"/>
    <w:rsid w:val="00F90EF2"/>
    <w:rsid w:val="00F912D0"/>
    <w:rsid w:val="00F915EB"/>
    <w:rsid w:val="00F91B16"/>
    <w:rsid w:val="00F91B78"/>
    <w:rsid w:val="00F91C7C"/>
    <w:rsid w:val="00F925B2"/>
    <w:rsid w:val="00F92A55"/>
    <w:rsid w:val="00F92F07"/>
    <w:rsid w:val="00F930B5"/>
    <w:rsid w:val="00F930D6"/>
    <w:rsid w:val="00F93179"/>
    <w:rsid w:val="00F93EAA"/>
    <w:rsid w:val="00F949C5"/>
    <w:rsid w:val="00F94F1E"/>
    <w:rsid w:val="00F955E3"/>
    <w:rsid w:val="00F95633"/>
    <w:rsid w:val="00F95FB0"/>
    <w:rsid w:val="00F9660F"/>
    <w:rsid w:val="00F9679B"/>
    <w:rsid w:val="00F977FA"/>
    <w:rsid w:val="00F977FB"/>
    <w:rsid w:val="00F97CF0"/>
    <w:rsid w:val="00FA0249"/>
    <w:rsid w:val="00FA04FC"/>
    <w:rsid w:val="00FA08FD"/>
    <w:rsid w:val="00FA0D00"/>
    <w:rsid w:val="00FA1700"/>
    <w:rsid w:val="00FA1B14"/>
    <w:rsid w:val="00FA1E00"/>
    <w:rsid w:val="00FA2786"/>
    <w:rsid w:val="00FA3F8C"/>
    <w:rsid w:val="00FA4D29"/>
    <w:rsid w:val="00FA4D4A"/>
    <w:rsid w:val="00FA4E05"/>
    <w:rsid w:val="00FA50D6"/>
    <w:rsid w:val="00FA56E0"/>
    <w:rsid w:val="00FA59F5"/>
    <w:rsid w:val="00FA62A0"/>
    <w:rsid w:val="00FA6413"/>
    <w:rsid w:val="00FA6BDA"/>
    <w:rsid w:val="00FA6E21"/>
    <w:rsid w:val="00FA6E9C"/>
    <w:rsid w:val="00FA70A6"/>
    <w:rsid w:val="00FA70EC"/>
    <w:rsid w:val="00FA716D"/>
    <w:rsid w:val="00FA72A0"/>
    <w:rsid w:val="00FA72A4"/>
    <w:rsid w:val="00FA7820"/>
    <w:rsid w:val="00FB01BC"/>
    <w:rsid w:val="00FB0AA7"/>
    <w:rsid w:val="00FB0FAC"/>
    <w:rsid w:val="00FB12E5"/>
    <w:rsid w:val="00FB130A"/>
    <w:rsid w:val="00FB15CF"/>
    <w:rsid w:val="00FB1926"/>
    <w:rsid w:val="00FB1A67"/>
    <w:rsid w:val="00FB1AFB"/>
    <w:rsid w:val="00FB1BAE"/>
    <w:rsid w:val="00FB1FF8"/>
    <w:rsid w:val="00FB22A1"/>
    <w:rsid w:val="00FB2399"/>
    <w:rsid w:val="00FB28C2"/>
    <w:rsid w:val="00FB2B18"/>
    <w:rsid w:val="00FB2C62"/>
    <w:rsid w:val="00FB2EAB"/>
    <w:rsid w:val="00FB2EE5"/>
    <w:rsid w:val="00FB31B4"/>
    <w:rsid w:val="00FB3583"/>
    <w:rsid w:val="00FB4229"/>
    <w:rsid w:val="00FB4761"/>
    <w:rsid w:val="00FB4881"/>
    <w:rsid w:val="00FB4901"/>
    <w:rsid w:val="00FB506D"/>
    <w:rsid w:val="00FB511F"/>
    <w:rsid w:val="00FB5AB7"/>
    <w:rsid w:val="00FB5B77"/>
    <w:rsid w:val="00FB64C1"/>
    <w:rsid w:val="00FB656C"/>
    <w:rsid w:val="00FB6739"/>
    <w:rsid w:val="00FB699D"/>
    <w:rsid w:val="00FB6B05"/>
    <w:rsid w:val="00FB6B76"/>
    <w:rsid w:val="00FB74F3"/>
    <w:rsid w:val="00FB75C5"/>
    <w:rsid w:val="00FB7CCE"/>
    <w:rsid w:val="00FC020D"/>
    <w:rsid w:val="00FC0430"/>
    <w:rsid w:val="00FC07E9"/>
    <w:rsid w:val="00FC0E37"/>
    <w:rsid w:val="00FC1106"/>
    <w:rsid w:val="00FC1D96"/>
    <w:rsid w:val="00FC22F3"/>
    <w:rsid w:val="00FC2442"/>
    <w:rsid w:val="00FC2AFC"/>
    <w:rsid w:val="00FC2E35"/>
    <w:rsid w:val="00FC32B5"/>
    <w:rsid w:val="00FC3A18"/>
    <w:rsid w:val="00FC3AEA"/>
    <w:rsid w:val="00FC3B5E"/>
    <w:rsid w:val="00FC3DAD"/>
    <w:rsid w:val="00FC3EAD"/>
    <w:rsid w:val="00FC418B"/>
    <w:rsid w:val="00FC4834"/>
    <w:rsid w:val="00FC4A87"/>
    <w:rsid w:val="00FC516B"/>
    <w:rsid w:val="00FC51D6"/>
    <w:rsid w:val="00FC537B"/>
    <w:rsid w:val="00FC57DB"/>
    <w:rsid w:val="00FC5899"/>
    <w:rsid w:val="00FC592E"/>
    <w:rsid w:val="00FC5AEA"/>
    <w:rsid w:val="00FC622D"/>
    <w:rsid w:val="00FC64A3"/>
    <w:rsid w:val="00FC68C0"/>
    <w:rsid w:val="00FC6DAD"/>
    <w:rsid w:val="00FC7060"/>
    <w:rsid w:val="00FC72D3"/>
    <w:rsid w:val="00FC75F3"/>
    <w:rsid w:val="00FC768A"/>
    <w:rsid w:val="00FC79D0"/>
    <w:rsid w:val="00FC7A11"/>
    <w:rsid w:val="00FC7BD0"/>
    <w:rsid w:val="00FC7E61"/>
    <w:rsid w:val="00FD046A"/>
    <w:rsid w:val="00FD0A03"/>
    <w:rsid w:val="00FD0CE0"/>
    <w:rsid w:val="00FD0FBE"/>
    <w:rsid w:val="00FD1378"/>
    <w:rsid w:val="00FD167E"/>
    <w:rsid w:val="00FD184D"/>
    <w:rsid w:val="00FD19C0"/>
    <w:rsid w:val="00FD21F2"/>
    <w:rsid w:val="00FD2E2E"/>
    <w:rsid w:val="00FD2ED0"/>
    <w:rsid w:val="00FD2F01"/>
    <w:rsid w:val="00FD3223"/>
    <w:rsid w:val="00FD38D0"/>
    <w:rsid w:val="00FD3B4B"/>
    <w:rsid w:val="00FD4206"/>
    <w:rsid w:val="00FD447A"/>
    <w:rsid w:val="00FD45B2"/>
    <w:rsid w:val="00FD463B"/>
    <w:rsid w:val="00FD4E30"/>
    <w:rsid w:val="00FD4FE5"/>
    <w:rsid w:val="00FD509E"/>
    <w:rsid w:val="00FD5128"/>
    <w:rsid w:val="00FD5131"/>
    <w:rsid w:val="00FD51F7"/>
    <w:rsid w:val="00FD5218"/>
    <w:rsid w:val="00FD5511"/>
    <w:rsid w:val="00FD5533"/>
    <w:rsid w:val="00FD5866"/>
    <w:rsid w:val="00FD5AF7"/>
    <w:rsid w:val="00FD6217"/>
    <w:rsid w:val="00FD6551"/>
    <w:rsid w:val="00FD69B5"/>
    <w:rsid w:val="00FD6D7C"/>
    <w:rsid w:val="00FE0B6D"/>
    <w:rsid w:val="00FE0E63"/>
    <w:rsid w:val="00FE1080"/>
    <w:rsid w:val="00FE1660"/>
    <w:rsid w:val="00FE1701"/>
    <w:rsid w:val="00FE1759"/>
    <w:rsid w:val="00FE1989"/>
    <w:rsid w:val="00FE200E"/>
    <w:rsid w:val="00FE246F"/>
    <w:rsid w:val="00FE2518"/>
    <w:rsid w:val="00FE3FFB"/>
    <w:rsid w:val="00FE4694"/>
    <w:rsid w:val="00FE4CB1"/>
    <w:rsid w:val="00FE4CB9"/>
    <w:rsid w:val="00FE513E"/>
    <w:rsid w:val="00FE56DE"/>
    <w:rsid w:val="00FE56DF"/>
    <w:rsid w:val="00FE5A9A"/>
    <w:rsid w:val="00FE5B48"/>
    <w:rsid w:val="00FE5E11"/>
    <w:rsid w:val="00FE5E13"/>
    <w:rsid w:val="00FE6236"/>
    <w:rsid w:val="00FE64B2"/>
    <w:rsid w:val="00FE64DE"/>
    <w:rsid w:val="00FE6AF8"/>
    <w:rsid w:val="00FE6AFA"/>
    <w:rsid w:val="00FE6C12"/>
    <w:rsid w:val="00FE71E0"/>
    <w:rsid w:val="00FE7DFF"/>
    <w:rsid w:val="00FE7F75"/>
    <w:rsid w:val="00FF032D"/>
    <w:rsid w:val="00FF0DF1"/>
    <w:rsid w:val="00FF10A2"/>
    <w:rsid w:val="00FF10E9"/>
    <w:rsid w:val="00FF1134"/>
    <w:rsid w:val="00FF1A8E"/>
    <w:rsid w:val="00FF1AC7"/>
    <w:rsid w:val="00FF277D"/>
    <w:rsid w:val="00FF36D7"/>
    <w:rsid w:val="00FF39F6"/>
    <w:rsid w:val="00FF3A71"/>
    <w:rsid w:val="00FF3B25"/>
    <w:rsid w:val="00FF3F77"/>
    <w:rsid w:val="00FF408F"/>
    <w:rsid w:val="00FF54B3"/>
    <w:rsid w:val="00FF54E6"/>
    <w:rsid w:val="00FF5704"/>
    <w:rsid w:val="00FF5BF2"/>
    <w:rsid w:val="00FF5C0B"/>
    <w:rsid w:val="00FF6366"/>
    <w:rsid w:val="00FF6A6A"/>
    <w:rsid w:val="00FF79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89651B"/>
  <w15:chartTrackingRefBased/>
  <w15:docId w15:val="{74C7E95B-882D-4F35-8F85-0D56F392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uiPriority="99" w:qFormat="1"/>
    <w:lsdException w:name="header" w:uiPriority="99"/>
    <w:lsdException w:name="footer" w:uiPriority="99"/>
    <w:lsdException w:name="caption"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442E85"/>
    <w:rPr>
      <w:rFonts w:ascii="Arial" w:eastAsia="SC STKaiti" w:hAnsi="Arial"/>
      <w:sz w:val="24"/>
      <w:szCs w:val="24"/>
      <w:lang w:eastAsia="zh-CN"/>
    </w:rPr>
  </w:style>
  <w:style w:type="paragraph" w:styleId="1">
    <w:name w:val="heading 1"/>
    <w:basedOn w:val="a1"/>
    <w:next w:val="21"/>
    <w:link w:val="1Char"/>
    <w:uiPriority w:val="9"/>
    <w:qFormat/>
    <w:pPr>
      <w:keepNext/>
      <w:pageBreakBefore/>
      <w:numPr>
        <w:numId w:val="1"/>
      </w:numPr>
      <w:spacing w:before="3120"/>
      <w:outlineLvl w:val="0"/>
    </w:pPr>
    <w:rPr>
      <w:b/>
      <w:bCs/>
      <w:color w:val="000080"/>
      <w:kern w:val="32"/>
      <w:sz w:val="44"/>
      <w:szCs w:val="32"/>
    </w:rPr>
  </w:style>
  <w:style w:type="paragraph" w:styleId="21">
    <w:name w:val="heading 2"/>
    <w:aliases w:val="Reset numbering,Grey PGs,Reset numbering_Subsection,B Heading,2,Kop,2 headline,h,headline,H2,h2,B Heading 2,DPW Head Left Bold Ital,Section Heading 2,H2 No TOC!,Article Subheading,Subhead1,h2 main heading,Section Heading 2_C,Heading 2 Char,3"/>
    <w:basedOn w:val="a1"/>
    <w:next w:val="Subheading"/>
    <w:link w:val="2Char"/>
    <w:uiPriority w:val="9"/>
    <w:qFormat/>
    <w:pPr>
      <w:keepNext/>
      <w:pageBreakBefore/>
      <w:outlineLvl w:val="1"/>
    </w:pPr>
    <w:rPr>
      <w:b/>
      <w:bCs/>
      <w:iCs/>
      <w:color w:val="000080"/>
      <w:sz w:val="44"/>
      <w:szCs w:val="28"/>
    </w:rPr>
  </w:style>
  <w:style w:type="paragraph" w:styleId="31">
    <w:name w:val="heading 3"/>
    <w:basedOn w:val="1"/>
    <w:next w:val="21"/>
    <w:link w:val="3Char"/>
    <w:uiPriority w:val="9"/>
    <w:qFormat/>
    <w:pPr>
      <w:numPr>
        <w:ilvl w:val="2"/>
        <w:numId w:val="2"/>
      </w:numPr>
      <w:tabs>
        <w:tab w:val="clear" w:pos="2520"/>
        <w:tab w:val="left" w:pos="2880"/>
      </w:tabs>
      <w:ind w:left="2880" w:hanging="2880"/>
      <w:outlineLvl w:val="2"/>
    </w:pPr>
    <w:rPr>
      <w:bCs w:val="0"/>
      <w:szCs w:val="26"/>
    </w:rPr>
  </w:style>
  <w:style w:type="paragraph" w:styleId="41">
    <w:name w:val="heading 4"/>
    <w:basedOn w:val="Subheading"/>
    <w:next w:val="Line"/>
    <w:link w:val="4Char"/>
    <w:qFormat/>
    <w:pPr>
      <w:outlineLvl w:val="3"/>
    </w:pPr>
    <w:rPr>
      <w:bCs/>
    </w:rPr>
  </w:style>
  <w:style w:type="paragraph" w:styleId="51">
    <w:name w:val="heading 5"/>
    <w:basedOn w:val="a1"/>
    <w:next w:val="a1"/>
    <w:link w:val="5Char"/>
    <w:qFormat/>
    <w:pPr>
      <w:spacing w:before="240" w:after="60"/>
      <w:outlineLvl w:val="4"/>
    </w:pPr>
    <w:rPr>
      <w:b/>
      <w:bCs/>
      <w:i/>
      <w:iCs/>
      <w:sz w:val="26"/>
      <w:szCs w:val="26"/>
    </w:rPr>
  </w:style>
  <w:style w:type="paragraph" w:styleId="6">
    <w:name w:val="heading 6"/>
    <w:basedOn w:val="a1"/>
    <w:next w:val="a1"/>
    <w:link w:val="6Char"/>
    <w:qFormat/>
    <w:pPr>
      <w:spacing w:before="240" w:after="60"/>
      <w:outlineLvl w:val="5"/>
    </w:pPr>
    <w:rPr>
      <w:rFonts w:ascii="Times New Roman" w:hAnsi="Times New Roman"/>
      <w:b/>
      <w:bCs/>
      <w:sz w:val="22"/>
      <w:szCs w:val="22"/>
    </w:rPr>
  </w:style>
  <w:style w:type="paragraph" w:styleId="7">
    <w:name w:val="heading 7"/>
    <w:basedOn w:val="a1"/>
    <w:next w:val="a1"/>
    <w:link w:val="7Char"/>
    <w:qFormat/>
    <w:pPr>
      <w:spacing w:before="240" w:after="60"/>
      <w:outlineLvl w:val="6"/>
    </w:pPr>
    <w:rPr>
      <w:rFonts w:ascii="Times New Roman" w:hAnsi="Times New Roman"/>
    </w:rPr>
  </w:style>
  <w:style w:type="paragraph" w:styleId="8">
    <w:name w:val="heading 8"/>
    <w:aliases w:val="Appendix"/>
    <w:basedOn w:val="a1"/>
    <w:next w:val="a1"/>
    <w:link w:val="8Char"/>
    <w:qFormat/>
    <w:pPr>
      <w:spacing w:before="240" w:after="60"/>
      <w:outlineLvl w:val="7"/>
    </w:pPr>
    <w:rPr>
      <w:rFonts w:ascii="Times New Roman" w:hAnsi="Times New Roman"/>
      <w:i/>
      <w:iCs/>
    </w:rPr>
  </w:style>
  <w:style w:type="paragraph" w:styleId="9">
    <w:name w:val="heading 9"/>
    <w:aliases w:val="AppendixBodyHead"/>
    <w:basedOn w:val="a1"/>
    <w:next w:val="a1"/>
    <w:link w:val="9Char"/>
    <w:qFormat/>
    <w:pPr>
      <w:spacing w:before="240" w:after="60"/>
      <w:outlineLvl w:val="8"/>
    </w:pPr>
    <w:rPr>
      <w:rFonts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Subheading">
    <w:name w:val="_Subheading"/>
    <w:basedOn w:val="HeadingPlain"/>
    <w:next w:val="Line"/>
    <w:pPr>
      <w:spacing w:after="160"/>
    </w:pPr>
    <w:rPr>
      <w:sz w:val="28"/>
    </w:rPr>
  </w:style>
  <w:style w:type="paragraph" w:customStyle="1" w:styleId="HeadingPlain">
    <w:name w:val="_HeadingPlain"/>
    <w:basedOn w:val="a1"/>
    <w:next w:val="a1"/>
    <w:pPr>
      <w:keepNext/>
    </w:pPr>
    <w:rPr>
      <w:b/>
      <w:color w:val="000080"/>
      <w:sz w:val="44"/>
    </w:rPr>
  </w:style>
  <w:style w:type="paragraph" w:customStyle="1" w:styleId="Line">
    <w:name w:val="_Line"/>
    <w:basedOn w:val="a1"/>
    <w:next w:val="Body"/>
    <w:pPr>
      <w:pBdr>
        <w:bottom w:val="single" w:sz="24" w:space="1" w:color="auto"/>
      </w:pBdr>
      <w:spacing w:after="360"/>
    </w:pPr>
    <w:rPr>
      <w:b/>
      <w:bCs/>
      <w:color w:val="000080"/>
      <w:sz w:val="28"/>
    </w:rPr>
  </w:style>
  <w:style w:type="paragraph" w:customStyle="1" w:styleId="Body">
    <w:name w:val="_Body"/>
    <w:basedOn w:val="a1"/>
    <w:pPr>
      <w:spacing w:after="240"/>
    </w:pPr>
  </w:style>
  <w:style w:type="paragraph" w:customStyle="1" w:styleId="Between">
    <w:name w:val="_Between"/>
    <w:basedOn w:val="a1"/>
    <w:rPr>
      <w:sz w:val="12"/>
    </w:rPr>
  </w:style>
  <w:style w:type="paragraph" w:customStyle="1" w:styleId="BodyHeading">
    <w:name w:val="_BodyHeading"/>
    <w:basedOn w:val="BodyLarge"/>
    <w:next w:val="Body"/>
    <w:pPr>
      <w:keepNext/>
      <w:spacing w:before="440"/>
    </w:pPr>
    <w:rPr>
      <w:b/>
      <w:color w:val="000000"/>
      <w:kern w:val="2"/>
      <w:szCs w:val="20"/>
      <w:lang w:eastAsia="en-US"/>
    </w:rPr>
  </w:style>
  <w:style w:type="paragraph" w:customStyle="1" w:styleId="BodyLarge">
    <w:name w:val="_BodyLarge"/>
    <w:basedOn w:val="Body"/>
    <w:pPr>
      <w:spacing w:after="280"/>
    </w:pPr>
    <w:rPr>
      <w:sz w:val="28"/>
    </w:rPr>
  </w:style>
  <w:style w:type="paragraph" w:customStyle="1" w:styleId="BodySmall">
    <w:name w:val="_BodySmall"/>
    <w:basedOn w:val="Body"/>
    <w:pPr>
      <w:spacing w:after="200"/>
    </w:pPr>
    <w:rPr>
      <w:sz w:val="20"/>
    </w:rPr>
  </w:style>
  <w:style w:type="paragraph" w:customStyle="1" w:styleId="CoverText">
    <w:name w:val="_CoverText"/>
    <w:basedOn w:val="a1"/>
    <w:rPr>
      <w:b/>
      <w:color w:val="000080"/>
      <w:sz w:val="32"/>
    </w:rPr>
  </w:style>
  <w:style w:type="paragraph" w:customStyle="1" w:styleId="CoverTitle">
    <w:name w:val="_CoverTitle"/>
    <w:basedOn w:val="CoverText"/>
    <w:pPr>
      <w:spacing w:before="3120" w:after="300"/>
    </w:pPr>
    <w:rPr>
      <w:sz w:val="48"/>
    </w:rPr>
  </w:style>
  <w:style w:type="paragraph" w:customStyle="1" w:styleId="Message">
    <w:name w:val="_Message"/>
    <w:basedOn w:val="BodyLarge"/>
    <w:next w:val="Body"/>
    <w:pPr>
      <w:spacing w:after="140"/>
    </w:pPr>
    <w:rPr>
      <w:b/>
      <w:bCs/>
      <w:color w:val="000000"/>
    </w:rPr>
  </w:style>
  <w:style w:type="paragraph" w:customStyle="1" w:styleId="Source">
    <w:name w:val="_Source"/>
    <w:basedOn w:val="BodySmall"/>
    <w:next w:val="Body"/>
    <w:pPr>
      <w:spacing w:before="40" w:after="0"/>
    </w:pPr>
    <w:rPr>
      <w:i/>
      <w:iCs/>
      <w:sz w:val="14"/>
    </w:rPr>
  </w:style>
  <w:style w:type="paragraph" w:customStyle="1" w:styleId="Table">
    <w:name w:val="_Table"/>
    <w:basedOn w:val="a1"/>
    <w:pPr>
      <w:spacing w:before="40" w:after="40"/>
      <w:ind w:right="144"/>
    </w:pPr>
    <w:rPr>
      <w:sz w:val="18"/>
    </w:rPr>
  </w:style>
  <w:style w:type="paragraph" w:customStyle="1" w:styleId="TableHead">
    <w:name w:val="_TableHead"/>
    <w:basedOn w:val="Table"/>
    <w:pPr>
      <w:keepNext/>
      <w:jc w:val="center"/>
    </w:pPr>
    <w:rPr>
      <w:b/>
      <w:color w:val="000080"/>
      <w:sz w:val="20"/>
    </w:rPr>
  </w:style>
  <w:style w:type="paragraph" w:customStyle="1" w:styleId="TableHeadLarge">
    <w:name w:val="_TableHeadLarge"/>
    <w:basedOn w:val="TableHead"/>
    <w:pPr>
      <w:spacing w:before="60" w:after="60"/>
    </w:pPr>
    <w:rPr>
      <w:sz w:val="24"/>
    </w:rPr>
  </w:style>
  <w:style w:type="paragraph" w:customStyle="1" w:styleId="TableHeadSmall">
    <w:name w:val="_TableHeadSmall"/>
    <w:basedOn w:val="TableHead"/>
    <w:pPr>
      <w:spacing w:before="20" w:after="20"/>
    </w:pPr>
    <w:rPr>
      <w:sz w:val="16"/>
    </w:rPr>
  </w:style>
  <w:style w:type="paragraph" w:customStyle="1" w:styleId="TableLarge">
    <w:name w:val="_TableLarge"/>
    <w:basedOn w:val="Table"/>
    <w:pPr>
      <w:spacing w:before="60" w:after="60"/>
    </w:pPr>
    <w:rPr>
      <w:sz w:val="22"/>
    </w:rPr>
  </w:style>
  <w:style w:type="paragraph" w:customStyle="1" w:styleId="TableRowHead">
    <w:name w:val="_TableRowHead"/>
    <w:basedOn w:val="TableHead"/>
    <w:pPr>
      <w:jc w:val="left"/>
    </w:pPr>
  </w:style>
  <w:style w:type="paragraph" w:customStyle="1" w:styleId="TableRowHeadLarge">
    <w:name w:val="_TableRowHeadLarge"/>
    <w:basedOn w:val="TableHeadLarge"/>
    <w:pPr>
      <w:jc w:val="left"/>
    </w:pPr>
  </w:style>
  <w:style w:type="paragraph" w:customStyle="1" w:styleId="TableRowHeadSmall">
    <w:name w:val="_TableRowHeadSmall"/>
    <w:basedOn w:val="TableHeadSmall"/>
    <w:pPr>
      <w:jc w:val="left"/>
    </w:pPr>
  </w:style>
  <w:style w:type="paragraph" w:customStyle="1" w:styleId="TableSmall">
    <w:name w:val="_TableSmall"/>
    <w:basedOn w:val="Table"/>
    <w:pPr>
      <w:spacing w:before="20" w:after="20"/>
      <w:ind w:right="72"/>
    </w:pPr>
    <w:rPr>
      <w:sz w:val="14"/>
    </w:rPr>
  </w:style>
  <w:style w:type="paragraph" w:customStyle="1" w:styleId="TableSuperHead">
    <w:name w:val="_TableSuperHead"/>
    <w:basedOn w:val="TableHead"/>
    <w:pPr>
      <w:pBdr>
        <w:bottom w:val="single" w:sz="8" w:space="1" w:color="000080"/>
      </w:pBdr>
    </w:pPr>
  </w:style>
  <w:style w:type="paragraph" w:customStyle="1" w:styleId="TableSuperHeadLarge">
    <w:name w:val="_TableSuperHeadLarge"/>
    <w:basedOn w:val="TableSuperHead"/>
    <w:pPr>
      <w:spacing w:before="60" w:after="60"/>
    </w:pPr>
    <w:rPr>
      <w:sz w:val="24"/>
    </w:rPr>
  </w:style>
  <w:style w:type="paragraph" w:customStyle="1" w:styleId="TableSuperHeadSmall">
    <w:name w:val="_TableSuperHeadSmall"/>
    <w:basedOn w:val="TableSuperHead"/>
    <w:pPr>
      <w:spacing w:before="20" w:after="20"/>
    </w:pPr>
    <w:rPr>
      <w:sz w:val="16"/>
    </w:rPr>
  </w:style>
  <w:style w:type="paragraph" w:styleId="a5">
    <w:name w:val="Block Text"/>
    <w:basedOn w:val="a1"/>
    <w:pPr>
      <w:spacing w:after="120"/>
      <w:ind w:left="1440" w:right="1440"/>
    </w:pPr>
  </w:style>
  <w:style w:type="paragraph" w:styleId="a6">
    <w:name w:val="Body Text"/>
    <w:basedOn w:val="a1"/>
    <w:link w:val="Char"/>
    <w:rPr>
      <w:sz w:val="18"/>
    </w:rPr>
  </w:style>
  <w:style w:type="paragraph" w:styleId="a7">
    <w:name w:val="caption"/>
    <w:basedOn w:val="a1"/>
    <w:next w:val="BodyLarge"/>
    <w:qFormat/>
    <w:pPr>
      <w:pBdr>
        <w:top w:val="single" w:sz="4" w:space="1" w:color="auto"/>
      </w:pBdr>
      <w:spacing w:after="120"/>
    </w:pPr>
    <w:rPr>
      <w:b/>
      <w:bCs/>
      <w:sz w:val="20"/>
      <w:szCs w:val="20"/>
    </w:rPr>
  </w:style>
  <w:style w:type="character" w:styleId="a8">
    <w:name w:val="annotation reference"/>
    <w:semiHidden/>
    <w:rPr>
      <w:rFonts w:eastAsia="SC STKaiti"/>
      <w:b/>
      <w:caps/>
      <w:vanish/>
      <w:color w:val="FF00FF"/>
      <w:sz w:val="14"/>
      <w:vertAlign w:val="baseline"/>
      <w:lang w:val="en-US"/>
    </w:rPr>
  </w:style>
  <w:style w:type="paragraph" w:styleId="a9">
    <w:name w:val="annotation text"/>
    <w:basedOn w:val="a1"/>
    <w:link w:val="Char1"/>
    <w:semiHidden/>
    <w:pPr>
      <w:spacing w:before="220"/>
      <w:ind w:right="-2160"/>
    </w:pPr>
    <w:rPr>
      <w:b/>
      <w:color w:val="000000"/>
      <w:kern w:val="2"/>
      <w:sz w:val="22"/>
      <w:szCs w:val="20"/>
      <w:lang w:eastAsia="en-US"/>
    </w:rPr>
  </w:style>
  <w:style w:type="character" w:styleId="aa">
    <w:name w:val="Emphasis"/>
    <w:qFormat/>
    <w:rPr>
      <w:rFonts w:eastAsia="SC STKaiti"/>
      <w:i/>
      <w:iCs/>
      <w:lang w:val="en-US"/>
    </w:rPr>
  </w:style>
  <w:style w:type="character" w:styleId="ab">
    <w:name w:val="endnote reference"/>
    <w:semiHidden/>
    <w:rPr>
      <w:rFonts w:eastAsia="SC STKaiti"/>
      <w:vertAlign w:val="superscript"/>
      <w:lang w:val="en-US"/>
    </w:rPr>
  </w:style>
  <w:style w:type="paragraph" w:styleId="ac">
    <w:name w:val="endnote text"/>
    <w:basedOn w:val="a1"/>
    <w:link w:val="Char0"/>
    <w:semiHidden/>
    <w:rPr>
      <w:sz w:val="20"/>
      <w:szCs w:val="20"/>
    </w:rPr>
  </w:style>
  <w:style w:type="paragraph" w:styleId="ad">
    <w:name w:val="footer"/>
    <w:basedOn w:val="a1"/>
    <w:link w:val="Char2"/>
    <w:uiPriority w:val="99"/>
    <w:pPr>
      <w:tabs>
        <w:tab w:val="center" w:pos="4320"/>
        <w:tab w:val="right" w:pos="8640"/>
      </w:tabs>
    </w:pPr>
    <w:rPr>
      <w:sz w:val="16"/>
    </w:rPr>
  </w:style>
  <w:style w:type="character" w:styleId="ae">
    <w:name w:val="footnote reference"/>
    <w:aliases w:val="Ref,de nota al pie,(NECG) Footnote Reference,FC,fr,-E Fußnotenzeichen"/>
    <w:uiPriority w:val="99"/>
    <w:rPr>
      <w:rFonts w:eastAsia="SC STKaiti"/>
      <w:vertAlign w:val="superscript"/>
      <w:lang w:val="en-US"/>
    </w:rPr>
  </w:style>
  <w:style w:type="paragraph" w:styleId="af">
    <w:name w:val="footnote text"/>
    <w:aliases w:val="ABC 각주, Char,fn,footnote text,Footnotes,Footnote ak,Footnote Text Char1,Footnote Text Char Char,fn Char Char,footnote text Char Char,Footnotes Char Char,Footnote ak Char Char,fn Char1,footnote text Char1,Footnotes Char1,Footnote ak Char1, Char1"/>
    <w:basedOn w:val="a1"/>
    <w:link w:val="Char3"/>
    <w:uiPriority w:val="99"/>
    <w:qFormat/>
    <w:pPr>
      <w:ind w:left="86" w:hanging="86"/>
    </w:pPr>
    <w:rPr>
      <w:rFonts w:ascii="Times New Roman" w:eastAsia="바탕" w:hAnsi="Times New Roman"/>
      <w:iCs/>
      <w:sz w:val="18"/>
      <w:szCs w:val="20"/>
    </w:rPr>
  </w:style>
  <w:style w:type="paragraph" w:styleId="af0">
    <w:name w:val="header"/>
    <w:basedOn w:val="a1"/>
    <w:link w:val="Char4"/>
    <w:uiPriority w:val="99"/>
    <w:rPr>
      <w:sz w:val="16"/>
    </w:rPr>
  </w:style>
  <w:style w:type="character" w:styleId="af1">
    <w:name w:val="Hyperlink"/>
    <w:uiPriority w:val="99"/>
    <w:rPr>
      <w:rFonts w:eastAsia="SC STKaiti"/>
      <w:color w:val="0000FF"/>
      <w:u w:val="single"/>
      <w:lang w:val="en-US"/>
    </w:rPr>
  </w:style>
  <w:style w:type="character" w:styleId="af2">
    <w:name w:val="page number"/>
    <w:rPr>
      <w:rFonts w:eastAsia="SC STKaiti"/>
      <w:lang w:val="en-US"/>
    </w:rPr>
  </w:style>
  <w:style w:type="paragraph" w:styleId="10">
    <w:name w:val="toc 1"/>
    <w:basedOn w:val="a1"/>
    <w:next w:val="a1"/>
    <w:uiPriority w:val="39"/>
    <w:qFormat/>
    <w:rsid w:val="00215F5F"/>
    <w:pPr>
      <w:tabs>
        <w:tab w:val="right" w:leader="dot" w:pos="13892"/>
      </w:tabs>
      <w:snapToGrid w:val="0"/>
      <w:spacing w:line="200" w:lineRule="atLeast"/>
    </w:pPr>
    <w:rPr>
      <w:rFonts w:ascii="Times New Roman" w:eastAsia="바탕체" w:hAnsi="Times New Roman"/>
      <w:bCs/>
      <w:caps/>
      <w:sz w:val="20"/>
    </w:rPr>
  </w:style>
  <w:style w:type="paragraph" w:styleId="22">
    <w:name w:val="toc 2"/>
    <w:basedOn w:val="a1"/>
    <w:next w:val="a1"/>
    <w:uiPriority w:val="39"/>
    <w:qFormat/>
    <w:pPr>
      <w:spacing w:before="240"/>
    </w:pPr>
    <w:rPr>
      <w:rFonts w:ascii="맑은 고딕" w:eastAsia="맑은 고딕"/>
      <w:b/>
      <w:bCs/>
      <w:sz w:val="20"/>
      <w:szCs w:val="20"/>
    </w:rPr>
  </w:style>
  <w:style w:type="paragraph" w:styleId="32">
    <w:name w:val="toc 3"/>
    <w:basedOn w:val="10"/>
    <w:next w:val="a1"/>
    <w:uiPriority w:val="39"/>
    <w:qFormat/>
    <w:pPr>
      <w:ind w:left="240"/>
    </w:pPr>
    <w:rPr>
      <w:rFonts w:ascii="맑은 고딕" w:eastAsia="맑은 고딕"/>
      <w:b/>
      <w:bCs w:val="0"/>
      <w:caps w:val="0"/>
      <w:szCs w:val="20"/>
    </w:rPr>
  </w:style>
  <w:style w:type="paragraph" w:styleId="42">
    <w:name w:val="toc 4"/>
    <w:basedOn w:val="22"/>
    <w:next w:val="a1"/>
    <w:semiHidden/>
    <w:pPr>
      <w:spacing w:before="0"/>
      <w:ind w:left="480"/>
    </w:pPr>
    <w:rPr>
      <w:b w:val="0"/>
      <w:bCs w:val="0"/>
    </w:rPr>
  </w:style>
  <w:style w:type="paragraph" w:styleId="52">
    <w:name w:val="toc 5"/>
    <w:basedOn w:val="a1"/>
    <w:next w:val="a1"/>
    <w:autoRedefine/>
    <w:semiHidden/>
    <w:pPr>
      <w:ind w:left="720"/>
    </w:pPr>
    <w:rPr>
      <w:rFonts w:ascii="맑은 고딕" w:eastAsia="맑은 고딕"/>
      <w:sz w:val="20"/>
      <w:szCs w:val="20"/>
    </w:rPr>
  </w:style>
  <w:style w:type="paragraph" w:styleId="60">
    <w:name w:val="toc 6"/>
    <w:basedOn w:val="a1"/>
    <w:next w:val="a1"/>
    <w:autoRedefine/>
    <w:semiHidden/>
    <w:pPr>
      <w:ind w:left="960"/>
    </w:pPr>
    <w:rPr>
      <w:rFonts w:ascii="맑은 고딕" w:eastAsia="맑은 고딕"/>
      <w:sz w:val="20"/>
      <w:szCs w:val="20"/>
    </w:rPr>
  </w:style>
  <w:style w:type="paragraph" w:styleId="70">
    <w:name w:val="toc 7"/>
    <w:basedOn w:val="a1"/>
    <w:next w:val="a1"/>
    <w:autoRedefine/>
    <w:semiHidden/>
    <w:pPr>
      <w:ind w:left="1200"/>
    </w:pPr>
    <w:rPr>
      <w:rFonts w:ascii="맑은 고딕" w:eastAsia="맑은 고딕"/>
      <w:sz w:val="20"/>
      <w:szCs w:val="20"/>
    </w:rPr>
  </w:style>
  <w:style w:type="paragraph" w:styleId="80">
    <w:name w:val="toc 8"/>
    <w:basedOn w:val="a1"/>
    <w:next w:val="a1"/>
    <w:autoRedefine/>
    <w:semiHidden/>
    <w:pPr>
      <w:ind w:left="1440"/>
    </w:pPr>
    <w:rPr>
      <w:rFonts w:ascii="맑은 고딕" w:eastAsia="맑은 고딕"/>
      <w:sz w:val="20"/>
      <w:szCs w:val="20"/>
    </w:rPr>
  </w:style>
  <w:style w:type="paragraph" w:styleId="90">
    <w:name w:val="toc 9"/>
    <w:basedOn w:val="a1"/>
    <w:next w:val="a1"/>
    <w:autoRedefine/>
    <w:semiHidden/>
    <w:rsid w:val="00894FCE"/>
    <w:pPr>
      <w:ind w:left="1680"/>
    </w:pPr>
    <w:rPr>
      <w:rFonts w:ascii="맑은 고딕" w:eastAsia="맑은 고딕"/>
      <w:sz w:val="20"/>
      <w:szCs w:val="20"/>
    </w:rPr>
  </w:style>
  <w:style w:type="paragraph" w:styleId="23">
    <w:name w:val="Body Text 2"/>
    <w:basedOn w:val="a1"/>
    <w:link w:val="2Char0"/>
    <w:pPr>
      <w:spacing w:after="120" w:line="480" w:lineRule="auto"/>
    </w:pPr>
  </w:style>
  <w:style w:type="paragraph" w:styleId="33">
    <w:name w:val="Body Text 3"/>
    <w:basedOn w:val="a1"/>
    <w:link w:val="3Char0"/>
    <w:pPr>
      <w:spacing w:after="120"/>
    </w:pPr>
    <w:rPr>
      <w:sz w:val="16"/>
      <w:szCs w:val="16"/>
    </w:rPr>
  </w:style>
  <w:style w:type="paragraph" w:styleId="af3">
    <w:name w:val="Body Text First Indent"/>
    <w:basedOn w:val="a6"/>
    <w:link w:val="Char5"/>
    <w:pPr>
      <w:spacing w:after="120"/>
      <w:ind w:firstLine="210"/>
    </w:pPr>
    <w:rPr>
      <w:sz w:val="24"/>
    </w:rPr>
  </w:style>
  <w:style w:type="paragraph" w:styleId="af4">
    <w:name w:val="Body Text Indent"/>
    <w:basedOn w:val="a1"/>
    <w:link w:val="Char6"/>
    <w:pPr>
      <w:spacing w:after="120"/>
      <w:ind w:left="360"/>
    </w:pPr>
  </w:style>
  <w:style w:type="paragraph" w:styleId="24">
    <w:name w:val="Body Text First Indent 2"/>
    <w:basedOn w:val="af4"/>
    <w:link w:val="2Char1"/>
    <w:pPr>
      <w:ind w:firstLine="210"/>
    </w:pPr>
  </w:style>
  <w:style w:type="paragraph" w:styleId="25">
    <w:name w:val="Body Text Indent 2"/>
    <w:basedOn w:val="a1"/>
    <w:link w:val="2Char2"/>
    <w:pPr>
      <w:spacing w:after="120" w:line="480" w:lineRule="auto"/>
      <w:ind w:left="360"/>
    </w:pPr>
  </w:style>
  <w:style w:type="paragraph" w:styleId="34">
    <w:name w:val="Body Text Indent 3"/>
    <w:basedOn w:val="a1"/>
    <w:link w:val="3Char1"/>
    <w:pPr>
      <w:spacing w:after="120"/>
      <w:ind w:left="360"/>
    </w:pPr>
    <w:rPr>
      <w:sz w:val="16"/>
      <w:szCs w:val="16"/>
    </w:rPr>
  </w:style>
  <w:style w:type="paragraph" w:styleId="af5">
    <w:name w:val="Closing"/>
    <w:basedOn w:val="a1"/>
    <w:link w:val="Char7"/>
    <w:pPr>
      <w:ind w:left="4320"/>
    </w:pPr>
  </w:style>
  <w:style w:type="paragraph" w:styleId="af6">
    <w:name w:val="Date"/>
    <w:basedOn w:val="a1"/>
    <w:next w:val="a1"/>
    <w:link w:val="Char8"/>
  </w:style>
  <w:style w:type="paragraph" w:styleId="af7">
    <w:name w:val="Document Map"/>
    <w:basedOn w:val="a1"/>
    <w:link w:val="Char9"/>
    <w:semiHidden/>
    <w:pPr>
      <w:shd w:val="clear" w:color="auto" w:fill="000080"/>
    </w:pPr>
    <w:rPr>
      <w:rFonts w:ascii="Tahoma" w:hAnsi="Tahoma" w:cs="Tahoma"/>
    </w:rPr>
  </w:style>
  <w:style w:type="paragraph" w:styleId="af8">
    <w:name w:val="E-mail Signature"/>
    <w:basedOn w:val="a1"/>
    <w:link w:val="Chara"/>
  </w:style>
  <w:style w:type="paragraph" w:styleId="af9">
    <w:name w:val="envelope address"/>
    <w:basedOn w:val="a1"/>
    <w:pPr>
      <w:framePr w:w="7920" w:h="1980" w:hRule="exact" w:hSpace="180" w:wrap="auto" w:hAnchor="page" w:xAlign="center" w:yAlign="bottom"/>
      <w:ind w:left="2880"/>
    </w:pPr>
    <w:rPr>
      <w:rFonts w:cs="Arial"/>
    </w:rPr>
  </w:style>
  <w:style w:type="paragraph" w:styleId="afa">
    <w:name w:val="envelope return"/>
    <w:basedOn w:val="a1"/>
    <w:rPr>
      <w:rFonts w:cs="Arial"/>
      <w:sz w:val="20"/>
      <w:szCs w:val="20"/>
    </w:rPr>
  </w:style>
  <w:style w:type="character" w:styleId="afb">
    <w:name w:val="FollowedHyperlink"/>
    <w:rPr>
      <w:rFonts w:eastAsia="SC STKaiti"/>
      <w:color w:val="800080"/>
      <w:u w:val="single"/>
      <w:lang w:val="en-US"/>
    </w:rPr>
  </w:style>
  <w:style w:type="character" w:styleId="HTML">
    <w:name w:val="HTML Acronym"/>
    <w:rPr>
      <w:rFonts w:eastAsia="SC STKaiti"/>
      <w:lang w:val="en-US"/>
    </w:rPr>
  </w:style>
  <w:style w:type="paragraph" w:styleId="HTML0">
    <w:name w:val="HTML Address"/>
    <w:basedOn w:val="a1"/>
    <w:link w:val="HTMLChar"/>
    <w:rPr>
      <w:i/>
      <w:iCs/>
    </w:rPr>
  </w:style>
  <w:style w:type="character" w:styleId="HTML1">
    <w:name w:val="HTML Cite"/>
    <w:rPr>
      <w:rFonts w:eastAsia="SC STKaiti"/>
      <w:i/>
      <w:iCs/>
      <w:lang w:val="en-US"/>
    </w:rPr>
  </w:style>
  <w:style w:type="character" w:styleId="HTML2">
    <w:name w:val="HTML Code"/>
    <w:rPr>
      <w:rFonts w:ascii="Courier New" w:eastAsia="SC STKaiti" w:hAnsi="Courier New"/>
      <w:sz w:val="20"/>
      <w:szCs w:val="20"/>
      <w:lang w:val="en-US"/>
    </w:rPr>
  </w:style>
  <w:style w:type="character" w:styleId="HTML3">
    <w:name w:val="HTML Definition"/>
    <w:rPr>
      <w:rFonts w:eastAsia="SC STKaiti"/>
      <w:i/>
      <w:iCs/>
      <w:lang w:val="en-US"/>
    </w:rPr>
  </w:style>
  <w:style w:type="character" w:styleId="HTML4">
    <w:name w:val="HTML Keyboard"/>
    <w:rPr>
      <w:rFonts w:ascii="Courier New" w:eastAsia="SC STKaiti" w:hAnsi="Courier New"/>
      <w:sz w:val="20"/>
      <w:szCs w:val="20"/>
      <w:lang w:val="en-US"/>
    </w:rPr>
  </w:style>
  <w:style w:type="paragraph" w:styleId="HTML5">
    <w:name w:val="HTML Preformatted"/>
    <w:basedOn w:val="a1"/>
    <w:link w:val="HTMLChar0"/>
    <w:rPr>
      <w:rFonts w:ascii="Courier New" w:hAnsi="Courier New" w:cs="Courier New"/>
      <w:sz w:val="20"/>
      <w:szCs w:val="20"/>
    </w:rPr>
  </w:style>
  <w:style w:type="character" w:styleId="HTML6">
    <w:name w:val="HTML Sample"/>
    <w:rPr>
      <w:rFonts w:ascii="Courier New" w:eastAsia="SC STKaiti" w:hAnsi="Courier New"/>
      <w:lang w:val="en-US"/>
    </w:rPr>
  </w:style>
  <w:style w:type="character" w:styleId="HTML7">
    <w:name w:val="HTML Typewriter"/>
    <w:rPr>
      <w:rFonts w:ascii="Courier New" w:eastAsia="SC STKaiti" w:hAnsi="Courier New"/>
      <w:sz w:val="20"/>
      <w:szCs w:val="20"/>
      <w:lang w:val="en-US"/>
    </w:rPr>
  </w:style>
  <w:style w:type="character" w:styleId="HTML8">
    <w:name w:val="HTML Variable"/>
    <w:rPr>
      <w:rFonts w:eastAsia="SC STKaiti"/>
      <w:i/>
      <w:iCs/>
      <w:lang w:val="en-US"/>
    </w:rPr>
  </w:style>
  <w:style w:type="paragraph" w:styleId="11">
    <w:name w:val="index 1"/>
    <w:basedOn w:val="a1"/>
    <w:next w:val="a1"/>
    <w:autoRedefine/>
    <w:semiHidden/>
    <w:pPr>
      <w:ind w:left="240" w:hanging="240"/>
    </w:pPr>
  </w:style>
  <w:style w:type="paragraph" w:styleId="26">
    <w:name w:val="index 2"/>
    <w:basedOn w:val="a1"/>
    <w:next w:val="a1"/>
    <w:autoRedefine/>
    <w:semiHidden/>
    <w:pPr>
      <w:ind w:left="480" w:hanging="240"/>
    </w:pPr>
  </w:style>
  <w:style w:type="paragraph" w:styleId="35">
    <w:name w:val="index 3"/>
    <w:basedOn w:val="a1"/>
    <w:next w:val="a1"/>
    <w:autoRedefine/>
    <w:semiHidden/>
    <w:pPr>
      <w:ind w:left="720" w:hanging="240"/>
    </w:pPr>
  </w:style>
  <w:style w:type="paragraph" w:styleId="43">
    <w:name w:val="index 4"/>
    <w:basedOn w:val="a1"/>
    <w:next w:val="a1"/>
    <w:autoRedefine/>
    <w:semiHidden/>
    <w:pPr>
      <w:ind w:left="960" w:hanging="240"/>
    </w:pPr>
  </w:style>
  <w:style w:type="paragraph" w:styleId="53">
    <w:name w:val="index 5"/>
    <w:basedOn w:val="a1"/>
    <w:next w:val="a1"/>
    <w:autoRedefine/>
    <w:semiHidden/>
    <w:pPr>
      <w:ind w:left="1200" w:hanging="240"/>
    </w:pPr>
  </w:style>
  <w:style w:type="paragraph" w:styleId="61">
    <w:name w:val="index 6"/>
    <w:basedOn w:val="a1"/>
    <w:next w:val="a1"/>
    <w:autoRedefine/>
    <w:semiHidden/>
    <w:pPr>
      <w:ind w:left="1440" w:hanging="240"/>
    </w:pPr>
  </w:style>
  <w:style w:type="paragraph" w:styleId="71">
    <w:name w:val="index 7"/>
    <w:basedOn w:val="a1"/>
    <w:next w:val="a1"/>
    <w:autoRedefine/>
    <w:semiHidden/>
    <w:pPr>
      <w:ind w:left="1680" w:hanging="240"/>
    </w:pPr>
  </w:style>
  <w:style w:type="paragraph" w:styleId="81">
    <w:name w:val="index 8"/>
    <w:basedOn w:val="a1"/>
    <w:next w:val="a1"/>
    <w:autoRedefine/>
    <w:semiHidden/>
    <w:pPr>
      <w:ind w:left="1920" w:hanging="240"/>
    </w:pPr>
  </w:style>
  <w:style w:type="paragraph" w:styleId="91">
    <w:name w:val="index 9"/>
    <w:basedOn w:val="a1"/>
    <w:next w:val="a1"/>
    <w:autoRedefine/>
    <w:semiHidden/>
    <w:pPr>
      <w:ind w:left="2160" w:hanging="240"/>
    </w:pPr>
  </w:style>
  <w:style w:type="paragraph" w:styleId="afc">
    <w:name w:val="index heading"/>
    <w:basedOn w:val="a1"/>
    <w:next w:val="11"/>
    <w:semiHidden/>
    <w:rPr>
      <w:rFonts w:cs="Arial"/>
      <w:b/>
      <w:bCs/>
    </w:rPr>
  </w:style>
  <w:style w:type="character" w:styleId="afd">
    <w:name w:val="line number"/>
    <w:rPr>
      <w:rFonts w:eastAsia="SC STKaiti"/>
      <w:lang w:val="en-US"/>
    </w:rPr>
  </w:style>
  <w:style w:type="paragraph" w:styleId="afe">
    <w:name w:val="List"/>
    <w:basedOn w:val="a1"/>
    <w:pPr>
      <w:ind w:left="360" w:hanging="360"/>
    </w:pPr>
  </w:style>
  <w:style w:type="paragraph" w:styleId="27">
    <w:name w:val="List 2"/>
    <w:basedOn w:val="a1"/>
    <w:pPr>
      <w:ind w:left="720" w:hanging="360"/>
    </w:pPr>
  </w:style>
  <w:style w:type="paragraph" w:styleId="36">
    <w:name w:val="List 3"/>
    <w:basedOn w:val="a1"/>
    <w:pPr>
      <w:ind w:left="1080" w:hanging="360"/>
    </w:pPr>
  </w:style>
  <w:style w:type="paragraph" w:styleId="44">
    <w:name w:val="List 4"/>
    <w:basedOn w:val="a1"/>
    <w:pPr>
      <w:ind w:left="1440" w:hanging="360"/>
    </w:pPr>
  </w:style>
  <w:style w:type="paragraph" w:styleId="54">
    <w:name w:val="List 5"/>
    <w:basedOn w:val="a1"/>
    <w:pPr>
      <w:ind w:left="1800" w:hanging="360"/>
    </w:pPr>
  </w:style>
  <w:style w:type="paragraph" w:styleId="a0">
    <w:name w:val="List Bullet"/>
    <w:basedOn w:val="a1"/>
    <w:autoRedefine/>
    <w:pPr>
      <w:numPr>
        <w:numId w:val="3"/>
      </w:numPr>
    </w:pPr>
  </w:style>
  <w:style w:type="paragraph" w:styleId="20">
    <w:name w:val="List Bullet 2"/>
    <w:basedOn w:val="a1"/>
    <w:autoRedefine/>
    <w:pPr>
      <w:numPr>
        <w:numId w:val="4"/>
      </w:numPr>
    </w:pPr>
  </w:style>
  <w:style w:type="paragraph" w:styleId="30">
    <w:name w:val="List Bullet 3"/>
    <w:basedOn w:val="a1"/>
    <w:autoRedefine/>
    <w:pPr>
      <w:numPr>
        <w:numId w:val="5"/>
      </w:numPr>
    </w:pPr>
  </w:style>
  <w:style w:type="paragraph" w:styleId="40">
    <w:name w:val="List Bullet 4"/>
    <w:basedOn w:val="a1"/>
    <w:autoRedefine/>
    <w:pPr>
      <w:numPr>
        <w:numId w:val="6"/>
      </w:numPr>
    </w:pPr>
  </w:style>
  <w:style w:type="paragraph" w:styleId="50">
    <w:name w:val="List Bullet 5"/>
    <w:basedOn w:val="a1"/>
    <w:autoRedefine/>
    <w:pPr>
      <w:numPr>
        <w:numId w:val="7"/>
      </w:numPr>
    </w:pPr>
  </w:style>
  <w:style w:type="paragraph" w:styleId="aff">
    <w:name w:val="List Continue"/>
    <w:basedOn w:val="a1"/>
    <w:pPr>
      <w:spacing w:after="120"/>
      <w:ind w:left="360"/>
    </w:pPr>
  </w:style>
  <w:style w:type="paragraph" w:styleId="28">
    <w:name w:val="List Continue 2"/>
    <w:basedOn w:val="a1"/>
    <w:pPr>
      <w:spacing w:after="120"/>
      <w:ind w:left="720"/>
    </w:pPr>
  </w:style>
  <w:style w:type="paragraph" w:styleId="37">
    <w:name w:val="List Continue 3"/>
    <w:basedOn w:val="a1"/>
    <w:pPr>
      <w:spacing w:after="120"/>
      <w:ind w:left="1080"/>
    </w:pPr>
  </w:style>
  <w:style w:type="paragraph" w:styleId="45">
    <w:name w:val="List Continue 4"/>
    <w:basedOn w:val="a1"/>
    <w:pPr>
      <w:spacing w:after="120"/>
      <w:ind w:left="1440"/>
    </w:pPr>
  </w:style>
  <w:style w:type="paragraph" w:styleId="55">
    <w:name w:val="List Continue 5"/>
    <w:basedOn w:val="a1"/>
    <w:pPr>
      <w:spacing w:after="120"/>
      <w:ind w:left="1800"/>
    </w:pPr>
  </w:style>
  <w:style w:type="paragraph" w:styleId="a">
    <w:name w:val="List Number"/>
    <w:basedOn w:val="a1"/>
    <w:pPr>
      <w:numPr>
        <w:numId w:val="8"/>
      </w:numPr>
    </w:pPr>
  </w:style>
  <w:style w:type="paragraph" w:styleId="2">
    <w:name w:val="List Number 2"/>
    <w:basedOn w:val="a1"/>
    <w:pPr>
      <w:numPr>
        <w:numId w:val="9"/>
      </w:numPr>
    </w:pPr>
  </w:style>
  <w:style w:type="paragraph" w:styleId="3">
    <w:name w:val="List Number 3"/>
    <w:basedOn w:val="a1"/>
    <w:pPr>
      <w:numPr>
        <w:numId w:val="10"/>
      </w:numPr>
    </w:pPr>
  </w:style>
  <w:style w:type="paragraph" w:styleId="4">
    <w:name w:val="List Number 4"/>
    <w:basedOn w:val="a1"/>
    <w:pPr>
      <w:numPr>
        <w:numId w:val="11"/>
      </w:numPr>
    </w:pPr>
  </w:style>
  <w:style w:type="paragraph" w:styleId="5">
    <w:name w:val="List Number 5"/>
    <w:basedOn w:val="a1"/>
    <w:pPr>
      <w:numPr>
        <w:numId w:val="12"/>
      </w:numPr>
    </w:pPr>
  </w:style>
  <w:style w:type="paragraph" w:styleId="aff0">
    <w:name w:val="macro"/>
    <w:link w:val="Charb"/>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SC STKaiti" w:hAnsi="Courier New" w:cs="Courier New"/>
      <w:lang w:eastAsia="zh-CN"/>
    </w:rPr>
  </w:style>
  <w:style w:type="paragraph" w:styleId="aff1">
    <w:name w:val="Message Header"/>
    <w:basedOn w:val="a1"/>
    <w:link w:val="Charc"/>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aff2">
    <w:name w:val="Normal (Web)"/>
    <w:basedOn w:val="a1"/>
    <w:rPr>
      <w:rFonts w:ascii="Times New Roman" w:hAnsi="Times New Roman"/>
    </w:rPr>
  </w:style>
  <w:style w:type="paragraph" w:styleId="aff3">
    <w:name w:val="Normal Indent"/>
    <w:basedOn w:val="a1"/>
    <w:pPr>
      <w:ind w:left="14"/>
    </w:pPr>
  </w:style>
  <w:style w:type="paragraph" w:styleId="aff4">
    <w:name w:val="Note Heading"/>
    <w:basedOn w:val="a1"/>
    <w:next w:val="a1"/>
    <w:link w:val="Chard"/>
  </w:style>
  <w:style w:type="paragraph" w:styleId="aff5">
    <w:name w:val="Plain Text"/>
    <w:basedOn w:val="a1"/>
    <w:link w:val="Chare"/>
    <w:rPr>
      <w:rFonts w:ascii="Courier New" w:hAnsi="Courier New" w:cs="Courier New"/>
      <w:sz w:val="20"/>
      <w:szCs w:val="20"/>
    </w:rPr>
  </w:style>
  <w:style w:type="paragraph" w:styleId="aff6">
    <w:name w:val="Salutation"/>
    <w:basedOn w:val="a1"/>
    <w:next w:val="a1"/>
    <w:link w:val="Charf"/>
  </w:style>
  <w:style w:type="paragraph" w:styleId="aff7">
    <w:name w:val="Signature"/>
    <w:basedOn w:val="a1"/>
    <w:link w:val="Charf0"/>
    <w:pPr>
      <w:ind w:left="4320"/>
    </w:pPr>
  </w:style>
  <w:style w:type="character" w:styleId="aff8">
    <w:name w:val="Strong"/>
    <w:qFormat/>
    <w:rPr>
      <w:rFonts w:eastAsia="SC STKaiti"/>
      <w:b/>
      <w:bCs/>
      <w:lang w:val="en-US"/>
    </w:rPr>
  </w:style>
  <w:style w:type="paragraph" w:styleId="aff9">
    <w:name w:val="Subtitle"/>
    <w:basedOn w:val="a1"/>
    <w:link w:val="Charf1"/>
    <w:qFormat/>
    <w:pPr>
      <w:spacing w:after="60"/>
      <w:jc w:val="center"/>
      <w:outlineLvl w:val="1"/>
    </w:pPr>
    <w:rPr>
      <w:rFonts w:cs="Arial"/>
    </w:rPr>
  </w:style>
  <w:style w:type="paragraph" w:styleId="affa">
    <w:name w:val="table of authorities"/>
    <w:basedOn w:val="a1"/>
    <w:next w:val="a1"/>
    <w:semiHidden/>
    <w:pPr>
      <w:ind w:left="240" w:hanging="240"/>
    </w:pPr>
  </w:style>
  <w:style w:type="paragraph" w:styleId="affb">
    <w:name w:val="table of figures"/>
    <w:basedOn w:val="a1"/>
    <w:next w:val="a1"/>
    <w:semiHidden/>
    <w:pPr>
      <w:ind w:left="480" w:hanging="480"/>
    </w:pPr>
  </w:style>
  <w:style w:type="paragraph" w:styleId="affc">
    <w:name w:val="Title"/>
    <w:basedOn w:val="a1"/>
    <w:link w:val="Charf2"/>
    <w:qFormat/>
    <w:pPr>
      <w:spacing w:before="240" w:after="60"/>
      <w:jc w:val="center"/>
      <w:outlineLvl w:val="0"/>
    </w:pPr>
    <w:rPr>
      <w:rFonts w:cs="Arial"/>
      <w:b/>
      <w:bCs/>
      <w:kern w:val="28"/>
      <w:sz w:val="32"/>
      <w:szCs w:val="32"/>
    </w:rPr>
  </w:style>
  <w:style w:type="paragraph" w:styleId="affd">
    <w:name w:val="toa heading"/>
    <w:basedOn w:val="a1"/>
    <w:next w:val="a1"/>
    <w:semiHidden/>
    <w:pPr>
      <w:spacing w:before="120"/>
    </w:pPr>
    <w:rPr>
      <w:rFonts w:cs="Arial"/>
      <w:b/>
      <w:bCs/>
    </w:rPr>
  </w:style>
  <w:style w:type="paragraph" w:customStyle="1" w:styleId="xl39">
    <w:name w:val="xl39"/>
    <w:basedOn w:val="a1"/>
    <w:pPr>
      <w:spacing w:before="100" w:beforeAutospacing="1" w:after="100" w:afterAutospacing="1"/>
    </w:pPr>
    <w:rPr>
      <w:rFonts w:eastAsia="Arial Unicode MS" w:cs="Arial"/>
      <w:b/>
      <w:bCs/>
      <w:sz w:val="20"/>
      <w:szCs w:val="20"/>
      <w:lang w:eastAsia="en-US"/>
    </w:rPr>
  </w:style>
  <w:style w:type="paragraph" w:customStyle="1" w:styleId="xl40">
    <w:name w:val="xl40"/>
    <w:basedOn w:val="a1"/>
    <w:pPr>
      <w:spacing w:before="100" w:beforeAutospacing="1" w:after="100" w:afterAutospacing="1"/>
    </w:pPr>
    <w:rPr>
      <w:rFonts w:eastAsia="Arial Unicode MS" w:cs="Arial"/>
      <w:sz w:val="20"/>
      <w:szCs w:val="20"/>
      <w:lang w:eastAsia="en-US"/>
    </w:rPr>
  </w:style>
  <w:style w:type="paragraph" w:customStyle="1" w:styleId="xl41">
    <w:name w:val="xl41"/>
    <w:basedOn w:val="a1"/>
    <w:pPr>
      <w:spacing w:before="100" w:beforeAutospacing="1" w:after="100" w:afterAutospacing="1"/>
    </w:pPr>
    <w:rPr>
      <w:rFonts w:eastAsia="Arial Unicode MS" w:cs="Arial"/>
      <w:sz w:val="20"/>
      <w:szCs w:val="20"/>
      <w:lang w:eastAsia="en-US"/>
    </w:rPr>
  </w:style>
  <w:style w:type="paragraph" w:customStyle="1" w:styleId="xl42">
    <w:name w:val="xl42"/>
    <w:basedOn w:val="a1"/>
    <w:pPr>
      <w:spacing w:before="100" w:beforeAutospacing="1" w:after="100" w:afterAutospacing="1"/>
    </w:pPr>
    <w:rPr>
      <w:rFonts w:eastAsia="Arial Unicode MS" w:cs="Arial"/>
      <w:sz w:val="20"/>
      <w:szCs w:val="20"/>
      <w:lang w:eastAsia="en-US"/>
    </w:rPr>
  </w:style>
  <w:style w:type="paragraph" w:customStyle="1" w:styleId="xl43">
    <w:name w:val="xl43"/>
    <w:basedOn w:val="a1"/>
    <w:pPr>
      <w:spacing w:before="100" w:beforeAutospacing="1" w:after="100" w:afterAutospacing="1"/>
    </w:pPr>
    <w:rPr>
      <w:rFonts w:eastAsia="Arial Unicode MS" w:cs="Arial"/>
      <w:sz w:val="20"/>
      <w:szCs w:val="20"/>
      <w:lang w:eastAsia="en-US"/>
    </w:rPr>
  </w:style>
  <w:style w:type="paragraph" w:customStyle="1" w:styleId="xl44">
    <w:name w:val="xl44"/>
    <w:basedOn w:val="a1"/>
    <w:pPr>
      <w:pBdr>
        <w:bottom w:val="single" w:sz="8" w:space="0" w:color="auto"/>
      </w:pBdr>
      <w:spacing w:before="100" w:beforeAutospacing="1" w:after="100" w:afterAutospacing="1"/>
      <w:textAlignment w:val="top"/>
    </w:pPr>
    <w:rPr>
      <w:rFonts w:eastAsia="Arial Unicode MS" w:cs="Arial"/>
      <w:b/>
      <w:bCs/>
      <w:sz w:val="20"/>
      <w:szCs w:val="20"/>
      <w:lang w:eastAsia="en-US"/>
    </w:rPr>
  </w:style>
  <w:style w:type="paragraph" w:customStyle="1" w:styleId="xl45">
    <w:name w:val="xl45"/>
    <w:basedOn w:val="a1"/>
    <w:pPr>
      <w:pBdr>
        <w:bottom w:val="single" w:sz="8" w:space="0" w:color="auto"/>
      </w:pBdr>
      <w:spacing w:before="100" w:beforeAutospacing="1" w:after="100" w:afterAutospacing="1"/>
      <w:jc w:val="center"/>
    </w:pPr>
    <w:rPr>
      <w:rFonts w:eastAsia="Arial Unicode MS" w:cs="Arial"/>
      <w:b/>
      <w:bCs/>
      <w:sz w:val="20"/>
      <w:szCs w:val="20"/>
      <w:lang w:eastAsia="en-US"/>
    </w:rPr>
  </w:style>
  <w:style w:type="paragraph" w:customStyle="1" w:styleId="xl46">
    <w:name w:val="xl46"/>
    <w:basedOn w:val="a1"/>
    <w:pPr>
      <w:spacing w:before="100" w:beforeAutospacing="1" w:after="100" w:afterAutospacing="1"/>
      <w:ind w:firstLineChars="100" w:firstLine="100"/>
    </w:pPr>
    <w:rPr>
      <w:rFonts w:eastAsia="Arial Unicode MS" w:cs="Arial"/>
      <w:sz w:val="20"/>
      <w:szCs w:val="20"/>
      <w:lang w:eastAsia="en-US"/>
    </w:rPr>
  </w:style>
  <w:style w:type="paragraph" w:customStyle="1" w:styleId="xl47">
    <w:name w:val="xl47"/>
    <w:basedOn w:val="a1"/>
    <w:pPr>
      <w:spacing w:before="100" w:beforeAutospacing="1" w:after="100" w:afterAutospacing="1"/>
      <w:ind w:firstLineChars="200" w:firstLine="200"/>
    </w:pPr>
    <w:rPr>
      <w:rFonts w:eastAsia="Arial Unicode MS" w:cs="Arial"/>
      <w:sz w:val="20"/>
      <w:szCs w:val="20"/>
      <w:lang w:eastAsia="en-US"/>
    </w:rPr>
  </w:style>
  <w:style w:type="paragraph" w:customStyle="1" w:styleId="xl48">
    <w:name w:val="xl48"/>
    <w:basedOn w:val="a1"/>
    <w:pPr>
      <w:spacing w:before="100" w:beforeAutospacing="1" w:after="100" w:afterAutospacing="1"/>
    </w:pPr>
    <w:rPr>
      <w:rFonts w:eastAsia="Arial Unicode MS" w:cs="Arial"/>
      <w:b/>
      <w:bCs/>
      <w:sz w:val="20"/>
      <w:szCs w:val="20"/>
      <w:lang w:eastAsia="en-US"/>
    </w:rPr>
  </w:style>
  <w:style w:type="paragraph" w:customStyle="1" w:styleId="xl49">
    <w:name w:val="xl49"/>
    <w:basedOn w:val="a1"/>
    <w:pPr>
      <w:spacing w:before="100" w:beforeAutospacing="1" w:after="100" w:afterAutospacing="1"/>
    </w:pPr>
    <w:rPr>
      <w:rFonts w:eastAsia="Arial Unicode MS" w:cs="Arial"/>
      <w:b/>
      <w:bCs/>
      <w:sz w:val="20"/>
      <w:szCs w:val="20"/>
      <w:lang w:eastAsia="en-US"/>
    </w:rPr>
  </w:style>
  <w:style w:type="paragraph" w:customStyle="1" w:styleId="xl50">
    <w:name w:val="xl50"/>
    <w:basedOn w:val="a1"/>
    <w:pPr>
      <w:spacing w:before="100" w:beforeAutospacing="1" w:after="100" w:afterAutospacing="1"/>
    </w:pPr>
    <w:rPr>
      <w:rFonts w:eastAsia="Arial Unicode MS" w:cs="Arial"/>
      <w:b/>
      <w:bCs/>
      <w:sz w:val="20"/>
      <w:szCs w:val="20"/>
      <w:lang w:eastAsia="en-US"/>
    </w:rPr>
  </w:style>
  <w:style w:type="paragraph" w:customStyle="1" w:styleId="xl51">
    <w:name w:val="xl51"/>
    <w:basedOn w:val="a1"/>
    <w:pPr>
      <w:spacing w:before="100" w:beforeAutospacing="1" w:after="100" w:afterAutospacing="1"/>
      <w:ind w:firstLineChars="200" w:firstLine="200"/>
    </w:pPr>
    <w:rPr>
      <w:rFonts w:eastAsia="Arial Unicode MS" w:cs="Arial"/>
      <w:sz w:val="20"/>
      <w:szCs w:val="20"/>
      <w:lang w:eastAsia="en-US"/>
    </w:rPr>
  </w:style>
  <w:style w:type="paragraph" w:customStyle="1" w:styleId="xl52">
    <w:name w:val="xl52"/>
    <w:basedOn w:val="a1"/>
    <w:pPr>
      <w:spacing w:before="100" w:beforeAutospacing="1" w:after="100" w:afterAutospacing="1"/>
    </w:pPr>
    <w:rPr>
      <w:rFonts w:eastAsia="Arial Unicode MS" w:cs="Arial"/>
      <w:b/>
      <w:bCs/>
      <w:sz w:val="20"/>
      <w:szCs w:val="20"/>
      <w:lang w:eastAsia="en-US"/>
    </w:rPr>
  </w:style>
  <w:style w:type="paragraph" w:customStyle="1" w:styleId="xl53">
    <w:name w:val="xl53"/>
    <w:basedOn w:val="a1"/>
    <w:pPr>
      <w:spacing w:before="100" w:beforeAutospacing="1" w:after="100" w:afterAutospacing="1"/>
    </w:pPr>
    <w:rPr>
      <w:rFonts w:eastAsia="Arial Unicode MS" w:cs="Arial"/>
      <w:b/>
      <w:bCs/>
      <w:sz w:val="20"/>
      <w:szCs w:val="20"/>
      <w:lang w:eastAsia="en-US"/>
    </w:rPr>
  </w:style>
  <w:style w:type="paragraph" w:customStyle="1" w:styleId="xl54">
    <w:name w:val="xl54"/>
    <w:basedOn w:val="a1"/>
    <w:pPr>
      <w:spacing w:before="100" w:beforeAutospacing="1" w:after="100" w:afterAutospacing="1"/>
    </w:pPr>
    <w:rPr>
      <w:rFonts w:eastAsia="Arial Unicode MS" w:cs="Arial"/>
      <w:sz w:val="20"/>
      <w:szCs w:val="20"/>
      <w:lang w:eastAsia="en-US"/>
    </w:rPr>
  </w:style>
  <w:style w:type="paragraph" w:customStyle="1" w:styleId="xl55">
    <w:name w:val="xl55"/>
    <w:basedOn w:val="a1"/>
    <w:pPr>
      <w:spacing w:before="100" w:beforeAutospacing="1" w:after="100" w:afterAutospacing="1"/>
      <w:ind w:firstLineChars="300" w:firstLine="300"/>
    </w:pPr>
    <w:rPr>
      <w:rFonts w:eastAsia="Arial Unicode MS" w:cs="Arial"/>
      <w:sz w:val="20"/>
      <w:szCs w:val="20"/>
      <w:lang w:eastAsia="en-US"/>
    </w:rPr>
  </w:style>
  <w:style w:type="paragraph" w:customStyle="1" w:styleId="xl56">
    <w:name w:val="xl56"/>
    <w:basedOn w:val="a1"/>
    <w:pPr>
      <w:spacing w:before="100" w:beforeAutospacing="1" w:after="100" w:afterAutospacing="1"/>
      <w:ind w:firstLineChars="100" w:firstLine="100"/>
    </w:pPr>
    <w:rPr>
      <w:rFonts w:eastAsia="Arial Unicode MS" w:cs="Arial"/>
      <w:sz w:val="20"/>
      <w:szCs w:val="20"/>
      <w:lang w:eastAsia="en-US"/>
    </w:rPr>
  </w:style>
  <w:style w:type="paragraph" w:customStyle="1" w:styleId="xl57">
    <w:name w:val="xl57"/>
    <w:basedOn w:val="a1"/>
    <w:pPr>
      <w:spacing w:before="100" w:beforeAutospacing="1" w:after="100" w:afterAutospacing="1"/>
      <w:ind w:firstLineChars="300" w:firstLine="300"/>
    </w:pPr>
    <w:rPr>
      <w:rFonts w:eastAsia="Arial Unicode MS" w:cs="Arial"/>
      <w:sz w:val="20"/>
      <w:szCs w:val="20"/>
      <w:lang w:eastAsia="en-US"/>
    </w:rPr>
  </w:style>
  <w:style w:type="paragraph" w:customStyle="1" w:styleId="xl58">
    <w:name w:val="xl58"/>
    <w:basedOn w:val="a1"/>
    <w:pPr>
      <w:spacing w:before="100" w:beforeAutospacing="1" w:after="100" w:afterAutospacing="1"/>
    </w:pPr>
    <w:rPr>
      <w:rFonts w:eastAsia="Arial Unicode MS" w:cs="Arial"/>
      <w:b/>
      <w:bCs/>
      <w:sz w:val="20"/>
      <w:szCs w:val="20"/>
      <w:lang w:eastAsia="en-US"/>
    </w:rPr>
  </w:style>
  <w:style w:type="paragraph" w:styleId="affe">
    <w:name w:val="Balloon Text"/>
    <w:basedOn w:val="a1"/>
    <w:link w:val="Charf3"/>
    <w:uiPriority w:val="99"/>
    <w:rPr>
      <w:rFonts w:eastAsia="돋움"/>
      <w:sz w:val="18"/>
      <w:szCs w:val="18"/>
    </w:rPr>
  </w:style>
  <w:style w:type="paragraph" w:customStyle="1" w:styleId="Sub-divider">
    <w:name w:val="_Sub-divider"/>
    <w:basedOn w:val="1"/>
    <w:pPr>
      <w:numPr>
        <w:numId w:val="0"/>
      </w:numPr>
    </w:pPr>
  </w:style>
  <w:style w:type="paragraph" w:customStyle="1" w:styleId="BodySmallNUM">
    <w:name w:val="_BodySmall_NUM"/>
    <w:basedOn w:val="BodySmall"/>
    <w:pPr>
      <w:numPr>
        <w:ilvl w:val="1"/>
        <w:numId w:val="13"/>
      </w:numPr>
      <w:tabs>
        <w:tab w:val="left" w:pos="504"/>
      </w:tabs>
    </w:pPr>
  </w:style>
  <w:style w:type="paragraph" w:customStyle="1" w:styleId="56">
    <w:name w:val="본문 5"/>
    <w:basedOn w:val="a1"/>
    <w:pPr>
      <w:adjustRightInd w:val="0"/>
      <w:snapToGrid w:val="0"/>
      <w:spacing w:after="240"/>
      <w:ind w:left="2160"/>
      <w:textAlignment w:val="baseline"/>
    </w:pPr>
    <w:rPr>
      <w:rFonts w:ascii="Times New Roman" w:eastAsia="바탕체" w:hAnsi="Times New Roman"/>
      <w:snapToGrid w:val="0"/>
      <w:szCs w:val="20"/>
      <w:lang w:eastAsia="ko-KR"/>
    </w:rPr>
  </w:style>
  <w:style w:type="paragraph" w:customStyle="1" w:styleId="46">
    <w:name w:val="본문 4"/>
    <w:basedOn w:val="a6"/>
    <w:pPr>
      <w:adjustRightInd w:val="0"/>
      <w:snapToGrid w:val="0"/>
      <w:spacing w:after="240"/>
      <w:ind w:left="1613"/>
      <w:textAlignment w:val="baseline"/>
    </w:pPr>
    <w:rPr>
      <w:rFonts w:ascii="Times New Roman" w:eastAsia="바탕체" w:hAnsi="Times New Roman"/>
      <w:snapToGrid w:val="0"/>
      <w:sz w:val="24"/>
      <w:szCs w:val="20"/>
      <w:lang w:eastAsia="ko-KR"/>
    </w:rPr>
  </w:style>
  <w:style w:type="paragraph" w:customStyle="1" w:styleId="Heading1NoShow">
    <w:name w:val="_Heading 1 No Show"/>
    <w:basedOn w:val="1"/>
    <w:pPr>
      <w:numPr>
        <w:numId w:val="0"/>
      </w:numPr>
    </w:pPr>
    <w:rPr>
      <w:rFonts w:eastAsia="바탕" w:cs="Arial"/>
    </w:rPr>
  </w:style>
  <w:style w:type="paragraph" w:customStyle="1" w:styleId="BalloonText1">
    <w:name w:val="Balloon Text1"/>
    <w:basedOn w:val="a1"/>
    <w:semiHidden/>
    <w:rPr>
      <w:rFonts w:ascii="Tahoma" w:hAnsi="Tahoma" w:cs="Tahoma"/>
      <w:sz w:val="16"/>
      <w:szCs w:val="16"/>
    </w:rPr>
  </w:style>
  <w:style w:type="paragraph" w:customStyle="1" w:styleId="afff">
    <w:name w:val="ㅜㅐ그미"/>
    <w:basedOn w:val="21"/>
    <w:rPr>
      <w:lang w:eastAsia="ko-KR"/>
    </w:rPr>
  </w:style>
  <w:style w:type="paragraph" w:customStyle="1" w:styleId="Heading1sub">
    <w:name w:val="Heading 1_sub"/>
    <w:basedOn w:val="1"/>
  </w:style>
  <w:style w:type="table" w:styleId="afff0">
    <w:name w:val="Table Grid"/>
    <w:basedOn w:val="a3"/>
    <w:uiPriority w:val="59"/>
    <w:rsid w:val="00B22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국문유형"/>
    <w:basedOn w:val="a1"/>
    <w:rsid w:val="00567B44"/>
    <w:pPr>
      <w:widowControl w:val="0"/>
      <w:wordWrap w:val="0"/>
      <w:autoSpaceDN w:val="0"/>
      <w:snapToGrid w:val="0"/>
      <w:spacing w:line="460" w:lineRule="exact"/>
      <w:jc w:val="both"/>
    </w:pPr>
    <w:rPr>
      <w:rFonts w:ascii="Times New Roman" w:eastAsia="바탕체" w:hAnsi="Times New Roman"/>
      <w:kern w:val="2"/>
      <w:szCs w:val="20"/>
      <w:lang w:eastAsia="ko-KR"/>
    </w:rPr>
  </w:style>
  <w:style w:type="paragraph" w:customStyle="1" w:styleId="EndnoteText1">
    <w:name w:val="Endnote Text1"/>
    <w:basedOn w:val="a1"/>
    <w:rsid w:val="00567B44"/>
    <w:pPr>
      <w:widowControl w:val="0"/>
      <w:autoSpaceDE w:val="0"/>
      <w:autoSpaceDN w:val="0"/>
      <w:adjustRightInd w:val="0"/>
    </w:pPr>
    <w:rPr>
      <w:rFonts w:ascii="Courier" w:eastAsia="바탕체" w:hAnsi="Courier"/>
      <w:szCs w:val="20"/>
      <w:lang w:eastAsia="ko-KR"/>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1"/>
    <w:rsid w:val="00567B44"/>
    <w:pPr>
      <w:spacing w:after="160" w:line="240" w:lineRule="exact"/>
    </w:pPr>
    <w:rPr>
      <w:rFonts w:ascii="Times New Roman" w:eastAsia="Times New Roman" w:hAnsi="Times New Roman"/>
      <w:sz w:val="22"/>
      <w:szCs w:val="20"/>
      <w:lang w:eastAsia="en-US"/>
    </w:rPr>
  </w:style>
  <w:style w:type="character" w:customStyle="1" w:styleId="DeltaViewInsertion">
    <w:name w:val="DeltaView Insertion"/>
    <w:rsid w:val="005E3F8E"/>
    <w:rPr>
      <w:color w:val="0000FF"/>
      <w:u w:val="double"/>
    </w:rPr>
  </w:style>
  <w:style w:type="character" w:customStyle="1" w:styleId="DeltaViewDeletion">
    <w:name w:val="DeltaView Deletion"/>
    <w:rsid w:val="005E3F8E"/>
    <w:rPr>
      <w:strike/>
      <w:color w:val="FF0000"/>
    </w:rPr>
  </w:style>
  <w:style w:type="paragraph" w:styleId="afff2">
    <w:name w:val="Revision"/>
    <w:hidden/>
    <w:uiPriority w:val="99"/>
    <w:semiHidden/>
    <w:rsid w:val="00C36E46"/>
    <w:rPr>
      <w:rFonts w:ascii="Arial" w:eastAsia="SC STKaiti" w:hAnsi="Arial"/>
      <w:sz w:val="24"/>
      <w:szCs w:val="24"/>
      <w:lang w:eastAsia="zh-CN"/>
    </w:rPr>
  </w:style>
  <w:style w:type="character" w:customStyle="1" w:styleId="1Char">
    <w:name w:val="제목 1 Char"/>
    <w:link w:val="1"/>
    <w:uiPriority w:val="9"/>
    <w:rsid w:val="004F68E2"/>
    <w:rPr>
      <w:rFonts w:ascii="Arial" w:eastAsia="SC STKaiti" w:hAnsi="Arial"/>
      <w:b/>
      <w:bCs/>
      <w:color w:val="000080"/>
      <w:kern w:val="32"/>
      <w:sz w:val="44"/>
      <w:szCs w:val="32"/>
      <w:lang w:eastAsia="zh-CN"/>
    </w:rPr>
  </w:style>
  <w:style w:type="character" w:customStyle="1" w:styleId="2Char">
    <w:name w:val="제목 2 Char"/>
    <w:aliases w:val="Reset numbering Char,Grey PGs Char,Reset numbering_Subsection Char,B Heading Char,2 Char,Kop Char,2 headline Char,h Char,headline Char,H2 Char,h2 Char,B Heading 2 Char,DPW Head Left Bold Ital Char,Section Heading 2 Char,H2 No TOC! Char,3 Char"/>
    <w:link w:val="21"/>
    <w:uiPriority w:val="9"/>
    <w:rsid w:val="004F68E2"/>
    <w:rPr>
      <w:rFonts w:ascii="Arial" w:eastAsia="SC STKaiti" w:hAnsi="Arial"/>
      <w:b/>
      <w:bCs/>
      <w:iCs/>
      <w:color w:val="000080"/>
      <w:sz w:val="44"/>
      <w:szCs w:val="28"/>
      <w:lang w:eastAsia="zh-CN"/>
    </w:rPr>
  </w:style>
  <w:style w:type="character" w:customStyle="1" w:styleId="3Char">
    <w:name w:val="제목 3 Char"/>
    <w:link w:val="31"/>
    <w:uiPriority w:val="9"/>
    <w:rsid w:val="004F68E2"/>
    <w:rPr>
      <w:rFonts w:ascii="Arial" w:eastAsia="SC STKaiti" w:hAnsi="Arial"/>
      <w:b/>
      <w:color w:val="000080"/>
      <w:kern w:val="32"/>
      <w:sz w:val="44"/>
      <w:szCs w:val="26"/>
      <w:lang w:eastAsia="zh-CN"/>
    </w:rPr>
  </w:style>
  <w:style w:type="character" w:customStyle="1" w:styleId="4Char">
    <w:name w:val="제목 4 Char"/>
    <w:link w:val="41"/>
    <w:rsid w:val="004F68E2"/>
    <w:rPr>
      <w:rFonts w:ascii="Arial" w:eastAsia="SC STKaiti" w:hAnsi="Arial"/>
      <w:b/>
      <w:bCs/>
      <w:color w:val="000080"/>
      <w:sz w:val="28"/>
      <w:szCs w:val="24"/>
      <w:lang w:eastAsia="zh-CN"/>
    </w:rPr>
  </w:style>
  <w:style w:type="character" w:customStyle="1" w:styleId="5Char">
    <w:name w:val="제목 5 Char"/>
    <w:link w:val="51"/>
    <w:rsid w:val="004F68E2"/>
    <w:rPr>
      <w:rFonts w:ascii="Arial" w:eastAsia="SC STKaiti" w:hAnsi="Arial"/>
      <w:b/>
      <w:bCs/>
      <w:i/>
      <w:iCs/>
      <w:sz w:val="26"/>
      <w:szCs w:val="26"/>
      <w:lang w:eastAsia="zh-CN"/>
    </w:rPr>
  </w:style>
  <w:style w:type="character" w:customStyle="1" w:styleId="6Char">
    <w:name w:val="제목 6 Char"/>
    <w:link w:val="6"/>
    <w:rsid w:val="004F68E2"/>
    <w:rPr>
      <w:rFonts w:eastAsia="SC STKaiti"/>
      <w:b/>
      <w:bCs/>
      <w:sz w:val="22"/>
      <w:szCs w:val="22"/>
      <w:lang w:eastAsia="zh-CN"/>
    </w:rPr>
  </w:style>
  <w:style w:type="character" w:customStyle="1" w:styleId="7Char">
    <w:name w:val="제목 7 Char"/>
    <w:link w:val="7"/>
    <w:rsid w:val="004F68E2"/>
    <w:rPr>
      <w:rFonts w:eastAsia="SC STKaiti"/>
      <w:sz w:val="24"/>
      <w:szCs w:val="24"/>
      <w:lang w:eastAsia="zh-CN"/>
    </w:rPr>
  </w:style>
  <w:style w:type="character" w:customStyle="1" w:styleId="8Char">
    <w:name w:val="제목 8 Char"/>
    <w:aliases w:val="Appendix Char"/>
    <w:link w:val="8"/>
    <w:rsid w:val="004F68E2"/>
    <w:rPr>
      <w:rFonts w:eastAsia="SC STKaiti"/>
      <w:i/>
      <w:iCs/>
      <w:sz w:val="24"/>
      <w:szCs w:val="24"/>
      <w:lang w:eastAsia="zh-CN"/>
    </w:rPr>
  </w:style>
  <w:style w:type="character" w:customStyle="1" w:styleId="9Char">
    <w:name w:val="제목 9 Char"/>
    <w:aliases w:val="AppendixBodyHead Char"/>
    <w:link w:val="9"/>
    <w:rsid w:val="004F68E2"/>
    <w:rPr>
      <w:rFonts w:ascii="Arial" w:eastAsia="SC STKaiti" w:hAnsi="Arial" w:cs="Arial"/>
      <w:sz w:val="22"/>
      <w:szCs w:val="22"/>
      <w:lang w:eastAsia="zh-CN"/>
    </w:rPr>
  </w:style>
  <w:style w:type="character" w:customStyle="1" w:styleId="Char">
    <w:name w:val="본문 Char"/>
    <w:link w:val="a6"/>
    <w:rsid w:val="004F68E2"/>
    <w:rPr>
      <w:rFonts w:ascii="Arial" w:eastAsia="SC STKaiti" w:hAnsi="Arial"/>
      <w:sz w:val="18"/>
      <w:szCs w:val="24"/>
      <w:lang w:eastAsia="zh-CN"/>
    </w:rPr>
  </w:style>
  <w:style w:type="character" w:customStyle="1" w:styleId="Charf4">
    <w:name w:val="메모 텍스트 Char"/>
    <w:semiHidden/>
    <w:rsid w:val="004F68E2"/>
    <w:rPr>
      <w:rFonts w:ascii="Arial" w:eastAsia="SC STKaiti" w:hAnsi="Arial"/>
      <w:b/>
      <w:color w:val="000000"/>
      <w:kern w:val="2"/>
      <w:sz w:val="22"/>
      <w:lang w:val="en-US" w:eastAsia="en-US"/>
    </w:rPr>
  </w:style>
  <w:style w:type="character" w:customStyle="1" w:styleId="Char0">
    <w:name w:val="미주 텍스트 Char"/>
    <w:link w:val="ac"/>
    <w:semiHidden/>
    <w:rsid w:val="004F68E2"/>
    <w:rPr>
      <w:rFonts w:ascii="Arial" w:eastAsia="SC STKaiti" w:hAnsi="Arial"/>
      <w:lang w:eastAsia="zh-CN"/>
    </w:rPr>
  </w:style>
  <w:style w:type="character" w:customStyle="1" w:styleId="Char2">
    <w:name w:val="바닥글 Char"/>
    <w:link w:val="ad"/>
    <w:uiPriority w:val="99"/>
    <w:rsid w:val="004F68E2"/>
    <w:rPr>
      <w:rFonts w:ascii="Arial" w:eastAsia="SC STKaiti" w:hAnsi="Arial"/>
      <w:sz w:val="16"/>
      <w:szCs w:val="24"/>
      <w:lang w:eastAsia="zh-CN"/>
    </w:rPr>
  </w:style>
  <w:style w:type="character" w:customStyle="1" w:styleId="Char3">
    <w:name w:val="각주 텍스트 Char"/>
    <w:aliases w:val="ABC 각주 Char, Char Char,fn Char,footnote text Char,Footnotes Char,Footnote ak Char,Footnote Text Char1 Char,Footnote Text Char Char Char,fn Char Char Char,footnote text Char Char Char,Footnotes Char Char Char,Footnote ak Char Char Char"/>
    <w:link w:val="af"/>
    <w:uiPriority w:val="99"/>
    <w:rsid w:val="004F68E2"/>
    <w:rPr>
      <w:rFonts w:eastAsia="바탕"/>
      <w:iCs/>
      <w:sz w:val="18"/>
      <w:lang w:eastAsia="zh-CN"/>
    </w:rPr>
  </w:style>
  <w:style w:type="character" w:customStyle="1" w:styleId="Char4">
    <w:name w:val="머리글 Char"/>
    <w:link w:val="af0"/>
    <w:uiPriority w:val="99"/>
    <w:rsid w:val="004F68E2"/>
    <w:rPr>
      <w:rFonts w:ascii="Arial" w:eastAsia="SC STKaiti" w:hAnsi="Arial"/>
      <w:sz w:val="16"/>
      <w:szCs w:val="24"/>
      <w:lang w:eastAsia="zh-CN"/>
    </w:rPr>
  </w:style>
  <w:style w:type="character" w:customStyle="1" w:styleId="2Char0">
    <w:name w:val="본문 2 Char"/>
    <w:link w:val="23"/>
    <w:rsid w:val="004F68E2"/>
    <w:rPr>
      <w:rFonts w:ascii="Arial" w:eastAsia="SC STKaiti" w:hAnsi="Arial"/>
      <w:sz w:val="24"/>
      <w:szCs w:val="24"/>
      <w:lang w:eastAsia="zh-CN"/>
    </w:rPr>
  </w:style>
  <w:style w:type="character" w:customStyle="1" w:styleId="3Char0">
    <w:name w:val="본문 3 Char"/>
    <w:link w:val="33"/>
    <w:rsid w:val="004F68E2"/>
    <w:rPr>
      <w:rFonts w:ascii="Arial" w:eastAsia="SC STKaiti" w:hAnsi="Arial"/>
      <w:sz w:val="16"/>
      <w:szCs w:val="16"/>
      <w:lang w:eastAsia="zh-CN"/>
    </w:rPr>
  </w:style>
  <w:style w:type="character" w:customStyle="1" w:styleId="Char5">
    <w:name w:val="본문 첫 줄 들여쓰기 Char"/>
    <w:link w:val="af3"/>
    <w:rsid w:val="004F68E2"/>
    <w:rPr>
      <w:rFonts w:ascii="Arial" w:eastAsia="SC STKaiti" w:hAnsi="Arial"/>
      <w:sz w:val="24"/>
      <w:szCs w:val="24"/>
      <w:lang w:eastAsia="zh-CN"/>
    </w:rPr>
  </w:style>
  <w:style w:type="character" w:customStyle="1" w:styleId="Char6">
    <w:name w:val="본문 들여쓰기 Char"/>
    <w:link w:val="af4"/>
    <w:rsid w:val="004F68E2"/>
    <w:rPr>
      <w:rFonts w:ascii="Arial" w:eastAsia="SC STKaiti" w:hAnsi="Arial"/>
      <w:sz w:val="24"/>
      <w:szCs w:val="24"/>
      <w:lang w:eastAsia="zh-CN"/>
    </w:rPr>
  </w:style>
  <w:style w:type="character" w:customStyle="1" w:styleId="2Char1">
    <w:name w:val="본문 첫 줄 들여쓰기 2 Char"/>
    <w:link w:val="24"/>
    <w:rsid w:val="004F68E2"/>
    <w:rPr>
      <w:rFonts w:ascii="Arial" w:eastAsia="SC STKaiti" w:hAnsi="Arial"/>
      <w:sz w:val="24"/>
      <w:szCs w:val="24"/>
      <w:lang w:eastAsia="zh-CN"/>
    </w:rPr>
  </w:style>
  <w:style w:type="character" w:customStyle="1" w:styleId="2Char2">
    <w:name w:val="본문 들여쓰기 2 Char"/>
    <w:link w:val="25"/>
    <w:rsid w:val="004F68E2"/>
    <w:rPr>
      <w:rFonts w:ascii="Arial" w:eastAsia="SC STKaiti" w:hAnsi="Arial"/>
      <w:sz w:val="24"/>
      <w:szCs w:val="24"/>
      <w:lang w:eastAsia="zh-CN"/>
    </w:rPr>
  </w:style>
  <w:style w:type="character" w:customStyle="1" w:styleId="3Char1">
    <w:name w:val="본문 들여쓰기 3 Char"/>
    <w:link w:val="34"/>
    <w:rsid w:val="004F68E2"/>
    <w:rPr>
      <w:rFonts w:ascii="Arial" w:eastAsia="SC STKaiti" w:hAnsi="Arial"/>
      <w:sz w:val="16"/>
      <w:szCs w:val="16"/>
      <w:lang w:eastAsia="zh-CN"/>
    </w:rPr>
  </w:style>
  <w:style w:type="character" w:customStyle="1" w:styleId="Char7">
    <w:name w:val="맺음말 Char"/>
    <w:link w:val="af5"/>
    <w:rsid w:val="004F68E2"/>
    <w:rPr>
      <w:rFonts w:ascii="Arial" w:eastAsia="SC STKaiti" w:hAnsi="Arial"/>
      <w:sz w:val="24"/>
      <w:szCs w:val="24"/>
      <w:lang w:eastAsia="zh-CN"/>
    </w:rPr>
  </w:style>
  <w:style w:type="character" w:customStyle="1" w:styleId="Char8">
    <w:name w:val="날짜 Char"/>
    <w:link w:val="af6"/>
    <w:rsid w:val="004F68E2"/>
    <w:rPr>
      <w:rFonts w:ascii="Arial" w:eastAsia="SC STKaiti" w:hAnsi="Arial"/>
      <w:sz w:val="24"/>
      <w:szCs w:val="24"/>
      <w:lang w:eastAsia="zh-CN"/>
    </w:rPr>
  </w:style>
  <w:style w:type="character" w:customStyle="1" w:styleId="Char9">
    <w:name w:val="문서 구조 Char"/>
    <w:link w:val="af7"/>
    <w:semiHidden/>
    <w:rsid w:val="004F68E2"/>
    <w:rPr>
      <w:rFonts w:ascii="Tahoma" w:eastAsia="SC STKaiti" w:hAnsi="Tahoma" w:cs="Tahoma"/>
      <w:sz w:val="24"/>
      <w:szCs w:val="24"/>
      <w:shd w:val="clear" w:color="auto" w:fill="000080"/>
      <w:lang w:eastAsia="zh-CN"/>
    </w:rPr>
  </w:style>
  <w:style w:type="character" w:customStyle="1" w:styleId="Chara">
    <w:name w:val="전자 메일 서명 Char"/>
    <w:link w:val="af8"/>
    <w:rsid w:val="004F68E2"/>
    <w:rPr>
      <w:rFonts w:ascii="Arial" w:eastAsia="SC STKaiti" w:hAnsi="Arial"/>
      <w:sz w:val="24"/>
      <w:szCs w:val="24"/>
      <w:lang w:eastAsia="zh-CN"/>
    </w:rPr>
  </w:style>
  <w:style w:type="character" w:customStyle="1" w:styleId="HTMLChar">
    <w:name w:val="HTML 주소 Char"/>
    <w:link w:val="HTML0"/>
    <w:rsid w:val="004F68E2"/>
    <w:rPr>
      <w:rFonts w:ascii="Arial" w:eastAsia="SC STKaiti" w:hAnsi="Arial"/>
      <w:i/>
      <w:iCs/>
      <w:sz w:val="24"/>
      <w:szCs w:val="24"/>
      <w:lang w:eastAsia="zh-CN"/>
    </w:rPr>
  </w:style>
  <w:style w:type="character" w:customStyle="1" w:styleId="HTMLChar0">
    <w:name w:val="미리 서식이 지정된 HTML Char"/>
    <w:link w:val="HTML5"/>
    <w:rsid w:val="004F68E2"/>
    <w:rPr>
      <w:rFonts w:ascii="Courier New" w:eastAsia="SC STKaiti" w:hAnsi="Courier New" w:cs="Courier New"/>
      <w:lang w:eastAsia="zh-CN"/>
    </w:rPr>
  </w:style>
  <w:style w:type="character" w:customStyle="1" w:styleId="Charb">
    <w:name w:val="매크로 텍스트 Char"/>
    <w:link w:val="aff0"/>
    <w:semiHidden/>
    <w:rsid w:val="004F68E2"/>
    <w:rPr>
      <w:rFonts w:ascii="Courier New" w:eastAsia="SC STKaiti" w:hAnsi="Courier New" w:cs="Courier New"/>
      <w:lang w:eastAsia="zh-CN"/>
    </w:rPr>
  </w:style>
  <w:style w:type="character" w:customStyle="1" w:styleId="Charc">
    <w:name w:val="메시지 머리글 Char"/>
    <w:link w:val="aff1"/>
    <w:rsid w:val="004F68E2"/>
    <w:rPr>
      <w:rFonts w:ascii="Arial" w:eastAsia="SC STKaiti" w:hAnsi="Arial" w:cs="Arial"/>
      <w:sz w:val="24"/>
      <w:szCs w:val="24"/>
      <w:shd w:val="pct20" w:color="auto" w:fill="auto"/>
      <w:lang w:eastAsia="zh-CN"/>
    </w:rPr>
  </w:style>
  <w:style w:type="character" w:customStyle="1" w:styleId="Chard">
    <w:name w:val="각주/미주 머리글 Char"/>
    <w:link w:val="aff4"/>
    <w:rsid w:val="004F68E2"/>
    <w:rPr>
      <w:rFonts w:ascii="Arial" w:eastAsia="SC STKaiti" w:hAnsi="Arial"/>
      <w:sz w:val="24"/>
      <w:szCs w:val="24"/>
      <w:lang w:eastAsia="zh-CN"/>
    </w:rPr>
  </w:style>
  <w:style w:type="character" w:customStyle="1" w:styleId="Chare">
    <w:name w:val="글자만 Char"/>
    <w:link w:val="aff5"/>
    <w:rsid w:val="004F68E2"/>
    <w:rPr>
      <w:rFonts w:ascii="Courier New" w:eastAsia="SC STKaiti" w:hAnsi="Courier New" w:cs="Courier New"/>
      <w:lang w:eastAsia="zh-CN"/>
    </w:rPr>
  </w:style>
  <w:style w:type="character" w:customStyle="1" w:styleId="Charf">
    <w:name w:val="인사말 Char"/>
    <w:link w:val="aff6"/>
    <w:rsid w:val="004F68E2"/>
    <w:rPr>
      <w:rFonts w:ascii="Arial" w:eastAsia="SC STKaiti" w:hAnsi="Arial"/>
      <w:sz w:val="24"/>
      <w:szCs w:val="24"/>
      <w:lang w:eastAsia="zh-CN"/>
    </w:rPr>
  </w:style>
  <w:style w:type="character" w:customStyle="1" w:styleId="Charf0">
    <w:name w:val="서명 Char"/>
    <w:link w:val="aff7"/>
    <w:rsid w:val="004F68E2"/>
    <w:rPr>
      <w:rFonts w:ascii="Arial" w:eastAsia="SC STKaiti" w:hAnsi="Arial"/>
      <w:sz w:val="24"/>
      <w:szCs w:val="24"/>
      <w:lang w:eastAsia="zh-CN"/>
    </w:rPr>
  </w:style>
  <w:style w:type="character" w:customStyle="1" w:styleId="Charf1">
    <w:name w:val="부제 Char"/>
    <w:link w:val="aff9"/>
    <w:rsid w:val="004F68E2"/>
    <w:rPr>
      <w:rFonts w:ascii="Arial" w:eastAsia="SC STKaiti" w:hAnsi="Arial" w:cs="Arial"/>
      <w:sz w:val="24"/>
      <w:szCs w:val="24"/>
      <w:lang w:eastAsia="zh-CN"/>
    </w:rPr>
  </w:style>
  <w:style w:type="character" w:customStyle="1" w:styleId="Charf2">
    <w:name w:val="제목 Char"/>
    <w:link w:val="affc"/>
    <w:rsid w:val="004F68E2"/>
    <w:rPr>
      <w:rFonts w:ascii="Arial" w:eastAsia="SC STKaiti" w:hAnsi="Arial" w:cs="Arial"/>
      <w:b/>
      <w:bCs/>
      <w:kern w:val="28"/>
      <w:sz w:val="32"/>
      <w:szCs w:val="32"/>
      <w:lang w:eastAsia="zh-CN"/>
    </w:rPr>
  </w:style>
  <w:style w:type="character" w:customStyle="1" w:styleId="Charf3">
    <w:name w:val="풍선 도움말 텍스트 Char"/>
    <w:link w:val="affe"/>
    <w:uiPriority w:val="99"/>
    <w:rsid w:val="004F68E2"/>
    <w:rPr>
      <w:rFonts w:ascii="Arial" w:eastAsia="돋움" w:hAnsi="Arial"/>
      <w:sz w:val="18"/>
      <w:szCs w:val="18"/>
      <w:lang w:eastAsia="zh-CN"/>
    </w:rPr>
  </w:style>
  <w:style w:type="paragraph" w:styleId="afff3">
    <w:name w:val="annotation subject"/>
    <w:basedOn w:val="a9"/>
    <w:next w:val="a9"/>
    <w:link w:val="Charf5"/>
    <w:rsid w:val="004F68E2"/>
    <w:pPr>
      <w:spacing w:before="0"/>
      <w:ind w:right="0"/>
    </w:pPr>
    <w:rPr>
      <w:bCs/>
      <w:color w:val="auto"/>
      <w:kern w:val="0"/>
      <w:sz w:val="24"/>
      <w:szCs w:val="24"/>
      <w:lang w:eastAsia="zh-CN"/>
    </w:rPr>
  </w:style>
  <w:style w:type="character" w:customStyle="1" w:styleId="Char1">
    <w:name w:val="메모 텍스트 Char1"/>
    <w:link w:val="a9"/>
    <w:semiHidden/>
    <w:rsid w:val="004F68E2"/>
    <w:rPr>
      <w:rFonts w:ascii="Arial" w:eastAsia="SC STKaiti" w:hAnsi="Arial"/>
      <w:b/>
      <w:color w:val="000000"/>
      <w:kern w:val="2"/>
      <w:sz w:val="22"/>
      <w:lang w:val="en-US" w:eastAsia="en-US"/>
    </w:rPr>
  </w:style>
  <w:style w:type="character" w:customStyle="1" w:styleId="Charf5">
    <w:name w:val="메모 주제 Char"/>
    <w:link w:val="afff3"/>
    <w:rsid w:val="004F68E2"/>
    <w:rPr>
      <w:rFonts w:ascii="Arial" w:eastAsia="SC STKaiti" w:hAnsi="Arial"/>
      <w:b/>
      <w:bCs/>
      <w:color w:val="000000"/>
      <w:kern w:val="2"/>
      <w:sz w:val="24"/>
      <w:szCs w:val="24"/>
      <w:lang w:val="en-US" w:eastAsia="zh-CN"/>
    </w:rPr>
  </w:style>
  <w:style w:type="paragraph" w:styleId="TOC">
    <w:name w:val="TOC Heading"/>
    <w:basedOn w:val="1"/>
    <w:next w:val="a1"/>
    <w:uiPriority w:val="39"/>
    <w:qFormat/>
    <w:rsid w:val="00E87C59"/>
    <w:pPr>
      <w:keepLines/>
      <w:pageBreakBefore w:val="0"/>
      <w:numPr>
        <w:numId w:val="0"/>
      </w:numPr>
      <w:spacing w:before="480" w:line="276" w:lineRule="auto"/>
      <w:outlineLvl w:val="9"/>
    </w:pPr>
    <w:rPr>
      <w:rFonts w:ascii="맑은 고딕" w:eastAsia="맑은 고딕" w:hAnsi="맑은 고딕"/>
      <w:color w:val="365F91"/>
      <w:kern w:val="0"/>
      <w:sz w:val="28"/>
      <w:szCs w:val="28"/>
      <w:lang w:eastAsia="ko-KR"/>
    </w:rPr>
  </w:style>
  <w:style w:type="character" w:customStyle="1" w:styleId="sub">
    <w:name w:val="sub"/>
    <w:rsid w:val="003D25B6"/>
  </w:style>
  <w:style w:type="paragraph" w:styleId="afff4">
    <w:name w:val="List Paragraph"/>
    <w:basedOn w:val="a1"/>
    <w:link w:val="Charf6"/>
    <w:uiPriority w:val="34"/>
    <w:qFormat/>
    <w:rsid w:val="005B1CA5"/>
    <w:pPr>
      <w:wordWrap w:val="0"/>
      <w:autoSpaceDE w:val="0"/>
      <w:autoSpaceDN w:val="0"/>
      <w:ind w:leftChars="400" w:left="800"/>
      <w:jc w:val="both"/>
    </w:pPr>
    <w:rPr>
      <w:rFonts w:ascii="맑은 고딕" w:eastAsia="맑은 고딕" w:hAnsi="맑은 고딕" w:cs="굴림"/>
      <w:sz w:val="20"/>
      <w:szCs w:val="20"/>
      <w:lang w:eastAsia="ko-KR"/>
    </w:rPr>
  </w:style>
  <w:style w:type="numbering" w:customStyle="1" w:styleId="12">
    <w:name w:val="목록 없음1"/>
    <w:next w:val="a4"/>
    <w:uiPriority w:val="99"/>
    <w:semiHidden/>
    <w:unhideWhenUsed/>
    <w:rsid w:val="00CD4E37"/>
  </w:style>
  <w:style w:type="paragraph" w:styleId="afff5">
    <w:name w:val="No Spacing"/>
    <w:uiPriority w:val="1"/>
    <w:qFormat/>
    <w:rsid w:val="00CD4E37"/>
    <w:pPr>
      <w:widowControl w:val="0"/>
      <w:wordWrap w:val="0"/>
      <w:autoSpaceDE w:val="0"/>
      <w:autoSpaceDN w:val="0"/>
      <w:jc w:val="both"/>
    </w:pPr>
    <w:rPr>
      <w:rFonts w:eastAsia="바탕체"/>
    </w:rPr>
  </w:style>
  <w:style w:type="table" w:customStyle="1" w:styleId="13">
    <w:name w:val="표 구분선1"/>
    <w:basedOn w:val="a3"/>
    <w:next w:val="afff0"/>
    <w:uiPriority w:val="59"/>
    <w:rsid w:val="00CD4E37"/>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바탕글"/>
    <w:uiPriority w:val="99"/>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eastAsia="바탕체"/>
      <w:color w:val="000000"/>
      <w:sz w:val="23"/>
    </w:rPr>
  </w:style>
  <w:style w:type="paragraph" w:customStyle="1" w:styleId="100">
    <w:name w:val="본문(신명조10)"/>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2">
    <w:name w:val="머리말(신명조9)"/>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머리말(중고딕9)"/>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4">
    <w:name w:val="각주내용(신명조9)"/>
    <w:rsid w:val="00CD4E3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customStyle="1" w:styleId="14">
    <w:name w:val="스타일1"/>
    <w:basedOn w:val="a1"/>
    <w:rsid w:val="00CD4E37"/>
    <w:pPr>
      <w:widowControl w:val="0"/>
      <w:wordWrap w:val="0"/>
      <w:autoSpaceDE w:val="0"/>
      <w:autoSpaceDN w:val="0"/>
      <w:jc w:val="both"/>
    </w:pPr>
    <w:rPr>
      <w:rFonts w:ascii="Times New Roman" w:eastAsia="바탕" w:hAnsi="Times New Roman"/>
      <w:b/>
      <w:bCs/>
      <w:kern w:val="2"/>
      <w:lang w:eastAsia="ko-KR"/>
    </w:rPr>
  </w:style>
  <w:style w:type="numbering" w:customStyle="1" w:styleId="29">
    <w:name w:val="목록 없음2"/>
    <w:next w:val="a4"/>
    <w:uiPriority w:val="99"/>
    <w:semiHidden/>
    <w:unhideWhenUsed/>
    <w:rsid w:val="00CD4E37"/>
  </w:style>
  <w:style w:type="paragraph" w:customStyle="1" w:styleId="afff7">
    <w:name w:val="스타일"/>
    <w:rsid w:val="00CD4E37"/>
    <w:pPr>
      <w:widowControl w:val="0"/>
      <w:autoSpaceDE w:val="0"/>
      <w:autoSpaceDN w:val="0"/>
      <w:adjustRightInd w:val="0"/>
      <w:jc w:val="both"/>
    </w:pPr>
    <w:rPr>
      <w:rFonts w:ascii="Arial" w:eastAsia="바탕" w:hAnsi="Arial"/>
      <w:sz w:val="24"/>
      <w:szCs w:val="24"/>
    </w:rPr>
  </w:style>
  <w:style w:type="paragraph" w:customStyle="1" w:styleId="2a">
    <w:name w:val="스타일2"/>
    <w:basedOn w:val="a1"/>
    <w:qFormat/>
    <w:rsid w:val="00452C3A"/>
    <w:pPr>
      <w:widowControl w:val="0"/>
      <w:wordWrap w:val="0"/>
      <w:autoSpaceDE w:val="0"/>
      <w:autoSpaceDN w:val="0"/>
      <w:spacing w:line="360" w:lineRule="auto"/>
      <w:jc w:val="both"/>
    </w:pPr>
    <w:rPr>
      <w:rFonts w:ascii="Times New Roman" w:eastAsia="바탕" w:hAnsi="Times New Roman"/>
      <w:b/>
      <w:bCs/>
      <w:kern w:val="2"/>
      <w:lang w:eastAsia="ko-KR"/>
    </w:rPr>
  </w:style>
  <w:style w:type="paragraph" w:customStyle="1" w:styleId="01">
    <w:name w:val="스타일01"/>
    <w:basedOn w:val="a1"/>
    <w:next w:val="a6"/>
    <w:link w:val="01Char"/>
    <w:qFormat/>
    <w:rsid w:val="00D80295"/>
    <w:pPr>
      <w:widowControl w:val="0"/>
      <w:tabs>
        <w:tab w:val="num" w:pos="284"/>
      </w:tabs>
      <w:autoSpaceDE w:val="0"/>
      <w:autoSpaceDN w:val="0"/>
      <w:snapToGrid w:val="0"/>
      <w:spacing w:after="120" w:line="320" w:lineRule="atLeast"/>
      <w:ind w:left="248" w:rightChars="55" w:right="132" w:hanging="248"/>
      <w:jc w:val="both"/>
      <w:outlineLvl w:val="0"/>
    </w:pPr>
    <w:rPr>
      <w:rFonts w:ascii="Times New Roman" w:eastAsia="바탕" w:hAnsi="Times New Roman"/>
      <w:kern w:val="2"/>
      <w:sz w:val="20"/>
      <w:lang w:val="x-none" w:eastAsia="x-none"/>
    </w:rPr>
  </w:style>
  <w:style w:type="character" w:customStyle="1" w:styleId="01Char">
    <w:name w:val="스타일01 Char"/>
    <w:link w:val="01"/>
    <w:rsid w:val="00D80295"/>
    <w:rPr>
      <w:rFonts w:eastAsia="바탕"/>
      <w:kern w:val="2"/>
      <w:szCs w:val="24"/>
      <w:lang w:val="x-none" w:eastAsia="x-none"/>
    </w:rPr>
  </w:style>
  <w:style w:type="paragraph" w:customStyle="1" w:styleId="afff8">
    <w:name w:val="각주"/>
    <w:basedOn w:val="a1"/>
    <w:rsid w:val="00031ABF"/>
    <w:pPr>
      <w:widowControl w:val="0"/>
      <w:shd w:val="clear" w:color="auto" w:fill="FFFFFF"/>
      <w:wordWrap w:val="0"/>
      <w:autoSpaceDE w:val="0"/>
      <w:autoSpaceDN w:val="0"/>
      <w:spacing w:line="312" w:lineRule="auto"/>
      <w:ind w:left="262" w:hanging="262"/>
      <w:jc w:val="both"/>
      <w:textAlignment w:val="baseline"/>
    </w:pPr>
    <w:rPr>
      <w:rFonts w:ascii="굴림" w:eastAsia="굴림" w:hAnsi="굴림" w:cs="굴림"/>
      <w:color w:val="000000"/>
      <w:sz w:val="20"/>
      <w:szCs w:val="20"/>
      <w:lang w:eastAsia="ko-KR"/>
    </w:rPr>
  </w:style>
  <w:style w:type="paragraph" w:customStyle="1" w:styleId="38">
    <w:name w:val="스타일3"/>
    <w:basedOn w:val="a1"/>
    <w:qFormat/>
    <w:rsid w:val="00E12563"/>
    <w:pPr>
      <w:widowControl w:val="0"/>
      <w:autoSpaceDE w:val="0"/>
      <w:autoSpaceDN w:val="0"/>
      <w:snapToGrid w:val="0"/>
      <w:spacing w:after="120" w:line="280" w:lineRule="exact"/>
      <w:jc w:val="center"/>
    </w:pPr>
    <w:rPr>
      <w:rFonts w:ascii="Times New Roman" w:eastAsia="바탕체" w:hAnsi="Times New Roman"/>
      <w:b/>
      <w:color w:val="000080"/>
      <w:sz w:val="22"/>
      <w:szCs w:val="22"/>
      <w:lang w:eastAsia="ko-KR"/>
    </w:rPr>
  </w:style>
  <w:style w:type="character" w:customStyle="1" w:styleId="Charf6">
    <w:name w:val="목록 단락 Char"/>
    <w:link w:val="afff4"/>
    <w:uiPriority w:val="34"/>
    <w:rsid w:val="00980339"/>
    <w:rPr>
      <w:rFonts w:ascii="맑은 고딕" w:eastAsia="맑은 고딕" w:hAnsi="맑은 고딕" w:cs="굴림"/>
    </w:rPr>
  </w:style>
  <w:style w:type="character" w:customStyle="1" w:styleId="fontstyle01">
    <w:name w:val="fontstyle01"/>
    <w:basedOn w:val="a2"/>
    <w:rsid w:val="00300CCD"/>
    <w:rPr>
      <w:rFonts w:ascii="바탕" w:eastAsia="바탕" w:hAnsi="바탕" w:hint="eastAsia"/>
      <w:b w:val="0"/>
      <w:bCs w:val="0"/>
      <w:i w:val="0"/>
      <w:iCs w:val="0"/>
      <w:color w:val="000000"/>
      <w:sz w:val="22"/>
      <w:szCs w:val="22"/>
    </w:rPr>
  </w:style>
  <w:style w:type="character" w:styleId="afff9">
    <w:name w:val="Placeholder Text"/>
    <w:basedOn w:val="a2"/>
    <w:uiPriority w:val="99"/>
    <w:semiHidden/>
    <w:rsid w:val="00623DBD"/>
    <w:rPr>
      <w:color w:val="808080"/>
    </w:rPr>
  </w:style>
  <w:style w:type="table" w:customStyle="1" w:styleId="110">
    <w:name w:val="표 구분선11"/>
    <w:basedOn w:val="a3"/>
    <w:next w:val="afff0"/>
    <w:uiPriority w:val="59"/>
    <w:rsid w:val="009E5F83"/>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6441">
      <w:bodyDiv w:val="1"/>
      <w:marLeft w:val="0"/>
      <w:marRight w:val="0"/>
      <w:marTop w:val="0"/>
      <w:marBottom w:val="0"/>
      <w:divBdr>
        <w:top w:val="none" w:sz="0" w:space="0" w:color="auto"/>
        <w:left w:val="none" w:sz="0" w:space="0" w:color="auto"/>
        <w:bottom w:val="none" w:sz="0" w:space="0" w:color="auto"/>
        <w:right w:val="none" w:sz="0" w:space="0" w:color="auto"/>
      </w:divBdr>
    </w:div>
    <w:div w:id="31463344">
      <w:bodyDiv w:val="1"/>
      <w:marLeft w:val="0"/>
      <w:marRight w:val="0"/>
      <w:marTop w:val="0"/>
      <w:marBottom w:val="0"/>
      <w:divBdr>
        <w:top w:val="none" w:sz="0" w:space="0" w:color="auto"/>
        <w:left w:val="none" w:sz="0" w:space="0" w:color="auto"/>
        <w:bottom w:val="none" w:sz="0" w:space="0" w:color="auto"/>
        <w:right w:val="none" w:sz="0" w:space="0" w:color="auto"/>
      </w:divBdr>
    </w:div>
    <w:div w:id="52195886">
      <w:bodyDiv w:val="1"/>
      <w:marLeft w:val="0"/>
      <w:marRight w:val="0"/>
      <w:marTop w:val="0"/>
      <w:marBottom w:val="0"/>
      <w:divBdr>
        <w:top w:val="none" w:sz="0" w:space="0" w:color="auto"/>
        <w:left w:val="none" w:sz="0" w:space="0" w:color="auto"/>
        <w:bottom w:val="none" w:sz="0" w:space="0" w:color="auto"/>
        <w:right w:val="none" w:sz="0" w:space="0" w:color="auto"/>
      </w:divBdr>
    </w:div>
    <w:div w:id="146673852">
      <w:bodyDiv w:val="1"/>
      <w:marLeft w:val="0"/>
      <w:marRight w:val="0"/>
      <w:marTop w:val="0"/>
      <w:marBottom w:val="0"/>
      <w:divBdr>
        <w:top w:val="none" w:sz="0" w:space="0" w:color="auto"/>
        <w:left w:val="none" w:sz="0" w:space="0" w:color="auto"/>
        <w:bottom w:val="none" w:sz="0" w:space="0" w:color="auto"/>
        <w:right w:val="none" w:sz="0" w:space="0" w:color="auto"/>
      </w:divBdr>
    </w:div>
    <w:div w:id="166674583">
      <w:bodyDiv w:val="1"/>
      <w:marLeft w:val="0"/>
      <w:marRight w:val="0"/>
      <w:marTop w:val="0"/>
      <w:marBottom w:val="0"/>
      <w:divBdr>
        <w:top w:val="none" w:sz="0" w:space="0" w:color="auto"/>
        <w:left w:val="none" w:sz="0" w:space="0" w:color="auto"/>
        <w:bottom w:val="none" w:sz="0" w:space="0" w:color="auto"/>
        <w:right w:val="none" w:sz="0" w:space="0" w:color="auto"/>
      </w:divBdr>
    </w:div>
    <w:div w:id="232855903">
      <w:bodyDiv w:val="1"/>
      <w:marLeft w:val="0"/>
      <w:marRight w:val="0"/>
      <w:marTop w:val="0"/>
      <w:marBottom w:val="0"/>
      <w:divBdr>
        <w:top w:val="none" w:sz="0" w:space="0" w:color="auto"/>
        <w:left w:val="none" w:sz="0" w:space="0" w:color="auto"/>
        <w:bottom w:val="none" w:sz="0" w:space="0" w:color="auto"/>
        <w:right w:val="none" w:sz="0" w:space="0" w:color="auto"/>
      </w:divBdr>
      <w:divsChild>
        <w:div w:id="827328903">
          <w:marLeft w:val="0"/>
          <w:marRight w:val="0"/>
          <w:marTop w:val="0"/>
          <w:marBottom w:val="0"/>
          <w:divBdr>
            <w:top w:val="none" w:sz="0" w:space="0" w:color="auto"/>
            <w:left w:val="none" w:sz="0" w:space="0" w:color="auto"/>
            <w:bottom w:val="none" w:sz="0" w:space="0" w:color="auto"/>
            <w:right w:val="none" w:sz="0" w:space="0" w:color="auto"/>
          </w:divBdr>
          <w:divsChild>
            <w:div w:id="1883513906">
              <w:marLeft w:val="0"/>
              <w:marRight w:val="0"/>
              <w:marTop w:val="0"/>
              <w:marBottom w:val="0"/>
              <w:divBdr>
                <w:top w:val="none" w:sz="0" w:space="0" w:color="auto"/>
                <w:left w:val="none" w:sz="0" w:space="0" w:color="auto"/>
                <w:bottom w:val="none" w:sz="0" w:space="0" w:color="auto"/>
                <w:right w:val="none" w:sz="0" w:space="0" w:color="auto"/>
              </w:divBdr>
              <w:divsChild>
                <w:div w:id="1450933797">
                  <w:marLeft w:val="0"/>
                  <w:marRight w:val="0"/>
                  <w:marTop w:val="0"/>
                  <w:marBottom w:val="0"/>
                  <w:divBdr>
                    <w:top w:val="none" w:sz="0" w:space="0" w:color="auto"/>
                    <w:left w:val="single" w:sz="6" w:space="0" w:color="99BBE8"/>
                    <w:bottom w:val="single" w:sz="6" w:space="0" w:color="99BBE8"/>
                    <w:right w:val="single" w:sz="6" w:space="0" w:color="99BBE8"/>
                  </w:divBdr>
                  <w:divsChild>
                    <w:div w:id="827750858">
                      <w:marLeft w:val="0"/>
                      <w:marRight w:val="0"/>
                      <w:marTop w:val="0"/>
                      <w:marBottom w:val="0"/>
                      <w:divBdr>
                        <w:top w:val="none" w:sz="0" w:space="0" w:color="auto"/>
                        <w:left w:val="none" w:sz="0" w:space="0" w:color="auto"/>
                        <w:bottom w:val="none" w:sz="0" w:space="0" w:color="auto"/>
                        <w:right w:val="none" w:sz="0" w:space="0" w:color="auto"/>
                      </w:divBdr>
                      <w:divsChild>
                        <w:div w:id="196626485">
                          <w:marLeft w:val="150"/>
                          <w:marRight w:val="0"/>
                          <w:marTop w:val="0"/>
                          <w:marBottom w:val="0"/>
                          <w:divBdr>
                            <w:top w:val="none" w:sz="0" w:space="0" w:color="auto"/>
                            <w:left w:val="none" w:sz="0" w:space="0" w:color="auto"/>
                            <w:bottom w:val="none" w:sz="0" w:space="0" w:color="auto"/>
                            <w:right w:val="none" w:sz="0" w:space="0" w:color="auto"/>
                          </w:divBdr>
                          <w:divsChild>
                            <w:div w:id="1382099594">
                              <w:marLeft w:val="120"/>
                              <w:marRight w:val="0"/>
                              <w:marTop w:val="0"/>
                              <w:marBottom w:val="0"/>
                              <w:divBdr>
                                <w:top w:val="none" w:sz="0" w:space="0" w:color="auto"/>
                                <w:left w:val="none" w:sz="0" w:space="0" w:color="auto"/>
                                <w:bottom w:val="none" w:sz="0" w:space="0" w:color="auto"/>
                                <w:right w:val="none" w:sz="0" w:space="0" w:color="auto"/>
                              </w:divBdr>
                              <w:divsChild>
                                <w:div w:id="1400202456">
                                  <w:marLeft w:val="0"/>
                                  <w:marRight w:val="0"/>
                                  <w:marTop w:val="0"/>
                                  <w:marBottom w:val="0"/>
                                  <w:divBdr>
                                    <w:top w:val="none" w:sz="0" w:space="0" w:color="auto"/>
                                    <w:left w:val="none" w:sz="0" w:space="0" w:color="auto"/>
                                    <w:bottom w:val="none" w:sz="0" w:space="0" w:color="auto"/>
                                    <w:right w:val="none" w:sz="0" w:space="0" w:color="auto"/>
                                  </w:divBdr>
                                  <w:divsChild>
                                    <w:div w:id="1882862341">
                                      <w:marLeft w:val="0"/>
                                      <w:marRight w:val="0"/>
                                      <w:marTop w:val="0"/>
                                      <w:marBottom w:val="0"/>
                                      <w:divBdr>
                                        <w:top w:val="none" w:sz="0" w:space="0" w:color="auto"/>
                                        <w:left w:val="none" w:sz="0" w:space="0" w:color="auto"/>
                                        <w:bottom w:val="none" w:sz="0" w:space="0" w:color="auto"/>
                                        <w:right w:val="none" w:sz="0" w:space="0" w:color="auto"/>
                                      </w:divBdr>
                                      <w:divsChild>
                                        <w:div w:id="117189051">
                                          <w:marLeft w:val="0"/>
                                          <w:marRight w:val="0"/>
                                          <w:marTop w:val="0"/>
                                          <w:marBottom w:val="0"/>
                                          <w:divBdr>
                                            <w:top w:val="none" w:sz="0" w:space="0" w:color="auto"/>
                                            <w:left w:val="none" w:sz="0" w:space="0" w:color="auto"/>
                                            <w:bottom w:val="none" w:sz="0" w:space="0" w:color="auto"/>
                                            <w:right w:val="none" w:sz="0" w:space="0" w:color="auto"/>
                                          </w:divBdr>
                                          <w:divsChild>
                                            <w:div w:id="9643541">
                                              <w:marLeft w:val="0"/>
                                              <w:marRight w:val="0"/>
                                              <w:marTop w:val="0"/>
                                              <w:marBottom w:val="0"/>
                                              <w:divBdr>
                                                <w:top w:val="none" w:sz="0" w:space="0" w:color="auto"/>
                                                <w:left w:val="none" w:sz="0" w:space="0" w:color="auto"/>
                                                <w:bottom w:val="none" w:sz="0" w:space="0" w:color="auto"/>
                                                <w:right w:val="none" w:sz="0" w:space="0" w:color="auto"/>
                                              </w:divBdr>
                                              <w:divsChild>
                                                <w:div w:id="1749693357">
                                                  <w:marLeft w:val="0"/>
                                                  <w:marRight w:val="150"/>
                                                  <w:marTop w:val="0"/>
                                                  <w:marBottom w:val="225"/>
                                                  <w:divBdr>
                                                    <w:top w:val="none" w:sz="0" w:space="0" w:color="auto"/>
                                                    <w:left w:val="none" w:sz="0" w:space="0" w:color="auto"/>
                                                    <w:bottom w:val="none" w:sz="0" w:space="0" w:color="auto"/>
                                                    <w:right w:val="none" w:sz="0" w:space="0" w:color="auto"/>
                                                  </w:divBdr>
                                                  <w:divsChild>
                                                    <w:div w:id="11761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373303">
      <w:bodyDiv w:val="1"/>
      <w:marLeft w:val="0"/>
      <w:marRight w:val="0"/>
      <w:marTop w:val="0"/>
      <w:marBottom w:val="0"/>
      <w:divBdr>
        <w:top w:val="none" w:sz="0" w:space="0" w:color="auto"/>
        <w:left w:val="none" w:sz="0" w:space="0" w:color="auto"/>
        <w:bottom w:val="none" w:sz="0" w:space="0" w:color="auto"/>
        <w:right w:val="none" w:sz="0" w:space="0" w:color="auto"/>
      </w:divBdr>
    </w:div>
    <w:div w:id="366831740">
      <w:bodyDiv w:val="1"/>
      <w:marLeft w:val="0"/>
      <w:marRight w:val="0"/>
      <w:marTop w:val="0"/>
      <w:marBottom w:val="0"/>
      <w:divBdr>
        <w:top w:val="none" w:sz="0" w:space="0" w:color="auto"/>
        <w:left w:val="none" w:sz="0" w:space="0" w:color="auto"/>
        <w:bottom w:val="none" w:sz="0" w:space="0" w:color="auto"/>
        <w:right w:val="none" w:sz="0" w:space="0" w:color="auto"/>
      </w:divBdr>
    </w:div>
    <w:div w:id="409159018">
      <w:bodyDiv w:val="1"/>
      <w:marLeft w:val="0"/>
      <w:marRight w:val="0"/>
      <w:marTop w:val="0"/>
      <w:marBottom w:val="0"/>
      <w:divBdr>
        <w:top w:val="none" w:sz="0" w:space="0" w:color="auto"/>
        <w:left w:val="none" w:sz="0" w:space="0" w:color="auto"/>
        <w:bottom w:val="none" w:sz="0" w:space="0" w:color="auto"/>
        <w:right w:val="none" w:sz="0" w:space="0" w:color="auto"/>
      </w:divBdr>
    </w:div>
    <w:div w:id="466819272">
      <w:bodyDiv w:val="1"/>
      <w:marLeft w:val="0"/>
      <w:marRight w:val="0"/>
      <w:marTop w:val="0"/>
      <w:marBottom w:val="0"/>
      <w:divBdr>
        <w:top w:val="none" w:sz="0" w:space="0" w:color="auto"/>
        <w:left w:val="none" w:sz="0" w:space="0" w:color="auto"/>
        <w:bottom w:val="none" w:sz="0" w:space="0" w:color="auto"/>
        <w:right w:val="none" w:sz="0" w:space="0" w:color="auto"/>
      </w:divBdr>
    </w:div>
    <w:div w:id="498037620">
      <w:bodyDiv w:val="1"/>
      <w:marLeft w:val="0"/>
      <w:marRight w:val="0"/>
      <w:marTop w:val="0"/>
      <w:marBottom w:val="0"/>
      <w:divBdr>
        <w:top w:val="none" w:sz="0" w:space="0" w:color="auto"/>
        <w:left w:val="none" w:sz="0" w:space="0" w:color="auto"/>
        <w:bottom w:val="none" w:sz="0" w:space="0" w:color="auto"/>
        <w:right w:val="none" w:sz="0" w:space="0" w:color="auto"/>
      </w:divBdr>
    </w:div>
    <w:div w:id="636186610">
      <w:bodyDiv w:val="1"/>
      <w:marLeft w:val="0"/>
      <w:marRight w:val="0"/>
      <w:marTop w:val="0"/>
      <w:marBottom w:val="0"/>
      <w:divBdr>
        <w:top w:val="none" w:sz="0" w:space="0" w:color="auto"/>
        <w:left w:val="none" w:sz="0" w:space="0" w:color="auto"/>
        <w:bottom w:val="none" w:sz="0" w:space="0" w:color="auto"/>
        <w:right w:val="none" w:sz="0" w:space="0" w:color="auto"/>
      </w:divBdr>
    </w:div>
    <w:div w:id="652610181">
      <w:bodyDiv w:val="1"/>
      <w:marLeft w:val="0"/>
      <w:marRight w:val="0"/>
      <w:marTop w:val="0"/>
      <w:marBottom w:val="0"/>
      <w:divBdr>
        <w:top w:val="none" w:sz="0" w:space="0" w:color="auto"/>
        <w:left w:val="none" w:sz="0" w:space="0" w:color="auto"/>
        <w:bottom w:val="none" w:sz="0" w:space="0" w:color="auto"/>
        <w:right w:val="none" w:sz="0" w:space="0" w:color="auto"/>
      </w:divBdr>
    </w:div>
    <w:div w:id="665086330">
      <w:bodyDiv w:val="1"/>
      <w:marLeft w:val="0"/>
      <w:marRight w:val="0"/>
      <w:marTop w:val="0"/>
      <w:marBottom w:val="0"/>
      <w:divBdr>
        <w:top w:val="none" w:sz="0" w:space="0" w:color="auto"/>
        <w:left w:val="none" w:sz="0" w:space="0" w:color="auto"/>
        <w:bottom w:val="none" w:sz="0" w:space="0" w:color="auto"/>
        <w:right w:val="none" w:sz="0" w:space="0" w:color="auto"/>
      </w:divBdr>
    </w:div>
    <w:div w:id="758909614">
      <w:bodyDiv w:val="1"/>
      <w:marLeft w:val="0"/>
      <w:marRight w:val="0"/>
      <w:marTop w:val="0"/>
      <w:marBottom w:val="0"/>
      <w:divBdr>
        <w:top w:val="none" w:sz="0" w:space="0" w:color="auto"/>
        <w:left w:val="none" w:sz="0" w:space="0" w:color="auto"/>
        <w:bottom w:val="none" w:sz="0" w:space="0" w:color="auto"/>
        <w:right w:val="none" w:sz="0" w:space="0" w:color="auto"/>
      </w:divBdr>
    </w:div>
    <w:div w:id="793333706">
      <w:bodyDiv w:val="1"/>
      <w:marLeft w:val="0"/>
      <w:marRight w:val="0"/>
      <w:marTop w:val="0"/>
      <w:marBottom w:val="0"/>
      <w:divBdr>
        <w:top w:val="none" w:sz="0" w:space="0" w:color="auto"/>
        <w:left w:val="none" w:sz="0" w:space="0" w:color="auto"/>
        <w:bottom w:val="none" w:sz="0" w:space="0" w:color="auto"/>
        <w:right w:val="none" w:sz="0" w:space="0" w:color="auto"/>
      </w:divBdr>
    </w:div>
    <w:div w:id="865673253">
      <w:bodyDiv w:val="1"/>
      <w:marLeft w:val="0"/>
      <w:marRight w:val="0"/>
      <w:marTop w:val="0"/>
      <w:marBottom w:val="0"/>
      <w:divBdr>
        <w:top w:val="none" w:sz="0" w:space="0" w:color="auto"/>
        <w:left w:val="none" w:sz="0" w:space="0" w:color="auto"/>
        <w:bottom w:val="none" w:sz="0" w:space="0" w:color="auto"/>
        <w:right w:val="none" w:sz="0" w:space="0" w:color="auto"/>
      </w:divBdr>
    </w:div>
    <w:div w:id="957297318">
      <w:bodyDiv w:val="1"/>
      <w:marLeft w:val="0"/>
      <w:marRight w:val="0"/>
      <w:marTop w:val="0"/>
      <w:marBottom w:val="0"/>
      <w:divBdr>
        <w:top w:val="none" w:sz="0" w:space="0" w:color="auto"/>
        <w:left w:val="none" w:sz="0" w:space="0" w:color="auto"/>
        <w:bottom w:val="none" w:sz="0" w:space="0" w:color="auto"/>
        <w:right w:val="none" w:sz="0" w:space="0" w:color="auto"/>
      </w:divBdr>
    </w:div>
    <w:div w:id="970791334">
      <w:bodyDiv w:val="1"/>
      <w:marLeft w:val="0"/>
      <w:marRight w:val="0"/>
      <w:marTop w:val="0"/>
      <w:marBottom w:val="0"/>
      <w:divBdr>
        <w:top w:val="none" w:sz="0" w:space="0" w:color="auto"/>
        <w:left w:val="none" w:sz="0" w:space="0" w:color="auto"/>
        <w:bottom w:val="none" w:sz="0" w:space="0" w:color="auto"/>
        <w:right w:val="none" w:sz="0" w:space="0" w:color="auto"/>
      </w:divBdr>
    </w:div>
    <w:div w:id="983924332">
      <w:bodyDiv w:val="1"/>
      <w:marLeft w:val="0"/>
      <w:marRight w:val="0"/>
      <w:marTop w:val="0"/>
      <w:marBottom w:val="0"/>
      <w:divBdr>
        <w:top w:val="none" w:sz="0" w:space="0" w:color="auto"/>
        <w:left w:val="none" w:sz="0" w:space="0" w:color="auto"/>
        <w:bottom w:val="none" w:sz="0" w:space="0" w:color="auto"/>
        <w:right w:val="none" w:sz="0" w:space="0" w:color="auto"/>
      </w:divBdr>
    </w:div>
    <w:div w:id="1025593517">
      <w:bodyDiv w:val="1"/>
      <w:marLeft w:val="0"/>
      <w:marRight w:val="0"/>
      <w:marTop w:val="0"/>
      <w:marBottom w:val="0"/>
      <w:divBdr>
        <w:top w:val="none" w:sz="0" w:space="0" w:color="auto"/>
        <w:left w:val="none" w:sz="0" w:space="0" w:color="auto"/>
        <w:bottom w:val="none" w:sz="0" w:space="0" w:color="auto"/>
        <w:right w:val="none" w:sz="0" w:space="0" w:color="auto"/>
      </w:divBdr>
    </w:div>
    <w:div w:id="1040322792">
      <w:bodyDiv w:val="1"/>
      <w:marLeft w:val="0"/>
      <w:marRight w:val="0"/>
      <w:marTop w:val="0"/>
      <w:marBottom w:val="0"/>
      <w:divBdr>
        <w:top w:val="none" w:sz="0" w:space="0" w:color="auto"/>
        <w:left w:val="none" w:sz="0" w:space="0" w:color="auto"/>
        <w:bottom w:val="none" w:sz="0" w:space="0" w:color="auto"/>
        <w:right w:val="none" w:sz="0" w:space="0" w:color="auto"/>
      </w:divBdr>
    </w:div>
    <w:div w:id="1055541891">
      <w:bodyDiv w:val="1"/>
      <w:marLeft w:val="0"/>
      <w:marRight w:val="0"/>
      <w:marTop w:val="0"/>
      <w:marBottom w:val="0"/>
      <w:divBdr>
        <w:top w:val="none" w:sz="0" w:space="0" w:color="auto"/>
        <w:left w:val="none" w:sz="0" w:space="0" w:color="auto"/>
        <w:bottom w:val="none" w:sz="0" w:space="0" w:color="auto"/>
        <w:right w:val="none" w:sz="0" w:space="0" w:color="auto"/>
      </w:divBdr>
    </w:div>
    <w:div w:id="1064182530">
      <w:bodyDiv w:val="1"/>
      <w:marLeft w:val="0"/>
      <w:marRight w:val="0"/>
      <w:marTop w:val="0"/>
      <w:marBottom w:val="0"/>
      <w:divBdr>
        <w:top w:val="none" w:sz="0" w:space="0" w:color="auto"/>
        <w:left w:val="none" w:sz="0" w:space="0" w:color="auto"/>
        <w:bottom w:val="none" w:sz="0" w:space="0" w:color="auto"/>
        <w:right w:val="none" w:sz="0" w:space="0" w:color="auto"/>
      </w:divBdr>
    </w:div>
    <w:div w:id="1091782839">
      <w:bodyDiv w:val="1"/>
      <w:marLeft w:val="0"/>
      <w:marRight w:val="0"/>
      <w:marTop w:val="0"/>
      <w:marBottom w:val="0"/>
      <w:divBdr>
        <w:top w:val="none" w:sz="0" w:space="0" w:color="auto"/>
        <w:left w:val="none" w:sz="0" w:space="0" w:color="auto"/>
        <w:bottom w:val="none" w:sz="0" w:space="0" w:color="auto"/>
        <w:right w:val="none" w:sz="0" w:space="0" w:color="auto"/>
      </w:divBdr>
    </w:div>
    <w:div w:id="1105925535">
      <w:bodyDiv w:val="1"/>
      <w:marLeft w:val="0"/>
      <w:marRight w:val="0"/>
      <w:marTop w:val="0"/>
      <w:marBottom w:val="0"/>
      <w:divBdr>
        <w:top w:val="none" w:sz="0" w:space="0" w:color="auto"/>
        <w:left w:val="none" w:sz="0" w:space="0" w:color="auto"/>
        <w:bottom w:val="none" w:sz="0" w:space="0" w:color="auto"/>
        <w:right w:val="none" w:sz="0" w:space="0" w:color="auto"/>
      </w:divBdr>
    </w:div>
    <w:div w:id="1227374098">
      <w:bodyDiv w:val="1"/>
      <w:marLeft w:val="0"/>
      <w:marRight w:val="0"/>
      <w:marTop w:val="0"/>
      <w:marBottom w:val="0"/>
      <w:divBdr>
        <w:top w:val="none" w:sz="0" w:space="0" w:color="auto"/>
        <w:left w:val="none" w:sz="0" w:space="0" w:color="auto"/>
        <w:bottom w:val="none" w:sz="0" w:space="0" w:color="auto"/>
        <w:right w:val="none" w:sz="0" w:space="0" w:color="auto"/>
      </w:divBdr>
    </w:div>
    <w:div w:id="1249195495">
      <w:bodyDiv w:val="1"/>
      <w:marLeft w:val="0"/>
      <w:marRight w:val="0"/>
      <w:marTop w:val="0"/>
      <w:marBottom w:val="0"/>
      <w:divBdr>
        <w:top w:val="none" w:sz="0" w:space="0" w:color="auto"/>
        <w:left w:val="none" w:sz="0" w:space="0" w:color="auto"/>
        <w:bottom w:val="none" w:sz="0" w:space="0" w:color="auto"/>
        <w:right w:val="none" w:sz="0" w:space="0" w:color="auto"/>
      </w:divBdr>
    </w:div>
    <w:div w:id="1298415311">
      <w:bodyDiv w:val="1"/>
      <w:marLeft w:val="0"/>
      <w:marRight w:val="0"/>
      <w:marTop w:val="0"/>
      <w:marBottom w:val="0"/>
      <w:divBdr>
        <w:top w:val="none" w:sz="0" w:space="0" w:color="auto"/>
        <w:left w:val="none" w:sz="0" w:space="0" w:color="auto"/>
        <w:bottom w:val="none" w:sz="0" w:space="0" w:color="auto"/>
        <w:right w:val="none" w:sz="0" w:space="0" w:color="auto"/>
      </w:divBdr>
    </w:div>
    <w:div w:id="1326208257">
      <w:bodyDiv w:val="1"/>
      <w:marLeft w:val="0"/>
      <w:marRight w:val="0"/>
      <w:marTop w:val="0"/>
      <w:marBottom w:val="0"/>
      <w:divBdr>
        <w:top w:val="none" w:sz="0" w:space="0" w:color="auto"/>
        <w:left w:val="none" w:sz="0" w:space="0" w:color="auto"/>
        <w:bottom w:val="none" w:sz="0" w:space="0" w:color="auto"/>
        <w:right w:val="none" w:sz="0" w:space="0" w:color="auto"/>
      </w:divBdr>
    </w:div>
    <w:div w:id="1458790887">
      <w:bodyDiv w:val="1"/>
      <w:marLeft w:val="0"/>
      <w:marRight w:val="0"/>
      <w:marTop w:val="0"/>
      <w:marBottom w:val="0"/>
      <w:divBdr>
        <w:top w:val="none" w:sz="0" w:space="0" w:color="auto"/>
        <w:left w:val="none" w:sz="0" w:space="0" w:color="auto"/>
        <w:bottom w:val="none" w:sz="0" w:space="0" w:color="auto"/>
        <w:right w:val="none" w:sz="0" w:space="0" w:color="auto"/>
      </w:divBdr>
    </w:div>
    <w:div w:id="1495028879">
      <w:bodyDiv w:val="1"/>
      <w:marLeft w:val="0"/>
      <w:marRight w:val="0"/>
      <w:marTop w:val="0"/>
      <w:marBottom w:val="0"/>
      <w:divBdr>
        <w:top w:val="none" w:sz="0" w:space="0" w:color="auto"/>
        <w:left w:val="none" w:sz="0" w:space="0" w:color="auto"/>
        <w:bottom w:val="none" w:sz="0" w:space="0" w:color="auto"/>
        <w:right w:val="none" w:sz="0" w:space="0" w:color="auto"/>
      </w:divBdr>
    </w:div>
    <w:div w:id="1524367691">
      <w:bodyDiv w:val="1"/>
      <w:marLeft w:val="0"/>
      <w:marRight w:val="0"/>
      <w:marTop w:val="0"/>
      <w:marBottom w:val="0"/>
      <w:divBdr>
        <w:top w:val="none" w:sz="0" w:space="0" w:color="auto"/>
        <w:left w:val="none" w:sz="0" w:space="0" w:color="auto"/>
        <w:bottom w:val="none" w:sz="0" w:space="0" w:color="auto"/>
        <w:right w:val="none" w:sz="0" w:space="0" w:color="auto"/>
      </w:divBdr>
    </w:div>
    <w:div w:id="1592931941">
      <w:bodyDiv w:val="1"/>
      <w:marLeft w:val="0"/>
      <w:marRight w:val="0"/>
      <w:marTop w:val="0"/>
      <w:marBottom w:val="0"/>
      <w:divBdr>
        <w:top w:val="none" w:sz="0" w:space="0" w:color="auto"/>
        <w:left w:val="none" w:sz="0" w:space="0" w:color="auto"/>
        <w:bottom w:val="none" w:sz="0" w:space="0" w:color="auto"/>
        <w:right w:val="none" w:sz="0" w:space="0" w:color="auto"/>
      </w:divBdr>
    </w:div>
    <w:div w:id="1614359500">
      <w:bodyDiv w:val="1"/>
      <w:marLeft w:val="0"/>
      <w:marRight w:val="0"/>
      <w:marTop w:val="0"/>
      <w:marBottom w:val="0"/>
      <w:divBdr>
        <w:top w:val="none" w:sz="0" w:space="0" w:color="auto"/>
        <w:left w:val="none" w:sz="0" w:space="0" w:color="auto"/>
        <w:bottom w:val="none" w:sz="0" w:space="0" w:color="auto"/>
        <w:right w:val="none" w:sz="0" w:space="0" w:color="auto"/>
      </w:divBdr>
    </w:div>
    <w:div w:id="1625305774">
      <w:bodyDiv w:val="1"/>
      <w:marLeft w:val="0"/>
      <w:marRight w:val="0"/>
      <w:marTop w:val="0"/>
      <w:marBottom w:val="0"/>
      <w:divBdr>
        <w:top w:val="none" w:sz="0" w:space="0" w:color="auto"/>
        <w:left w:val="none" w:sz="0" w:space="0" w:color="auto"/>
        <w:bottom w:val="none" w:sz="0" w:space="0" w:color="auto"/>
        <w:right w:val="none" w:sz="0" w:space="0" w:color="auto"/>
      </w:divBdr>
    </w:div>
    <w:div w:id="1651860991">
      <w:bodyDiv w:val="1"/>
      <w:marLeft w:val="0"/>
      <w:marRight w:val="0"/>
      <w:marTop w:val="0"/>
      <w:marBottom w:val="0"/>
      <w:divBdr>
        <w:top w:val="none" w:sz="0" w:space="0" w:color="auto"/>
        <w:left w:val="none" w:sz="0" w:space="0" w:color="auto"/>
        <w:bottom w:val="none" w:sz="0" w:space="0" w:color="auto"/>
        <w:right w:val="none" w:sz="0" w:space="0" w:color="auto"/>
      </w:divBdr>
    </w:div>
    <w:div w:id="1683193483">
      <w:bodyDiv w:val="1"/>
      <w:marLeft w:val="0"/>
      <w:marRight w:val="0"/>
      <w:marTop w:val="0"/>
      <w:marBottom w:val="0"/>
      <w:divBdr>
        <w:top w:val="none" w:sz="0" w:space="0" w:color="auto"/>
        <w:left w:val="none" w:sz="0" w:space="0" w:color="auto"/>
        <w:bottom w:val="none" w:sz="0" w:space="0" w:color="auto"/>
        <w:right w:val="none" w:sz="0" w:space="0" w:color="auto"/>
      </w:divBdr>
    </w:div>
    <w:div w:id="1746223379">
      <w:bodyDiv w:val="1"/>
      <w:marLeft w:val="0"/>
      <w:marRight w:val="0"/>
      <w:marTop w:val="0"/>
      <w:marBottom w:val="0"/>
      <w:divBdr>
        <w:top w:val="none" w:sz="0" w:space="0" w:color="auto"/>
        <w:left w:val="none" w:sz="0" w:space="0" w:color="auto"/>
        <w:bottom w:val="none" w:sz="0" w:space="0" w:color="auto"/>
        <w:right w:val="none" w:sz="0" w:space="0" w:color="auto"/>
      </w:divBdr>
    </w:div>
    <w:div w:id="1757363091">
      <w:bodyDiv w:val="1"/>
      <w:marLeft w:val="0"/>
      <w:marRight w:val="0"/>
      <w:marTop w:val="0"/>
      <w:marBottom w:val="0"/>
      <w:divBdr>
        <w:top w:val="none" w:sz="0" w:space="0" w:color="auto"/>
        <w:left w:val="none" w:sz="0" w:space="0" w:color="auto"/>
        <w:bottom w:val="none" w:sz="0" w:space="0" w:color="auto"/>
        <w:right w:val="none" w:sz="0" w:space="0" w:color="auto"/>
      </w:divBdr>
    </w:div>
    <w:div w:id="1787236585">
      <w:bodyDiv w:val="1"/>
      <w:marLeft w:val="0"/>
      <w:marRight w:val="0"/>
      <w:marTop w:val="0"/>
      <w:marBottom w:val="0"/>
      <w:divBdr>
        <w:top w:val="none" w:sz="0" w:space="0" w:color="auto"/>
        <w:left w:val="none" w:sz="0" w:space="0" w:color="auto"/>
        <w:bottom w:val="none" w:sz="0" w:space="0" w:color="auto"/>
        <w:right w:val="none" w:sz="0" w:space="0" w:color="auto"/>
      </w:divBdr>
    </w:div>
    <w:div w:id="1813132683">
      <w:bodyDiv w:val="1"/>
      <w:marLeft w:val="0"/>
      <w:marRight w:val="0"/>
      <w:marTop w:val="0"/>
      <w:marBottom w:val="0"/>
      <w:divBdr>
        <w:top w:val="none" w:sz="0" w:space="0" w:color="auto"/>
        <w:left w:val="none" w:sz="0" w:space="0" w:color="auto"/>
        <w:bottom w:val="none" w:sz="0" w:space="0" w:color="auto"/>
        <w:right w:val="none" w:sz="0" w:space="0" w:color="auto"/>
      </w:divBdr>
    </w:div>
    <w:div w:id="1817070804">
      <w:bodyDiv w:val="1"/>
      <w:marLeft w:val="0"/>
      <w:marRight w:val="0"/>
      <w:marTop w:val="0"/>
      <w:marBottom w:val="0"/>
      <w:divBdr>
        <w:top w:val="none" w:sz="0" w:space="0" w:color="auto"/>
        <w:left w:val="none" w:sz="0" w:space="0" w:color="auto"/>
        <w:bottom w:val="none" w:sz="0" w:space="0" w:color="auto"/>
        <w:right w:val="none" w:sz="0" w:space="0" w:color="auto"/>
      </w:divBdr>
    </w:div>
    <w:div w:id="1824006769">
      <w:bodyDiv w:val="1"/>
      <w:marLeft w:val="0"/>
      <w:marRight w:val="0"/>
      <w:marTop w:val="0"/>
      <w:marBottom w:val="0"/>
      <w:divBdr>
        <w:top w:val="none" w:sz="0" w:space="0" w:color="auto"/>
        <w:left w:val="none" w:sz="0" w:space="0" w:color="auto"/>
        <w:bottom w:val="none" w:sz="0" w:space="0" w:color="auto"/>
        <w:right w:val="none" w:sz="0" w:space="0" w:color="auto"/>
      </w:divBdr>
    </w:div>
    <w:div w:id="1875578322">
      <w:bodyDiv w:val="1"/>
      <w:marLeft w:val="0"/>
      <w:marRight w:val="0"/>
      <w:marTop w:val="0"/>
      <w:marBottom w:val="0"/>
      <w:divBdr>
        <w:top w:val="none" w:sz="0" w:space="0" w:color="auto"/>
        <w:left w:val="none" w:sz="0" w:space="0" w:color="auto"/>
        <w:bottom w:val="none" w:sz="0" w:space="0" w:color="auto"/>
        <w:right w:val="none" w:sz="0" w:space="0" w:color="auto"/>
      </w:divBdr>
    </w:div>
    <w:div w:id="1885823606">
      <w:bodyDiv w:val="1"/>
      <w:marLeft w:val="0"/>
      <w:marRight w:val="0"/>
      <w:marTop w:val="0"/>
      <w:marBottom w:val="0"/>
      <w:divBdr>
        <w:top w:val="none" w:sz="0" w:space="0" w:color="auto"/>
        <w:left w:val="none" w:sz="0" w:space="0" w:color="auto"/>
        <w:bottom w:val="none" w:sz="0" w:space="0" w:color="auto"/>
        <w:right w:val="none" w:sz="0" w:space="0" w:color="auto"/>
      </w:divBdr>
    </w:div>
    <w:div w:id="1890143349">
      <w:bodyDiv w:val="1"/>
      <w:marLeft w:val="0"/>
      <w:marRight w:val="0"/>
      <w:marTop w:val="0"/>
      <w:marBottom w:val="0"/>
      <w:divBdr>
        <w:top w:val="none" w:sz="0" w:space="0" w:color="auto"/>
        <w:left w:val="none" w:sz="0" w:space="0" w:color="auto"/>
        <w:bottom w:val="none" w:sz="0" w:space="0" w:color="auto"/>
        <w:right w:val="none" w:sz="0" w:space="0" w:color="auto"/>
      </w:divBdr>
    </w:div>
    <w:div w:id="1933392950">
      <w:bodyDiv w:val="1"/>
      <w:marLeft w:val="0"/>
      <w:marRight w:val="0"/>
      <w:marTop w:val="0"/>
      <w:marBottom w:val="0"/>
      <w:divBdr>
        <w:top w:val="none" w:sz="0" w:space="0" w:color="auto"/>
        <w:left w:val="none" w:sz="0" w:space="0" w:color="auto"/>
        <w:bottom w:val="none" w:sz="0" w:space="0" w:color="auto"/>
        <w:right w:val="none" w:sz="0" w:space="0" w:color="auto"/>
      </w:divBdr>
    </w:div>
    <w:div w:id="2019845660">
      <w:bodyDiv w:val="1"/>
      <w:marLeft w:val="0"/>
      <w:marRight w:val="0"/>
      <w:marTop w:val="0"/>
      <w:marBottom w:val="0"/>
      <w:divBdr>
        <w:top w:val="none" w:sz="0" w:space="0" w:color="auto"/>
        <w:left w:val="none" w:sz="0" w:space="0" w:color="auto"/>
        <w:bottom w:val="none" w:sz="0" w:space="0" w:color="auto"/>
        <w:right w:val="none" w:sz="0" w:space="0" w:color="auto"/>
      </w:divBdr>
    </w:div>
    <w:div w:id="2024473817">
      <w:bodyDiv w:val="1"/>
      <w:marLeft w:val="0"/>
      <w:marRight w:val="0"/>
      <w:marTop w:val="0"/>
      <w:marBottom w:val="0"/>
      <w:divBdr>
        <w:top w:val="none" w:sz="0" w:space="0" w:color="auto"/>
        <w:left w:val="none" w:sz="0" w:space="0" w:color="auto"/>
        <w:bottom w:val="none" w:sz="0" w:space="0" w:color="auto"/>
        <w:right w:val="none" w:sz="0" w:space="0" w:color="auto"/>
      </w:divBdr>
    </w:div>
    <w:div w:id="20367338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cid:image007.png@01DA1C9B.9477D1C0"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DA2904-1A56-4FF4-93BC-EF66FA0B7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7014</Words>
  <Characters>39984</Characters>
  <Application>Microsoft Office Word</Application>
  <DocSecurity>0</DocSecurity>
  <Lines>333</Lines>
  <Paragraphs>93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46905</CharactersWithSpaces>
  <SharedDoc>false</SharedDoc>
  <HLinks>
    <vt:vector size="132" baseType="variant">
      <vt:variant>
        <vt:i4>1179711</vt:i4>
      </vt:variant>
      <vt:variant>
        <vt:i4>128</vt:i4>
      </vt:variant>
      <vt:variant>
        <vt:i4>0</vt:i4>
      </vt:variant>
      <vt:variant>
        <vt:i4>5</vt:i4>
      </vt:variant>
      <vt:variant>
        <vt:lpwstr/>
      </vt:variant>
      <vt:variant>
        <vt:lpwstr>_Toc103596460</vt:lpwstr>
      </vt:variant>
      <vt:variant>
        <vt:i4>1114175</vt:i4>
      </vt:variant>
      <vt:variant>
        <vt:i4>122</vt:i4>
      </vt:variant>
      <vt:variant>
        <vt:i4>0</vt:i4>
      </vt:variant>
      <vt:variant>
        <vt:i4>5</vt:i4>
      </vt:variant>
      <vt:variant>
        <vt:lpwstr/>
      </vt:variant>
      <vt:variant>
        <vt:lpwstr>_Toc103596459</vt:lpwstr>
      </vt:variant>
      <vt:variant>
        <vt:i4>1114175</vt:i4>
      </vt:variant>
      <vt:variant>
        <vt:i4>116</vt:i4>
      </vt:variant>
      <vt:variant>
        <vt:i4>0</vt:i4>
      </vt:variant>
      <vt:variant>
        <vt:i4>5</vt:i4>
      </vt:variant>
      <vt:variant>
        <vt:lpwstr/>
      </vt:variant>
      <vt:variant>
        <vt:lpwstr>_Toc103596458</vt:lpwstr>
      </vt:variant>
      <vt:variant>
        <vt:i4>1114175</vt:i4>
      </vt:variant>
      <vt:variant>
        <vt:i4>110</vt:i4>
      </vt:variant>
      <vt:variant>
        <vt:i4>0</vt:i4>
      </vt:variant>
      <vt:variant>
        <vt:i4>5</vt:i4>
      </vt:variant>
      <vt:variant>
        <vt:lpwstr/>
      </vt:variant>
      <vt:variant>
        <vt:lpwstr>_Toc103596457</vt:lpwstr>
      </vt:variant>
      <vt:variant>
        <vt:i4>1114175</vt:i4>
      </vt:variant>
      <vt:variant>
        <vt:i4>104</vt:i4>
      </vt:variant>
      <vt:variant>
        <vt:i4>0</vt:i4>
      </vt:variant>
      <vt:variant>
        <vt:i4>5</vt:i4>
      </vt:variant>
      <vt:variant>
        <vt:lpwstr/>
      </vt:variant>
      <vt:variant>
        <vt:lpwstr>_Toc103596456</vt:lpwstr>
      </vt:variant>
      <vt:variant>
        <vt:i4>1114175</vt:i4>
      </vt:variant>
      <vt:variant>
        <vt:i4>98</vt:i4>
      </vt:variant>
      <vt:variant>
        <vt:i4>0</vt:i4>
      </vt:variant>
      <vt:variant>
        <vt:i4>5</vt:i4>
      </vt:variant>
      <vt:variant>
        <vt:lpwstr/>
      </vt:variant>
      <vt:variant>
        <vt:lpwstr>_Toc103596455</vt:lpwstr>
      </vt:variant>
      <vt:variant>
        <vt:i4>1114175</vt:i4>
      </vt:variant>
      <vt:variant>
        <vt:i4>92</vt:i4>
      </vt:variant>
      <vt:variant>
        <vt:i4>0</vt:i4>
      </vt:variant>
      <vt:variant>
        <vt:i4>5</vt:i4>
      </vt:variant>
      <vt:variant>
        <vt:lpwstr/>
      </vt:variant>
      <vt:variant>
        <vt:lpwstr>_Toc103596454</vt:lpwstr>
      </vt:variant>
      <vt:variant>
        <vt:i4>1114175</vt:i4>
      </vt:variant>
      <vt:variant>
        <vt:i4>86</vt:i4>
      </vt:variant>
      <vt:variant>
        <vt:i4>0</vt:i4>
      </vt:variant>
      <vt:variant>
        <vt:i4>5</vt:i4>
      </vt:variant>
      <vt:variant>
        <vt:lpwstr/>
      </vt:variant>
      <vt:variant>
        <vt:lpwstr>_Toc103596453</vt:lpwstr>
      </vt:variant>
      <vt:variant>
        <vt:i4>1114175</vt:i4>
      </vt:variant>
      <vt:variant>
        <vt:i4>80</vt:i4>
      </vt:variant>
      <vt:variant>
        <vt:i4>0</vt:i4>
      </vt:variant>
      <vt:variant>
        <vt:i4>5</vt:i4>
      </vt:variant>
      <vt:variant>
        <vt:lpwstr/>
      </vt:variant>
      <vt:variant>
        <vt:lpwstr>_Toc103596452</vt:lpwstr>
      </vt:variant>
      <vt:variant>
        <vt:i4>1114175</vt:i4>
      </vt:variant>
      <vt:variant>
        <vt:i4>74</vt:i4>
      </vt:variant>
      <vt:variant>
        <vt:i4>0</vt:i4>
      </vt:variant>
      <vt:variant>
        <vt:i4>5</vt:i4>
      </vt:variant>
      <vt:variant>
        <vt:lpwstr/>
      </vt:variant>
      <vt:variant>
        <vt:lpwstr>_Toc103596451</vt:lpwstr>
      </vt:variant>
      <vt:variant>
        <vt:i4>1114175</vt:i4>
      </vt:variant>
      <vt:variant>
        <vt:i4>68</vt:i4>
      </vt:variant>
      <vt:variant>
        <vt:i4>0</vt:i4>
      </vt:variant>
      <vt:variant>
        <vt:i4>5</vt:i4>
      </vt:variant>
      <vt:variant>
        <vt:lpwstr/>
      </vt:variant>
      <vt:variant>
        <vt:lpwstr>_Toc103596450</vt:lpwstr>
      </vt:variant>
      <vt:variant>
        <vt:i4>1048639</vt:i4>
      </vt:variant>
      <vt:variant>
        <vt:i4>62</vt:i4>
      </vt:variant>
      <vt:variant>
        <vt:i4>0</vt:i4>
      </vt:variant>
      <vt:variant>
        <vt:i4>5</vt:i4>
      </vt:variant>
      <vt:variant>
        <vt:lpwstr/>
      </vt:variant>
      <vt:variant>
        <vt:lpwstr>_Toc103596449</vt:lpwstr>
      </vt:variant>
      <vt:variant>
        <vt:i4>1048639</vt:i4>
      </vt:variant>
      <vt:variant>
        <vt:i4>56</vt:i4>
      </vt:variant>
      <vt:variant>
        <vt:i4>0</vt:i4>
      </vt:variant>
      <vt:variant>
        <vt:i4>5</vt:i4>
      </vt:variant>
      <vt:variant>
        <vt:lpwstr/>
      </vt:variant>
      <vt:variant>
        <vt:lpwstr>_Toc103596448</vt:lpwstr>
      </vt:variant>
      <vt:variant>
        <vt:i4>1048639</vt:i4>
      </vt:variant>
      <vt:variant>
        <vt:i4>50</vt:i4>
      </vt:variant>
      <vt:variant>
        <vt:i4>0</vt:i4>
      </vt:variant>
      <vt:variant>
        <vt:i4>5</vt:i4>
      </vt:variant>
      <vt:variant>
        <vt:lpwstr/>
      </vt:variant>
      <vt:variant>
        <vt:lpwstr>_Toc103596447</vt:lpwstr>
      </vt:variant>
      <vt:variant>
        <vt:i4>1048639</vt:i4>
      </vt:variant>
      <vt:variant>
        <vt:i4>44</vt:i4>
      </vt:variant>
      <vt:variant>
        <vt:i4>0</vt:i4>
      </vt:variant>
      <vt:variant>
        <vt:i4>5</vt:i4>
      </vt:variant>
      <vt:variant>
        <vt:lpwstr/>
      </vt:variant>
      <vt:variant>
        <vt:lpwstr>_Toc103596446</vt:lpwstr>
      </vt:variant>
      <vt:variant>
        <vt:i4>1048639</vt:i4>
      </vt:variant>
      <vt:variant>
        <vt:i4>38</vt:i4>
      </vt:variant>
      <vt:variant>
        <vt:i4>0</vt:i4>
      </vt:variant>
      <vt:variant>
        <vt:i4>5</vt:i4>
      </vt:variant>
      <vt:variant>
        <vt:lpwstr/>
      </vt:variant>
      <vt:variant>
        <vt:lpwstr>_Toc103596445</vt:lpwstr>
      </vt:variant>
      <vt:variant>
        <vt:i4>1048639</vt:i4>
      </vt:variant>
      <vt:variant>
        <vt:i4>32</vt:i4>
      </vt:variant>
      <vt:variant>
        <vt:i4>0</vt:i4>
      </vt:variant>
      <vt:variant>
        <vt:i4>5</vt:i4>
      </vt:variant>
      <vt:variant>
        <vt:lpwstr/>
      </vt:variant>
      <vt:variant>
        <vt:lpwstr>_Toc103596444</vt:lpwstr>
      </vt:variant>
      <vt:variant>
        <vt:i4>1048639</vt:i4>
      </vt:variant>
      <vt:variant>
        <vt:i4>26</vt:i4>
      </vt:variant>
      <vt:variant>
        <vt:i4>0</vt:i4>
      </vt:variant>
      <vt:variant>
        <vt:i4>5</vt:i4>
      </vt:variant>
      <vt:variant>
        <vt:lpwstr/>
      </vt:variant>
      <vt:variant>
        <vt:lpwstr>_Toc103596443</vt:lpwstr>
      </vt:variant>
      <vt:variant>
        <vt:i4>1048639</vt:i4>
      </vt:variant>
      <vt:variant>
        <vt:i4>20</vt:i4>
      </vt:variant>
      <vt:variant>
        <vt:i4>0</vt:i4>
      </vt:variant>
      <vt:variant>
        <vt:i4>5</vt:i4>
      </vt:variant>
      <vt:variant>
        <vt:lpwstr/>
      </vt:variant>
      <vt:variant>
        <vt:lpwstr>_Toc103596442</vt:lpwstr>
      </vt:variant>
      <vt:variant>
        <vt:i4>1048639</vt:i4>
      </vt:variant>
      <vt:variant>
        <vt:i4>14</vt:i4>
      </vt:variant>
      <vt:variant>
        <vt:i4>0</vt:i4>
      </vt:variant>
      <vt:variant>
        <vt:i4>5</vt:i4>
      </vt:variant>
      <vt:variant>
        <vt:lpwstr/>
      </vt:variant>
      <vt:variant>
        <vt:lpwstr>_Toc103596441</vt:lpwstr>
      </vt:variant>
      <vt:variant>
        <vt:i4>1048639</vt:i4>
      </vt:variant>
      <vt:variant>
        <vt:i4>8</vt:i4>
      </vt:variant>
      <vt:variant>
        <vt:i4>0</vt:i4>
      </vt:variant>
      <vt:variant>
        <vt:i4>5</vt:i4>
      </vt:variant>
      <vt:variant>
        <vt:lpwstr/>
      </vt:variant>
      <vt:variant>
        <vt:lpwstr>_Toc103596440</vt:lpwstr>
      </vt:variant>
      <vt:variant>
        <vt:i4>1507391</vt:i4>
      </vt:variant>
      <vt:variant>
        <vt:i4>2</vt:i4>
      </vt:variant>
      <vt:variant>
        <vt:i4>0</vt:i4>
      </vt:variant>
      <vt:variant>
        <vt:i4>5</vt:i4>
      </vt:variant>
      <vt:variant>
        <vt:lpwstr/>
      </vt:variant>
      <vt:variant>
        <vt:lpwstr>_Toc103596439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K&amp;C</dc:creator>
  <cp:keywords/>
  <cp:lastModifiedBy>SL Partners</cp:lastModifiedBy>
  <cp:revision>3</cp:revision>
  <cp:lastPrinted>2023-11-29T08:10:00Z</cp:lastPrinted>
  <dcterms:created xsi:type="dcterms:W3CDTF">2023-12-26T09:08:00Z</dcterms:created>
  <dcterms:modified xsi:type="dcterms:W3CDTF">2024-06-09T12:07:00Z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1C3AE4E21A8060EA5923E7F5F76BE5FF</vt:lpwstr>
  </property>
  <property fmtid="{D5CDD505-2E9C-101B-9397-08002B2CF9AE}" pid="3" name="MSIP_Label_defa4170-0d19-0005-0004-bc88714345d2_Enabled">
    <vt:lpwstr>true</vt:lpwstr>
  </property>
  <property fmtid="{D5CDD505-2E9C-101B-9397-08002B2CF9AE}" pid="4" name="MSIP_Label_defa4170-0d19-0005-0004-bc88714345d2_SetDate">
    <vt:lpwstr>2024-06-09T12:07:23Z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ab9f2dab-dc10-4349-92f4-bc9bc0de6966</vt:lpwstr>
  </property>
  <property fmtid="{D5CDD505-2E9C-101B-9397-08002B2CF9AE}" pid="9" name="MSIP_Label_defa4170-0d19-0005-0004-bc88714345d2_ContentBits">
    <vt:lpwstr>0</vt:lpwstr>
  </property>
</Properties>
</file>