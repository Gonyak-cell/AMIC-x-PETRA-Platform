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5585D" w14:textId="77777777" w:rsidR="00767677" w:rsidRDefault="00767677">
      <w:pPr>
        <w:spacing w:line="240" w:lineRule="auto"/>
        <w:rPr>
          <w:rFonts w:ascii="바탕" w:eastAsia="바탕" w:hAnsi="바탕"/>
          <w:b/>
          <w:bCs/>
          <w:szCs w:val="24"/>
        </w:rPr>
      </w:pPr>
    </w:p>
    <w:p w14:paraId="4CCBB868" w14:textId="77777777" w:rsidR="00767677" w:rsidRDefault="00767677">
      <w:pPr>
        <w:spacing w:line="240" w:lineRule="auto"/>
        <w:rPr>
          <w:rFonts w:ascii="바탕" w:eastAsia="바탕" w:hAnsi="바탕"/>
          <w:b/>
          <w:bCs/>
          <w:szCs w:val="24"/>
        </w:rPr>
      </w:pPr>
    </w:p>
    <w:p w14:paraId="2A4DD2F3" w14:textId="77777777" w:rsidR="00767677" w:rsidRDefault="007A2C04">
      <w:pPr>
        <w:spacing w:line="240" w:lineRule="auto"/>
        <w:jc w:val="center"/>
        <w:rPr>
          <w:rFonts w:ascii="바탕" w:eastAsia="바탕" w:hAnsi="바탕"/>
          <w:bCs/>
          <w:szCs w:val="24"/>
        </w:rPr>
      </w:pPr>
      <w:r>
        <w:rPr>
          <w:rFonts w:ascii="바탕" w:eastAsia="바탕" w:hAnsi="바탕" w:hint="eastAsia"/>
          <w:bCs/>
          <w:szCs w:val="24"/>
        </w:rPr>
        <w:t>K</w:t>
      </w:r>
      <w:r>
        <w:rPr>
          <w:rFonts w:ascii="바탕" w:eastAsia="바탕" w:hAnsi="바탕"/>
          <w:bCs/>
          <w:szCs w:val="24"/>
        </w:rPr>
        <w:t>VCA</w:t>
      </w:r>
      <w:r>
        <w:rPr>
          <w:rFonts w:ascii="바탕" w:eastAsia="바탕" w:hAnsi="바탕" w:hint="eastAsia"/>
          <w:bCs/>
          <w:szCs w:val="24"/>
        </w:rPr>
        <w:t xml:space="preserve"> </w:t>
      </w:r>
      <w:r>
        <w:rPr>
          <w:rFonts w:ascii="바탕" w:eastAsia="바탕" w:hAnsi="바탕"/>
          <w:bCs/>
          <w:szCs w:val="24"/>
        </w:rPr>
        <w:t xml:space="preserve">2021 </w:t>
      </w:r>
      <w:r>
        <w:rPr>
          <w:rFonts w:ascii="바탕" w:eastAsia="바탕" w:hAnsi="바탕" w:hint="eastAsia"/>
          <w:bCs/>
          <w:szCs w:val="24"/>
        </w:rPr>
        <w:t xml:space="preserve">기준투자계약서 </w:t>
      </w:r>
      <w:r>
        <w:rPr>
          <w:rFonts w:ascii="바탕" w:eastAsia="바탕" w:hAnsi="바탕"/>
          <w:bCs/>
          <w:szCs w:val="24"/>
        </w:rPr>
        <w:t>[</w:t>
      </w:r>
      <w:r>
        <w:rPr>
          <w:rFonts w:ascii="바탕" w:eastAsia="바탕" w:hAnsi="바탕" w:hint="eastAsia"/>
          <w:bCs/>
          <w:szCs w:val="24"/>
        </w:rPr>
        <w:t>상환전환우선주식(통합형)]</w:t>
      </w:r>
    </w:p>
    <w:p w14:paraId="47198940" w14:textId="3BF36B87" w:rsidR="00DF27CF" w:rsidRDefault="00DF27CF">
      <w:pPr>
        <w:spacing w:line="240" w:lineRule="auto"/>
        <w:jc w:val="center"/>
        <w:rPr>
          <w:rFonts w:ascii="바탕" w:eastAsia="바탕" w:hAnsi="바탕"/>
          <w:bCs/>
          <w:szCs w:val="24"/>
        </w:rPr>
      </w:pPr>
      <w:r>
        <w:rPr>
          <w:rFonts w:ascii="바탕" w:eastAsia="바탕" w:hAnsi="바탕"/>
          <w:bCs/>
          <w:szCs w:val="24"/>
        </w:rPr>
        <w:t xml:space="preserve">&lt;2023. 4. </w:t>
      </w:r>
      <w:r>
        <w:rPr>
          <w:rFonts w:ascii="바탕" w:eastAsia="바탕" w:hAnsi="바탕" w:hint="eastAsia"/>
          <w:bCs/>
          <w:szCs w:val="24"/>
        </w:rPr>
        <w:t>개정 관리규정의 취지를 반영한 개정본&gt;</w:t>
      </w:r>
    </w:p>
    <w:p w14:paraId="06A27ACA" w14:textId="77777777" w:rsidR="00767677" w:rsidRDefault="00767677">
      <w:pPr>
        <w:spacing w:line="240" w:lineRule="auto"/>
        <w:jc w:val="center"/>
        <w:rPr>
          <w:rFonts w:ascii="바탕" w:eastAsia="바탕" w:hAnsi="바탕"/>
          <w:b/>
          <w:bCs/>
          <w:szCs w:val="24"/>
        </w:rPr>
      </w:pPr>
    </w:p>
    <w:p w14:paraId="224D47F0" w14:textId="77777777" w:rsidR="00767677" w:rsidRDefault="007A2C04">
      <w:pPr>
        <w:spacing w:line="240" w:lineRule="auto"/>
        <w:jc w:val="center"/>
        <w:rPr>
          <w:rFonts w:ascii="바탕" w:eastAsia="바탕" w:hAnsi="바탕"/>
          <w:b/>
          <w:sz w:val="72"/>
          <w:szCs w:val="72"/>
        </w:rPr>
      </w:pPr>
      <w:r>
        <w:rPr>
          <w:rFonts w:ascii="바탕" w:eastAsia="바탕" w:hAnsi="바탕" w:hint="eastAsia"/>
          <w:b/>
          <w:sz w:val="72"/>
          <w:szCs w:val="72"/>
        </w:rPr>
        <w:t>투자계약서</w:t>
      </w:r>
    </w:p>
    <w:p w14:paraId="09CD90A4" w14:textId="77777777" w:rsidR="00767677" w:rsidRDefault="00767677">
      <w:pPr>
        <w:spacing w:line="240" w:lineRule="auto"/>
        <w:rPr>
          <w:rFonts w:ascii="바탕" w:eastAsia="바탕" w:hAnsi="바탕"/>
        </w:rPr>
      </w:pPr>
    </w:p>
    <w:p w14:paraId="2E329DE0" w14:textId="77777777" w:rsidR="00767677" w:rsidRDefault="00767677">
      <w:pPr>
        <w:spacing w:line="240" w:lineRule="auto"/>
        <w:rPr>
          <w:rFonts w:ascii="바탕" w:eastAsia="바탕" w:hAnsi="바탕"/>
        </w:rPr>
      </w:pPr>
    </w:p>
    <w:p w14:paraId="66DF59FD" w14:textId="77777777" w:rsidR="00767677" w:rsidRDefault="007A2C04">
      <w:pPr>
        <w:spacing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proofErr w:type="gramStart"/>
      <w:r>
        <w:rPr>
          <w:rFonts w:ascii="바탕" w:eastAsia="바탕" w:hAnsi="바탕"/>
          <w:b/>
          <w:sz w:val="40"/>
          <w:szCs w:val="44"/>
        </w:rPr>
        <w:t>[  ]</w:t>
      </w:r>
      <w:proofErr w:type="gramEnd"/>
      <w:r>
        <w:rPr>
          <w:rFonts w:ascii="바탕" w:eastAsia="바탕" w:hAnsi="바탕"/>
          <w:b/>
          <w:sz w:val="40"/>
          <w:szCs w:val="44"/>
        </w:rPr>
        <w:t xml:space="preserve">. </w:t>
      </w:r>
      <w:proofErr w:type="gramStart"/>
      <w:r>
        <w:rPr>
          <w:rFonts w:ascii="바탕" w:eastAsia="바탕" w:hAnsi="바탕"/>
          <w:b/>
          <w:sz w:val="40"/>
          <w:szCs w:val="44"/>
        </w:rPr>
        <w:t>[ ]</w:t>
      </w:r>
      <w:proofErr w:type="gramEnd"/>
      <w:r>
        <w:rPr>
          <w:rFonts w:ascii="바탕" w:eastAsia="바탕" w:hAnsi="바탕"/>
          <w:b/>
          <w:sz w:val="40"/>
          <w:szCs w:val="44"/>
        </w:rPr>
        <w:t xml:space="preserve">. </w:t>
      </w:r>
      <w:proofErr w:type="gramStart"/>
      <w:r>
        <w:rPr>
          <w:rFonts w:ascii="바탕" w:eastAsia="바탕" w:hAnsi="바탕"/>
          <w:b/>
          <w:sz w:val="40"/>
          <w:szCs w:val="44"/>
        </w:rPr>
        <w:t>[ ]</w:t>
      </w:r>
      <w:proofErr w:type="gramEnd"/>
      <w:r>
        <w:rPr>
          <w:rFonts w:ascii="바탕" w:eastAsia="바탕" w:hAnsi="바탕"/>
          <w:b/>
          <w:sz w:val="40"/>
          <w:szCs w:val="44"/>
        </w:rPr>
        <w:t>.</w:t>
      </w:r>
    </w:p>
    <w:p w14:paraId="218C20EB" w14:textId="77777777" w:rsidR="00767677" w:rsidRDefault="00767677">
      <w:pPr>
        <w:spacing w:line="240" w:lineRule="auto"/>
        <w:rPr>
          <w:rFonts w:ascii="바탕" w:eastAsia="바탕" w:hAnsi="바탕"/>
          <w:sz w:val="24"/>
          <w:szCs w:val="28"/>
        </w:rPr>
      </w:pPr>
    </w:p>
    <w:p w14:paraId="17D7A154" w14:textId="77777777" w:rsidR="00767677" w:rsidRDefault="00767677">
      <w:pPr>
        <w:spacing w:line="240" w:lineRule="auto"/>
        <w:rPr>
          <w:rFonts w:ascii="바탕" w:eastAsia="바탕" w:hAnsi="바탕"/>
          <w:sz w:val="24"/>
          <w:szCs w:val="28"/>
        </w:rPr>
      </w:pPr>
    </w:p>
    <w:p w14:paraId="4654D1B5" w14:textId="77777777" w:rsidR="00767677" w:rsidRDefault="007A2C04">
      <w:pPr>
        <w:spacing w:line="240" w:lineRule="auto"/>
        <w:jc w:val="center"/>
        <w:rPr>
          <w:rFonts w:ascii="바탕" w:eastAsia="바탕" w:hAnsi="바탕"/>
          <w:b/>
          <w:sz w:val="40"/>
          <w:szCs w:val="44"/>
        </w:rPr>
      </w:pPr>
      <w:r>
        <w:rPr>
          <w:rFonts w:ascii="바탕" w:eastAsia="바탕" w:hAnsi="바탕" w:hint="eastAsia"/>
          <w:b/>
          <w:sz w:val="40"/>
          <w:szCs w:val="44"/>
        </w:rPr>
        <w:t>투자자</w:t>
      </w:r>
    </w:p>
    <w:p w14:paraId="3EFDDD74" w14:textId="77777777" w:rsidR="00767677" w:rsidRDefault="007A2C04">
      <w:pPr>
        <w:spacing w:line="240" w:lineRule="auto"/>
        <w:jc w:val="center"/>
        <w:rPr>
          <w:rFonts w:ascii="바탕" w:eastAsia="바탕" w:hAnsi="바탕"/>
          <w:sz w:val="36"/>
          <w:szCs w:val="40"/>
        </w:rPr>
      </w:pPr>
      <w:r>
        <w:rPr>
          <w:rFonts w:ascii="바탕" w:eastAsia="바탕" w:hAnsi="바탕"/>
          <w:sz w:val="36"/>
          <w:szCs w:val="40"/>
        </w:rPr>
        <w:t>1. [</w:t>
      </w:r>
      <w:r>
        <w:rPr>
          <w:rFonts w:ascii="바탕" w:eastAsia="바탕" w:hAnsi="바탕" w:hint="eastAsia"/>
          <w:sz w:val="36"/>
          <w:szCs w:val="40"/>
        </w:rPr>
        <w:t>투자자명]</w:t>
      </w:r>
    </w:p>
    <w:p w14:paraId="2C2576AB" w14:textId="77777777" w:rsidR="00767677" w:rsidRDefault="007A2C04">
      <w:pPr>
        <w:spacing w:line="240" w:lineRule="auto"/>
        <w:jc w:val="center"/>
        <w:rPr>
          <w:rFonts w:ascii="바탕" w:eastAsia="바탕" w:hAnsi="바탕"/>
          <w:sz w:val="36"/>
          <w:szCs w:val="40"/>
        </w:rPr>
      </w:pPr>
      <w:r>
        <w:rPr>
          <w:rFonts w:ascii="바탕" w:eastAsia="바탕" w:hAnsi="바탕" w:hint="eastAsia"/>
          <w:sz w:val="36"/>
          <w:szCs w:val="40"/>
        </w:rPr>
        <w:t>2</w:t>
      </w:r>
      <w:r>
        <w:rPr>
          <w:rFonts w:ascii="바탕" w:eastAsia="바탕" w:hAnsi="바탕"/>
          <w:sz w:val="36"/>
          <w:szCs w:val="40"/>
        </w:rPr>
        <w:t>. [</w:t>
      </w:r>
      <w:r>
        <w:rPr>
          <w:rFonts w:ascii="바탕" w:eastAsia="바탕" w:hAnsi="바탕" w:hint="eastAsia"/>
          <w:sz w:val="36"/>
          <w:szCs w:val="40"/>
        </w:rPr>
        <w:t>투자자명]</w:t>
      </w:r>
    </w:p>
    <w:p w14:paraId="34465B8F" w14:textId="77777777" w:rsidR="00767677" w:rsidRDefault="00767677">
      <w:pPr>
        <w:spacing w:line="240" w:lineRule="auto"/>
        <w:jc w:val="center"/>
        <w:rPr>
          <w:rFonts w:ascii="바탕" w:eastAsia="바탕" w:hAnsi="바탕"/>
          <w:szCs w:val="24"/>
        </w:rPr>
      </w:pPr>
    </w:p>
    <w:p w14:paraId="0A3343D6" w14:textId="77777777" w:rsidR="00767677" w:rsidRDefault="00767677">
      <w:pPr>
        <w:spacing w:line="240" w:lineRule="auto"/>
        <w:jc w:val="center"/>
        <w:rPr>
          <w:rFonts w:ascii="바탕" w:eastAsia="바탕" w:hAnsi="바탕"/>
          <w:szCs w:val="24"/>
        </w:rPr>
      </w:pPr>
    </w:p>
    <w:p w14:paraId="6BBE15C6" w14:textId="77777777" w:rsidR="00767677" w:rsidRDefault="007A2C04">
      <w:pPr>
        <w:spacing w:line="240" w:lineRule="auto"/>
        <w:jc w:val="center"/>
        <w:rPr>
          <w:rFonts w:ascii="바탕" w:eastAsia="바탕" w:hAnsi="바탕"/>
          <w:b/>
          <w:sz w:val="40"/>
          <w:szCs w:val="44"/>
        </w:rPr>
      </w:pPr>
      <w:r>
        <w:rPr>
          <w:rFonts w:ascii="바탕" w:eastAsia="바탕" w:hAnsi="바탕" w:hint="eastAsia"/>
          <w:b/>
          <w:sz w:val="40"/>
          <w:szCs w:val="44"/>
        </w:rPr>
        <w:t>회사</w:t>
      </w:r>
    </w:p>
    <w:p w14:paraId="76562D22" w14:textId="77777777" w:rsidR="00767677" w:rsidRDefault="007A2C04">
      <w:pPr>
        <w:spacing w:line="240" w:lineRule="auto"/>
        <w:jc w:val="center"/>
        <w:rPr>
          <w:rFonts w:ascii="바탕" w:eastAsia="바탕" w:hAnsi="바탕"/>
          <w:sz w:val="36"/>
          <w:szCs w:val="40"/>
        </w:rPr>
      </w:pPr>
      <w:r>
        <w:rPr>
          <w:rFonts w:ascii="바탕" w:eastAsia="바탕" w:hAnsi="바탕" w:hint="eastAsia"/>
          <w:sz w:val="36"/>
          <w:szCs w:val="40"/>
        </w:rPr>
        <w:t>[회사명]</w:t>
      </w:r>
    </w:p>
    <w:p w14:paraId="630E7A3E" w14:textId="77777777" w:rsidR="00767677" w:rsidRDefault="00767677">
      <w:pPr>
        <w:spacing w:line="240" w:lineRule="auto"/>
        <w:jc w:val="center"/>
        <w:rPr>
          <w:rFonts w:ascii="바탕" w:eastAsia="바탕" w:hAnsi="바탕"/>
          <w:szCs w:val="24"/>
        </w:rPr>
      </w:pPr>
    </w:p>
    <w:p w14:paraId="3D749755" w14:textId="77777777" w:rsidR="00767677" w:rsidRDefault="00767677">
      <w:pPr>
        <w:spacing w:line="240" w:lineRule="auto"/>
        <w:jc w:val="center"/>
        <w:rPr>
          <w:rFonts w:ascii="바탕" w:eastAsia="바탕" w:hAnsi="바탕"/>
          <w:szCs w:val="24"/>
        </w:rPr>
      </w:pPr>
    </w:p>
    <w:p w14:paraId="3CDE668E" w14:textId="77777777" w:rsidR="00767677" w:rsidRDefault="007A2C04">
      <w:pPr>
        <w:spacing w:line="240" w:lineRule="auto"/>
        <w:jc w:val="center"/>
        <w:rPr>
          <w:rFonts w:ascii="바탕" w:eastAsia="바탕" w:hAnsi="바탕"/>
          <w:b/>
          <w:sz w:val="40"/>
          <w:szCs w:val="44"/>
        </w:rPr>
      </w:pPr>
      <w:r>
        <w:rPr>
          <w:rFonts w:ascii="바탕" w:eastAsia="바탕" w:hAnsi="바탕" w:hint="eastAsia"/>
          <w:b/>
          <w:sz w:val="40"/>
          <w:szCs w:val="44"/>
        </w:rPr>
        <w:t>이해관계인</w:t>
      </w:r>
    </w:p>
    <w:p w14:paraId="3B1124C9" w14:textId="77777777" w:rsidR="00767677" w:rsidRDefault="007A2C04">
      <w:pPr>
        <w:spacing w:line="240" w:lineRule="auto"/>
        <w:jc w:val="center"/>
        <w:rPr>
          <w:rFonts w:ascii="바탕" w:eastAsia="바탕" w:hAnsi="바탕"/>
          <w:sz w:val="36"/>
          <w:szCs w:val="40"/>
        </w:rPr>
      </w:pPr>
      <w:r>
        <w:rPr>
          <w:rFonts w:ascii="바탕" w:eastAsia="바탕" w:hAnsi="바탕" w:hint="eastAsia"/>
          <w:sz w:val="36"/>
          <w:szCs w:val="40"/>
        </w:rPr>
        <w:t>[성명]</w:t>
      </w:r>
    </w:p>
    <w:p w14:paraId="1BBD0CA3" w14:textId="77777777" w:rsidR="00767677" w:rsidRDefault="007A2C04">
      <w:pPr>
        <w:widowControl/>
        <w:autoSpaceDE/>
        <w:autoSpaceDN/>
        <w:spacing w:line="240" w:lineRule="auto"/>
        <w:rPr>
          <w:rFonts w:ascii="바탕" w:eastAsia="바탕" w:hAnsi="바탕" w:cs="굴림"/>
          <w:b/>
          <w:bCs/>
          <w:color w:val="000000"/>
          <w:kern w:val="0"/>
          <w:sz w:val="32"/>
          <w:szCs w:val="32"/>
        </w:rPr>
      </w:pPr>
      <w:r>
        <w:rPr>
          <w:rFonts w:ascii="바탕" w:eastAsia="바탕" w:hAnsi="바탕" w:cs="굴림"/>
          <w:b/>
          <w:bCs/>
          <w:color w:val="000000"/>
          <w:kern w:val="0"/>
          <w:sz w:val="32"/>
          <w:szCs w:val="32"/>
        </w:rPr>
        <w:br w:type="page"/>
      </w:r>
    </w:p>
    <w:p w14:paraId="3E9A85FB" w14:textId="77777777" w:rsidR="00767677" w:rsidRDefault="007A2C04">
      <w:pPr>
        <w:snapToGrid w:val="0"/>
        <w:spacing w:after="0"/>
        <w:textAlignment w:val="baseline"/>
        <w:rPr>
          <w:rFonts w:ascii="바탕" w:eastAsia="바탕" w:hAnsi="바탕" w:cs="굴림"/>
          <w:color w:val="000000"/>
          <w:kern w:val="0"/>
          <w:szCs w:val="20"/>
        </w:rPr>
      </w:pPr>
      <w:r>
        <w:rPr>
          <w:rFonts w:ascii="바탕" w:eastAsia="바탕" w:hAnsi="바탕" w:cs="굴림" w:hint="eastAsia"/>
          <w:color w:val="000000"/>
          <w:kern w:val="0"/>
          <w:szCs w:val="20"/>
        </w:rPr>
        <w:lastRenderedPageBreak/>
        <w:t xml:space="preserve">본 투자계약서(이하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본 계약(서)</w:t>
      </w:r>
      <w:r>
        <w:rPr>
          <w:rFonts w:ascii="바탕" w:eastAsia="바탕" w:hAnsi="바탕" w:cs="굴림"/>
          <w:color w:val="000000"/>
          <w:kern w:val="0"/>
          <w:szCs w:val="20"/>
        </w:rPr>
        <w:t>”)</w:t>
      </w:r>
      <w:r>
        <w:rPr>
          <w:rFonts w:ascii="바탕" w:eastAsia="바탕" w:hAnsi="바탕" w:cs="굴림" w:hint="eastAsia"/>
          <w:color w:val="000000"/>
          <w:kern w:val="0"/>
          <w:szCs w:val="20"/>
        </w:rPr>
        <w:t xml:space="preserve">는 </w:t>
      </w:r>
      <w:r>
        <w:rPr>
          <w:rFonts w:ascii="바탕" w:eastAsia="바탕" w:hAnsi="바탕" w:cs="굴림"/>
          <w:color w:val="000000"/>
          <w:kern w:val="0"/>
          <w:szCs w:val="20"/>
        </w:rPr>
        <w:t>20</w:t>
      </w:r>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w:t>
      </w:r>
      <w:r>
        <w:rPr>
          <w:rFonts w:ascii="바탕" w:eastAsia="바탕" w:hAnsi="바탕" w:cs="굴림"/>
          <w:color w:val="000000"/>
          <w:kern w:val="0"/>
          <w:szCs w:val="20"/>
        </w:rPr>
        <w:t>. (</w:t>
      </w:r>
      <w:r>
        <w:rPr>
          <w:rFonts w:ascii="바탕" w:eastAsia="바탕" w:hAnsi="바탕" w:cs="굴림" w:hint="eastAsia"/>
          <w:color w:val="000000"/>
          <w:kern w:val="0"/>
          <w:szCs w:val="20"/>
        </w:rPr>
        <w:t xml:space="preserve">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본 계약 체결일</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아래 당사자들 사이에서 </w:t>
      </w:r>
      <w:r>
        <w:rPr>
          <w:rFonts w:ascii="바탕" w:eastAsia="바탕" w:hAnsi="바탕" w:cs="굴림"/>
          <w:color w:val="000000"/>
          <w:kern w:val="0"/>
          <w:szCs w:val="20"/>
        </w:rPr>
        <w:t xml:space="preserve">다음과 같이 </w:t>
      </w:r>
      <w:r>
        <w:rPr>
          <w:rFonts w:ascii="바탕" w:eastAsia="바탕" w:hAnsi="바탕" w:cs="굴림" w:hint="eastAsia"/>
          <w:color w:val="000000"/>
          <w:kern w:val="0"/>
          <w:szCs w:val="20"/>
        </w:rPr>
        <w:t>체결되었다.</w:t>
      </w:r>
    </w:p>
    <w:p w14:paraId="4912D3F0" w14:textId="77777777" w:rsidR="00767677" w:rsidRDefault="00767677">
      <w:pPr>
        <w:spacing w:after="0"/>
        <w:jc w:val="center"/>
        <w:textAlignment w:val="baseline"/>
        <w:rPr>
          <w:rFonts w:ascii="바탕" w:eastAsia="바탕" w:hAnsi="바탕" w:cs="굴림"/>
          <w:color w:val="000000"/>
          <w:kern w:val="0"/>
          <w:szCs w:val="20"/>
        </w:rPr>
      </w:pPr>
    </w:p>
    <w:p w14:paraId="72596B49"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투자자</w:t>
      </w:r>
      <w:r>
        <w:rPr>
          <w:rFonts w:ascii="바탕" w:eastAsia="바탕" w:hAnsi="바탕"/>
        </w:rPr>
        <w:tab/>
        <w:t>:</w:t>
      </w:r>
      <w:r>
        <w:rPr>
          <w:rFonts w:ascii="바탕" w:eastAsia="바탕" w:hAnsi="바탕"/>
        </w:rPr>
        <w:tab/>
        <w:t>[</w:t>
      </w:r>
      <w:r>
        <w:rPr>
          <w:rFonts w:ascii="바탕" w:eastAsia="바탕" w:hAnsi="바탕" w:hint="eastAsia"/>
        </w:rPr>
        <w:t xml:space="preserve">투자자명](이하 </w:t>
      </w:r>
      <w:r>
        <w:rPr>
          <w:rFonts w:ascii="바탕" w:eastAsia="바탕" w:hAnsi="바탕"/>
        </w:rPr>
        <w:t>“</w:t>
      </w:r>
      <w:r>
        <w:rPr>
          <w:rFonts w:ascii="바탕" w:eastAsia="바탕" w:hAnsi="바탕" w:hint="eastAsia"/>
          <w:b/>
          <w:u w:val="single"/>
        </w:rPr>
        <w:t>투자자</w:t>
      </w:r>
      <w:r>
        <w:rPr>
          <w:rFonts w:ascii="바탕" w:eastAsia="바탕" w:hAnsi="바탕"/>
          <w:b/>
          <w:u w:val="single"/>
        </w:rPr>
        <w:t>1</w:t>
      </w:r>
      <w:r>
        <w:rPr>
          <w:rFonts w:ascii="바탕" w:eastAsia="바탕" w:hAnsi="바탕"/>
        </w:rPr>
        <w:t>”)</w:t>
      </w:r>
    </w:p>
    <w:p w14:paraId="6B75CC33"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2127A3F6"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업무집행조합원 </w:t>
      </w:r>
      <w:r>
        <w:rPr>
          <w:rFonts w:ascii="바탕" w:eastAsia="바탕" w:hAnsi="바탕"/>
        </w:rPr>
        <w:t>[</w:t>
      </w:r>
      <w:r>
        <w:rPr>
          <w:rFonts w:ascii="바탕" w:eastAsia="바탕" w:hAnsi="바탕" w:hint="eastAsia"/>
        </w:rPr>
        <w:t>회사명]</w:t>
      </w:r>
    </w:p>
    <w:p w14:paraId="08C9C958"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대표이사 </w:t>
      </w:r>
      <w:r>
        <w:rPr>
          <w:rFonts w:ascii="바탕" w:eastAsia="바탕" w:hAnsi="바탕"/>
        </w:rPr>
        <w:t>[</w:t>
      </w:r>
      <w:r>
        <w:rPr>
          <w:rFonts w:ascii="바탕" w:eastAsia="바탕" w:hAnsi="바탕" w:hint="eastAsia"/>
        </w:rPr>
        <w:t>성명]</w:t>
      </w:r>
    </w:p>
    <w:p w14:paraId="403DF88E"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t>[</w:t>
      </w:r>
      <w:r>
        <w:rPr>
          <w:rFonts w:ascii="바탕" w:eastAsia="바탕" w:hAnsi="바탕" w:hint="eastAsia"/>
        </w:rPr>
        <w:t xml:space="preserve">투자자명](이하 </w:t>
      </w:r>
      <w:r>
        <w:rPr>
          <w:rFonts w:ascii="바탕" w:eastAsia="바탕" w:hAnsi="바탕"/>
        </w:rPr>
        <w:t>“</w:t>
      </w:r>
      <w:r>
        <w:rPr>
          <w:rFonts w:ascii="바탕" w:eastAsia="바탕" w:hAnsi="바탕" w:hint="eastAsia"/>
          <w:b/>
          <w:bCs/>
          <w:u w:val="single"/>
        </w:rPr>
        <w:t>투자자</w:t>
      </w:r>
      <w:r>
        <w:rPr>
          <w:rFonts w:ascii="바탕" w:eastAsia="바탕" w:hAnsi="바탕"/>
          <w:b/>
          <w:bCs/>
          <w:u w:val="single"/>
        </w:rPr>
        <w:t>2</w:t>
      </w:r>
      <w:r>
        <w:rPr>
          <w:rFonts w:ascii="바탕" w:eastAsia="바탕" w:hAnsi="바탕"/>
        </w:rPr>
        <w:t>”)</w:t>
      </w:r>
    </w:p>
    <w:p w14:paraId="24753348"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3F3D26E0"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업무집행조합원 </w:t>
      </w:r>
      <w:r>
        <w:rPr>
          <w:rFonts w:ascii="바탕" w:eastAsia="바탕" w:hAnsi="바탕"/>
        </w:rPr>
        <w:t>[</w:t>
      </w:r>
      <w:r>
        <w:rPr>
          <w:rFonts w:ascii="바탕" w:eastAsia="바탕" w:hAnsi="바탕" w:hint="eastAsia"/>
        </w:rPr>
        <w:t>회사명]</w:t>
      </w:r>
    </w:p>
    <w:p w14:paraId="2809316C"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대표이사 </w:t>
      </w:r>
      <w:r>
        <w:rPr>
          <w:rFonts w:ascii="바탕" w:eastAsia="바탕" w:hAnsi="바탕"/>
        </w:rPr>
        <w:t>[</w:t>
      </w:r>
      <w:r>
        <w:rPr>
          <w:rFonts w:ascii="바탕" w:eastAsia="바탕" w:hAnsi="바탕" w:hint="eastAsia"/>
        </w:rPr>
        <w:t>성명]</w:t>
      </w:r>
    </w:p>
    <w:p w14:paraId="03B9D21B" w14:textId="77777777" w:rsidR="00767677" w:rsidRDefault="00767677">
      <w:pPr>
        <w:tabs>
          <w:tab w:val="left" w:pos="1200"/>
          <w:tab w:val="left" w:pos="1400"/>
          <w:tab w:val="left" w:pos="1600"/>
          <w:tab w:val="left" w:pos="1800"/>
        </w:tabs>
        <w:spacing w:after="100"/>
        <w:rPr>
          <w:rFonts w:ascii="바탕" w:eastAsia="바탕" w:hAnsi="바탕"/>
        </w:rPr>
      </w:pPr>
    </w:p>
    <w:p w14:paraId="0ABE0F6F"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회사</w:t>
      </w:r>
      <w:r>
        <w:rPr>
          <w:rFonts w:ascii="바탕" w:eastAsia="바탕" w:hAnsi="바탕"/>
        </w:rPr>
        <w:tab/>
        <w:t>:</w:t>
      </w:r>
      <w:r>
        <w:rPr>
          <w:rFonts w:ascii="바탕" w:eastAsia="바탕" w:hAnsi="바탕"/>
        </w:rPr>
        <w:tab/>
        <w:t>[</w:t>
      </w:r>
      <w:r>
        <w:rPr>
          <w:rFonts w:ascii="바탕" w:eastAsia="바탕" w:hAnsi="바탕" w:hint="eastAsia"/>
        </w:rPr>
        <w:t xml:space="preserve">회사명](이하 </w:t>
      </w:r>
      <w:r>
        <w:rPr>
          <w:rFonts w:ascii="바탕" w:eastAsia="바탕" w:hAnsi="바탕"/>
        </w:rPr>
        <w:t>“</w:t>
      </w:r>
      <w:r>
        <w:rPr>
          <w:rFonts w:ascii="바탕" w:eastAsia="바탕" w:hAnsi="바탕" w:hint="eastAsia"/>
          <w:b/>
          <w:bCs/>
          <w:u w:val="single"/>
        </w:rPr>
        <w:t>회사</w:t>
      </w:r>
      <w:r>
        <w:rPr>
          <w:rFonts w:ascii="바탕" w:eastAsia="바탕" w:hAnsi="바탕"/>
        </w:rPr>
        <w:t>”)</w:t>
      </w:r>
    </w:p>
    <w:p w14:paraId="3862BC96"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3EE9A73A"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대표이사 [성명]</w:t>
      </w:r>
    </w:p>
    <w:p w14:paraId="24C122A8" w14:textId="77777777" w:rsidR="00767677" w:rsidRDefault="00767677">
      <w:pPr>
        <w:tabs>
          <w:tab w:val="left" w:pos="1200"/>
          <w:tab w:val="left" w:pos="1400"/>
          <w:tab w:val="left" w:pos="1600"/>
          <w:tab w:val="left" w:pos="1800"/>
        </w:tabs>
        <w:spacing w:after="100"/>
        <w:rPr>
          <w:rFonts w:ascii="바탕" w:eastAsia="바탕" w:hAnsi="바탕"/>
        </w:rPr>
      </w:pPr>
    </w:p>
    <w:p w14:paraId="205B3E8E"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이해관계인</w:t>
      </w:r>
      <w:r>
        <w:rPr>
          <w:rFonts w:ascii="바탕" w:eastAsia="바탕" w:hAnsi="바탕"/>
        </w:rPr>
        <w:tab/>
        <w:t>: [</w:t>
      </w:r>
      <w:r>
        <w:rPr>
          <w:rFonts w:ascii="바탕" w:eastAsia="바탕" w:hAnsi="바탕" w:hint="eastAsia"/>
        </w:rPr>
        <w:t xml:space="preserve">성명](이하 </w:t>
      </w:r>
      <w:r>
        <w:rPr>
          <w:rFonts w:ascii="바탕" w:eastAsia="바탕" w:hAnsi="바탕"/>
        </w:rPr>
        <w:t>“</w:t>
      </w:r>
      <w:r>
        <w:rPr>
          <w:rFonts w:ascii="바탕" w:eastAsia="바탕" w:hAnsi="바탕" w:hint="eastAsia"/>
          <w:b/>
          <w:bCs/>
          <w:u w:val="single"/>
        </w:rPr>
        <w:t>이해관계인</w:t>
      </w:r>
      <w:r>
        <w:rPr>
          <w:rFonts w:ascii="바탕" w:eastAsia="바탕" w:hAnsi="바탕"/>
        </w:rPr>
        <w:t>”)</w:t>
      </w:r>
    </w:p>
    <w:p w14:paraId="677B97EA"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0000</w:t>
      </w:r>
      <w:r>
        <w:rPr>
          <w:rFonts w:ascii="바탕" w:eastAsia="바탕" w:hAnsi="바탕" w:hint="eastAsia"/>
        </w:rPr>
        <w:t xml:space="preserve">년 </w:t>
      </w:r>
      <w:r>
        <w:rPr>
          <w:rFonts w:ascii="바탕" w:eastAsia="바탕" w:hAnsi="바탕"/>
        </w:rPr>
        <w:t>00</w:t>
      </w:r>
      <w:r>
        <w:rPr>
          <w:rFonts w:ascii="바탕" w:eastAsia="바탕" w:hAnsi="바탕" w:hint="eastAsia"/>
        </w:rPr>
        <w:t xml:space="preserve">월 </w:t>
      </w:r>
      <w:r>
        <w:rPr>
          <w:rFonts w:ascii="바탕" w:eastAsia="바탕" w:hAnsi="바탕"/>
        </w:rPr>
        <w:t>00</w:t>
      </w:r>
      <w:proofErr w:type="gramStart"/>
      <w:r>
        <w:rPr>
          <w:rFonts w:ascii="바탕" w:eastAsia="바탕" w:hAnsi="바탕" w:hint="eastAsia"/>
        </w:rPr>
        <w:t>일 생</w:t>
      </w:r>
      <w:proofErr w:type="gramEnd"/>
    </w:p>
    <w:p w14:paraId="0B7FCD0B"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40E9DB17" w14:textId="77777777" w:rsidR="00767677" w:rsidRDefault="00767677">
      <w:pPr>
        <w:tabs>
          <w:tab w:val="left" w:pos="1200"/>
          <w:tab w:val="left" w:pos="1400"/>
          <w:tab w:val="left" w:pos="1600"/>
          <w:tab w:val="left" w:pos="1800"/>
        </w:tabs>
        <w:spacing w:after="100"/>
        <w:rPr>
          <w:rFonts w:ascii="바탕" w:eastAsia="바탕" w:hAnsi="바탕"/>
        </w:rPr>
      </w:pPr>
    </w:p>
    <w:p w14:paraId="6686CEC1" w14:textId="111250BF"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 xml:space="preserve">(이하 개별적으로 </w:t>
      </w:r>
      <w:r>
        <w:rPr>
          <w:rFonts w:ascii="바탕" w:eastAsia="바탕" w:hAnsi="바탕"/>
        </w:rPr>
        <w:t>“</w:t>
      </w:r>
      <w:r>
        <w:rPr>
          <w:rFonts w:ascii="바탕" w:eastAsia="바탕" w:hAnsi="바탕" w:hint="eastAsia"/>
          <w:b/>
          <w:bCs/>
          <w:u w:val="single"/>
        </w:rPr>
        <w:t>당사자</w:t>
      </w:r>
      <w:r>
        <w:rPr>
          <w:rFonts w:ascii="바탕" w:eastAsia="바탕" w:hAnsi="바탕"/>
        </w:rPr>
        <w:t>”</w:t>
      </w:r>
      <w:r>
        <w:rPr>
          <w:rFonts w:ascii="바탕" w:eastAsia="바탕" w:hAnsi="바탕" w:hint="eastAsia"/>
        </w:rPr>
        <w:t>,</w:t>
      </w:r>
      <w:r>
        <w:rPr>
          <w:rFonts w:ascii="바탕" w:eastAsia="바탕" w:hAnsi="바탕"/>
        </w:rPr>
        <w:t xml:space="preserve"> </w:t>
      </w:r>
      <w:r>
        <w:rPr>
          <w:rFonts w:ascii="바탕" w:eastAsia="바탕" w:hAnsi="바탕" w:hint="eastAsia"/>
        </w:rPr>
        <w:t xml:space="preserve">투자자1과 투자자2를 통칭할 경우 </w:t>
      </w:r>
      <w:r>
        <w:rPr>
          <w:rFonts w:ascii="바탕" w:eastAsia="바탕" w:hAnsi="바탕"/>
        </w:rPr>
        <w:t>“</w:t>
      </w:r>
      <w:r>
        <w:rPr>
          <w:rFonts w:ascii="바탕" w:eastAsia="바탕" w:hAnsi="바탕" w:hint="eastAsia"/>
          <w:b/>
          <w:bCs/>
          <w:u w:val="single"/>
        </w:rPr>
        <w:t>투자자</w:t>
      </w:r>
      <w:r>
        <w:rPr>
          <w:rFonts w:ascii="바탕" w:eastAsia="바탕" w:hAnsi="바탕"/>
        </w:rPr>
        <w:t>”</w:t>
      </w:r>
      <w:r w:rsidR="008F450C">
        <w:rPr>
          <w:rStyle w:val="af2"/>
          <w:rFonts w:ascii="바탕" w:eastAsia="바탕" w:hAnsi="바탕"/>
        </w:rPr>
        <w:footnoteReference w:id="1"/>
      </w:r>
      <w:r>
        <w:rPr>
          <w:rFonts w:ascii="바탕" w:eastAsia="바탕" w:hAnsi="바탕"/>
        </w:rPr>
        <w:t xml:space="preserve">, </w:t>
      </w:r>
      <w:r w:rsidR="008F450C">
        <w:rPr>
          <w:rFonts w:ascii="바탕" w:eastAsia="바탕" w:hAnsi="바탕" w:hint="eastAsia"/>
        </w:rPr>
        <w:t xml:space="preserve">이해관계인1과 이해관계인2를 통칭할 경우 </w:t>
      </w:r>
      <w:r w:rsidR="008F450C">
        <w:rPr>
          <w:rFonts w:ascii="바탕" w:eastAsia="바탕" w:hAnsi="바탕"/>
        </w:rPr>
        <w:t>“</w:t>
      </w:r>
      <w:r w:rsidR="008F450C" w:rsidRPr="00B25337">
        <w:rPr>
          <w:rFonts w:ascii="바탕" w:eastAsia="바탕" w:hAnsi="바탕" w:hint="eastAsia"/>
          <w:b/>
          <w:bCs/>
          <w:u w:val="single"/>
        </w:rPr>
        <w:t>이해관계인</w:t>
      </w:r>
      <w:r w:rsidR="008F450C">
        <w:rPr>
          <w:rFonts w:ascii="바탕" w:eastAsia="바탕" w:hAnsi="바탕"/>
        </w:rPr>
        <w:t>”</w:t>
      </w:r>
      <w:r w:rsidR="008F450C">
        <w:rPr>
          <w:rFonts w:ascii="바탕" w:eastAsia="바탕" w:hAnsi="바탕" w:hint="eastAsia"/>
        </w:rPr>
        <w:t xml:space="preserve">, </w:t>
      </w:r>
      <w:r>
        <w:rPr>
          <w:rFonts w:ascii="바탕" w:eastAsia="바탕" w:hAnsi="바탕" w:hint="eastAsia"/>
        </w:rPr>
        <w:t xml:space="preserve">당사자 전부를 통칭할 경우 </w:t>
      </w:r>
      <w:r>
        <w:rPr>
          <w:rFonts w:ascii="바탕" w:eastAsia="바탕" w:hAnsi="바탕"/>
        </w:rPr>
        <w:t>“</w:t>
      </w:r>
      <w:r>
        <w:rPr>
          <w:rFonts w:ascii="바탕" w:eastAsia="바탕" w:hAnsi="바탕" w:hint="eastAsia"/>
          <w:b/>
          <w:bCs/>
          <w:u w:val="single"/>
        </w:rPr>
        <w:t>당사자들</w:t>
      </w:r>
      <w:r>
        <w:rPr>
          <w:rFonts w:ascii="바탕" w:eastAsia="바탕" w:hAnsi="바탕"/>
        </w:rPr>
        <w:t>”</w:t>
      </w:r>
      <w:r w:rsidR="008F450C">
        <w:rPr>
          <w:rFonts w:ascii="바탕" w:eastAsia="바탕" w:hAnsi="바탕" w:hint="eastAsia"/>
        </w:rPr>
        <w:t xml:space="preserve">이라 하며, </w:t>
      </w:r>
      <w:r w:rsidR="008F450C">
        <w:rPr>
          <w:rFonts w:ascii="바탕" w:eastAsia="바탕" w:hAnsi="바탕"/>
        </w:rPr>
        <w:t>“</w:t>
      </w:r>
      <w:r w:rsidR="008F450C">
        <w:rPr>
          <w:rFonts w:ascii="바탕" w:eastAsia="바탕" w:hAnsi="바탕" w:hint="eastAsia"/>
        </w:rPr>
        <w:t>일방 당사자</w:t>
      </w:r>
      <w:r w:rsidR="008F450C">
        <w:rPr>
          <w:rFonts w:ascii="바탕" w:eastAsia="바탕" w:hAnsi="바탕"/>
        </w:rPr>
        <w:t>”</w:t>
      </w:r>
      <w:r w:rsidR="008F450C">
        <w:rPr>
          <w:rFonts w:ascii="바탕" w:eastAsia="바탕" w:hAnsi="바탕" w:hint="eastAsia"/>
        </w:rPr>
        <w:t xml:space="preserve">, </w:t>
      </w:r>
      <w:r w:rsidR="008F450C">
        <w:rPr>
          <w:rFonts w:ascii="바탕" w:eastAsia="바탕" w:hAnsi="바탕"/>
        </w:rPr>
        <w:t>“</w:t>
      </w:r>
      <w:r w:rsidR="008F450C">
        <w:rPr>
          <w:rFonts w:ascii="바탕" w:eastAsia="바탕" w:hAnsi="바탕" w:hint="eastAsia"/>
        </w:rPr>
        <w:t>상대방 당사자</w:t>
      </w:r>
      <w:r w:rsidR="008F450C">
        <w:rPr>
          <w:rFonts w:ascii="바탕" w:eastAsia="바탕" w:hAnsi="바탕"/>
        </w:rPr>
        <w:t>”</w:t>
      </w:r>
      <w:r w:rsidR="008F450C">
        <w:rPr>
          <w:rFonts w:ascii="바탕" w:eastAsia="바탕" w:hAnsi="바탕" w:hint="eastAsia"/>
        </w:rPr>
        <w:t>라 지칭할 경우에는 회사 및 이해관계인을 하나의 당사자로 본다.</w:t>
      </w:r>
      <w:r>
        <w:rPr>
          <w:rFonts w:ascii="바탕" w:eastAsia="바탕" w:hAnsi="바탕"/>
        </w:rPr>
        <w:t>)</w:t>
      </w:r>
    </w:p>
    <w:p w14:paraId="1B88B944" w14:textId="77777777" w:rsidR="009B39EA" w:rsidRPr="009B39EA" w:rsidRDefault="009B39EA">
      <w:pPr>
        <w:tabs>
          <w:tab w:val="left" w:pos="1200"/>
          <w:tab w:val="left" w:pos="1400"/>
          <w:tab w:val="left" w:pos="1600"/>
          <w:tab w:val="left" w:pos="1800"/>
        </w:tabs>
        <w:spacing w:after="100"/>
        <w:rPr>
          <w:rFonts w:ascii="바탕" w:eastAsia="바탕" w:hAnsi="바탕"/>
        </w:rPr>
      </w:pPr>
    </w:p>
    <w:p w14:paraId="5CB6B44D" w14:textId="77777777" w:rsidR="00767677" w:rsidRDefault="007A2C04">
      <w:pPr>
        <w:spacing w:after="100"/>
        <w:jc w:val="center"/>
        <w:rPr>
          <w:rFonts w:ascii="바탕" w:eastAsia="바탕" w:hAnsi="바탕"/>
          <w:b/>
        </w:rPr>
      </w:pPr>
      <w:r>
        <w:rPr>
          <w:rFonts w:ascii="바탕" w:eastAsia="바탕" w:hAnsi="바탕" w:hint="eastAsia"/>
          <w:b/>
        </w:rPr>
        <w:t>[이하 투자계약서 각 조항을 위한 여백]</w:t>
      </w:r>
    </w:p>
    <w:p w14:paraId="682FE748" w14:textId="77777777" w:rsidR="00767677" w:rsidRDefault="007A2C04">
      <w:pPr>
        <w:pageBreakBefore/>
        <w:snapToGrid w:val="0"/>
        <w:spacing w:after="0"/>
        <w:jc w:val="center"/>
        <w:textAlignment w:val="baseline"/>
        <w:rPr>
          <w:rFonts w:ascii="바탕" w:eastAsia="바탕" w:hAnsi="바탕" w:cs="굴림"/>
          <w:b/>
          <w:color w:val="000000"/>
          <w:kern w:val="0"/>
          <w:szCs w:val="20"/>
        </w:rPr>
      </w:pPr>
      <w:r>
        <w:rPr>
          <w:rFonts w:ascii="바탕" w:eastAsia="바탕" w:hAnsi="바탕" w:cs="굴림"/>
          <w:b/>
          <w:color w:val="000000"/>
          <w:kern w:val="0"/>
          <w:szCs w:val="20"/>
        </w:rPr>
        <w:lastRenderedPageBreak/>
        <w:t>다 음</w:t>
      </w:r>
    </w:p>
    <w:p w14:paraId="10C891EC" w14:textId="77777777" w:rsidR="00767677" w:rsidRDefault="00767677">
      <w:pPr>
        <w:spacing w:after="0"/>
        <w:jc w:val="left"/>
        <w:textAlignment w:val="baseline"/>
        <w:rPr>
          <w:rFonts w:ascii="바탕" w:eastAsia="바탕" w:hAnsi="바탕" w:cs="굴림"/>
          <w:color w:val="000000"/>
          <w:kern w:val="0"/>
          <w:szCs w:val="20"/>
        </w:rPr>
      </w:pPr>
    </w:p>
    <w:p w14:paraId="7992B943"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1</w:t>
      </w:r>
      <w:r>
        <w:rPr>
          <w:rFonts w:ascii="바탕" w:eastAsia="바탕" w:hAnsi="바탕" w:cs="굴림"/>
          <w:b/>
          <w:bCs/>
          <w:color w:val="000000"/>
          <w:kern w:val="0"/>
          <w:szCs w:val="20"/>
        </w:rPr>
        <w:t>장 신주의 인수에 관한 사항</w:t>
      </w:r>
    </w:p>
    <w:p w14:paraId="0CDA37D4" w14:textId="77777777" w:rsidR="00767677" w:rsidRDefault="00767677">
      <w:pPr>
        <w:snapToGrid w:val="0"/>
        <w:spacing w:after="0"/>
        <w:jc w:val="left"/>
        <w:textAlignment w:val="baseline"/>
        <w:rPr>
          <w:rFonts w:ascii="바탕" w:eastAsia="바탕" w:hAnsi="바탕" w:cs="굴림"/>
          <w:b/>
          <w:bCs/>
          <w:color w:val="000000"/>
          <w:kern w:val="0"/>
          <w:szCs w:val="20"/>
        </w:rPr>
      </w:pPr>
    </w:p>
    <w:p w14:paraId="2A9C767D"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신주의 발행</w:t>
      </w:r>
      <w:r>
        <w:rPr>
          <w:rFonts w:ascii="바탕" w:eastAsia="바탕" w:hAnsi="바탕" w:cs="굴림" w:hint="eastAsia"/>
          <w:b/>
          <w:color w:val="000000"/>
          <w:szCs w:val="20"/>
        </w:rPr>
        <w:t xml:space="preserve"> 사항)</w:t>
      </w:r>
    </w:p>
    <w:p w14:paraId="4F7A7546" w14:textId="77777777" w:rsidR="00767677" w:rsidRDefault="007A2C04">
      <w:pPr>
        <w:pStyle w:val="a6"/>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회사는 본 계약에 따라 다음과 같</w:t>
      </w:r>
      <w:r>
        <w:rPr>
          <w:rFonts w:ascii="바탕" w:eastAsia="바탕" w:hAnsi="바탕" w:cs="굴림" w:hint="eastAsia"/>
          <w:color w:val="000000"/>
          <w:szCs w:val="20"/>
        </w:rPr>
        <w:t xml:space="preserve">은 내용의 신주(이하 </w:t>
      </w:r>
      <w:r>
        <w:rPr>
          <w:rFonts w:ascii="바탕" w:eastAsia="바탕" w:hAnsi="바탕" w:cs="굴림"/>
          <w:color w:val="000000"/>
          <w:szCs w:val="20"/>
        </w:rPr>
        <w:t>“</w:t>
      </w:r>
      <w:r>
        <w:rPr>
          <w:rFonts w:ascii="바탕" w:eastAsia="바탕" w:hAnsi="바탕" w:cs="굴림" w:hint="eastAsia"/>
          <w:b/>
          <w:bCs/>
          <w:color w:val="000000"/>
          <w:szCs w:val="20"/>
          <w:u w:val="single"/>
        </w:rPr>
        <w:t>본건 신주</w:t>
      </w:r>
      <w:r>
        <w:rPr>
          <w:rFonts w:ascii="바탕" w:eastAsia="바탕" w:hAnsi="바탕" w:cs="굴림"/>
          <w:color w:val="000000"/>
          <w:szCs w:val="20"/>
        </w:rPr>
        <w:t>”)</w:t>
      </w:r>
      <w:r>
        <w:rPr>
          <w:rFonts w:ascii="바탕" w:eastAsia="바탕" w:hAnsi="바탕" w:cs="굴림" w:hint="eastAsia"/>
          <w:color w:val="000000"/>
          <w:szCs w:val="20"/>
        </w:rPr>
        <w:t xml:space="preserve">를 발행하고 투자자는 본건 신주를 인수한다. </w:t>
      </w:r>
    </w:p>
    <w:p w14:paraId="27F1CC6F"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본건 신주의 종류 및 내용</w:t>
      </w:r>
      <w:r>
        <w:rPr>
          <w:rFonts w:ascii="바탕" w:eastAsia="바탕" w:hAnsi="바탕" w:cs="굴림"/>
          <w:color w:val="000000"/>
          <w:szCs w:val="20"/>
        </w:rPr>
        <w:t xml:space="preserve">: </w:t>
      </w:r>
      <w:r>
        <w:rPr>
          <w:rFonts w:ascii="바탕" w:eastAsia="바탕" w:hAnsi="바탕" w:cs="굴림" w:hint="eastAsia"/>
          <w:b/>
          <w:bCs/>
          <w:color w:val="000000"/>
          <w:szCs w:val="20"/>
        </w:rPr>
        <w:t xml:space="preserve">별지 </w:t>
      </w:r>
      <w:r>
        <w:rPr>
          <w:rFonts w:ascii="바탕" w:eastAsia="바탕" w:hAnsi="바탕" w:cs="굴림"/>
          <w:b/>
          <w:bCs/>
          <w:color w:val="000000"/>
          <w:szCs w:val="20"/>
        </w:rPr>
        <w:t>1.</w:t>
      </w:r>
      <w:proofErr w:type="spellStart"/>
      <w:r>
        <w:rPr>
          <w:rFonts w:ascii="바탕" w:eastAsia="바탕" w:hAnsi="바탕" w:cs="굴림" w:hint="eastAsia"/>
          <w:color w:val="000000"/>
          <w:szCs w:val="20"/>
        </w:rPr>
        <w:t>에</w:t>
      </w:r>
      <w:proofErr w:type="spellEnd"/>
      <w:r>
        <w:rPr>
          <w:rFonts w:ascii="바탕" w:eastAsia="바탕" w:hAnsi="바탕" w:cs="굴림" w:hint="eastAsia"/>
          <w:color w:val="000000"/>
          <w:szCs w:val="20"/>
        </w:rPr>
        <w:t xml:space="preserve"> 의함</w:t>
      </w:r>
    </w:p>
    <w:p w14:paraId="023C752D"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본건 신주의 발행 총수:</w:t>
      </w:r>
      <w:r>
        <w:rPr>
          <w:rFonts w:ascii="바탕" w:eastAsia="바탕" w:hAnsi="바탕" w:cs="굴림"/>
          <w:color w:val="000000"/>
          <w:szCs w:val="20"/>
        </w:rPr>
        <w:t xml:space="preserve"> 00,000</w:t>
      </w:r>
      <w:r>
        <w:rPr>
          <w:rFonts w:ascii="바탕" w:eastAsia="바탕" w:hAnsi="바탕" w:cs="굴림" w:hint="eastAsia"/>
          <w:color w:val="000000"/>
          <w:szCs w:val="20"/>
        </w:rPr>
        <w:t>주</w:t>
      </w:r>
    </w:p>
    <w:p w14:paraId="6467F153"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본건 신주의 </w:t>
      </w:r>
      <w:r>
        <w:rPr>
          <w:rFonts w:ascii="바탕" w:eastAsia="바탕" w:hAnsi="바탕" w:cs="굴림"/>
          <w:color w:val="000000"/>
          <w:szCs w:val="20"/>
        </w:rPr>
        <w:t>1</w:t>
      </w:r>
      <w:r>
        <w:rPr>
          <w:rFonts w:ascii="바탕" w:eastAsia="바탕" w:hAnsi="바탕" w:cs="굴림" w:hint="eastAsia"/>
          <w:color w:val="000000"/>
          <w:szCs w:val="20"/>
        </w:rPr>
        <w:t>주당 액면가액:</w:t>
      </w:r>
      <w:r>
        <w:rPr>
          <w:rFonts w:ascii="바탕" w:eastAsia="바탕" w:hAnsi="바탕" w:cs="굴림"/>
          <w:color w:val="000000"/>
          <w:szCs w:val="20"/>
        </w:rPr>
        <w:t xml:space="preserve"> </w:t>
      </w:r>
      <w:r>
        <w:rPr>
          <w:rFonts w:ascii="바탕" w:eastAsia="바탕" w:hAnsi="바탕" w:cs="굴림" w:hint="eastAsia"/>
          <w:color w:val="000000"/>
          <w:szCs w:val="20"/>
        </w:rPr>
        <w:t xml:space="preserve">금 </w:t>
      </w:r>
      <w:r>
        <w:rPr>
          <w:rFonts w:ascii="바탕" w:eastAsia="바탕" w:hAnsi="바탕" w:cs="굴림"/>
          <w:color w:val="000000"/>
          <w:szCs w:val="20"/>
        </w:rPr>
        <w:t>000</w:t>
      </w:r>
      <w:r>
        <w:rPr>
          <w:rFonts w:ascii="바탕" w:eastAsia="바탕" w:hAnsi="바탕" w:cs="굴림" w:hint="eastAsia"/>
          <w:color w:val="000000"/>
          <w:szCs w:val="20"/>
        </w:rPr>
        <w:t>원</w:t>
      </w:r>
    </w:p>
    <w:p w14:paraId="02A1DCEB"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본건 신주의 </w:t>
      </w:r>
      <w:r>
        <w:rPr>
          <w:rFonts w:ascii="바탕" w:eastAsia="바탕" w:hAnsi="바탕" w:cs="굴림"/>
          <w:color w:val="000000"/>
          <w:szCs w:val="20"/>
        </w:rPr>
        <w:t>1</w:t>
      </w:r>
      <w:r>
        <w:rPr>
          <w:rFonts w:ascii="바탕" w:eastAsia="바탕" w:hAnsi="바탕" w:cs="굴림" w:hint="eastAsia"/>
          <w:color w:val="000000"/>
          <w:szCs w:val="20"/>
        </w:rPr>
        <w:t xml:space="preserve">주당 </w:t>
      </w:r>
      <w:proofErr w:type="spellStart"/>
      <w:r>
        <w:rPr>
          <w:rFonts w:ascii="바탕" w:eastAsia="바탕" w:hAnsi="바탕" w:cs="굴림" w:hint="eastAsia"/>
          <w:color w:val="000000"/>
          <w:szCs w:val="20"/>
        </w:rPr>
        <w:t>발행가액</w:t>
      </w:r>
      <w:proofErr w:type="spellEnd"/>
      <w:r>
        <w:rPr>
          <w:rFonts w:ascii="바탕" w:eastAsia="바탕" w:hAnsi="바탕" w:cs="굴림" w:hint="eastAsia"/>
          <w:color w:val="000000"/>
          <w:szCs w:val="20"/>
        </w:rPr>
        <w:t>:</w:t>
      </w:r>
      <w:r>
        <w:rPr>
          <w:rFonts w:ascii="바탕" w:eastAsia="바탕" w:hAnsi="바탕" w:cs="굴림"/>
          <w:color w:val="000000"/>
          <w:szCs w:val="20"/>
        </w:rPr>
        <w:t xml:space="preserve"> </w:t>
      </w:r>
      <w:r>
        <w:rPr>
          <w:rFonts w:ascii="바탕" w:eastAsia="바탕" w:hAnsi="바탕" w:cs="굴림" w:hint="eastAsia"/>
          <w:color w:val="000000"/>
          <w:szCs w:val="20"/>
        </w:rPr>
        <w:t xml:space="preserve">금 </w:t>
      </w:r>
      <w:r>
        <w:rPr>
          <w:rFonts w:ascii="바탕" w:eastAsia="바탕" w:hAnsi="바탕" w:cs="굴림"/>
          <w:color w:val="000000"/>
          <w:szCs w:val="20"/>
        </w:rPr>
        <w:t>000,000</w:t>
      </w:r>
      <w:r>
        <w:rPr>
          <w:rFonts w:ascii="바탕" w:eastAsia="바탕" w:hAnsi="바탕" w:cs="굴림" w:hint="eastAsia"/>
          <w:color w:val="000000"/>
          <w:szCs w:val="20"/>
        </w:rPr>
        <w:t>원</w:t>
      </w:r>
    </w:p>
    <w:p w14:paraId="16A4CCBC"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본건 신주의 총 인수가액:</w:t>
      </w:r>
      <w:r>
        <w:rPr>
          <w:rFonts w:ascii="바탕" w:eastAsia="바탕" w:hAnsi="바탕" w:cs="굴림"/>
          <w:color w:val="000000"/>
          <w:szCs w:val="20"/>
        </w:rPr>
        <w:t xml:space="preserve"> </w:t>
      </w:r>
      <w:r>
        <w:rPr>
          <w:rFonts w:ascii="바탕" w:eastAsia="바탕" w:hAnsi="바탕" w:cs="굴림" w:hint="eastAsia"/>
          <w:color w:val="000000"/>
          <w:szCs w:val="20"/>
        </w:rPr>
        <w:t xml:space="preserve">금 </w:t>
      </w:r>
      <w:r>
        <w:rPr>
          <w:rFonts w:ascii="바탕" w:eastAsia="바탕" w:hAnsi="바탕" w:cs="굴림"/>
          <w:color w:val="000000"/>
          <w:szCs w:val="20"/>
        </w:rPr>
        <w:t>000,000,000</w:t>
      </w:r>
      <w:r>
        <w:rPr>
          <w:rFonts w:ascii="바탕" w:eastAsia="바탕" w:hAnsi="바탕" w:cs="굴림" w:hint="eastAsia"/>
          <w:color w:val="000000"/>
          <w:szCs w:val="20"/>
        </w:rPr>
        <w:t>원</w:t>
      </w:r>
    </w:p>
    <w:p w14:paraId="4B4F05F7"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본건 신주의 납입기일:</w:t>
      </w:r>
      <w:r>
        <w:rPr>
          <w:rFonts w:ascii="바탕" w:eastAsia="바탕" w:hAnsi="바탕" w:cs="굴림"/>
          <w:color w:val="000000"/>
          <w:szCs w:val="20"/>
        </w:rPr>
        <w:t xml:space="preserve"> 20[  ]</w:t>
      </w:r>
      <w:r>
        <w:rPr>
          <w:rFonts w:ascii="바탕" w:eastAsia="바탕" w:hAnsi="바탕" w:cs="굴림" w:hint="eastAsia"/>
          <w:color w:val="000000"/>
          <w:szCs w:val="20"/>
        </w:rPr>
        <w:t xml:space="preserve">년 </w:t>
      </w:r>
      <w:r>
        <w:rPr>
          <w:rFonts w:ascii="바탕" w:eastAsia="바탕" w:hAnsi="바탕" w:cs="굴림"/>
          <w:color w:val="000000"/>
          <w:szCs w:val="20"/>
        </w:rPr>
        <w:t>[  ]</w:t>
      </w:r>
      <w:r>
        <w:rPr>
          <w:rFonts w:ascii="바탕" w:eastAsia="바탕" w:hAnsi="바탕" w:cs="굴림" w:hint="eastAsia"/>
          <w:color w:val="000000"/>
          <w:szCs w:val="20"/>
        </w:rPr>
        <w:t xml:space="preserve">월 </w:t>
      </w:r>
      <w:r>
        <w:rPr>
          <w:rFonts w:ascii="바탕" w:eastAsia="바탕" w:hAnsi="바탕" w:cs="굴림"/>
          <w:color w:val="000000"/>
          <w:szCs w:val="20"/>
        </w:rPr>
        <w:t>[  ]</w:t>
      </w:r>
      <w:r>
        <w:rPr>
          <w:rFonts w:ascii="바탕" w:eastAsia="바탕" w:hAnsi="바탕" w:cs="굴림" w:hint="eastAsia"/>
          <w:color w:val="000000"/>
          <w:szCs w:val="20"/>
        </w:rPr>
        <w:t>일</w:t>
      </w:r>
    </w:p>
    <w:p w14:paraId="31A4B204" w14:textId="77777777" w:rsidR="00767677" w:rsidRDefault="007A2C04">
      <w:pPr>
        <w:pStyle w:val="a6"/>
        <w:numPr>
          <w:ilvl w:val="1"/>
          <w:numId w:val="3"/>
        </w:numPr>
        <w:tabs>
          <w:tab w:val="left" w:pos="1276"/>
          <w:tab w:val="left" w:pos="2400"/>
          <w:tab w:val="left" w:pos="260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각 투자자별 본건 신주의 배정 수량과 인수가액</w:t>
      </w:r>
    </w:p>
    <w:tbl>
      <w:tblPr>
        <w:tblW w:w="8576" w:type="dxa"/>
        <w:tblInd w:w="421" w:type="dxa"/>
        <w:tblCellMar>
          <w:top w:w="15" w:type="dxa"/>
          <w:left w:w="15" w:type="dxa"/>
          <w:bottom w:w="15" w:type="dxa"/>
          <w:right w:w="15" w:type="dxa"/>
        </w:tblCellMar>
        <w:tblLook w:val="04A0" w:firstRow="1" w:lastRow="0" w:firstColumn="1" w:lastColumn="0" w:noHBand="0" w:noVBand="1"/>
      </w:tblPr>
      <w:tblGrid>
        <w:gridCol w:w="4677"/>
        <w:gridCol w:w="1701"/>
        <w:gridCol w:w="2198"/>
      </w:tblGrid>
      <w:tr w:rsidR="00767677" w14:paraId="662A44DD" w14:textId="77777777">
        <w:trPr>
          <w:trHeight w:val="384"/>
        </w:trPr>
        <w:tc>
          <w:tcPr>
            <w:tcW w:w="46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99" w:type="dxa"/>
              <w:bottom w:w="0" w:type="dxa"/>
              <w:right w:w="99" w:type="dxa"/>
            </w:tcMar>
            <w:vAlign w:val="center"/>
            <w:hideMark/>
          </w:tcPr>
          <w:p w14:paraId="164E22C4"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투자자</w:t>
            </w:r>
            <w:r>
              <w:rPr>
                <w:rFonts w:ascii="바탕" w:eastAsia="바탕" w:hAnsi="바탕" w:cs="굴림" w:hint="eastAsia"/>
                <w:b/>
                <w:bCs/>
                <w:color w:val="000000"/>
                <w:kern w:val="0"/>
                <w:szCs w:val="20"/>
              </w:rPr>
              <w:t>명</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99" w:type="dxa"/>
              <w:bottom w:w="0" w:type="dxa"/>
              <w:right w:w="99" w:type="dxa"/>
            </w:tcMar>
            <w:vAlign w:val="center"/>
            <w:hideMark/>
          </w:tcPr>
          <w:p w14:paraId="4E986E7A"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 xml:space="preserve">배정 </w:t>
            </w:r>
            <w:r>
              <w:rPr>
                <w:rFonts w:ascii="바탕" w:eastAsia="바탕" w:hAnsi="바탕" w:cs="굴림" w:hint="eastAsia"/>
                <w:b/>
                <w:bCs/>
                <w:color w:val="000000"/>
                <w:kern w:val="0"/>
                <w:szCs w:val="20"/>
              </w:rPr>
              <w:t>수량</w:t>
            </w:r>
          </w:p>
        </w:tc>
        <w:tc>
          <w:tcPr>
            <w:tcW w:w="21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99" w:type="dxa"/>
              <w:bottom w:w="0" w:type="dxa"/>
              <w:right w:w="99" w:type="dxa"/>
            </w:tcMar>
            <w:vAlign w:val="center"/>
            <w:hideMark/>
          </w:tcPr>
          <w:p w14:paraId="48D31DC7"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hint="eastAsia"/>
                <w:b/>
                <w:bCs/>
                <w:color w:val="000000"/>
                <w:kern w:val="0"/>
                <w:szCs w:val="20"/>
              </w:rPr>
              <w:t>인수 가액</w:t>
            </w:r>
          </w:p>
        </w:tc>
      </w:tr>
      <w:tr w:rsidR="00767677" w14:paraId="595DE8E4" w14:textId="77777777">
        <w:trPr>
          <w:trHeight w:val="384"/>
        </w:trPr>
        <w:tc>
          <w:tcPr>
            <w:tcW w:w="467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EA0CFDD"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[투자자명]</w:t>
            </w:r>
          </w:p>
        </w:tc>
        <w:tc>
          <w:tcPr>
            <w:tcW w:w="170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A533B9B"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w:t>
            </w:r>
            <w:r>
              <w:rPr>
                <w:rFonts w:ascii="바탕" w:eastAsia="바탕" w:hAnsi="바탕" w:cs="굴림"/>
                <w:color w:val="000000"/>
                <w:kern w:val="0"/>
                <w:szCs w:val="20"/>
              </w:rPr>
              <w:t>주</w:t>
            </w:r>
          </w:p>
        </w:tc>
        <w:tc>
          <w:tcPr>
            <w:tcW w:w="21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6229FEB"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금[     ]원</w:t>
            </w:r>
          </w:p>
        </w:tc>
      </w:tr>
      <w:tr w:rsidR="00767677" w14:paraId="2D78919F" w14:textId="77777777">
        <w:trPr>
          <w:trHeight w:val="384"/>
        </w:trPr>
        <w:tc>
          <w:tcPr>
            <w:tcW w:w="467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2BC4999"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[투자자명]</w:t>
            </w:r>
          </w:p>
        </w:tc>
        <w:tc>
          <w:tcPr>
            <w:tcW w:w="170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C603319"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w:t>
            </w:r>
            <w:r>
              <w:rPr>
                <w:rFonts w:ascii="바탕" w:eastAsia="바탕" w:hAnsi="바탕" w:cs="굴림"/>
                <w:color w:val="000000"/>
                <w:kern w:val="0"/>
                <w:szCs w:val="20"/>
              </w:rPr>
              <w:t>주</w:t>
            </w:r>
          </w:p>
        </w:tc>
        <w:tc>
          <w:tcPr>
            <w:tcW w:w="21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195089E"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금[     ]원</w:t>
            </w:r>
          </w:p>
        </w:tc>
      </w:tr>
      <w:tr w:rsidR="00767677" w14:paraId="02DA17E0" w14:textId="77777777">
        <w:trPr>
          <w:trHeight w:val="384"/>
        </w:trPr>
        <w:tc>
          <w:tcPr>
            <w:tcW w:w="467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5775177"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합</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계</w:t>
            </w:r>
          </w:p>
        </w:tc>
        <w:tc>
          <w:tcPr>
            <w:tcW w:w="170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D7CE765"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w:t>
            </w:r>
            <w:r>
              <w:rPr>
                <w:rFonts w:ascii="바탕" w:eastAsia="바탕" w:hAnsi="바탕" w:cs="굴림"/>
                <w:color w:val="000000"/>
                <w:kern w:val="0"/>
                <w:szCs w:val="20"/>
              </w:rPr>
              <w:t>주</w:t>
            </w:r>
          </w:p>
        </w:tc>
        <w:tc>
          <w:tcPr>
            <w:tcW w:w="21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C5EB20"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금[     ]원</w:t>
            </w:r>
          </w:p>
        </w:tc>
      </w:tr>
    </w:tbl>
    <w:p w14:paraId="03D29969" w14:textId="77777777" w:rsidR="00767677" w:rsidRDefault="00767677">
      <w:p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31C8B0D4" w14:textId="77777777" w:rsidR="00F704BA" w:rsidRPr="00B25337" w:rsidRDefault="007A2C04">
      <w:pPr>
        <w:pStyle w:val="a6"/>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 xml:space="preserve">회사는 납입기일로부터 </w:t>
      </w:r>
      <w:r>
        <w:rPr>
          <w:rFonts w:ascii="바탕" w:eastAsia="바탕" w:hAnsi="바탕" w:cs="굴림" w:hint="eastAsia"/>
          <w:color w:val="000000"/>
          <w:szCs w:val="20"/>
        </w:rPr>
        <w:t>3</w:t>
      </w:r>
      <w:r>
        <w:rPr>
          <w:rFonts w:ascii="바탕" w:eastAsia="바탕" w:hAnsi="바탕" w:cs="굴림"/>
          <w:color w:val="000000"/>
          <w:szCs w:val="20"/>
        </w:rPr>
        <w:t xml:space="preserve">영업일 전까지 투자자에게 </w:t>
      </w:r>
      <w:proofErr w:type="spellStart"/>
      <w:r>
        <w:rPr>
          <w:rFonts w:ascii="바탕" w:eastAsia="바탕" w:hAnsi="바탕" w:cs="굴림"/>
          <w:color w:val="000000"/>
          <w:szCs w:val="20"/>
        </w:rPr>
        <w:t>주금의</w:t>
      </w:r>
      <w:proofErr w:type="spellEnd"/>
      <w:r>
        <w:rPr>
          <w:rFonts w:ascii="바탕" w:eastAsia="바탕" w:hAnsi="바탕" w:cs="굴림"/>
          <w:color w:val="000000"/>
          <w:szCs w:val="20"/>
        </w:rPr>
        <w:t xml:space="preserve"> 납입을 위한 은행의 별단예금 계좌를 통지하여야 </w:t>
      </w:r>
      <w:r>
        <w:rPr>
          <w:rFonts w:ascii="바탕" w:eastAsia="바탕" w:hAnsi="바탕" w:cs="굴림" w:hint="eastAsia"/>
          <w:color w:val="000000"/>
          <w:szCs w:val="20"/>
        </w:rPr>
        <w:t>한다.</w:t>
      </w:r>
    </w:p>
    <w:p w14:paraId="41540AFE" w14:textId="3947903A" w:rsidR="00767677" w:rsidRPr="00B25337" w:rsidRDefault="00F704BA">
      <w:pPr>
        <w:pStyle w:val="a6"/>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highlight w:val="yellow"/>
        </w:rPr>
      </w:pPr>
      <w:r w:rsidRPr="00B25337">
        <w:rPr>
          <w:rFonts w:ascii="바탕" w:eastAsia="바탕" w:hAnsi="바탕" w:cs="굴림" w:hint="eastAsia"/>
          <w:color w:val="000000"/>
          <w:szCs w:val="20"/>
          <w:highlight w:val="yellow"/>
        </w:rPr>
        <w:t>본</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계약은</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산업통상자원부가</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실시하는</w:t>
      </w:r>
      <w:r w:rsidRPr="00B25337">
        <w:rPr>
          <w:rFonts w:ascii="바탕" w:eastAsia="바탕" w:hAnsi="바탕" w:cs="굴림"/>
          <w:color w:val="000000"/>
          <w:szCs w:val="20"/>
          <w:highlight w:val="yellow"/>
        </w:rPr>
        <w:t xml:space="preserve"> 2024년 </w:t>
      </w:r>
      <w:r w:rsidRPr="00B25337">
        <w:rPr>
          <w:rFonts w:ascii="바탕" w:eastAsia="바탕" w:hAnsi="바탕" w:cs="굴림" w:hint="eastAsia"/>
          <w:color w:val="000000"/>
          <w:szCs w:val="20"/>
          <w:highlight w:val="yellow"/>
        </w:rPr>
        <w:t>소재부품기술개발사업</w:t>
      </w:r>
      <w:r w:rsidRPr="00B25337">
        <w:rPr>
          <w:rFonts w:ascii="바탕" w:eastAsia="바탕" w:hAnsi="바탕" w:cs="굴림"/>
          <w:color w:val="000000"/>
          <w:szCs w:val="20"/>
          <w:highlight w:val="yellow"/>
        </w:rPr>
        <w:t xml:space="preserve">(이종기술융합형) </w:t>
      </w:r>
      <w:r w:rsidRPr="00B25337">
        <w:rPr>
          <w:rFonts w:ascii="바탕" w:eastAsia="바탕" w:hAnsi="바탕" w:cs="굴림" w:hint="eastAsia"/>
          <w:color w:val="000000"/>
          <w:szCs w:val="20"/>
          <w:highlight w:val="yellow"/>
        </w:rPr>
        <w:t>투자심사</w:t>
      </w:r>
      <w:r w:rsidRPr="00B25337">
        <w:rPr>
          <w:rFonts w:ascii="바탕" w:eastAsia="바탕" w:hAnsi="바탕" w:cs="굴림"/>
          <w:color w:val="000000"/>
          <w:szCs w:val="20"/>
          <w:highlight w:val="yellow"/>
        </w:rPr>
        <w:t xml:space="preserve">(산업통상자원부 </w:t>
      </w:r>
      <w:r w:rsidRPr="00B25337">
        <w:rPr>
          <w:rFonts w:ascii="바탕" w:eastAsia="바탕" w:hAnsi="바탕" w:cs="굴림" w:hint="eastAsia"/>
          <w:color w:val="000000"/>
          <w:szCs w:val="20"/>
          <w:highlight w:val="yellow"/>
        </w:rPr>
        <w:t>공고</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 xml:space="preserve">2024-***호)와 </w:t>
      </w:r>
      <w:r w:rsidRPr="00B25337">
        <w:rPr>
          <w:rFonts w:ascii="바탕" w:eastAsia="바탕" w:hAnsi="바탕" w:cs="굴림" w:hint="eastAsia"/>
          <w:color w:val="000000"/>
          <w:szCs w:val="20"/>
          <w:highlight w:val="yellow"/>
        </w:rPr>
        <w:t>관련하여</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체결한다</w:t>
      </w:r>
      <w:r w:rsidRPr="00B25337">
        <w:rPr>
          <w:rFonts w:ascii="바탕" w:eastAsia="바탕" w:hAnsi="바탕" w:cs="굴림"/>
          <w:color w:val="000000"/>
          <w:szCs w:val="20"/>
          <w:highlight w:val="yellow"/>
        </w:rPr>
        <w:t>.</w:t>
      </w:r>
      <w:r w:rsidR="00AC1419" w:rsidRPr="00B25337">
        <w:rPr>
          <w:rStyle w:val="af2"/>
          <w:rFonts w:ascii="바탕" w:eastAsia="바탕" w:hAnsi="바탕" w:cs="굴림"/>
          <w:color w:val="000000"/>
          <w:szCs w:val="20"/>
          <w:highlight w:val="yellow"/>
        </w:rPr>
        <w:footnoteReference w:id="2"/>
      </w:r>
      <w:r w:rsidR="007A2C04" w:rsidRPr="00B25337">
        <w:rPr>
          <w:rFonts w:ascii="바탕" w:eastAsia="바탕" w:hAnsi="바탕" w:cs="굴림"/>
          <w:color w:val="000000"/>
          <w:szCs w:val="20"/>
          <w:highlight w:val="yellow"/>
        </w:rPr>
        <w:t xml:space="preserve"> </w:t>
      </w:r>
    </w:p>
    <w:p w14:paraId="5036856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p>
    <w:p w14:paraId="56A9D5B4"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투자의 선행조건</w:t>
      </w:r>
      <w:r>
        <w:rPr>
          <w:rFonts w:ascii="바탕" w:eastAsia="바탕" w:hAnsi="바탕" w:cs="굴림" w:hint="eastAsia"/>
          <w:b/>
          <w:color w:val="000000"/>
          <w:szCs w:val="20"/>
        </w:rPr>
        <w:t xml:space="preserve">) </w:t>
      </w:r>
    </w:p>
    <w:p w14:paraId="4C784730" w14:textId="7E8C826D" w:rsidR="00767677" w:rsidRPr="00B25337" w:rsidRDefault="007A2C04">
      <w:pPr>
        <w:snapToGrid w:val="0"/>
        <w:spacing w:after="0"/>
        <w:ind w:leftChars="71" w:left="142"/>
        <w:textAlignment w:val="baseline"/>
        <w:rPr>
          <w:rFonts w:ascii="바탕" w:eastAsia="바탕" w:hAnsi="바탕" w:cs="굴림"/>
          <w:color w:val="000000"/>
          <w:kern w:val="0"/>
          <w:szCs w:val="20"/>
          <w:highlight w:val="yellow"/>
        </w:rPr>
      </w:pPr>
      <w:r>
        <w:rPr>
          <w:rFonts w:ascii="바탕" w:eastAsia="바탕" w:hAnsi="바탕" w:cs="굴림"/>
          <w:color w:val="000000"/>
          <w:kern w:val="0"/>
          <w:szCs w:val="20"/>
        </w:rPr>
        <w:t>본 계약</w:t>
      </w:r>
      <w:r>
        <w:rPr>
          <w:rFonts w:ascii="바탕" w:eastAsia="바탕" w:hAnsi="바탕" w:cs="굴림" w:hint="eastAsia"/>
          <w:color w:val="000000"/>
          <w:kern w:val="0"/>
          <w:szCs w:val="20"/>
        </w:rPr>
        <w:t>에 따른 투자자의 본건 신주 인수는 인수가액의 납입기일 현재 다음 각 호의 조건이 충족되는 것을 선행조건으로 한다.</w:t>
      </w:r>
      <w:r w:rsidR="00BF36E4">
        <w:rPr>
          <w:rFonts w:ascii="바탕" w:eastAsia="바탕" w:hAnsi="바탕" w:cs="굴림" w:hint="eastAsia"/>
          <w:color w:val="000000"/>
          <w:kern w:val="0"/>
          <w:szCs w:val="20"/>
        </w:rPr>
        <w:t xml:space="preserve"> </w:t>
      </w:r>
      <w:r w:rsidR="00BF36E4" w:rsidRPr="00B25337">
        <w:rPr>
          <w:rFonts w:ascii="바탕" w:eastAsia="바탕" w:hAnsi="바탕" w:cs="굴림" w:hint="eastAsia"/>
          <w:color w:val="000000"/>
          <w:kern w:val="0"/>
          <w:szCs w:val="20"/>
          <w:highlight w:val="yellow"/>
        </w:rPr>
        <w:t>단</w:t>
      </w:r>
      <w:r w:rsidR="00BF36E4" w:rsidRPr="00B25337">
        <w:rPr>
          <w:rFonts w:ascii="바탕" w:eastAsia="바탕" w:hAnsi="바탕" w:cs="굴림"/>
          <w:color w:val="000000"/>
          <w:kern w:val="0"/>
          <w:szCs w:val="20"/>
          <w:highlight w:val="yellow"/>
        </w:rPr>
        <w:t>,</w:t>
      </w:r>
      <w:r w:rsidR="00C140CD"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투자자가</w:t>
      </w:r>
      <w:r w:rsidR="00BF36E4" w:rsidRPr="00B25337">
        <w:rPr>
          <w:rFonts w:ascii="바탕" w:eastAsia="바탕" w:hAnsi="바탕" w:cs="굴림"/>
          <w:color w:val="000000"/>
          <w:kern w:val="0"/>
          <w:szCs w:val="20"/>
          <w:highlight w:val="yellow"/>
        </w:rPr>
        <w:t xml:space="preserve"> 본 계약에 따라 본건 신주를 인수하더라도 </w:t>
      </w:r>
      <w:r w:rsidR="00BF36E4" w:rsidRPr="00B25337">
        <w:rPr>
          <w:rFonts w:ascii="바탕" w:eastAsia="바탕" w:hAnsi="바탕" w:cs="굴림" w:hint="eastAsia"/>
          <w:color w:val="000000"/>
          <w:kern w:val="0"/>
          <w:szCs w:val="20"/>
          <w:highlight w:val="yellow"/>
        </w:rPr>
        <w:t>회사</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및</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이해관계인의</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진술과</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보장에</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관한</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진실되고</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정확함을</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인정하는</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것으로</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해석되지는</w:t>
      </w:r>
      <w:r w:rsidR="00BF36E4" w:rsidRPr="00B25337">
        <w:rPr>
          <w:rFonts w:ascii="바탕" w:eastAsia="바탕" w:hAnsi="바탕" w:cs="굴림"/>
          <w:color w:val="000000"/>
          <w:kern w:val="0"/>
          <w:szCs w:val="20"/>
          <w:highlight w:val="yellow"/>
        </w:rPr>
        <w:t xml:space="preserve"> </w:t>
      </w:r>
      <w:r w:rsidR="00BF36E4" w:rsidRPr="00B25337">
        <w:rPr>
          <w:rFonts w:ascii="바탕" w:eastAsia="바탕" w:hAnsi="바탕" w:cs="굴림" w:hint="eastAsia"/>
          <w:color w:val="000000"/>
          <w:kern w:val="0"/>
          <w:szCs w:val="20"/>
          <w:highlight w:val="yellow"/>
        </w:rPr>
        <w:t>아니한다</w:t>
      </w:r>
      <w:r w:rsidR="00BF36E4" w:rsidRPr="00B25337">
        <w:rPr>
          <w:rFonts w:ascii="바탕" w:eastAsia="바탕" w:hAnsi="바탕" w:cs="굴림"/>
          <w:color w:val="000000"/>
          <w:kern w:val="0"/>
          <w:szCs w:val="20"/>
          <w:highlight w:val="yellow"/>
        </w:rPr>
        <w:t>.</w:t>
      </w:r>
    </w:p>
    <w:p w14:paraId="3D4FCC63" w14:textId="77777777" w:rsidR="00767677" w:rsidRPr="00B2533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sidRPr="00B25337">
        <w:rPr>
          <w:rFonts w:ascii="바탕" w:eastAsia="바탕" w:hAnsi="바탕" w:cs="굴림"/>
          <w:color w:val="000000"/>
          <w:szCs w:val="20"/>
          <w:highlight w:val="yellow"/>
        </w:rPr>
        <w:t>회사 및 이해관계인이 본 계약에 따라 이행하여야 할 의무를 이행하였을 것</w:t>
      </w:r>
    </w:p>
    <w:p w14:paraId="3960C489"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회사 및 이해관계인이 본 계약에서 행한 진술과 보장이 진실되고 정확할 것</w:t>
      </w:r>
      <w:r>
        <w:rPr>
          <w:rFonts w:ascii="바탕" w:eastAsia="바탕" w:hAnsi="바탕" w:cs="굴림" w:hint="eastAsia"/>
          <w:color w:val="000000"/>
          <w:szCs w:val="20"/>
        </w:rPr>
        <w:t xml:space="preserve"> </w:t>
      </w:r>
    </w:p>
    <w:p w14:paraId="50609C0D"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 xml:space="preserve">본 계약에 따라 투자자가 인수하기로 예정된 본건 </w:t>
      </w:r>
      <w:r>
        <w:rPr>
          <w:rFonts w:ascii="바탕" w:eastAsia="바탕" w:hAnsi="바탕" w:cs="굴림" w:hint="eastAsia"/>
          <w:color w:val="000000"/>
          <w:szCs w:val="20"/>
        </w:rPr>
        <w:t>신주</w:t>
      </w:r>
      <w:r>
        <w:rPr>
          <w:rFonts w:ascii="바탕" w:eastAsia="바탕" w:hAnsi="바탕" w:cs="굴림"/>
          <w:color w:val="000000"/>
          <w:szCs w:val="20"/>
        </w:rPr>
        <w:t>의 발행을 금지하거나 제한하는 등 본 계약의 이행을 방해하는 소송 또는 기타의 절차</w:t>
      </w:r>
      <w:r>
        <w:rPr>
          <w:rFonts w:ascii="바탕" w:eastAsia="바탕" w:hAnsi="바탕" w:cs="굴림" w:hint="eastAsia"/>
          <w:color w:val="000000"/>
          <w:szCs w:val="20"/>
        </w:rPr>
        <w:t>(</w:t>
      </w:r>
      <w:r>
        <w:rPr>
          <w:rFonts w:ascii="바탕" w:eastAsia="바탕" w:hAnsi="바탕" w:cs="굴림"/>
          <w:color w:val="000000"/>
          <w:szCs w:val="20"/>
        </w:rPr>
        <w:t>행정절차</w:t>
      </w:r>
      <w:r>
        <w:rPr>
          <w:rFonts w:ascii="바탕" w:eastAsia="바탕" w:hAnsi="바탕" w:cs="굴림" w:hint="eastAsia"/>
          <w:color w:val="000000"/>
          <w:szCs w:val="20"/>
        </w:rPr>
        <w:t xml:space="preserve">, </w:t>
      </w:r>
      <w:r>
        <w:rPr>
          <w:rFonts w:ascii="바탕" w:eastAsia="바탕" w:hAnsi="바탕" w:cs="굴림"/>
          <w:color w:val="000000"/>
          <w:szCs w:val="20"/>
        </w:rPr>
        <w:t>감사 등 포함</w:t>
      </w:r>
      <w:r>
        <w:rPr>
          <w:rFonts w:ascii="바탕" w:eastAsia="바탕" w:hAnsi="바탕" w:cs="굴림" w:hint="eastAsia"/>
          <w:color w:val="000000"/>
          <w:szCs w:val="20"/>
        </w:rPr>
        <w:t>)</w:t>
      </w:r>
      <w:r>
        <w:rPr>
          <w:rFonts w:ascii="바탕" w:eastAsia="바탕" w:hAnsi="바탕" w:cs="굴림"/>
          <w:color w:val="000000"/>
          <w:szCs w:val="20"/>
        </w:rPr>
        <w:t>가 진행 중이거나 진행될 우려가 없을 것</w:t>
      </w:r>
    </w:p>
    <w:p w14:paraId="254F8839"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회사가 본 계약의 이행과 관련하여 필요한 정부의 인허가 등을 획득하였을 것</w:t>
      </w:r>
    </w:p>
    <w:p w14:paraId="7729C2F4"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회사가 본 계약의 이행과 관련하여 필요한 제</w:t>
      </w:r>
      <w:r>
        <w:rPr>
          <w:rFonts w:ascii="바탕" w:eastAsia="바탕" w:hAnsi="바탕" w:cs="굴림" w:hint="eastAsia"/>
          <w:color w:val="000000"/>
          <w:szCs w:val="20"/>
        </w:rPr>
        <w:t>3</w:t>
      </w:r>
      <w:r>
        <w:rPr>
          <w:rFonts w:ascii="바탕" w:eastAsia="바탕" w:hAnsi="바탕" w:cs="굴림"/>
          <w:color w:val="000000"/>
          <w:szCs w:val="20"/>
        </w:rPr>
        <w:t xml:space="preserve">자의 동의 등을 획득하였을 것 </w:t>
      </w:r>
    </w:p>
    <w:p w14:paraId="1828F916"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 xml:space="preserve">회사가 본 계약의 이행과 관련하여 필요한 </w:t>
      </w:r>
      <w:r>
        <w:rPr>
          <w:rFonts w:ascii="바탕" w:eastAsia="바탕" w:hAnsi="바탕" w:cs="굴림" w:hint="eastAsia"/>
          <w:color w:val="000000"/>
          <w:szCs w:val="20"/>
        </w:rPr>
        <w:t>관련 법령의 절차(상법 제4</w:t>
      </w:r>
      <w:r>
        <w:rPr>
          <w:rFonts w:ascii="바탕" w:eastAsia="바탕" w:hAnsi="바탕" w:cs="굴림"/>
          <w:color w:val="000000"/>
          <w:szCs w:val="20"/>
        </w:rPr>
        <w:t>18</w:t>
      </w:r>
      <w:r>
        <w:rPr>
          <w:rFonts w:ascii="바탕" w:eastAsia="바탕" w:hAnsi="바탕" w:cs="굴림" w:hint="eastAsia"/>
          <w:color w:val="000000"/>
          <w:szCs w:val="20"/>
        </w:rPr>
        <w:t>조 등) 및 회사 내부 절차(</w:t>
      </w:r>
      <w:r>
        <w:rPr>
          <w:rFonts w:ascii="바탕" w:eastAsia="바탕" w:hAnsi="바탕" w:cs="굴림"/>
          <w:color w:val="000000"/>
          <w:szCs w:val="20"/>
        </w:rPr>
        <w:t>정관 및 내부규칙 변경</w:t>
      </w:r>
      <w:r>
        <w:rPr>
          <w:rFonts w:ascii="바탕" w:eastAsia="바탕" w:hAnsi="바탕" w:cs="굴림" w:hint="eastAsia"/>
          <w:color w:val="000000"/>
          <w:szCs w:val="20"/>
        </w:rPr>
        <w:t xml:space="preserve">, </w:t>
      </w:r>
      <w:r>
        <w:rPr>
          <w:rFonts w:ascii="바탕" w:eastAsia="바탕" w:hAnsi="바탕" w:cs="굴림"/>
          <w:color w:val="000000"/>
          <w:szCs w:val="20"/>
        </w:rPr>
        <w:t>주주총회결의</w:t>
      </w:r>
      <w:r>
        <w:rPr>
          <w:rFonts w:ascii="바탕" w:eastAsia="바탕" w:hAnsi="바탕" w:cs="굴림" w:hint="eastAsia"/>
          <w:color w:val="000000"/>
          <w:szCs w:val="20"/>
        </w:rPr>
        <w:t xml:space="preserve">, </w:t>
      </w:r>
      <w:r>
        <w:rPr>
          <w:rFonts w:ascii="바탕" w:eastAsia="바탕" w:hAnsi="바탕" w:cs="굴림"/>
          <w:color w:val="000000"/>
          <w:szCs w:val="20"/>
        </w:rPr>
        <w:t>이사회결의 등 포함</w:t>
      </w:r>
      <w:r>
        <w:rPr>
          <w:rFonts w:ascii="바탕" w:eastAsia="바탕" w:hAnsi="바탕" w:cs="굴림" w:hint="eastAsia"/>
          <w:color w:val="000000"/>
          <w:szCs w:val="20"/>
        </w:rPr>
        <w:t>)를 이행하였을 것</w:t>
      </w:r>
    </w:p>
    <w:p w14:paraId="76E890F0"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회사가 투자자의 </w:t>
      </w:r>
      <w:proofErr w:type="spellStart"/>
      <w:r>
        <w:rPr>
          <w:rFonts w:ascii="바탕" w:eastAsia="바탕" w:hAnsi="바탕" w:cs="굴림" w:hint="eastAsia"/>
          <w:color w:val="000000"/>
          <w:szCs w:val="20"/>
        </w:rPr>
        <w:t>동의없이</w:t>
      </w:r>
      <w:proofErr w:type="spellEnd"/>
      <w:r>
        <w:rPr>
          <w:rFonts w:ascii="바탕" w:eastAsia="바탕" w:hAnsi="바탕" w:cs="굴림" w:hint="eastAsia"/>
          <w:color w:val="000000"/>
          <w:szCs w:val="20"/>
        </w:rPr>
        <w:t xml:space="preserve"> 정관 및 내부규칙을 변경하거나 투자자와 </w:t>
      </w:r>
      <w:proofErr w:type="spellStart"/>
      <w:r>
        <w:rPr>
          <w:rFonts w:ascii="바탕" w:eastAsia="바탕" w:hAnsi="바탕" w:cs="굴림" w:hint="eastAsia"/>
          <w:color w:val="000000"/>
          <w:szCs w:val="20"/>
        </w:rPr>
        <w:t>협의없이</w:t>
      </w:r>
      <w:proofErr w:type="spellEnd"/>
      <w:r>
        <w:rPr>
          <w:rFonts w:ascii="바탕" w:eastAsia="바탕" w:hAnsi="바탕" w:cs="굴림" w:hint="eastAsia"/>
          <w:color w:val="000000"/>
          <w:szCs w:val="20"/>
        </w:rPr>
        <w:t xml:space="preserve"> 이사회 결의, 주주총회결의를 하지 않았을 것</w:t>
      </w:r>
    </w:p>
    <w:p w14:paraId="530D401F" w14:textId="77777777" w:rsidR="0076767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 xml:space="preserve">회사가 본 계약의 체결 이후 </w:t>
      </w:r>
      <w:r>
        <w:rPr>
          <w:rFonts w:ascii="바탕" w:eastAsia="바탕" w:hAnsi="바탕" w:cs="굴림" w:hint="eastAsia"/>
          <w:color w:val="000000"/>
          <w:szCs w:val="20"/>
        </w:rPr>
        <w:t xml:space="preserve">자본구조, 경영상태, </w:t>
      </w:r>
      <w:r>
        <w:rPr>
          <w:rFonts w:ascii="바탕" w:eastAsia="바탕" w:hAnsi="바탕" w:cs="굴림"/>
          <w:color w:val="000000"/>
          <w:szCs w:val="20"/>
        </w:rPr>
        <w:t xml:space="preserve">재무상황의 </w:t>
      </w:r>
      <w:r>
        <w:rPr>
          <w:rFonts w:ascii="바탕" w:eastAsia="바탕" w:hAnsi="바탕" w:cs="굴림" w:hint="eastAsia"/>
          <w:color w:val="000000"/>
          <w:szCs w:val="20"/>
        </w:rPr>
        <w:t xml:space="preserve">통상적이지 않은 변동 내지 </w:t>
      </w:r>
      <w:r>
        <w:rPr>
          <w:rFonts w:ascii="바탕" w:eastAsia="바탕" w:hAnsi="바탕" w:cs="굴림"/>
          <w:color w:val="000000"/>
          <w:szCs w:val="20"/>
        </w:rPr>
        <w:t>부정적 변동</w:t>
      </w:r>
      <w:r>
        <w:rPr>
          <w:rFonts w:ascii="바탕" w:eastAsia="바탕" w:hAnsi="바탕" w:cs="굴림" w:hint="eastAsia"/>
          <w:color w:val="000000"/>
          <w:szCs w:val="20"/>
        </w:rPr>
        <w:t>, 통상적인 영업활동에서 벗어난 행위가</w:t>
      </w:r>
      <w:r>
        <w:rPr>
          <w:rFonts w:ascii="바탕" w:eastAsia="바탕" w:hAnsi="바탕" w:cs="굴림"/>
          <w:color w:val="000000"/>
          <w:szCs w:val="20"/>
        </w:rPr>
        <w:t xml:space="preserve"> 없을 것</w:t>
      </w:r>
    </w:p>
    <w:p w14:paraId="3E61C5B2" w14:textId="77777777" w:rsidR="00767677" w:rsidRPr="00B25337" w:rsidRDefault="007A2C04">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kern w:val="0"/>
          <w:szCs w:val="20"/>
        </w:rPr>
        <w:lastRenderedPageBreak/>
        <w:t xml:space="preserve">회사가 이해관계인 및 이해관계인이 아닌 경업금지의무자로부터 </w:t>
      </w:r>
      <w:r>
        <w:rPr>
          <w:rFonts w:ascii="바탕" w:eastAsia="바탕" w:hAnsi="바탕" w:cs="굴림"/>
          <w:color w:val="000000"/>
          <w:kern w:val="0"/>
          <w:szCs w:val="20"/>
        </w:rPr>
        <w:t>(</w:t>
      </w:r>
      <w:r>
        <w:rPr>
          <w:rFonts w:ascii="바탕" w:eastAsia="바탕" w:hAnsi="바탕" w:cs="굴림" w:hint="eastAsia"/>
          <w:color w:val="000000"/>
          <w:kern w:val="0"/>
          <w:szCs w:val="20"/>
        </w:rPr>
        <w:t>첨부)</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퇴사제한 및 경업금지 약정서에 서명날인을 받아 투자자에게 교부할 것</w:t>
      </w:r>
    </w:p>
    <w:p w14:paraId="62095A29" w14:textId="4403E52E" w:rsidR="00AC1419" w:rsidRPr="00B25337" w:rsidRDefault="00AC1419">
      <w:pPr>
        <w:pStyle w:val="a6"/>
        <w:numPr>
          <w:ilvl w:val="0"/>
          <w:numId w:val="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sidRPr="00B25337">
        <w:rPr>
          <w:rFonts w:ascii="바탕" w:eastAsia="바탕" w:hAnsi="바탕" w:cs="굴림" w:hint="eastAsia"/>
          <w:color w:val="000000"/>
          <w:kern w:val="0"/>
          <w:szCs w:val="20"/>
          <w:highlight w:val="yellow"/>
        </w:rPr>
        <w:t>계약의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체결</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및</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이행에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대하여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중대한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부정적인</w:t>
      </w:r>
      <w:r w:rsidRPr="00B25337">
        <w:rPr>
          <w:rFonts w:ascii="바탕" w:eastAsia="바탕" w:hAnsi="바탕" w:cs="굴림"/>
          <w:color w:val="000000"/>
          <w:kern w:val="0"/>
          <w:szCs w:val="20"/>
          <w:highlight w:val="yellow"/>
        </w:rPr>
        <w:t xml:space="preserve"> 영향을 미치거나 미칠 가능성이 있는 </w:t>
      </w:r>
      <w:proofErr w:type="spellStart"/>
      <w:r w:rsidRPr="00B25337">
        <w:rPr>
          <w:rFonts w:ascii="바탕" w:eastAsia="바탕" w:hAnsi="바탕" w:cs="굴림" w:hint="eastAsia"/>
          <w:color w:val="000000"/>
          <w:kern w:val="0"/>
          <w:szCs w:val="20"/>
          <w:highlight w:val="yellow"/>
        </w:rPr>
        <w:t>여하한</w:t>
      </w:r>
      <w:proofErr w:type="spellEnd"/>
      <w:r w:rsidRPr="00B25337">
        <w:rPr>
          <w:rFonts w:ascii="바탕" w:eastAsia="바탕" w:hAnsi="바탕" w:cs="굴림"/>
          <w:color w:val="000000"/>
          <w:kern w:val="0"/>
          <w:szCs w:val="20"/>
          <w:highlight w:val="yellow"/>
        </w:rPr>
        <w:t xml:space="preserve"> 법령의 제정이나 개정과 진행 중인 제3자 또는 정부기관의 절차 등이 존재하지 아니할 것</w:t>
      </w:r>
    </w:p>
    <w:p w14:paraId="47EA0EBC" w14:textId="77777777" w:rsidR="00767677" w:rsidRDefault="00767677">
      <w:pPr>
        <w:snapToGrid w:val="0"/>
        <w:spacing w:after="0"/>
        <w:jc w:val="left"/>
        <w:textAlignment w:val="baseline"/>
        <w:rPr>
          <w:rFonts w:ascii="바탕" w:eastAsia="바탕" w:hAnsi="바탕" w:cs="굴림"/>
          <w:b/>
          <w:bCs/>
          <w:color w:val="000000"/>
          <w:kern w:val="0"/>
          <w:szCs w:val="20"/>
        </w:rPr>
      </w:pPr>
    </w:p>
    <w:p w14:paraId="794430AA"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진술과 보장</w:t>
      </w:r>
      <w:r>
        <w:rPr>
          <w:rFonts w:ascii="바탕" w:eastAsia="바탕" w:hAnsi="바탕" w:cs="굴림" w:hint="eastAsia"/>
          <w:b/>
          <w:color w:val="000000"/>
          <w:szCs w:val="20"/>
        </w:rPr>
        <w:t>)</w:t>
      </w:r>
    </w:p>
    <w:p w14:paraId="480BD8F4" w14:textId="3D5B99D6" w:rsidR="00767677" w:rsidRDefault="007A2C04">
      <w:pPr>
        <w:snapToGrid w:val="0"/>
        <w:spacing w:after="0"/>
        <w:ind w:leftChars="71" w:left="142"/>
        <w:textAlignment w:val="baseline"/>
        <w:rPr>
          <w:rFonts w:ascii="바탕" w:eastAsia="바탕" w:hAnsi="바탕" w:cs="굴림"/>
          <w:color w:val="000000"/>
          <w:kern w:val="0"/>
          <w:szCs w:val="20"/>
        </w:rPr>
      </w:pPr>
      <w:r>
        <w:rPr>
          <w:rFonts w:ascii="바탕" w:eastAsia="바탕" w:hAnsi="바탕" w:cs="굴림"/>
          <w:color w:val="000000"/>
          <w:kern w:val="0"/>
          <w:szCs w:val="20"/>
        </w:rPr>
        <w:t xml:space="preserve">회사 및 이해관계인은 </w:t>
      </w:r>
      <w:commentRangeStart w:id="1"/>
      <w:ins w:id="2" w:author="SL Partners" w:date="2025-03-10T21:57:00Z" w16du:dateUtc="2025-03-10T12:57:00Z">
        <w:r w:rsidR="00E9341A" w:rsidRPr="00E9341A">
          <w:rPr>
            <w:rFonts w:ascii="바탕" w:eastAsia="바탕" w:hAnsi="바탕" w:cs="굴림" w:hint="eastAsia"/>
            <w:color w:val="000000"/>
            <w:kern w:val="0"/>
            <w:szCs w:val="20"/>
          </w:rPr>
          <w:t>본</w:t>
        </w:r>
        <w:r w:rsidR="00E9341A" w:rsidRPr="00E9341A">
          <w:rPr>
            <w:rFonts w:ascii="바탕" w:eastAsia="바탕" w:hAnsi="바탕" w:cs="굴림"/>
            <w:color w:val="000000"/>
            <w:kern w:val="0"/>
            <w:szCs w:val="20"/>
          </w:rPr>
          <w:t xml:space="preserve"> 계약 체결일 및 </w:t>
        </w:r>
        <w:proofErr w:type="spellStart"/>
        <w:r w:rsidR="00E9341A" w:rsidRPr="00E9341A">
          <w:rPr>
            <w:rFonts w:ascii="바탕" w:eastAsia="바탕" w:hAnsi="바탕" w:cs="굴림"/>
            <w:color w:val="000000"/>
            <w:kern w:val="0"/>
            <w:szCs w:val="20"/>
          </w:rPr>
          <w:t>거래</w:t>
        </w:r>
        <w:r w:rsidR="00E9341A">
          <w:rPr>
            <w:rFonts w:ascii="바탕" w:eastAsia="바탕" w:hAnsi="바탕" w:cs="굴림" w:hint="eastAsia"/>
            <w:color w:val="000000"/>
            <w:kern w:val="0"/>
            <w:szCs w:val="20"/>
          </w:rPr>
          <w:t>완</w:t>
        </w:r>
        <w:r w:rsidR="00E9341A" w:rsidRPr="00E9341A">
          <w:rPr>
            <w:rFonts w:ascii="바탕" w:eastAsia="바탕" w:hAnsi="바탕" w:cs="굴림"/>
            <w:color w:val="000000"/>
            <w:kern w:val="0"/>
            <w:szCs w:val="20"/>
          </w:rPr>
          <w:t>결일</w:t>
        </w:r>
        <w:proofErr w:type="spellEnd"/>
        <w:r w:rsidR="00E9341A" w:rsidRPr="00E9341A">
          <w:rPr>
            <w:rFonts w:ascii="바탕" w:eastAsia="바탕" w:hAnsi="바탕" w:cs="굴림"/>
            <w:color w:val="000000"/>
            <w:kern w:val="0"/>
            <w:szCs w:val="20"/>
          </w:rPr>
          <w:t xml:space="preserve"> 현재(다만, 본 조에서 달리 명시된 경우에는 그 일자 현재)</w:t>
        </w:r>
      </w:ins>
      <w:del w:id="3" w:author="SL Partners" w:date="2025-03-10T21:57:00Z" w16du:dateUtc="2025-03-10T12:57:00Z">
        <w:r w:rsidDel="00E9341A">
          <w:rPr>
            <w:rFonts w:ascii="바탕" w:eastAsia="바탕" w:hAnsi="바탕" w:cs="굴림"/>
            <w:color w:val="000000"/>
            <w:kern w:val="0"/>
            <w:szCs w:val="20"/>
          </w:rPr>
          <w:delText>본 계약 체결일로부터 거래완결일까지</w:delText>
        </w:r>
      </w:del>
      <w:r>
        <w:rPr>
          <w:rFonts w:ascii="바탕" w:eastAsia="바탕" w:hAnsi="바탕" w:cs="굴림"/>
          <w:color w:val="000000"/>
          <w:kern w:val="0"/>
          <w:szCs w:val="20"/>
        </w:rPr>
        <w:t xml:space="preserve"> </w:t>
      </w:r>
      <w:commentRangeEnd w:id="1"/>
      <w:r w:rsidR="005A2B11">
        <w:rPr>
          <w:rStyle w:val="a9"/>
        </w:rPr>
        <w:commentReference w:id="1"/>
      </w:r>
      <w:r>
        <w:rPr>
          <w:rFonts w:ascii="바탕" w:eastAsia="바탕" w:hAnsi="바탕" w:cs="굴림"/>
          <w:color w:val="000000"/>
          <w:kern w:val="0"/>
          <w:szCs w:val="20"/>
        </w:rPr>
        <w:t xml:space="preserve">각자 </w:t>
      </w:r>
      <w:r>
        <w:rPr>
          <w:rFonts w:ascii="바탕" w:eastAsia="바탕" w:hAnsi="바탕" w:cs="굴림" w:hint="eastAsia"/>
          <w:b/>
          <w:bCs/>
          <w:color w:val="000000"/>
          <w:kern w:val="0"/>
          <w:szCs w:val="20"/>
        </w:rPr>
        <w:t xml:space="preserve">별지 </w:t>
      </w:r>
      <w:r>
        <w:rPr>
          <w:rFonts w:ascii="바탕" w:eastAsia="바탕" w:hAnsi="바탕" w:cs="굴림"/>
          <w:b/>
          <w:bCs/>
          <w:color w:val="000000"/>
          <w:kern w:val="0"/>
          <w:szCs w:val="20"/>
        </w:rPr>
        <w:t>2.</w:t>
      </w:r>
      <w:r>
        <w:rPr>
          <w:rFonts w:ascii="바탕" w:eastAsia="바탕" w:hAnsi="바탕" w:cs="굴림"/>
          <w:color w:val="000000"/>
          <w:kern w:val="0"/>
          <w:szCs w:val="20"/>
        </w:rPr>
        <w:t xml:space="preserve"> 진술과 보장 사항이 진실되고 정확함을 진술하고 보장한다</w:t>
      </w:r>
      <w:r>
        <w:rPr>
          <w:rFonts w:ascii="바탕" w:eastAsia="바탕" w:hAnsi="바탕" w:cs="굴림" w:hint="eastAsia"/>
          <w:color w:val="000000"/>
          <w:kern w:val="0"/>
          <w:szCs w:val="20"/>
        </w:rPr>
        <w:t>.</w:t>
      </w:r>
    </w:p>
    <w:p w14:paraId="258C91F5" w14:textId="77777777" w:rsidR="00AC1419" w:rsidRDefault="00AC1419">
      <w:pPr>
        <w:snapToGrid w:val="0"/>
        <w:spacing w:after="0"/>
        <w:ind w:leftChars="71" w:left="142"/>
        <w:textAlignment w:val="baseline"/>
        <w:rPr>
          <w:rFonts w:ascii="바탕" w:eastAsia="바탕" w:hAnsi="바탕" w:cs="굴림"/>
          <w:color w:val="000000"/>
          <w:kern w:val="0"/>
          <w:szCs w:val="20"/>
        </w:rPr>
      </w:pPr>
    </w:p>
    <w:p w14:paraId="098ED166"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거래의 완결</w:t>
      </w:r>
      <w:r>
        <w:rPr>
          <w:rFonts w:ascii="바탕" w:eastAsia="바탕" w:hAnsi="바탕" w:cs="굴림" w:hint="eastAsia"/>
          <w:b/>
          <w:color w:val="000000"/>
          <w:szCs w:val="20"/>
        </w:rPr>
        <w:t>)</w:t>
      </w:r>
    </w:p>
    <w:p w14:paraId="4703F7D7" w14:textId="77777777" w:rsidR="00767677" w:rsidRDefault="007A2C04">
      <w:pPr>
        <w:pStyle w:val="a6"/>
        <w:numPr>
          <w:ilvl w:val="0"/>
          <w:numId w:val="3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투자자는 </w:t>
      </w:r>
      <w:r>
        <w:rPr>
          <w:rFonts w:ascii="바탕" w:eastAsia="바탕" w:hAnsi="바탕" w:cs="굴림" w:hint="eastAsia"/>
          <w:color w:val="000000"/>
          <w:kern w:val="0"/>
          <w:szCs w:val="20"/>
        </w:rPr>
        <w:t>납입기일 또는 회사와 투자자가 달리 합의하는 날에</w:t>
      </w:r>
      <w:r>
        <w:rPr>
          <w:rFonts w:ascii="바탕" w:eastAsia="바탕" w:hAnsi="바탕" w:cs="굴림"/>
          <w:color w:val="000000"/>
          <w:kern w:val="0"/>
          <w:szCs w:val="20"/>
        </w:rPr>
        <w:t xml:space="preserve"> 제</w:t>
      </w:r>
      <w:r>
        <w:rPr>
          <w:rFonts w:ascii="바탕" w:eastAsia="바탕" w:hAnsi="바탕" w:cs="굴림" w:hint="eastAsia"/>
          <w:color w:val="000000"/>
          <w:kern w:val="0"/>
          <w:szCs w:val="20"/>
        </w:rPr>
        <w:t>2</w:t>
      </w:r>
      <w:r>
        <w:rPr>
          <w:rFonts w:ascii="바탕" w:eastAsia="바탕" w:hAnsi="바탕" w:cs="굴림"/>
          <w:color w:val="000000"/>
          <w:kern w:val="0"/>
          <w:szCs w:val="20"/>
        </w:rPr>
        <w:t xml:space="preserve">조 </w:t>
      </w:r>
      <w:r>
        <w:rPr>
          <w:rFonts w:ascii="바탕" w:eastAsia="바탕" w:hAnsi="바탕" w:cs="굴림" w:hint="eastAsia"/>
          <w:color w:val="000000"/>
          <w:kern w:val="0"/>
          <w:szCs w:val="20"/>
        </w:rPr>
        <w:t>각 호</w:t>
      </w:r>
      <w:r>
        <w:rPr>
          <w:rFonts w:ascii="바탕" w:eastAsia="바탕" w:hAnsi="바탕" w:cs="굴림"/>
          <w:color w:val="000000"/>
          <w:kern w:val="0"/>
          <w:szCs w:val="20"/>
        </w:rPr>
        <w:t xml:space="preserve">의 선행조건의 </w:t>
      </w:r>
      <w:r>
        <w:rPr>
          <w:rFonts w:ascii="바탕" w:eastAsia="바탕" w:hAnsi="바탕" w:cs="굴림"/>
          <w:color w:val="000000"/>
          <w:szCs w:val="20"/>
        </w:rPr>
        <w:t>충족을</w:t>
      </w:r>
      <w:r>
        <w:rPr>
          <w:rFonts w:ascii="바탕" w:eastAsia="바탕" w:hAnsi="바탕" w:cs="굴림"/>
          <w:color w:val="000000"/>
          <w:kern w:val="0"/>
          <w:szCs w:val="20"/>
        </w:rPr>
        <w:t xml:space="preserve"> 조건으로 하여 </w:t>
      </w:r>
      <w:r>
        <w:rPr>
          <w:rFonts w:ascii="바탕" w:eastAsia="바탕" w:hAnsi="바탕" w:cs="굴림" w:hint="eastAsia"/>
          <w:color w:val="000000"/>
          <w:kern w:val="0"/>
          <w:szCs w:val="20"/>
        </w:rPr>
        <w:t>제1조 제2항에 따라 회사가 통지한 계좌에</w:t>
      </w:r>
      <w:r>
        <w:rPr>
          <w:rFonts w:ascii="바탕" w:eastAsia="바탕" w:hAnsi="바탕" w:cs="굴림"/>
          <w:color w:val="000000"/>
          <w:szCs w:val="20"/>
        </w:rPr>
        <w:t xml:space="preserve"> </w:t>
      </w:r>
      <w:r>
        <w:rPr>
          <w:rFonts w:ascii="바탕" w:eastAsia="바탕" w:hAnsi="바탕" w:cs="굴림" w:hint="eastAsia"/>
          <w:color w:val="000000"/>
          <w:szCs w:val="20"/>
        </w:rPr>
        <w:t>인</w:t>
      </w:r>
      <w:r>
        <w:rPr>
          <w:rFonts w:ascii="바탕" w:eastAsia="바탕" w:hAnsi="바탕" w:cs="굴림"/>
          <w:color w:val="000000"/>
          <w:kern w:val="0"/>
          <w:szCs w:val="20"/>
        </w:rPr>
        <w:t>수</w:t>
      </w:r>
      <w:r>
        <w:rPr>
          <w:rFonts w:ascii="바탕" w:eastAsia="바탕" w:hAnsi="바탕" w:cs="굴림" w:hint="eastAsia"/>
          <w:color w:val="000000"/>
          <w:kern w:val="0"/>
          <w:szCs w:val="20"/>
        </w:rPr>
        <w:t>가액</w:t>
      </w:r>
      <w:r>
        <w:rPr>
          <w:rFonts w:ascii="바탕" w:eastAsia="바탕" w:hAnsi="바탕" w:cs="굴림"/>
          <w:color w:val="000000"/>
          <w:kern w:val="0"/>
          <w:szCs w:val="20"/>
        </w:rPr>
        <w:t xml:space="preserve"> 전액을 </w:t>
      </w:r>
      <w:r>
        <w:rPr>
          <w:rFonts w:ascii="바탕" w:eastAsia="바탕" w:hAnsi="바탕" w:cs="굴림"/>
          <w:color w:val="000000"/>
          <w:szCs w:val="20"/>
        </w:rPr>
        <w:t>납입</w:t>
      </w:r>
      <w:r>
        <w:rPr>
          <w:rFonts w:ascii="바탕" w:eastAsia="바탕" w:hAnsi="바탕" w:cs="굴림" w:hint="eastAsia"/>
          <w:color w:val="000000"/>
          <w:szCs w:val="20"/>
        </w:rPr>
        <w:t>하여야</w:t>
      </w:r>
      <w:r>
        <w:rPr>
          <w:rFonts w:ascii="바탕" w:eastAsia="바탕" w:hAnsi="바탕" w:cs="굴림" w:hint="eastAsia"/>
          <w:color w:val="000000"/>
          <w:kern w:val="0"/>
          <w:szCs w:val="20"/>
        </w:rPr>
        <w:t xml:space="preserve"> 하며,</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인수가액 전액이 납입된 날(이하 </w:t>
      </w:r>
      <w:r>
        <w:rPr>
          <w:rFonts w:ascii="바탕" w:eastAsia="바탕" w:hAnsi="바탕" w:cs="굴림"/>
          <w:color w:val="000000"/>
          <w:kern w:val="0"/>
          <w:szCs w:val="20"/>
        </w:rPr>
        <w:t>“</w:t>
      </w:r>
      <w:proofErr w:type="spellStart"/>
      <w:r>
        <w:rPr>
          <w:rFonts w:ascii="바탕" w:eastAsia="바탕" w:hAnsi="바탕" w:cs="굴림" w:hint="eastAsia"/>
          <w:b/>
          <w:bCs/>
          <w:color w:val="000000"/>
          <w:kern w:val="0"/>
          <w:szCs w:val="20"/>
          <w:u w:val="single"/>
        </w:rPr>
        <w:t>거래완결일</w:t>
      </w:r>
      <w:proofErr w:type="spellEnd"/>
      <w:r>
        <w:rPr>
          <w:rFonts w:ascii="바탕" w:eastAsia="바탕" w:hAnsi="바탕" w:cs="굴림"/>
          <w:color w:val="000000"/>
          <w:kern w:val="0"/>
          <w:szCs w:val="20"/>
        </w:rPr>
        <w:t>”)</w:t>
      </w:r>
      <w:r>
        <w:rPr>
          <w:rFonts w:ascii="바탕" w:eastAsia="바탕" w:hAnsi="바탕" w:cs="굴림" w:hint="eastAsia"/>
          <w:color w:val="000000"/>
          <w:kern w:val="0"/>
          <w:szCs w:val="20"/>
        </w:rPr>
        <w:t>에 거래가 완결된 것으로 본다.</w:t>
      </w:r>
    </w:p>
    <w:p w14:paraId="7E47DF60" w14:textId="77777777" w:rsidR="00767677" w:rsidRDefault="007A2C04">
      <w:pPr>
        <w:pStyle w:val="a6"/>
        <w:numPr>
          <w:ilvl w:val="0"/>
          <w:numId w:val="3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 xml:space="preserve">회사는 </w:t>
      </w:r>
      <w:proofErr w:type="spellStart"/>
      <w:r>
        <w:rPr>
          <w:rFonts w:ascii="바탕" w:eastAsia="바탕" w:hAnsi="바탕" w:cs="굴림" w:hint="eastAsia"/>
          <w:color w:val="000000"/>
          <w:szCs w:val="20"/>
        </w:rPr>
        <w:t>거래완결일의</w:t>
      </w:r>
      <w:proofErr w:type="spellEnd"/>
      <w:r>
        <w:rPr>
          <w:rFonts w:ascii="바탕" w:eastAsia="바탕" w:hAnsi="바탕" w:cs="굴림" w:hint="eastAsia"/>
          <w:color w:val="000000"/>
          <w:szCs w:val="20"/>
        </w:rPr>
        <w:t xml:space="preserve"> 다음날</w:t>
      </w:r>
      <w:r>
        <w:rPr>
          <w:rFonts w:ascii="바탕" w:eastAsia="바탕" w:hAnsi="바탕" w:cs="굴림"/>
          <w:color w:val="000000"/>
          <w:kern w:val="0"/>
          <w:szCs w:val="20"/>
        </w:rPr>
        <w:t>에</w:t>
      </w:r>
      <w:r>
        <w:rPr>
          <w:rFonts w:ascii="바탕" w:eastAsia="바탕" w:hAnsi="바탕" w:cs="굴림" w:hint="eastAsia"/>
          <w:color w:val="000000"/>
          <w:kern w:val="0"/>
          <w:szCs w:val="20"/>
        </w:rPr>
        <w:t xml:space="preserve"> 본건 신주를 발행하여 주주명부에 변동 사항을 기재하고,</w:t>
      </w:r>
      <w:r>
        <w:rPr>
          <w:rFonts w:ascii="바탕" w:eastAsia="바탕" w:hAnsi="바탕" w:cs="굴림"/>
          <w:color w:val="000000"/>
          <w:kern w:val="0"/>
          <w:szCs w:val="20"/>
        </w:rPr>
        <w:t xml:space="preserve"> 다음 각 호의 서류를 투자자에게 교부하여야 한다</w:t>
      </w:r>
      <w:r>
        <w:rPr>
          <w:rFonts w:ascii="바탕" w:eastAsia="바탕" w:hAnsi="바탕" w:cs="굴림" w:hint="eastAsia"/>
          <w:color w:val="000000"/>
          <w:kern w:val="0"/>
          <w:szCs w:val="20"/>
        </w:rPr>
        <w:t xml:space="preserve">. </w:t>
      </w:r>
    </w:p>
    <w:p w14:paraId="265151C6" w14:textId="7C47D7AE" w:rsidR="00767677" w:rsidDel="00835553" w:rsidRDefault="007A2C04">
      <w:pPr>
        <w:pStyle w:val="a6"/>
        <w:numPr>
          <w:ilvl w:val="0"/>
          <w:numId w:val="5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83"/>
        <w:rPr>
          <w:del w:id="4" w:author="Suh Jiwon" w:date="2025-10-01T11:45:00Z" w16du:dateUtc="2025-10-01T02:45:00Z"/>
          <w:rFonts w:ascii="바탕" w:eastAsia="바탕" w:hAnsi="바탕" w:cs="굴림"/>
          <w:color w:val="000000"/>
          <w:szCs w:val="20"/>
        </w:rPr>
      </w:pPr>
      <w:del w:id="5" w:author="Suh Jiwon" w:date="2025-10-01T11:45:00Z" w16du:dateUtc="2025-10-01T02:45:00Z">
        <w:r w:rsidDel="00835553">
          <w:rPr>
            <w:rFonts w:ascii="바탕" w:eastAsia="바탕" w:hAnsi="바탕" w:cs="굴림"/>
            <w:color w:val="000000"/>
            <w:szCs w:val="20"/>
          </w:rPr>
          <w:delText>본 계약에 의한 주주권을 표창하는 주권</w:delText>
        </w:r>
        <w:r w:rsidDel="00835553">
          <w:rPr>
            <w:rFonts w:ascii="바탕" w:eastAsia="바탕" w:hAnsi="바탕" w:cs="굴림" w:hint="eastAsia"/>
            <w:color w:val="000000"/>
            <w:szCs w:val="20"/>
          </w:rPr>
          <w:delText>. 단,</w:delText>
        </w:r>
        <w:r w:rsidDel="00835553">
          <w:rPr>
            <w:rFonts w:ascii="바탕" w:eastAsia="바탕" w:hAnsi="바탕" w:cs="굴림"/>
            <w:color w:val="000000"/>
            <w:szCs w:val="20"/>
          </w:rPr>
          <w:delText xml:space="preserve"> </w:delText>
        </w:r>
        <w:r w:rsidDel="00835553">
          <w:rPr>
            <w:rFonts w:ascii="바탕" w:eastAsia="바탕" w:hAnsi="바탕" w:cs="굴림" w:hint="eastAsia"/>
            <w:color w:val="000000"/>
            <w:szCs w:val="20"/>
          </w:rPr>
          <w:delText>주권을 발행하지 않기로 합의하였다면</w:delText>
        </w:r>
        <w:r w:rsidDel="00835553">
          <w:rPr>
            <w:rFonts w:ascii="바탕" w:eastAsia="바탕" w:hAnsi="바탕" w:cs="굴림"/>
            <w:color w:val="000000"/>
            <w:szCs w:val="20"/>
          </w:rPr>
          <w:delText xml:space="preserve"> </w:delText>
        </w:r>
        <w:r w:rsidDel="00835553">
          <w:rPr>
            <w:rFonts w:ascii="바탕" w:eastAsia="바탕" w:hAnsi="바탕" w:cs="굴림" w:hint="eastAsia"/>
            <w:color w:val="000000"/>
            <w:szCs w:val="20"/>
          </w:rPr>
          <w:delText>주권미발행확인서</w:delText>
        </w:r>
        <w:r w:rsidR="00507E6C" w:rsidRPr="00B25337" w:rsidDel="00835553">
          <w:rPr>
            <w:rFonts w:ascii="바탕" w:eastAsia="바탕" w:hAnsi="바탕" w:cs="굴림"/>
            <w:color w:val="000000"/>
            <w:szCs w:val="20"/>
            <w:highlight w:val="yellow"/>
          </w:rPr>
          <w:delText>(회사</w:delText>
        </w:r>
        <w:r w:rsidR="00507E6C" w:rsidRPr="00B25337" w:rsidDel="00835553">
          <w:rPr>
            <w:rFonts w:ascii="바탕" w:eastAsia="바탕" w:hAnsi="바탕" w:cs="굴림" w:hint="eastAsia"/>
            <w:color w:val="000000"/>
            <w:szCs w:val="20"/>
            <w:highlight w:val="yellow"/>
          </w:rPr>
          <w:delText>의</w:delText>
        </w:r>
        <w:r w:rsidR="00507E6C" w:rsidRPr="00B25337" w:rsidDel="00835553">
          <w:rPr>
            <w:rFonts w:ascii="바탕" w:eastAsia="바탕" w:hAnsi="바탕" w:cs="굴림"/>
            <w:color w:val="000000"/>
            <w:szCs w:val="20"/>
            <w:highlight w:val="yellow"/>
          </w:rPr>
          <w:delText xml:space="preserve"> </w:delText>
        </w:r>
        <w:r w:rsidR="00507E6C" w:rsidRPr="00B25337" w:rsidDel="00835553">
          <w:rPr>
            <w:rFonts w:ascii="바탕" w:eastAsia="바탕" w:hAnsi="바탕" w:cs="굴림" w:hint="eastAsia"/>
            <w:color w:val="000000"/>
            <w:szCs w:val="20"/>
            <w:highlight w:val="yellow"/>
          </w:rPr>
          <w:delText>법인인감이</w:delText>
        </w:r>
        <w:r w:rsidR="00507E6C" w:rsidRPr="00B25337" w:rsidDel="00835553">
          <w:rPr>
            <w:rFonts w:ascii="바탕" w:eastAsia="바탕" w:hAnsi="바탕" w:cs="굴림"/>
            <w:color w:val="000000"/>
            <w:szCs w:val="20"/>
            <w:highlight w:val="yellow"/>
          </w:rPr>
          <w:delText xml:space="preserve"> 날인되고 그 인감증명서가 첨부된 것)</w:delText>
        </w:r>
        <w:r w:rsidRPr="00B25337" w:rsidDel="00835553">
          <w:rPr>
            <w:rFonts w:ascii="바탕" w:eastAsia="바탕" w:hAnsi="바탕" w:cs="굴림"/>
            <w:color w:val="000000"/>
            <w:szCs w:val="20"/>
            <w:highlight w:val="yellow"/>
          </w:rPr>
          <w:delText>.</w:delText>
        </w:r>
        <w:r w:rsidR="00507E6C" w:rsidRPr="00B25337" w:rsidDel="00835553">
          <w:rPr>
            <w:rFonts w:ascii="바탕" w:eastAsia="바탕" w:hAnsi="바탕" w:cs="굴림"/>
            <w:color w:val="000000"/>
            <w:szCs w:val="20"/>
            <w:highlight w:val="yellow"/>
          </w:rPr>
          <w:delText xml:space="preserve"> 단, 위 주권 또는 </w:delText>
        </w:r>
        <w:r w:rsidR="00507E6C" w:rsidRPr="00B25337" w:rsidDel="00835553">
          <w:rPr>
            <w:rFonts w:ascii="바탕" w:eastAsia="바탕" w:hAnsi="바탕" w:cs="굴림" w:hint="eastAsia"/>
            <w:color w:val="000000"/>
            <w:szCs w:val="20"/>
            <w:highlight w:val="yellow"/>
          </w:rPr>
          <w:delText>주권미발행확인서는</w:delText>
        </w:r>
        <w:r w:rsidR="00507E6C" w:rsidRPr="00B25337" w:rsidDel="00835553">
          <w:rPr>
            <w:rFonts w:ascii="바탕" w:eastAsia="바탕" w:hAnsi="바탕" w:cs="굴림"/>
            <w:color w:val="000000"/>
            <w:szCs w:val="20"/>
            <w:highlight w:val="yellow"/>
          </w:rPr>
          <w:delText xml:space="preserve"> 각각 </w:delText>
        </w:r>
        <w:r w:rsidR="00507E6C" w:rsidRPr="00B25337" w:rsidDel="00835553">
          <w:rPr>
            <w:rFonts w:ascii="바탕" w:eastAsia="바탕" w:hAnsi="바탕" w:cs="굴림" w:hint="eastAsia"/>
            <w:color w:val="000000"/>
            <w:szCs w:val="20"/>
            <w:highlight w:val="yellow"/>
          </w:rPr>
          <w:delText>거래완결일의</w:delText>
        </w:r>
        <w:r w:rsidR="00507E6C" w:rsidRPr="00B25337" w:rsidDel="00835553">
          <w:rPr>
            <w:rFonts w:ascii="바탕" w:eastAsia="바탕" w:hAnsi="바탕" w:cs="굴림"/>
            <w:color w:val="000000"/>
            <w:szCs w:val="20"/>
            <w:highlight w:val="yellow"/>
          </w:rPr>
          <w:delText xml:space="preserve"> 익일자로 발행된 것을 의미함</w:delText>
        </w:r>
      </w:del>
    </w:p>
    <w:p w14:paraId="18BAE1FD" w14:textId="7CEF7233" w:rsidR="00767677" w:rsidDel="00835553" w:rsidRDefault="007A2C04">
      <w:pPr>
        <w:pStyle w:val="a6"/>
        <w:numPr>
          <w:ilvl w:val="0"/>
          <w:numId w:val="5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83"/>
        <w:rPr>
          <w:del w:id="6" w:author="Suh Jiwon" w:date="2025-10-01T11:45:00Z" w16du:dateUtc="2025-10-01T02:45:00Z"/>
          <w:rFonts w:ascii="바탕" w:eastAsia="바탕" w:hAnsi="바탕" w:cs="굴림"/>
          <w:color w:val="000000"/>
          <w:szCs w:val="20"/>
        </w:rPr>
      </w:pPr>
      <w:del w:id="7" w:author="Suh Jiwon" w:date="2025-10-01T11:45:00Z" w16du:dateUtc="2025-10-01T02:45:00Z">
        <w:r w:rsidDel="00835553">
          <w:rPr>
            <w:rFonts w:ascii="바탕" w:eastAsia="바탕" w:hAnsi="바탕" w:cs="굴림"/>
            <w:color w:val="000000"/>
            <w:szCs w:val="20"/>
          </w:rPr>
          <w:delText xml:space="preserve">본건 </w:delText>
        </w:r>
        <w:r w:rsidDel="00835553">
          <w:rPr>
            <w:rFonts w:ascii="바탕" w:eastAsia="바탕" w:hAnsi="바탕" w:cs="굴림" w:hint="eastAsia"/>
            <w:color w:val="000000"/>
            <w:szCs w:val="20"/>
          </w:rPr>
          <w:delText>신주</w:delText>
        </w:r>
        <w:r w:rsidDel="00835553">
          <w:rPr>
            <w:rFonts w:ascii="바탕" w:eastAsia="바탕" w:hAnsi="바탕" w:cs="굴림"/>
            <w:color w:val="000000"/>
            <w:szCs w:val="20"/>
          </w:rPr>
          <w:delText>의 인수</w:delText>
        </w:r>
        <w:r w:rsidDel="00835553">
          <w:rPr>
            <w:rFonts w:ascii="바탕" w:eastAsia="바탕" w:hAnsi="바탕" w:cs="굴림" w:hint="eastAsia"/>
            <w:color w:val="000000"/>
            <w:szCs w:val="20"/>
          </w:rPr>
          <w:delText>가액</w:delText>
        </w:r>
        <w:r w:rsidDel="00835553">
          <w:rPr>
            <w:rFonts w:ascii="바탕" w:eastAsia="바탕" w:hAnsi="바탕" w:cs="굴림"/>
            <w:color w:val="000000"/>
            <w:szCs w:val="20"/>
          </w:rPr>
          <w:delText xml:space="preserve">의 납입영수증 </w:delText>
        </w:r>
      </w:del>
    </w:p>
    <w:p w14:paraId="547C5E35" w14:textId="7055C589" w:rsidR="00767677" w:rsidDel="00835553" w:rsidRDefault="007A2C04">
      <w:pPr>
        <w:pStyle w:val="a6"/>
        <w:numPr>
          <w:ilvl w:val="0"/>
          <w:numId w:val="5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83"/>
        <w:rPr>
          <w:del w:id="8" w:author="Suh Jiwon" w:date="2025-10-01T11:45:00Z" w16du:dateUtc="2025-10-01T02:45:00Z"/>
          <w:rFonts w:ascii="바탕" w:eastAsia="바탕" w:hAnsi="바탕" w:cs="굴림"/>
          <w:color w:val="000000"/>
          <w:szCs w:val="20"/>
        </w:rPr>
      </w:pPr>
      <w:del w:id="9" w:author="Suh Jiwon" w:date="2025-10-01T11:45:00Z" w16du:dateUtc="2025-10-01T02:45:00Z">
        <w:r w:rsidDel="00835553">
          <w:rPr>
            <w:rFonts w:ascii="바탕" w:eastAsia="바탕" w:hAnsi="바탕" w:cs="굴림" w:hint="eastAsia"/>
            <w:color w:val="000000"/>
            <w:szCs w:val="20"/>
          </w:rPr>
          <w:delText>변동사항이 반영된 주주명부 사본</w:delText>
        </w:r>
        <w:r w:rsidR="00507E6C" w:rsidRPr="00B25337" w:rsidDel="00835553">
          <w:rPr>
            <w:rFonts w:ascii="바탕" w:eastAsia="바탕" w:hAnsi="바탕" w:cs="굴림"/>
            <w:color w:val="000000"/>
            <w:szCs w:val="20"/>
            <w:highlight w:val="yellow"/>
          </w:rPr>
          <w:delText xml:space="preserve">(회사의 </w:delText>
        </w:r>
        <w:r w:rsidR="00507E6C" w:rsidRPr="00B25337" w:rsidDel="00835553">
          <w:rPr>
            <w:rFonts w:ascii="바탕" w:eastAsia="바탕" w:hAnsi="바탕" w:cs="굴림" w:hint="eastAsia"/>
            <w:color w:val="000000"/>
            <w:szCs w:val="20"/>
            <w:highlight w:val="yellow"/>
          </w:rPr>
          <w:delText>법인임감이</w:delText>
        </w:r>
        <w:r w:rsidR="00507E6C" w:rsidRPr="00B25337" w:rsidDel="00835553">
          <w:rPr>
            <w:rFonts w:ascii="바탕" w:eastAsia="바탕" w:hAnsi="바탕" w:cs="굴림"/>
            <w:color w:val="000000"/>
            <w:szCs w:val="20"/>
            <w:highlight w:val="yellow"/>
          </w:rPr>
          <w:delText xml:space="preserve"> </w:delText>
        </w:r>
        <w:r w:rsidR="00507E6C" w:rsidRPr="00B25337" w:rsidDel="00835553">
          <w:rPr>
            <w:rFonts w:ascii="바탕" w:eastAsia="바탕" w:hAnsi="바탕" w:cs="굴림" w:hint="eastAsia"/>
            <w:color w:val="000000"/>
            <w:szCs w:val="20"/>
            <w:highlight w:val="yellow"/>
          </w:rPr>
          <w:delText>날</w:delText>
        </w:r>
        <w:r w:rsidR="00327B7F" w:rsidDel="00835553">
          <w:rPr>
            <w:rFonts w:ascii="바탕" w:eastAsia="바탕" w:hAnsi="바탕" w:cs="굴림" w:hint="eastAsia"/>
            <w:color w:val="000000"/>
            <w:szCs w:val="20"/>
            <w:highlight w:val="yellow"/>
          </w:rPr>
          <w:delText>인</w:delText>
        </w:r>
        <w:r w:rsidR="00507E6C" w:rsidRPr="00B25337" w:rsidDel="00835553">
          <w:rPr>
            <w:rFonts w:ascii="바탕" w:eastAsia="바탕" w:hAnsi="바탕" w:cs="굴림" w:hint="eastAsia"/>
            <w:color w:val="000000"/>
            <w:szCs w:val="20"/>
            <w:highlight w:val="yellow"/>
          </w:rPr>
          <w:delText>되고</w:delText>
        </w:r>
        <w:r w:rsidR="00507E6C" w:rsidRPr="00B25337" w:rsidDel="00835553">
          <w:rPr>
            <w:rFonts w:ascii="바탕" w:eastAsia="바탕" w:hAnsi="바탕" w:cs="굴림"/>
            <w:color w:val="000000"/>
            <w:szCs w:val="20"/>
            <w:highlight w:val="yellow"/>
          </w:rPr>
          <w:delText xml:space="preserve"> 그 인감증명서가 첨부된 것)</w:delText>
        </w:r>
      </w:del>
    </w:p>
    <w:p w14:paraId="3C9FB79D" w14:textId="5F10EEAC" w:rsidR="002C3D74" w:rsidRPr="00B25337" w:rsidRDefault="002C3D74">
      <w:pPr>
        <w:pStyle w:val="a6"/>
        <w:numPr>
          <w:ilvl w:val="0"/>
          <w:numId w:val="5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83"/>
        <w:rPr>
          <w:rFonts w:ascii="바탕" w:eastAsia="바탕" w:hAnsi="바탕" w:cs="굴림"/>
          <w:color w:val="000000"/>
          <w:szCs w:val="20"/>
          <w:highlight w:val="yellow"/>
        </w:rPr>
      </w:pPr>
      <w:del w:id="10" w:author="Suh Jiwon" w:date="2025-10-01T11:45:00Z" w16du:dateUtc="2025-10-01T02:45:00Z">
        <w:r w:rsidRPr="002C3D74" w:rsidDel="00835553">
          <w:rPr>
            <w:rFonts w:ascii="바탕" w:eastAsia="바탕" w:hAnsi="바탕" w:cs="굴림" w:hint="eastAsia"/>
            <w:color w:val="000000"/>
            <w:szCs w:val="20"/>
            <w:highlight w:val="yellow"/>
          </w:rPr>
          <w:delText>거래완결의</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선행조건</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충족</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및</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확약</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기타</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의무</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이행의 확인</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그</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밖에</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거래완결을</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위하여</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투자자가</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요청하는</w:delText>
        </w:r>
        <w:r w:rsidRPr="00B25337" w:rsidDel="00835553">
          <w:rPr>
            <w:rFonts w:ascii="바탕" w:eastAsia="바탕" w:hAnsi="바탕" w:cs="굴림"/>
            <w:color w:val="000000"/>
            <w:szCs w:val="20"/>
            <w:highlight w:val="yellow"/>
          </w:rPr>
          <w:delText xml:space="preserve"> </w:delText>
        </w:r>
        <w:r w:rsidRPr="002C3D74" w:rsidDel="00835553">
          <w:rPr>
            <w:rFonts w:ascii="바탕" w:eastAsia="바탕" w:hAnsi="바탕" w:cs="굴림" w:hint="eastAsia"/>
            <w:color w:val="000000"/>
            <w:szCs w:val="20"/>
            <w:highlight w:val="yellow"/>
          </w:rPr>
          <w:delText>서류</w:delText>
        </w:r>
      </w:del>
    </w:p>
    <w:p w14:paraId="4236F30B" w14:textId="77777777" w:rsidR="00767677" w:rsidRDefault="007A2C04">
      <w:pPr>
        <w:pStyle w:val="a6"/>
        <w:numPr>
          <w:ilvl w:val="0"/>
          <w:numId w:val="3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회사는 </w:t>
      </w:r>
      <w:proofErr w:type="spellStart"/>
      <w:r>
        <w:rPr>
          <w:rFonts w:ascii="바탕" w:eastAsia="바탕" w:hAnsi="바탕" w:cs="굴림" w:hint="eastAsia"/>
          <w:color w:val="000000"/>
          <w:szCs w:val="20"/>
        </w:rPr>
        <w:t>거래완결일로부터</w:t>
      </w:r>
      <w:proofErr w:type="spellEnd"/>
      <w:r>
        <w:rPr>
          <w:rFonts w:ascii="바탕" w:eastAsia="바탕" w:hAnsi="바탕" w:cs="굴림" w:hint="eastAsia"/>
          <w:color w:val="000000"/>
          <w:szCs w:val="20"/>
        </w:rPr>
        <w:t xml:space="preserve"> </w:t>
      </w:r>
      <w:r>
        <w:rPr>
          <w:rFonts w:ascii="바탕" w:eastAsia="바탕" w:hAnsi="바탕" w:cs="굴림"/>
          <w:color w:val="000000"/>
          <w:szCs w:val="20"/>
        </w:rPr>
        <w:t>2</w:t>
      </w:r>
      <w:r>
        <w:rPr>
          <w:rFonts w:ascii="바탕" w:eastAsia="바탕" w:hAnsi="바탕" w:cs="굴림" w:hint="eastAsia"/>
          <w:color w:val="000000"/>
          <w:szCs w:val="20"/>
        </w:rPr>
        <w:t xml:space="preserve">주 이내에 </w:t>
      </w:r>
      <w:r>
        <w:rPr>
          <w:rFonts w:ascii="바탕" w:eastAsia="바탕" w:hAnsi="바탕" w:cs="굴림"/>
          <w:color w:val="000000"/>
          <w:szCs w:val="20"/>
        </w:rPr>
        <w:t>자본증가의 상업등기를 이행하</w:t>
      </w:r>
      <w:r>
        <w:rPr>
          <w:rFonts w:ascii="바탕" w:eastAsia="바탕" w:hAnsi="바탕" w:cs="굴림" w:hint="eastAsia"/>
          <w:color w:val="000000"/>
          <w:szCs w:val="20"/>
        </w:rPr>
        <w:t>고,</w:t>
      </w:r>
      <w:r>
        <w:rPr>
          <w:rFonts w:ascii="바탕" w:eastAsia="바탕" w:hAnsi="바탕" w:cs="굴림"/>
          <w:color w:val="000000"/>
          <w:szCs w:val="20"/>
        </w:rPr>
        <w:t xml:space="preserve"> </w:t>
      </w:r>
      <w:r>
        <w:rPr>
          <w:rFonts w:ascii="바탕" w:eastAsia="바탕" w:hAnsi="바탕" w:cs="굴림" w:hint="eastAsia"/>
          <w:color w:val="000000"/>
          <w:szCs w:val="20"/>
        </w:rPr>
        <w:t>법인등기부등본,</w:t>
      </w:r>
      <w:r>
        <w:rPr>
          <w:rFonts w:ascii="바탕" w:eastAsia="바탕" w:hAnsi="바탕" w:cs="굴림"/>
          <w:color w:val="000000"/>
          <w:szCs w:val="20"/>
        </w:rPr>
        <w:t xml:space="preserve"> 기타</w:t>
      </w:r>
      <w:r>
        <w:rPr>
          <w:rFonts w:ascii="바탕" w:eastAsia="바탕" w:hAnsi="바탕" w:cs="굴림"/>
          <w:color w:val="000000"/>
          <w:kern w:val="0"/>
          <w:szCs w:val="20"/>
        </w:rPr>
        <w:t xml:space="preserve"> 본 계약상의 주식</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인수를 적법</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유효하게 하는 것으로서 투자자가 </w:t>
      </w:r>
      <w:r>
        <w:rPr>
          <w:rFonts w:ascii="바탕" w:eastAsia="바탕" w:hAnsi="바탕" w:cs="굴림"/>
          <w:color w:val="000000"/>
          <w:szCs w:val="20"/>
        </w:rPr>
        <w:t>요청하는</w:t>
      </w:r>
      <w:r>
        <w:rPr>
          <w:rFonts w:ascii="바탕" w:eastAsia="바탕" w:hAnsi="바탕" w:cs="굴림"/>
          <w:color w:val="000000"/>
          <w:kern w:val="0"/>
          <w:szCs w:val="20"/>
        </w:rPr>
        <w:t xml:space="preserve"> 자료</w:t>
      </w:r>
      <w:r>
        <w:rPr>
          <w:rFonts w:ascii="바탕" w:eastAsia="바탕" w:hAnsi="바탕" w:cs="굴림" w:hint="eastAsia"/>
          <w:color w:val="000000"/>
          <w:kern w:val="0"/>
          <w:szCs w:val="20"/>
        </w:rPr>
        <w:t>를 투자자에게 교부한다.</w:t>
      </w:r>
      <w:r>
        <w:rPr>
          <w:rFonts w:ascii="바탕" w:eastAsia="바탕" w:hAnsi="바탕" w:cs="굴림"/>
          <w:color w:val="000000"/>
          <w:kern w:val="0"/>
          <w:szCs w:val="20"/>
        </w:rPr>
        <w:t xml:space="preserve"> </w:t>
      </w:r>
    </w:p>
    <w:p w14:paraId="5116B407" w14:textId="77777777" w:rsidR="00767677" w:rsidRDefault="00767677">
      <w:pPr>
        <w:snapToGrid w:val="0"/>
        <w:spacing w:after="0"/>
        <w:jc w:val="left"/>
        <w:textAlignment w:val="baseline"/>
        <w:rPr>
          <w:rFonts w:ascii="바탕" w:eastAsia="바탕" w:hAnsi="바탕" w:cs="굴림"/>
          <w:b/>
          <w:bCs/>
          <w:color w:val="000000"/>
          <w:kern w:val="0"/>
          <w:szCs w:val="20"/>
        </w:rPr>
      </w:pPr>
    </w:p>
    <w:p w14:paraId="6F0551DF"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proofErr w:type="spellStart"/>
      <w:r>
        <w:rPr>
          <w:rFonts w:ascii="바탕" w:eastAsia="바탕" w:hAnsi="바탕" w:cs="굴림"/>
          <w:b/>
          <w:color w:val="000000"/>
          <w:szCs w:val="20"/>
        </w:rPr>
        <w:t>거래완결</w:t>
      </w:r>
      <w:r>
        <w:rPr>
          <w:rFonts w:ascii="바탕" w:eastAsia="바탕" w:hAnsi="바탕" w:cs="굴림" w:hint="eastAsia"/>
          <w:b/>
          <w:color w:val="000000"/>
          <w:szCs w:val="20"/>
        </w:rPr>
        <w:t>일</w:t>
      </w:r>
      <w:proofErr w:type="spellEnd"/>
      <w:r>
        <w:rPr>
          <w:rFonts w:ascii="바탕" w:eastAsia="바탕" w:hAnsi="바탕" w:cs="굴림"/>
          <w:b/>
          <w:color w:val="000000"/>
          <w:szCs w:val="20"/>
        </w:rPr>
        <w:t xml:space="preserve"> 전 해제</w:t>
      </w:r>
      <w:r>
        <w:rPr>
          <w:rFonts w:ascii="바탕" w:eastAsia="바탕" w:hAnsi="바탕" w:cs="굴림" w:hint="eastAsia"/>
          <w:b/>
          <w:color w:val="000000"/>
          <w:szCs w:val="20"/>
        </w:rPr>
        <w:t>)</w:t>
      </w:r>
    </w:p>
    <w:p w14:paraId="3A22D657" w14:textId="6D0DC239" w:rsidR="00767677" w:rsidRDefault="007A2C04">
      <w:pPr>
        <w:pStyle w:val="a6"/>
        <w:numPr>
          <w:ilvl w:val="0"/>
          <w:numId w:val="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본 계약은 </w:t>
      </w:r>
      <w:proofErr w:type="spellStart"/>
      <w:r>
        <w:rPr>
          <w:rFonts w:ascii="바탕" w:eastAsia="바탕" w:hAnsi="바탕" w:cs="굴림" w:hint="eastAsia"/>
          <w:color w:val="000000"/>
          <w:kern w:val="0"/>
          <w:szCs w:val="20"/>
        </w:rPr>
        <w:t>거래완결일</w:t>
      </w:r>
      <w:proofErr w:type="spellEnd"/>
      <w:r>
        <w:rPr>
          <w:rFonts w:ascii="바탕" w:eastAsia="바탕" w:hAnsi="바탕" w:cs="굴림" w:hint="eastAsia"/>
          <w:color w:val="000000"/>
          <w:kern w:val="0"/>
          <w:szCs w:val="20"/>
        </w:rPr>
        <w:t xml:space="preserve"> 전 </w:t>
      </w:r>
      <w:r>
        <w:rPr>
          <w:rFonts w:ascii="바탕" w:eastAsia="바탕" w:hAnsi="바탕" w:cs="굴림"/>
          <w:color w:val="000000"/>
          <w:kern w:val="0"/>
          <w:szCs w:val="20"/>
        </w:rPr>
        <w:t>다음 각 호</w:t>
      </w:r>
      <w:r>
        <w:rPr>
          <w:rFonts w:ascii="바탕" w:eastAsia="바탕" w:hAnsi="바탕" w:cs="굴림" w:hint="eastAsia"/>
          <w:color w:val="000000"/>
          <w:kern w:val="0"/>
          <w:szCs w:val="20"/>
        </w:rPr>
        <w:t xml:space="preserve">의 사유가 발생한 경우 </w:t>
      </w:r>
      <w:r>
        <w:rPr>
          <w:rFonts w:ascii="바탕" w:eastAsia="바탕" w:hAnsi="바탕" w:cs="굴림"/>
          <w:color w:val="000000"/>
          <w:kern w:val="0"/>
          <w:szCs w:val="20"/>
        </w:rPr>
        <w:t xml:space="preserve">귀책사유 없는 </w:t>
      </w:r>
      <w:r w:rsidRPr="008778F7">
        <w:rPr>
          <w:rFonts w:ascii="바탕" w:eastAsia="바탕" w:hAnsi="바탕" w:cs="굴림"/>
          <w:color w:val="000000"/>
          <w:kern w:val="0"/>
          <w:szCs w:val="20"/>
        </w:rPr>
        <w:t>당사자</w:t>
      </w:r>
      <w:r w:rsidR="00E86DD0" w:rsidRPr="00B25337">
        <w:rPr>
          <w:rFonts w:ascii="바탕" w:eastAsia="바탕" w:hAnsi="바탕" w:cs="굴림" w:hint="eastAsia"/>
          <w:color w:val="000000"/>
          <w:kern w:val="0"/>
          <w:szCs w:val="20"/>
          <w:highlight w:val="yellow"/>
        </w:rPr>
        <w:t>의</w:t>
      </w:r>
      <w:r w:rsidR="00E86DD0" w:rsidRPr="00B25337">
        <w:rPr>
          <w:rFonts w:ascii="바탕" w:eastAsia="바탕" w:hAnsi="바탕" w:cs="굴림"/>
          <w:color w:val="000000"/>
          <w:kern w:val="0"/>
          <w:szCs w:val="20"/>
          <w:highlight w:val="yellow"/>
        </w:rPr>
        <w:t xml:space="preserve"> </w:t>
      </w:r>
      <w:r w:rsidR="00E86DD0" w:rsidRPr="00B25337">
        <w:rPr>
          <w:rFonts w:ascii="바탕" w:eastAsia="바탕" w:hAnsi="바탕" w:cs="굴림" w:hint="eastAsia"/>
          <w:color w:val="000000"/>
          <w:kern w:val="0"/>
          <w:szCs w:val="20"/>
          <w:highlight w:val="yellow"/>
        </w:rPr>
        <w:t>서면통지</w:t>
      </w:r>
      <w:r w:rsidR="00B57518" w:rsidRPr="00B25337">
        <w:rPr>
          <w:rStyle w:val="af2"/>
          <w:rFonts w:ascii="바탕" w:eastAsia="바탕" w:hAnsi="바탕" w:cs="굴림"/>
          <w:color w:val="000000"/>
          <w:kern w:val="0"/>
          <w:szCs w:val="20"/>
          <w:highlight w:val="yellow"/>
        </w:rPr>
        <w:footnoteReference w:id="3"/>
      </w:r>
      <w:proofErr w:type="spellStart"/>
      <w:r>
        <w:rPr>
          <w:rFonts w:ascii="바탕" w:eastAsia="바탕" w:hAnsi="바탕" w:cs="굴림"/>
          <w:color w:val="000000"/>
          <w:kern w:val="0"/>
          <w:szCs w:val="20"/>
        </w:rPr>
        <w:t>에</w:t>
      </w:r>
      <w:proofErr w:type="spellEnd"/>
      <w:r>
        <w:rPr>
          <w:rFonts w:ascii="바탕" w:eastAsia="바탕" w:hAnsi="바탕" w:cs="굴림"/>
          <w:color w:val="000000"/>
          <w:kern w:val="0"/>
          <w:szCs w:val="20"/>
        </w:rPr>
        <w:t xml:space="preserve"> 의하여 해제될 수 있다</w:t>
      </w:r>
      <w:r>
        <w:rPr>
          <w:rFonts w:ascii="바탕" w:eastAsia="바탕" w:hAnsi="바탕" w:cs="굴림" w:hint="eastAsia"/>
          <w:color w:val="000000"/>
          <w:kern w:val="0"/>
          <w:szCs w:val="20"/>
        </w:rPr>
        <w:t>.</w:t>
      </w:r>
    </w:p>
    <w:p w14:paraId="6585AB09" w14:textId="067EF85F" w:rsidR="00767677" w:rsidRDefault="007A2C04">
      <w:pPr>
        <w:pStyle w:val="a6"/>
        <w:numPr>
          <w:ilvl w:val="0"/>
          <w:numId w:val="54"/>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일방 당사자가 본 계약에서 정한 의무를 위반하</w:t>
      </w:r>
      <w:r>
        <w:rPr>
          <w:rFonts w:ascii="바탕" w:eastAsia="바탕" w:hAnsi="바탕" w:cs="굴림" w:hint="eastAsia"/>
          <w:color w:val="000000"/>
          <w:szCs w:val="20"/>
        </w:rPr>
        <w:t>거나 제</w:t>
      </w:r>
      <w:r>
        <w:rPr>
          <w:rFonts w:ascii="바탕" w:eastAsia="바탕" w:hAnsi="바탕" w:cs="굴림"/>
          <w:color w:val="000000"/>
          <w:szCs w:val="20"/>
        </w:rPr>
        <w:t>3</w:t>
      </w:r>
      <w:r>
        <w:rPr>
          <w:rFonts w:ascii="바탕" w:eastAsia="바탕" w:hAnsi="바탕" w:cs="굴림" w:hint="eastAsia"/>
          <w:color w:val="000000"/>
          <w:szCs w:val="20"/>
        </w:rPr>
        <w:t xml:space="preserve">조에 따른 진술과 보장 사항에 허위 또는 오류가 발견되어 </w:t>
      </w:r>
      <w:r>
        <w:rPr>
          <w:rFonts w:ascii="바탕" w:eastAsia="바탕" w:hAnsi="바탕" w:cs="굴림"/>
          <w:color w:val="000000"/>
          <w:szCs w:val="20"/>
        </w:rPr>
        <w:t>상대방</w:t>
      </w:r>
      <w:r>
        <w:rPr>
          <w:rFonts w:ascii="바탕" w:eastAsia="바탕" w:hAnsi="바탕" w:cs="굴림" w:hint="eastAsia"/>
          <w:color w:val="000000"/>
          <w:szCs w:val="20"/>
        </w:rPr>
        <w:t>으로부터 통보를 받았으나 5</w:t>
      </w:r>
      <w:r>
        <w:rPr>
          <w:rFonts w:ascii="바탕" w:eastAsia="바탕" w:hAnsi="바탕" w:cs="굴림"/>
          <w:color w:val="000000"/>
          <w:szCs w:val="20"/>
        </w:rPr>
        <w:t>일 이내에 이를 치유하지 아니하는 경우</w:t>
      </w:r>
    </w:p>
    <w:p w14:paraId="53FF5388" w14:textId="77777777" w:rsidR="00767677" w:rsidRDefault="007A2C04">
      <w:pPr>
        <w:pStyle w:val="a6"/>
        <w:numPr>
          <w:ilvl w:val="0"/>
          <w:numId w:val="54"/>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 xml:space="preserve">선행조건 </w:t>
      </w:r>
      <w:proofErr w:type="spellStart"/>
      <w:r>
        <w:rPr>
          <w:rFonts w:ascii="바탕" w:eastAsia="바탕" w:hAnsi="바탕" w:cs="굴림"/>
          <w:color w:val="000000"/>
          <w:szCs w:val="20"/>
        </w:rPr>
        <w:t>불충족</w:t>
      </w:r>
      <w:proofErr w:type="spellEnd"/>
      <w:r>
        <w:rPr>
          <w:rFonts w:ascii="바탕" w:eastAsia="바탕" w:hAnsi="바탕" w:cs="굴림"/>
          <w:color w:val="000000"/>
          <w:szCs w:val="20"/>
        </w:rPr>
        <w:t xml:space="preserve"> 기타의 사유로 </w:t>
      </w:r>
      <w:proofErr w:type="spellStart"/>
      <w:r>
        <w:rPr>
          <w:rFonts w:ascii="바탕" w:eastAsia="바탕" w:hAnsi="바탕" w:cs="굴림"/>
          <w:color w:val="000000"/>
          <w:szCs w:val="20"/>
        </w:rPr>
        <w:t>거래완결이</w:t>
      </w:r>
      <w:proofErr w:type="spellEnd"/>
      <w:r>
        <w:rPr>
          <w:rFonts w:ascii="바탕" w:eastAsia="바탕" w:hAnsi="바탕" w:cs="굴림"/>
          <w:color w:val="000000"/>
          <w:szCs w:val="20"/>
        </w:rPr>
        <w:t xml:space="preserve"> </w:t>
      </w:r>
      <w:proofErr w:type="gramStart"/>
      <w:r>
        <w:rPr>
          <w:rFonts w:ascii="바탕" w:eastAsia="바탕" w:hAnsi="바탕" w:cs="굴림"/>
          <w:color w:val="000000"/>
          <w:szCs w:val="20"/>
        </w:rPr>
        <w:t xml:space="preserve">20[  </w:t>
      </w:r>
      <w:proofErr w:type="gramEnd"/>
      <w:r>
        <w:rPr>
          <w:rFonts w:ascii="바탕" w:eastAsia="바탕" w:hAnsi="바탕" w:cs="굴림"/>
          <w:color w:val="000000"/>
          <w:szCs w:val="20"/>
        </w:rPr>
        <w:t xml:space="preserve">]년 </w:t>
      </w:r>
      <w:proofErr w:type="gramStart"/>
      <w:r>
        <w:rPr>
          <w:rFonts w:ascii="바탕" w:eastAsia="바탕" w:hAnsi="바탕" w:cs="굴림" w:hint="eastAsia"/>
          <w:color w:val="000000"/>
          <w:szCs w:val="20"/>
        </w:rPr>
        <w:t>[ ]</w:t>
      </w:r>
      <w:proofErr w:type="gramEnd"/>
      <w:r>
        <w:rPr>
          <w:rFonts w:ascii="바탕" w:eastAsia="바탕" w:hAnsi="바탕" w:cs="굴림"/>
          <w:color w:val="000000"/>
          <w:szCs w:val="20"/>
        </w:rPr>
        <w:t xml:space="preserve">월 </w:t>
      </w:r>
      <w:proofErr w:type="gramStart"/>
      <w:r>
        <w:rPr>
          <w:rFonts w:ascii="바탕" w:eastAsia="바탕" w:hAnsi="바탕" w:cs="굴림" w:hint="eastAsia"/>
          <w:color w:val="000000"/>
          <w:szCs w:val="20"/>
        </w:rPr>
        <w:t>[ ]</w:t>
      </w:r>
      <w:proofErr w:type="gramEnd"/>
      <w:r>
        <w:rPr>
          <w:rFonts w:ascii="바탕" w:eastAsia="바탕" w:hAnsi="바탕" w:cs="굴림"/>
          <w:color w:val="000000"/>
          <w:szCs w:val="20"/>
        </w:rPr>
        <w:t>일까지 이루어</w:t>
      </w:r>
      <w:r>
        <w:rPr>
          <w:rFonts w:ascii="바탕" w:eastAsia="바탕" w:hAnsi="바탕" w:cs="굴림" w:hint="eastAsia"/>
          <w:color w:val="000000"/>
          <w:szCs w:val="20"/>
        </w:rPr>
        <w:t xml:space="preserve"> </w:t>
      </w:r>
      <w:r>
        <w:rPr>
          <w:rFonts w:ascii="바탕" w:eastAsia="바탕" w:hAnsi="바탕" w:cs="굴림"/>
          <w:color w:val="000000"/>
          <w:szCs w:val="20"/>
        </w:rPr>
        <w:t>지지 아니하</w:t>
      </w:r>
      <w:r>
        <w:rPr>
          <w:rFonts w:ascii="바탕" w:eastAsia="바탕" w:hAnsi="바탕" w:cs="굴림" w:hint="eastAsia"/>
          <w:color w:val="000000"/>
          <w:szCs w:val="20"/>
        </w:rPr>
        <w:t>거나</w:t>
      </w:r>
      <w:r>
        <w:rPr>
          <w:rFonts w:ascii="바탕" w:eastAsia="바탕" w:hAnsi="바탕" w:cs="굴림"/>
          <w:color w:val="000000"/>
          <w:szCs w:val="20"/>
        </w:rPr>
        <w:t xml:space="preserve"> 선행조건이 충족될 수 없는 것이 </w:t>
      </w:r>
      <w:proofErr w:type="gramStart"/>
      <w:r>
        <w:rPr>
          <w:rFonts w:ascii="바탕" w:eastAsia="바탕" w:hAnsi="바탕" w:cs="굴림"/>
          <w:color w:val="000000"/>
          <w:szCs w:val="20"/>
        </w:rPr>
        <w:t>확실해 진</w:t>
      </w:r>
      <w:proofErr w:type="gramEnd"/>
      <w:r>
        <w:rPr>
          <w:rFonts w:ascii="바탕" w:eastAsia="바탕" w:hAnsi="바탕" w:cs="굴림"/>
          <w:color w:val="000000"/>
          <w:szCs w:val="20"/>
        </w:rPr>
        <w:t xml:space="preserve"> 경우</w:t>
      </w:r>
    </w:p>
    <w:p w14:paraId="05346B64" w14:textId="77777777" w:rsidR="00767677" w:rsidRDefault="007A2C04">
      <w:pPr>
        <w:pStyle w:val="a6"/>
        <w:numPr>
          <w:ilvl w:val="0"/>
          <w:numId w:val="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본 조에 의한 계약 해제 시 귀책사유 있는 당사자는 상대방에게 그로 인한 손해</w:t>
      </w:r>
      <w:r>
        <w:rPr>
          <w:rFonts w:ascii="바탕" w:eastAsia="바탕" w:hAnsi="바탕" w:cs="굴림" w:hint="eastAsia"/>
          <w:color w:val="000000"/>
          <w:kern w:val="0"/>
          <w:szCs w:val="20"/>
        </w:rPr>
        <w:t>를 배상하여야 하고,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이와는 별도로 상대방이 지출한 모든 비용(회계실사 비용,</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법률실사 비용 등 전문가 자문료를 포함)을 보전</w:t>
      </w:r>
      <w:r>
        <w:rPr>
          <w:rFonts w:ascii="바탕" w:eastAsia="바탕" w:hAnsi="바탕" w:cs="굴림"/>
          <w:color w:val="000000"/>
          <w:kern w:val="0"/>
          <w:szCs w:val="20"/>
        </w:rPr>
        <w:t>하여야 한다</w:t>
      </w:r>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p>
    <w:p w14:paraId="47088CC8" w14:textId="77777777" w:rsidR="00767677" w:rsidRDefault="00767677">
      <w:pPr>
        <w:snapToGrid w:val="0"/>
        <w:spacing w:after="0"/>
        <w:textAlignment w:val="baseline"/>
        <w:rPr>
          <w:rFonts w:ascii="바탕" w:eastAsia="바탕" w:hAnsi="바탕" w:cs="굴림"/>
          <w:color w:val="000000"/>
          <w:kern w:val="0"/>
          <w:szCs w:val="20"/>
        </w:rPr>
      </w:pPr>
    </w:p>
    <w:p w14:paraId="2E0DAA00" w14:textId="77777777" w:rsidR="00767677" w:rsidRDefault="00767677">
      <w:pPr>
        <w:snapToGrid w:val="0"/>
        <w:spacing w:after="0"/>
        <w:textAlignment w:val="baseline"/>
        <w:rPr>
          <w:rFonts w:ascii="바탕" w:eastAsia="바탕" w:hAnsi="바탕" w:cs="굴림"/>
          <w:color w:val="000000"/>
          <w:kern w:val="0"/>
          <w:szCs w:val="20"/>
        </w:rPr>
      </w:pPr>
    </w:p>
    <w:p w14:paraId="5D3F9791"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2</w:t>
      </w:r>
      <w:r>
        <w:rPr>
          <w:rFonts w:ascii="바탕" w:eastAsia="바탕" w:hAnsi="바탕" w:cs="굴림"/>
          <w:b/>
          <w:bCs/>
          <w:color w:val="000000"/>
          <w:kern w:val="0"/>
          <w:szCs w:val="20"/>
        </w:rPr>
        <w:t>장 회사 경영에 관한 사항</w:t>
      </w:r>
    </w:p>
    <w:p w14:paraId="6BA68026" w14:textId="77777777" w:rsidR="00767677" w:rsidRDefault="00767677">
      <w:pPr>
        <w:snapToGrid w:val="0"/>
        <w:spacing w:after="0"/>
        <w:jc w:val="left"/>
        <w:textAlignment w:val="baseline"/>
        <w:rPr>
          <w:rFonts w:ascii="바탕" w:eastAsia="바탕" w:hAnsi="바탕" w:cs="굴림"/>
          <w:b/>
          <w:bCs/>
          <w:color w:val="000000"/>
          <w:kern w:val="0"/>
          <w:szCs w:val="20"/>
        </w:rPr>
      </w:pPr>
    </w:p>
    <w:p w14:paraId="6D8F0FEA"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투자금의 용도 및 제한</w:t>
      </w:r>
      <w:r>
        <w:rPr>
          <w:rFonts w:ascii="바탕" w:eastAsia="바탕" w:hAnsi="바탕" w:cs="굴림" w:hint="eastAsia"/>
          <w:b/>
          <w:color w:val="000000"/>
          <w:szCs w:val="20"/>
        </w:rPr>
        <w:t>)</w:t>
      </w:r>
    </w:p>
    <w:p w14:paraId="2462633E" w14:textId="4BC11485" w:rsidR="00767677" w:rsidRDefault="007A2C04">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 xml:space="preserve">회사는 본 계약에 의하여 투자자로부터 받은 </w:t>
      </w:r>
      <w:r>
        <w:rPr>
          <w:rFonts w:ascii="바탕" w:eastAsia="바탕" w:hAnsi="바탕" w:cs="굴림" w:hint="eastAsia"/>
          <w:color w:val="000000"/>
          <w:kern w:val="0"/>
          <w:szCs w:val="20"/>
        </w:rPr>
        <w:t xml:space="preserve">본건 신주의 인수가액(이하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투자금</w:t>
      </w:r>
      <w:r>
        <w:rPr>
          <w:rFonts w:ascii="바탕" w:eastAsia="바탕" w:hAnsi="바탕" w:cs="굴림"/>
          <w:color w:val="000000"/>
          <w:kern w:val="0"/>
          <w:szCs w:val="20"/>
        </w:rPr>
        <w:t xml:space="preserve">”)을 </w:t>
      </w:r>
      <w:r>
        <w:rPr>
          <w:rFonts w:ascii="바탕" w:eastAsia="바탕" w:hAnsi="바탕" w:cs="굴림"/>
          <w:b/>
          <w:bCs/>
          <w:color w:val="000000"/>
          <w:kern w:val="0"/>
          <w:szCs w:val="20"/>
        </w:rPr>
        <w:t>별</w:t>
      </w:r>
      <w:r>
        <w:rPr>
          <w:rFonts w:ascii="바탕" w:eastAsia="바탕" w:hAnsi="바탕" w:cs="굴림" w:hint="eastAsia"/>
          <w:b/>
          <w:bCs/>
          <w:color w:val="000000"/>
          <w:kern w:val="0"/>
          <w:szCs w:val="20"/>
        </w:rPr>
        <w:t>지 3</w:t>
      </w:r>
      <w:r>
        <w:rPr>
          <w:rFonts w:ascii="바탕" w:eastAsia="바탕" w:hAnsi="바탕" w:cs="굴림"/>
          <w:b/>
          <w:bCs/>
          <w:color w:val="000000"/>
          <w:kern w:val="0"/>
          <w:szCs w:val="20"/>
        </w:rPr>
        <w:t>.</w:t>
      </w:r>
      <w:r>
        <w:rPr>
          <w:rFonts w:ascii="바탕" w:eastAsia="바탕" w:hAnsi="바탕" w:cs="굴림"/>
          <w:color w:val="000000"/>
          <w:kern w:val="0"/>
          <w:szCs w:val="20"/>
        </w:rPr>
        <w:t xml:space="preserve"> 투자금</w:t>
      </w:r>
      <w:r>
        <w:rPr>
          <w:rFonts w:ascii="바탕" w:eastAsia="바탕" w:hAnsi="바탕" w:cs="굴림" w:hint="eastAsia"/>
          <w:color w:val="000000"/>
          <w:kern w:val="0"/>
          <w:szCs w:val="20"/>
        </w:rPr>
        <w:t>의</w:t>
      </w:r>
      <w:r>
        <w:rPr>
          <w:rFonts w:ascii="바탕" w:eastAsia="바탕" w:hAnsi="바탕" w:cs="굴림"/>
          <w:color w:val="000000"/>
          <w:kern w:val="0"/>
          <w:szCs w:val="20"/>
        </w:rPr>
        <w:t xml:space="preserve"> 사용용도의 기재와 </w:t>
      </w:r>
      <w:r>
        <w:rPr>
          <w:rFonts w:ascii="바탕" w:eastAsia="바탕" w:hAnsi="바탕" w:cs="굴림"/>
          <w:color w:val="000000"/>
          <w:szCs w:val="20"/>
        </w:rPr>
        <w:t>같이 사용하여야 하며</w:t>
      </w:r>
      <w:r>
        <w:rPr>
          <w:rFonts w:ascii="바탕" w:eastAsia="바탕" w:hAnsi="바탕" w:cs="굴림" w:hint="eastAsia"/>
          <w:color w:val="000000"/>
          <w:szCs w:val="20"/>
        </w:rPr>
        <w:t xml:space="preserve">, 특히 투자금으로 </w:t>
      </w:r>
      <w:r>
        <w:rPr>
          <w:rFonts w:ascii="바탕" w:eastAsia="바탕" w:hAnsi="바탕" w:cs="굴림"/>
          <w:color w:val="000000"/>
          <w:kern w:val="0"/>
          <w:szCs w:val="20"/>
        </w:rPr>
        <w:t>제</w:t>
      </w:r>
      <w:r>
        <w:rPr>
          <w:rFonts w:ascii="바탕" w:eastAsia="바탕" w:hAnsi="바탕" w:cs="굴림" w:hint="eastAsia"/>
          <w:color w:val="000000"/>
          <w:kern w:val="0"/>
          <w:szCs w:val="20"/>
        </w:rPr>
        <w:t>3</w:t>
      </w:r>
      <w:r>
        <w:rPr>
          <w:rFonts w:ascii="바탕" w:eastAsia="바탕" w:hAnsi="바탕" w:cs="굴림"/>
          <w:color w:val="000000"/>
          <w:kern w:val="0"/>
          <w:szCs w:val="20"/>
        </w:rPr>
        <w:t>자에게 자금의 대여</w:t>
      </w:r>
      <w:r w:rsidR="009A25B0">
        <w:rPr>
          <w:rFonts w:ascii="바탕" w:eastAsia="바탕" w:hAnsi="바탕" w:cs="굴림" w:hint="eastAsia"/>
          <w:color w:val="000000"/>
          <w:kern w:val="0"/>
          <w:szCs w:val="20"/>
        </w:rPr>
        <w:t xml:space="preserve">, </w:t>
      </w:r>
      <w:r w:rsidR="009A25B0" w:rsidRPr="00B25337">
        <w:rPr>
          <w:rFonts w:ascii="바탕" w:eastAsia="바탕" w:hAnsi="바탕" w:cs="굴림" w:hint="eastAsia"/>
          <w:color w:val="000000"/>
          <w:kern w:val="0"/>
          <w:szCs w:val="20"/>
          <w:highlight w:val="yellow"/>
        </w:rPr>
        <w:t>담보의</w:t>
      </w:r>
      <w:r w:rsidR="009A25B0" w:rsidRPr="00B25337">
        <w:rPr>
          <w:rFonts w:ascii="바탕" w:eastAsia="바탕" w:hAnsi="바탕" w:cs="굴림"/>
          <w:color w:val="000000"/>
          <w:kern w:val="0"/>
          <w:szCs w:val="20"/>
          <w:highlight w:val="yellow"/>
        </w:rPr>
        <w:t xml:space="preserve"> </w:t>
      </w:r>
      <w:r w:rsidR="009A25B0" w:rsidRPr="00B25337">
        <w:rPr>
          <w:rFonts w:ascii="바탕" w:eastAsia="바탕" w:hAnsi="바탕" w:cs="굴림" w:hint="eastAsia"/>
          <w:color w:val="000000"/>
          <w:kern w:val="0"/>
          <w:szCs w:val="20"/>
          <w:highlight w:val="yellow"/>
        </w:rPr>
        <w:t>제공</w:t>
      </w:r>
      <w:r w:rsidR="0043271A">
        <w:rPr>
          <w:rStyle w:val="af2"/>
          <w:rFonts w:ascii="바탕" w:eastAsia="바탕" w:hAnsi="바탕" w:cs="굴림"/>
          <w:color w:val="000000"/>
          <w:kern w:val="0"/>
          <w:szCs w:val="20"/>
          <w:highlight w:val="yellow"/>
        </w:rPr>
        <w:footnoteReference w:id="4"/>
      </w:r>
      <w:r>
        <w:rPr>
          <w:rFonts w:ascii="바탕" w:eastAsia="바탕" w:hAnsi="바탕" w:cs="굴림"/>
          <w:color w:val="000000"/>
          <w:kern w:val="0"/>
          <w:szCs w:val="20"/>
        </w:rPr>
        <w:t xml:space="preserve"> 또는 제</w:t>
      </w:r>
      <w:r>
        <w:rPr>
          <w:rFonts w:ascii="바탕" w:eastAsia="바탕" w:hAnsi="바탕" w:cs="굴림" w:hint="eastAsia"/>
          <w:color w:val="000000"/>
          <w:kern w:val="0"/>
          <w:szCs w:val="20"/>
        </w:rPr>
        <w:t>3</w:t>
      </w:r>
      <w:r>
        <w:rPr>
          <w:rFonts w:ascii="바탕" w:eastAsia="바탕" w:hAnsi="바탕" w:cs="굴림"/>
          <w:color w:val="000000"/>
          <w:kern w:val="0"/>
          <w:szCs w:val="20"/>
        </w:rPr>
        <w:t xml:space="preserve">자의 주식을 </w:t>
      </w:r>
      <w:r w:rsidR="0005739C">
        <w:rPr>
          <w:rFonts w:ascii="바탕" w:eastAsia="바탕" w:hAnsi="바탕" w:cs="굴림" w:hint="eastAsia"/>
          <w:color w:val="000000"/>
          <w:kern w:val="0"/>
          <w:szCs w:val="20"/>
        </w:rPr>
        <w:t>매입</w:t>
      </w:r>
      <w:r w:rsidR="0005739C">
        <w:rPr>
          <w:rFonts w:ascii="바탕" w:eastAsia="바탕" w:hAnsi="바탕" w:cs="굴림"/>
          <w:color w:val="000000"/>
          <w:kern w:val="0"/>
          <w:szCs w:val="20"/>
        </w:rPr>
        <w:t>하여서는</w:t>
      </w:r>
      <w:r>
        <w:rPr>
          <w:rFonts w:ascii="바탕" w:eastAsia="바탕" w:hAnsi="바탕" w:cs="굴림"/>
          <w:color w:val="000000"/>
          <w:kern w:val="0"/>
          <w:szCs w:val="20"/>
        </w:rPr>
        <w:t xml:space="preserve"> 아니된다</w:t>
      </w:r>
      <w:r>
        <w:rPr>
          <w:rFonts w:ascii="바탕" w:eastAsia="바탕" w:hAnsi="바탕" w:cs="굴림" w:hint="eastAsia"/>
          <w:color w:val="000000"/>
          <w:kern w:val="0"/>
          <w:szCs w:val="20"/>
        </w:rPr>
        <w:t>.</w:t>
      </w:r>
    </w:p>
    <w:p w14:paraId="6D861644" w14:textId="77777777" w:rsidR="00767677" w:rsidRDefault="007A2C04">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회사 및 이해관계인은 </w:t>
      </w:r>
      <w:r>
        <w:rPr>
          <w:rFonts w:ascii="바탕" w:eastAsia="바탕" w:hAnsi="바탕" w:cs="굴림" w:hint="eastAsia"/>
          <w:b/>
          <w:bCs/>
          <w:color w:val="000000"/>
          <w:szCs w:val="20"/>
        </w:rPr>
        <w:t xml:space="preserve">별지 </w:t>
      </w:r>
      <w:r>
        <w:rPr>
          <w:rFonts w:ascii="바탕" w:eastAsia="바탕" w:hAnsi="바탕" w:cs="굴림"/>
          <w:b/>
          <w:bCs/>
          <w:color w:val="000000"/>
          <w:szCs w:val="20"/>
        </w:rPr>
        <w:t>3.</w:t>
      </w:r>
      <w:r>
        <w:rPr>
          <w:rFonts w:ascii="바탕" w:eastAsia="바탕" w:hAnsi="바탕" w:cs="굴림"/>
          <w:color w:val="000000"/>
          <w:szCs w:val="20"/>
        </w:rPr>
        <w:t xml:space="preserve"> 투자금의 사용용도의 기재와 </w:t>
      </w:r>
      <w:r>
        <w:rPr>
          <w:rFonts w:ascii="바탕" w:eastAsia="바탕" w:hAnsi="바탕" w:cs="굴림" w:hint="eastAsia"/>
          <w:color w:val="000000"/>
          <w:szCs w:val="20"/>
        </w:rPr>
        <w:t xml:space="preserve">달리 </w:t>
      </w:r>
      <w:r>
        <w:rPr>
          <w:rFonts w:ascii="바탕" w:eastAsia="바탕" w:hAnsi="바탕" w:cs="굴림"/>
          <w:color w:val="000000"/>
          <w:szCs w:val="20"/>
        </w:rPr>
        <w:t>사용하고자 하는 경우에는 투자자로부터 사전의 서면동의를 얻어야 한다</w:t>
      </w:r>
      <w:r>
        <w:rPr>
          <w:rFonts w:ascii="바탕" w:eastAsia="바탕" w:hAnsi="바탕" w:cs="굴림" w:hint="eastAsia"/>
          <w:color w:val="000000"/>
          <w:szCs w:val="20"/>
        </w:rPr>
        <w:t>.</w:t>
      </w:r>
    </w:p>
    <w:p w14:paraId="4C111940" w14:textId="47E276DD" w:rsidR="00767677" w:rsidRDefault="007A2C04">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lastRenderedPageBreak/>
        <w:t xml:space="preserve">회사는 투자금을 다른 자금과 구분되는 별도계좌를 개설하여 </w:t>
      </w:r>
      <w:proofErr w:type="spellStart"/>
      <w:r>
        <w:rPr>
          <w:rFonts w:ascii="바탕" w:eastAsia="바탕" w:hAnsi="바탕" w:cs="굴림" w:hint="eastAsia"/>
          <w:color w:val="000000"/>
          <w:szCs w:val="20"/>
        </w:rPr>
        <w:t>관리</w:t>
      </w:r>
      <w:r w:rsidR="00C07B0F">
        <w:rPr>
          <w:rFonts w:ascii="바탕" w:eastAsia="바탕" w:hAnsi="바탕" w:cs="굴림" w:hint="eastAsia"/>
          <w:color w:val="000000"/>
          <w:szCs w:val="20"/>
        </w:rPr>
        <w:t>·</w:t>
      </w:r>
      <w:r>
        <w:rPr>
          <w:rFonts w:ascii="바탕" w:eastAsia="바탕" w:hAnsi="바탕" w:cs="굴림" w:hint="eastAsia"/>
          <w:color w:val="000000"/>
          <w:szCs w:val="20"/>
        </w:rPr>
        <w:t>사용하여야</w:t>
      </w:r>
      <w:proofErr w:type="spellEnd"/>
      <w:r>
        <w:rPr>
          <w:rFonts w:ascii="바탕" w:eastAsia="바탕" w:hAnsi="바탕" w:cs="굴림" w:hint="eastAsia"/>
          <w:color w:val="000000"/>
          <w:szCs w:val="20"/>
        </w:rPr>
        <w:t xml:space="preserve"> 한다.</w:t>
      </w:r>
      <w:r w:rsidR="00035761">
        <w:rPr>
          <w:rStyle w:val="af2"/>
          <w:rFonts w:ascii="바탕" w:eastAsia="바탕" w:hAnsi="바탕" w:cs="굴림"/>
          <w:color w:val="000000"/>
          <w:szCs w:val="20"/>
        </w:rPr>
        <w:footnoteReference w:id="5"/>
      </w:r>
    </w:p>
    <w:p w14:paraId="4702917A" w14:textId="77777777" w:rsidR="00767677" w:rsidRDefault="007A2C04">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회사는 </w:t>
      </w:r>
      <w:r>
        <w:rPr>
          <w:rFonts w:ascii="바탕" w:eastAsia="바탕" w:hAnsi="바탕" w:cs="굴림" w:hint="eastAsia"/>
          <w:color w:val="000000"/>
          <w:szCs w:val="20"/>
        </w:rPr>
        <w:t>투자금</w:t>
      </w:r>
      <w:r>
        <w:rPr>
          <w:rFonts w:ascii="바탕" w:eastAsia="바탕" w:hAnsi="바탕" w:cs="굴림"/>
          <w:color w:val="000000"/>
          <w:szCs w:val="20"/>
        </w:rPr>
        <w:t xml:space="preserve">의 사용기록부를 </w:t>
      </w:r>
      <w:proofErr w:type="spellStart"/>
      <w:r>
        <w:rPr>
          <w:rFonts w:ascii="바탕" w:eastAsia="바탕" w:hAnsi="바탕" w:cs="굴림"/>
          <w:color w:val="000000"/>
          <w:szCs w:val="20"/>
        </w:rPr>
        <w:t>작성</w:t>
      </w:r>
      <w:r>
        <w:rPr>
          <w:rFonts w:ascii="바탕" w:eastAsia="바탕" w:hAnsi="바탕" w:cs="굴림" w:hint="eastAsia"/>
          <w:color w:val="000000"/>
          <w:kern w:val="0"/>
          <w:szCs w:val="20"/>
        </w:rPr>
        <w:t>∙</w:t>
      </w:r>
      <w:r>
        <w:rPr>
          <w:rFonts w:ascii="바탕" w:eastAsia="바탕" w:hAnsi="바탕" w:cs="굴림"/>
          <w:color w:val="000000"/>
          <w:szCs w:val="20"/>
        </w:rPr>
        <w:t>비치하여</w:t>
      </w:r>
      <w:proofErr w:type="spellEnd"/>
      <w:r>
        <w:rPr>
          <w:rFonts w:ascii="바탕" w:eastAsia="바탕" w:hAnsi="바탕" w:cs="굴림"/>
          <w:color w:val="000000"/>
          <w:szCs w:val="20"/>
        </w:rPr>
        <w:t xml:space="preserve"> 두고 투자자의 열람 및 등사의 요구가 있을 때에는 언제든지 이에 응하여야 한다</w:t>
      </w:r>
      <w:r>
        <w:rPr>
          <w:rFonts w:ascii="바탕" w:eastAsia="바탕" w:hAnsi="바탕" w:cs="굴림" w:hint="eastAsia"/>
          <w:color w:val="000000"/>
          <w:szCs w:val="20"/>
        </w:rPr>
        <w:t>.</w:t>
      </w:r>
    </w:p>
    <w:p w14:paraId="4DF7177A" w14:textId="554C74B1" w:rsidR="009713AC" w:rsidRDefault="007A2C04" w:rsidP="002E6B02">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투자자는 </w:t>
      </w:r>
      <w:r>
        <w:rPr>
          <w:rFonts w:ascii="바탕" w:eastAsia="바탕" w:hAnsi="바탕" w:cs="굴림" w:hint="eastAsia"/>
          <w:color w:val="000000"/>
          <w:szCs w:val="20"/>
        </w:rPr>
        <w:t xml:space="preserve">언제든지 </w:t>
      </w:r>
      <w:r>
        <w:rPr>
          <w:rFonts w:ascii="바탕" w:eastAsia="바탕" w:hAnsi="바탕" w:cs="굴림"/>
          <w:color w:val="000000"/>
          <w:szCs w:val="20"/>
        </w:rPr>
        <w:t>투자금이 사용용도에 맞게 사용되었는지를 투자자가 지정하는 회계법인을 통하여 투자금 사용내역에 대한 실사를 진행할 수 있다</w:t>
      </w:r>
      <w:r>
        <w:rPr>
          <w:rFonts w:ascii="바탕" w:eastAsia="바탕" w:hAnsi="바탕" w:cs="굴림" w:hint="eastAsia"/>
          <w:color w:val="000000"/>
          <w:szCs w:val="20"/>
        </w:rPr>
        <w:t>.</w:t>
      </w:r>
      <w:r>
        <w:rPr>
          <w:rFonts w:ascii="바탕" w:eastAsia="바탕" w:hAnsi="바탕" w:cs="굴림"/>
          <w:color w:val="000000"/>
          <w:szCs w:val="20"/>
        </w:rPr>
        <w:t xml:space="preserve"> </w:t>
      </w:r>
      <w:r>
        <w:rPr>
          <w:rFonts w:ascii="바탕" w:eastAsia="바탕" w:hAnsi="바탕" w:cs="굴림" w:hint="eastAsia"/>
          <w:color w:val="000000"/>
          <w:szCs w:val="20"/>
        </w:rPr>
        <w:t>단,</w:t>
      </w:r>
      <w:r>
        <w:rPr>
          <w:rFonts w:ascii="바탕" w:eastAsia="바탕" w:hAnsi="바탕" w:cs="굴림"/>
          <w:color w:val="000000"/>
          <w:szCs w:val="20"/>
        </w:rPr>
        <w:t xml:space="preserve"> </w:t>
      </w:r>
      <w:r>
        <w:rPr>
          <w:rFonts w:ascii="바탕" w:eastAsia="바탕" w:hAnsi="바탕" w:cs="굴림" w:hint="eastAsia"/>
          <w:color w:val="000000"/>
          <w:szCs w:val="20"/>
        </w:rPr>
        <w:t xml:space="preserve">투자 후 1년 이내의 기간에 회사는 의무적으로 1회 이상 </w:t>
      </w:r>
      <w:r w:rsidR="001D0C34">
        <w:rPr>
          <w:rFonts w:ascii="바탕" w:eastAsia="바탕" w:hAnsi="바탕" w:cs="굴림" w:hint="eastAsia"/>
          <w:color w:val="000000"/>
          <w:szCs w:val="20"/>
        </w:rPr>
        <w:t>(</w:t>
      </w:r>
      <w:r w:rsidR="001D3C85" w:rsidRPr="00B25337">
        <w:rPr>
          <w:rFonts w:ascii="바탕" w:eastAsia="바탕" w:hAnsi="바탕" w:cs="굴림" w:hint="eastAsia"/>
          <w:color w:val="000000"/>
          <w:szCs w:val="20"/>
          <w:highlight w:val="yellow"/>
        </w:rPr>
        <w:t>투자자가</w:t>
      </w:r>
      <w:r w:rsidR="001D3C85" w:rsidRPr="00B25337">
        <w:rPr>
          <w:rFonts w:ascii="바탕" w:eastAsia="바탕" w:hAnsi="바탕" w:cs="굴림"/>
          <w:color w:val="000000"/>
          <w:szCs w:val="20"/>
          <w:highlight w:val="yellow"/>
        </w:rPr>
        <w:t xml:space="preserve"> </w:t>
      </w:r>
      <w:r w:rsidR="001D3C85" w:rsidRPr="00B25337">
        <w:rPr>
          <w:rFonts w:ascii="바탕" w:eastAsia="바탕" w:hAnsi="바탕" w:cs="굴림" w:hint="eastAsia"/>
          <w:color w:val="000000"/>
          <w:szCs w:val="20"/>
          <w:highlight w:val="yellow"/>
        </w:rPr>
        <w:t>지정하는</w:t>
      </w:r>
      <w:r w:rsidR="001D0C34">
        <w:rPr>
          <w:rFonts w:ascii="바탕" w:eastAsia="바탕" w:hAnsi="바탕" w:cs="굴림" w:hint="eastAsia"/>
          <w:color w:val="000000"/>
          <w:szCs w:val="20"/>
          <w:highlight w:val="yellow"/>
        </w:rPr>
        <w:t>)</w:t>
      </w:r>
      <w:r w:rsidR="001D3C85" w:rsidRPr="00B25337">
        <w:rPr>
          <w:rFonts w:ascii="바탕" w:eastAsia="바탕" w:hAnsi="바탕" w:cs="굴림"/>
          <w:color w:val="000000"/>
          <w:szCs w:val="20"/>
          <w:highlight w:val="yellow"/>
        </w:rPr>
        <w:t xml:space="preserve"> </w:t>
      </w:r>
      <w:r w:rsidR="001D3C85" w:rsidRPr="00B25337">
        <w:rPr>
          <w:rFonts w:ascii="바탕" w:eastAsia="바탕" w:hAnsi="바탕" w:cs="굴림" w:hint="eastAsia"/>
          <w:color w:val="000000"/>
          <w:szCs w:val="20"/>
          <w:highlight w:val="yellow"/>
        </w:rPr>
        <w:t>회계법인</w:t>
      </w:r>
      <w:r w:rsidR="002E6B02" w:rsidRPr="00B25337">
        <w:rPr>
          <w:rFonts w:ascii="바탕" w:eastAsia="바탕" w:hAnsi="바탕" w:cs="굴림" w:hint="eastAsia"/>
          <w:color w:val="000000"/>
          <w:szCs w:val="20"/>
          <w:highlight w:val="yellow"/>
        </w:rPr>
        <w:t>을</w:t>
      </w:r>
      <w:r w:rsidR="002E6B02" w:rsidRPr="00B25337">
        <w:rPr>
          <w:rFonts w:ascii="바탕" w:eastAsia="바탕" w:hAnsi="바탕" w:cs="굴림"/>
          <w:color w:val="000000"/>
          <w:szCs w:val="20"/>
          <w:highlight w:val="yellow"/>
        </w:rPr>
        <w:t xml:space="preserve"> </w:t>
      </w:r>
      <w:r w:rsidR="002E6B02" w:rsidRPr="00B25337">
        <w:rPr>
          <w:rFonts w:ascii="바탕" w:eastAsia="바탕" w:hAnsi="바탕" w:cs="굴림" w:hint="eastAsia"/>
          <w:color w:val="000000"/>
          <w:szCs w:val="20"/>
          <w:highlight w:val="yellow"/>
        </w:rPr>
        <w:t>통하여</w:t>
      </w:r>
      <w:r w:rsidR="0077697A" w:rsidRPr="00B25337">
        <w:rPr>
          <w:rStyle w:val="af2"/>
          <w:rFonts w:ascii="바탕" w:eastAsia="바탕" w:hAnsi="바탕" w:cs="굴림"/>
          <w:color w:val="000000"/>
          <w:szCs w:val="20"/>
          <w:highlight w:val="yellow"/>
        </w:rPr>
        <w:footnoteReference w:id="6"/>
      </w:r>
      <w:r w:rsidR="002E6B02">
        <w:rPr>
          <w:rFonts w:ascii="바탕" w:eastAsia="바탕" w:hAnsi="바탕" w:cs="굴림" w:hint="eastAsia"/>
          <w:color w:val="000000"/>
          <w:szCs w:val="20"/>
        </w:rPr>
        <w:t xml:space="preserve"> </w:t>
      </w:r>
      <w:r>
        <w:rPr>
          <w:rFonts w:ascii="바탕" w:eastAsia="바탕" w:hAnsi="바탕" w:cs="굴림" w:hint="eastAsia"/>
          <w:color w:val="000000"/>
          <w:szCs w:val="20"/>
        </w:rPr>
        <w:t>투자금 사용내역에 대한 실사를 받아야 한다.</w:t>
      </w:r>
      <w:r w:rsidR="009A25B0">
        <w:rPr>
          <w:rStyle w:val="af2"/>
          <w:rFonts w:ascii="바탕" w:eastAsia="바탕" w:hAnsi="바탕" w:cs="굴림"/>
          <w:color w:val="000000"/>
          <w:szCs w:val="20"/>
        </w:rPr>
        <w:footnoteReference w:id="7"/>
      </w:r>
      <w:r w:rsidR="00E74B0C">
        <w:rPr>
          <w:rStyle w:val="af2"/>
          <w:rFonts w:ascii="바탕" w:eastAsia="바탕" w:hAnsi="바탕" w:cs="굴림"/>
          <w:color w:val="000000"/>
          <w:szCs w:val="20"/>
        </w:rPr>
        <w:footnoteReference w:id="8"/>
      </w:r>
    </w:p>
    <w:p w14:paraId="46E154D7" w14:textId="14F2A63E" w:rsidR="008778F7" w:rsidRDefault="008778F7" w:rsidP="002E6B02">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highlight w:val="yellow"/>
        </w:rPr>
      </w:pPr>
      <w:r w:rsidRPr="00B25337">
        <w:rPr>
          <w:rFonts w:ascii="바탕" w:eastAsia="바탕" w:hAnsi="바탕" w:cs="굴림" w:hint="eastAsia"/>
          <w:color w:val="000000"/>
          <w:szCs w:val="20"/>
          <w:highlight w:val="yellow"/>
        </w:rPr>
        <w:t>회사는</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본</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계약</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체결일로부터</w:t>
      </w:r>
      <w:r w:rsidRPr="00B25337">
        <w:rPr>
          <w:rFonts w:ascii="바탕" w:eastAsia="바탕" w:hAnsi="바탕" w:cs="굴림"/>
          <w:color w:val="000000"/>
          <w:szCs w:val="20"/>
          <w:highlight w:val="yellow"/>
        </w:rPr>
        <w:t xml:space="preserve"> 42개월이 </w:t>
      </w:r>
      <w:r w:rsidRPr="00B25337">
        <w:rPr>
          <w:rFonts w:ascii="바탕" w:eastAsia="바탕" w:hAnsi="바탕" w:cs="굴림" w:hint="eastAsia"/>
          <w:color w:val="000000"/>
          <w:szCs w:val="20"/>
          <w:highlight w:val="yellow"/>
        </w:rPr>
        <w:t>되는</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날</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또는</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기술개발</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기간</w:t>
      </w:r>
      <w:r w:rsidR="009A25B0">
        <w:rPr>
          <w:rFonts w:ascii="바탕" w:eastAsia="바탕" w:hAnsi="바탕" w:cs="굴림" w:hint="eastAsia"/>
          <w:color w:val="000000"/>
          <w:szCs w:val="20"/>
          <w:highlight w:val="yellow"/>
        </w:rPr>
        <w:t>(2024년 0월 0일부터 0년 0개월까지를 의미함. 이하 같음)</w:t>
      </w:r>
      <w:r w:rsidRPr="00B25337">
        <w:rPr>
          <w:rFonts w:ascii="바탕" w:eastAsia="바탕" w:hAnsi="바탕" w:cs="굴림" w:hint="eastAsia"/>
          <w:color w:val="000000"/>
          <w:szCs w:val="20"/>
          <w:highlight w:val="yellow"/>
        </w:rPr>
        <w:t>에</w:t>
      </w:r>
      <w:r w:rsidRPr="00B25337">
        <w:rPr>
          <w:rFonts w:ascii="바탕" w:eastAsia="바탕" w:hAnsi="바탕" w:cs="굴림"/>
          <w:color w:val="000000"/>
          <w:szCs w:val="20"/>
          <w:highlight w:val="yellow"/>
        </w:rPr>
        <w:t xml:space="preserve"> 1년을 합산한 날 중 먼저 도래하는 기간 이내에 </w:t>
      </w:r>
      <w:r w:rsidRPr="00B25337">
        <w:rPr>
          <w:rFonts w:ascii="바탕" w:eastAsia="바탕" w:hAnsi="바탕" w:cs="굴림" w:hint="eastAsia"/>
          <w:color w:val="000000"/>
          <w:szCs w:val="20"/>
          <w:highlight w:val="yellow"/>
        </w:rPr>
        <w:t>투자금을</w:t>
      </w:r>
      <w:r w:rsidRPr="00B25337">
        <w:rPr>
          <w:rFonts w:ascii="바탕" w:eastAsia="바탕" w:hAnsi="바탕" w:cs="굴림"/>
          <w:color w:val="000000"/>
          <w:szCs w:val="20"/>
          <w:highlight w:val="yellow"/>
        </w:rPr>
        <w:t xml:space="preserve"> </w:t>
      </w:r>
      <w:commentRangeStart w:id="11"/>
      <w:r w:rsidRPr="00B25337">
        <w:rPr>
          <w:rFonts w:ascii="바탕" w:eastAsia="바탕" w:hAnsi="바탕" w:cs="굴림"/>
          <w:color w:val="000000"/>
          <w:szCs w:val="20"/>
          <w:highlight w:val="yellow"/>
        </w:rPr>
        <w:t>회사의 부채상환</w:t>
      </w:r>
      <w:ins w:id="12" w:author="SL Partners" w:date="2025-03-11T09:14:00Z" w16du:dateUtc="2025-03-11T00:14:00Z">
        <w:r w:rsidR="00AB6D03">
          <w:rPr>
            <w:rFonts w:ascii="바탕" w:eastAsia="바탕" w:hAnsi="바탕" w:cs="굴림" w:hint="eastAsia"/>
            <w:color w:val="000000"/>
            <w:szCs w:val="20"/>
            <w:highlight w:val="yellow"/>
          </w:rPr>
          <w:t>(</w:t>
        </w:r>
      </w:ins>
      <w:ins w:id="13" w:author="SL Partners" w:date="2025-03-11T09:16:00Z" w16du:dateUtc="2025-03-11T00:16:00Z">
        <w:r w:rsidR="004803BC">
          <w:rPr>
            <w:rFonts w:ascii="바탕" w:eastAsia="바탕" w:hAnsi="바탕" w:cs="굴림" w:hint="eastAsia"/>
            <w:color w:val="000000"/>
            <w:szCs w:val="20"/>
            <w:highlight w:val="yellow"/>
          </w:rPr>
          <w:t xml:space="preserve">회사가 </w:t>
        </w:r>
      </w:ins>
      <w:ins w:id="14" w:author="SL Partners" w:date="2025-03-11T09:14:00Z" w16du:dateUtc="2025-03-11T00:14:00Z">
        <w:r w:rsidR="00AB6D03">
          <w:rPr>
            <w:rFonts w:ascii="바탕" w:eastAsia="바탕" w:hAnsi="바탕" w:cs="굴림" w:hint="eastAsia"/>
            <w:color w:val="000000"/>
            <w:szCs w:val="20"/>
            <w:highlight w:val="yellow"/>
          </w:rPr>
          <w:t>본 계약</w:t>
        </w:r>
      </w:ins>
      <w:ins w:id="15" w:author="SL Partners" w:date="2025-03-11T09:16:00Z" w16du:dateUtc="2025-03-11T00:16:00Z">
        <w:r w:rsidR="004803BC">
          <w:rPr>
            <w:rFonts w:ascii="바탕" w:eastAsia="바탕" w:hAnsi="바탕" w:cs="굴림" w:hint="eastAsia"/>
            <w:color w:val="000000"/>
            <w:szCs w:val="20"/>
            <w:highlight w:val="yellow"/>
          </w:rPr>
          <w:t>을 위반함으로써</w:t>
        </w:r>
      </w:ins>
      <w:ins w:id="16" w:author="SL Partners" w:date="2025-03-11T09:15:00Z" w16du:dateUtc="2025-03-11T00:15:00Z">
        <w:r w:rsidR="00AB6D03">
          <w:rPr>
            <w:rFonts w:ascii="바탕" w:eastAsia="바탕" w:hAnsi="바탕" w:cs="굴림" w:hint="eastAsia"/>
            <w:color w:val="000000"/>
            <w:szCs w:val="20"/>
            <w:highlight w:val="yellow"/>
          </w:rPr>
          <w:t xml:space="preserve"> 부담하</w:t>
        </w:r>
      </w:ins>
      <w:ins w:id="17" w:author="SL Partners" w:date="2025-03-11T09:16:00Z" w16du:dateUtc="2025-03-11T00:16:00Z">
        <w:r w:rsidR="00AB6D03">
          <w:rPr>
            <w:rFonts w:ascii="바탕" w:eastAsia="바탕" w:hAnsi="바탕" w:cs="굴림" w:hint="eastAsia"/>
            <w:color w:val="000000"/>
            <w:szCs w:val="20"/>
            <w:highlight w:val="yellow"/>
          </w:rPr>
          <w:t>게 되는 부채</w:t>
        </w:r>
      </w:ins>
      <w:ins w:id="18" w:author="SL Partners" w:date="2025-03-11T09:15:00Z" w16du:dateUtc="2025-03-11T00:15:00Z">
        <w:r w:rsidR="00AB6D03">
          <w:rPr>
            <w:rFonts w:ascii="바탕" w:eastAsia="바탕" w:hAnsi="바탕" w:cs="굴림" w:hint="eastAsia"/>
            <w:color w:val="000000"/>
            <w:szCs w:val="20"/>
            <w:highlight w:val="yellow"/>
          </w:rPr>
          <w:t>는 제외함)</w:t>
        </w:r>
      </w:ins>
      <w:commentRangeEnd w:id="11"/>
      <w:ins w:id="19" w:author="SL Partners" w:date="2025-03-11T09:16:00Z" w16du:dateUtc="2025-03-11T00:16:00Z">
        <w:r w:rsidR="004803BC">
          <w:rPr>
            <w:rStyle w:val="a9"/>
          </w:rPr>
          <w:commentReference w:id="11"/>
        </w:r>
      </w:ins>
      <w:r w:rsidRPr="00B25337">
        <w:rPr>
          <w:rFonts w:ascii="바탕" w:eastAsia="바탕" w:hAnsi="바탕" w:cs="굴림"/>
          <w:color w:val="000000"/>
          <w:szCs w:val="20"/>
          <w:highlight w:val="yellow"/>
        </w:rPr>
        <w:t xml:space="preserve">, 투기적 목적(원금 </w:t>
      </w:r>
      <w:proofErr w:type="spellStart"/>
      <w:r w:rsidRPr="00B25337">
        <w:rPr>
          <w:rFonts w:ascii="바탕" w:eastAsia="바탕" w:hAnsi="바탕" w:cs="굴림" w:hint="eastAsia"/>
          <w:color w:val="000000"/>
          <w:szCs w:val="20"/>
          <w:highlight w:val="yellow"/>
        </w:rPr>
        <w:t>미보장</w:t>
      </w:r>
      <w:proofErr w:type="spellEnd"/>
      <w:r w:rsidRPr="00B25337">
        <w:rPr>
          <w:rFonts w:ascii="바탕" w:eastAsia="바탕" w:hAnsi="바탕" w:cs="굴림"/>
          <w:color w:val="000000"/>
          <w:szCs w:val="20"/>
          <w:highlight w:val="yellow"/>
        </w:rPr>
        <w:t xml:space="preserve">)의 </w:t>
      </w:r>
      <w:r w:rsidRPr="00B25337">
        <w:rPr>
          <w:rFonts w:ascii="바탕" w:eastAsia="바탕" w:hAnsi="바탕" w:cs="굴림" w:hint="eastAsia"/>
          <w:color w:val="000000"/>
          <w:szCs w:val="20"/>
          <w:highlight w:val="yellow"/>
        </w:rPr>
        <w:t>금융상품</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예치</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 xml:space="preserve">3자 </w:t>
      </w:r>
      <w:r w:rsidRPr="00B25337">
        <w:rPr>
          <w:rFonts w:ascii="바탕" w:eastAsia="바탕" w:hAnsi="바탕" w:cs="굴림" w:hint="eastAsia"/>
          <w:color w:val="000000"/>
          <w:szCs w:val="20"/>
          <w:highlight w:val="yellow"/>
        </w:rPr>
        <w:t>자금대여의</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목적으로</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사용하여서는</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아니된다</w:t>
      </w:r>
      <w:r w:rsidRPr="00B25337">
        <w:rPr>
          <w:rFonts w:ascii="바탕" w:eastAsia="바탕" w:hAnsi="바탕" w:cs="굴림"/>
          <w:color w:val="000000"/>
          <w:szCs w:val="20"/>
          <w:highlight w:val="yellow"/>
        </w:rPr>
        <w:t>.</w:t>
      </w:r>
      <w:r w:rsidRPr="00B25337">
        <w:rPr>
          <w:rStyle w:val="af2"/>
          <w:rFonts w:ascii="바탕" w:eastAsia="바탕" w:hAnsi="바탕" w:cs="굴림"/>
          <w:color w:val="000000"/>
          <w:szCs w:val="20"/>
          <w:highlight w:val="yellow"/>
        </w:rPr>
        <w:footnoteReference w:id="9"/>
      </w:r>
    </w:p>
    <w:p w14:paraId="1D73CDCB" w14:textId="50A7D73F" w:rsidR="00C02751" w:rsidRPr="00B25337" w:rsidRDefault="00C02751" w:rsidP="002E6B02">
      <w:pPr>
        <w:pStyle w:val="a6"/>
        <w:numPr>
          <w:ilvl w:val="0"/>
          <w:numId w:val="1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highlight w:val="yellow"/>
        </w:rPr>
      </w:pPr>
      <w:r>
        <w:rPr>
          <w:rFonts w:ascii="바탕" w:eastAsia="바탕" w:hAnsi="바탕" w:cs="굴림" w:hint="eastAsia"/>
          <w:color w:val="000000"/>
          <w:szCs w:val="20"/>
          <w:highlight w:val="yellow"/>
        </w:rPr>
        <w:t>회사는 투자 받은 자금이 모두 소진될 때까지 분기별 집행 내역을 익월 15일 이내에 투자자에게 통지하여야 한다.</w:t>
      </w:r>
      <w:r>
        <w:rPr>
          <w:rStyle w:val="af2"/>
          <w:rFonts w:ascii="바탕" w:eastAsia="바탕" w:hAnsi="바탕" w:cs="굴림"/>
          <w:color w:val="000000"/>
          <w:szCs w:val="20"/>
          <w:highlight w:val="yellow"/>
        </w:rPr>
        <w:footnoteReference w:id="10"/>
      </w:r>
    </w:p>
    <w:p w14:paraId="6BC6AF50" w14:textId="77777777" w:rsidR="00767677" w:rsidRDefault="00767677">
      <w:pPr>
        <w:snapToGrid w:val="0"/>
        <w:spacing w:after="0"/>
        <w:ind w:left="404" w:hanging="404"/>
        <w:textAlignment w:val="baseline"/>
        <w:rPr>
          <w:rFonts w:ascii="바탕" w:eastAsia="바탕" w:hAnsi="바탕" w:cs="굴림"/>
          <w:color w:val="000000"/>
          <w:kern w:val="0"/>
          <w:szCs w:val="20"/>
        </w:rPr>
      </w:pPr>
    </w:p>
    <w:p w14:paraId="404070DF" w14:textId="1EE518D4"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기술의 이전</w:t>
      </w:r>
      <w:r>
        <w:rPr>
          <w:rFonts w:ascii="바탕" w:eastAsia="바탕" w:hAnsi="바탕" w:cs="굴림" w:hint="eastAsia"/>
          <w:b/>
          <w:color w:val="000000"/>
          <w:szCs w:val="20"/>
        </w:rPr>
        <w:t xml:space="preserve">, </w:t>
      </w:r>
      <w:r>
        <w:rPr>
          <w:rFonts w:ascii="바탕" w:eastAsia="바탕" w:hAnsi="바탕" w:cs="굴림"/>
          <w:b/>
          <w:color w:val="000000"/>
          <w:szCs w:val="20"/>
        </w:rPr>
        <w:t>양도</w:t>
      </w:r>
      <w:r>
        <w:rPr>
          <w:rFonts w:ascii="바탕" w:eastAsia="바탕" w:hAnsi="바탕" w:cs="굴림" w:hint="eastAsia"/>
          <w:b/>
          <w:color w:val="000000"/>
          <w:szCs w:val="20"/>
        </w:rPr>
        <w:t xml:space="preserve">, </w:t>
      </w:r>
      <w:proofErr w:type="spellStart"/>
      <w:r>
        <w:rPr>
          <w:rFonts w:ascii="바탕" w:eastAsia="바탕" w:hAnsi="바탕" w:cs="굴림"/>
          <w:b/>
          <w:color w:val="000000"/>
          <w:szCs w:val="20"/>
        </w:rPr>
        <w:t>겸</w:t>
      </w:r>
      <w:r w:rsidR="00AA2543">
        <w:rPr>
          <w:rFonts w:ascii="바탕" w:eastAsia="바탕" w:hAnsi="바탕" w:cs="굴림" w:hint="eastAsia"/>
          <w:b/>
          <w:color w:val="000000"/>
          <w:szCs w:val="20"/>
        </w:rPr>
        <w:t>·경</w:t>
      </w:r>
      <w:r>
        <w:rPr>
          <w:rFonts w:ascii="바탕" w:eastAsia="바탕" w:hAnsi="바탕" w:cs="굴림"/>
          <w:b/>
          <w:color w:val="000000"/>
          <w:szCs w:val="20"/>
        </w:rPr>
        <w:t>업</w:t>
      </w:r>
      <w:proofErr w:type="spellEnd"/>
      <w:r>
        <w:rPr>
          <w:rFonts w:ascii="바탕" w:eastAsia="바탕" w:hAnsi="바탕" w:cs="굴림"/>
          <w:b/>
          <w:color w:val="000000"/>
          <w:szCs w:val="20"/>
        </w:rPr>
        <w:t xml:space="preserve"> 및 </w:t>
      </w:r>
      <w:proofErr w:type="spellStart"/>
      <w:r>
        <w:rPr>
          <w:rFonts w:ascii="바탕" w:eastAsia="바탕" w:hAnsi="바탕" w:cs="굴림"/>
          <w:b/>
          <w:color w:val="000000"/>
          <w:szCs w:val="20"/>
        </w:rPr>
        <w:t>신회사</w:t>
      </w:r>
      <w:proofErr w:type="spellEnd"/>
      <w:r>
        <w:rPr>
          <w:rFonts w:ascii="바탕" w:eastAsia="바탕" w:hAnsi="바탕" w:cs="굴림"/>
          <w:b/>
          <w:color w:val="000000"/>
          <w:szCs w:val="20"/>
        </w:rPr>
        <w:t xml:space="preserve"> 설립 제한</w:t>
      </w:r>
      <w:r>
        <w:rPr>
          <w:rFonts w:ascii="바탕" w:eastAsia="바탕" w:hAnsi="바탕" w:cs="굴림" w:hint="eastAsia"/>
          <w:b/>
          <w:color w:val="000000"/>
          <w:szCs w:val="20"/>
        </w:rPr>
        <w:t>)</w:t>
      </w:r>
    </w:p>
    <w:p w14:paraId="0336E891" w14:textId="77777777" w:rsidR="00767677" w:rsidRDefault="007A2C04">
      <w:pPr>
        <w:pStyle w:val="a6"/>
        <w:numPr>
          <w:ilvl w:val="0"/>
          <w:numId w:val="1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회사</w:t>
      </w:r>
      <w:r>
        <w:rPr>
          <w:rFonts w:ascii="바탕" w:eastAsia="바탕" w:hAnsi="바탕" w:cs="굴림" w:hint="eastAsia"/>
          <w:color w:val="000000"/>
          <w:kern w:val="0"/>
          <w:szCs w:val="20"/>
        </w:rPr>
        <w:t xml:space="preserve"> 및 이해관계인은</w:t>
      </w:r>
      <w:r>
        <w:rPr>
          <w:rFonts w:ascii="바탕" w:eastAsia="바탕" w:hAnsi="바탕" w:cs="굴림"/>
          <w:color w:val="000000"/>
          <w:kern w:val="0"/>
          <w:szCs w:val="20"/>
        </w:rPr>
        <w:t xml:space="preserve"> 투자자의 사전 서면 동의 없이 현재 회사 또는 이해관계인이 보유하고 있는 </w:t>
      </w:r>
      <w:r>
        <w:rPr>
          <w:rFonts w:ascii="바탕" w:eastAsia="바탕" w:hAnsi="바탕" w:cs="굴림"/>
          <w:color w:val="000000"/>
          <w:szCs w:val="20"/>
        </w:rPr>
        <w:t>기술 또는 개발</w:t>
      </w:r>
      <w:r>
        <w:rPr>
          <w:rFonts w:ascii="바탕" w:eastAsia="바탕" w:hAnsi="바탕" w:cs="굴림" w:hint="eastAsia"/>
          <w:color w:val="000000"/>
          <w:szCs w:val="20"/>
        </w:rPr>
        <w:t xml:space="preserve"> </w:t>
      </w:r>
      <w:r>
        <w:rPr>
          <w:rFonts w:ascii="바탕" w:eastAsia="바탕" w:hAnsi="바탕" w:cs="굴림"/>
          <w:color w:val="000000"/>
          <w:szCs w:val="20"/>
        </w:rPr>
        <w:t>중이거나 개발계획이 확정</w:t>
      </w:r>
      <w:r>
        <w:rPr>
          <w:rFonts w:ascii="바탕" w:eastAsia="바탕" w:hAnsi="바탕" w:cs="굴림" w:hint="eastAsia"/>
          <w:color w:val="000000"/>
          <w:szCs w:val="20"/>
        </w:rPr>
        <w:t>(</w:t>
      </w:r>
      <w:r>
        <w:rPr>
          <w:rFonts w:ascii="바탕" w:eastAsia="바탕" w:hAnsi="바탕" w:cs="굴림"/>
          <w:color w:val="000000"/>
          <w:szCs w:val="20"/>
        </w:rPr>
        <w:t>외부기관에 의뢰하여 개발하는 경우도 포함</w:t>
      </w:r>
      <w:r>
        <w:rPr>
          <w:rFonts w:ascii="바탕" w:eastAsia="바탕" w:hAnsi="바탕" w:cs="굴림" w:hint="eastAsia"/>
          <w:color w:val="000000"/>
          <w:szCs w:val="20"/>
        </w:rPr>
        <w:t xml:space="preserve">, </w:t>
      </w:r>
      <w:r>
        <w:rPr>
          <w:rFonts w:ascii="바탕" w:eastAsia="바탕" w:hAnsi="바탕" w:cs="굴림"/>
          <w:color w:val="000000"/>
          <w:szCs w:val="20"/>
        </w:rPr>
        <w:t>이하 같음</w:t>
      </w:r>
      <w:r>
        <w:rPr>
          <w:rFonts w:ascii="바탕" w:eastAsia="바탕" w:hAnsi="바탕" w:cs="굴림" w:hint="eastAsia"/>
          <w:color w:val="000000"/>
          <w:szCs w:val="20"/>
        </w:rPr>
        <w:t>)</w:t>
      </w:r>
      <w:r>
        <w:rPr>
          <w:rFonts w:ascii="바탕" w:eastAsia="바탕" w:hAnsi="바탕" w:cs="굴림"/>
          <w:color w:val="000000"/>
          <w:szCs w:val="20"/>
        </w:rPr>
        <w:t>되었거나 도입 예정인 영업비밀</w:t>
      </w:r>
      <w:r>
        <w:rPr>
          <w:rFonts w:ascii="바탕" w:eastAsia="바탕" w:hAnsi="바탕" w:cs="굴림" w:hint="eastAsia"/>
          <w:color w:val="000000"/>
          <w:szCs w:val="20"/>
        </w:rPr>
        <w:t xml:space="preserve">, Know-how, </w:t>
      </w:r>
      <w:r>
        <w:rPr>
          <w:rFonts w:ascii="바탕" w:eastAsia="바탕" w:hAnsi="바탕" w:cs="굴림"/>
          <w:color w:val="000000"/>
          <w:szCs w:val="20"/>
        </w:rPr>
        <w:t>정보</w:t>
      </w:r>
      <w:r>
        <w:rPr>
          <w:rFonts w:ascii="바탕" w:eastAsia="바탕" w:hAnsi="바탕" w:cs="굴림" w:hint="eastAsia"/>
          <w:color w:val="000000"/>
          <w:szCs w:val="20"/>
        </w:rPr>
        <w:t xml:space="preserve">, </w:t>
      </w:r>
      <w:r>
        <w:rPr>
          <w:rFonts w:ascii="바탕" w:eastAsia="바탕" w:hAnsi="바탕" w:cs="굴림"/>
          <w:color w:val="000000"/>
          <w:szCs w:val="20"/>
        </w:rPr>
        <w:t xml:space="preserve">기술 등 </w:t>
      </w:r>
      <w:proofErr w:type="spellStart"/>
      <w:r>
        <w:rPr>
          <w:rFonts w:ascii="바탕" w:eastAsia="바탕" w:hAnsi="바탕" w:cs="굴림"/>
          <w:color w:val="000000"/>
          <w:szCs w:val="20"/>
        </w:rPr>
        <w:t>유</w:t>
      </w:r>
      <w:r>
        <w:rPr>
          <w:rFonts w:ascii="바탕" w:eastAsia="바탕" w:hAnsi="바탕" w:cs="굴림" w:hint="eastAsia"/>
          <w:color w:val="000000"/>
          <w:szCs w:val="20"/>
        </w:rPr>
        <w:t>·</w:t>
      </w:r>
      <w:r>
        <w:rPr>
          <w:rFonts w:ascii="바탕" w:eastAsia="바탕" w:hAnsi="바탕" w:cs="굴림"/>
          <w:color w:val="000000"/>
          <w:szCs w:val="20"/>
        </w:rPr>
        <w:t>무형의</w:t>
      </w:r>
      <w:proofErr w:type="spellEnd"/>
      <w:r>
        <w:rPr>
          <w:rFonts w:ascii="바탕" w:eastAsia="바탕" w:hAnsi="바탕" w:cs="굴림"/>
          <w:color w:val="000000"/>
          <w:szCs w:val="20"/>
        </w:rPr>
        <w:t xml:space="preserve"> 재산적 가치가 있는 자산을 제</w:t>
      </w:r>
      <w:r>
        <w:rPr>
          <w:rFonts w:ascii="바탕" w:eastAsia="바탕" w:hAnsi="바탕" w:cs="굴림" w:hint="eastAsia"/>
          <w:color w:val="000000"/>
          <w:szCs w:val="20"/>
        </w:rPr>
        <w:t>3</w:t>
      </w:r>
      <w:r>
        <w:rPr>
          <w:rFonts w:ascii="바탕" w:eastAsia="바탕" w:hAnsi="바탕" w:cs="굴림"/>
          <w:color w:val="000000"/>
          <w:szCs w:val="20"/>
        </w:rPr>
        <w:t>자에게 제공하거나 이전 또는 양도</w:t>
      </w:r>
      <w:r>
        <w:rPr>
          <w:rFonts w:ascii="바탕" w:eastAsia="바탕" w:hAnsi="바탕" w:cs="굴림" w:hint="eastAsia"/>
          <w:color w:val="000000"/>
          <w:szCs w:val="20"/>
        </w:rPr>
        <w:t xml:space="preserve">, </w:t>
      </w:r>
      <w:r>
        <w:rPr>
          <w:rFonts w:ascii="바탕" w:eastAsia="바탕" w:hAnsi="바탕" w:cs="굴림"/>
          <w:color w:val="000000"/>
          <w:szCs w:val="20"/>
        </w:rPr>
        <w:t>담보</w:t>
      </w:r>
      <w:r>
        <w:rPr>
          <w:rFonts w:ascii="바탕" w:eastAsia="바탕" w:hAnsi="바탕" w:cs="굴림" w:hint="eastAsia"/>
          <w:color w:val="000000"/>
          <w:szCs w:val="20"/>
        </w:rPr>
        <w:t xml:space="preserve"> </w:t>
      </w:r>
      <w:r>
        <w:rPr>
          <w:rFonts w:ascii="바탕" w:eastAsia="바탕" w:hAnsi="바탕" w:cs="굴림"/>
          <w:color w:val="000000"/>
          <w:szCs w:val="20"/>
        </w:rPr>
        <w:t>제공할 수 없다</w:t>
      </w:r>
      <w:r>
        <w:rPr>
          <w:rFonts w:ascii="바탕" w:eastAsia="바탕" w:hAnsi="바탕" w:cs="굴림" w:hint="eastAsia"/>
          <w:color w:val="000000"/>
          <w:szCs w:val="20"/>
        </w:rPr>
        <w:t>.</w:t>
      </w:r>
    </w:p>
    <w:p w14:paraId="776F00AF" w14:textId="55F6E03D" w:rsidR="005604F0" w:rsidRPr="00E015A7" w:rsidRDefault="007A2C04" w:rsidP="00E015A7">
      <w:pPr>
        <w:pStyle w:val="a6"/>
        <w:numPr>
          <w:ilvl w:val="0"/>
          <w:numId w:val="1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E015A7">
        <w:rPr>
          <w:rFonts w:ascii="바탕" w:eastAsia="바탕" w:hAnsi="바탕" w:cs="굴림"/>
          <w:color w:val="000000"/>
          <w:szCs w:val="20"/>
        </w:rPr>
        <w:t>이해관계인은 투자자의 사전 서면 동의 없이 현재 회사가 보유하고 있는 기술</w:t>
      </w:r>
      <w:r w:rsidRPr="00E015A7">
        <w:rPr>
          <w:rFonts w:ascii="바탕" w:eastAsia="바탕" w:hAnsi="바탕" w:cs="굴림" w:hint="eastAsia"/>
          <w:color w:val="000000"/>
          <w:szCs w:val="20"/>
        </w:rPr>
        <w:t xml:space="preserve">, </w:t>
      </w:r>
      <w:r w:rsidRPr="00E015A7">
        <w:rPr>
          <w:rFonts w:ascii="바탕" w:eastAsia="바탕" w:hAnsi="바탕" w:cs="굴림"/>
          <w:color w:val="000000"/>
          <w:szCs w:val="20"/>
        </w:rPr>
        <w:t>개발</w:t>
      </w:r>
      <w:r w:rsidRPr="00E015A7">
        <w:rPr>
          <w:rFonts w:ascii="바탕" w:eastAsia="바탕" w:hAnsi="바탕" w:cs="굴림" w:hint="eastAsia"/>
          <w:color w:val="000000"/>
          <w:szCs w:val="20"/>
        </w:rPr>
        <w:t xml:space="preserve"> </w:t>
      </w:r>
      <w:r w:rsidRPr="00E015A7">
        <w:rPr>
          <w:rFonts w:ascii="바탕" w:eastAsia="바탕" w:hAnsi="바탕" w:cs="굴림"/>
          <w:color w:val="000000"/>
          <w:szCs w:val="20"/>
        </w:rPr>
        <w:t>중이거나 도입하는 기술의 일부 또는 전부와 관련된 신회사를 설립하거나 개인사업을 할</w:t>
      </w:r>
      <w:r w:rsidRPr="00E015A7">
        <w:rPr>
          <w:rFonts w:ascii="바탕" w:eastAsia="바탕" w:hAnsi="바탕" w:cs="굴림"/>
          <w:color w:val="000000"/>
          <w:kern w:val="0"/>
          <w:szCs w:val="20"/>
        </w:rPr>
        <w:t xml:space="preserve"> 수 없으며</w:t>
      </w:r>
      <w:r w:rsidRPr="00E015A7">
        <w:rPr>
          <w:rFonts w:ascii="바탕" w:eastAsia="바탕" w:hAnsi="바탕" w:cs="굴림" w:hint="eastAsia"/>
          <w:color w:val="000000"/>
          <w:kern w:val="0"/>
          <w:szCs w:val="20"/>
        </w:rPr>
        <w:t>,</w:t>
      </w:r>
      <w:r w:rsidR="00E015A7">
        <w:rPr>
          <w:rFonts w:ascii="바탕" w:eastAsia="바탕" w:hAnsi="바탕" w:cs="굴림" w:hint="eastAsia"/>
          <w:color w:val="000000"/>
          <w:kern w:val="0"/>
          <w:szCs w:val="20"/>
        </w:rPr>
        <w:t xml:space="preserve"> </w:t>
      </w:r>
      <w:r w:rsidRPr="00E015A7">
        <w:rPr>
          <w:rFonts w:ascii="바탕" w:eastAsia="바탕" w:hAnsi="바탕" w:cs="굴림"/>
          <w:color w:val="000000"/>
          <w:kern w:val="0"/>
          <w:szCs w:val="20"/>
        </w:rPr>
        <w:t>경쟁업종 종사</w:t>
      </w:r>
      <w:r w:rsidRPr="00E015A7">
        <w:rPr>
          <w:rFonts w:ascii="바탕" w:eastAsia="바탕" w:hAnsi="바탕" w:cs="굴림" w:hint="eastAsia"/>
          <w:color w:val="000000"/>
          <w:kern w:val="0"/>
          <w:szCs w:val="20"/>
        </w:rPr>
        <w:t xml:space="preserve">, </w:t>
      </w:r>
      <w:r w:rsidRPr="00E015A7">
        <w:rPr>
          <w:rFonts w:ascii="바탕" w:eastAsia="바탕" w:hAnsi="바탕" w:cs="굴림"/>
          <w:color w:val="000000"/>
          <w:kern w:val="0"/>
          <w:szCs w:val="20"/>
        </w:rPr>
        <w:t xml:space="preserve">경쟁사 주식취득 또는 회사가 경영하는 사업에 </w:t>
      </w:r>
      <w:proofErr w:type="spellStart"/>
      <w:r w:rsidRPr="00E015A7">
        <w:rPr>
          <w:rFonts w:ascii="바탕" w:eastAsia="바탕" w:hAnsi="바탕" w:cs="굴림"/>
          <w:color w:val="000000"/>
          <w:kern w:val="0"/>
          <w:szCs w:val="20"/>
        </w:rPr>
        <w:t>직</w:t>
      </w:r>
      <w:r w:rsidRPr="00E015A7">
        <w:rPr>
          <w:rFonts w:ascii="바탕" w:eastAsia="바탕" w:hAnsi="바탕" w:cs="굴림" w:hint="eastAsia"/>
          <w:color w:val="000000"/>
          <w:szCs w:val="20"/>
        </w:rPr>
        <w:t>·</w:t>
      </w:r>
      <w:r w:rsidRPr="00E015A7">
        <w:rPr>
          <w:rFonts w:ascii="바탕" w:eastAsia="바탕" w:hAnsi="바탕" w:cs="굴림"/>
          <w:color w:val="000000"/>
          <w:kern w:val="0"/>
          <w:szCs w:val="20"/>
        </w:rPr>
        <w:t>간접적으로</w:t>
      </w:r>
      <w:proofErr w:type="spellEnd"/>
      <w:r w:rsidRPr="00E015A7">
        <w:rPr>
          <w:rFonts w:ascii="바탕" w:eastAsia="바탕" w:hAnsi="바탕" w:cs="굴림"/>
          <w:color w:val="000000"/>
          <w:kern w:val="0"/>
          <w:szCs w:val="20"/>
        </w:rPr>
        <w:t xml:space="preserve"> 중대한 영향을 미치는 사업에 법적으로나 실질적으로 </w:t>
      </w:r>
      <w:r w:rsidRPr="00E015A7">
        <w:rPr>
          <w:rFonts w:ascii="바탕" w:eastAsia="바탕" w:hAnsi="바탕" w:cs="굴림" w:hint="eastAsia"/>
          <w:color w:val="000000"/>
          <w:kern w:val="0"/>
          <w:szCs w:val="20"/>
        </w:rPr>
        <w:t xml:space="preserve">임원, </w:t>
      </w:r>
      <w:r w:rsidRPr="00E015A7">
        <w:rPr>
          <w:rFonts w:ascii="바탕" w:eastAsia="바탕" w:hAnsi="바탕" w:cs="굴림"/>
          <w:color w:val="000000"/>
          <w:kern w:val="0"/>
          <w:szCs w:val="20"/>
        </w:rPr>
        <w:t>기술고문 및 직원으로 참여하는 등의 이해관계가 상충되는 행위</w:t>
      </w:r>
      <w:r w:rsidR="005604F0" w:rsidRPr="00B25337">
        <w:rPr>
          <w:rFonts w:ascii="바탕" w:eastAsia="바탕" w:hAnsi="바탕" w:cs="굴림"/>
          <w:color w:val="000000"/>
          <w:kern w:val="0"/>
          <w:szCs w:val="20"/>
          <w:highlight w:val="yellow"/>
        </w:rPr>
        <w:t>(이하 “</w:t>
      </w:r>
      <w:proofErr w:type="spellStart"/>
      <w:r w:rsidR="005604F0" w:rsidRPr="00B25337">
        <w:rPr>
          <w:rFonts w:ascii="바탕" w:eastAsia="바탕" w:hAnsi="바탕" w:cs="굴림" w:hint="eastAsia"/>
          <w:b/>
          <w:bCs/>
          <w:color w:val="000000"/>
          <w:kern w:val="0"/>
          <w:szCs w:val="20"/>
          <w:highlight w:val="yellow"/>
          <w:u w:val="single"/>
        </w:rPr>
        <w:t>겸·경업행위</w:t>
      </w:r>
      <w:proofErr w:type="spellEnd"/>
      <w:r w:rsidR="005604F0" w:rsidRPr="00B25337">
        <w:rPr>
          <w:rFonts w:ascii="바탕" w:eastAsia="바탕" w:hAnsi="바탕" w:cs="굴림"/>
          <w:color w:val="000000"/>
          <w:kern w:val="0"/>
          <w:szCs w:val="20"/>
          <w:highlight w:val="yellow"/>
        </w:rPr>
        <w:t>”)</w:t>
      </w:r>
      <w:r w:rsidRPr="00E015A7">
        <w:rPr>
          <w:rFonts w:ascii="바탕" w:eastAsia="바탕" w:hAnsi="바탕" w:cs="굴림"/>
          <w:color w:val="000000"/>
          <w:kern w:val="0"/>
          <w:szCs w:val="20"/>
        </w:rPr>
        <w:t>를 할 수 없다</w:t>
      </w:r>
      <w:r w:rsidRPr="00E015A7">
        <w:rPr>
          <w:rFonts w:ascii="바탕" w:eastAsia="바탕" w:hAnsi="바탕" w:cs="굴림" w:hint="eastAsia"/>
          <w:color w:val="000000"/>
          <w:kern w:val="0"/>
          <w:szCs w:val="20"/>
        </w:rPr>
        <w:t>.</w:t>
      </w:r>
    </w:p>
    <w:p w14:paraId="6C84B613" w14:textId="1111C06D" w:rsidR="00767677" w:rsidRPr="00B25337" w:rsidRDefault="00497A77" w:rsidP="00B25337">
      <w:pPr>
        <w:pStyle w:val="a6"/>
        <w:numPr>
          <w:ilvl w:val="0"/>
          <w:numId w:val="11"/>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전항</w:t>
      </w:r>
      <w:r w:rsidR="005604F0" w:rsidRPr="00B25337">
        <w:rPr>
          <w:rFonts w:ascii="바탕" w:eastAsia="바탕" w:hAnsi="바탕" w:cs="굴림"/>
          <w:color w:val="000000"/>
          <w:kern w:val="0"/>
          <w:szCs w:val="20"/>
          <w:highlight w:val="yellow"/>
        </w:rPr>
        <w:t>의 겸·경업행위는, 1) 제3자를 위하여 근로하게 할 목적으로 회사의 임직원을 다른 회사</w:t>
      </w:r>
      <w:r w:rsidR="005604F0" w:rsidRPr="00B25337">
        <w:rPr>
          <w:rFonts w:ascii="바탕" w:eastAsia="바탕" w:hAnsi="바탕" w:cs="굴림"/>
          <w:color w:val="000000"/>
          <w:kern w:val="0"/>
          <w:szCs w:val="20"/>
          <w:highlight w:val="yellow"/>
        </w:rPr>
        <w:lastRenderedPageBreak/>
        <w:t xml:space="preserve">로 유인∙알선하거나 회사와의 고용관계를 단절시키는 행위, 2) 제3자와 거래하게 할 목적으로 회사의 고객을 유인하거나 회사와의 거래를 단절시키는 행위 등을 포함하되, 이에 한정하지 아니한다. 다만, 이해관계인이 본 계약 체결일 현재 투자자에게 보유내역을 공개한 다른 회사의 주식에 대하여 주주로서의 지위 및 권리를 행사하는 것, 겸직 내역을 공개한 다른 회사의 비상근 </w:t>
      </w:r>
      <w:proofErr w:type="spellStart"/>
      <w:r w:rsidR="005604F0" w:rsidRPr="00B25337">
        <w:rPr>
          <w:rFonts w:ascii="바탕" w:eastAsia="바탕" w:hAnsi="바탕" w:cs="굴림"/>
          <w:color w:val="000000"/>
          <w:kern w:val="0"/>
          <w:szCs w:val="20"/>
          <w:highlight w:val="yellow"/>
        </w:rPr>
        <w:t>임원으로서의</w:t>
      </w:r>
      <w:proofErr w:type="spellEnd"/>
      <w:r w:rsidR="005604F0" w:rsidRPr="00B25337">
        <w:rPr>
          <w:rFonts w:ascii="바탕" w:eastAsia="바탕" w:hAnsi="바탕" w:cs="굴림"/>
          <w:color w:val="000000"/>
          <w:kern w:val="0"/>
          <w:szCs w:val="20"/>
          <w:highlight w:val="yellow"/>
        </w:rPr>
        <w:t xml:space="preserve"> 업무를 수행하는 것은 겸∙경업행위의 예외로 하나, 이 경우에도 회사의 </w:t>
      </w:r>
      <w:proofErr w:type="spellStart"/>
      <w:r w:rsidR="005604F0" w:rsidRPr="00B25337">
        <w:rPr>
          <w:rFonts w:ascii="바탕" w:eastAsia="바탕" w:hAnsi="바탕" w:cs="굴림"/>
          <w:color w:val="000000"/>
          <w:kern w:val="0"/>
          <w:szCs w:val="20"/>
          <w:highlight w:val="yellow"/>
        </w:rPr>
        <w:t>임원으로서의</w:t>
      </w:r>
      <w:proofErr w:type="spellEnd"/>
      <w:r w:rsidR="005604F0" w:rsidRPr="00B25337">
        <w:rPr>
          <w:rFonts w:ascii="바탕" w:eastAsia="바탕" w:hAnsi="바탕" w:cs="굴림"/>
          <w:color w:val="000000"/>
          <w:kern w:val="0"/>
          <w:szCs w:val="20"/>
          <w:highlight w:val="yellow"/>
        </w:rPr>
        <w:t xml:space="preserve"> 충실의무를 저해할 우려가 있는 경우에는 겸∙경업행위에 해당하고, 투자자의 요청이 있는 경우 겸직 해소 등 조치를 취하여야 한다.</w:t>
      </w:r>
    </w:p>
    <w:p w14:paraId="3A49E7F9" w14:textId="19BA233E" w:rsidR="00767677" w:rsidRDefault="005604F0">
      <w:pPr>
        <w:pStyle w:val="a6"/>
        <w:numPr>
          <w:ilvl w:val="0"/>
          <w:numId w:val="1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B25337">
        <w:rPr>
          <w:rFonts w:ascii="바탕" w:eastAsia="바탕" w:hAnsi="바탕" w:cs="굴림" w:hint="eastAsia"/>
          <w:color w:val="000000"/>
          <w:kern w:val="0"/>
          <w:szCs w:val="20"/>
          <w:highlight w:val="yellow"/>
        </w:rPr>
        <w:t>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조</w:t>
      </w:r>
      <w:r w:rsidR="007A2C04">
        <w:rPr>
          <w:rFonts w:ascii="바탕" w:eastAsia="바탕" w:hAnsi="바탕" w:cs="굴림"/>
          <w:color w:val="000000"/>
          <w:kern w:val="0"/>
          <w:szCs w:val="20"/>
        </w:rPr>
        <w:t xml:space="preserve">에서 정한 이해관계인의 의무는 </w:t>
      </w:r>
      <w:r w:rsidR="007A2C04">
        <w:rPr>
          <w:rFonts w:ascii="바탕" w:eastAsia="바탕" w:hAnsi="바탕" w:cs="굴림" w:hint="eastAsia"/>
          <w:color w:val="000000"/>
          <w:kern w:val="0"/>
          <w:szCs w:val="20"/>
        </w:rPr>
        <w:t xml:space="preserve">해당 이해관계인이 회사를 퇴사하거나 본 계약에서 정한 절차에 따라 회사의 주식 전체를 처분하였더라도 본 계약이 종료되지 않는 한 퇴사일 또는 처분일부터 </w:t>
      </w:r>
      <w:r>
        <w:rPr>
          <w:rFonts w:ascii="바탕" w:eastAsia="바탕" w:hAnsi="바탕" w:cs="굴림"/>
          <w:color w:val="000000"/>
          <w:kern w:val="0"/>
          <w:szCs w:val="20"/>
        </w:rPr>
        <w:t>[</w:t>
      </w:r>
      <w:r w:rsidR="007A2C04">
        <w:rPr>
          <w:rFonts w:ascii="바탕" w:eastAsia="바탕" w:hAnsi="바탕" w:cs="굴림"/>
          <w:color w:val="000000"/>
          <w:kern w:val="0"/>
          <w:szCs w:val="20"/>
        </w:rPr>
        <w:t>2</w:t>
      </w:r>
      <w:r>
        <w:rPr>
          <w:rFonts w:ascii="바탕" w:eastAsia="바탕" w:hAnsi="바탕" w:cs="굴림"/>
          <w:color w:val="000000"/>
          <w:kern w:val="0"/>
          <w:szCs w:val="20"/>
        </w:rPr>
        <w:t>]</w:t>
      </w:r>
      <w:r w:rsidR="007A2C04">
        <w:rPr>
          <w:rFonts w:ascii="바탕" w:eastAsia="바탕" w:hAnsi="바탕" w:cs="굴림" w:hint="eastAsia"/>
          <w:color w:val="000000"/>
          <w:kern w:val="0"/>
          <w:szCs w:val="20"/>
        </w:rPr>
        <w:t>년간 유효하다.</w:t>
      </w:r>
      <w:r w:rsidR="007A2C04">
        <w:rPr>
          <w:rFonts w:ascii="바탕" w:eastAsia="바탕" w:hAnsi="바탕" w:cs="굴림"/>
          <w:color w:val="000000"/>
          <w:kern w:val="0"/>
          <w:szCs w:val="20"/>
        </w:rPr>
        <w:t xml:space="preserve"> </w:t>
      </w:r>
    </w:p>
    <w:p w14:paraId="4055099C" w14:textId="77777777" w:rsidR="00767677" w:rsidRDefault="00767677">
      <w:pPr>
        <w:snapToGrid w:val="0"/>
        <w:spacing w:after="0"/>
        <w:ind w:left="390" w:hanging="390"/>
        <w:textAlignment w:val="baseline"/>
        <w:rPr>
          <w:rFonts w:ascii="바탕" w:eastAsia="바탕" w:hAnsi="바탕" w:cs="굴림"/>
          <w:color w:val="000000"/>
          <w:kern w:val="0"/>
          <w:szCs w:val="20"/>
        </w:rPr>
      </w:pPr>
    </w:p>
    <w:p w14:paraId="195E6A75"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 xml:space="preserve">경영사항에 대한 </w:t>
      </w:r>
      <w:proofErr w:type="spellStart"/>
      <w:r>
        <w:rPr>
          <w:rFonts w:ascii="바탕" w:eastAsia="바탕" w:hAnsi="바탕" w:cs="굴림"/>
          <w:b/>
          <w:color w:val="000000"/>
          <w:szCs w:val="20"/>
        </w:rPr>
        <w:t>동의권</w:t>
      </w:r>
      <w:proofErr w:type="spellEnd"/>
      <w:r>
        <w:rPr>
          <w:rFonts w:ascii="바탕" w:eastAsia="바탕" w:hAnsi="바탕" w:cs="굴림"/>
          <w:b/>
          <w:color w:val="000000"/>
          <w:szCs w:val="20"/>
        </w:rPr>
        <w:t xml:space="preserve"> 및 </w:t>
      </w:r>
      <w:proofErr w:type="spellStart"/>
      <w:r>
        <w:rPr>
          <w:rFonts w:ascii="바탕" w:eastAsia="바탕" w:hAnsi="바탕" w:cs="굴림"/>
          <w:b/>
          <w:color w:val="000000"/>
          <w:szCs w:val="20"/>
        </w:rPr>
        <w:t>협의권</w:t>
      </w:r>
      <w:proofErr w:type="spellEnd"/>
      <w:r>
        <w:rPr>
          <w:rFonts w:ascii="바탕" w:eastAsia="바탕" w:hAnsi="바탕" w:cs="굴림" w:hint="eastAsia"/>
          <w:b/>
          <w:color w:val="000000"/>
          <w:szCs w:val="20"/>
        </w:rPr>
        <w:t>)</w:t>
      </w:r>
    </w:p>
    <w:p w14:paraId="5626DA9A" w14:textId="2E526381" w:rsidR="00767677" w:rsidRDefault="007A2C04">
      <w:pPr>
        <w:pStyle w:val="a6"/>
        <w:numPr>
          <w:ilvl w:val="0"/>
          <w:numId w:val="1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commentRangeStart w:id="20"/>
      <w:r>
        <w:rPr>
          <w:rFonts w:ascii="바탕" w:eastAsia="바탕" w:hAnsi="바탕" w:cs="굴림"/>
          <w:color w:val="000000"/>
          <w:kern w:val="0"/>
          <w:szCs w:val="20"/>
        </w:rPr>
        <w:t xml:space="preserve">회사 및 이해관계인은 다음 각 호의 사항에 관하여 투자자에게 각 사항의 </w:t>
      </w:r>
      <w:del w:id="21" w:author="SL Partners" w:date="2025-03-11T09:32:00Z" w16du:dateUtc="2025-03-11T00:32:00Z">
        <w:r w:rsidDel="00A56455">
          <w:rPr>
            <w:rFonts w:ascii="바탕" w:eastAsia="바탕" w:hAnsi="바탕" w:cs="굴림"/>
            <w:color w:val="000000"/>
            <w:kern w:val="0"/>
            <w:szCs w:val="20"/>
          </w:rPr>
          <w:delText>시행</w:delText>
        </w:r>
      </w:del>
      <w:ins w:id="22" w:author="SL Partners" w:date="2025-03-11T09:32:00Z" w16du:dateUtc="2025-03-11T00:32:00Z">
        <w:r w:rsidR="00A56455">
          <w:rPr>
            <w:rFonts w:ascii="바탕" w:eastAsia="바탕" w:hAnsi="바탕" w:cs="굴림" w:hint="eastAsia"/>
            <w:color w:val="000000"/>
            <w:kern w:val="0"/>
            <w:szCs w:val="20"/>
          </w:rPr>
          <w:t>이사회 결의일</w:t>
        </w:r>
      </w:ins>
      <w:del w:id="23" w:author="SL Partners" w:date="2025-03-11T09:32:00Z" w16du:dateUtc="2025-03-11T00:32:00Z">
        <w:r w:rsidDel="00A56455">
          <w:rPr>
            <w:rFonts w:ascii="바탕" w:eastAsia="바탕" w:hAnsi="바탕" w:cs="굴림"/>
            <w:color w:val="000000"/>
            <w:kern w:val="0"/>
            <w:szCs w:val="20"/>
          </w:rPr>
          <w:delText>일</w:delText>
        </w:r>
      </w:del>
      <w:r>
        <w:rPr>
          <w:rFonts w:ascii="바탕" w:eastAsia="바탕" w:hAnsi="바탕" w:cs="굴림"/>
          <w:color w:val="000000"/>
          <w:kern w:val="0"/>
          <w:szCs w:val="20"/>
        </w:rPr>
        <w:t xml:space="preserve">로부터 </w:t>
      </w:r>
      <w:r>
        <w:rPr>
          <w:rFonts w:ascii="바탕" w:eastAsia="바탕" w:hAnsi="바탕" w:cs="굴림" w:hint="eastAsia"/>
          <w:color w:val="000000"/>
          <w:kern w:val="0"/>
          <w:szCs w:val="20"/>
        </w:rPr>
        <w:t>2</w:t>
      </w:r>
      <w:r>
        <w:rPr>
          <w:rFonts w:ascii="바탕" w:eastAsia="바탕" w:hAnsi="바탕" w:cs="굴림"/>
          <w:color w:val="000000"/>
          <w:kern w:val="0"/>
          <w:szCs w:val="20"/>
        </w:rPr>
        <w:t>주전</w:t>
      </w:r>
      <w:ins w:id="24" w:author="SL Partners" w:date="2025-03-11T09:32:00Z" w16du:dateUtc="2025-03-11T00:32:00Z">
        <w:r w:rsidR="00A56455" w:rsidRPr="00A56455">
          <w:rPr>
            <w:rFonts w:ascii="바탕" w:eastAsia="바탕" w:hAnsi="바탕" w:cs="굴림"/>
            <w:color w:val="000000"/>
            <w:kern w:val="0"/>
            <w:szCs w:val="20"/>
          </w:rPr>
          <w:t xml:space="preserve">(이사회 결의사항이 아닌 경우 해당 건에 대한 최종 의사결정 </w:t>
        </w:r>
        <w:r w:rsidR="008B0260">
          <w:rPr>
            <w:rFonts w:ascii="바탕" w:eastAsia="바탕" w:hAnsi="바탕" w:cs="굴림" w:hint="eastAsia"/>
            <w:color w:val="000000"/>
            <w:kern w:val="0"/>
            <w:szCs w:val="20"/>
          </w:rPr>
          <w:t>2주</w:t>
        </w:r>
        <w:r w:rsidR="00A56455" w:rsidRPr="00A56455">
          <w:rPr>
            <w:rFonts w:ascii="바탕" w:eastAsia="바탕" w:hAnsi="바탕" w:cs="굴림"/>
            <w:color w:val="000000"/>
            <w:kern w:val="0"/>
            <w:szCs w:val="20"/>
          </w:rPr>
          <w:t xml:space="preserve"> 전까지)</w:t>
        </w:r>
      </w:ins>
      <w:r>
        <w:rPr>
          <w:rFonts w:ascii="바탕" w:eastAsia="바탕" w:hAnsi="바탕" w:cs="굴림"/>
          <w:color w:val="000000"/>
          <w:kern w:val="0"/>
          <w:szCs w:val="20"/>
        </w:rPr>
        <w:t xml:space="preserve">까지 서면으로 통지한 뒤 각 사항의 </w:t>
      </w:r>
      <w:del w:id="25" w:author="SL Partners" w:date="2025-03-11T09:32:00Z" w16du:dateUtc="2025-03-11T00:32:00Z">
        <w:r w:rsidDel="00621FA7">
          <w:rPr>
            <w:rFonts w:ascii="바탕" w:eastAsia="바탕" w:hAnsi="바탕" w:cs="굴림"/>
            <w:color w:val="000000"/>
            <w:kern w:val="0"/>
            <w:szCs w:val="20"/>
          </w:rPr>
          <w:delText>시행일</w:delText>
        </w:r>
      </w:del>
      <w:ins w:id="26" w:author="SL Partners" w:date="2025-03-11T09:32:00Z" w16du:dateUtc="2025-03-11T00:32:00Z">
        <w:r w:rsidR="00621FA7">
          <w:rPr>
            <w:rFonts w:ascii="바탕" w:eastAsia="바탕" w:hAnsi="바탕" w:cs="굴림" w:hint="eastAsia"/>
            <w:color w:val="000000"/>
            <w:kern w:val="0"/>
            <w:szCs w:val="20"/>
          </w:rPr>
          <w:t>이사회 결의일</w:t>
        </w:r>
      </w:ins>
      <w:ins w:id="27" w:author="SL Partners" w:date="2025-03-11T09:33:00Z" w16du:dateUtc="2025-03-11T00:33:00Z">
        <w:r w:rsidR="006F16A8">
          <w:rPr>
            <w:rFonts w:ascii="바탕" w:eastAsia="바탕" w:hAnsi="바탕" w:cs="굴림" w:hint="eastAsia"/>
            <w:color w:val="000000"/>
            <w:kern w:val="0"/>
            <w:szCs w:val="20"/>
          </w:rPr>
          <w:t xml:space="preserve"> 또는 최종 의사결정일</w:t>
        </w:r>
      </w:ins>
      <w:r>
        <w:rPr>
          <w:rFonts w:ascii="바탕" w:eastAsia="바탕" w:hAnsi="바탕" w:cs="굴림"/>
          <w:color w:val="000000"/>
          <w:kern w:val="0"/>
          <w:szCs w:val="20"/>
        </w:rPr>
        <w:t>의 전일까지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투자자로부터 서면동의를 얻어야 </w:t>
      </w:r>
      <w:r w:rsidR="002E6B02">
        <w:rPr>
          <w:rFonts w:ascii="바탕" w:eastAsia="바탕" w:hAnsi="바탕" w:cs="굴림" w:hint="eastAsia"/>
          <w:color w:val="000000"/>
          <w:kern w:val="0"/>
          <w:szCs w:val="20"/>
        </w:rPr>
        <w:t>하고, 사전 서면동의를 받아 시행한 사</w:t>
      </w:r>
      <w:r w:rsidR="00217FE0">
        <w:rPr>
          <w:rFonts w:ascii="바탕" w:eastAsia="바탕" w:hAnsi="바탕" w:cs="굴림" w:hint="eastAsia"/>
          <w:color w:val="000000"/>
          <w:kern w:val="0"/>
          <w:szCs w:val="20"/>
        </w:rPr>
        <w:t>항</w:t>
      </w:r>
      <w:r w:rsidR="002E6B02">
        <w:rPr>
          <w:rFonts w:ascii="바탕" w:eastAsia="바탕" w:hAnsi="바탕" w:cs="굴림" w:hint="eastAsia"/>
          <w:color w:val="000000"/>
          <w:kern w:val="0"/>
          <w:szCs w:val="20"/>
        </w:rPr>
        <w:t xml:space="preserve">에 대하여는 </w:t>
      </w:r>
      <w:ins w:id="28" w:author="SL Partners" w:date="2025-03-11T09:33:00Z" w16du:dateUtc="2025-03-11T00:33:00Z">
        <w:r w:rsidR="006F16A8">
          <w:rPr>
            <w:rFonts w:ascii="바탕" w:eastAsia="바탕" w:hAnsi="바탕" w:cs="굴림" w:hint="eastAsia"/>
            <w:color w:val="000000"/>
            <w:kern w:val="0"/>
            <w:szCs w:val="20"/>
          </w:rPr>
          <w:t>이사회 결의일 또는 최종 의사결정일</w:t>
        </w:r>
      </w:ins>
      <w:del w:id="29" w:author="SL Partners" w:date="2025-03-11T09:32:00Z" w16du:dateUtc="2025-03-11T00:32:00Z">
        <w:r w:rsidR="002E6B02" w:rsidDel="006F6956">
          <w:rPr>
            <w:rFonts w:ascii="바탕" w:eastAsia="바탕" w:hAnsi="바탕" w:cs="굴림" w:hint="eastAsia"/>
            <w:color w:val="000000"/>
            <w:kern w:val="0"/>
            <w:szCs w:val="20"/>
          </w:rPr>
          <w:delText>시행일</w:delText>
        </w:r>
      </w:del>
      <w:r w:rsidR="002E6B02">
        <w:rPr>
          <w:rFonts w:ascii="바탕" w:eastAsia="바탕" w:hAnsi="바탕" w:cs="굴림" w:hint="eastAsia"/>
          <w:color w:val="000000"/>
          <w:kern w:val="0"/>
          <w:szCs w:val="20"/>
        </w:rPr>
        <w:t xml:space="preserve">로부터 2주 </w:t>
      </w:r>
      <w:r w:rsidR="00560B96">
        <w:rPr>
          <w:rFonts w:ascii="바탕" w:eastAsia="바탕" w:hAnsi="바탕" w:cs="굴림" w:hint="eastAsia"/>
          <w:color w:val="000000"/>
          <w:kern w:val="0"/>
          <w:szCs w:val="20"/>
        </w:rPr>
        <w:t>이내</w:t>
      </w:r>
      <w:r w:rsidR="002E6B02">
        <w:rPr>
          <w:rFonts w:ascii="바탕" w:eastAsia="바탕" w:hAnsi="바탕" w:cs="굴림" w:hint="eastAsia"/>
          <w:color w:val="000000"/>
          <w:kern w:val="0"/>
          <w:szCs w:val="20"/>
        </w:rPr>
        <w:t>에 시행결과를 투자자에게 통지하여야</w:t>
      </w:r>
      <w:r w:rsidR="0073389F">
        <w:rPr>
          <w:rStyle w:val="af2"/>
          <w:rFonts w:ascii="바탕" w:eastAsia="바탕" w:hAnsi="바탕" w:cs="굴림"/>
          <w:color w:val="000000"/>
          <w:kern w:val="0"/>
          <w:szCs w:val="20"/>
        </w:rPr>
        <w:footnoteReference w:id="11"/>
      </w:r>
      <w:r w:rsidR="002E6B02">
        <w:rPr>
          <w:rFonts w:ascii="바탕" w:eastAsia="바탕" w:hAnsi="바탕" w:cs="굴림" w:hint="eastAsia"/>
          <w:color w:val="000000"/>
          <w:kern w:val="0"/>
          <w:szCs w:val="20"/>
        </w:rPr>
        <w:t xml:space="preserve"> </w:t>
      </w:r>
      <w:r>
        <w:rPr>
          <w:rFonts w:ascii="바탕" w:eastAsia="바탕" w:hAnsi="바탕" w:cs="굴림"/>
          <w:color w:val="000000"/>
          <w:kern w:val="0"/>
          <w:szCs w:val="20"/>
        </w:rPr>
        <w:t>한다</w:t>
      </w:r>
      <w:r>
        <w:rPr>
          <w:rFonts w:ascii="바탕" w:eastAsia="바탕" w:hAnsi="바탕" w:cs="굴림" w:hint="eastAsia"/>
          <w:color w:val="000000"/>
          <w:kern w:val="0"/>
          <w:szCs w:val="20"/>
        </w:rPr>
        <w:t>.</w:t>
      </w:r>
      <w:commentRangeEnd w:id="20"/>
      <w:r w:rsidR="00DD2665">
        <w:rPr>
          <w:rStyle w:val="a9"/>
        </w:rPr>
        <w:commentReference w:id="20"/>
      </w:r>
    </w:p>
    <w:p w14:paraId="2B9D2674" w14:textId="44755E5E" w:rsidR="00767677" w:rsidRDefault="007A2C04">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정관의 변경</w:t>
      </w:r>
      <w:r w:rsidR="00ED3C87">
        <w:rPr>
          <w:rStyle w:val="af2"/>
          <w:rFonts w:ascii="바탕" w:eastAsia="바탕" w:hAnsi="바탕" w:cs="굴림"/>
          <w:color w:val="000000"/>
          <w:szCs w:val="20"/>
        </w:rPr>
        <w:footnoteReference w:id="12"/>
      </w:r>
    </w:p>
    <w:p w14:paraId="46D9082E" w14:textId="322B4190" w:rsidR="00767677" w:rsidRDefault="007A2C04">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자본의 증감, </w:t>
      </w:r>
      <w:r>
        <w:rPr>
          <w:rFonts w:ascii="바탕" w:eastAsia="바탕" w:hAnsi="바탕" w:cs="굴림"/>
          <w:color w:val="000000"/>
          <w:szCs w:val="20"/>
        </w:rPr>
        <w:t>주식관련사채</w:t>
      </w:r>
      <w:r>
        <w:rPr>
          <w:rFonts w:ascii="바탕" w:eastAsia="바탕" w:hAnsi="바탕" w:cs="굴림" w:hint="eastAsia"/>
          <w:color w:val="000000"/>
          <w:szCs w:val="20"/>
        </w:rPr>
        <w:t>의 발행, 주식매수선택권</w:t>
      </w:r>
      <w:r w:rsidR="002F3EEB">
        <w:rPr>
          <w:rFonts w:ascii="바탕" w:eastAsia="바탕" w:hAnsi="바탕" w:cs="굴림" w:hint="eastAsia"/>
          <w:color w:val="000000"/>
          <w:szCs w:val="20"/>
        </w:rPr>
        <w:t xml:space="preserve"> 등 옵션</w:t>
      </w:r>
      <w:r>
        <w:rPr>
          <w:rFonts w:ascii="바탕" w:eastAsia="바탕" w:hAnsi="바탕" w:cs="굴림"/>
          <w:color w:val="000000"/>
          <w:szCs w:val="20"/>
        </w:rPr>
        <w:t>의 부여</w:t>
      </w:r>
      <w:r w:rsidR="002F3EEB">
        <w:rPr>
          <w:rFonts w:ascii="바탕" w:eastAsia="바탕" w:hAnsi="바탕" w:cs="굴림" w:hint="eastAsia"/>
          <w:color w:val="000000"/>
          <w:szCs w:val="20"/>
        </w:rPr>
        <w:t xml:space="preserve">, </w:t>
      </w:r>
      <w:r w:rsidR="00D51040">
        <w:rPr>
          <w:rFonts w:ascii="바탕" w:eastAsia="바탕" w:hAnsi="바탕" w:cs="굴림" w:hint="eastAsia"/>
          <w:color w:val="000000"/>
          <w:szCs w:val="20"/>
        </w:rPr>
        <w:t xml:space="preserve">사채나 상환주식의 상환, </w:t>
      </w:r>
      <w:r w:rsidR="002F3EEB">
        <w:rPr>
          <w:rFonts w:ascii="바탕" w:eastAsia="바탕" w:hAnsi="바탕" w:cs="굴림" w:hint="eastAsia"/>
          <w:color w:val="000000"/>
          <w:szCs w:val="20"/>
        </w:rPr>
        <w:t xml:space="preserve">기타 </w:t>
      </w:r>
      <w:r w:rsidR="00421E5F">
        <w:rPr>
          <w:rFonts w:ascii="바탕" w:eastAsia="바탕" w:hAnsi="바탕" w:cs="굴림" w:hint="eastAsia"/>
          <w:color w:val="000000"/>
          <w:szCs w:val="20"/>
        </w:rPr>
        <w:t xml:space="preserve">회사의 자본, </w:t>
      </w:r>
      <w:r w:rsidR="002F3EEB">
        <w:rPr>
          <w:rFonts w:ascii="바탕" w:eastAsia="바탕" w:hAnsi="바탕" w:cs="굴림" w:hint="eastAsia"/>
          <w:color w:val="000000"/>
          <w:szCs w:val="20"/>
        </w:rPr>
        <w:t xml:space="preserve">투자자의 지분(율) 및 권리에 </w:t>
      </w:r>
      <w:r w:rsidR="00BF511E">
        <w:rPr>
          <w:rFonts w:ascii="바탕" w:eastAsia="바탕" w:hAnsi="바탕" w:cs="굴림" w:hint="eastAsia"/>
          <w:color w:val="000000"/>
          <w:szCs w:val="20"/>
        </w:rPr>
        <w:t>영향을 미치는 행위</w:t>
      </w:r>
      <w:r>
        <w:rPr>
          <w:rFonts w:ascii="바탕" w:eastAsia="바탕" w:hAnsi="바탕" w:cs="굴림"/>
          <w:color w:val="000000"/>
          <w:szCs w:val="20"/>
        </w:rPr>
        <w:t xml:space="preserve"> </w:t>
      </w:r>
    </w:p>
    <w:p w14:paraId="0F1BB6F6" w14:textId="3225DD98" w:rsidR="00767677" w:rsidRDefault="007A2C04">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회생</w:t>
      </w:r>
      <w:r w:rsidR="00192675">
        <w:rPr>
          <w:rFonts w:ascii="바탕" w:eastAsia="바탕" w:hAnsi="바탕" w:cs="굴림" w:hint="eastAsia"/>
          <w:color w:val="000000"/>
          <w:szCs w:val="20"/>
        </w:rPr>
        <w:t>절차개시</w:t>
      </w:r>
      <w:r>
        <w:rPr>
          <w:rFonts w:ascii="바탕" w:eastAsia="바탕" w:hAnsi="바탕" w:cs="굴림" w:hint="eastAsia"/>
          <w:color w:val="000000"/>
          <w:szCs w:val="20"/>
        </w:rPr>
        <w:t>신청,</w:t>
      </w:r>
      <w:r>
        <w:rPr>
          <w:rFonts w:ascii="바탕" w:eastAsia="바탕" w:hAnsi="바탕" w:cs="굴림"/>
          <w:color w:val="000000"/>
          <w:szCs w:val="20"/>
        </w:rPr>
        <w:t xml:space="preserve"> </w:t>
      </w:r>
      <w:r>
        <w:rPr>
          <w:rFonts w:ascii="바탕" w:eastAsia="바탕" w:hAnsi="바탕" w:cs="굴림" w:hint="eastAsia"/>
          <w:color w:val="000000"/>
          <w:szCs w:val="20"/>
        </w:rPr>
        <w:t>파산신청,</w:t>
      </w:r>
      <w:r>
        <w:rPr>
          <w:rFonts w:ascii="바탕" w:eastAsia="바탕" w:hAnsi="바탕" w:cs="굴림"/>
          <w:color w:val="000000"/>
          <w:szCs w:val="20"/>
        </w:rPr>
        <w:t xml:space="preserve"> 해산</w:t>
      </w:r>
      <w:r>
        <w:rPr>
          <w:rFonts w:ascii="바탕" w:eastAsia="바탕" w:hAnsi="바탕" w:cs="굴림" w:hint="eastAsia"/>
          <w:color w:val="000000"/>
          <w:szCs w:val="20"/>
        </w:rPr>
        <w:t xml:space="preserve">, </w:t>
      </w:r>
      <w:r>
        <w:rPr>
          <w:rFonts w:ascii="바탕" w:eastAsia="바탕" w:hAnsi="바탕" w:cs="굴림"/>
          <w:color w:val="000000"/>
          <w:szCs w:val="20"/>
        </w:rPr>
        <w:t>청산</w:t>
      </w:r>
      <w:r>
        <w:rPr>
          <w:rFonts w:ascii="바탕" w:eastAsia="바탕" w:hAnsi="바탕" w:cs="굴림" w:hint="eastAsia"/>
          <w:color w:val="000000"/>
          <w:szCs w:val="20"/>
        </w:rPr>
        <w:t xml:space="preserve">, </w:t>
      </w:r>
      <w:r>
        <w:rPr>
          <w:rFonts w:ascii="바탕" w:eastAsia="바탕" w:hAnsi="바탕" w:cs="굴림"/>
          <w:color w:val="000000"/>
          <w:szCs w:val="20"/>
        </w:rPr>
        <w:t>합병</w:t>
      </w:r>
      <w:r>
        <w:rPr>
          <w:rFonts w:ascii="바탕" w:eastAsia="바탕" w:hAnsi="바탕" w:cs="굴림" w:hint="eastAsia"/>
          <w:color w:val="000000"/>
          <w:szCs w:val="20"/>
        </w:rPr>
        <w:t xml:space="preserve">, </w:t>
      </w:r>
      <w:r>
        <w:rPr>
          <w:rFonts w:ascii="바탕" w:eastAsia="바탕" w:hAnsi="바탕" w:cs="굴림"/>
          <w:color w:val="000000"/>
          <w:szCs w:val="20"/>
        </w:rPr>
        <w:t>분할</w:t>
      </w:r>
      <w:r>
        <w:rPr>
          <w:rFonts w:ascii="바탕" w:eastAsia="바탕" w:hAnsi="바탕" w:cs="굴림" w:hint="eastAsia"/>
          <w:color w:val="000000"/>
          <w:szCs w:val="20"/>
        </w:rPr>
        <w:t xml:space="preserve">, </w:t>
      </w:r>
      <w:r>
        <w:rPr>
          <w:rFonts w:ascii="바탕" w:eastAsia="바탕" w:hAnsi="바탕" w:cs="굴림"/>
          <w:color w:val="000000"/>
          <w:szCs w:val="20"/>
        </w:rPr>
        <w:t>분할합병</w:t>
      </w:r>
      <w:r>
        <w:rPr>
          <w:rFonts w:ascii="바탕" w:eastAsia="바탕" w:hAnsi="바탕" w:cs="굴림" w:hint="eastAsia"/>
          <w:color w:val="000000"/>
          <w:szCs w:val="20"/>
        </w:rPr>
        <w:t xml:space="preserve">, </w:t>
      </w:r>
      <w:r>
        <w:rPr>
          <w:rFonts w:ascii="바탕" w:eastAsia="바탕" w:hAnsi="바탕" w:cs="굴림"/>
          <w:color w:val="000000"/>
          <w:szCs w:val="20"/>
        </w:rPr>
        <w:t>주식의 포괄적 교환 또는 이전</w:t>
      </w:r>
      <w:r>
        <w:rPr>
          <w:rFonts w:ascii="바탕" w:eastAsia="바탕" w:hAnsi="바탕" w:cs="굴림" w:hint="eastAsia"/>
          <w:color w:val="000000"/>
          <w:szCs w:val="20"/>
        </w:rPr>
        <w:t xml:space="preserve">, </w:t>
      </w:r>
      <w:r>
        <w:rPr>
          <w:rFonts w:ascii="바탕" w:eastAsia="바탕" w:hAnsi="바탕" w:cs="굴림"/>
          <w:color w:val="000000"/>
          <w:szCs w:val="20"/>
        </w:rPr>
        <w:t>영업</w:t>
      </w:r>
      <w:r>
        <w:rPr>
          <w:rFonts w:ascii="바탕" w:eastAsia="바탕" w:hAnsi="바탕" w:cs="굴림" w:hint="eastAsia"/>
          <w:color w:val="000000"/>
          <w:szCs w:val="20"/>
        </w:rPr>
        <w:t xml:space="preserve">양수도, </w:t>
      </w:r>
      <w:r>
        <w:rPr>
          <w:rFonts w:ascii="바탕" w:eastAsia="바탕" w:hAnsi="바탕" w:cs="굴림"/>
          <w:color w:val="000000"/>
          <w:szCs w:val="20"/>
        </w:rPr>
        <w:t>타회사의 인수</w:t>
      </w:r>
      <w:r>
        <w:rPr>
          <w:rFonts w:ascii="바탕" w:eastAsia="바탕" w:hAnsi="바탕" w:cs="굴림" w:hint="eastAsia"/>
          <w:color w:val="000000"/>
          <w:szCs w:val="20"/>
        </w:rPr>
        <w:t xml:space="preserve">, </w:t>
      </w:r>
      <w:r>
        <w:rPr>
          <w:rFonts w:ascii="바탕" w:eastAsia="바탕" w:hAnsi="바탕" w:cs="굴림"/>
          <w:color w:val="000000"/>
          <w:szCs w:val="20"/>
        </w:rPr>
        <w:t>경영임대차</w:t>
      </w:r>
      <w:r>
        <w:rPr>
          <w:rFonts w:ascii="바탕" w:eastAsia="바탕" w:hAnsi="바탕" w:cs="굴림" w:hint="eastAsia"/>
          <w:color w:val="000000"/>
          <w:szCs w:val="20"/>
        </w:rPr>
        <w:t xml:space="preserve">, </w:t>
      </w:r>
      <w:r>
        <w:rPr>
          <w:rFonts w:ascii="바탕" w:eastAsia="바탕" w:hAnsi="바탕" w:cs="굴림"/>
          <w:color w:val="000000"/>
          <w:szCs w:val="20"/>
        </w:rPr>
        <w:t>위탁경영</w:t>
      </w:r>
      <w:r w:rsidR="001D572C">
        <w:rPr>
          <w:rFonts w:ascii="바탕" w:eastAsia="바탕" w:hAnsi="바탕" w:cs="굴림" w:hint="eastAsia"/>
          <w:color w:val="000000"/>
          <w:szCs w:val="20"/>
        </w:rPr>
        <w:t>, 경영위임</w:t>
      </w:r>
      <w:r>
        <w:rPr>
          <w:rFonts w:ascii="바탕" w:eastAsia="바탕" w:hAnsi="바탕" w:cs="굴림"/>
          <w:color w:val="000000"/>
          <w:szCs w:val="20"/>
        </w:rPr>
        <w:t xml:space="preserve"> 기타 회사조직의</w:t>
      </w:r>
      <w:r>
        <w:rPr>
          <w:rFonts w:ascii="바탕" w:eastAsia="바탕" w:hAnsi="바탕" w:cs="굴림" w:hint="eastAsia"/>
          <w:color w:val="000000"/>
          <w:szCs w:val="20"/>
        </w:rPr>
        <w:t xml:space="preserve"> </w:t>
      </w:r>
      <w:r>
        <w:rPr>
          <w:rFonts w:ascii="바탕" w:eastAsia="바탕" w:hAnsi="바탕" w:cs="굴림"/>
          <w:color w:val="000000"/>
          <w:szCs w:val="20"/>
        </w:rPr>
        <w:t>근본적인 변경</w:t>
      </w:r>
    </w:p>
    <w:p w14:paraId="25CAE7AC" w14:textId="07A7563E" w:rsidR="00217FE0" w:rsidRDefault="00217FE0">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건당 전년도 감사보고서상 자산총계의 [10]% 이상 또는 연간 </w:t>
      </w:r>
      <w:proofErr w:type="spellStart"/>
      <w:r>
        <w:rPr>
          <w:rFonts w:ascii="바탕" w:eastAsia="바탕" w:hAnsi="바탕" w:cs="굴림" w:hint="eastAsia"/>
          <w:color w:val="000000"/>
          <w:szCs w:val="20"/>
        </w:rPr>
        <w:t>누계액</w:t>
      </w:r>
      <w:proofErr w:type="spellEnd"/>
      <w:r>
        <w:rPr>
          <w:rFonts w:ascii="바탕" w:eastAsia="바탕" w:hAnsi="바탕" w:cs="굴림" w:hint="eastAsia"/>
          <w:color w:val="000000"/>
          <w:szCs w:val="20"/>
        </w:rPr>
        <w:t xml:space="preserve"> 기준 전년도</w:t>
      </w:r>
      <w:r w:rsidR="00D97B98">
        <w:rPr>
          <w:rFonts w:ascii="바탕" w:eastAsia="바탕" w:hAnsi="바탕" w:cs="굴림" w:hint="eastAsia"/>
          <w:color w:val="000000"/>
          <w:szCs w:val="20"/>
        </w:rPr>
        <w:t xml:space="preserve"> 감사보고서상</w:t>
      </w:r>
      <w:r>
        <w:rPr>
          <w:rFonts w:ascii="바탕" w:eastAsia="바탕" w:hAnsi="바탕" w:cs="굴림" w:hint="eastAsia"/>
          <w:color w:val="000000"/>
          <w:szCs w:val="20"/>
        </w:rPr>
        <w:t xml:space="preserve"> 자산총계의 [20]% 이상의 </w:t>
      </w:r>
      <w:r w:rsidR="00D12C6C">
        <w:rPr>
          <w:rFonts w:ascii="바탕" w:eastAsia="바탕" w:hAnsi="바탕" w:cs="굴림" w:hint="eastAsia"/>
          <w:color w:val="000000"/>
          <w:szCs w:val="20"/>
        </w:rPr>
        <w:t>규모에 해당하는 자산의 취득</w:t>
      </w:r>
      <w:r w:rsidR="00A14F4D">
        <w:rPr>
          <w:rFonts w:ascii="바탕" w:eastAsia="바탕" w:hAnsi="바탕" w:cs="굴림" w:hint="eastAsia"/>
          <w:color w:val="000000"/>
          <w:szCs w:val="20"/>
        </w:rPr>
        <w:t>(리스 등 포함)</w:t>
      </w:r>
      <w:r w:rsidR="00192675">
        <w:rPr>
          <w:rFonts w:ascii="바탕" w:eastAsia="바탕" w:hAnsi="바탕" w:cs="굴림" w:hint="eastAsia"/>
          <w:color w:val="000000"/>
          <w:szCs w:val="20"/>
        </w:rPr>
        <w:t>·</w:t>
      </w:r>
      <w:r w:rsidR="00D12C6C">
        <w:rPr>
          <w:rFonts w:ascii="바탕" w:eastAsia="바탕" w:hAnsi="바탕" w:cs="굴림" w:hint="eastAsia"/>
          <w:color w:val="000000"/>
          <w:szCs w:val="20"/>
        </w:rPr>
        <w:t>처분</w:t>
      </w:r>
      <w:r w:rsidR="00A14F4D">
        <w:rPr>
          <w:rFonts w:ascii="바탕" w:eastAsia="바탕" w:hAnsi="바탕" w:cs="굴림" w:hint="eastAsia"/>
          <w:color w:val="000000"/>
          <w:szCs w:val="20"/>
        </w:rPr>
        <w:t>(대여 등 포함)</w:t>
      </w:r>
      <w:r w:rsidR="00D12C6C">
        <w:rPr>
          <w:rFonts w:ascii="바탕" w:eastAsia="바탕" w:hAnsi="바탕" w:cs="굴림" w:hint="eastAsia"/>
          <w:color w:val="000000"/>
          <w:szCs w:val="20"/>
        </w:rPr>
        <w:t xml:space="preserve">, </w:t>
      </w:r>
      <w:bookmarkStart w:id="30" w:name="_Hlk172194655"/>
      <w:r w:rsidR="00D97B98">
        <w:rPr>
          <w:rFonts w:ascii="바탕" w:eastAsia="바탕" w:hAnsi="바탕" w:cs="굴림" w:hint="eastAsia"/>
          <w:color w:val="000000"/>
          <w:szCs w:val="20"/>
        </w:rPr>
        <w:t xml:space="preserve">회사의 </w:t>
      </w:r>
      <w:proofErr w:type="spellStart"/>
      <w:r w:rsidR="00D97B98">
        <w:rPr>
          <w:rFonts w:ascii="바탕" w:eastAsia="바탕" w:hAnsi="바탕" w:cs="굴림" w:hint="eastAsia"/>
          <w:color w:val="000000"/>
          <w:szCs w:val="20"/>
        </w:rPr>
        <w:t>권리</w:t>
      </w:r>
      <w:r w:rsidR="00192675">
        <w:rPr>
          <w:rFonts w:ascii="바탕" w:eastAsia="바탕" w:hAnsi="바탕" w:cs="굴림" w:hint="eastAsia"/>
          <w:color w:val="000000"/>
          <w:szCs w:val="20"/>
        </w:rPr>
        <w:t>·</w:t>
      </w:r>
      <w:r w:rsidR="00D97B98">
        <w:rPr>
          <w:rFonts w:ascii="바탕" w:eastAsia="바탕" w:hAnsi="바탕" w:cs="굴림" w:hint="eastAsia"/>
          <w:color w:val="000000"/>
          <w:szCs w:val="20"/>
        </w:rPr>
        <w:t>의무의</w:t>
      </w:r>
      <w:proofErr w:type="spellEnd"/>
      <w:r w:rsidR="00D97B98">
        <w:rPr>
          <w:rFonts w:ascii="바탕" w:eastAsia="바탕" w:hAnsi="바탕" w:cs="굴림" w:hint="eastAsia"/>
          <w:color w:val="000000"/>
          <w:szCs w:val="20"/>
        </w:rPr>
        <w:t xml:space="preserve"> 양도</w:t>
      </w:r>
      <w:bookmarkEnd w:id="30"/>
      <w:r w:rsidR="00592917">
        <w:rPr>
          <w:rFonts w:ascii="바탕" w:eastAsia="바탕" w:hAnsi="바탕" w:cs="굴림" w:hint="eastAsia"/>
          <w:color w:val="000000"/>
          <w:szCs w:val="20"/>
        </w:rPr>
        <w:t xml:space="preserve"> 또는 포기</w:t>
      </w:r>
      <w:r w:rsidR="00D97B98">
        <w:rPr>
          <w:rFonts w:ascii="바탕" w:eastAsia="바탕" w:hAnsi="바탕" w:cs="굴림" w:hint="eastAsia"/>
          <w:color w:val="000000"/>
          <w:szCs w:val="20"/>
        </w:rPr>
        <w:t xml:space="preserve">, </w:t>
      </w:r>
      <w:r w:rsidR="00D12C6C">
        <w:rPr>
          <w:rFonts w:ascii="바탕" w:eastAsia="바탕" w:hAnsi="바탕" w:cs="굴림" w:hint="eastAsia"/>
          <w:color w:val="000000"/>
          <w:szCs w:val="20"/>
        </w:rPr>
        <w:t>신규 자금차입 또는 채무의 부담</w:t>
      </w:r>
    </w:p>
    <w:p w14:paraId="32BD7235" w14:textId="75156037" w:rsidR="00D12C6C" w:rsidRDefault="00D12C6C">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제3자에 대한 투자(</w:t>
      </w:r>
      <w:r w:rsidR="00A14F4D">
        <w:rPr>
          <w:rFonts w:ascii="바탕" w:eastAsia="바탕" w:hAnsi="바탕" w:cs="굴림" w:hint="eastAsia"/>
          <w:color w:val="000000"/>
          <w:szCs w:val="20"/>
        </w:rPr>
        <w:t xml:space="preserve">다른 회사의 </w:t>
      </w:r>
      <w:r>
        <w:rPr>
          <w:rFonts w:ascii="바탕" w:eastAsia="바탕" w:hAnsi="바탕" w:cs="굴림" w:hint="eastAsia"/>
          <w:color w:val="000000"/>
          <w:szCs w:val="20"/>
        </w:rPr>
        <w:t>주식</w:t>
      </w:r>
      <w:r w:rsidR="00A14F4D">
        <w:rPr>
          <w:rFonts w:ascii="바탕" w:eastAsia="바탕" w:hAnsi="바탕" w:cs="굴림" w:hint="eastAsia"/>
          <w:color w:val="000000"/>
          <w:szCs w:val="20"/>
        </w:rPr>
        <w:t>, 지분</w:t>
      </w:r>
      <w:r>
        <w:rPr>
          <w:rFonts w:ascii="바탕" w:eastAsia="바탕" w:hAnsi="바탕" w:cs="굴림" w:hint="eastAsia"/>
          <w:color w:val="000000"/>
          <w:szCs w:val="20"/>
        </w:rPr>
        <w:t xml:space="preserve"> 및 사채</w:t>
      </w:r>
      <w:r w:rsidR="00A14F4D">
        <w:rPr>
          <w:rFonts w:ascii="바탕" w:eastAsia="바탕" w:hAnsi="바탕" w:cs="굴림" w:hint="eastAsia"/>
          <w:color w:val="000000"/>
          <w:szCs w:val="20"/>
        </w:rPr>
        <w:t xml:space="preserve">의 취득 또는 </w:t>
      </w:r>
      <w:r>
        <w:rPr>
          <w:rFonts w:ascii="바탕" w:eastAsia="바탕" w:hAnsi="바탕" w:cs="굴림" w:hint="eastAsia"/>
          <w:color w:val="000000"/>
          <w:szCs w:val="20"/>
        </w:rPr>
        <w:t>인수 포함), 자금</w:t>
      </w:r>
      <w:r w:rsidR="00B30B40">
        <w:rPr>
          <w:rFonts w:ascii="바탕" w:eastAsia="바탕" w:hAnsi="바탕" w:cs="굴림" w:hint="eastAsia"/>
          <w:color w:val="000000"/>
          <w:szCs w:val="20"/>
        </w:rPr>
        <w:t xml:space="preserve"> 등 </w:t>
      </w:r>
      <w:r>
        <w:rPr>
          <w:rFonts w:ascii="바탕" w:eastAsia="바탕" w:hAnsi="바탕" w:cs="굴림" w:hint="eastAsia"/>
          <w:color w:val="000000"/>
          <w:szCs w:val="20"/>
        </w:rPr>
        <w:t>대여, 담보제공, 보증 등</w:t>
      </w:r>
    </w:p>
    <w:p w14:paraId="1C463558" w14:textId="4E40DF0A" w:rsidR="00D12C6C" w:rsidRPr="00B25337" w:rsidRDefault="00D12C6C" w:rsidP="00D12C6C">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본건 투자 당시 사업계획에 명시한 것과 현저히 다른 사업에 착수하거나, 사업의</w:t>
      </w:r>
      <w:r w:rsidR="00192675">
        <w:rPr>
          <w:rFonts w:ascii="바탕" w:eastAsia="바탕" w:hAnsi="바탕" w:cs="굴림" w:hint="eastAsia"/>
          <w:color w:val="000000"/>
          <w:szCs w:val="20"/>
        </w:rPr>
        <w:t xml:space="preserve"> 전부 또는 일부의 </w:t>
      </w:r>
      <w:r>
        <w:rPr>
          <w:rFonts w:ascii="바탕" w:eastAsia="바탕" w:hAnsi="바탕" w:cs="굴림" w:hint="eastAsia"/>
          <w:color w:val="000000"/>
          <w:szCs w:val="20"/>
        </w:rPr>
        <w:t>중단, 포기</w:t>
      </w:r>
    </w:p>
    <w:p w14:paraId="3546C493" w14:textId="534702B7" w:rsidR="00767677" w:rsidRDefault="007A2C04">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계열회사</w:t>
      </w:r>
      <w:r>
        <w:rPr>
          <w:rFonts w:ascii="바탕" w:eastAsia="바탕" w:hAnsi="바탕" w:cs="굴림" w:hint="eastAsia"/>
          <w:color w:val="000000"/>
          <w:szCs w:val="20"/>
        </w:rPr>
        <w:t>(</w:t>
      </w:r>
      <w:r>
        <w:rPr>
          <w:rFonts w:ascii="바탕" w:eastAsia="바탕" w:hAnsi="바탕" w:cs="굴림"/>
          <w:color w:val="000000"/>
          <w:szCs w:val="20"/>
        </w:rPr>
        <w:t>독점규제 및 공정거래에 관한 법률</w:t>
      </w:r>
      <w:r>
        <w:rPr>
          <w:rFonts w:ascii="바탕" w:eastAsia="바탕" w:hAnsi="바탕" w:cs="굴림" w:hint="eastAsia"/>
          <w:color w:val="000000"/>
          <w:szCs w:val="20"/>
        </w:rPr>
        <w:t xml:space="preserve"> 제2조 제</w:t>
      </w:r>
      <w:r w:rsidR="00D12C6C">
        <w:rPr>
          <w:rFonts w:ascii="바탕" w:eastAsia="바탕" w:hAnsi="바탕" w:cs="굴림" w:hint="eastAsia"/>
          <w:color w:val="000000"/>
          <w:szCs w:val="20"/>
        </w:rPr>
        <w:t>12</w:t>
      </w:r>
      <w:r>
        <w:rPr>
          <w:rFonts w:ascii="바탕" w:eastAsia="바탕" w:hAnsi="바탕" w:cs="굴림" w:hint="eastAsia"/>
          <w:color w:val="000000"/>
          <w:szCs w:val="20"/>
        </w:rPr>
        <w:t xml:space="preserve">호에 의함), </w:t>
      </w:r>
      <w:r>
        <w:rPr>
          <w:rFonts w:ascii="바탕" w:eastAsia="바탕" w:hAnsi="바탕" w:cs="굴림"/>
          <w:color w:val="000000"/>
          <w:szCs w:val="20"/>
        </w:rPr>
        <w:t>임직원</w:t>
      </w:r>
      <w:r>
        <w:rPr>
          <w:rFonts w:ascii="바탕" w:eastAsia="바탕" w:hAnsi="바탕" w:cs="굴림" w:hint="eastAsia"/>
          <w:color w:val="000000"/>
          <w:szCs w:val="20"/>
        </w:rPr>
        <w:t xml:space="preserve">, </w:t>
      </w:r>
      <w:r>
        <w:rPr>
          <w:rFonts w:ascii="바탕" w:eastAsia="바탕" w:hAnsi="바탕" w:cs="굴림"/>
          <w:color w:val="000000"/>
          <w:szCs w:val="20"/>
        </w:rPr>
        <w:t>주주</w:t>
      </w:r>
      <w:r>
        <w:rPr>
          <w:rFonts w:ascii="바탕" w:eastAsia="바탕" w:hAnsi="바탕" w:cs="굴림" w:hint="eastAsia"/>
          <w:color w:val="000000"/>
          <w:szCs w:val="20"/>
        </w:rPr>
        <w:t xml:space="preserve"> 및 </w:t>
      </w:r>
      <w:r>
        <w:rPr>
          <w:rFonts w:ascii="바탕" w:eastAsia="바탕" w:hAnsi="바탕" w:cs="굴림"/>
          <w:color w:val="000000"/>
          <w:szCs w:val="20"/>
        </w:rPr>
        <w:t>그 특수관계인</w:t>
      </w:r>
      <w:r>
        <w:rPr>
          <w:rFonts w:ascii="바탕" w:eastAsia="바탕" w:hAnsi="바탕" w:cs="굴림" w:hint="eastAsia"/>
          <w:color w:val="000000"/>
          <w:szCs w:val="20"/>
        </w:rPr>
        <w:t>(금융회사의 지배구조에 관한 법률 시행령 제3조 제1항에 의함)</w:t>
      </w:r>
      <w:r>
        <w:rPr>
          <w:rFonts w:ascii="바탕" w:eastAsia="바탕" w:hAnsi="바탕" w:cs="굴림"/>
          <w:color w:val="000000"/>
          <w:szCs w:val="20"/>
        </w:rPr>
        <w:t>과의</w:t>
      </w:r>
      <w:r>
        <w:rPr>
          <w:rFonts w:ascii="바탕" w:eastAsia="바탕" w:hAnsi="바탕" w:cs="굴림" w:hint="eastAsia"/>
          <w:color w:val="000000"/>
          <w:szCs w:val="20"/>
        </w:rPr>
        <w:t xml:space="preserve"> </w:t>
      </w:r>
      <w:r>
        <w:rPr>
          <w:rFonts w:ascii="바탕" w:eastAsia="바탕" w:hAnsi="바탕" w:cs="굴림"/>
          <w:color w:val="000000"/>
          <w:szCs w:val="20"/>
        </w:rPr>
        <w:t>거래</w:t>
      </w:r>
    </w:p>
    <w:p w14:paraId="649C1B2F" w14:textId="41EC6E64" w:rsidR="00A14F4D" w:rsidRPr="00B25337" w:rsidRDefault="00A14F4D">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sidRPr="00B25337">
        <w:rPr>
          <w:rFonts w:ascii="바탕" w:eastAsia="바탕" w:hAnsi="바탕" w:cs="굴림" w:hint="eastAsia"/>
          <w:color w:val="000000"/>
          <w:szCs w:val="20"/>
          <w:highlight w:val="yellow"/>
        </w:rPr>
        <w:t>계열회사</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임직원</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주주</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및</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그</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특수관계인을</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위한</w:t>
      </w:r>
      <w:r w:rsidRPr="00B25337">
        <w:rPr>
          <w:rFonts w:ascii="바탕" w:eastAsia="바탕" w:hAnsi="바탕" w:cs="굴림"/>
          <w:color w:val="000000"/>
          <w:szCs w:val="20"/>
          <w:highlight w:val="yellow"/>
        </w:rPr>
        <w:t xml:space="preserve"> </w:t>
      </w:r>
      <w:r w:rsidR="0018050C">
        <w:rPr>
          <w:rFonts w:ascii="바탕" w:eastAsia="바탕" w:hAnsi="바탕" w:cs="굴림" w:hint="eastAsia"/>
          <w:color w:val="000000"/>
          <w:szCs w:val="20"/>
          <w:highlight w:val="yellow"/>
        </w:rPr>
        <w:t xml:space="preserve">채무면제, 채무인수, 권리의 포기, 지급행위, </w:t>
      </w:r>
      <w:r w:rsidRPr="00B25337">
        <w:rPr>
          <w:rFonts w:ascii="바탕" w:eastAsia="바탕" w:hAnsi="바탕" w:cs="굴림" w:hint="eastAsia"/>
          <w:color w:val="000000"/>
          <w:szCs w:val="20"/>
          <w:highlight w:val="yellow"/>
        </w:rPr>
        <w:t>일체의</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채무부담행위</w:t>
      </w:r>
      <w:r w:rsidRPr="00B25337">
        <w:rPr>
          <w:rFonts w:ascii="바탕" w:eastAsia="바탕" w:hAnsi="바탕" w:cs="굴림"/>
          <w:color w:val="000000"/>
          <w:szCs w:val="20"/>
          <w:highlight w:val="yellow"/>
        </w:rPr>
        <w:t xml:space="preserve">(담보제공, </w:t>
      </w:r>
      <w:r w:rsidRPr="00B25337">
        <w:rPr>
          <w:rFonts w:ascii="바탕" w:eastAsia="바탕" w:hAnsi="바탕" w:cs="굴림" w:hint="eastAsia"/>
          <w:color w:val="000000"/>
          <w:szCs w:val="20"/>
          <w:highlight w:val="yellow"/>
        </w:rPr>
        <w:t>보증</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포함</w:t>
      </w:r>
      <w:r w:rsidRPr="00B25337">
        <w:rPr>
          <w:rFonts w:ascii="바탕" w:eastAsia="바탕" w:hAnsi="바탕" w:cs="굴림"/>
          <w:color w:val="000000"/>
          <w:szCs w:val="20"/>
          <w:highlight w:val="yellow"/>
        </w:rPr>
        <w:t>)</w:t>
      </w:r>
    </w:p>
    <w:p w14:paraId="76F000A2" w14:textId="57B7231D" w:rsidR="00767677" w:rsidRDefault="007A2C04">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회사 또는 이해관계인의 국내외 회사 설립</w:t>
      </w:r>
      <w:r w:rsidR="00FF4BE1">
        <w:rPr>
          <w:rFonts w:ascii="바탕" w:eastAsia="바탕" w:hAnsi="바탕" w:cs="굴림" w:hint="eastAsia"/>
          <w:color w:val="000000"/>
          <w:szCs w:val="20"/>
        </w:rPr>
        <w:t>(자회사 또는 합작회사의 설립 포함)</w:t>
      </w:r>
      <w:r>
        <w:rPr>
          <w:rFonts w:ascii="바탕" w:eastAsia="바탕" w:hAnsi="바탕" w:cs="굴림" w:hint="eastAsia"/>
          <w:color w:val="000000"/>
          <w:szCs w:val="20"/>
        </w:rPr>
        <w:t xml:space="preserve"> 또는 다른 회사의 50% 이상 지분 취득</w:t>
      </w:r>
      <w:r w:rsidR="001D572C">
        <w:rPr>
          <w:rFonts w:ascii="바탕" w:eastAsia="바탕" w:hAnsi="바탕" w:cs="굴림" w:hint="eastAsia"/>
          <w:color w:val="000000"/>
          <w:szCs w:val="20"/>
        </w:rPr>
        <w:t>(주식 및 사채인수 포함)</w:t>
      </w:r>
    </w:p>
    <w:p w14:paraId="475FAE91" w14:textId="654BD57F" w:rsidR="00D12C6C" w:rsidRDefault="00D12C6C">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현금, 주식 또는 기타 회사의 재산으로 이루어지는 배당의 의결 또는 지급</w:t>
      </w:r>
    </w:p>
    <w:p w14:paraId="22D28D28" w14:textId="53A3A2CD" w:rsidR="00D12C6C" w:rsidRDefault="00D84662">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우</w:t>
      </w:r>
      <w:r w:rsidR="00DB1EA1">
        <w:rPr>
          <w:rFonts w:ascii="바탕" w:eastAsia="바탕" w:hAnsi="바탕" w:cs="굴림" w:hint="eastAsia"/>
          <w:color w:val="000000"/>
          <w:szCs w:val="20"/>
        </w:rPr>
        <w:t>리사주의 발행에 관한 사항</w:t>
      </w:r>
    </w:p>
    <w:p w14:paraId="4D789F06" w14:textId="32C4C13C" w:rsidR="00DB1EA1" w:rsidRDefault="00DB1EA1">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외부감사인의 선임 및 변경</w:t>
      </w:r>
    </w:p>
    <w:p w14:paraId="4CC91077" w14:textId="1570244B" w:rsidR="00DB1EA1" w:rsidRDefault="00DB1EA1">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대표이사, 등기이사의 선임 및 해임</w:t>
      </w:r>
      <w:r w:rsidR="00E43333">
        <w:rPr>
          <w:rStyle w:val="af2"/>
          <w:rFonts w:ascii="바탕" w:eastAsia="바탕" w:hAnsi="바탕" w:cs="굴림"/>
          <w:color w:val="000000"/>
          <w:szCs w:val="20"/>
        </w:rPr>
        <w:footnoteReference w:id="13"/>
      </w:r>
    </w:p>
    <w:p w14:paraId="3683E40D" w14:textId="1888C2FE" w:rsidR="00DB1EA1" w:rsidRDefault="00DB1EA1">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자기주식의 취득 및 처분</w:t>
      </w:r>
    </w:p>
    <w:p w14:paraId="7D7A482E" w14:textId="07B84282" w:rsidR="00DB1EA1" w:rsidRDefault="00FC4F00">
      <w:pPr>
        <w:pStyle w:val="a6"/>
        <w:numPr>
          <w:ilvl w:val="0"/>
          <w:numId w:val="55"/>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B25337">
        <w:rPr>
          <w:rFonts w:ascii="바탕" w:eastAsia="바탕" w:hAnsi="바탕" w:cs="굴림" w:hint="eastAsia"/>
          <w:color w:val="FF0000"/>
          <w:szCs w:val="20"/>
        </w:rPr>
        <w:t>회사의</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주권이</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유가증권시장</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또는</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코스닥시장에</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상장</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또는</w:t>
      </w:r>
      <w:r w:rsidRPr="00B25337">
        <w:rPr>
          <w:rFonts w:ascii="바탕" w:eastAsia="바탕" w:hAnsi="바탕" w:cs="굴림"/>
          <w:color w:val="FF0000"/>
          <w:szCs w:val="20"/>
        </w:rPr>
        <w:t xml:space="preserve"> </w:t>
      </w:r>
      <w:r w:rsidRPr="00B25337">
        <w:rPr>
          <w:rFonts w:ascii="바탕" w:eastAsia="바탕" w:hAnsi="바탕" w:cs="굴림" w:hint="eastAsia"/>
          <w:color w:val="FF0000"/>
          <w:szCs w:val="20"/>
        </w:rPr>
        <w:t>등록</w:t>
      </w:r>
      <w:r w:rsidRPr="00B25337">
        <w:rPr>
          <w:rFonts w:ascii="바탕" w:eastAsia="바탕" w:hAnsi="바탕" w:cs="굴림"/>
          <w:color w:val="FF0000"/>
          <w:szCs w:val="20"/>
        </w:rPr>
        <w:t>(</w:t>
      </w:r>
      <w:r w:rsidR="00283DBE" w:rsidRPr="00B25337">
        <w:rPr>
          <w:rFonts w:ascii="바탕" w:eastAsia="바탕" w:hAnsi="바탕" w:cs="굴림"/>
          <w:color w:val="FF0000"/>
          <w:szCs w:val="20"/>
        </w:rPr>
        <w:t xml:space="preserve">IPO, 이하 </w:t>
      </w:r>
      <w:r w:rsidR="007C46B3" w:rsidRPr="00B25337">
        <w:rPr>
          <w:rFonts w:ascii="바탕" w:eastAsia="바탕" w:hAnsi="바탕" w:cs="굴림"/>
          <w:color w:val="FF0000"/>
          <w:szCs w:val="20"/>
        </w:rPr>
        <w:t>“</w:t>
      </w:r>
      <w:r w:rsidR="007C46B3" w:rsidRPr="00B25337">
        <w:rPr>
          <w:rFonts w:ascii="바탕" w:eastAsia="바탕" w:hAnsi="바탕" w:cs="굴림" w:hint="eastAsia"/>
          <w:b/>
          <w:bCs/>
          <w:color w:val="FF0000"/>
          <w:szCs w:val="20"/>
          <w:u w:val="single"/>
        </w:rPr>
        <w:t>기업공개</w:t>
      </w:r>
      <w:r w:rsidR="007C46B3" w:rsidRPr="00B25337">
        <w:rPr>
          <w:rFonts w:ascii="바탕" w:eastAsia="바탕" w:hAnsi="바탕" w:cs="굴림"/>
          <w:color w:val="FF0000"/>
          <w:szCs w:val="20"/>
        </w:rPr>
        <w:t>”)</w:t>
      </w:r>
      <w:r w:rsidR="00D57979" w:rsidRPr="00B25337">
        <w:rPr>
          <w:rFonts w:ascii="바탕" w:eastAsia="바탕" w:hAnsi="바탕" w:cs="굴림" w:hint="eastAsia"/>
          <w:color w:val="FF0000"/>
          <w:szCs w:val="20"/>
        </w:rPr>
        <w:lastRenderedPageBreak/>
        <w:t>되기</w:t>
      </w:r>
      <w:r w:rsidR="00D57979" w:rsidRPr="00B25337">
        <w:rPr>
          <w:rFonts w:ascii="바탕" w:eastAsia="바탕" w:hAnsi="바탕" w:cs="굴림"/>
          <w:color w:val="FF0000"/>
          <w:szCs w:val="20"/>
        </w:rPr>
        <w:t xml:space="preserve"> </w:t>
      </w:r>
      <w:r w:rsidR="00D57979" w:rsidRPr="00B25337">
        <w:rPr>
          <w:rFonts w:ascii="바탕" w:eastAsia="바탕" w:hAnsi="바탕" w:cs="굴림" w:hint="eastAsia"/>
          <w:color w:val="FF0000"/>
          <w:szCs w:val="20"/>
        </w:rPr>
        <w:t>위한</w:t>
      </w:r>
      <w:r w:rsidR="007C46B3" w:rsidRPr="00B25337">
        <w:rPr>
          <w:rFonts w:ascii="바탕" w:eastAsia="바탕" w:hAnsi="바탕" w:cs="굴림"/>
          <w:color w:val="FF0000"/>
          <w:szCs w:val="20"/>
        </w:rPr>
        <w:t xml:space="preserve"> 주관사의 선정 및/또는 변경</w:t>
      </w:r>
      <w:r w:rsidR="00734848">
        <w:rPr>
          <w:rStyle w:val="af2"/>
          <w:rFonts w:ascii="바탕" w:eastAsia="바탕" w:hAnsi="바탕" w:cs="굴림"/>
          <w:color w:val="000000"/>
          <w:szCs w:val="20"/>
        </w:rPr>
        <w:footnoteReference w:id="14"/>
      </w:r>
    </w:p>
    <w:tbl>
      <w:tblPr>
        <w:tblStyle w:val="ae"/>
        <w:tblW w:w="0" w:type="auto"/>
        <w:tblLook w:val="04A0" w:firstRow="1" w:lastRow="0" w:firstColumn="1" w:lastColumn="0" w:noHBand="0" w:noVBand="1"/>
      </w:tblPr>
      <w:tblGrid>
        <w:gridCol w:w="9016"/>
      </w:tblGrid>
      <w:tr w:rsidR="007C4145" w14:paraId="19A7D368" w14:textId="77777777" w:rsidTr="00F11D0B">
        <w:tc>
          <w:tcPr>
            <w:tcW w:w="9016" w:type="dxa"/>
            <w:shd w:val="clear" w:color="auto" w:fill="FFFF00"/>
          </w:tcPr>
          <w:p w14:paraId="282A05CE" w14:textId="24E80640" w:rsidR="007C4145" w:rsidRDefault="007C4145" w:rsidP="007C4145">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r>
              <w:rPr>
                <w:rFonts w:ascii="바탕" w:eastAsia="바탕" w:hAnsi="바탕" w:cs="굴림" w:hint="eastAsia"/>
                <w:color w:val="000000"/>
                <w:szCs w:val="20"/>
              </w:rPr>
              <w:t>(S</w:t>
            </w:r>
            <w:r>
              <w:rPr>
                <w:rFonts w:ascii="바탕" w:eastAsia="바탕" w:hAnsi="바탕" w:cs="굴림"/>
                <w:color w:val="000000"/>
                <w:szCs w:val="20"/>
              </w:rPr>
              <w:t xml:space="preserve">BI) </w:t>
            </w:r>
            <w:r>
              <w:rPr>
                <w:rFonts w:ascii="바탕" w:eastAsia="바탕" w:hAnsi="바탕" w:cs="굴림" w:hint="eastAsia"/>
                <w:color w:val="000000"/>
                <w:szCs w:val="20"/>
              </w:rPr>
              <w:t>아래 사항 추가</w:t>
            </w:r>
            <w:r w:rsidR="00635C27">
              <w:rPr>
                <w:rFonts w:ascii="바탕" w:eastAsia="바탕" w:hAnsi="바탕" w:cs="굴림" w:hint="eastAsia"/>
                <w:color w:val="000000"/>
                <w:szCs w:val="20"/>
              </w:rPr>
              <w:t xml:space="preserve"> 가능</w:t>
            </w:r>
          </w:p>
          <w:p w14:paraId="77BEF97E" w14:textId="17742F36" w:rsidR="00CC2A23" w:rsidRDefault="00B805FF" w:rsidP="00B805FF">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sidR="009271AA">
              <w:rPr>
                <w:rFonts w:ascii="바탕" w:eastAsia="바탕" w:hAnsi="바탕" w:cs="굴림" w:hint="eastAsia"/>
                <w:color w:val="000000"/>
                <w:szCs w:val="20"/>
              </w:rPr>
              <w:t xml:space="preserve"> </w:t>
            </w:r>
            <w:r w:rsidR="00954CFA">
              <w:rPr>
                <w:rFonts w:ascii="바탕" w:eastAsia="바탕" w:hAnsi="바탕" w:cs="굴림" w:hint="eastAsia"/>
                <w:color w:val="000000"/>
                <w:szCs w:val="20"/>
              </w:rPr>
              <w:t xml:space="preserve">(지식재산권이 중요한 가치를 갖는 회사의 경우) </w:t>
            </w:r>
            <w:r w:rsidRPr="00B805FF">
              <w:rPr>
                <w:rFonts w:ascii="바탕" w:eastAsia="바탕" w:hAnsi="바탕" w:cs="굴림"/>
                <w:color w:val="000000"/>
                <w:szCs w:val="20"/>
              </w:rPr>
              <w:t>회사가 보유하고 있거나, 향후 개발(외부기관에 의뢰하여 개발하는 경우도 포함) 또는 도입 예정인 특허권 및 기타 지</w:t>
            </w:r>
            <w:r w:rsidR="00586618">
              <w:rPr>
                <w:rFonts w:ascii="바탕" w:eastAsia="바탕" w:hAnsi="바탕" w:cs="굴림" w:hint="eastAsia"/>
                <w:color w:val="000000"/>
                <w:szCs w:val="20"/>
              </w:rPr>
              <w:t>식</w:t>
            </w:r>
            <w:r w:rsidRPr="00B805FF">
              <w:rPr>
                <w:rFonts w:ascii="바탕" w:eastAsia="바탕" w:hAnsi="바탕" w:cs="굴림"/>
                <w:color w:val="000000"/>
                <w:szCs w:val="20"/>
              </w:rPr>
              <w:t>재산권 등 유형과 무형의 재산적 가치가 있는 자산을 제3자에게 매각하거나 다른 사업에 투자하는 등의 방법으로 처분하는 일체의 행위</w:t>
            </w:r>
            <w:r w:rsidR="00CC2A23">
              <w:rPr>
                <w:rFonts w:ascii="바탕" w:eastAsia="바탕" w:hAnsi="바탕" w:cs="굴림" w:hint="eastAsia"/>
                <w:color w:val="000000"/>
                <w:szCs w:val="20"/>
              </w:rPr>
              <w:t xml:space="preserve"> 내지 </w:t>
            </w:r>
            <w:r w:rsidR="00851F69">
              <w:rPr>
                <w:rFonts w:ascii="바탕" w:eastAsia="바탕" w:hAnsi="바탕" w:cs="굴림" w:hint="eastAsia"/>
                <w:color w:val="000000"/>
                <w:szCs w:val="20"/>
              </w:rPr>
              <w:t xml:space="preserve">등록말소 등 이를 </w:t>
            </w:r>
            <w:r w:rsidR="00CC2A23">
              <w:rPr>
                <w:rFonts w:ascii="바탕" w:eastAsia="바탕" w:hAnsi="바탕" w:cs="굴림" w:hint="eastAsia"/>
                <w:color w:val="000000"/>
                <w:szCs w:val="20"/>
              </w:rPr>
              <w:t>소멸되도록 하는 행위</w:t>
            </w:r>
          </w:p>
          <w:p w14:paraId="1F469F4B" w14:textId="6D7C83A0" w:rsidR="00851F69" w:rsidRPr="00B805FF" w:rsidRDefault="00851F69" w:rsidP="00B805FF">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정부의 인허가 및 승인이 불리하게 변경, 정지 또는 취소되도록 하는 행위</w:t>
            </w:r>
          </w:p>
          <w:p w14:paraId="16EF5025" w14:textId="58DC4B36" w:rsidR="00635C27" w:rsidRDefault="00C816B2"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전년도 자본총계의 5%를 상회하는 규모의 소송 기타 분쟁의 제기, 취하</w:t>
            </w:r>
            <w:r w:rsidR="001D572C">
              <w:rPr>
                <w:rFonts w:ascii="바탕" w:eastAsia="바탕" w:hAnsi="바탕" w:cs="굴림" w:hint="eastAsia"/>
                <w:color w:val="000000"/>
                <w:szCs w:val="20"/>
              </w:rPr>
              <w:t>, 조정, 합의</w:t>
            </w:r>
            <w:r>
              <w:rPr>
                <w:rFonts w:ascii="바탕" w:eastAsia="바탕" w:hAnsi="바탕" w:cs="굴림" w:hint="eastAsia"/>
                <w:color w:val="000000"/>
                <w:szCs w:val="20"/>
              </w:rPr>
              <w:t xml:space="preserve"> 또는 화해</w:t>
            </w:r>
          </w:p>
          <w:p w14:paraId="48E0BBF5" w14:textId="542C5B21" w:rsidR="00D031D3" w:rsidRDefault="00C816B2"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회사의 예금계좌에서 금 [2]억원 이상을 출금하는 행위(급여지급 등 통상적 영업활동에 따른 출금은 제외), 파생상품계약의 체결, 확정금리부 상품이 아닌 금융상품에 대한 금 [1]</w:t>
            </w:r>
            <w:r w:rsidR="00716A86">
              <w:rPr>
                <w:rFonts w:ascii="바탕" w:eastAsia="바탕" w:hAnsi="바탕" w:cs="굴림" w:hint="eastAsia"/>
                <w:color w:val="000000"/>
                <w:szCs w:val="20"/>
              </w:rPr>
              <w:t>억</w:t>
            </w:r>
            <w:r>
              <w:rPr>
                <w:rFonts w:ascii="바탕" w:eastAsia="바탕" w:hAnsi="바탕" w:cs="굴림" w:hint="eastAsia"/>
                <w:color w:val="000000"/>
                <w:szCs w:val="20"/>
              </w:rPr>
              <w:t>원 이상의 자금운용</w:t>
            </w:r>
          </w:p>
          <w:p w14:paraId="6AB5DA9A" w14:textId="38732617" w:rsidR="00D031D3" w:rsidRDefault="00D031D3"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건당 전년도 감사보고서상 자산총계의 [10]% 이상의 규모에 해당하는 차환 또는 대환</w:t>
            </w:r>
          </w:p>
          <w:p w14:paraId="4CC87F00" w14:textId="002829F5" w:rsidR="00E73848" w:rsidRDefault="00C816B2"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00BD3732">
              <w:rPr>
                <w:rFonts w:ascii="바탕" w:eastAsia="바탕" w:hAnsi="바탕" w:cs="굴림" w:hint="eastAsia"/>
                <w:color w:val="000000"/>
                <w:szCs w:val="20"/>
              </w:rPr>
              <w:t>회사의 회계처리기준 또는 회계관행을 변경하는 행위</w:t>
            </w:r>
          </w:p>
          <w:p w14:paraId="082F82FA" w14:textId="77777777" w:rsidR="004F54A4" w:rsidRDefault="004F54A4"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00991B92">
              <w:rPr>
                <w:rFonts w:ascii="바탕" w:eastAsia="바탕" w:hAnsi="바탕" w:cs="굴림" w:hint="eastAsia"/>
                <w:color w:val="000000"/>
                <w:szCs w:val="20"/>
              </w:rPr>
              <w:t xml:space="preserve">(제조업의 경우) </w:t>
            </w:r>
            <w:r>
              <w:rPr>
                <w:rFonts w:ascii="바탕" w:eastAsia="바탕" w:hAnsi="바탕" w:cs="굴림" w:hint="eastAsia"/>
                <w:color w:val="000000"/>
                <w:szCs w:val="20"/>
              </w:rPr>
              <w:t>PO(Pu</w:t>
            </w:r>
            <w:r w:rsidR="00EA57B1">
              <w:rPr>
                <w:rFonts w:ascii="바탕" w:eastAsia="바탕" w:hAnsi="바탕" w:cs="굴림" w:hint="eastAsia"/>
                <w:color w:val="000000"/>
                <w:szCs w:val="20"/>
              </w:rPr>
              <w:t xml:space="preserve">rchase Order)에 따른 원자재 구매 등 생산자금 지출 외 회사의 손익계산서 상 판매비와 관리비가 전년도와 비교하여 10% 이상 상승하는 경우. 다만, </w:t>
            </w:r>
            <w:r w:rsidR="00E24266">
              <w:rPr>
                <w:rFonts w:ascii="바탕" w:eastAsia="바탕" w:hAnsi="바탕" w:cs="굴림" w:hint="eastAsia"/>
                <w:color w:val="000000"/>
                <w:szCs w:val="20"/>
              </w:rPr>
              <w:t>판매비와 관리비 중 제품 개발을 위한 개발비용과 기업공개 추진을 위한 기술평가수수료 및 지정</w:t>
            </w:r>
            <w:r w:rsidR="00487F52">
              <w:rPr>
                <w:rFonts w:ascii="바탕" w:eastAsia="바탕" w:hAnsi="바탕" w:cs="굴림" w:hint="eastAsia"/>
                <w:color w:val="000000"/>
                <w:szCs w:val="20"/>
              </w:rPr>
              <w:t xml:space="preserve">감사용역수수료 등 기업공개 </w:t>
            </w:r>
            <w:proofErr w:type="spellStart"/>
            <w:r w:rsidR="00487F52">
              <w:rPr>
                <w:rFonts w:ascii="바탕" w:eastAsia="바탕" w:hAnsi="바탕" w:cs="굴림" w:hint="eastAsia"/>
                <w:color w:val="000000"/>
                <w:szCs w:val="20"/>
              </w:rPr>
              <w:t>제경비</w:t>
            </w:r>
            <w:proofErr w:type="spellEnd"/>
            <w:r w:rsidR="00487F52">
              <w:rPr>
                <w:rFonts w:ascii="바탕" w:eastAsia="바탕" w:hAnsi="바탕" w:cs="굴림" w:hint="eastAsia"/>
                <w:color w:val="000000"/>
                <w:szCs w:val="20"/>
              </w:rPr>
              <w:t xml:space="preserve"> 등은 제외한다.</w:t>
            </w:r>
          </w:p>
          <w:p w14:paraId="13DF7602" w14:textId="433ADA01" w:rsidR="00FF4BE1" w:rsidRDefault="00FF4BE1"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Pr="00FF4BE1">
              <w:rPr>
                <w:rFonts w:ascii="바탕" w:eastAsia="바탕" w:hAnsi="바탕" w:cs="굴림" w:hint="eastAsia"/>
                <w:color w:val="000000"/>
                <w:szCs w:val="20"/>
              </w:rPr>
              <w:t>각 임직원에게 지급하는 급여가 전년도 급여와 비교하여 [20]% 이상 상승하는 경우 및 이에 준하는 근로조건의 중대한 변경</w:t>
            </w:r>
          </w:p>
          <w:p w14:paraId="5E75A984" w14:textId="77777777" w:rsidR="00D031D3" w:rsidRDefault="00D031D3" w:rsidP="00635C27">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31" w:author="SL Partners" w:date="2025-03-11T09:21:00Z" w16du:dateUtc="2025-03-11T00:21:00Z"/>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기업공개(IPO)의 시기, 회사의 주권이 상장될 증권시장, 상장될 주식의 수 및 모집 또는/및 매출 가격의 결정, IPO 주관사의 선정 및/또는 변경, 우회상장 시 조건 및 방법</w:t>
            </w:r>
          </w:p>
          <w:p w14:paraId="722078AE" w14:textId="2676EDEE" w:rsidR="008754D6" w:rsidRDefault="008754D6">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32" w:author="SL Partners" w:date="2025-03-11T09:21:00Z" w16du:dateUtc="2025-03-11T00:21:00Z"/>
                <w:rFonts w:ascii="바탕" w:eastAsia="바탕" w:hAnsi="바탕" w:cs="굴림"/>
                <w:color w:val="000000"/>
                <w:szCs w:val="20"/>
              </w:rPr>
              <w:pPrChange w:id="33" w:author="SL Partners" w:date="2025-03-11T09:21:00Z" w16du:dateUtc="2025-03-11T00:21:00Z">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pPr>
              </w:pPrChange>
            </w:pPr>
            <w:commentRangeStart w:id="34"/>
            <w:proofErr w:type="spellStart"/>
            <w:ins w:id="35" w:author="SL Partners" w:date="2025-03-11T09:21:00Z" w16du:dateUtc="2025-03-11T00:21:00Z">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003E299A" w:rsidRPr="003E299A">
                <w:rPr>
                  <w:rFonts w:ascii="바탕" w:eastAsia="바탕" w:hAnsi="바탕" w:cs="굴림"/>
                  <w:color w:val="000000"/>
                  <w:szCs w:val="20"/>
                </w:rPr>
                <w:t xml:space="preserve">계약 상대방에게 독점적, 배타적 또는 우선적 권리를 부여하거나 계약 상대방으로부터 그러한 권리를 </w:t>
              </w:r>
              <w:proofErr w:type="spellStart"/>
              <w:r w:rsidR="003E299A" w:rsidRPr="003E299A">
                <w:rPr>
                  <w:rFonts w:ascii="바탕" w:eastAsia="바탕" w:hAnsi="바탕" w:cs="굴림"/>
                  <w:color w:val="000000"/>
                  <w:szCs w:val="20"/>
                </w:rPr>
                <w:t>부여받는</w:t>
              </w:r>
              <w:proofErr w:type="spellEnd"/>
              <w:r w:rsidR="003E299A" w:rsidRPr="003E299A">
                <w:rPr>
                  <w:rFonts w:ascii="바탕" w:eastAsia="바탕" w:hAnsi="바탕" w:cs="굴림"/>
                  <w:color w:val="000000"/>
                  <w:szCs w:val="20"/>
                </w:rPr>
                <w:t xml:space="preserve"> 내용의 계약</w:t>
              </w:r>
            </w:ins>
          </w:p>
          <w:p w14:paraId="4346C02F" w14:textId="7C4E7BD3" w:rsidR="008754D6" w:rsidRDefault="008754D6">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36" w:author="SL Partners" w:date="2025-03-11T09:21:00Z" w16du:dateUtc="2025-03-11T00:21:00Z"/>
                <w:rFonts w:ascii="바탕" w:eastAsia="바탕" w:hAnsi="바탕" w:cs="굴림"/>
                <w:color w:val="000000"/>
                <w:szCs w:val="20"/>
              </w:rPr>
              <w:pPrChange w:id="37" w:author="SL Partners" w:date="2025-03-11T09:22:00Z" w16du:dateUtc="2025-03-11T00:22:00Z">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pPr>
              </w:pPrChange>
            </w:pPr>
            <w:proofErr w:type="spellStart"/>
            <w:ins w:id="38" w:author="SL Partners" w:date="2025-03-11T09:21:00Z" w16du:dateUtc="2025-03-11T00:21:00Z">
              <w:r>
                <w:rPr>
                  <w:rFonts w:ascii="바탕" w:eastAsia="바탕" w:hAnsi="바탕" w:cs="굴림" w:hint="eastAsia"/>
                  <w:color w:val="000000"/>
                  <w:szCs w:val="20"/>
                </w:rPr>
                <w:t>ㅇ</w:t>
              </w:r>
            </w:ins>
            <w:proofErr w:type="spellEnd"/>
            <w:ins w:id="39" w:author="SL Partners" w:date="2025-03-11T09:22:00Z" w16du:dateUtc="2025-03-11T00:22:00Z">
              <w:r w:rsidR="003E299A">
                <w:rPr>
                  <w:rFonts w:ascii="바탕" w:eastAsia="바탕" w:hAnsi="바탕" w:cs="굴림" w:hint="eastAsia"/>
                  <w:color w:val="000000"/>
                  <w:szCs w:val="20"/>
                </w:rPr>
                <w:t xml:space="preserve"> </w:t>
              </w:r>
              <w:r w:rsidR="003E299A" w:rsidRPr="003E299A">
                <w:rPr>
                  <w:rFonts w:ascii="바탕" w:eastAsia="바탕" w:hAnsi="바탕" w:cs="굴림"/>
                  <w:color w:val="000000"/>
                  <w:szCs w:val="20"/>
                </w:rPr>
                <w:t>단체협약, 임금협약, 노사협약 등 명칭을 불문하고 노동조합이나 회사 임직원들과 집단적으로 체결한 계약</w:t>
              </w:r>
            </w:ins>
          </w:p>
          <w:p w14:paraId="433AB92F" w14:textId="1BD0E22A" w:rsidR="008754D6" w:rsidRPr="0089704B" w:rsidRDefault="008754D6">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40" w:author="SL Partners" w:date="2025-03-11T09:21:00Z" w16du:dateUtc="2025-03-11T00:21:00Z"/>
                <w:rFonts w:ascii="바탕" w:eastAsia="바탕" w:hAnsi="바탕" w:cs="굴림"/>
                <w:color w:val="000000"/>
                <w:szCs w:val="20"/>
              </w:rPr>
              <w:pPrChange w:id="41" w:author="SL Partners" w:date="2025-03-11T09:22:00Z" w16du:dateUtc="2025-03-11T00:22:00Z">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pPr>
              </w:pPrChange>
            </w:pPr>
            <w:proofErr w:type="spellStart"/>
            <w:ins w:id="42" w:author="SL Partners" w:date="2025-03-11T09:21:00Z" w16du:dateUtc="2025-03-11T00:21:00Z">
              <w:r>
                <w:rPr>
                  <w:rFonts w:ascii="바탕" w:eastAsia="바탕" w:hAnsi="바탕" w:cs="굴림" w:hint="eastAsia"/>
                  <w:color w:val="000000"/>
                  <w:szCs w:val="20"/>
                </w:rPr>
                <w:t>ㅇ</w:t>
              </w:r>
            </w:ins>
            <w:proofErr w:type="spellEnd"/>
            <w:ins w:id="43" w:author="SL Partners" w:date="2025-03-11T09:22:00Z" w16du:dateUtc="2025-03-11T00:22:00Z">
              <w:r w:rsidR="0089704B">
                <w:rPr>
                  <w:rFonts w:ascii="바탕" w:eastAsia="바탕" w:hAnsi="바탕" w:cs="굴림" w:hint="eastAsia"/>
                  <w:color w:val="000000"/>
                  <w:szCs w:val="20"/>
                </w:rPr>
                <w:t xml:space="preserve"> </w:t>
              </w:r>
              <w:r w:rsidR="0089704B" w:rsidRPr="0089704B">
                <w:rPr>
                  <w:rFonts w:ascii="바탕" w:eastAsia="바탕" w:hAnsi="바탕" w:cs="굴림"/>
                  <w:color w:val="000000"/>
                  <w:szCs w:val="20"/>
                </w:rPr>
                <w:t>지식재산권의 라이선스에 관한 계약</w:t>
              </w:r>
            </w:ins>
          </w:p>
          <w:p w14:paraId="521C58E1" w14:textId="6D8530BC" w:rsidR="0089704B" w:rsidRPr="0089704B" w:rsidRDefault="008754D6" w:rsidP="0089704B">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44" w:author="SL Partners" w:date="2025-03-11T09:22:00Z" w16du:dateUtc="2025-03-11T00:22:00Z"/>
                <w:rFonts w:ascii="바탕" w:eastAsia="바탕" w:hAnsi="바탕" w:cs="굴림"/>
                <w:color w:val="000000"/>
                <w:szCs w:val="20"/>
              </w:rPr>
            </w:pPr>
            <w:proofErr w:type="spellStart"/>
            <w:ins w:id="45" w:author="SL Partners" w:date="2025-03-11T09:21:00Z" w16du:dateUtc="2025-03-11T00:21:00Z">
              <w:r>
                <w:rPr>
                  <w:rFonts w:ascii="바탕" w:eastAsia="바탕" w:hAnsi="바탕" w:cs="굴림" w:hint="eastAsia"/>
                  <w:color w:val="000000"/>
                  <w:szCs w:val="20"/>
                </w:rPr>
                <w:t>ㅇ</w:t>
              </w:r>
            </w:ins>
            <w:proofErr w:type="spellEnd"/>
            <w:ins w:id="46" w:author="SL Partners" w:date="2025-03-11T09:22:00Z" w16du:dateUtc="2025-03-11T00:22:00Z">
              <w:r w:rsidR="0089704B">
                <w:t xml:space="preserve"> </w:t>
              </w:r>
              <w:r w:rsidR="0089704B" w:rsidRPr="0089704B">
                <w:rPr>
                  <w:rFonts w:ascii="바탕" w:eastAsia="바탕" w:hAnsi="바탕" w:cs="굴림"/>
                  <w:color w:val="000000"/>
                  <w:szCs w:val="20"/>
                </w:rPr>
                <w:t>소송 또는 고객 클레임과 관련된 화해 또는 조정 계약</w:t>
              </w:r>
            </w:ins>
          </w:p>
          <w:p w14:paraId="35FBD85A" w14:textId="3BC3C67D" w:rsidR="008754D6" w:rsidRPr="00D031D3" w:rsidRDefault="0089704B" w:rsidP="0089704B">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ins w:id="47" w:author="SL Partners" w:date="2025-03-11T09:22:00Z" w16du:dateUtc="2025-03-11T00:22:00Z">
              <w:r>
                <w:rPr>
                  <w:rFonts w:ascii="바탕" w:eastAsia="바탕" w:hAnsi="바탕" w:cs="굴림" w:hint="eastAsia"/>
                  <w:color w:val="000000"/>
                  <w:szCs w:val="20"/>
                </w:rPr>
                <w:t>ㅇ</w:t>
              </w:r>
              <w:proofErr w:type="spellEnd"/>
              <w:r>
                <w:t xml:space="preserve"> </w:t>
              </w:r>
              <w:r w:rsidRPr="0089704B">
                <w:rPr>
                  <w:rFonts w:ascii="바탕" w:eastAsia="바탕" w:hAnsi="바탕" w:cs="굴림"/>
                  <w:color w:val="000000"/>
                  <w:szCs w:val="20"/>
                </w:rPr>
                <w:t>정부기관과의 계약</w:t>
              </w:r>
            </w:ins>
            <w:commentRangeEnd w:id="34"/>
            <w:ins w:id="48" w:author="SL Partners" w:date="2025-03-11T09:23:00Z" w16du:dateUtc="2025-03-11T00:23:00Z">
              <w:r>
                <w:rPr>
                  <w:rStyle w:val="a9"/>
                </w:rPr>
                <w:commentReference w:id="34"/>
              </w:r>
            </w:ins>
          </w:p>
        </w:tc>
      </w:tr>
    </w:tbl>
    <w:p w14:paraId="226FFE1E" w14:textId="77777777" w:rsidR="008E6659" w:rsidRPr="007C4145" w:rsidRDefault="008E6659" w:rsidP="007C4145">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705540C2" w14:textId="77777777" w:rsidR="00767677" w:rsidRDefault="007A2C04">
      <w:pPr>
        <w:pStyle w:val="a6"/>
        <w:numPr>
          <w:ilvl w:val="0"/>
          <w:numId w:val="1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회사</w:t>
      </w:r>
      <w:r>
        <w:rPr>
          <w:rFonts w:ascii="바탕" w:eastAsia="바탕" w:hAnsi="바탕" w:cs="굴림" w:hint="eastAsia"/>
          <w:color w:val="000000"/>
          <w:szCs w:val="20"/>
        </w:rPr>
        <w:t xml:space="preserve"> 및 이해관계인은</w:t>
      </w:r>
      <w:r>
        <w:rPr>
          <w:rFonts w:ascii="바탕" w:eastAsia="바탕" w:hAnsi="바탕" w:cs="굴림"/>
          <w:color w:val="000000"/>
          <w:kern w:val="0"/>
          <w:szCs w:val="20"/>
        </w:rPr>
        <w:t xml:space="preserve"> 다음 각 호의 사항에 관하여 투자자와 사전에 협의하고 투자자에게</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업무처리에 따른 결과를 서면으로 통지하여야 한다</w:t>
      </w:r>
      <w:r>
        <w:rPr>
          <w:rFonts w:ascii="바탕" w:eastAsia="바탕" w:hAnsi="바탕" w:cs="굴림" w:hint="eastAsia"/>
          <w:color w:val="000000"/>
          <w:kern w:val="0"/>
          <w:szCs w:val="20"/>
        </w:rPr>
        <w:t>.</w:t>
      </w:r>
    </w:p>
    <w:p w14:paraId="11A240B3" w14:textId="276A249E" w:rsidR="00767677" w:rsidRPr="00B25337" w:rsidRDefault="00E31793">
      <w:pPr>
        <w:pStyle w:val="a6"/>
        <w:numPr>
          <w:ilvl w:val="0"/>
          <w:numId w:val="57"/>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Pr>
          <w:rFonts w:ascii="바탕" w:eastAsia="바탕" w:hAnsi="바탕" w:cs="굴림" w:hint="eastAsia"/>
          <w:color w:val="000000"/>
          <w:szCs w:val="20"/>
          <w:highlight w:val="yellow"/>
        </w:rPr>
        <w:t>주주총회의 안건 및 이사회의 안건</w:t>
      </w:r>
    </w:p>
    <w:p w14:paraId="1898CE00" w14:textId="733CFD74" w:rsidR="00767677" w:rsidRPr="00B25337" w:rsidRDefault="00E31793">
      <w:pPr>
        <w:pStyle w:val="a6"/>
        <w:numPr>
          <w:ilvl w:val="0"/>
          <w:numId w:val="57"/>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Pr>
          <w:rFonts w:ascii="바탕" w:eastAsia="바탕" w:hAnsi="바탕" w:cs="굴림" w:hint="eastAsia"/>
          <w:color w:val="000000"/>
          <w:szCs w:val="20"/>
          <w:highlight w:val="yellow"/>
        </w:rPr>
        <w:t xml:space="preserve">주식보유상황의 변동에 관한 사항. 단, </w:t>
      </w:r>
      <w:r w:rsidR="0033641C">
        <w:rPr>
          <w:rFonts w:ascii="바탕" w:eastAsia="바탕" w:hAnsi="바탕" w:cs="굴림" w:hint="eastAsia"/>
          <w:color w:val="000000"/>
          <w:szCs w:val="20"/>
          <w:highlight w:val="yellow"/>
        </w:rPr>
        <w:t xml:space="preserve">회사 및 </w:t>
      </w:r>
      <w:r w:rsidR="00136490">
        <w:rPr>
          <w:rFonts w:ascii="바탕" w:eastAsia="바탕" w:hAnsi="바탕" w:cs="굴림" w:hint="eastAsia"/>
          <w:color w:val="000000"/>
          <w:szCs w:val="20"/>
          <w:highlight w:val="yellow"/>
        </w:rPr>
        <w:t xml:space="preserve">이해관계인의 특수관계인이 아닌 </w:t>
      </w:r>
      <w:r>
        <w:rPr>
          <w:rFonts w:ascii="바탕" w:eastAsia="바탕" w:hAnsi="바탕" w:cs="굴림" w:hint="eastAsia"/>
          <w:color w:val="000000"/>
          <w:szCs w:val="20"/>
          <w:highlight w:val="yellow"/>
        </w:rPr>
        <w:t>제3자의 주식보유상황의 변동은 사후통지만 한다.</w:t>
      </w:r>
    </w:p>
    <w:p w14:paraId="3923879A" w14:textId="77777777" w:rsidR="00767677" w:rsidRDefault="007A2C04">
      <w:pPr>
        <w:pStyle w:val="a6"/>
        <w:numPr>
          <w:ilvl w:val="0"/>
          <w:numId w:val="57"/>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각 임직원에게</w:t>
      </w:r>
      <w:r>
        <w:rPr>
          <w:rFonts w:ascii="바탕" w:eastAsia="바탕" w:hAnsi="바탕" w:cs="굴림"/>
          <w:color w:val="000000"/>
          <w:szCs w:val="20"/>
        </w:rPr>
        <w:t xml:space="preserve"> </w:t>
      </w:r>
      <w:r>
        <w:rPr>
          <w:rFonts w:ascii="바탕" w:eastAsia="바탕" w:hAnsi="바탕" w:cs="굴림" w:hint="eastAsia"/>
          <w:color w:val="000000"/>
          <w:szCs w:val="20"/>
        </w:rPr>
        <w:t>지급하는</w:t>
      </w:r>
      <w:r>
        <w:rPr>
          <w:rFonts w:ascii="바탕" w:eastAsia="바탕" w:hAnsi="바탕" w:cs="굴림"/>
          <w:color w:val="000000"/>
          <w:szCs w:val="20"/>
        </w:rPr>
        <w:t xml:space="preserve"> </w:t>
      </w:r>
      <w:r>
        <w:rPr>
          <w:rFonts w:ascii="바탕" w:eastAsia="바탕" w:hAnsi="바탕" w:cs="굴림" w:hint="eastAsia"/>
          <w:color w:val="000000"/>
          <w:szCs w:val="20"/>
        </w:rPr>
        <w:t xml:space="preserve">급여가 전년도 급여와 비교하여 </w:t>
      </w:r>
      <w:r>
        <w:rPr>
          <w:rFonts w:ascii="바탕" w:eastAsia="바탕" w:hAnsi="바탕" w:cs="굴림"/>
          <w:color w:val="000000"/>
          <w:szCs w:val="20"/>
        </w:rPr>
        <w:t>[20]%</w:t>
      </w:r>
      <w:r>
        <w:rPr>
          <w:rFonts w:ascii="바탕" w:eastAsia="바탕" w:hAnsi="바탕" w:cs="굴림" w:hint="eastAsia"/>
          <w:color w:val="000000"/>
          <w:szCs w:val="20"/>
        </w:rPr>
        <w:t>이상 상승하는 경우</w:t>
      </w:r>
    </w:p>
    <w:p w14:paraId="1E603866" w14:textId="390658E5" w:rsidR="00767677" w:rsidRPr="00B25337" w:rsidRDefault="00280088" w:rsidP="00280088">
      <w:pPr>
        <w:pStyle w:val="a6"/>
        <w:numPr>
          <w:ilvl w:val="0"/>
          <w:numId w:val="57"/>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highlight w:val="yellow"/>
        </w:rPr>
      </w:pPr>
      <w:r>
        <w:rPr>
          <w:rFonts w:ascii="바탕" w:eastAsia="바탕" w:hAnsi="바탕" w:cs="굴림" w:hint="eastAsia"/>
          <w:color w:val="000000"/>
          <w:szCs w:val="20"/>
          <w:highlight w:val="yellow"/>
        </w:rPr>
        <w:t>기업공개</w:t>
      </w:r>
      <w:r w:rsidR="00BD2EEB">
        <w:rPr>
          <w:rFonts w:ascii="바탕" w:eastAsia="바탕" w:hAnsi="바탕" w:cs="굴림" w:hint="eastAsia"/>
          <w:color w:val="000000"/>
          <w:szCs w:val="20"/>
          <w:highlight w:val="yellow"/>
        </w:rPr>
        <w:t xml:space="preserve"> </w:t>
      </w:r>
      <w:r>
        <w:rPr>
          <w:rFonts w:ascii="바탕" w:eastAsia="바탕" w:hAnsi="바탕" w:cs="굴림" w:hint="eastAsia"/>
          <w:color w:val="000000"/>
          <w:szCs w:val="20"/>
          <w:highlight w:val="yellow"/>
        </w:rPr>
        <w:t xml:space="preserve">되는 시기, </w:t>
      </w:r>
      <w:r w:rsidR="00691A22">
        <w:rPr>
          <w:rFonts w:ascii="바탕" w:eastAsia="바탕" w:hAnsi="바탕" w:cs="굴림" w:hint="eastAsia"/>
          <w:color w:val="000000"/>
          <w:szCs w:val="20"/>
          <w:highlight w:val="yellow"/>
        </w:rPr>
        <w:t>상장주식</w:t>
      </w:r>
      <w:r>
        <w:rPr>
          <w:rFonts w:ascii="바탕" w:eastAsia="바탕" w:hAnsi="바탕" w:cs="굴림" w:hint="eastAsia"/>
          <w:color w:val="000000"/>
          <w:szCs w:val="20"/>
          <w:highlight w:val="yellow"/>
        </w:rPr>
        <w:t>시장, 상장주식의 수 및 공모가격의 결정, 우회상장의 조건 및 방법</w:t>
      </w:r>
    </w:p>
    <w:tbl>
      <w:tblPr>
        <w:tblStyle w:val="ae"/>
        <w:tblW w:w="0" w:type="auto"/>
        <w:tblLook w:val="04A0" w:firstRow="1" w:lastRow="0" w:firstColumn="1" w:lastColumn="0" w:noHBand="0" w:noVBand="1"/>
      </w:tblPr>
      <w:tblGrid>
        <w:gridCol w:w="9016"/>
      </w:tblGrid>
      <w:tr w:rsidR="00306781" w:rsidRPr="007F3919" w14:paraId="58767DCD" w14:textId="77777777" w:rsidTr="00B25337">
        <w:tc>
          <w:tcPr>
            <w:tcW w:w="9016" w:type="dxa"/>
            <w:shd w:val="clear" w:color="auto" w:fill="FFFF00"/>
          </w:tcPr>
          <w:p w14:paraId="621B5117" w14:textId="77777777" w:rsidR="00306781" w:rsidRDefault="00306781" w:rsidP="00306781">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r>
              <w:rPr>
                <w:rFonts w:ascii="바탕" w:eastAsia="바탕" w:hAnsi="바탕" w:cs="굴림" w:hint="eastAsia"/>
                <w:color w:val="000000"/>
                <w:szCs w:val="20"/>
              </w:rPr>
              <w:t>(</w:t>
            </w:r>
            <w:r>
              <w:rPr>
                <w:rFonts w:ascii="바탕" w:eastAsia="바탕" w:hAnsi="바탕" w:cs="굴림"/>
                <w:color w:val="000000"/>
                <w:szCs w:val="20"/>
              </w:rPr>
              <w:t xml:space="preserve">SBI) </w:t>
            </w:r>
            <w:r>
              <w:rPr>
                <w:rFonts w:ascii="바탕" w:eastAsia="바탕" w:hAnsi="바탕" w:cs="굴림" w:hint="eastAsia"/>
                <w:color w:val="000000"/>
                <w:szCs w:val="20"/>
              </w:rPr>
              <w:t>아래 사항 추가 가능</w:t>
            </w:r>
          </w:p>
          <w:p w14:paraId="1B4490FF" w14:textId="47DB299B" w:rsidR="002D15B9" w:rsidRDefault="00306781" w:rsidP="007F3919">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lastRenderedPageBreak/>
              <w:t>ㅇ</w:t>
            </w:r>
            <w:proofErr w:type="spellEnd"/>
            <w:r>
              <w:rPr>
                <w:rFonts w:ascii="바탕" w:eastAsia="바탕" w:hAnsi="바탕" w:cs="굴림" w:hint="eastAsia"/>
                <w:color w:val="000000"/>
                <w:szCs w:val="20"/>
              </w:rPr>
              <w:t xml:space="preserve"> </w:t>
            </w:r>
            <w:r w:rsidR="007F3919">
              <w:rPr>
                <w:rFonts w:ascii="바탕" w:eastAsia="바탕" w:hAnsi="바탕" w:cs="굴림" w:hint="eastAsia"/>
                <w:color w:val="000000"/>
                <w:szCs w:val="20"/>
              </w:rPr>
              <w:t>임직원에 지급되는 Profit Sharing의 비율변경</w:t>
            </w:r>
            <w:r w:rsidR="0043388A">
              <w:rPr>
                <w:rStyle w:val="af2"/>
                <w:rFonts w:ascii="바탕" w:eastAsia="바탕" w:hAnsi="바탕" w:cs="굴림"/>
                <w:color w:val="000000"/>
                <w:szCs w:val="20"/>
              </w:rPr>
              <w:footnoteReference w:id="15"/>
            </w:r>
          </w:p>
          <w:p w14:paraId="215EEFBE" w14:textId="3AE4AF27" w:rsidR="008E7B48" w:rsidRDefault="008E7B48" w:rsidP="007F3919">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00092931">
              <w:rPr>
                <w:rFonts w:ascii="바탕" w:eastAsia="바탕" w:hAnsi="바탕" w:cs="굴림"/>
                <w:color w:val="000000"/>
                <w:szCs w:val="20"/>
              </w:rPr>
              <w:t>“</w:t>
            </w:r>
            <w:r>
              <w:rPr>
                <w:rFonts w:ascii="바탕" w:eastAsia="바탕" w:hAnsi="바탕" w:cs="굴림" w:hint="eastAsia"/>
                <w:color w:val="000000"/>
                <w:szCs w:val="20"/>
              </w:rPr>
              <w:t xml:space="preserve">건당 전년도 감사보고서상 자산총계의 10% </w:t>
            </w:r>
            <w:r w:rsidR="00152E12">
              <w:rPr>
                <w:rFonts w:ascii="바탕" w:eastAsia="바탕" w:hAnsi="바탕" w:cs="굴림" w:hint="eastAsia"/>
                <w:color w:val="000000"/>
                <w:szCs w:val="20"/>
              </w:rPr>
              <w:t>미만</w:t>
            </w:r>
            <w:r w:rsidR="00092931">
              <w:rPr>
                <w:rFonts w:ascii="바탕" w:eastAsia="바탕" w:hAnsi="바탕" w:cs="굴림" w:hint="eastAsia"/>
                <w:color w:val="000000"/>
                <w:szCs w:val="20"/>
              </w:rPr>
              <w:t xml:space="preserve"> </w:t>
            </w:r>
            <w:r w:rsidR="00AF28A7">
              <w:rPr>
                <w:rFonts w:ascii="바탕" w:eastAsia="바탕" w:hAnsi="바탕" w:cs="굴림" w:hint="eastAsia"/>
                <w:color w:val="000000"/>
                <w:szCs w:val="20"/>
              </w:rPr>
              <w:t>및</w:t>
            </w:r>
            <w:r w:rsidR="00152E12">
              <w:rPr>
                <w:rFonts w:ascii="바탕" w:eastAsia="바탕" w:hAnsi="바탕" w:cs="굴림" w:hint="eastAsia"/>
                <w:color w:val="000000"/>
                <w:szCs w:val="20"/>
              </w:rPr>
              <w:t xml:space="preserve"> 연간 누계액의 기준 전년도 감사보고서상 자산총계의 20% 미만</w:t>
            </w:r>
            <w:r w:rsidR="00092931">
              <w:rPr>
                <w:rFonts w:ascii="바탕" w:eastAsia="바탕" w:hAnsi="바탕" w:cs="굴림" w:hint="eastAsia"/>
                <w:color w:val="000000"/>
                <w:szCs w:val="20"/>
              </w:rPr>
              <w:t xml:space="preserve">의 규모에 해당하는 자산의 취득 및 처분, </w:t>
            </w:r>
            <w:r w:rsidR="0043271A">
              <w:rPr>
                <w:rFonts w:ascii="바탕" w:eastAsia="바탕" w:hAnsi="바탕" w:cs="굴림" w:hint="eastAsia"/>
                <w:color w:val="000000"/>
                <w:szCs w:val="20"/>
              </w:rPr>
              <w:t xml:space="preserve">회사의 </w:t>
            </w:r>
            <w:proofErr w:type="spellStart"/>
            <w:r w:rsidR="0043271A">
              <w:rPr>
                <w:rFonts w:ascii="바탕" w:eastAsia="바탕" w:hAnsi="바탕" w:cs="굴림" w:hint="eastAsia"/>
                <w:color w:val="000000"/>
                <w:szCs w:val="20"/>
              </w:rPr>
              <w:t>권리·의무의</w:t>
            </w:r>
            <w:proofErr w:type="spellEnd"/>
            <w:r w:rsidR="0043271A">
              <w:rPr>
                <w:rFonts w:ascii="바탕" w:eastAsia="바탕" w:hAnsi="바탕" w:cs="굴림" w:hint="eastAsia"/>
                <w:color w:val="000000"/>
                <w:szCs w:val="20"/>
              </w:rPr>
              <w:t xml:space="preserve"> 양도</w:t>
            </w:r>
            <w:r w:rsidR="00092931">
              <w:rPr>
                <w:rFonts w:ascii="바탕" w:eastAsia="바탕" w:hAnsi="바탕" w:cs="굴림" w:hint="eastAsia"/>
                <w:color w:val="000000"/>
                <w:szCs w:val="20"/>
              </w:rPr>
              <w:t>, 신규 자금차입 또는 채무의 부담</w:t>
            </w:r>
            <w:r w:rsidR="00092931">
              <w:rPr>
                <w:rFonts w:ascii="바탕" w:eastAsia="바탕" w:hAnsi="바탕" w:cs="굴림"/>
                <w:color w:val="000000"/>
                <w:szCs w:val="20"/>
              </w:rPr>
              <w:t>”</w:t>
            </w:r>
            <w:r w:rsidR="00AF735E">
              <w:rPr>
                <w:rFonts w:ascii="바탕" w:eastAsia="바탕" w:hAnsi="바탕" w:cs="굴림" w:hint="eastAsia"/>
                <w:color w:val="000000"/>
                <w:szCs w:val="20"/>
              </w:rPr>
              <w:t>을 추가할 것인지 확인 필요</w:t>
            </w:r>
          </w:p>
          <w:p w14:paraId="6D43ADFC" w14:textId="6318A32E" w:rsidR="00D031D3" w:rsidRDefault="00D031D3" w:rsidP="007F3919">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기 </w:t>
            </w:r>
            <w:r w:rsidR="008939AF">
              <w:rPr>
                <w:rFonts w:ascii="바탕" w:eastAsia="바탕" w:hAnsi="바탕" w:cs="굴림" w:hint="eastAsia"/>
                <w:color w:val="000000"/>
                <w:szCs w:val="20"/>
              </w:rPr>
              <w:t>협의</w:t>
            </w:r>
            <w:r>
              <w:rPr>
                <w:rFonts w:ascii="바탕" w:eastAsia="바탕" w:hAnsi="바탕" w:cs="굴림" w:hint="eastAsia"/>
                <w:color w:val="000000"/>
                <w:szCs w:val="20"/>
              </w:rPr>
              <w:t>된 연간 사업계획과 예산에서 연간 누적 총액 기준으로 [10]%를 초과하는 지출 행위</w:t>
            </w:r>
          </w:p>
        </w:tc>
      </w:tr>
    </w:tbl>
    <w:p w14:paraId="6C6065E9" w14:textId="77777777" w:rsidR="00767677" w:rsidRDefault="00767677">
      <w:pPr>
        <w:pStyle w:val="a6"/>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kern w:val="0"/>
          <w:szCs w:val="20"/>
        </w:rPr>
      </w:pPr>
    </w:p>
    <w:p w14:paraId="49329913"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보고 및 자료 제출</w:t>
      </w:r>
      <w:r>
        <w:rPr>
          <w:rFonts w:ascii="바탕" w:eastAsia="바탕" w:hAnsi="바탕" w:cs="굴림" w:hint="eastAsia"/>
          <w:b/>
          <w:color w:val="000000"/>
          <w:szCs w:val="20"/>
        </w:rPr>
        <w:t>)</w:t>
      </w:r>
    </w:p>
    <w:p w14:paraId="35274A71" w14:textId="77777777" w:rsidR="00767677" w:rsidRDefault="007A2C04">
      <w:pPr>
        <w:pStyle w:val="a6"/>
        <w:numPr>
          <w:ilvl w:val="0"/>
          <w:numId w:val="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회사는 투자자의 별도 요청이 없더라도 다음 각 호의 사항이 발생했을 경우 또는 발생할 우려가 있는 경우에는 </w:t>
      </w:r>
      <w:proofErr w:type="spellStart"/>
      <w:r>
        <w:rPr>
          <w:rFonts w:ascii="바탕" w:eastAsia="바탕" w:hAnsi="바탕" w:cs="굴림"/>
          <w:color w:val="000000"/>
          <w:kern w:val="0"/>
          <w:szCs w:val="20"/>
        </w:rPr>
        <w:t>지체없이</w:t>
      </w:r>
      <w:proofErr w:type="spellEnd"/>
      <w:r>
        <w:rPr>
          <w:rFonts w:ascii="바탕" w:eastAsia="바탕" w:hAnsi="바탕" w:cs="굴림"/>
          <w:color w:val="000000"/>
          <w:kern w:val="0"/>
          <w:szCs w:val="20"/>
        </w:rPr>
        <w:t xml:space="preserve"> 투자자에게 서면으로 통지한다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본 계약의 다른 약정에 의한 통지의무와 중복되는 항목에 있어서는</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어느 </w:t>
      </w:r>
      <w:proofErr w:type="spellStart"/>
      <w:r>
        <w:rPr>
          <w:rFonts w:ascii="바탕" w:eastAsia="바탕" w:hAnsi="바탕" w:cs="굴림"/>
          <w:color w:val="000000"/>
          <w:kern w:val="0"/>
          <w:szCs w:val="20"/>
        </w:rPr>
        <w:t>경우든</w:t>
      </w:r>
      <w:proofErr w:type="spellEnd"/>
      <w:r>
        <w:rPr>
          <w:rFonts w:ascii="바탕" w:eastAsia="바탕" w:hAnsi="바탕" w:cs="굴림"/>
          <w:color w:val="000000"/>
          <w:kern w:val="0"/>
          <w:szCs w:val="20"/>
        </w:rPr>
        <w:t xml:space="preserve"> 먼저 도래하는 기일까지 통지 또는 보고되어야 한다</w:t>
      </w:r>
      <w:r>
        <w:rPr>
          <w:rFonts w:ascii="바탕" w:eastAsia="바탕" w:hAnsi="바탕" w:cs="굴림" w:hint="eastAsia"/>
          <w:color w:val="000000"/>
          <w:kern w:val="0"/>
          <w:szCs w:val="20"/>
        </w:rPr>
        <w:t>.</w:t>
      </w:r>
    </w:p>
    <w:p w14:paraId="05368FAD" w14:textId="78C57587" w:rsidR="00B62951" w:rsidRDefault="008939AF">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회사가 </w:t>
      </w:r>
      <w:r w:rsidR="00B62951">
        <w:rPr>
          <w:rFonts w:ascii="바탕" w:eastAsia="바탕" w:hAnsi="바탕" w:cs="굴림" w:hint="eastAsia"/>
          <w:color w:val="000000"/>
          <w:szCs w:val="20"/>
        </w:rPr>
        <w:t>재해 등으로 막대한 손해를 입은 때</w:t>
      </w:r>
    </w:p>
    <w:p w14:paraId="3F5F910A" w14:textId="54500D82" w:rsidR="00767677" w:rsidRDefault="007A2C04">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회사가 발행</w:t>
      </w:r>
      <w:r>
        <w:rPr>
          <w:rFonts w:ascii="바탕" w:eastAsia="바탕" w:hAnsi="바탕" w:cs="굴림" w:hint="eastAsia"/>
          <w:color w:val="000000"/>
          <w:szCs w:val="20"/>
        </w:rPr>
        <w:t xml:space="preserve">, </w:t>
      </w:r>
      <w:r>
        <w:rPr>
          <w:rFonts w:ascii="바탕" w:eastAsia="바탕" w:hAnsi="바탕" w:cs="굴림"/>
          <w:color w:val="000000"/>
          <w:szCs w:val="20"/>
        </w:rPr>
        <w:t>배서 또는 보증한 어음 또는 수표가 부도로 되거나 은행과의</w:t>
      </w:r>
      <w:r>
        <w:rPr>
          <w:rFonts w:ascii="바탕" w:eastAsia="바탕" w:hAnsi="바탕" w:cs="굴림" w:hint="eastAsia"/>
          <w:color w:val="000000"/>
          <w:szCs w:val="20"/>
        </w:rPr>
        <w:t xml:space="preserve"> </w:t>
      </w:r>
      <w:r>
        <w:rPr>
          <w:rFonts w:ascii="바탕" w:eastAsia="바탕" w:hAnsi="바탕" w:cs="굴림"/>
          <w:color w:val="000000"/>
          <w:szCs w:val="20"/>
        </w:rPr>
        <w:t>거래가 정지된 때</w:t>
      </w:r>
      <w:r w:rsidR="005233B8">
        <w:rPr>
          <w:rFonts w:ascii="바탕" w:eastAsia="바탕" w:hAnsi="바탕" w:cs="굴림" w:hint="eastAsia"/>
          <w:color w:val="000000"/>
          <w:szCs w:val="20"/>
        </w:rPr>
        <w:t>, 기한이익상실 통지를 받거나 회사에 대한 채무불이행자명부 등재 신청이 있는 경우</w:t>
      </w:r>
    </w:p>
    <w:p w14:paraId="504C0B1E" w14:textId="77777777" w:rsidR="00767677" w:rsidRDefault="007A2C04">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파산</w:t>
      </w:r>
      <w:r>
        <w:rPr>
          <w:rFonts w:ascii="바탕" w:eastAsia="바탕" w:hAnsi="바탕" w:cs="굴림" w:hint="eastAsia"/>
          <w:color w:val="000000"/>
          <w:szCs w:val="20"/>
        </w:rPr>
        <w:t xml:space="preserve">, </w:t>
      </w:r>
      <w:r>
        <w:rPr>
          <w:rFonts w:ascii="바탕" w:eastAsia="바탕" w:hAnsi="바탕" w:cs="굴림"/>
          <w:color w:val="000000"/>
          <w:szCs w:val="20"/>
        </w:rPr>
        <w:t>회생절차 또는 이에 준하는 절차의 개시의 신청이 있거나 부실징후기업으로 인정되는 때</w:t>
      </w:r>
    </w:p>
    <w:p w14:paraId="1053599D" w14:textId="53A80EF8" w:rsidR="00767677" w:rsidRDefault="00306781">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회사 또는 이해관계인에 대한 </w:t>
      </w:r>
      <w:r w:rsidR="007A2C04">
        <w:rPr>
          <w:rFonts w:ascii="바탕" w:eastAsia="바탕" w:hAnsi="바탕" w:cs="굴림"/>
          <w:color w:val="000000"/>
          <w:szCs w:val="20"/>
        </w:rPr>
        <w:t>소송</w:t>
      </w:r>
      <w:r w:rsidR="006967B3">
        <w:rPr>
          <w:rFonts w:ascii="바탕" w:eastAsia="바탕" w:hAnsi="바탕" w:cs="굴림" w:hint="eastAsia"/>
          <w:color w:val="000000"/>
          <w:szCs w:val="20"/>
        </w:rPr>
        <w:t>, 수사</w:t>
      </w:r>
      <w:r w:rsidR="007A2C04">
        <w:rPr>
          <w:rFonts w:ascii="바탕" w:eastAsia="바탕" w:hAnsi="바탕" w:cs="굴림" w:hint="eastAsia"/>
          <w:color w:val="000000"/>
          <w:szCs w:val="20"/>
        </w:rPr>
        <w:t xml:space="preserve"> 내지 중재 절차가 시작된 때</w:t>
      </w:r>
    </w:p>
    <w:p w14:paraId="68A19C19" w14:textId="706B0B10" w:rsidR="00767677" w:rsidRDefault="007A2C04">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정부 및 준정부기관에 의한 행정적 제재</w:t>
      </w:r>
      <w:r w:rsidR="002B0A75">
        <w:rPr>
          <w:rFonts w:ascii="바탕" w:eastAsia="바탕" w:hAnsi="바탕" w:cs="굴림" w:hint="eastAsia"/>
          <w:color w:val="000000"/>
          <w:szCs w:val="20"/>
        </w:rPr>
        <w:t xml:space="preserve"> 또는 조사</w:t>
      </w:r>
    </w:p>
    <w:p w14:paraId="51B826AF" w14:textId="1C711382" w:rsidR="006967B3" w:rsidRDefault="006967B3">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제8조 제1항 제</w:t>
      </w:r>
      <w:r w:rsidR="00032A2A">
        <w:rPr>
          <w:rFonts w:ascii="바탕" w:eastAsia="바탕" w:hAnsi="바탕" w:cs="굴림" w:hint="eastAsia"/>
          <w:color w:val="000000"/>
          <w:szCs w:val="20"/>
        </w:rPr>
        <w:t>6호의 동의사항에 이르지 아니할 정도의 사업계획의 변경</w:t>
      </w:r>
    </w:p>
    <w:p w14:paraId="00FDC7AD" w14:textId="68965CEE" w:rsidR="00E02C98" w:rsidRPr="00B25337" w:rsidRDefault="007A2C04" w:rsidP="00AA1F28">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회사의 사업에 필요한 중요 기술인력</w:t>
      </w:r>
      <w:r w:rsidR="005233B8">
        <w:rPr>
          <w:rFonts w:ascii="바탕" w:eastAsia="바탕" w:hAnsi="바탕" w:cs="굴림" w:hint="eastAsia"/>
          <w:color w:val="000000"/>
          <w:szCs w:val="20"/>
        </w:rPr>
        <w:t>(최고재무책임자 포함)</w:t>
      </w:r>
      <w:r>
        <w:rPr>
          <w:rFonts w:ascii="바탕" w:eastAsia="바탕" w:hAnsi="바탕" w:cs="굴림"/>
          <w:color w:val="000000"/>
          <w:szCs w:val="20"/>
        </w:rPr>
        <w:t>의 채용 및 퇴직 상황</w:t>
      </w:r>
    </w:p>
    <w:p w14:paraId="33B76CDD" w14:textId="4A0BAE84" w:rsidR="00306781" w:rsidRDefault="00306781">
      <w:pPr>
        <w:pStyle w:val="a6"/>
        <w:numPr>
          <w:ilvl w:val="0"/>
          <w:numId w:val="56"/>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기타 상기에 준하는 것으로서 투자자가 중요하다고 인정하여 서면으로 요청한 사항</w:t>
      </w:r>
      <w:r w:rsidR="000039E5">
        <w:rPr>
          <w:rStyle w:val="af2"/>
          <w:rFonts w:ascii="바탕" w:eastAsia="바탕" w:hAnsi="바탕" w:cs="굴림"/>
          <w:color w:val="000000"/>
          <w:szCs w:val="20"/>
        </w:rPr>
        <w:footnoteReference w:id="16"/>
      </w:r>
    </w:p>
    <w:p w14:paraId="43946F5C" w14:textId="77777777" w:rsidR="00767677" w:rsidRDefault="007A2C04">
      <w:pPr>
        <w:pStyle w:val="a6"/>
        <w:numPr>
          <w:ilvl w:val="0"/>
          <w:numId w:val="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회사는 투자자의 별도 요청이 없더라도 다음 각 호의 사항을 정해진 기일 내에 제출하여야 한다</w:t>
      </w:r>
      <w:r>
        <w:rPr>
          <w:rFonts w:ascii="바탕" w:eastAsia="바탕" w:hAnsi="바탕" w:cs="굴림" w:hint="eastAsia"/>
          <w:color w:val="000000"/>
          <w:kern w:val="0"/>
          <w:szCs w:val="20"/>
        </w:rPr>
        <w:t>.</w:t>
      </w:r>
    </w:p>
    <w:p w14:paraId="3081033A" w14:textId="77777777" w:rsidR="00767677" w:rsidRDefault="007A2C04">
      <w:pPr>
        <w:pStyle w:val="a6"/>
        <w:numPr>
          <w:ilvl w:val="0"/>
          <w:numId w:val="33"/>
        </w:numPr>
        <w:tabs>
          <w:tab w:val="left" w:pos="993"/>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szCs w:val="20"/>
        </w:rPr>
        <w:t>연차보고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다음 회계연도 시작일로부터 </w:t>
      </w:r>
      <w:r>
        <w:rPr>
          <w:rFonts w:ascii="바탕" w:eastAsia="바탕" w:hAnsi="바탕" w:cs="굴림" w:hint="eastAsia"/>
          <w:color w:val="000000"/>
          <w:kern w:val="0"/>
          <w:szCs w:val="20"/>
        </w:rPr>
        <w:t>90</w:t>
      </w:r>
      <w:r>
        <w:rPr>
          <w:rFonts w:ascii="바탕" w:eastAsia="바탕" w:hAnsi="바탕" w:cs="굴림"/>
          <w:color w:val="000000"/>
          <w:kern w:val="0"/>
          <w:szCs w:val="20"/>
        </w:rPr>
        <w:t>일 이내</w:t>
      </w:r>
    </w:p>
    <w:p w14:paraId="606583A3" w14:textId="77777777" w:rsidR="00767677" w:rsidRDefault="007A2C04">
      <w:pPr>
        <w:pStyle w:val="a6"/>
        <w:numPr>
          <w:ilvl w:val="2"/>
          <w:numId w:val="3"/>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 xml:space="preserve">회계법인의 감사를 받은 </w:t>
      </w:r>
      <w:r>
        <w:rPr>
          <w:rFonts w:ascii="바탕" w:eastAsia="바탕" w:hAnsi="바탕" w:cs="굴림"/>
          <w:color w:val="000000"/>
          <w:kern w:val="0"/>
          <w:szCs w:val="20"/>
        </w:rPr>
        <w:t>결산 재무제표</w:t>
      </w:r>
    </w:p>
    <w:p w14:paraId="3177ED91" w14:textId="77777777" w:rsidR="00767677" w:rsidRDefault="007A2C04">
      <w:pPr>
        <w:pStyle w:val="a6"/>
        <w:numPr>
          <w:ilvl w:val="2"/>
          <w:numId w:val="3"/>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연간경영보고서(사업계획서)</w:t>
      </w:r>
    </w:p>
    <w:p w14:paraId="60E195FC" w14:textId="77777777" w:rsidR="00767677" w:rsidRDefault="007A2C04">
      <w:pPr>
        <w:pStyle w:val="a6"/>
        <w:numPr>
          <w:ilvl w:val="2"/>
          <w:numId w:val="3"/>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주주명부(보고일 기준)</w:t>
      </w:r>
    </w:p>
    <w:p w14:paraId="4943DB3C" w14:textId="77777777" w:rsidR="00767677" w:rsidRDefault="007A2C04">
      <w:pPr>
        <w:pStyle w:val="a6"/>
        <w:numPr>
          <w:ilvl w:val="2"/>
          <w:numId w:val="3"/>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세무조정계산서</w:t>
      </w:r>
    </w:p>
    <w:p w14:paraId="4B3E5BD9" w14:textId="438D2009" w:rsidR="00767677" w:rsidRDefault="007A2C04">
      <w:pPr>
        <w:pStyle w:val="a6"/>
        <w:numPr>
          <w:ilvl w:val="0"/>
          <w:numId w:val="33"/>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szCs w:val="20"/>
        </w:rPr>
        <w:t>분</w:t>
      </w:r>
      <w:r>
        <w:rPr>
          <w:rFonts w:ascii="바탕" w:eastAsia="바탕" w:hAnsi="바탕" w:cs="굴림"/>
          <w:color w:val="000000"/>
          <w:szCs w:val="20"/>
        </w:rPr>
        <w:t>기보고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다음 </w:t>
      </w:r>
      <w:r>
        <w:rPr>
          <w:rFonts w:ascii="바탕" w:eastAsia="바탕" w:hAnsi="바탕" w:cs="굴림" w:hint="eastAsia"/>
          <w:color w:val="000000"/>
          <w:kern w:val="0"/>
          <w:szCs w:val="20"/>
        </w:rPr>
        <w:t>분</w:t>
      </w:r>
      <w:r>
        <w:rPr>
          <w:rFonts w:ascii="바탕" w:eastAsia="바탕" w:hAnsi="바탕" w:cs="굴림"/>
          <w:color w:val="000000"/>
          <w:kern w:val="0"/>
          <w:szCs w:val="20"/>
        </w:rPr>
        <w:t xml:space="preserve">기 시작일로부터 </w:t>
      </w:r>
      <w:r w:rsidR="005A123E">
        <w:rPr>
          <w:rFonts w:ascii="바탕" w:eastAsia="바탕" w:hAnsi="바탕" w:cs="굴림" w:hint="eastAsia"/>
          <w:color w:val="000000"/>
          <w:kern w:val="0"/>
          <w:szCs w:val="20"/>
        </w:rPr>
        <w:t>45</w:t>
      </w:r>
      <w:r>
        <w:rPr>
          <w:rFonts w:ascii="바탕" w:eastAsia="바탕" w:hAnsi="바탕" w:cs="굴림"/>
          <w:color w:val="000000"/>
          <w:kern w:val="0"/>
          <w:szCs w:val="20"/>
        </w:rPr>
        <w:t>일 이내</w:t>
      </w:r>
    </w:p>
    <w:p w14:paraId="32565F83" w14:textId="77777777" w:rsidR="00767677" w:rsidRDefault="007A2C04">
      <w:pPr>
        <w:pStyle w:val="a6"/>
        <w:numPr>
          <w:ilvl w:val="0"/>
          <w:numId w:val="58"/>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분</w:t>
      </w:r>
      <w:r>
        <w:rPr>
          <w:rFonts w:ascii="바탕" w:eastAsia="바탕" w:hAnsi="바탕" w:cs="굴림"/>
          <w:color w:val="000000"/>
          <w:kern w:val="0"/>
          <w:szCs w:val="20"/>
        </w:rPr>
        <w:t>기 재무제표</w:t>
      </w:r>
    </w:p>
    <w:p w14:paraId="369AE99A" w14:textId="77777777" w:rsidR="00767677" w:rsidRDefault="007A2C04">
      <w:pPr>
        <w:pStyle w:val="a6"/>
        <w:numPr>
          <w:ilvl w:val="0"/>
          <w:numId w:val="58"/>
        </w:numPr>
        <w:tabs>
          <w:tab w:val="left" w:pos="1600"/>
          <w:tab w:val="left" w:pos="2400"/>
          <w:tab w:val="left" w:pos="2694"/>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1134" w:hanging="425"/>
        <w:rPr>
          <w:rFonts w:ascii="바탕" w:eastAsia="바탕" w:hAnsi="바탕" w:cs="굴림"/>
          <w:color w:val="000000"/>
          <w:kern w:val="0"/>
          <w:szCs w:val="20"/>
        </w:rPr>
      </w:pPr>
      <w:r>
        <w:rPr>
          <w:rFonts w:ascii="바탕" w:eastAsia="바탕" w:hAnsi="바탕" w:cs="굴림" w:hint="eastAsia"/>
          <w:color w:val="000000"/>
          <w:kern w:val="0"/>
          <w:szCs w:val="20"/>
        </w:rPr>
        <w:t>분기 경영보고서</w:t>
      </w:r>
    </w:p>
    <w:p w14:paraId="70007795" w14:textId="77777777" w:rsidR="00767677" w:rsidRDefault="007A2C04">
      <w:pPr>
        <w:pStyle w:val="a6"/>
        <w:numPr>
          <w:ilvl w:val="0"/>
          <w:numId w:val="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404" w:hanging="262"/>
        <w:textAlignment w:val="baseline"/>
        <w:rPr>
          <w:rFonts w:ascii="바탕" w:eastAsia="바탕" w:hAnsi="바탕" w:cs="굴림"/>
          <w:color w:val="000000"/>
          <w:kern w:val="0"/>
          <w:szCs w:val="20"/>
        </w:rPr>
      </w:pPr>
      <w:r>
        <w:rPr>
          <w:rFonts w:ascii="바탕" w:eastAsia="바탕" w:hAnsi="바탕" w:cs="굴림"/>
          <w:color w:val="000000"/>
          <w:kern w:val="0"/>
          <w:szCs w:val="20"/>
        </w:rPr>
        <w:lastRenderedPageBreak/>
        <w:t>회사는 투자자가 요청하는 경영자료를 투자자가 요청하는 양식에 따라 요청일로부터 10일 이내에 투자자에게 제공하기로 한다</w:t>
      </w:r>
      <w:r>
        <w:rPr>
          <w:rFonts w:ascii="바탕" w:eastAsia="바탕" w:hAnsi="바탕" w:cs="굴림" w:hint="eastAsia"/>
          <w:color w:val="000000"/>
          <w:kern w:val="0"/>
          <w:szCs w:val="20"/>
        </w:rPr>
        <w:t>.</w:t>
      </w:r>
    </w:p>
    <w:p w14:paraId="0415A7E0" w14:textId="41E92D94" w:rsidR="006D23B8" w:rsidRDefault="00387FE9">
      <w:pPr>
        <w:pStyle w:val="a6"/>
        <w:numPr>
          <w:ilvl w:val="0"/>
          <w:numId w:val="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404" w:hanging="262"/>
        <w:textAlignment w:val="baseline"/>
        <w:rPr>
          <w:rFonts w:ascii="바탕" w:eastAsia="바탕" w:hAnsi="바탕" w:cs="굴림"/>
          <w:color w:val="000000"/>
          <w:kern w:val="0"/>
          <w:szCs w:val="20"/>
        </w:rPr>
      </w:pPr>
      <w:r w:rsidRPr="00B25337">
        <w:rPr>
          <w:rFonts w:ascii="바탕" w:eastAsia="바탕" w:hAnsi="바탕" w:cs="굴림" w:hint="eastAsia"/>
          <w:color w:val="000000"/>
          <w:kern w:val="0"/>
          <w:szCs w:val="20"/>
          <w:highlight w:val="yellow"/>
        </w:rPr>
        <w:t>회사는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투자자가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요청하는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경우</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매분기말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투자자와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회사가</w:t>
      </w:r>
      <w:r w:rsidRPr="00B25337">
        <w:rPr>
          <w:rFonts w:ascii="바탕" w:eastAsia="바탕" w:hAnsi="바탕" w:cs="굴림"/>
          <w:color w:val="000000"/>
          <w:kern w:val="0"/>
          <w:szCs w:val="20"/>
          <w:highlight w:val="yellow"/>
        </w:rPr>
        <w:t xml:space="preserve"> 협의하여 정한 해당일에 투자자를 참석 대상으로 한 정기회의(이하 “</w:t>
      </w:r>
      <w:r w:rsidRPr="00B25337">
        <w:rPr>
          <w:rFonts w:ascii="바탕" w:eastAsia="바탕" w:hAnsi="바탕" w:cs="굴림" w:hint="eastAsia"/>
          <w:color w:val="000000"/>
          <w:kern w:val="0"/>
          <w:szCs w:val="20"/>
          <w:highlight w:val="yellow"/>
        </w:rPr>
        <w:t>정기회의</w:t>
      </w:r>
      <w:r w:rsidRPr="00B25337">
        <w:rPr>
          <w:rFonts w:ascii="바탕" w:eastAsia="바탕" w:hAnsi="바탕" w:cs="굴림"/>
          <w:color w:val="000000"/>
          <w:kern w:val="0"/>
          <w:szCs w:val="20"/>
          <w:highlight w:val="yellow"/>
        </w:rPr>
        <w:t xml:space="preserve">)를 </w:t>
      </w:r>
      <w:r w:rsidR="00F31A64" w:rsidRPr="00B25337">
        <w:rPr>
          <w:rFonts w:ascii="바탕" w:eastAsia="바탕" w:hAnsi="바탕" w:cs="굴림" w:hint="eastAsia"/>
          <w:color w:val="000000"/>
          <w:kern w:val="0"/>
          <w:szCs w:val="20"/>
          <w:highlight w:val="yellow"/>
        </w:rPr>
        <w:t>개최하여야</w:t>
      </w:r>
      <w:r w:rsidR="00F31A64" w:rsidRPr="00B25337">
        <w:rPr>
          <w:rFonts w:ascii="바탕" w:eastAsia="바탕" w:hAnsi="바탕" w:cs="굴림"/>
          <w:color w:val="000000"/>
          <w:kern w:val="0"/>
          <w:szCs w:val="20"/>
          <w:highlight w:val="yellow"/>
        </w:rPr>
        <w:t xml:space="preserve"> 하고, 정기회의에서 </w:t>
      </w:r>
      <w:r w:rsidR="00FB3991">
        <w:rPr>
          <w:rFonts w:ascii="바탕" w:eastAsia="바탕" w:hAnsi="바탕" w:cs="굴림" w:hint="eastAsia"/>
          <w:color w:val="000000"/>
          <w:kern w:val="0"/>
          <w:szCs w:val="20"/>
          <w:highlight w:val="yellow"/>
        </w:rPr>
        <w:t>투</w:t>
      </w:r>
      <w:r w:rsidR="00F31A64" w:rsidRPr="00B25337">
        <w:rPr>
          <w:rFonts w:ascii="바탕" w:eastAsia="바탕" w:hAnsi="바탕" w:cs="굴림" w:hint="eastAsia"/>
          <w:color w:val="000000"/>
          <w:kern w:val="0"/>
          <w:szCs w:val="20"/>
          <w:highlight w:val="yellow"/>
        </w:rPr>
        <w:t>자자가</w:t>
      </w:r>
      <w:r w:rsidR="00F31A64" w:rsidRPr="00B25337">
        <w:rPr>
          <w:rFonts w:ascii="바탕" w:eastAsia="바탕" w:hAnsi="바탕" w:cs="굴림"/>
          <w:color w:val="000000"/>
          <w:kern w:val="0"/>
          <w:szCs w:val="20"/>
          <w:highlight w:val="yellow"/>
        </w:rPr>
        <w:t xml:space="preserve"> </w:t>
      </w:r>
      <w:r w:rsidR="00F31A64" w:rsidRPr="00B25337">
        <w:rPr>
          <w:rFonts w:ascii="바탕" w:eastAsia="바탕" w:hAnsi="바탕" w:cs="굴림" w:hint="eastAsia"/>
          <w:color w:val="000000"/>
          <w:kern w:val="0"/>
          <w:szCs w:val="20"/>
          <w:highlight w:val="yellow"/>
        </w:rPr>
        <w:t>합리적인</w:t>
      </w:r>
      <w:r w:rsidR="00F31A64" w:rsidRPr="00B25337">
        <w:rPr>
          <w:rFonts w:ascii="바탕" w:eastAsia="바탕" w:hAnsi="바탕" w:cs="굴림"/>
          <w:color w:val="000000"/>
          <w:kern w:val="0"/>
          <w:szCs w:val="20"/>
          <w:highlight w:val="yellow"/>
        </w:rPr>
        <w:t xml:space="preserve"> </w:t>
      </w:r>
      <w:r w:rsidR="00F31A64" w:rsidRPr="00B25337">
        <w:rPr>
          <w:rFonts w:ascii="바탕" w:eastAsia="바탕" w:hAnsi="바탕" w:cs="굴림" w:hint="eastAsia"/>
          <w:color w:val="000000"/>
          <w:kern w:val="0"/>
          <w:szCs w:val="20"/>
          <w:highlight w:val="yellow"/>
        </w:rPr>
        <w:t>범위에서</w:t>
      </w:r>
      <w:r w:rsidR="00F31A64" w:rsidRPr="00B25337">
        <w:rPr>
          <w:rFonts w:ascii="바탕" w:eastAsia="바탕" w:hAnsi="바탕" w:cs="굴림"/>
          <w:color w:val="000000"/>
          <w:kern w:val="0"/>
          <w:szCs w:val="20"/>
          <w:highlight w:val="yellow"/>
        </w:rPr>
        <w:t xml:space="preserve"> </w:t>
      </w:r>
      <w:r w:rsidR="00F31A64" w:rsidRPr="00B25337">
        <w:rPr>
          <w:rFonts w:ascii="바탕" w:eastAsia="바탕" w:hAnsi="바탕" w:cs="굴림" w:hint="eastAsia"/>
          <w:color w:val="000000"/>
          <w:kern w:val="0"/>
          <w:szCs w:val="20"/>
          <w:highlight w:val="yellow"/>
        </w:rPr>
        <w:t>요청하는</w:t>
      </w:r>
      <w:r w:rsidR="00F31A64" w:rsidRPr="00B25337">
        <w:rPr>
          <w:rFonts w:ascii="바탕" w:eastAsia="바탕" w:hAnsi="바탕" w:cs="굴림"/>
          <w:color w:val="000000"/>
          <w:kern w:val="0"/>
          <w:szCs w:val="20"/>
          <w:highlight w:val="yellow"/>
        </w:rPr>
        <w:t xml:space="preserve"> </w:t>
      </w:r>
      <w:r w:rsidR="00F31A64" w:rsidRPr="00B25337">
        <w:rPr>
          <w:rFonts w:ascii="바탕" w:eastAsia="바탕" w:hAnsi="바탕" w:cs="굴림" w:hint="eastAsia"/>
          <w:color w:val="000000"/>
          <w:kern w:val="0"/>
          <w:szCs w:val="20"/>
          <w:highlight w:val="yellow"/>
        </w:rPr>
        <w:t>전</w:t>
      </w:r>
      <w:r w:rsidR="0072464F" w:rsidRPr="00B25337">
        <w:rPr>
          <w:rFonts w:ascii="바탕" w:eastAsia="바탕" w:hAnsi="바탕" w:cs="굴림" w:hint="eastAsia"/>
          <w:color w:val="000000"/>
          <w:kern w:val="0"/>
          <w:szCs w:val="20"/>
          <w:highlight w:val="yellow"/>
        </w:rPr>
        <w:t>분기의</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영업성과</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및</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재무상태</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변경에</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관한</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자료를</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투자자에게</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공유하여야</w:t>
      </w:r>
      <w:r w:rsidR="0072464F" w:rsidRPr="00B25337">
        <w:rPr>
          <w:rFonts w:ascii="바탕" w:eastAsia="바탕" w:hAnsi="바탕" w:cs="굴림"/>
          <w:color w:val="000000"/>
          <w:kern w:val="0"/>
          <w:szCs w:val="20"/>
          <w:highlight w:val="yellow"/>
        </w:rPr>
        <w:t xml:space="preserve"> </w:t>
      </w:r>
      <w:r w:rsidR="0072464F" w:rsidRPr="00B25337">
        <w:rPr>
          <w:rFonts w:ascii="바탕" w:eastAsia="바탕" w:hAnsi="바탕" w:cs="굴림" w:hint="eastAsia"/>
          <w:color w:val="000000"/>
          <w:kern w:val="0"/>
          <w:szCs w:val="20"/>
          <w:highlight w:val="yellow"/>
        </w:rPr>
        <w:t>한다</w:t>
      </w:r>
      <w:r w:rsidR="0072464F">
        <w:rPr>
          <w:rFonts w:ascii="바탕" w:eastAsia="바탕" w:hAnsi="바탕" w:cs="굴림" w:hint="eastAsia"/>
          <w:color w:val="000000"/>
          <w:kern w:val="0"/>
          <w:szCs w:val="20"/>
        </w:rPr>
        <w:t xml:space="preserve">. </w:t>
      </w:r>
    </w:p>
    <w:p w14:paraId="5CF889A3" w14:textId="77777777" w:rsidR="00767677" w:rsidRDefault="00767677">
      <w:pPr>
        <w:spacing w:after="0"/>
        <w:ind w:left="404" w:hanging="404"/>
        <w:textAlignment w:val="baseline"/>
        <w:rPr>
          <w:rFonts w:ascii="바탕" w:eastAsia="바탕" w:hAnsi="바탕" w:cs="굴림"/>
          <w:color w:val="000000"/>
          <w:kern w:val="0"/>
          <w:szCs w:val="20"/>
        </w:rPr>
      </w:pPr>
    </w:p>
    <w:p w14:paraId="45C50B74"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회계 및 업무감사</w:t>
      </w:r>
      <w:r>
        <w:rPr>
          <w:rFonts w:ascii="바탕" w:eastAsia="바탕" w:hAnsi="바탕" w:cs="굴림" w:hint="eastAsia"/>
          <w:b/>
          <w:color w:val="000000"/>
          <w:szCs w:val="20"/>
        </w:rPr>
        <w:t xml:space="preserve">, </w:t>
      </w:r>
      <w:r>
        <w:rPr>
          <w:rFonts w:ascii="바탕" w:eastAsia="바탕" w:hAnsi="바탕" w:cs="굴림"/>
          <w:b/>
          <w:color w:val="000000"/>
          <w:szCs w:val="20"/>
        </w:rPr>
        <w:t>시정조치</w:t>
      </w:r>
      <w:r>
        <w:rPr>
          <w:rFonts w:ascii="바탕" w:eastAsia="바탕" w:hAnsi="바탕" w:cs="굴림" w:hint="eastAsia"/>
          <w:b/>
          <w:color w:val="000000"/>
          <w:szCs w:val="20"/>
        </w:rPr>
        <w:t>)</w:t>
      </w:r>
    </w:p>
    <w:p w14:paraId="335547CB" w14:textId="77777777" w:rsidR="00767677" w:rsidRDefault="007A2C04">
      <w:pPr>
        <w:pStyle w:val="a6"/>
        <w:numPr>
          <w:ilvl w:val="0"/>
          <w:numId w:val="1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회사는 </w:t>
      </w:r>
      <w:r>
        <w:rPr>
          <w:rFonts w:ascii="바탕" w:eastAsia="바탕" w:hAnsi="바탕" w:cs="굴림"/>
          <w:color w:val="000000"/>
          <w:szCs w:val="20"/>
        </w:rPr>
        <w:t xml:space="preserve">20[  ] </w:t>
      </w:r>
      <w:r>
        <w:rPr>
          <w:rFonts w:ascii="바탕" w:eastAsia="바탕" w:hAnsi="바탕" w:cs="굴림" w:hint="eastAsia"/>
          <w:color w:val="000000"/>
          <w:szCs w:val="20"/>
        </w:rPr>
        <w:t>회계연도부터 기업공개를 위한 제반 준비절차로서 투자자의 서면동의를 받은 회계법인을 외부감사인으로 지정하여 외부감사를 받아야 한다.</w:t>
      </w:r>
    </w:p>
    <w:p w14:paraId="69B00ABD" w14:textId="77777777" w:rsidR="00767677" w:rsidRDefault="007A2C04">
      <w:pPr>
        <w:pStyle w:val="a6"/>
        <w:numPr>
          <w:ilvl w:val="0"/>
          <w:numId w:val="1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w:t>
      </w:r>
      <w:r>
        <w:rPr>
          <w:rFonts w:ascii="바탕" w:eastAsia="바탕" w:hAnsi="바탕" w:cs="굴림" w:hint="eastAsia"/>
          <w:color w:val="000000"/>
          <w:szCs w:val="20"/>
        </w:rPr>
        <w:t xml:space="preserve">, </w:t>
      </w:r>
      <w:r>
        <w:rPr>
          <w:rFonts w:ascii="바탕" w:eastAsia="바탕" w:hAnsi="바탕" w:cs="굴림"/>
          <w:color w:val="000000"/>
          <w:szCs w:val="20"/>
        </w:rPr>
        <w:t>회사 및 이해관계인은 이에 대하여 성실히 협조하여야 한다</w:t>
      </w:r>
      <w:r>
        <w:rPr>
          <w:rFonts w:ascii="바탕" w:eastAsia="바탕" w:hAnsi="바탕" w:cs="굴림" w:hint="eastAsia"/>
          <w:color w:val="000000"/>
          <w:szCs w:val="20"/>
        </w:rPr>
        <w:t>.</w:t>
      </w:r>
    </w:p>
    <w:p w14:paraId="2198E641" w14:textId="77777777" w:rsidR="00767677" w:rsidRDefault="007A2C04">
      <w:pPr>
        <w:pStyle w:val="a6"/>
        <w:numPr>
          <w:ilvl w:val="0"/>
          <w:numId w:val="1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본 조에 따른 조사 및 감사 등 비용은 회사가 부담한다.</w:t>
      </w:r>
      <w:r>
        <w:rPr>
          <w:rFonts w:ascii="바탕" w:eastAsia="바탕" w:hAnsi="바탕" w:cs="굴림"/>
          <w:color w:val="000000"/>
          <w:szCs w:val="20"/>
        </w:rPr>
        <w:t xml:space="preserve"> </w:t>
      </w:r>
    </w:p>
    <w:p w14:paraId="01C60D2E" w14:textId="77777777" w:rsidR="00767677" w:rsidRDefault="007A2C04">
      <w:pPr>
        <w:pStyle w:val="a6"/>
        <w:numPr>
          <w:ilvl w:val="0"/>
          <w:numId w:val="1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 xml:space="preserve">투자자는 회사의 경영에 대한 </w:t>
      </w:r>
      <w:r>
        <w:rPr>
          <w:rFonts w:ascii="바탕" w:eastAsia="바탕" w:hAnsi="바탕" w:cs="굴림" w:hint="eastAsia"/>
          <w:color w:val="000000"/>
          <w:szCs w:val="20"/>
        </w:rPr>
        <w:t xml:space="preserve">외부감사인의 감사 결과 또는 </w:t>
      </w:r>
      <w:r>
        <w:rPr>
          <w:rFonts w:ascii="바탕" w:eastAsia="바탕" w:hAnsi="바탕" w:cs="굴림"/>
          <w:color w:val="000000"/>
          <w:szCs w:val="20"/>
        </w:rPr>
        <w:t>투자자의 조사 결과에 따라 회사에 일정한 기간을</w:t>
      </w:r>
      <w:r>
        <w:rPr>
          <w:rFonts w:ascii="바탕" w:eastAsia="바탕" w:hAnsi="바탕" w:cs="굴림"/>
          <w:color w:val="000000"/>
          <w:kern w:val="0"/>
          <w:szCs w:val="20"/>
        </w:rPr>
        <w:t xml:space="preserve"> 정하여 그 시정을 요청할 수 있다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이 경우 회사는 시정을 </w:t>
      </w:r>
      <w:proofErr w:type="gramStart"/>
      <w:r>
        <w:rPr>
          <w:rFonts w:ascii="바탕" w:eastAsia="바탕" w:hAnsi="바탕" w:cs="굴림"/>
          <w:color w:val="000000"/>
          <w:kern w:val="0"/>
          <w:szCs w:val="20"/>
        </w:rPr>
        <w:t>요구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받은</w:t>
      </w:r>
      <w:proofErr w:type="gramEnd"/>
      <w:r>
        <w:rPr>
          <w:rFonts w:ascii="바탕" w:eastAsia="바탕" w:hAnsi="바탕" w:cs="굴림" w:hint="eastAsia"/>
          <w:color w:val="000000"/>
          <w:kern w:val="0"/>
          <w:szCs w:val="20"/>
        </w:rPr>
        <w:t xml:space="preserve"> </w:t>
      </w:r>
      <w:r>
        <w:rPr>
          <w:rFonts w:ascii="바탕" w:eastAsia="바탕" w:hAnsi="바탕" w:cs="굴림"/>
          <w:color w:val="000000"/>
          <w:kern w:val="0"/>
          <w:szCs w:val="20"/>
        </w:rPr>
        <w:t>사항에 대해 정하여진 일정한 기간 내에 시정 조치를 이행하고 그 결과를 투자자에게 서면으로 통지하여야 한다</w:t>
      </w:r>
      <w:r>
        <w:rPr>
          <w:rFonts w:ascii="바탕" w:eastAsia="바탕" w:hAnsi="바탕" w:cs="굴림" w:hint="eastAsia"/>
          <w:color w:val="000000"/>
          <w:kern w:val="0"/>
          <w:szCs w:val="20"/>
        </w:rPr>
        <w:t>.</w:t>
      </w:r>
    </w:p>
    <w:p w14:paraId="25F44EB7" w14:textId="77777777" w:rsidR="00767677" w:rsidRDefault="00767677">
      <w:pPr>
        <w:spacing w:after="0"/>
        <w:ind w:left="404" w:hanging="404"/>
        <w:textAlignment w:val="baseline"/>
        <w:rPr>
          <w:rFonts w:ascii="바탕" w:eastAsia="바탕" w:hAnsi="바탕" w:cs="굴림"/>
          <w:color w:val="000000"/>
          <w:kern w:val="0"/>
          <w:szCs w:val="20"/>
        </w:rPr>
      </w:pPr>
    </w:p>
    <w:p w14:paraId="287C9462" w14:textId="77777777" w:rsidR="00767677" w:rsidRDefault="007A2C04">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szCs w:val="20"/>
        </w:rPr>
      </w:pPr>
      <w:r>
        <w:rPr>
          <w:rFonts w:ascii="바탕" w:eastAsia="바탕" w:hAnsi="바탕" w:cs="굴림" w:hint="eastAsia"/>
          <w:b/>
          <w:color w:val="000000"/>
          <w:szCs w:val="20"/>
        </w:rPr>
        <w:t>(</w:t>
      </w:r>
      <w:r>
        <w:rPr>
          <w:rFonts w:ascii="바탕" w:eastAsia="바탕" w:hAnsi="바탕" w:cs="굴림"/>
          <w:b/>
          <w:color w:val="000000"/>
          <w:szCs w:val="20"/>
        </w:rPr>
        <w:t>주식매수선택권의 부여</w:t>
      </w:r>
      <w:r>
        <w:rPr>
          <w:rFonts w:ascii="바탕" w:eastAsia="바탕" w:hAnsi="바탕" w:cs="굴림" w:hint="eastAsia"/>
          <w:b/>
          <w:color w:val="000000"/>
          <w:szCs w:val="20"/>
        </w:rPr>
        <w:t xml:space="preserve">) </w:t>
      </w:r>
    </w:p>
    <w:p w14:paraId="4E552C2C" w14:textId="4B4E1291" w:rsidR="00767677" w:rsidRDefault="007A2C04">
      <w:pPr>
        <w:spacing w:after="0"/>
        <w:ind w:leftChars="71" w:left="142"/>
        <w:textAlignment w:val="baseline"/>
        <w:rPr>
          <w:rFonts w:ascii="바탕" w:eastAsia="바탕" w:hAnsi="바탕" w:cs="굴림"/>
          <w:color w:val="000000"/>
          <w:kern w:val="0"/>
          <w:szCs w:val="20"/>
        </w:rPr>
      </w:pPr>
      <w:r>
        <w:rPr>
          <w:rFonts w:ascii="바탕" w:eastAsia="바탕" w:hAnsi="바탕" w:cs="굴림"/>
          <w:color w:val="000000"/>
          <w:kern w:val="0"/>
          <w:szCs w:val="20"/>
        </w:rPr>
        <w:t>회사는 회사 경영 및 기술개발 등 사업 전반에 기여하였거나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기여할 능력을 갖춘 </w:t>
      </w:r>
      <w:r w:rsidRPr="00B25337">
        <w:rPr>
          <w:rFonts w:ascii="바탕" w:eastAsia="바탕" w:hAnsi="바탕" w:cs="굴림"/>
          <w:color w:val="000000"/>
          <w:kern w:val="0"/>
          <w:szCs w:val="20"/>
          <w:highlight w:val="yellow"/>
        </w:rPr>
        <w:t>임직원</w:t>
      </w:r>
      <w:r w:rsidR="00522F32">
        <w:rPr>
          <w:rStyle w:val="af2"/>
          <w:rFonts w:ascii="바탕" w:eastAsia="바탕" w:hAnsi="바탕" w:cs="굴림"/>
          <w:color w:val="000000"/>
          <w:kern w:val="0"/>
          <w:szCs w:val="20"/>
        </w:rPr>
        <w:footnoteReference w:id="17"/>
      </w:r>
      <w:proofErr w:type="spellStart"/>
      <w:r>
        <w:rPr>
          <w:rFonts w:ascii="바탕" w:eastAsia="바탕" w:hAnsi="바탕" w:cs="굴림"/>
          <w:color w:val="000000"/>
          <w:kern w:val="0"/>
          <w:szCs w:val="20"/>
        </w:rPr>
        <w:t>에</w:t>
      </w:r>
      <w:proofErr w:type="spellEnd"/>
      <w:r>
        <w:rPr>
          <w:rFonts w:ascii="바탕" w:eastAsia="바탕" w:hAnsi="바탕" w:cs="굴림"/>
          <w:color w:val="000000"/>
          <w:kern w:val="0"/>
          <w:szCs w:val="20"/>
        </w:rPr>
        <w:t xml:space="preserve"> 대해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본건 </w:t>
      </w:r>
      <w:proofErr w:type="spellStart"/>
      <w:r>
        <w:rPr>
          <w:rFonts w:ascii="바탕" w:eastAsia="바탕" w:hAnsi="바탕" w:cs="굴림"/>
          <w:color w:val="000000"/>
          <w:kern w:val="0"/>
          <w:szCs w:val="20"/>
        </w:rPr>
        <w:t>거래완결일</w:t>
      </w:r>
      <w:proofErr w:type="spellEnd"/>
      <w:r>
        <w:rPr>
          <w:rFonts w:ascii="바탕" w:eastAsia="바탕" w:hAnsi="바탕" w:cs="굴림"/>
          <w:color w:val="000000"/>
          <w:kern w:val="0"/>
          <w:szCs w:val="20"/>
        </w:rPr>
        <w:t xml:space="preserve"> 전 이미 부여되었거나 발행된 것과 제</w:t>
      </w:r>
      <w:r>
        <w:rPr>
          <w:rFonts w:ascii="바탕" w:eastAsia="바탕" w:hAnsi="바탕" w:cs="굴림" w:hint="eastAsia"/>
          <w:color w:val="000000"/>
          <w:kern w:val="0"/>
          <w:szCs w:val="20"/>
        </w:rPr>
        <w:t>8</w:t>
      </w:r>
      <w:r>
        <w:rPr>
          <w:rFonts w:ascii="바탕" w:eastAsia="바탕" w:hAnsi="바탕" w:cs="굴림"/>
          <w:color w:val="000000"/>
          <w:kern w:val="0"/>
          <w:szCs w:val="20"/>
        </w:rPr>
        <w:t>조 제</w:t>
      </w:r>
      <w:r>
        <w:rPr>
          <w:rFonts w:ascii="바탕" w:eastAsia="바탕" w:hAnsi="바탕" w:cs="굴림" w:hint="eastAsia"/>
          <w:color w:val="000000"/>
          <w:kern w:val="0"/>
          <w:szCs w:val="20"/>
        </w:rPr>
        <w:t>1</w:t>
      </w:r>
      <w:r>
        <w:rPr>
          <w:rFonts w:ascii="바탕" w:eastAsia="바탕" w:hAnsi="바탕" w:cs="굴림"/>
          <w:color w:val="000000"/>
          <w:kern w:val="0"/>
          <w:szCs w:val="20"/>
        </w:rPr>
        <w:t xml:space="preserve">항 </w:t>
      </w:r>
      <w:r>
        <w:rPr>
          <w:rFonts w:ascii="바탕" w:eastAsia="바탕" w:hAnsi="바탕" w:cs="굴림" w:hint="eastAsia"/>
          <w:color w:val="000000"/>
          <w:kern w:val="0"/>
          <w:szCs w:val="20"/>
        </w:rPr>
        <w:t>제</w:t>
      </w:r>
      <w:r>
        <w:rPr>
          <w:rFonts w:ascii="바탕" w:eastAsia="바탕" w:hAnsi="바탕" w:cs="굴림"/>
          <w:color w:val="000000"/>
          <w:kern w:val="0"/>
          <w:szCs w:val="20"/>
        </w:rPr>
        <w:t>2호에 따라 투자자의 동의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하에 발행된 것을 포함하여 그 행사로 인해 발행될 수 있는 주식 지분율 총계가 주식매수선택권 부여시점의 발행주식총수의 </w:t>
      </w:r>
      <w:r>
        <w:rPr>
          <w:rFonts w:ascii="바탕" w:eastAsia="바탕" w:hAnsi="바탕" w:cs="굴림" w:hint="eastAsia"/>
          <w:color w:val="000000"/>
          <w:kern w:val="0"/>
          <w:szCs w:val="20"/>
        </w:rPr>
        <w:t xml:space="preserve">10% </w:t>
      </w:r>
      <w:r>
        <w:rPr>
          <w:rFonts w:ascii="바탕" w:eastAsia="바탕" w:hAnsi="바탕" w:cs="굴림"/>
          <w:color w:val="000000"/>
          <w:kern w:val="0"/>
          <w:szCs w:val="20"/>
        </w:rPr>
        <w:t>이내인 범위 내에서</w:t>
      </w:r>
      <w:r>
        <w:rPr>
          <w:rFonts w:ascii="바탕" w:eastAsia="바탕" w:hAnsi="바탕" w:cs="굴림" w:hint="eastAsia"/>
          <w:color w:val="000000"/>
          <w:kern w:val="0"/>
          <w:szCs w:val="20"/>
        </w:rPr>
        <w:t xml:space="preserve">, </w:t>
      </w:r>
      <w:r w:rsidR="000B30D8">
        <w:rPr>
          <w:rFonts w:ascii="바탕" w:eastAsia="바탕" w:hAnsi="바탕" w:cs="굴림" w:hint="eastAsia"/>
          <w:color w:val="000000"/>
          <w:kern w:val="0"/>
          <w:szCs w:val="20"/>
        </w:rPr>
        <w:t xml:space="preserve">부여시점 기준 가장 최근 </w:t>
      </w:r>
      <w:r w:rsidR="00F82496">
        <w:rPr>
          <w:rFonts w:ascii="바탕" w:eastAsia="바탕" w:hAnsi="바탕" w:cs="굴림" w:hint="eastAsia"/>
          <w:color w:val="000000"/>
          <w:kern w:val="0"/>
          <w:szCs w:val="20"/>
        </w:rPr>
        <w:t xml:space="preserve">신주의 1주당 </w:t>
      </w:r>
      <w:proofErr w:type="spellStart"/>
      <w:r w:rsidR="00F82496">
        <w:rPr>
          <w:rFonts w:ascii="바탕" w:eastAsia="바탕" w:hAnsi="바탕" w:cs="굴림" w:hint="eastAsia"/>
          <w:color w:val="000000"/>
          <w:kern w:val="0"/>
          <w:szCs w:val="20"/>
        </w:rPr>
        <w:t>발행가액</w:t>
      </w:r>
      <w:r w:rsidR="000B30D8">
        <w:rPr>
          <w:rFonts w:ascii="바탕" w:eastAsia="바탕" w:hAnsi="바탕" w:cs="굴림" w:hint="eastAsia"/>
          <w:color w:val="000000"/>
          <w:kern w:val="0"/>
          <w:szCs w:val="20"/>
        </w:rPr>
        <w:t>의</w:t>
      </w:r>
      <w:proofErr w:type="spellEnd"/>
      <w:r w:rsidR="000B30D8">
        <w:rPr>
          <w:rFonts w:ascii="바탕" w:eastAsia="바탕" w:hAnsi="바탕" w:cs="굴림" w:hint="eastAsia"/>
          <w:color w:val="000000"/>
          <w:kern w:val="0"/>
          <w:szCs w:val="20"/>
        </w:rPr>
        <w:t xml:space="preserve"> </w:t>
      </w:r>
      <w:r w:rsidR="000B30D8" w:rsidRPr="00B25337">
        <w:rPr>
          <w:rFonts w:ascii="바탕" w:eastAsia="바탕" w:hAnsi="바탕" w:cs="굴림"/>
          <w:color w:val="000000"/>
          <w:kern w:val="0"/>
          <w:szCs w:val="20"/>
          <w:highlight w:val="yellow"/>
        </w:rPr>
        <w:t>50%</w:t>
      </w:r>
      <w:r w:rsidR="000B30D8">
        <w:rPr>
          <w:rFonts w:ascii="바탕" w:eastAsia="바탕" w:hAnsi="바탕" w:cs="굴림" w:hint="eastAsia"/>
          <w:color w:val="000000"/>
          <w:kern w:val="0"/>
          <w:szCs w:val="20"/>
        </w:rPr>
        <w:t xml:space="preserve"> 가격 이상으로 </w:t>
      </w:r>
      <w:r>
        <w:rPr>
          <w:rFonts w:ascii="바탕" w:eastAsia="바탕" w:hAnsi="바탕" w:cs="굴림"/>
          <w:color w:val="000000"/>
          <w:kern w:val="0"/>
          <w:szCs w:val="20"/>
        </w:rPr>
        <w:t>주식매수선택권을 부여할 수 있다</w:t>
      </w:r>
      <w:r>
        <w:rPr>
          <w:rFonts w:ascii="바탕" w:eastAsia="바탕" w:hAnsi="바탕" w:cs="굴림" w:hint="eastAsia"/>
          <w:color w:val="000000"/>
          <w:kern w:val="0"/>
          <w:szCs w:val="20"/>
        </w:rPr>
        <w:t>.</w:t>
      </w:r>
    </w:p>
    <w:p w14:paraId="348C7325" w14:textId="77777777" w:rsidR="00767677" w:rsidRDefault="00767677">
      <w:pPr>
        <w:spacing w:after="0"/>
        <w:ind w:left="404" w:hanging="404"/>
        <w:textAlignment w:val="baseline"/>
        <w:rPr>
          <w:rFonts w:ascii="바탕" w:eastAsia="바탕" w:hAnsi="바탕" w:cs="굴림"/>
          <w:color w:val="000000"/>
          <w:kern w:val="0"/>
          <w:szCs w:val="20"/>
        </w:rPr>
      </w:pPr>
    </w:p>
    <w:p w14:paraId="0B2A2025"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임원의 지명</w:t>
      </w:r>
      <w:r>
        <w:rPr>
          <w:rFonts w:ascii="바탕" w:eastAsia="바탕" w:hAnsi="바탕" w:cs="굴림" w:hint="eastAsia"/>
          <w:b/>
          <w:bCs/>
          <w:color w:val="000000"/>
          <w:kern w:val="0"/>
          <w:szCs w:val="20"/>
        </w:rPr>
        <w:t xml:space="preserve">) </w:t>
      </w:r>
    </w:p>
    <w:p w14:paraId="6A1FECC7" w14:textId="1812C0C1" w:rsidR="00767677" w:rsidRDefault="007A2C04">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투자자는 회사의 상무에 종사하지 아니하는 이사</w:t>
      </w:r>
      <w:r>
        <w:rPr>
          <w:rFonts w:ascii="바탕" w:eastAsia="바탕" w:hAnsi="바탕" w:cs="굴림" w:hint="eastAsia"/>
          <w:color w:val="000000"/>
          <w:szCs w:val="20"/>
        </w:rPr>
        <w:t>(</w:t>
      </w:r>
      <w:proofErr w:type="spellStart"/>
      <w:r w:rsidR="00580FC3">
        <w:rPr>
          <w:rFonts w:ascii="바탕" w:eastAsia="바탕" w:hAnsi="바탕" w:cs="굴림" w:hint="eastAsia"/>
          <w:color w:val="000000"/>
          <w:szCs w:val="20"/>
        </w:rPr>
        <w:t>기타비상무</w:t>
      </w:r>
      <w:r>
        <w:rPr>
          <w:rFonts w:ascii="바탕" w:eastAsia="바탕" w:hAnsi="바탕" w:cs="굴림"/>
          <w:color w:val="000000"/>
          <w:szCs w:val="20"/>
        </w:rPr>
        <w:t>이사</w:t>
      </w:r>
      <w:proofErr w:type="spellEnd"/>
      <w:r>
        <w:rPr>
          <w:rFonts w:ascii="바탕" w:eastAsia="바탕" w:hAnsi="바탕" w:cs="굴림" w:hint="eastAsia"/>
          <w:color w:val="000000"/>
          <w:szCs w:val="20"/>
        </w:rPr>
        <w:t xml:space="preserve">) </w:t>
      </w:r>
      <w:r>
        <w:rPr>
          <w:rFonts w:ascii="바탕" w:eastAsia="바탕" w:hAnsi="바탕" w:cs="굴림"/>
          <w:color w:val="000000"/>
          <w:szCs w:val="20"/>
        </w:rPr>
        <w:t>[ ]</w:t>
      </w:r>
      <w:r>
        <w:rPr>
          <w:rFonts w:ascii="바탕" w:eastAsia="바탕" w:hAnsi="바탕" w:cs="굴림" w:hint="eastAsia"/>
          <w:color w:val="000000"/>
          <w:szCs w:val="20"/>
        </w:rPr>
        <w:t>인</w:t>
      </w:r>
      <w:r>
        <w:rPr>
          <w:rFonts w:ascii="바탕" w:eastAsia="바탕" w:hAnsi="바탕" w:cs="굴림"/>
          <w:color w:val="000000"/>
          <w:szCs w:val="20"/>
        </w:rPr>
        <w:t>을 지명할 권리를 가지며</w:t>
      </w:r>
      <w:r>
        <w:rPr>
          <w:rFonts w:ascii="바탕" w:eastAsia="바탕" w:hAnsi="바탕" w:cs="굴림" w:hint="eastAsia"/>
          <w:color w:val="000000"/>
          <w:szCs w:val="20"/>
        </w:rPr>
        <w:t xml:space="preserve">, 회사 및 이해관계인은 </w:t>
      </w:r>
      <w:r>
        <w:rPr>
          <w:rFonts w:ascii="바탕" w:eastAsia="바탕" w:hAnsi="바탕" w:cs="굴림"/>
          <w:color w:val="000000"/>
          <w:szCs w:val="20"/>
        </w:rPr>
        <w:t>투자자가 지명한 이사</w:t>
      </w:r>
      <w:r>
        <w:rPr>
          <w:rFonts w:ascii="바탕" w:eastAsia="바탕" w:hAnsi="바탕" w:cs="굴림" w:hint="eastAsia"/>
          <w:color w:val="000000"/>
          <w:szCs w:val="20"/>
        </w:rPr>
        <w:t xml:space="preserve">(이하 </w:t>
      </w:r>
      <w:r>
        <w:rPr>
          <w:rFonts w:ascii="바탕" w:eastAsia="바탕" w:hAnsi="바탕" w:cs="굴림"/>
          <w:color w:val="000000"/>
          <w:szCs w:val="20"/>
        </w:rPr>
        <w:t>“</w:t>
      </w:r>
      <w:r>
        <w:rPr>
          <w:rFonts w:ascii="바탕" w:eastAsia="바탕" w:hAnsi="바탕" w:cs="굴림"/>
          <w:b/>
          <w:bCs/>
          <w:color w:val="000000"/>
          <w:szCs w:val="20"/>
          <w:u w:val="single"/>
        </w:rPr>
        <w:t>투자자 지명이사</w:t>
      </w:r>
      <w:r>
        <w:rPr>
          <w:rFonts w:ascii="바탕" w:eastAsia="바탕" w:hAnsi="바탕" w:cs="굴림"/>
          <w:color w:val="000000"/>
          <w:szCs w:val="20"/>
        </w:rPr>
        <w:t>”</w:t>
      </w:r>
      <w:r>
        <w:rPr>
          <w:rFonts w:ascii="바탕" w:eastAsia="바탕" w:hAnsi="바탕" w:cs="굴림" w:hint="eastAsia"/>
          <w:color w:val="000000"/>
          <w:szCs w:val="20"/>
        </w:rPr>
        <w:t>)가 회사의 이사로 선임될 수 있도록 즉시 임시주주총회 개최 등 이에 필요한 절차를 이행하여야 한다.</w:t>
      </w:r>
      <w:r w:rsidR="00336C00">
        <w:rPr>
          <w:rStyle w:val="af2"/>
          <w:rFonts w:ascii="바탕" w:eastAsia="바탕" w:hAnsi="바탕" w:cs="굴림"/>
          <w:color w:val="000000"/>
          <w:szCs w:val="20"/>
        </w:rPr>
        <w:footnoteReference w:id="18"/>
      </w:r>
      <w:r>
        <w:rPr>
          <w:rFonts w:ascii="바탕" w:eastAsia="바탕" w:hAnsi="바탕" w:cs="굴림"/>
          <w:color w:val="000000"/>
          <w:szCs w:val="20"/>
        </w:rPr>
        <w:t xml:space="preserve"> </w:t>
      </w:r>
    </w:p>
    <w:p w14:paraId="65CB771E" w14:textId="77777777" w:rsidR="00767677" w:rsidRDefault="007A2C04">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투자자는 언제든지 투자자 지명이사의 교체를 요구할 수 있으며 회사와 이해관계인은 이에 응하여 투자자 지명이사의 교체를 위한 임시주주총회의</w:t>
      </w:r>
      <w:r>
        <w:rPr>
          <w:rFonts w:ascii="바탕" w:eastAsia="바탕" w:hAnsi="바탕" w:cs="굴림" w:hint="eastAsia"/>
          <w:color w:val="000000"/>
          <w:szCs w:val="20"/>
        </w:rPr>
        <w:t xml:space="preserve"> </w:t>
      </w:r>
      <w:r>
        <w:rPr>
          <w:rFonts w:ascii="바탕" w:eastAsia="바탕" w:hAnsi="바탕" w:cs="굴림"/>
          <w:color w:val="000000"/>
          <w:szCs w:val="20"/>
        </w:rPr>
        <w:t>개최 등의 필요한 절차를 이행하여야 한다</w:t>
      </w:r>
      <w:r>
        <w:rPr>
          <w:rFonts w:ascii="바탕" w:eastAsia="바탕" w:hAnsi="바탕" w:cs="굴림" w:hint="eastAsia"/>
          <w:color w:val="000000"/>
          <w:szCs w:val="20"/>
        </w:rPr>
        <w:t>.</w:t>
      </w:r>
    </w:p>
    <w:p w14:paraId="49A59828" w14:textId="77777777" w:rsidR="00767677" w:rsidRDefault="007A2C04">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투자자 지명이사는 회사의 채무에 대한 보증을 하지 아니하며</w:t>
      </w:r>
      <w:r>
        <w:rPr>
          <w:rFonts w:ascii="바탕" w:eastAsia="바탕" w:hAnsi="바탕" w:cs="굴림" w:hint="eastAsia"/>
          <w:color w:val="000000"/>
          <w:szCs w:val="20"/>
        </w:rPr>
        <w:t xml:space="preserve">, </w:t>
      </w:r>
      <w:r>
        <w:rPr>
          <w:rFonts w:ascii="바탕" w:eastAsia="바탕" w:hAnsi="바탕" w:cs="굴림"/>
          <w:color w:val="000000"/>
          <w:szCs w:val="20"/>
        </w:rPr>
        <w:t>투자자 지명이사 본인의 고의 또는 중과실이 있는 경우를 제외하고는 업무수행과 관련하여 발생한 손해에 대하여 회사 및 이해관계인으로부터 책임을 면제받고</w:t>
      </w:r>
      <w:r>
        <w:rPr>
          <w:rFonts w:ascii="바탕" w:eastAsia="바탕" w:hAnsi="바탕" w:cs="굴림" w:hint="eastAsia"/>
          <w:color w:val="000000"/>
          <w:szCs w:val="20"/>
        </w:rPr>
        <w:t xml:space="preserve">, </w:t>
      </w:r>
      <w:r>
        <w:rPr>
          <w:rFonts w:ascii="바탕" w:eastAsia="바탕" w:hAnsi="바탕" w:cs="굴림"/>
          <w:color w:val="000000"/>
          <w:szCs w:val="20"/>
        </w:rPr>
        <w:t>회사 및 이해관계인은 투자자 지명이사가 업무수행과 관련하여 고의 또는 중과실이 없이 제</w:t>
      </w:r>
      <w:r>
        <w:rPr>
          <w:rFonts w:ascii="바탕" w:eastAsia="바탕" w:hAnsi="바탕" w:cs="굴림" w:hint="eastAsia"/>
          <w:color w:val="000000"/>
          <w:szCs w:val="20"/>
        </w:rPr>
        <w:t>3</w:t>
      </w:r>
      <w:r>
        <w:rPr>
          <w:rFonts w:ascii="바탕" w:eastAsia="바탕" w:hAnsi="바탕" w:cs="굴림"/>
          <w:color w:val="000000"/>
          <w:szCs w:val="20"/>
        </w:rPr>
        <w:t>자에게 부담</w:t>
      </w:r>
      <w:r>
        <w:rPr>
          <w:rFonts w:ascii="바탕" w:eastAsia="바탕" w:hAnsi="바탕" w:cs="굴림" w:hint="eastAsia"/>
          <w:color w:val="000000"/>
          <w:szCs w:val="20"/>
        </w:rPr>
        <w:t xml:space="preserve">, </w:t>
      </w:r>
      <w:r>
        <w:rPr>
          <w:rFonts w:ascii="바탕" w:eastAsia="바탕" w:hAnsi="바탕" w:cs="굴림"/>
          <w:color w:val="000000"/>
          <w:szCs w:val="20"/>
        </w:rPr>
        <w:t>지급하게 되는 비용을 투자자 지명이사에게</w:t>
      </w:r>
      <w:r>
        <w:rPr>
          <w:rFonts w:ascii="바탕" w:eastAsia="바탕" w:hAnsi="바탕" w:cs="굴림" w:hint="eastAsia"/>
          <w:color w:val="000000"/>
          <w:szCs w:val="20"/>
        </w:rPr>
        <w:t xml:space="preserve"> </w:t>
      </w:r>
      <w:r>
        <w:rPr>
          <w:rFonts w:ascii="바탕" w:eastAsia="바탕" w:hAnsi="바탕" w:cs="굴림"/>
          <w:color w:val="000000"/>
          <w:szCs w:val="20"/>
        </w:rPr>
        <w:t>보전해 준다</w:t>
      </w:r>
      <w:r>
        <w:rPr>
          <w:rFonts w:ascii="바탕" w:eastAsia="바탕" w:hAnsi="바탕" w:cs="굴림" w:hint="eastAsia"/>
          <w:color w:val="000000"/>
          <w:szCs w:val="20"/>
        </w:rPr>
        <w:t>.</w:t>
      </w:r>
    </w:p>
    <w:p w14:paraId="70CB23B3" w14:textId="77777777" w:rsidR="00767677" w:rsidRDefault="007A2C04">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49" w:author="SL Partners" w:date="2025-03-11T09:27:00Z" w16du:dateUtc="2025-03-11T00:27:00Z"/>
          <w:rFonts w:ascii="바탕" w:eastAsia="바탕" w:hAnsi="바탕" w:cs="굴림"/>
          <w:color w:val="000000"/>
          <w:kern w:val="0"/>
          <w:szCs w:val="20"/>
        </w:rPr>
      </w:pPr>
      <w:r>
        <w:rPr>
          <w:rFonts w:ascii="바탕" w:eastAsia="바탕" w:hAnsi="바탕" w:cs="굴림"/>
          <w:color w:val="000000"/>
          <w:szCs w:val="20"/>
        </w:rPr>
        <w:t>회사는 본 계약 체결일 현재 회사의 임원에 대한 것과 동일한 수준으로 투자자 지명이사에</w:t>
      </w:r>
      <w:r>
        <w:rPr>
          <w:rFonts w:ascii="바탕" w:eastAsia="바탕" w:hAnsi="바탕" w:cs="굴림"/>
          <w:color w:val="000000"/>
          <w:kern w:val="0"/>
          <w:szCs w:val="20"/>
        </w:rPr>
        <w:t xml:space="preserve"> </w:t>
      </w:r>
      <w:r>
        <w:rPr>
          <w:rFonts w:ascii="바탕" w:eastAsia="바탕" w:hAnsi="바탕" w:cs="굴림"/>
          <w:color w:val="000000"/>
          <w:kern w:val="0"/>
          <w:szCs w:val="20"/>
        </w:rPr>
        <w:lastRenderedPageBreak/>
        <w:t xml:space="preserve">대해 임원책임보험을 </w:t>
      </w:r>
      <w:proofErr w:type="spellStart"/>
      <w:r>
        <w:rPr>
          <w:rFonts w:ascii="바탕" w:eastAsia="바탕" w:hAnsi="바탕" w:cs="굴림"/>
          <w:color w:val="000000"/>
          <w:kern w:val="0"/>
          <w:szCs w:val="20"/>
        </w:rPr>
        <w:t>부보하도록</w:t>
      </w:r>
      <w:proofErr w:type="spellEnd"/>
      <w:r>
        <w:rPr>
          <w:rFonts w:ascii="바탕" w:eastAsia="바탕" w:hAnsi="바탕" w:cs="굴림"/>
          <w:color w:val="000000"/>
          <w:kern w:val="0"/>
          <w:szCs w:val="20"/>
        </w:rPr>
        <w:t xml:space="preserve"> 한다</w:t>
      </w:r>
      <w:r>
        <w:rPr>
          <w:rFonts w:ascii="바탕" w:eastAsia="바탕" w:hAnsi="바탕" w:cs="굴림" w:hint="eastAsia"/>
          <w:color w:val="000000"/>
          <w:kern w:val="0"/>
          <w:szCs w:val="20"/>
        </w:rPr>
        <w:t>.</w:t>
      </w:r>
    </w:p>
    <w:p w14:paraId="08CAA234" w14:textId="038810CD" w:rsidR="002E4276" w:rsidRPr="002E4276" w:rsidRDefault="002E4276">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50" w:author="SL Partners" w:date="2025-03-11T09:27:00Z" w16du:dateUtc="2025-03-11T00:27:00Z"/>
          <w:rFonts w:ascii="바탕" w:eastAsia="바탕" w:hAnsi="바탕" w:cs="굴림"/>
          <w:color w:val="000000"/>
          <w:kern w:val="0"/>
          <w:szCs w:val="20"/>
        </w:rPr>
        <w:pPrChange w:id="51" w:author="SL Partners" w:date="2025-03-11T09:27:00Z" w16du:dateUtc="2025-03-11T00:27:00Z">
          <w:pPr>
            <w:pStyle w:val="a6"/>
            <w:numPr>
              <w:numId w:val="12"/>
            </w:numPr>
            <w:ind w:leftChars="0" w:left="542" w:hanging="400"/>
          </w:pPr>
        </w:pPrChange>
      </w:pPr>
      <w:commentRangeStart w:id="52"/>
      <w:ins w:id="53" w:author="SL Partners" w:date="2025-03-11T09:27:00Z" w16du:dateUtc="2025-03-11T00:27:00Z">
        <w:r w:rsidRPr="002E4276">
          <w:rPr>
            <w:rFonts w:ascii="바탕" w:eastAsia="바탕" w:hAnsi="바탕" w:cs="굴림" w:hint="eastAsia"/>
            <w:color w:val="000000"/>
            <w:kern w:val="0"/>
            <w:szCs w:val="20"/>
          </w:rPr>
          <w:t>회사는</w:t>
        </w:r>
        <w:r w:rsidRPr="002E4276">
          <w:rPr>
            <w:rFonts w:ascii="바탕" w:eastAsia="바탕" w:hAnsi="바탕" w:cs="굴림"/>
            <w:color w:val="000000"/>
            <w:kern w:val="0"/>
            <w:szCs w:val="20"/>
          </w:rPr>
          <w:t xml:space="preserve"> 투자자 지명이사의 이사회 참석 기회를 보장하여야 한다. </w:t>
        </w:r>
      </w:ins>
      <w:commentRangeEnd w:id="52"/>
      <w:ins w:id="54" w:author="SL Partners" w:date="2025-03-11T09:30:00Z" w16du:dateUtc="2025-03-11T00:30:00Z">
        <w:r w:rsidR="00C47362">
          <w:rPr>
            <w:rStyle w:val="a9"/>
          </w:rPr>
          <w:commentReference w:id="52"/>
        </w:r>
      </w:ins>
    </w:p>
    <w:p w14:paraId="1B405699" w14:textId="3B2A5683" w:rsidR="002E4276" w:rsidDel="002E4276" w:rsidRDefault="002E4276">
      <w:pPr>
        <w:pStyle w:val="a6"/>
        <w:numPr>
          <w:ilvl w:val="0"/>
          <w:numId w:val="1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55" w:author="SL Partners" w:date="2025-03-11T09:27:00Z" w16du:dateUtc="2025-03-11T00:27:00Z"/>
          <w:rFonts w:ascii="바탕" w:eastAsia="바탕" w:hAnsi="바탕" w:cs="굴림"/>
          <w:color w:val="000000"/>
          <w:kern w:val="0"/>
          <w:szCs w:val="20"/>
        </w:rPr>
      </w:pPr>
    </w:p>
    <w:p w14:paraId="3C257CD1" w14:textId="77777777" w:rsidR="00767677" w:rsidRDefault="00767677">
      <w:pPr>
        <w:spacing w:after="0"/>
        <w:jc w:val="left"/>
        <w:textAlignment w:val="baseline"/>
        <w:rPr>
          <w:rFonts w:ascii="바탕" w:eastAsia="바탕" w:hAnsi="바탕" w:cs="굴림"/>
          <w:color w:val="000000"/>
          <w:kern w:val="0"/>
          <w:szCs w:val="20"/>
        </w:rPr>
      </w:pPr>
    </w:p>
    <w:p w14:paraId="05324242"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b/>
          <w:bCs/>
          <w:color w:val="000000"/>
          <w:kern w:val="0"/>
          <w:szCs w:val="20"/>
        </w:rPr>
        <w:t>(</w:t>
      </w:r>
      <w:r>
        <w:rPr>
          <w:rFonts w:ascii="바탕" w:eastAsia="바탕" w:hAnsi="바탕" w:cs="굴림" w:hint="eastAsia"/>
          <w:b/>
          <w:bCs/>
          <w:color w:val="000000"/>
          <w:kern w:val="0"/>
          <w:szCs w:val="20"/>
        </w:rPr>
        <w:t>주주총회 및 이사회 개최 요구)</w:t>
      </w:r>
    </w:p>
    <w:p w14:paraId="424013BB" w14:textId="77777777" w:rsidR="00FD72CF" w:rsidRDefault="007A2C04" w:rsidP="00B25337">
      <w:pPr>
        <w:pStyle w:val="a6"/>
        <w:numPr>
          <w:ilvl w:val="0"/>
          <w:numId w:val="70"/>
        </w:numPr>
        <w:spacing w:after="56"/>
        <w:ind w:leftChars="0" w:left="426" w:hanging="284"/>
        <w:textAlignment w:val="baseline"/>
        <w:rPr>
          <w:rFonts w:ascii="바탕" w:eastAsia="바탕" w:hAnsi="바탕" w:cs="굴림"/>
          <w:color w:val="000000"/>
          <w:kern w:val="0"/>
          <w:szCs w:val="20"/>
        </w:rPr>
      </w:pPr>
      <w:r w:rsidRPr="00B25337">
        <w:rPr>
          <w:rFonts w:ascii="바탕" w:eastAsia="바탕" w:hAnsi="바탕" w:cs="굴림" w:hint="eastAsia"/>
          <w:color w:val="000000"/>
          <w:kern w:val="0"/>
          <w:szCs w:val="20"/>
        </w:rPr>
        <w:t>투자자가</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회사</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또는</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이해관계인에게</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주주총회</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개최를</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요구하거나</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투자자</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지명이사가</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회사</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또는</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이해관계인에게</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이사회</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개최를</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요구하는</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경우</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회사</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및</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이해관계인은</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즉시</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임시주주총회</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내지</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이사회를</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개최하여야</w:t>
      </w:r>
      <w:r w:rsidRPr="00B25337">
        <w:rPr>
          <w:rFonts w:ascii="바탕" w:eastAsia="바탕" w:hAnsi="바탕" w:cs="굴림"/>
          <w:color w:val="000000"/>
          <w:kern w:val="0"/>
          <w:szCs w:val="20"/>
        </w:rPr>
        <w:t xml:space="preserve"> </w:t>
      </w:r>
      <w:r w:rsidRPr="00B25337">
        <w:rPr>
          <w:rFonts w:ascii="바탕" w:eastAsia="바탕" w:hAnsi="바탕" w:cs="굴림" w:hint="eastAsia"/>
          <w:color w:val="000000"/>
          <w:kern w:val="0"/>
          <w:szCs w:val="20"/>
        </w:rPr>
        <w:t>한다</w:t>
      </w:r>
      <w:r w:rsidRPr="00B25337">
        <w:rPr>
          <w:rFonts w:ascii="바탕" w:eastAsia="바탕" w:hAnsi="바탕" w:cs="굴림"/>
          <w:color w:val="000000"/>
          <w:kern w:val="0"/>
          <w:szCs w:val="20"/>
        </w:rPr>
        <w:t>.</w:t>
      </w:r>
    </w:p>
    <w:p w14:paraId="742499C4" w14:textId="032D861B" w:rsidR="00767677" w:rsidRPr="00B25337" w:rsidRDefault="00FD72CF" w:rsidP="00B25337">
      <w:pPr>
        <w:pStyle w:val="a6"/>
        <w:numPr>
          <w:ilvl w:val="0"/>
          <w:numId w:val="70"/>
        </w:numPr>
        <w:spacing w:after="56"/>
        <w:ind w:leftChars="0" w:left="426" w:hanging="284"/>
        <w:textAlignment w:val="baseline"/>
        <w:rPr>
          <w:rFonts w:ascii="바탕" w:eastAsia="바탕" w:hAnsi="바탕" w:cs="굴림"/>
          <w:color w:val="000000"/>
          <w:kern w:val="0"/>
          <w:szCs w:val="20"/>
        </w:rPr>
      </w:pPr>
      <w:r w:rsidRPr="00FD72CF">
        <w:rPr>
          <w:rFonts w:ascii="바탕" w:eastAsia="바탕" w:hAnsi="바탕" w:cs="굴림"/>
          <w:color w:val="000000"/>
          <w:kern w:val="0"/>
          <w:szCs w:val="20"/>
        </w:rPr>
        <w:t>본 계약과 회사의 정관 사이에 충돌이 있는 경우 계약 당사자들 사이에서는 본 계약이 우선하며, 회사와 이해관계인은 지체 없이 주주총회를 통해 본 계약에 부합하도록 정관의 개정에 필요한 절차를 이행하여야 한다. 또한, 추후 본 계약이 변경되는 경우 동 변경 사항에 따라 정관을 다시 변경하는 것에 필요한 절차를 이행하여야 한다.</w:t>
      </w:r>
      <w:r w:rsidR="007A2C04" w:rsidRPr="00B25337">
        <w:rPr>
          <w:rFonts w:ascii="바탕" w:eastAsia="바탕" w:hAnsi="바탕" w:cs="굴림"/>
          <w:color w:val="000000"/>
          <w:kern w:val="0"/>
          <w:szCs w:val="20"/>
        </w:rPr>
        <w:t xml:space="preserve"> </w:t>
      </w:r>
    </w:p>
    <w:p w14:paraId="3B2BF275" w14:textId="77777777" w:rsidR="00767677" w:rsidRDefault="00767677">
      <w:pPr>
        <w:snapToGrid w:val="0"/>
        <w:spacing w:after="0"/>
        <w:jc w:val="left"/>
        <w:textAlignment w:val="baseline"/>
        <w:rPr>
          <w:ins w:id="56" w:author="SL Partners" w:date="2025-03-11T09:28:00Z" w16du:dateUtc="2025-03-11T00:28:00Z"/>
          <w:rFonts w:ascii="바탕" w:eastAsia="바탕" w:hAnsi="바탕" w:cs="굴림"/>
          <w:color w:val="000000"/>
          <w:kern w:val="0"/>
          <w:szCs w:val="20"/>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00"/>
        <w:tblCellMar>
          <w:left w:w="99" w:type="dxa"/>
          <w:right w:w="99" w:type="dxa"/>
        </w:tblCellMar>
        <w:tblLook w:val="0000" w:firstRow="0" w:lastRow="0" w:firstColumn="0" w:lastColumn="0" w:noHBand="0" w:noVBand="0"/>
        <w:tblPrChange w:id="57" w:author="SL Partners" w:date="2025-03-11T09:30:00Z" w16du:dateUtc="2025-03-11T00:30:00Z">
          <w:tblPr>
            <w:tblW w:w="0" w:type="auto"/>
            <w:tblCellMar>
              <w:left w:w="99" w:type="dxa"/>
              <w:right w:w="99" w:type="dxa"/>
            </w:tblCellMar>
            <w:tblLook w:val="0000" w:firstRow="0" w:lastRow="0" w:firstColumn="0" w:lastColumn="0" w:noHBand="0" w:noVBand="0"/>
          </w:tblPr>
        </w:tblPrChange>
      </w:tblPr>
      <w:tblGrid>
        <w:gridCol w:w="9020"/>
        <w:tblGridChange w:id="58">
          <w:tblGrid>
            <w:gridCol w:w="3"/>
            <w:gridCol w:w="9020"/>
            <w:gridCol w:w="3"/>
          </w:tblGrid>
        </w:tblGridChange>
      </w:tblGrid>
      <w:tr w:rsidR="002F0D81" w14:paraId="286AB11B" w14:textId="77777777" w:rsidTr="00036999">
        <w:trPr>
          <w:ins w:id="59" w:author="SL Partners" w:date="2025-03-11T09:28:00Z"/>
        </w:trPr>
        <w:tc>
          <w:tcPr>
            <w:tcW w:w="9026" w:type="dxa"/>
            <w:shd w:val="clear" w:color="auto" w:fill="FFFF00"/>
            <w:vAlign w:val="center"/>
            <w:tcPrChange w:id="60" w:author="SL Partners" w:date="2025-03-11T09:30:00Z" w16du:dateUtc="2025-03-11T00:30:00Z">
              <w:tcPr>
                <w:tcW w:w="9026" w:type="dxa"/>
                <w:gridSpan w:val="3"/>
                <w:vAlign w:val="center"/>
              </w:tcPr>
            </w:tcPrChange>
          </w:tcPr>
          <w:p w14:paraId="0D0AEBB3" w14:textId="47F9F3AB" w:rsidR="00170555" w:rsidRDefault="00272795" w:rsidP="002F0D81">
            <w:pPr>
              <w:snapToGrid w:val="0"/>
              <w:spacing w:after="0"/>
              <w:jc w:val="left"/>
              <w:textAlignment w:val="baseline"/>
              <w:rPr>
                <w:ins w:id="61" w:author="SL Partners" w:date="2025-03-11T09:29:00Z" w16du:dateUtc="2025-03-11T00:29:00Z"/>
                <w:rFonts w:ascii="바탕" w:eastAsia="바탕" w:hAnsi="바탕" w:cs="굴림"/>
                <w:b/>
                <w:bCs/>
                <w:color w:val="000000"/>
                <w:kern w:val="0"/>
                <w:szCs w:val="20"/>
              </w:rPr>
            </w:pPr>
            <w:commentRangeStart w:id="62"/>
            <w:ins w:id="63" w:author="SL Partners" w:date="2025-03-11T09:30:00Z" w16du:dateUtc="2025-03-11T00:30:00Z">
              <w:r>
                <w:rPr>
                  <w:rFonts w:ascii="바탕" w:eastAsia="바탕" w:hAnsi="바탕" w:cs="굴림" w:hint="eastAsia"/>
                  <w:b/>
                  <w:bCs/>
                  <w:color w:val="000000"/>
                  <w:kern w:val="0"/>
                  <w:szCs w:val="20"/>
                </w:rPr>
                <w:t>(</w:t>
              </w:r>
              <w:r w:rsidR="00170555">
                <w:rPr>
                  <w:rFonts w:ascii="바탕" w:eastAsia="바탕" w:hAnsi="바탕" w:cs="굴림" w:hint="eastAsia"/>
                  <w:b/>
                  <w:bCs/>
                  <w:color w:val="000000"/>
                  <w:kern w:val="0"/>
                  <w:szCs w:val="20"/>
                </w:rPr>
                <w:t>SLP</w:t>
              </w:r>
              <w:r>
                <w:rPr>
                  <w:rFonts w:ascii="바탕" w:eastAsia="바탕" w:hAnsi="바탕" w:cs="굴림" w:hint="eastAsia"/>
                  <w:b/>
                  <w:bCs/>
                  <w:color w:val="000000"/>
                  <w:kern w:val="0"/>
                  <w:szCs w:val="20"/>
                </w:rPr>
                <w:t>)</w:t>
              </w:r>
              <w:r w:rsidR="00170555">
                <w:rPr>
                  <w:rFonts w:ascii="바탕" w:eastAsia="바탕" w:hAnsi="바탕" w:cs="굴림" w:hint="eastAsia"/>
                  <w:b/>
                  <w:bCs/>
                  <w:color w:val="000000"/>
                  <w:kern w:val="0"/>
                  <w:szCs w:val="20"/>
                </w:rPr>
                <w:t xml:space="preserve"> 아래사항 추가 가능</w:t>
              </w:r>
            </w:ins>
          </w:p>
          <w:p w14:paraId="7E0B5BA2" w14:textId="6D3E608D" w:rsidR="002F0D81" w:rsidRPr="002F0D81" w:rsidRDefault="002F0D81" w:rsidP="002F0D81">
            <w:pPr>
              <w:snapToGrid w:val="0"/>
              <w:spacing w:after="0"/>
              <w:jc w:val="left"/>
              <w:textAlignment w:val="baseline"/>
              <w:rPr>
                <w:ins w:id="64" w:author="SL Partners" w:date="2025-03-11T09:28:00Z" w16du:dateUtc="2025-03-11T00:28:00Z"/>
                <w:rFonts w:ascii="바탕" w:eastAsia="바탕" w:hAnsi="바탕" w:cs="굴림"/>
                <w:b/>
                <w:bCs/>
                <w:color w:val="000000"/>
                <w:kern w:val="0"/>
                <w:szCs w:val="20"/>
                <w:rPrChange w:id="65" w:author="SL Partners" w:date="2025-03-11T09:28:00Z" w16du:dateUtc="2025-03-11T00:28:00Z">
                  <w:rPr>
                    <w:ins w:id="66" w:author="SL Partners" w:date="2025-03-11T09:28:00Z" w16du:dateUtc="2025-03-11T00:28:00Z"/>
                    <w:rFonts w:ascii="바탕" w:eastAsia="바탕" w:hAnsi="바탕" w:cs="굴림"/>
                    <w:color w:val="000000"/>
                    <w:kern w:val="0"/>
                    <w:szCs w:val="20"/>
                  </w:rPr>
                </w:rPrChange>
              </w:rPr>
            </w:pPr>
            <w:ins w:id="67" w:author="SL Partners" w:date="2025-03-11T09:28:00Z" w16du:dateUtc="2025-03-11T00:28:00Z">
              <w:r w:rsidRPr="002F0D81">
                <w:rPr>
                  <w:rFonts w:ascii="바탕" w:eastAsia="바탕" w:hAnsi="바탕" w:cs="굴림" w:hint="eastAsia"/>
                  <w:b/>
                  <w:bCs/>
                  <w:color w:val="000000"/>
                  <w:kern w:val="0"/>
                  <w:szCs w:val="20"/>
                  <w:rPrChange w:id="68" w:author="SL Partners" w:date="2025-03-11T09:28:00Z" w16du:dateUtc="2025-03-11T00:28:00Z">
                    <w:rPr>
                      <w:rFonts w:ascii="바탕" w:eastAsia="바탕" w:hAnsi="바탕" w:cs="굴림" w:hint="eastAsia"/>
                      <w:color w:val="000000"/>
                      <w:kern w:val="0"/>
                      <w:szCs w:val="20"/>
                    </w:rPr>
                  </w:rPrChange>
                </w:rPr>
                <w:t>제</w:t>
              </w:r>
              <w:r w:rsidRPr="002F0D81">
                <w:rPr>
                  <w:rFonts w:ascii="바탕" w:eastAsia="바탕" w:hAnsi="바탕" w:cs="굴림"/>
                  <w:b/>
                  <w:bCs/>
                  <w:color w:val="000000"/>
                  <w:kern w:val="0"/>
                  <w:szCs w:val="20"/>
                  <w:rPrChange w:id="69" w:author="SL Partners" w:date="2025-03-11T09:28:00Z" w16du:dateUtc="2025-03-11T00:28:00Z">
                    <w:rPr>
                      <w:rFonts w:ascii="바탕" w:eastAsia="바탕" w:hAnsi="바탕" w:cs="굴림"/>
                      <w:color w:val="000000"/>
                      <w:kern w:val="0"/>
                      <w:szCs w:val="20"/>
                    </w:rPr>
                  </w:rPrChange>
                </w:rPr>
                <w:t xml:space="preserve">*조 </w:t>
              </w:r>
              <w:r w:rsidRPr="002F0D81">
                <w:rPr>
                  <w:rFonts w:ascii="바탕" w:eastAsia="바탕" w:hAnsi="바탕" w:cs="굴림"/>
                  <w:b/>
                  <w:bCs/>
                  <w:color w:val="000000"/>
                  <w:kern w:val="0"/>
                  <w:szCs w:val="20"/>
                  <w:rPrChange w:id="70" w:author="SL Partners" w:date="2025-03-11T09:28:00Z" w16du:dateUtc="2025-03-11T00:28:00Z">
                    <w:rPr>
                      <w:rFonts w:ascii="바탕" w:eastAsia="바탕" w:hAnsi="바탕" w:cs="굴림"/>
                      <w:color w:val="000000"/>
                      <w:kern w:val="0"/>
                      <w:szCs w:val="20"/>
                    </w:rPr>
                  </w:rPrChange>
                </w:rPr>
                <w:tab/>
                <w:t>이사회의 결의사항</w:t>
              </w:r>
            </w:ins>
          </w:p>
          <w:p w14:paraId="14C7584E" w14:textId="121BA5A2" w:rsidR="002F0D81" w:rsidRPr="002F0D81" w:rsidRDefault="002F0D81">
            <w:pPr>
              <w:pStyle w:val="a6"/>
              <w:numPr>
                <w:ilvl w:val="0"/>
                <w:numId w:val="76"/>
              </w:numPr>
              <w:spacing w:after="56"/>
              <w:ind w:leftChars="0" w:left="426" w:hanging="284"/>
              <w:textAlignment w:val="baseline"/>
              <w:rPr>
                <w:ins w:id="71" w:author="SL Partners" w:date="2025-03-11T09:28:00Z" w16du:dateUtc="2025-03-11T00:28:00Z"/>
                <w:rFonts w:ascii="바탕" w:eastAsia="바탕" w:hAnsi="바탕" w:cs="굴림"/>
                <w:color w:val="000000"/>
                <w:kern w:val="0"/>
                <w:szCs w:val="20"/>
              </w:rPr>
              <w:pPrChange w:id="72" w:author="SL Partners" w:date="2025-03-11T09:28:00Z" w16du:dateUtc="2025-03-11T00:28:00Z">
                <w:pPr>
                  <w:snapToGrid w:val="0"/>
                  <w:spacing w:after="0"/>
                  <w:jc w:val="left"/>
                  <w:textAlignment w:val="baseline"/>
                </w:pPr>
              </w:pPrChange>
            </w:pPr>
            <w:ins w:id="73" w:author="SL Partners" w:date="2025-03-11T09:28:00Z" w16du:dateUtc="2025-03-11T00:28:00Z">
              <w:r w:rsidRPr="002F0D81">
                <w:rPr>
                  <w:rFonts w:ascii="바탕" w:eastAsia="바탕" w:hAnsi="바탕" w:cs="굴림"/>
                  <w:color w:val="000000"/>
                  <w:kern w:val="0"/>
                  <w:szCs w:val="20"/>
                </w:rPr>
                <w:t xml:space="preserve">회사의 이사회는 관련 법령과 회사의 정관에 따라 회사의 주요 사항을 결의할 권한을 가진다. 이사회는 본 계약에서 달리 정하지 않는 한, 투자자 지명 이사 [2]인의 출석을 포함한 재적 이사 과반수의 출석과 출석 이사 과반수의 찬성으로 결의한다. </w:t>
              </w:r>
            </w:ins>
          </w:p>
          <w:p w14:paraId="3E9364F4" w14:textId="6CBBF495" w:rsidR="002F0D81" w:rsidRPr="002F0D81" w:rsidRDefault="002F0D81">
            <w:pPr>
              <w:pStyle w:val="a6"/>
              <w:numPr>
                <w:ilvl w:val="0"/>
                <w:numId w:val="76"/>
              </w:numPr>
              <w:spacing w:after="56"/>
              <w:ind w:leftChars="0" w:left="426" w:hanging="284"/>
              <w:textAlignment w:val="baseline"/>
              <w:rPr>
                <w:ins w:id="74" w:author="SL Partners" w:date="2025-03-11T09:28:00Z" w16du:dateUtc="2025-03-11T00:28:00Z"/>
                <w:rFonts w:ascii="바탕" w:eastAsia="바탕" w:hAnsi="바탕" w:cs="굴림"/>
                <w:color w:val="000000"/>
                <w:kern w:val="0"/>
                <w:szCs w:val="20"/>
              </w:rPr>
              <w:pPrChange w:id="75" w:author="SL Partners" w:date="2025-03-11T09:28:00Z" w16du:dateUtc="2025-03-11T00:28:00Z">
                <w:pPr>
                  <w:snapToGrid w:val="0"/>
                  <w:spacing w:after="0"/>
                  <w:jc w:val="left"/>
                  <w:textAlignment w:val="baseline"/>
                </w:pPr>
              </w:pPrChange>
            </w:pPr>
            <w:ins w:id="76" w:author="SL Partners" w:date="2025-03-11T09:28:00Z" w16du:dateUtc="2025-03-11T00:28:00Z">
              <w:r w:rsidRPr="002F0D81">
                <w:rPr>
                  <w:rFonts w:ascii="바탕" w:eastAsia="바탕" w:hAnsi="바탕" w:cs="굴림"/>
                  <w:color w:val="000000"/>
                  <w:kern w:val="0"/>
                  <w:szCs w:val="20"/>
                </w:rPr>
                <w:t>회사 및 이해관계인은 다음 각 호의 사항에 대하여 반드시 이사회의 사전 승인을 받아야 한다. 본 항에 의한 승인은 투자자 지명 이사 [2]인이, 해당 이사회에 출석하여 찬성할 것을 요한다.</w:t>
              </w:r>
            </w:ins>
          </w:p>
          <w:p w14:paraId="3794BC75" w14:textId="4D1EF94F" w:rsidR="002F0D81" w:rsidRPr="00C6280C" w:rsidRDefault="002F0D81">
            <w:pPr>
              <w:pStyle w:val="a6"/>
              <w:numPr>
                <w:ilvl w:val="1"/>
                <w:numId w:val="12"/>
              </w:numPr>
              <w:snapToGrid w:val="0"/>
              <w:ind w:leftChars="0" w:left="749" w:hanging="349"/>
              <w:jc w:val="left"/>
              <w:textAlignment w:val="baseline"/>
              <w:rPr>
                <w:ins w:id="77" w:author="SL Partners" w:date="2025-03-11T09:28:00Z" w16du:dateUtc="2025-03-11T00:28:00Z"/>
                <w:rFonts w:ascii="바탕" w:eastAsia="바탕" w:hAnsi="바탕" w:cs="굴림"/>
                <w:color w:val="000000"/>
                <w:kern w:val="0"/>
                <w:szCs w:val="20"/>
                <w:rPrChange w:id="78" w:author="SL Partners" w:date="2025-03-11T09:28:00Z" w16du:dateUtc="2025-03-11T00:28:00Z">
                  <w:rPr>
                    <w:ins w:id="79" w:author="SL Partners" w:date="2025-03-11T09:28:00Z" w16du:dateUtc="2025-03-11T00:28:00Z"/>
                  </w:rPr>
                </w:rPrChange>
              </w:rPr>
              <w:pPrChange w:id="80" w:author="SL Partners" w:date="2025-03-11T09:28:00Z" w16du:dateUtc="2025-03-11T00:28:00Z">
                <w:pPr>
                  <w:snapToGrid w:val="0"/>
                  <w:spacing w:after="0"/>
                  <w:jc w:val="left"/>
                  <w:textAlignment w:val="baseline"/>
                </w:pPr>
              </w:pPrChange>
            </w:pPr>
            <w:ins w:id="81" w:author="SL Partners" w:date="2025-03-11T09:28:00Z" w16du:dateUtc="2025-03-11T00:28:00Z">
              <w:r w:rsidRPr="00C6280C">
                <w:rPr>
                  <w:rFonts w:ascii="바탕" w:eastAsia="바탕" w:hAnsi="바탕" w:cs="굴림"/>
                  <w:color w:val="000000"/>
                  <w:kern w:val="0"/>
                  <w:szCs w:val="20"/>
                  <w:rPrChange w:id="82" w:author="SL Partners" w:date="2025-03-11T09:28:00Z" w16du:dateUtc="2025-03-11T00:28:00Z">
                    <w:rPr/>
                  </w:rPrChange>
                </w:rPr>
                <w:t>회사가 발행한 우선주식 과 관련하여, (</w:t>
              </w:r>
              <w:proofErr w:type="spellStart"/>
              <w:r w:rsidRPr="00C6280C">
                <w:rPr>
                  <w:rFonts w:ascii="바탕" w:eastAsia="바탕" w:hAnsi="바탕" w:cs="굴림"/>
                  <w:color w:val="000000"/>
                  <w:kern w:val="0"/>
                  <w:szCs w:val="20"/>
                  <w:rPrChange w:id="83" w:author="SL Partners" w:date="2025-03-11T09:28:00Z" w16du:dateUtc="2025-03-11T00:28:00Z">
                    <w:rPr/>
                  </w:rPrChange>
                </w:rPr>
                <w:t>i</w:t>
              </w:r>
              <w:proofErr w:type="spellEnd"/>
              <w:r w:rsidRPr="00C6280C">
                <w:rPr>
                  <w:rFonts w:ascii="바탕" w:eastAsia="바탕" w:hAnsi="바탕" w:cs="굴림"/>
                  <w:color w:val="000000"/>
                  <w:kern w:val="0"/>
                  <w:szCs w:val="20"/>
                  <w:rPrChange w:id="84" w:author="SL Partners" w:date="2025-03-11T09:28:00Z" w16du:dateUtc="2025-03-11T00:28:00Z">
                    <w:rPr/>
                  </w:rPrChange>
                </w:rPr>
                <w:t xml:space="preserve">) 우선주식의 조건, 내용 및 권리의 변경 또는 수정, (ii) 우선주식과 관련한 정관 기타 회사 조직문서의 변경, 수정, 추가 또는 포기 및/또는 (iii) 해당 우선주식의 조건이나 내용 및/또는 권리에 부정적인 영향을 미칠 수 있는 </w:t>
              </w:r>
              <w:proofErr w:type="spellStart"/>
              <w:r w:rsidRPr="00C6280C">
                <w:rPr>
                  <w:rFonts w:ascii="바탕" w:eastAsia="바탕" w:hAnsi="바탕" w:cs="굴림"/>
                  <w:color w:val="000000"/>
                  <w:kern w:val="0"/>
                  <w:szCs w:val="20"/>
                  <w:rPrChange w:id="85" w:author="SL Partners" w:date="2025-03-11T09:28:00Z" w16du:dateUtc="2025-03-11T00:28:00Z">
                    <w:rPr/>
                  </w:rPrChange>
                </w:rPr>
                <w:t>여하한</w:t>
              </w:r>
              <w:proofErr w:type="spellEnd"/>
              <w:r w:rsidRPr="00C6280C">
                <w:rPr>
                  <w:rFonts w:ascii="바탕" w:eastAsia="바탕" w:hAnsi="바탕" w:cs="굴림"/>
                  <w:color w:val="000000"/>
                  <w:kern w:val="0"/>
                  <w:szCs w:val="20"/>
                  <w:rPrChange w:id="86" w:author="SL Partners" w:date="2025-03-11T09:28:00Z" w16du:dateUtc="2025-03-11T00:28:00Z">
                    <w:rPr/>
                  </w:rPrChange>
                </w:rPr>
                <w:t xml:space="preserve"> 행위</w:t>
              </w:r>
            </w:ins>
          </w:p>
          <w:p w14:paraId="600EA9D8" w14:textId="3625808B" w:rsidR="002F0D81" w:rsidRPr="002F0D81" w:rsidRDefault="002F0D81">
            <w:pPr>
              <w:pStyle w:val="a6"/>
              <w:numPr>
                <w:ilvl w:val="1"/>
                <w:numId w:val="12"/>
              </w:numPr>
              <w:snapToGrid w:val="0"/>
              <w:ind w:leftChars="0" w:left="749" w:hanging="349"/>
              <w:jc w:val="left"/>
              <w:textAlignment w:val="baseline"/>
              <w:rPr>
                <w:ins w:id="87" w:author="SL Partners" w:date="2025-03-11T09:28:00Z" w16du:dateUtc="2025-03-11T00:28:00Z"/>
                <w:rFonts w:ascii="바탕" w:eastAsia="바탕" w:hAnsi="바탕" w:cs="굴림"/>
                <w:color w:val="000000"/>
                <w:kern w:val="0"/>
                <w:szCs w:val="20"/>
              </w:rPr>
              <w:pPrChange w:id="88" w:author="SL Partners" w:date="2025-03-11T09:28:00Z" w16du:dateUtc="2025-03-11T00:28:00Z">
                <w:pPr>
                  <w:snapToGrid w:val="0"/>
                  <w:spacing w:after="0"/>
                  <w:jc w:val="left"/>
                  <w:textAlignment w:val="baseline"/>
                </w:pPr>
              </w:pPrChange>
            </w:pPr>
            <w:ins w:id="89" w:author="SL Partners" w:date="2025-03-11T09:28:00Z" w16du:dateUtc="2025-03-11T00:28:00Z">
              <w:r w:rsidRPr="002F0D81">
                <w:rPr>
                  <w:rFonts w:ascii="바탕" w:eastAsia="바탕" w:hAnsi="바탕" w:cs="굴림"/>
                  <w:color w:val="000000"/>
                  <w:kern w:val="0"/>
                  <w:szCs w:val="20"/>
                </w:rPr>
                <w:t xml:space="preserve">신주 발행(유무상증자), 주식관련사채, 주식매수선택권 등의 발행 또는 부여 </w:t>
              </w:r>
            </w:ins>
          </w:p>
          <w:p w14:paraId="2D96BF67" w14:textId="78DAB3E5" w:rsidR="002F0D81" w:rsidRPr="002F0D81" w:rsidRDefault="002F0D81">
            <w:pPr>
              <w:pStyle w:val="a6"/>
              <w:numPr>
                <w:ilvl w:val="1"/>
                <w:numId w:val="12"/>
              </w:numPr>
              <w:snapToGrid w:val="0"/>
              <w:ind w:leftChars="0" w:left="749" w:hanging="349"/>
              <w:jc w:val="left"/>
              <w:textAlignment w:val="baseline"/>
              <w:rPr>
                <w:ins w:id="90" w:author="SL Partners" w:date="2025-03-11T09:28:00Z" w16du:dateUtc="2025-03-11T00:28:00Z"/>
                <w:rFonts w:ascii="바탕" w:eastAsia="바탕" w:hAnsi="바탕" w:cs="굴림"/>
                <w:color w:val="000000"/>
                <w:kern w:val="0"/>
                <w:szCs w:val="20"/>
              </w:rPr>
              <w:pPrChange w:id="91" w:author="SL Partners" w:date="2025-03-11T09:28:00Z" w16du:dateUtc="2025-03-11T00:28:00Z">
                <w:pPr>
                  <w:snapToGrid w:val="0"/>
                  <w:spacing w:after="0"/>
                  <w:jc w:val="left"/>
                  <w:textAlignment w:val="baseline"/>
                </w:pPr>
              </w:pPrChange>
            </w:pPr>
            <w:ins w:id="92" w:author="SL Partners" w:date="2025-03-11T09:28:00Z" w16du:dateUtc="2025-03-11T00:28:00Z">
              <w:r w:rsidRPr="002F0D81">
                <w:rPr>
                  <w:rFonts w:ascii="바탕" w:eastAsia="바탕" w:hAnsi="바탕" w:cs="굴림"/>
                  <w:color w:val="000000"/>
                  <w:kern w:val="0"/>
                  <w:szCs w:val="20"/>
                </w:rPr>
                <w:t>자기주식의 취득, 처분</w:t>
              </w:r>
            </w:ins>
          </w:p>
          <w:p w14:paraId="0B399688" w14:textId="0A2C8AF7" w:rsidR="002F0D81" w:rsidRPr="002F0D81" w:rsidRDefault="002F0D81">
            <w:pPr>
              <w:pStyle w:val="a6"/>
              <w:numPr>
                <w:ilvl w:val="1"/>
                <w:numId w:val="12"/>
              </w:numPr>
              <w:snapToGrid w:val="0"/>
              <w:ind w:leftChars="0" w:left="749" w:hanging="349"/>
              <w:jc w:val="left"/>
              <w:textAlignment w:val="baseline"/>
              <w:rPr>
                <w:ins w:id="93" w:author="SL Partners" w:date="2025-03-11T09:28:00Z" w16du:dateUtc="2025-03-11T00:28:00Z"/>
                <w:rFonts w:ascii="바탕" w:eastAsia="바탕" w:hAnsi="바탕" w:cs="굴림"/>
                <w:color w:val="000000"/>
                <w:kern w:val="0"/>
                <w:szCs w:val="20"/>
              </w:rPr>
              <w:pPrChange w:id="94" w:author="SL Partners" w:date="2025-03-11T09:28:00Z" w16du:dateUtc="2025-03-11T00:28:00Z">
                <w:pPr>
                  <w:snapToGrid w:val="0"/>
                  <w:spacing w:after="0"/>
                  <w:jc w:val="left"/>
                  <w:textAlignment w:val="baseline"/>
                </w:pPr>
              </w:pPrChange>
            </w:pPr>
            <w:ins w:id="95" w:author="SL Partners" w:date="2025-03-11T09:28:00Z" w16du:dateUtc="2025-03-11T00:28:00Z">
              <w:r w:rsidRPr="002F0D81">
                <w:rPr>
                  <w:rFonts w:ascii="바탕" w:eastAsia="바탕" w:hAnsi="바탕" w:cs="굴림"/>
                  <w:color w:val="000000"/>
                  <w:kern w:val="0"/>
                  <w:szCs w:val="20"/>
                </w:rPr>
                <w:t>자본의 감소</w:t>
              </w:r>
            </w:ins>
          </w:p>
          <w:p w14:paraId="3B509727" w14:textId="63D3E381" w:rsidR="002F0D81" w:rsidRPr="002F0D81" w:rsidRDefault="002F0D81">
            <w:pPr>
              <w:pStyle w:val="a6"/>
              <w:numPr>
                <w:ilvl w:val="1"/>
                <w:numId w:val="12"/>
              </w:numPr>
              <w:snapToGrid w:val="0"/>
              <w:ind w:leftChars="0" w:left="749" w:hanging="349"/>
              <w:jc w:val="left"/>
              <w:textAlignment w:val="baseline"/>
              <w:rPr>
                <w:ins w:id="96" w:author="SL Partners" w:date="2025-03-11T09:28:00Z" w16du:dateUtc="2025-03-11T00:28:00Z"/>
                <w:rFonts w:ascii="바탕" w:eastAsia="바탕" w:hAnsi="바탕" w:cs="굴림"/>
                <w:color w:val="000000"/>
                <w:kern w:val="0"/>
                <w:szCs w:val="20"/>
              </w:rPr>
              <w:pPrChange w:id="97" w:author="SL Partners" w:date="2025-03-11T09:28:00Z" w16du:dateUtc="2025-03-11T00:28:00Z">
                <w:pPr>
                  <w:snapToGrid w:val="0"/>
                  <w:spacing w:after="0"/>
                  <w:jc w:val="left"/>
                  <w:textAlignment w:val="baseline"/>
                </w:pPr>
              </w:pPrChange>
            </w:pPr>
            <w:ins w:id="98" w:author="SL Partners" w:date="2025-03-11T09:28:00Z" w16du:dateUtc="2025-03-11T00:28:00Z">
              <w:r w:rsidRPr="002F0D81">
                <w:rPr>
                  <w:rFonts w:ascii="바탕" w:eastAsia="바탕" w:hAnsi="바탕" w:cs="굴림"/>
                  <w:color w:val="000000"/>
                  <w:kern w:val="0"/>
                  <w:szCs w:val="20"/>
                </w:rPr>
                <w:t>현금, 주식 또는 기타 회사의 재산으로 이루어지는 배당의 의결 또는 지급</w:t>
              </w:r>
            </w:ins>
          </w:p>
          <w:p w14:paraId="1DC39267" w14:textId="6D1069C2" w:rsidR="002F0D81" w:rsidRPr="002F0D81" w:rsidRDefault="002F0D81">
            <w:pPr>
              <w:pStyle w:val="a6"/>
              <w:numPr>
                <w:ilvl w:val="1"/>
                <w:numId w:val="12"/>
              </w:numPr>
              <w:snapToGrid w:val="0"/>
              <w:ind w:leftChars="0" w:left="749" w:hanging="349"/>
              <w:jc w:val="left"/>
              <w:textAlignment w:val="baseline"/>
              <w:rPr>
                <w:ins w:id="99" w:author="SL Partners" w:date="2025-03-11T09:28:00Z" w16du:dateUtc="2025-03-11T00:28:00Z"/>
                <w:rFonts w:ascii="바탕" w:eastAsia="바탕" w:hAnsi="바탕" w:cs="굴림"/>
                <w:color w:val="000000"/>
                <w:kern w:val="0"/>
                <w:szCs w:val="20"/>
              </w:rPr>
              <w:pPrChange w:id="100" w:author="SL Partners" w:date="2025-03-11T09:28:00Z" w16du:dateUtc="2025-03-11T00:28:00Z">
                <w:pPr>
                  <w:snapToGrid w:val="0"/>
                  <w:spacing w:after="0"/>
                  <w:jc w:val="left"/>
                  <w:textAlignment w:val="baseline"/>
                </w:pPr>
              </w:pPrChange>
            </w:pPr>
            <w:ins w:id="101" w:author="SL Partners" w:date="2025-03-11T09:28:00Z" w16du:dateUtc="2025-03-11T00:28:00Z">
              <w:r w:rsidRPr="002F0D81">
                <w:rPr>
                  <w:rFonts w:ascii="바탕" w:eastAsia="바탕" w:hAnsi="바탕" w:cs="굴림"/>
                  <w:color w:val="000000"/>
                  <w:kern w:val="0"/>
                  <w:szCs w:val="20"/>
                </w:rPr>
                <w:t>해산, 청산, 합병, 분할, 분할합병, 주식의 포괄적 교환 또는 이전, 영업의 양도, 영업의 양수, 경영임대차, 위탁경영 기타 회사조직의 근본적인 변경</w:t>
              </w:r>
            </w:ins>
          </w:p>
          <w:p w14:paraId="72D44E16" w14:textId="3FBB9B4B" w:rsidR="002F0D81" w:rsidRPr="002F0D81" w:rsidRDefault="002F0D81">
            <w:pPr>
              <w:pStyle w:val="a6"/>
              <w:numPr>
                <w:ilvl w:val="1"/>
                <w:numId w:val="12"/>
              </w:numPr>
              <w:snapToGrid w:val="0"/>
              <w:ind w:leftChars="0" w:left="749" w:hanging="349"/>
              <w:jc w:val="left"/>
              <w:textAlignment w:val="baseline"/>
              <w:rPr>
                <w:ins w:id="102" w:author="SL Partners" w:date="2025-03-11T09:28:00Z" w16du:dateUtc="2025-03-11T00:28:00Z"/>
                <w:rFonts w:ascii="바탕" w:eastAsia="바탕" w:hAnsi="바탕" w:cs="굴림"/>
                <w:color w:val="000000"/>
                <w:kern w:val="0"/>
                <w:szCs w:val="20"/>
              </w:rPr>
              <w:pPrChange w:id="103" w:author="SL Partners" w:date="2025-03-11T09:28:00Z" w16du:dateUtc="2025-03-11T00:28:00Z">
                <w:pPr>
                  <w:snapToGrid w:val="0"/>
                  <w:spacing w:after="0"/>
                  <w:jc w:val="left"/>
                  <w:textAlignment w:val="baseline"/>
                </w:pPr>
              </w:pPrChange>
            </w:pPr>
            <w:ins w:id="104" w:author="SL Partners" w:date="2025-03-11T09:28:00Z" w16du:dateUtc="2025-03-11T00:28:00Z">
              <w:r w:rsidRPr="002F0D81">
                <w:rPr>
                  <w:rFonts w:ascii="바탕" w:eastAsia="바탕" w:hAnsi="바탕" w:cs="굴림"/>
                  <w:color w:val="000000"/>
                  <w:kern w:val="0"/>
                  <w:szCs w:val="20"/>
                </w:rPr>
                <w:t>본건 거래 당시 사업계획에 명시한 것과 다른 사업에 착수하거나, 사업의 전부 또는 일부의 중단, 포기</w:t>
              </w:r>
            </w:ins>
          </w:p>
          <w:p w14:paraId="55C48592" w14:textId="06B31E32" w:rsidR="002F0D81" w:rsidRPr="002F0D81" w:rsidRDefault="002F0D81">
            <w:pPr>
              <w:pStyle w:val="a6"/>
              <w:numPr>
                <w:ilvl w:val="1"/>
                <w:numId w:val="12"/>
              </w:numPr>
              <w:snapToGrid w:val="0"/>
              <w:ind w:leftChars="0" w:left="749" w:hanging="349"/>
              <w:jc w:val="left"/>
              <w:textAlignment w:val="baseline"/>
              <w:rPr>
                <w:ins w:id="105" w:author="SL Partners" w:date="2025-03-11T09:28:00Z" w16du:dateUtc="2025-03-11T00:28:00Z"/>
                <w:rFonts w:ascii="바탕" w:eastAsia="바탕" w:hAnsi="바탕" w:cs="굴림"/>
                <w:color w:val="000000"/>
                <w:kern w:val="0"/>
                <w:szCs w:val="20"/>
              </w:rPr>
              <w:pPrChange w:id="106" w:author="SL Partners" w:date="2025-03-11T09:28:00Z" w16du:dateUtc="2025-03-11T00:28:00Z">
                <w:pPr>
                  <w:snapToGrid w:val="0"/>
                  <w:spacing w:after="0"/>
                  <w:jc w:val="left"/>
                  <w:textAlignment w:val="baseline"/>
                </w:pPr>
              </w:pPrChange>
            </w:pPr>
            <w:ins w:id="107" w:author="SL Partners" w:date="2025-03-11T09:28:00Z" w16du:dateUtc="2025-03-11T00:28:00Z">
              <w:r w:rsidRPr="002F0D81">
                <w:rPr>
                  <w:rFonts w:ascii="바탕" w:eastAsia="바탕" w:hAnsi="바탕" w:cs="굴림"/>
                  <w:color w:val="000000"/>
                  <w:kern w:val="0"/>
                  <w:szCs w:val="20"/>
                </w:rPr>
                <w:t xml:space="preserve">건당 금 [50,000,000]원 이상 또는 연간 </w:t>
              </w:r>
              <w:proofErr w:type="spellStart"/>
              <w:r w:rsidRPr="002F0D81">
                <w:rPr>
                  <w:rFonts w:ascii="바탕" w:eastAsia="바탕" w:hAnsi="바탕" w:cs="굴림"/>
                  <w:color w:val="000000"/>
                  <w:kern w:val="0"/>
                  <w:szCs w:val="20"/>
                </w:rPr>
                <w:t>누계액</w:t>
              </w:r>
              <w:proofErr w:type="spellEnd"/>
              <w:r w:rsidRPr="002F0D81">
                <w:rPr>
                  <w:rFonts w:ascii="바탕" w:eastAsia="바탕" w:hAnsi="바탕" w:cs="굴림"/>
                  <w:color w:val="000000"/>
                  <w:kern w:val="0"/>
                  <w:szCs w:val="20"/>
                </w:rPr>
                <w:t xml:space="preserve"> 금 [100,000,000]원 이상의 소유 자산을 구매, 매각, 대체, 처분 등을 하는 행위</w:t>
              </w:r>
            </w:ins>
          </w:p>
          <w:p w14:paraId="6F451B50" w14:textId="5A7DC655" w:rsidR="002F0D81" w:rsidRPr="002F0D81" w:rsidRDefault="002F0D81">
            <w:pPr>
              <w:pStyle w:val="a6"/>
              <w:numPr>
                <w:ilvl w:val="1"/>
                <w:numId w:val="12"/>
              </w:numPr>
              <w:snapToGrid w:val="0"/>
              <w:ind w:leftChars="0" w:left="749" w:hanging="349"/>
              <w:jc w:val="left"/>
              <w:textAlignment w:val="baseline"/>
              <w:rPr>
                <w:ins w:id="108" w:author="SL Partners" w:date="2025-03-11T09:28:00Z" w16du:dateUtc="2025-03-11T00:28:00Z"/>
                <w:rFonts w:ascii="바탕" w:eastAsia="바탕" w:hAnsi="바탕" w:cs="굴림"/>
                <w:color w:val="000000"/>
                <w:kern w:val="0"/>
                <w:szCs w:val="20"/>
              </w:rPr>
              <w:pPrChange w:id="109" w:author="SL Partners" w:date="2025-03-11T09:28:00Z" w16du:dateUtc="2025-03-11T00:28:00Z">
                <w:pPr>
                  <w:snapToGrid w:val="0"/>
                  <w:spacing w:after="0"/>
                  <w:jc w:val="left"/>
                  <w:textAlignment w:val="baseline"/>
                </w:pPr>
              </w:pPrChange>
            </w:pPr>
            <w:ins w:id="110" w:author="SL Partners" w:date="2025-03-11T09:28:00Z" w16du:dateUtc="2025-03-11T00:28:00Z">
              <w:r w:rsidRPr="002F0D81">
                <w:rPr>
                  <w:rFonts w:ascii="바탕" w:eastAsia="바탕" w:hAnsi="바탕" w:cs="굴림"/>
                  <w:color w:val="000000"/>
                  <w:kern w:val="0"/>
                  <w:szCs w:val="20"/>
                </w:rPr>
                <w:t>제3자(회사의 특수관계인을 포함함)에 대한 자금대여, 담보 또는 보증의 제공 등</w:t>
              </w:r>
            </w:ins>
          </w:p>
          <w:p w14:paraId="4935ADC5" w14:textId="59C1A9A7" w:rsidR="002F0D81" w:rsidRPr="002F0D81" w:rsidRDefault="002F0D81">
            <w:pPr>
              <w:pStyle w:val="a6"/>
              <w:numPr>
                <w:ilvl w:val="1"/>
                <w:numId w:val="12"/>
              </w:numPr>
              <w:snapToGrid w:val="0"/>
              <w:ind w:leftChars="0" w:left="749" w:hanging="349"/>
              <w:jc w:val="left"/>
              <w:textAlignment w:val="baseline"/>
              <w:rPr>
                <w:ins w:id="111" w:author="SL Partners" w:date="2025-03-11T09:28:00Z" w16du:dateUtc="2025-03-11T00:28:00Z"/>
                <w:rFonts w:ascii="바탕" w:eastAsia="바탕" w:hAnsi="바탕" w:cs="굴림"/>
                <w:color w:val="000000"/>
                <w:kern w:val="0"/>
                <w:szCs w:val="20"/>
              </w:rPr>
              <w:pPrChange w:id="112" w:author="SL Partners" w:date="2025-03-11T09:28:00Z" w16du:dateUtc="2025-03-11T00:28:00Z">
                <w:pPr>
                  <w:snapToGrid w:val="0"/>
                  <w:spacing w:after="0"/>
                  <w:jc w:val="left"/>
                  <w:textAlignment w:val="baseline"/>
                </w:pPr>
              </w:pPrChange>
            </w:pPr>
            <w:ins w:id="113" w:author="SL Partners" w:date="2025-03-11T09:28:00Z" w16du:dateUtc="2025-03-11T00:28:00Z">
              <w:r w:rsidRPr="002F0D81">
                <w:rPr>
                  <w:rFonts w:ascii="바탕" w:eastAsia="바탕" w:hAnsi="바탕" w:cs="굴림"/>
                  <w:color w:val="000000"/>
                  <w:kern w:val="0"/>
                  <w:szCs w:val="20"/>
                </w:rPr>
                <w:t>금 [50,000,000]원 이상의 회사의 권리 및 의무를 제3자에게 양도</w:t>
              </w:r>
            </w:ins>
          </w:p>
          <w:p w14:paraId="2B583303" w14:textId="1BD75A11" w:rsidR="002F0D81" w:rsidRPr="002F0D81" w:rsidRDefault="002F0D81">
            <w:pPr>
              <w:pStyle w:val="a6"/>
              <w:numPr>
                <w:ilvl w:val="1"/>
                <w:numId w:val="12"/>
              </w:numPr>
              <w:snapToGrid w:val="0"/>
              <w:ind w:leftChars="0" w:left="749" w:hanging="349"/>
              <w:jc w:val="left"/>
              <w:textAlignment w:val="baseline"/>
              <w:rPr>
                <w:ins w:id="114" w:author="SL Partners" w:date="2025-03-11T09:28:00Z" w16du:dateUtc="2025-03-11T00:28:00Z"/>
                <w:rFonts w:ascii="바탕" w:eastAsia="바탕" w:hAnsi="바탕" w:cs="굴림"/>
                <w:color w:val="000000"/>
                <w:kern w:val="0"/>
                <w:szCs w:val="20"/>
              </w:rPr>
              <w:pPrChange w:id="115" w:author="SL Partners" w:date="2025-03-11T09:28:00Z" w16du:dateUtc="2025-03-11T00:28:00Z">
                <w:pPr>
                  <w:snapToGrid w:val="0"/>
                  <w:spacing w:after="0"/>
                  <w:jc w:val="left"/>
                  <w:textAlignment w:val="baseline"/>
                </w:pPr>
              </w:pPrChange>
            </w:pPr>
            <w:ins w:id="116" w:author="SL Partners" w:date="2025-03-11T09:28:00Z" w16du:dateUtc="2025-03-11T00:28:00Z">
              <w:r w:rsidRPr="002F0D81">
                <w:rPr>
                  <w:rFonts w:ascii="바탕" w:eastAsia="바탕" w:hAnsi="바탕" w:cs="굴림"/>
                  <w:color w:val="000000"/>
                  <w:kern w:val="0"/>
                  <w:szCs w:val="20"/>
                </w:rPr>
                <w:t>건당 금 [50,000,000]원 이상의 신규 자금차입 또는 채무의 부담(한도대출의 신규설정은 포함하되 한도대출 내에서 대출금액의 증감은 제외)</w:t>
              </w:r>
            </w:ins>
          </w:p>
          <w:p w14:paraId="71A9C8C3" w14:textId="6B162A2F" w:rsidR="002F0D81" w:rsidRPr="002F0D81" w:rsidRDefault="002F0D81">
            <w:pPr>
              <w:pStyle w:val="a6"/>
              <w:numPr>
                <w:ilvl w:val="1"/>
                <w:numId w:val="12"/>
              </w:numPr>
              <w:snapToGrid w:val="0"/>
              <w:ind w:leftChars="0" w:left="749" w:hanging="349"/>
              <w:jc w:val="left"/>
              <w:textAlignment w:val="baseline"/>
              <w:rPr>
                <w:ins w:id="117" w:author="SL Partners" w:date="2025-03-11T09:28:00Z" w16du:dateUtc="2025-03-11T00:28:00Z"/>
                <w:rFonts w:ascii="바탕" w:eastAsia="바탕" w:hAnsi="바탕" w:cs="굴림"/>
                <w:color w:val="000000"/>
                <w:kern w:val="0"/>
                <w:szCs w:val="20"/>
              </w:rPr>
              <w:pPrChange w:id="118" w:author="SL Partners" w:date="2025-03-11T09:28:00Z" w16du:dateUtc="2025-03-11T00:28:00Z">
                <w:pPr>
                  <w:snapToGrid w:val="0"/>
                  <w:spacing w:after="0"/>
                  <w:jc w:val="left"/>
                  <w:textAlignment w:val="baseline"/>
                </w:pPr>
              </w:pPrChange>
            </w:pPr>
            <w:ins w:id="119" w:author="SL Partners" w:date="2025-03-11T09:28:00Z" w16du:dateUtc="2025-03-11T00:28:00Z">
              <w:r w:rsidRPr="002F0D81">
                <w:rPr>
                  <w:rFonts w:ascii="바탕" w:eastAsia="바탕" w:hAnsi="바탕" w:cs="굴림"/>
                  <w:color w:val="000000"/>
                  <w:kern w:val="0"/>
                  <w:szCs w:val="20"/>
                </w:rPr>
                <w:t>건당 금 [50,000,000]원 이상의 차환 또는 대환</w:t>
              </w:r>
            </w:ins>
          </w:p>
          <w:p w14:paraId="1987D668" w14:textId="7FEC487F" w:rsidR="002F0D81" w:rsidRPr="002F0D81" w:rsidRDefault="002F0D81">
            <w:pPr>
              <w:pStyle w:val="a6"/>
              <w:numPr>
                <w:ilvl w:val="1"/>
                <w:numId w:val="12"/>
              </w:numPr>
              <w:snapToGrid w:val="0"/>
              <w:ind w:leftChars="0" w:left="749" w:hanging="349"/>
              <w:jc w:val="left"/>
              <w:textAlignment w:val="baseline"/>
              <w:rPr>
                <w:ins w:id="120" w:author="SL Partners" w:date="2025-03-11T09:28:00Z" w16du:dateUtc="2025-03-11T00:28:00Z"/>
                <w:rFonts w:ascii="바탕" w:eastAsia="바탕" w:hAnsi="바탕" w:cs="굴림"/>
                <w:color w:val="000000"/>
                <w:kern w:val="0"/>
                <w:szCs w:val="20"/>
              </w:rPr>
              <w:pPrChange w:id="121" w:author="SL Partners" w:date="2025-03-11T09:28:00Z" w16du:dateUtc="2025-03-11T00:28:00Z">
                <w:pPr>
                  <w:snapToGrid w:val="0"/>
                  <w:spacing w:after="0"/>
                  <w:jc w:val="left"/>
                  <w:textAlignment w:val="baseline"/>
                </w:pPr>
              </w:pPrChange>
            </w:pPr>
            <w:ins w:id="122" w:author="SL Partners" w:date="2025-03-11T09:28:00Z" w16du:dateUtc="2025-03-11T00:28:00Z">
              <w:r w:rsidRPr="002F0D81">
                <w:rPr>
                  <w:rFonts w:ascii="바탕" w:eastAsia="바탕" w:hAnsi="바탕" w:cs="굴림"/>
                  <w:color w:val="000000"/>
                  <w:kern w:val="0"/>
                  <w:szCs w:val="20"/>
                </w:rPr>
                <w:t xml:space="preserve">이해관계인, 계열회사[, 임직원 주주, 개인주주] 및 그 특수관계인과의 거래(단, 본 계약 체결 당시 진행 중인 거래는 이사회의 사전 승인 없이 가능하나, 공정한 거래임을 회사 및 이해관계인이 보장해야 함) </w:t>
              </w:r>
            </w:ins>
          </w:p>
          <w:p w14:paraId="0B39071C" w14:textId="0B236AEA" w:rsidR="002F0D81" w:rsidRPr="002F0D81" w:rsidRDefault="002F0D81">
            <w:pPr>
              <w:pStyle w:val="a6"/>
              <w:numPr>
                <w:ilvl w:val="1"/>
                <w:numId w:val="12"/>
              </w:numPr>
              <w:snapToGrid w:val="0"/>
              <w:ind w:leftChars="0" w:left="749" w:hanging="349"/>
              <w:jc w:val="left"/>
              <w:textAlignment w:val="baseline"/>
              <w:rPr>
                <w:ins w:id="123" w:author="SL Partners" w:date="2025-03-11T09:28:00Z" w16du:dateUtc="2025-03-11T00:28:00Z"/>
                <w:rFonts w:ascii="바탕" w:eastAsia="바탕" w:hAnsi="바탕" w:cs="굴림"/>
                <w:color w:val="000000"/>
                <w:kern w:val="0"/>
                <w:szCs w:val="20"/>
              </w:rPr>
              <w:pPrChange w:id="124" w:author="SL Partners" w:date="2025-03-11T09:28:00Z" w16du:dateUtc="2025-03-11T00:28:00Z">
                <w:pPr>
                  <w:snapToGrid w:val="0"/>
                  <w:spacing w:after="0"/>
                  <w:jc w:val="left"/>
                  <w:textAlignment w:val="baseline"/>
                </w:pPr>
              </w:pPrChange>
            </w:pPr>
            <w:ins w:id="125" w:author="SL Partners" w:date="2025-03-11T09:28:00Z" w16du:dateUtc="2025-03-11T00:28:00Z">
              <w:r w:rsidRPr="002F0D81">
                <w:rPr>
                  <w:rFonts w:ascii="바탕" w:eastAsia="바탕" w:hAnsi="바탕" w:cs="굴림"/>
                  <w:color w:val="000000"/>
                  <w:kern w:val="0"/>
                  <w:szCs w:val="20"/>
                </w:rPr>
                <w:t>자회사 또는 합작회사의 설립</w:t>
              </w:r>
            </w:ins>
          </w:p>
          <w:p w14:paraId="25D280E9" w14:textId="4059CC40" w:rsidR="002F0D81" w:rsidRPr="002F0D81" w:rsidRDefault="002F0D81">
            <w:pPr>
              <w:pStyle w:val="a6"/>
              <w:numPr>
                <w:ilvl w:val="1"/>
                <w:numId w:val="12"/>
              </w:numPr>
              <w:snapToGrid w:val="0"/>
              <w:ind w:leftChars="0" w:left="749" w:hanging="349"/>
              <w:jc w:val="left"/>
              <w:textAlignment w:val="baseline"/>
              <w:rPr>
                <w:ins w:id="126" w:author="SL Partners" w:date="2025-03-11T09:28:00Z" w16du:dateUtc="2025-03-11T00:28:00Z"/>
                <w:rFonts w:ascii="바탕" w:eastAsia="바탕" w:hAnsi="바탕" w:cs="굴림"/>
                <w:color w:val="000000"/>
                <w:kern w:val="0"/>
                <w:szCs w:val="20"/>
              </w:rPr>
              <w:pPrChange w:id="127" w:author="SL Partners" w:date="2025-03-11T09:28:00Z" w16du:dateUtc="2025-03-11T00:28:00Z">
                <w:pPr>
                  <w:snapToGrid w:val="0"/>
                  <w:spacing w:after="0"/>
                  <w:jc w:val="left"/>
                  <w:textAlignment w:val="baseline"/>
                </w:pPr>
              </w:pPrChange>
            </w:pPr>
            <w:ins w:id="128" w:author="SL Partners" w:date="2025-03-11T09:28:00Z" w16du:dateUtc="2025-03-11T00:28:00Z">
              <w:r w:rsidRPr="002F0D81">
                <w:rPr>
                  <w:rFonts w:ascii="바탕" w:eastAsia="바탕" w:hAnsi="바탕" w:cs="굴림"/>
                  <w:color w:val="000000"/>
                  <w:kern w:val="0"/>
                  <w:szCs w:val="20"/>
                </w:rPr>
                <w:t>대표이사의 선임 및 해임</w:t>
              </w:r>
            </w:ins>
          </w:p>
          <w:p w14:paraId="17A825EA" w14:textId="2FCE2CEA" w:rsidR="002F0D81" w:rsidRPr="002F0D81" w:rsidRDefault="002F0D81">
            <w:pPr>
              <w:pStyle w:val="a6"/>
              <w:numPr>
                <w:ilvl w:val="1"/>
                <w:numId w:val="12"/>
              </w:numPr>
              <w:snapToGrid w:val="0"/>
              <w:ind w:leftChars="0" w:left="749" w:hanging="349"/>
              <w:jc w:val="left"/>
              <w:textAlignment w:val="baseline"/>
              <w:rPr>
                <w:ins w:id="129" w:author="SL Partners" w:date="2025-03-11T09:28:00Z" w16du:dateUtc="2025-03-11T00:28:00Z"/>
                <w:rFonts w:ascii="바탕" w:eastAsia="바탕" w:hAnsi="바탕" w:cs="굴림"/>
                <w:color w:val="000000"/>
                <w:kern w:val="0"/>
                <w:szCs w:val="20"/>
              </w:rPr>
              <w:pPrChange w:id="130" w:author="SL Partners" w:date="2025-03-11T09:28:00Z" w16du:dateUtc="2025-03-11T00:28:00Z">
                <w:pPr>
                  <w:snapToGrid w:val="0"/>
                  <w:spacing w:after="0"/>
                  <w:jc w:val="left"/>
                  <w:textAlignment w:val="baseline"/>
                </w:pPr>
              </w:pPrChange>
            </w:pPr>
            <w:ins w:id="131" w:author="SL Partners" w:date="2025-03-11T09:28:00Z" w16du:dateUtc="2025-03-11T00:28:00Z">
              <w:r w:rsidRPr="002F0D81">
                <w:rPr>
                  <w:rFonts w:ascii="바탕" w:eastAsia="바탕" w:hAnsi="바탕" w:cs="굴림"/>
                  <w:color w:val="000000"/>
                  <w:kern w:val="0"/>
                  <w:szCs w:val="20"/>
                </w:rPr>
                <w:t>중대한 회계처리 방식의 변경</w:t>
              </w:r>
            </w:ins>
          </w:p>
          <w:p w14:paraId="28C34F7C" w14:textId="11021CB9" w:rsidR="002F0D81" w:rsidRPr="002F0D81" w:rsidRDefault="002F0D81">
            <w:pPr>
              <w:pStyle w:val="a6"/>
              <w:numPr>
                <w:ilvl w:val="1"/>
                <w:numId w:val="12"/>
              </w:numPr>
              <w:snapToGrid w:val="0"/>
              <w:ind w:leftChars="0" w:left="749" w:hanging="349"/>
              <w:jc w:val="left"/>
              <w:textAlignment w:val="baseline"/>
              <w:rPr>
                <w:ins w:id="132" w:author="SL Partners" w:date="2025-03-11T09:28:00Z" w16du:dateUtc="2025-03-11T00:28:00Z"/>
                <w:rFonts w:ascii="바탕" w:eastAsia="바탕" w:hAnsi="바탕" w:cs="굴림"/>
                <w:color w:val="000000"/>
                <w:kern w:val="0"/>
                <w:szCs w:val="20"/>
              </w:rPr>
              <w:pPrChange w:id="133" w:author="SL Partners" w:date="2025-03-11T09:28:00Z" w16du:dateUtc="2025-03-11T00:28:00Z">
                <w:pPr>
                  <w:snapToGrid w:val="0"/>
                  <w:spacing w:after="0"/>
                  <w:jc w:val="left"/>
                  <w:textAlignment w:val="baseline"/>
                </w:pPr>
              </w:pPrChange>
            </w:pPr>
            <w:ins w:id="134" w:author="SL Partners" w:date="2025-03-11T09:28:00Z" w16du:dateUtc="2025-03-11T00:28:00Z">
              <w:r w:rsidRPr="002F0D81">
                <w:rPr>
                  <w:rFonts w:ascii="바탕" w:eastAsia="바탕" w:hAnsi="바탕" w:cs="굴림"/>
                  <w:color w:val="000000"/>
                  <w:kern w:val="0"/>
                  <w:szCs w:val="20"/>
                </w:rPr>
                <w:t>외부감사인의 선임 및 변경</w:t>
              </w:r>
            </w:ins>
          </w:p>
          <w:p w14:paraId="67CD1AD7" w14:textId="52715A6F" w:rsidR="002F0D81" w:rsidRPr="002F0D81" w:rsidRDefault="002F0D81">
            <w:pPr>
              <w:pStyle w:val="a6"/>
              <w:numPr>
                <w:ilvl w:val="1"/>
                <w:numId w:val="12"/>
              </w:numPr>
              <w:snapToGrid w:val="0"/>
              <w:ind w:leftChars="0" w:left="749" w:hanging="349"/>
              <w:jc w:val="left"/>
              <w:textAlignment w:val="baseline"/>
              <w:rPr>
                <w:ins w:id="135" w:author="SL Partners" w:date="2025-03-11T09:28:00Z" w16du:dateUtc="2025-03-11T00:28:00Z"/>
                <w:rFonts w:ascii="바탕" w:eastAsia="바탕" w:hAnsi="바탕" w:cs="굴림"/>
                <w:color w:val="000000"/>
                <w:kern w:val="0"/>
                <w:szCs w:val="20"/>
              </w:rPr>
              <w:pPrChange w:id="136" w:author="SL Partners" w:date="2025-03-11T09:28:00Z" w16du:dateUtc="2025-03-11T00:28:00Z">
                <w:pPr>
                  <w:snapToGrid w:val="0"/>
                  <w:spacing w:after="0"/>
                  <w:jc w:val="left"/>
                  <w:textAlignment w:val="baseline"/>
                </w:pPr>
              </w:pPrChange>
            </w:pPr>
            <w:ins w:id="137" w:author="SL Partners" w:date="2025-03-11T09:28:00Z" w16du:dateUtc="2025-03-11T00:28:00Z">
              <w:r w:rsidRPr="002F0D81">
                <w:rPr>
                  <w:rFonts w:ascii="바탕" w:eastAsia="바탕" w:hAnsi="바탕" w:cs="굴림"/>
                  <w:color w:val="000000"/>
                  <w:kern w:val="0"/>
                  <w:szCs w:val="20"/>
                </w:rPr>
                <w:t>회사 및/또는 이해관계인이 보유하고 있거나 새로이 취득할 기술의 전부 또는 일부를 제3자에게 이전 또는 양도하는 행위</w:t>
              </w:r>
            </w:ins>
          </w:p>
          <w:p w14:paraId="428B9F4B" w14:textId="4BD4D806" w:rsidR="002F0D81" w:rsidRPr="002F0D81" w:rsidRDefault="002F0D81">
            <w:pPr>
              <w:pStyle w:val="a6"/>
              <w:numPr>
                <w:ilvl w:val="1"/>
                <w:numId w:val="12"/>
              </w:numPr>
              <w:snapToGrid w:val="0"/>
              <w:ind w:leftChars="0" w:left="749" w:hanging="349"/>
              <w:jc w:val="left"/>
              <w:textAlignment w:val="baseline"/>
              <w:rPr>
                <w:ins w:id="138" w:author="SL Partners" w:date="2025-03-11T09:28:00Z" w16du:dateUtc="2025-03-11T00:28:00Z"/>
                <w:rFonts w:ascii="바탕" w:eastAsia="바탕" w:hAnsi="바탕" w:cs="굴림"/>
                <w:color w:val="000000"/>
                <w:kern w:val="0"/>
                <w:szCs w:val="20"/>
              </w:rPr>
              <w:pPrChange w:id="139" w:author="SL Partners" w:date="2025-03-11T09:29:00Z" w16du:dateUtc="2025-03-11T00:29:00Z">
                <w:pPr>
                  <w:snapToGrid w:val="0"/>
                  <w:spacing w:after="0"/>
                  <w:jc w:val="left"/>
                  <w:textAlignment w:val="baseline"/>
                </w:pPr>
              </w:pPrChange>
            </w:pPr>
            <w:ins w:id="140" w:author="SL Partners" w:date="2025-03-11T09:28:00Z" w16du:dateUtc="2025-03-11T00:28:00Z">
              <w:r w:rsidRPr="002F0D81">
                <w:rPr>
                  <w:rFonts w:ascii="바탕" w:eastAsia="바탕" w:hAnsi="바탕" w:cs="굴림"/>
                  <w:color w:val="000000"/>
                  <w:kern w:val="0"/>
                  <w:szCs w:val="20"/>
                </w:rPr>
                <w:t xml:space="preserve">19.기업공개의 시기, 회사의 주권이 상장될 증권시장, 상장될 주식의 수 및 모집 및/또는 매출가격의 결정, 기업공개 주간사 선정 및 우회상장시 조건 및 방법 등 기업공개와 </w:t>
              </w:r>
              <w:r w:rsidRPr="002F0D81">
                <w:rPr>
                  <w:rFonts w:ascii="바탕" w:eastAsia="바탕" w:hAnsi="바탕" w:cs="굴림"/>
                  <w:color w:val="000000"/>
                  <w:kern w:val="0"/>
                  <w:szCs w:val="20"/>
                </w:rPr>
                <w:lastRenderedPageBreak/>
                <w:t>관련된 사항</w:t>
              </w:r>
            </w:ins>
          </w:p>
          <w:p w14:paraId="016ADD63" w14:textId="68E16E60" w:rsidR="002F0D81" w:rsidRPr="002F0D81" w:rsidRDefault="002F0D81">
            <w:pPr>
              <w:pStyle w:val="a6"/>
              <w:numPr>
                <w:ilvl w:val="1"/>
                <w:numId w:val="12"/>
              </w:numPr>
              <w:snapToGrid w:val="0"/>
              <w:ind w:leftChars="0" w:left="749" w:hanging="349"/>
              <w:jc w:val="left"/>
              <w:textAlignment w:val="baseline"/>
              <w:rPr>
                <w:ins w:id="141" w:author="SL Partners" w:date="2025-03-11T09:28:00Z" w16du:dateUtc="2025-03-11T00:28:00Z"/>
                <w:rFonts w:ascii="바탕" w:eastAsia="바탕" w:hAnsi="바탕" w:cs="굴림"/>
                <w:color w:val="000000"/>
                <w:kern w:val="0"/>
                <w:szCs w:val="20"/>
              </w:rPr>
              <w:pPrChange w:id="142" w:author="SL Partners" w:date="2025-03-11T09:29:00Z" w16du:dateUtc="2025-03-11T00:29:00Z">
                <w:pPr>
                  <w:snapToGrid w:val="0"/>
                  <w:spacing w:after="0"/>
                  <w:jc w:val="left"/>
                  <w:textAlignment w:val="baseline"/>
                </w:pPr>
              </w:pPrChange>
            </w:pPr>
            <w:ins w:id="143" w:author="SL Partners" w:date="2025-03-11T09:28:00Z" w16du:dateUtc="2025-03-11T00:28:00Z">
              <w:r w:rsidRPr="002F0D81">
                <w:rPr>
                  <w:rFonts w:ascii="바탕" w:eastAsia="바탕" w:hAnsi="바탕" w:cs="굴림"/>
                  <w:color w:val="000000"/>
                  <w:kern w:val="0"/>
                  <w:szCs w:val="20"/>
                </w:rPr>
                <w:t>중요계약의 체결, 변경, 종료</w:t>
              </w:r>
            </w:ins>
          </w:p>
          <w:p w14:paraId="7BBBC9F8" w14:textId="37C0F8F9" w:rsidR="002F0D81" w:rsidRPr="002F0D81" w:rsidRDefault="002F0D81">
            <w:pPr>
              <w:pStyle w:val="a6"/>
              <w:numPr>
                <w:ilvl w:val="1"/>
                <w:numId w:val="12"/>
              </w:numPr>
              <w:snapToGrid w:val="0"/>
              <w:ind w:leftChars="0" w:left="749" w:hanging="349"/>
              <w:jc w:val="left"/>
              <w:textAlignment w:val="baseline"/>
              <w:rPr>
                <w:ins w:id="144" w:author="SL Partners" w:date="2025-03-11T09:28:00Z" w16du:dateUtc="2025-03-11T00:28:00Z"/>
                <w:rFonts w:ascii="바탕" w:eastAsia="바탕" w:hAnsi="바탕" w:cs="굴림"/>
                <w:color w:val="000000"/>
                <w:kern w:val="0"/>
                <w:szCs w:val="20"/>
              </w:rPr>
              <w:pPrChange w:id="145" w:author="SL Partners" w:date="2025-03-11T09:29:00Z" w16du:dateUtc="2025-03-11T00:29:00Z">
                <w:pPr>
                  <w:snapToGrid w:val="0"/>
                  <w:spacing w:after="0"/>
                  <w:jc w:val="left"/>
                  <w:textAlignment w:val="baseline"/>
                </w:pPr>
              </w:pPrChange>
            </w:pPr>
            <w:ins w:id="146" w:author="SL Partners" w:date="2025-03-11T09:28:00Z" w16du:dateUtc="2025-03-11T00:28:00Z">
              <w:r w:rsidRPr="002F0D81">
                <w:rPr>
                  <w:rFonts w:ascii="바탕" w:eastAsia="바탕" w:hAnsi="바탕" w:cs="굴림"/>
                  <w:color w:val="000000"/>
                  <w:kern w:val="0"/>
                  <w:szCs w:val="20"/>
                </w:rPr>
                <w:t>본</w:t>
              </w:r>
            </w:ins>
            <w:ins w:id="147" w:author="SL Partners" w:date="2025-03-11T09:29:00Z" w16du:dateUtc="2025-03-11T00:29:00Z">
              <w:r w:rsidR="002A52A3">
                <w:rPr>
                  <w:rFonts w:ascii="바탕" w:eastAsia="바탕" w:hAnsi="바탕" w:cs="굴림" w:hint="eastAsia"/>
                  <w:color w:val="000000"/>
                  <w:kern w:val="0"/>
                  <w:szCs w:val="20"/>
                </w:rPr>
                <w:t xml:space="preserve"> </w:t>
              </w:r>
            </w:ins>
            <w:ins w:id="148" w:author="SL Partners" w:date="2025-03-11T09:28:00Z" w16du:dateUtc="2025-03-11T00:28:00Z">
              <w:r w:rsidRPr="002F0D81">
                <w:rPr>
                  <w:rFonts w:ascii="바탕" w:eastAsia="바탕" w:hAnsi="바탕" w:cs="굴림"/>
                  <w:color w:val="000000"/>
                  <w:kern w:val="0"/>
                  <w:szCs w:val="20"/>
                </w:rPr>
                <w:t xml:space="preserve">계약에 정한 용도 외의 다른 용도로 본건 신주인수대금을 사용하고자 하는 경우 </w:t>
              </w:r>
            </w:ins>
          </w:p>
          <w:p w14:paraId="652DC851" w14:textId="3121D423" w:rsidR="002F0D81" w:rsidRDefault="002F0D81">
            <w:pPr>
              <w:pStyle w:val="a6"/>
              <w:numPr>
                <w:ilvl w:val="0"/>
                <w:numId w:val="76"/>
              </w:numPr>
              <w:spacing w:after="56"/>
              <w:ind w:leftChars="0" w:left="426" w:hanging="284"/>
              <w:textAlignment w:val="baseline"/>
              <w:rPr>
                <w:ins w:id="149" w:author="SL Partners" w:date="2025-03-11T09:28:00Z" w16du:dateUtc="2025-03-11T00:28:00Z"/>
                <w:rFonts w:ascii="바탕" w:eastAsia="바탕" w:hAnsi="바탕" w:cs="굴림"/>
                <w:color w:val="000000"/>
                <w:kern w:val="0"/>
                <w:szCs w:val="20"/>
              </w:rPr>
              <w:pPrChange w:id="150" w:author="SL Partners" w:date="2025-03-11T09:29:00Z" w16du:dateUtc="2025-03-11T00:29:00Z">
                <w:pPr>
                  <w:snapToGrid w:val="0"/>
                  <w:spacing w:after="0"/>
                  <w:jc w:val="left"/>
                  <w:textAlignment w:val="baseline"/>
                </w:pPr>
              </w:pPrChange>
            </w:pPr>
            <w:ins w:id="151" w:author="SL Partners" w:date="2025-03-11T09:28:00Z" w16du:dateUtc="2025-03-11T00:28:00Z">
              <w:r w:rsidRPr="002F0D81">
                <w:rPr>
                  <w:rFonts w:ascii="바탕" w:eastAsia="바탕" w:hAnsi="바탕" w:cs="굴림"/>
                  <w:color w:val="000000"/>
                  <w:kern w:val="0"/>
                  <w:szCs w:val="20"/>
                </w:rPr>
                <w:t xml:space="preserve">본 조 제(2)항의 내용과 회사의 정관 및/또는 이사회 운영규정이 일치하지 않을 경우, 회사 및 이해관계인은 거래종결 후 </w:t>
              </w:r>
              <w:proofErr w:type="spellStart"/>
              <w:r w:rsidRPr="002F0D81">
                <w:rPr>
                  <w:rFonts w:ascii="바탕" w:eastAsia="바탕" w:hAnsi="바탕" w:cs="굴림"/>
                  <w:color w:val="000000"/>
                  <w:kern w:val="0"/>
                  <w:szCs w:val="20"/>
                </w:rPr>
                <w:t>지체없이</w:t>
              </w:r>
              <w:proofErr w:type="spellEnd"/>
              <w:r w:rsidRPr="002F0D81">
                <w:rPr>
                  <w:rFonts w:ascii="바탕" w:eastAsia="바탕" w:hAnsi="바탕" w:cs="굴림"/>
                  <w:color w:val="000000"/>
                  <w:kern w:val="0"/>
                  <w:szCs w:val="20"/>
                </w:rPr>
                <w:t xml:space="preserve"> 본 조 제(2)항의 내용이 반영될 수 있도록 회사의 정관 및/또는 이사회 운영규정을 개정하여야 한다.</w:t>
              </w:r>
            </w:ins>
            <w:commentRangeEnd w:id="62"/>
            <w:ins w:id="152" w:author="SL Partners" w:date="2025-03-11T09:31:00Z" w16du:dateUtc="2025-03-11T00:31:00Z">
              <w:r w:rsidR="00C47362">
                <w:rPr>
                  <w:rStyle w:val="a9"/>
                </w:rPr>
                <w:commentReference w:id="62"/>
              </w:r>
            </w:ins>
          </w:p>
        </w:tc>
      </w:tr>
    </w:tbl>
    <w:p w14:paraId="768935A6" w14:textId="77777777" w:rsidR="002F0D81" w:rsidRDefault="002F0D81">
      <w:pPr>
        <w:snapToGrid w:val="0"/>
        <w:spacing w:after="0"/>
        <w:jc w:val="left"/>
        <w:textAlignment w:val="baseline"/>
        <w:rPr>
          <w:ins w:id="153" w:author="SL Partners" w:date="2025-03-11T09:28:00Z" w16du:dateUtc="2025-03-11T00:28:00Z"/>
          <w:rFonts w:ascii="바탕" w:eastAsia="바탕" w:hAnsi="바탕" w:cs="굴림"/>
          <w:color w:val="000000"/>
          <w:kern w:val="0"/>
          <w:szCs w:val="20"/>
        </w:rPr>
      </w:pPr>
    </w:p>
    <w:p w14:paraId="46449915" w14:textId="77777777" w:rsidR="002F0D81" w:rsidRPr="00FD72CF" w:rsidRDefault="002F0D81">
      <w:pPr>
        <w:snapToGrid w:val="0"/>
        <w:spacing w:after="0"/>
        <w:jc w:val="left"/>
        <w:textAlignment w:val="baseline"/>
        <w:rPr>
          <w:rFonts w:ascii="바탕" w:eastAsia="바탕" w:hAnsi="바탕" w:cs="굴림"/>
          <w:color w:val="000000"/>
          <w:kern w:val="0"/>
          <w:szCs w:val="20"/>
        </w:rPr>
      </w:pPr>
    </w:p>
    <w:p w14:paraId="20014EE5" w14:textId="1B58D780"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color w:val="000000"/>
          <w:kern w:val="0"/>
          <w:szCs w:val="20"/>
        </w:rPr>
      </w:pPr>
      <w:r>
        <w:rPr>
          <w:rFonts w:ascii="바탕" w:eastAsia="바탕" w:hAnsi="바탕" w:cs="굴림" w:hint="eastAsia"/>
          <w:b/>
          <w:bCs/>
          <w:color w:val="000000"/>
          <w:kern w:val="0"/>
          <w:szCs w:val="20"/>
        </w:rPr>
        <w:t xml:space="preserve">(기업공개 및 </w:t>
      </w:r>
      <w:r>
        <w:rPr>
          <w:rFonts w:ascii="바탕" w:eastAsia="바탕" w:hAnsi="바탕" w:cs="굴림"/>
          <w:b/>
          <w:bCs/>
          <w:color w:val="000000"/>
          <w:kern w:val="0"/>
          <w:szCs w:val="20"/>
        </w:rPr>
        <w:t>M&amp;A</w:t>
      </w:r>
      <w:r>
        <w:rPr>
          <w:rFonts w:ascii="바탕" w:eastAsia="바탕" w:hAnsi="바탕" w:cs="굴림" w:hint="eastAsia"/>
          <w:b/>
          <w:bCs/>
          <w:color w:val="000000"/>
          <w:kern w:val="0"/>
          <w:szCs w:val="20"/>
        </w:rPr>
        <w:t>에 관한 사항)</w:t>
      </w:r>
      <w:r w:rsidR="00F71DD6">
        <w:rPr>
          <w:rStyle w:val="af2"/>
          <w:rFonts w:ascii="바탕" w:eastAsia="바탕" w:hAnsi="바탕" w:cs="굴림"/>
          <w:b/>
          <w:bCs/>
          <w:color w:val="000000"/>
          <w:kern w:val="0"/>
          <w:szCs w:val="20"/>
        </w:rPr>
        <w:footnoteReference w:id="19"/>
      </w:r>
    </w:p>
    <w:p w14:paraId="73D29830" w14:textId="56A0A48B" w:rsidR="00EB45C7" w:rsidRDefault="007A2C04" w:rsidP="002D15B9">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2D15B9">
        <w:rPr>
          <w:rFonts w:ascii="바탕" w:eastAsia="바탕" w:hAnsi="바탕" w:cs="굴림" w:hint="eastAsia"/>
          <w:color w:val="000000"/>
          <w:kern w:val="0"/>
          <w:szCs w:val="20"/>
        </w:rPr>
        <w:t xml:space="preserve">회사 및 이해관계인은 </w:t>
      </w:r>
      <w:r w:rsidR="002D15B9">
        <w:rPr>
          <w:rFonts w:ascii="바탕" w:eastAsia="바탕" w:hAnsi="바탕" w:cs="굴림"/>
          <w:color w:val="000000"/>
          <w:kern w:val="0"/>
          <w:szCs w:val="20"/>
        </w:rPr>
        <w:t>[</w:t>
      </w:r>
      <w:r w:rsidRPr="00B25337">
        <w:rPr>
          <w:rFonts w:ascii="바탕" w:eastAsia="바탕" w:hAnsi="바탕" w:cs="굴림" w:hint="eastAsia"/>
          <w:color w:val="000000"/>
          <w:kern w:val="0"/>
          <w:szCs w:val="20"/>
          <w:highlight w:val="yellow"/>
        </w:rPr>
        <w:t>가능한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시간</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내에</w:t>
      </w:r>
      <w:r w:rsidR="002D15B9">
        <w:rPr>
          <w:rFonts w:ascii="바탕" w:eastAsia="바탕" w:hAnsi="바탕" w:cs="굴림" w:hint="eastAsia"/>
          <w:color w:val="000000"/>
          <w:kern w:val="0"/>
          <w:szCs w:val="20"/>
        </w:rPr>
        <w:t>]</w:t>
      </w:r>
      <w:r w:rsidRPr="002D15B9">
        <w:rPr>
          <w:rFonts w:ascii="바탕" w:eastAsia="바탕" w:hAnsi="바탕" w:cs="굴림" w:hint="eastAsia"/>
          <w:color w:val="000000"/>
          <w:kern w:val="0"/>
          <w:szCs w:val="20"/>
        </w:rPr>
        <w:t xml:space="preserve"> </w:t>
      </w:r>
      <w:r w:rsidR="002D15B9">
        <w:rPr>
          <w:rStyle w:val="af2"/>
          <w:rFonts w:ascii="바탕" w:eastAsia="바탕" w:hAnsi="바탕" w:cs="굴림"/>
          <w:color w:val="000000"/>
          <w:kern w:val="0"/>
          <w:szCs w:val="20"/>
        </w:rPr>
        <w:footnoteReference w:id="20"/>
      </w:r>
      <w:r w:rsidRPr="002D15B9">
        <w:rPr>
          <w:rFonts w:ascii="바탕" w:eastAsia="바탕" w:hAnsi="바탕" w:cs="굴림" w:hint="eastAsia"/>
          <w:color w:val="000000"/>
          <w:kern w:val="0"/>
          <w:szCs w:val="20"/>
        </w:rPr>
        <w:t xml:space="preserve">회사의 주권이 유가증권시장과 코스닥시장에 상장 또는 등록(이하 </w:t>
      </w:r>
      <w:r w:rsidRPr="002D15B9">
        <w:rPr>
          <w:rFonts w:ascii="바탕" w:eastAsia="바탕" w:hAnsi="바탕" w:cs="굴림"/>
          <w:color w:val="000000"/>
          <w:kern w:val="0"/>
          <w:szCs w:val="20"/>
        </w:rPr>
        <w:t>“</w:t>
      </w:r>
      <w:r w:rsidRPr="002D15B9">
        <w:rPr>
          <w:rFonts w:ascii="바탕" w:eastAsia="바탕" w:hAnsi="바탕" w:cs="굴림" w:hint="eastAsia"/>
          <w:b/>
          <w:bCs/>
          <w:color w:val="000000"/>
          <w:kern w:val="0"/>
          <w:szCs w:val="20"/>
          <w:u w:val="single"/>
        </w:rPr>
        <w:t>기업공개</w:t>
      </w:r>
      <w:r w:rsidRPr="002D15B9">
        <w:rPr>
          <w:rFonts w:ascii="바탕" w:eastAsia="바탕" w:hAnsi="바탕" w:cs="굴림"/>
          <w:color w:val="000000"/>
          <w:kern w:val="0"/>
          <w:szCs w:val="20"/>
        </w:rPr>
        <w:t>”</w:t>
      </w:r>
      <w:r w:rsidRPr="002D15B9">
        <w:rPr>
          <w:rFonts w:ascii="바탕" w:eastAsia="바탕" w:hAnsi="바탕" w:cs="굴림" w:hint="eastAsia"/>
          <w:color w:val="000000"/>
          <w:kern w:val="0"/>
          <w:szCs w:val="20"/>
        </w:rPr>
        <w:t>)</w:t>
      </w:r>
      <w:r w:rsidR="0073655D">
        <w:rPr>
          <w:rStyle w:val="af2"/>
          <w:rFonts w:ascii="바탕" w:eastAsia="바탕" w:hAnsi="바탕" w:cs="굴림"/>
          <w:color w:val="000000"/>
          <w:kern w:val="0"/>
          <w:szCs w:val="20"/>
        </w:rPr>
        <w:footnoteReference w:id="21"/>
      </w:r>
      <w:r w:rsidR="0073655D">
        <w:rPr>
          <w:rFonts w:ascii="바탕" w:eastAsia="바탕" w:hAnsi="바탕" w:cs="굴림" w:hint="eastAsia"/>
          <w:color w:val="000000"/>
          <w:kern w:val="0"/>
          <w:szCs w:val="20"/>
        </w:rPr>
        <w:t>하거나 회사에 대한 인수합병(M&amp;A)이 이루어질</w:t>
      </w:r>
      <w:r w:rsidRPr="002D15B9">
        <w:rPr>
          <w:rFonts w:ascii="바탕" w:eastAsia="바탕" w:hAnsi="바탕" w:cs="굴림" w:hint="eastAsia"/>
          <w:color w:val="000000"/>
          <w:kern w:val="0"/>
          <w:szCs w:val="20"/>
        </w:rPr>
        <w:t xml:space="preserve"> 수 있도록 </w:t>
      </w:r>
      <w:r w:rsidR="0073655D">
        <w:rPr>
          <w:rFonts w:ascii="바탕" w:eastAsia="바탕" w:hAnsi="바탕" w:cs="굴림" w:hint="eastAsia"/>
          <w:color w:val="000000"/>
          <w:kern w:val="0"/>
          <w:szCs w:val="20"/>
        </w:rPr>
        <w:t xml:space="preserve">적극적으로 추진하는 등 </w:t>
      </w:r>
      <w:r w:rsidR="00B134CB">
        <w:rPr>
          <w:rFonts w:ascii="바탕" w:eastAsia="바탕" w:hAnsi="바탕" w:cs="굴림" w:hint="eastAsia"/>
          <w:color w:val="000000"/>
          <w:kern w:val="0"/>
          <w:szCs w:val="20"/>
        </w:rPr>
        <w:t xml:space="preserve">최선의 </w:t>
      </w:r>
      <w:r w:rsidRPr="002D15B9">
        <w:rPr>
          <w:rFonts w:ascii="바탕" w:eastAsia="바탕" w:hAnsi="바탕" w:cs="굴림" w:hint="eastAsia"/>
          <w:color w:val="000000"/>
          <w:kern w:val="0"/>
          <w:szCs w:val="20"/>
        </w:rPr>
        <w:t>노력</w:t>
      </w:r>
      <w:r w:rsidR="00B134CB">
        <w:rPr>
          <w:rFonts w:ascii="바탕" w:eastAsia="바탕" w:hAnsi="바탕" w:cs="굴림" w:hint="eastAsia"/>
          <w:color w:val="000000"/>
          <w:kern w:val="0"/>
          <w:szCs w:val="20"/>
        </w:rPr>
        <w:t xml:space="preserve">을 </w:t>
      </w:r>
      <w:r w:rsidRPr="002D15B9">
        <w:rPr>
          <w:rFonts w:ascii="바탕" w:eastAsia="바탕" w:hAnsi="바탕" w:cs="굴림" w:hint="eastAsia"/>
          <w:color w:val="000000"/>
          <w:kern w:val="0"/>
          <w:szCs w:val="20"/>
        </w:rPr>
        <w:t>하여야 한다. 회사가 기업공개 요건을 사실상 충족하고 있음에도 불구하고</w:t>
      </w:r>
      <w:r w:rsidR="00057067">
        <w:rPr>
          <w:rStyle w:val="af2"/>
          <w:rFonts w:ascii="바탕" w:eastAsia="바탕" w:hAnsi="바탕" w:cs="굴림"/>
          <w:color w:val="000000"/>
          <w:kern w:val="0"/>
          <w:szCs w:val="20"/>
        </w:rPr>
        <w:footnoteReference w:id="22"/>
      </w:r>
      <w:r w:rsidRPr="002D15B9">
        <w:rPr>
          <w:rFonts w:ascii="바탕" w:eastAsia="바탕" w:hAnsi="바탕" w:cs="굴림" w:hint="eastAsia"/>
          <w:color w:val="000000"/>
          <w:kern w:val="0"/>
          <w:szCs w:val="20"/>
        </w:rPr>
        <w:t xml:space="preserve"> 회사 및 이해관계인이 기업공개에 필요한 절차를 이행하지 않는 경우 투자자는 구체적인 근거를 제시하여 기업공개를 서면으로 요구할 수 있다.</w:t>
      </w:r>
    </w:p>
    <w:p w14:paraId="4329851E" w14:textId="379209AE" w:rsidR="00772012" w:rsidRDefault="0093453B" w:rsidP="002D15B9">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회사</w:t>
      </w:r>
      <w:r w:rsidR="00C8736C">
        <w:rPr>
          <w:rFonts w:ascii="바탕" w:eastAsia="바탕" w:hAnsi="바탕" w:cs="굴림" w:hint="eastAsia"/>
          <w:color w:val="000000"/>
          <w:kern w:val="0"/>
          <w:szCs w:val="20"/>
        </w:rPr>
        <w:t>가 투자자로부터 제1항의</w:t>
      </w:r>
      <w:r>
        <w:rPr>
          <w:rFonts w:ascii="바탕" w:eastAsia="바탕" w:hAnsi="바탕" w:cs="굴림" w:hint="eastAsia"/>
          <w:color w:val="000000"/>
          <w:kern w:val="0"/>
          <w:szCs w:val="20"/>
        </w:rPr>
        <w:t xml:space="preserve"> 서면 요구를 받고 </w:t>
      </w:r>
      <w:r w:rsidR="00E36249">
        <w:rPr>
          <w:rFonts w:ascii="바탕" w:eastAsia="바탕" w:hAnsi="바탕" w:cs="굴림" w:hint="eastAsia"/>
          <w:color w:val="000000"/>
          <w:kern w:val="0"/>
          <w:szCs w:val="20"/>
        </w:rPr>
        <w:t xml:space="preserve">투자자의 서면 요구일로부터 [1]개월 이내에 기업공개를 위한 </w:t>
      </w:r>
      <w:proofErr w:type="spellStart"/>
      <w:r w:rsidR="00E36249">
        <w:rPr>
          <w:rFonts w:ascii="바탕" w:eastAsia="바탕" w:hAnsi="바탕" w:cs="굴림" w:hint="eastAsia"/>
          <w:color w:val="000000"/>
          <w:kern w:val="0"/>
          <w:szCs w:val="20"/>
        </w:rPr>
        <w:t>주관사</w:t>
      </w:r>
      <w:proofErr w:type="spellEnd"/>
      <w:r w:rsidR="00E36249">
        <w:rPr>
          <w:rFonts w:ascii="바탕" w:eastAsia="바탕" w:hAnsi="바탕" w:cs="굴림" w:hint="eastAsia"/>
          <w:color w:val="000000"/>
          <w:kern w:val="0"/>
          <w:szCs w:val="20"/>
        </w:rPr>
        <w:t xml:space="preserve"> 선정 등의 구체적인 조치를 취하지 아니하면</w:t>
      </w:r>
      <w:r w:rsidR="006531E5">
        <w:rPr>
          <w:rFonts w:ascii="바탕" w:eastAsia="바탕" w:hAnsi="바탕" w:cs="굴림" w:hint="eastAsia"/>
          <w:color w:val="000000"/>
          <w:kern w:val="0"/>
          <w:szCs w:val="20"/>
        </w:rPr>
        <w:t xml:space="preserve"> 투자자는 회사에</w:t>
      </w:r>
      <w:r w:rsidR="00772012">
        <w:rPr>
          <w:rFonts w:ascii="바탕" w:eastAsia="바탕" w:hAnsi="바탕" w:cs="굴림" w:hint="eastAsia"/>
          <w:color w:val="000000"/>
          <w:kern w:val="0"/>
          <w:szCs w:val="20"/>
        </w:rPr>
        <w:t>게</w:t>
      </w:r>
      <w:r w:rsidR="00E36249">
        <w:rPr>
          <w:rFonts w:ascii="바탕" w:eastAsia="바탕" w:hAnsi="바탕" w:cs="굴림" w:hint="eastAsia"/>
          <w:color w:val="000000"/>
          <w:kern w:val="0"/>
          <w:szCs w:val="20"/>
        </w:rPr>
        <w:t xml:space="preserve"> </w:t>
      </w:r>
      <w:r w:rsidR="00E36249" w:rsidRPr="00B25337">
        <w:rPr>
          <w:rFonts w:ascii="바탕" w:eastAsia="바탕" w:hAnsi="바탕" w:cs="굴림" w:hint="eastAsia"/>
          <w:color w:val="000000"/>
          <w:kern w:val="0"/>
          <w:szCs w:val="20"/>
          <w:highlight w:val="yellow"/>
        </w:rPr>
        <w:t>제</w:t>
      </w:r>
      <w:r w:rsidR="008D2646" w:rsidRPr="00B25337">
        <w:rPr>
          <w:rFonts w:ascii="바탕" w:eastAsia="바탕" w:hAnsi="바탕" w:cs="굴림"/>
          <w:color w:val="000000"/>
          <w:kern w:val="0"/>
          <w:szCs w:val="20"/>
          <w:highlight w:val="yellow"/>
        </w:rPr>
        <w:t>1</w:t>
      </w:r>
      <w:r w:rsidR="00744A5C">
        <w:rPr>
          <w:rFonts w:ascii="바탕" w:eastAsia="바탕" w:hAnsi="바탕" w:cs="굴림" w:hint="eastAsia"/>
          <w:color w:val="000000"/>
          <w:kern w:val="0"/>
          <w:szCs w:val="20"/>
          <w:highlight w:val="yellow"/>
        </w:rPr>
        <w:t>9</w:t>
      </w:r>
      <w:r w:rsidR="00E36249" w:rsidRPr="00B25337">
        <w:rPr>
          <w:rFonts w:ascii="바탕" w:eastAsia="바탕" w:hAnsi="바탕" w:cs="굴림" w:hint="eastAsia"/>
          <w:color w:val="000000"/>
          <w:kern w:val="0"/>
          <w:szCs w:val="20"/>
          <w:highlight w:val="yellow"/>
        </w:rPr>
        <w:t>조</w:t>
      </w:r>
      <w:r w:rsidR="00E36249" w:rsidRPr="00B25337">
        <w:rPr>
          <w:rFonts w:ascii="바탕" w:eastAsia="바탕" w:hAnsi="바탕" w:cs="굴림"/>
          <w:color w:val="000000"/>
          <w:kern w:val="0"/>
          <w:szCs w:val="20"/>
          <w:highlight w:val="yellow"/>
        </w:rPr>
        <w:t xml:space="preserve"> 제1항 </w:t>
      </w:r>
      <w:r w:rsidR="00E36249" w:rsidRPr="00B25337">
        <w:rPr>
          <w:rFonts w:ascii="바탕" w:eastAsia="바탕" w:hAnsi="바탕" w:cs="굴림" w:hint="eastAsia"/>
          <w:color w:val="000000"/>
          <w:kern w:val="0"/>
          <w:szCs w:val="20"/>
          <w:highlight w:val="yellow"/>
        </w:rPr>
        <w:t>제</w:t>
      </w:r>
      <w:r w:rsidR="00744A5C">
        <w:rPr>
          <w:rFonts w:ascii="바탕" w:eastAsia="바탕" w:hAnsi="바탕" w:cs="굴림" w:hint="eastAsia"/>
          <w:color w:val="000000"/>
          <w:kern w:val="0"/>
          <w:szCs w:val="20"/>
          <w:highlight w:val="yellow"/>
        </w:rPr>
        <w:t>11</w:t>
      </w:r>
      <w:r w:rsidR="00E36249" w:rsidRPr="00B25337">
        <w:rPr>
          <w:rFonts w:ascii="바탕" w:eastAsia="바탕" w:hAnsi="바탕" w:cs="굴림" w:hint="eastAsia"/>
          <w:color w:val="000000"/>
          <w:kern w:val="0"/>
          <w:szCs w:val="20"/>
          <w:highlight w:val="yellow"/>
        </w:rPr>
        <w:t>호</w:t>
      </w:r>
      <w:r w:rsidR="00E36249">
        <w:rPr>
          <w:rFonts w:ascii="바탕" w:eastAsia="바탕" w:hAnsi="바탕" w:cs="굴림" w:hint="eastAsia"/>
          <w:color w:val="000000"/>
          <w:kern w:val="0"/>
          <w:szCs w:val="20"/>
        </w:rPr>
        <w:t>에 의한 주식매수청구</w:t>
      </w:r>
      <w:r w:rsidR="00772012">
        <w:rPr>
          <w:rFonts w:ascii="바탕" w:eastAsia="바탕" w:hAnsi="바탕" w:cs="굴림" w:hint="eastAsia"/>
          <w:color w:val="000000"/>
          <w:kern w:val="0"/>
          <w:szCs w:val="20"/>
        </w:rPr>
        <w:t>권을 갖는다.</w:t>
      </w:r>
    </w:p>
    <w:p w14:paraId="6D3C593E" w14:textId="65BAF068" w:rsidR="00767677" w:rsidRDefault="00772012" w:rsidP="002D15B9">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54" w:author="SL Partners" w:date="2025-03-11T09:48:00Z" w16du:dateUtc="2025-03-11T00:48:00Z"/>
          <w:rFonts w:ascii="바탕" w:eastAsia="바탕" w:hAnsi="바탕" w:cs="굴림"/>
          <w:color w:val="000000"/>
          <w:kern w:val="0"/>
          <w:szCs w:val="20"/>
        </w:rPr>
      </w:pPr>
      <w:r>
        <w:rPr>
          <w:rFonts w:ascii="바탕" w:eastAsia="바탕" w:hAnsi="바탕" w:cs="굴림" w:hint="eastAsia"/>
          <w:color w:val="000000"/>
          <w:kern w:val="0"/>
          <w:szCs w:val="20"/>
        </w:rPr>
        <w:t xml:space="preserve">이해관계인이 투자자로부터 제1항의 서면 요구를 받고 </w:t>
      </w:r>
      <w:r w:rsidR="00C16AAA">
        <w:rPr>
          <w:rFonts w:ascii="바탕" w:eastAsia="바탕" w:hAnsi="바탕" w:cs="굴림" w:hint="eastAsia"/>
          <w:color w:val="000000"/>
          <w:kern w:val="0"/>
          <w:szCs w:val="20"/>
        </w:rPr>
        <w:t xml:space="preserve">투자자의 서면 요구일로부터 [1]개월 이내에 </w:t>
      </w:r>
      <w:r w:rsidR="00267503">
        <w:rPr>
          <w:rFonts w:ascii="바탕" w:eastAsia="바탕" w:hAnsi="바탕" w:cs="굴림" w:hint="eastAsia"/>
          <w:color w:val="000000"/>
          <w:kern w:val="0"/>
          <w:szCs w:val="20"/>
        </w:rPr>
        <w:t xml:space="preserve">회사가 </w:t>
      </w:r>
      <w:r w:rsidR="00EE7F06">
        <w:rPr>
          <w:rFonts w:ascii="바탕" w:eastAsia="바탕" w:hAnsi="바탕" w:cs="굴림" w:hint="eastAsia"/>
          <w:color w:val="000000"/>
          <w:kern w:val="0"/>
          <w:szCs w:val="20"/>
        </w:rPr>
        <w:t xml:space="preserve">기업공개를 위한 </w:t>
      </w:r>
      <w:proofErr w:type="spellStart"/>
      <w:r w:rsidR="00EE7F06">
        <w:rPr>
          <w:rFonts w:ascii="바탕" w:eastAsia="바탕" w:hAnsi="바탕" w:cs="굴림" w:hint="eastAsia"/>
          <w:color w:val="000000"/>
          <w:kern w:val="0"/>
          <w:szCs w:val="20"/>
        </w:rPr>
        <w:t>주관사</w:t>
      </w:r>
      <w:proofErr w:type="spellEnd"/>
      <w:r w:rsidR="00EE7F06">
        <w:rPr>
          <w:rFonts w:ascii="바탕" w:eastAsia="바탕" w:hAnsi="바탕" w:cs="굴림" w:hint="eastAsia"/>
          <w:color w:val="000000"/>
          <w:kern w:val="0"/>
          <w:szCs w:val="20"/>
        </w:rPr>
        <w:t xml:space="preserve"> 선정 등의 구체적인 조치를 취하기 위</w:t>
      </w:r>
      <w:r w:rsidR="00267503">
        <w:rPr>
          <w:rFonts w:ascii="바탕" w:eastAsia="바탕" w:hAnsi="바탕" w:cs="굴림" w:hint="eastAsia"/>
          <w:color w:val="000000"/>
          <w:kern w:val="0"/>
          <w:szCs w:val="20"/>
        </w:rPr>
        <w:t>한 이해관계인의 의무</w:t>
      </w:r>
      <w:r w:rsidR="00DA2E83">
        <w:rPr>
          <w:rFonts w:ascii="바탕" w:eastAsia="바탕" w:hAnsi="바탕" w:cs="굴림" w:hint="eastAsia"/>
          <w:color w:val="000000"/>
          <w:kern w:val="0"/>
          <w:szCs w:val="20"/>
        </w:rPr>
        <w:t xml:space="preserve">(명확히 하면 </w:t>
      </w:r>
      <w:r w:rsidR="008E4FAA">
        <w:rPr>
          <w:rFonts w:ascii="바탕" w:eastAsia="바탕" w:hAnsi="바탕" w:cs="굴림" w:hint="eastAsia"/>
          <w:color w:val="000000"/>
          <w:kern w:val="0"/>
          <w:szCs w:val="20"/>
        </w:rPr>
        <w:t>여기서 이해관계인의 의무에는 본 조의 취지에 부합하게 직접 또는 간접적으로 이사회</w:t>
      </w:r>
      <w:r w:rsidR="00DC6C8C">
        <w:rPr>
          <w:rFonts w:ascii="바탕" w:eastAsia="바탕" w:hAnsi="바탕" w:cs="굴림" w:hint="eastAsia"/>
          <w:color w:val="000000"/>
          <w:kern w:val="0"/>
          <w:szCs w:val="20"/>
        </w:rPr>
        <w:t xml:space="preserve"> </w:t>
      </w:r>
      <w:r w:rsidR="008E4FAA">
        <w:rPr>
          <w:rFonts w:ascii="바탕" w:eastAsia="바탕" w:hAnsi="바탕" w:cs="굴림" w:hint="eastAsia"/>
          <w:color w:val="000000"/>
          <w:kern w:val="0"/>
          <w:szCs w:val="20"/>
        </w:rPr>
        <w:t>및 주주총회에서 의결권을 행</w:t>
      </w:r>
      <w:r w:rsidR="004C1E31">
        <w:rPr>
          <w:rFonts w:ascii="바탕" w:eastAsia="바탕" w:hAnsi="바탕" w:cs="굴림" w:hint="eastAsia"/>
          <w:color w:val="000000"/>
          <w:kern w:val="0"/>
          <w:szCs w:val="20"/>
        </w:rPr>
        <w:t>사</w:t>
      </w:r>
      <w:r w:rsidR="008E4FAA">
        <w:rPr>
          <w:rFonts w:ascii="바탕" w:eastAsia="바탕" w:hAnsi="바탕" w:cs="굴림" w:hint="eastAsia"/>
          <w:color w:val="000000"/>
          <w:kern w:val="0"/>
          <w:szCs w:val="20"/>
        </w:rPr>
        <w:t>하거나</w:t>
      </w:r>
      <w:r w:rsidR="002959F2">
        <w:rPr>
          <w:rFonts w:ascii="바탕" w:eastAsia="바탕" w:hAnsi="바탕" w:cs="굴림" w:hint="eastAsia"/>
          <w:color w:val="000000"/>
          <w:kern w:val="0"/>
          <w:szCs w:val="20"/>
        </w:rPr>
        <w:t xml:space="preserve"> 이사</w:t>
      </w:r>
      <w:r w:rsidR="00DC6C8C">
        <w:rPr>
          <w:rFonts w:ascii="바탕" w:eastAsia="바탕" w:hAnsi="바탕" w:cs="굴림" w:hint="eastAsia"/>
          <w:color w:val="000000"/>
          <w:kern w:val="0"/>
          <w:szCs w:val="20"/>
        </w:rPr>
        <w:t xml:space="preserve"> </w:t>
      </w:r>
      <w:r w:rsidR="002959F2">
        <w:rPr>
          <w:rFonts w:ascii="바탕" w:eastAsia="바탕" w:hAnsi="바탕" w:cs="굴림" w:hint="eastAsia"/>
          <w:color w:val="000000"/>
          <w:kern w:val="0"/>
          <w:szCs w:val="20"/>
        </w:rPr>
        <w:t>또는</w:t>
      </w:r>
      <w:r w:rsidR="00DC6C8C">
        <w:rPr>
          <w:rFonts w:ascii="바탕" w:eastAsia="바탕" w:hAnsi="바탕" w:cs="굴림" w:hint="eastAsia"/>
          <w:color w:val="000000"/>
          <w:kern w:val="0"/>
          <w:szCs w:val="20"/>
        </w:rPr>
        <w:t xml:space="preserve"> </w:t>
      </w:r>
      <w:r w:rsidR="002959F2">
        <w:rPr>
          <w:rFonts w:ascii="바탕" w:eastAsia="바탕" w:hAnsi="바탕" w:cs="굴림" w:hint="eastAsia"/>
          <w:color w:val="000000"/>
          <w:kern w:val="0"/>
          <w:szCs w:val="20"/>
        </w:rPr>
        <w:t>대표이사로서 업무집행권 또는 대표권을 행사하는 것을 포함</w:t>
      </w:r>
      <w:r w:rsidR="00DA2E83">
        <w:rPr>
          <w:rFonts w:ascii="바탕" w:eastAsia="바탕" w:hAnsi="바탕" w:cs="굴림" w:hint="eastAsia"/>
          <w:color w:val="000000"/>
          <w:kern w:val="0"/>
          <w:szCs w:val="20"/>
        </w:rPr>
        <w:t>)</w:t>
      </w:r>
      <w:r w:rsidR="00CC2037">
        <w:rPr>
          <w:rFonts w:ascii="바탕" w:eastAsia="바탕" w:hAnsi="바탕" w:cs="굴림" w:hint="eastAsia"/>
          <w:color w:val="000000"/>
          <w:kern w:val="0"/>
          <w:szCs w:val="20"/>
        </w:rPr>
        <w:t xml:space="preserve">를 </w:t>
      </w:r>
      <w:r w:rsidR="00694D1B">
        <w:rPr>
          <w:rFonts w:ascii="바탕" w:eastAsia="바탕" w:hAnsi="바탕" w:cs="굴림" w:hint="eastAsia"/>
          <w:color w:val="000000"/>
          <w:kern w:val="0"/>
          <w:szCs w:val="20"/>
        </w:rPr>
        <w:t>위반한 경우 투자자는 이해관계인에게</w:t>
      </w:r>
      <w:r w:rsidR="00E36249">
        <w:rPr>
          <w:rFonts w:ascii="바탕" w:eastAsia="바탕" w:hAnsi="바탕" w:cs="굴림" w:hint="eastAsia"/>
          <w:color w:val="000000"/>
          <w:kern w:val="0"/>
          <w:szCs w:val="20"/>
        </w:rPr>
        <w:t xml:space="preserve"> </w:t>
      </w:r>
      <w:r w:rsidR="00051DB7" w:rsidRPr="00B25337">
        <w:rPr>
          <w:rFonts w:ascii="바탕" w:eastAsia="바탕" w:hAnsi="바탕" w:cs="굴림" w:hint="eastAsia"/>
          <w:color w:val="000000"/>
          <w:kern w:val="0"/>
          <w:szCs w:val="20"/>
          <w:highlight w:val="yellow"/>
        </w:rPr>
        <w:t>제</w:t>
      </w:r>
      <w:r w:rsidR="008254EF" w:rsidRPr="00B25337">
        <w:rPr>
          <w:rFonts w:ascii="바탕" w:eastAsia="바탕" w:hAnsi="바탕" w:cs="굴림"/>
          <w:color w:val="000000"/>
          <w:kern w:val="0"/>
          <w:szCs w:val="20"/>
          <w:highlight w:val="yellow"/>
        </w:rPr>
        <w:t>1</w:t>
      </w:r>
      <w:r w:rsidR="00744A5C">
        <w:rPr>
          <w:rFonts w:ascii="바탕" w:eastAsia="바탕" w:hAnsi="바탕" w:cs="굴림" w:hint="eastAsia"/>
          <w:color w:val="000000"/>
          <w:kern w:val="0"/>
          <w:szCs w:val="20"/>
          <w:highlight w:val="yellow"/>
        </w:rPr>
        <w:t>9</w:t>
      </w:r>
      <w:r w:rsidR="00051DB7" w:rsidRPr="00B25337">
        <w:rPr>
          <w:rFonts w:ascii="바탕" w:eastAsia="바탕" w:hAnsi="바탕" w:cs="굴림" w:hint="eastAsia"/>
          <w:color w:val="000000"/>
          <w:kern w:val="0"/>
          <w:szCs w:val="20"/>
          <w:highlight w:val="yellow"/>
        </w:rPr>
        <w:t>조</w:t>
      </w:r>
      <w:r w:rsidR="00051DB7" w:rsidRPr="00B25337">
        <w:rPr>
          <w:rFonts w:ascii="바탕" w:eastAsia="바탕" w:hAnsi="바탕" w:cs="굴림"/>
          <w:color w:val="000000"/>
          <w:kern w:val="0"/>
          <w:szCs w:val="20"/>
          <w:highlight w:val="yellow"/>
        </w:rPr>
        <w:t xml:space="preserve"> </w:t>
      </w:r>
      <w:r w:rsidR="00051DB7" w:rsidRPr="00B25337">
        <w:rPr>
          <w:rFonts w:ascii="바탕" w:eastAsia="바탕" w:hAnsi="바탕" w:cs="굴림" w:hint="eastAsia"/>
          <w:color w:val="000000"/>
          <w:kern w:val="0"/>
          <w:szCs w:val="20"/>
          <w:highlight w:val="yellow"/>
        </w:rPr>
        <w:t>제</w:t>
      </w:r>
      <w:r w:rsidR="00051DB7" w:rsidRPr="00B25337">
        <w:rPr>
          <w:rFonts w:ascii="바탕" w:eastAsia="바탕" w:hAnsi="바탕" w:cs="굴림"/>
          <w:color w:val="000000"/>
          <w:kern w:val="0"/>
          <w:szCs w:val="20"/>
          <w:highlight w:val="yellow"/>
        </w:rPr>
        <w:t xml:space="preserve">2항 </w:t>
      </w:r>
      <w:r w:rsidR="00051DB7" w:rsidRPr="00B25337">
        <w:rPr>
          <w:rFonts w:ascii="바탕" w:eastAsia="바탕" w:hAnsi="바탕" w:cs="굴림" w:hint="eastAsia"/>
          <w:color w:val="000000"/>
          <w:kern w:val="0"/>
          <w:szCs w:val="20"/>
          <w:highlight w:val="yellow"/>
        </w:rPr>
        <w:t>제</w:t>
      </w:r>
      <w:r w:rsidR="003C7228" w:rsidRPr="00B25337">
        <w:rPr>
          <w:rFonts w:ascii="바탕" w:eastAsia="바탕" w:hAnsi="바탕" w:cs="굴림"/>
          <w:color w:val="000000"/>
          <w:kern w:val="0"/>
          <w:szCs w:val="20"/>
          <w:highlight w:val="yellow"/>
        </w:rPr>
        <w:t>5</w:t>
      </w:r>
      <w:r w:rsidR="00051DB7" w:rsidRPr="00B25337">
        <w:rPr>
          <w:rFonts w:ascii="바탕" w:eastAsia="바탕" w:hAnsi="바탕" w:cs="굴림" w:hint="eastAsia"/>
          <w:color w:val="000000"/>
          <w:kern w:val="0"/>
          <w:szCs w:val="20"/>
          <w:highlight w:val="yellow"/>
        </w:rPr>
        <w:t>호</w:t>
      </w:r>
      <w:r w:rsidR="00051DB7">
        <w:rPr>
          <w:rFonts w:ascii="바탕" w:eastAsia="바탕" w:hAnsi="바탕" w:cs="굴림" w:hint="eastAsia"/>
          <w:color w:val="000000"/>
          <w:kern w:val="0"/>
          <w:szCs w:val="20"/>
        </w:rPr>
        <w:t>에 의한 주식매수청구</w:t>
      </w:r>
      <w:r w:rsidR="00694D1B">
        <w:rPr>
          <w:rFonts w:ascii="바탕" w:eastAsia="바탕" w:hAnsi="바탕" w:cs="굴림" w:hint="eastAsia"/>
          <w:color w:val="000000"/>
          <w:kern w:val="0"/>
          <w:szCs w:val="20"/>
        </w:rPr>
        <w:t>권을 갖는다</w:t>
      </w:r>
      <w:r w:rsidR="00051DB7">
        <w:rPr>
          <w:rFonts w:ascii="바탕" w:eastAsia="바탕" w:hAnsi="바탕" w:cs="굴림" w:hint="eastAsia"/>
          <w:color w:val="000000"/>
          <w:kern w:val="0"/>
          <w:szCs w:val="20"/>
        </w:rPr>
        <w:t>.</w:t>
      </w:r>
      <w:r w:rsidR="009E30CB">
        <w:rPr>
          <w:rStyle w:val="af2"/>
          <w:rFonts w:ascii="바탕" w:eastAsia="바탕" w:hAnsi="바탕" w:cs="굴림"/>
          <w:color w:val="000000"/>
          <w:kern w:val="0"/>
          <w:szCs w:val="20"/>
        </w:rPr>
        <w:footnoteReference w:id="23"/>
      </w:r>
      <w:r w:rsidR="00051DB7">
        <w:rPr>
          <w:rFonts w:ascii="바탕" w:eastAsia="바탕" w:hAnsi="바탕" w:cs="굴림" w:hint="eastAsia"/>
          <w:color w:val="000000"/>
          <w:kern w:val="0"/>
          <w:szCs w:val="20"/>
        </w:rPr>
        <w:t xml:space="preserve"> </w:t>
      </w:r>
    </w:p>
    <w:p w14:paraId="5F053781" w14:textId="77777777" w:rsidR="00B71778" w:rsidRPr="00B71778" w:rsidRDefault="00B71778">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55" w:author="SL Partners" w:date="2025-03-11T09:48:00Z" w16du:dateUtc="2025-03-11T00:48:00Z"/>
          <w:rFonts w:ascii="바탕" w:eastAsia="바탕" w:hAnsi="바탕" w:cs="굴림"/>
          <w:color w:val="000000"/>
          <w:kern w:val="0"/>
          <w:szCs w:val="20"/>
        </w:rPr>
        <w:pPrChange w:id="156" w:author="SL Partners" w:date="2025-03-11T09:48:00Z" w16du:dateUtc="2025-03-11T00:48:00Z">
          <w:pPr>
            <w:pStyle w:val="a6"/>
            <w:numPr>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commentRangeStart w:id="157"/>
      <w:ins w:id="158" w:author="SL Partners" w:date="2025-03-11T09:48:00Z" w16du:dateUtc="2025-03-11T00:48:00Z">
        <w:r w:rsidRPr="00B71778">
          <w:rPr>
            <w:rFonts w:ascii="바탕" w:eastAsia="바탕" w:hAnsi="바탕" w:cs="굴림" w:hint="eastAsia"/>
            <w:color w:val="000000"/>
            <w:kern w:val="0"/>
            <w:szCs w:val="20"/>
          </w:rPr>
          <w:t>투자자는</w:t>
        </w:r>
        <w:r w:rsidRPr="00B71778">
          <w:rPr>
            <w:rFonts w:ascii="바탕" w:eastAsia="바탕" w:hAnsi="바탕" w:cs="굴림"/>
            <w:color w:val="000000"/>
            <w:kern w:val="0"/>
            <w:szCs w:val="20"/>
          </w:rPr>
          <w:t xml:space="preserve"> 기업공개시, 관련 법령상 허용되는 범위 내에서, 투자자 보유 회사 발행 주식을 투자자의 지분비율(명확히 하면, 기업공개 당시 회사의 모든 주주가 보유하는 회사의 주식수에서 차지하는 백분율을 의미함)에 따라, 투자자를 제외한 회사의 다른 주주들의 매출 조건보다 불리하지 않은 조건으로 구주 매출에 참여할 권리를 보유한다.</w:t>
        </w:r>
      </w:ins>
    </w:p>
    <w:p w14:paraId="662F3F0E" w14:textId="7C435E1D" w:rsidR="00B71778" w:rsidRPr="00B71778" w:rsidRDefault="00B71778">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59" w:author="SL Partners" w:date="2025-03-11T09:48:00Z" w16du:dateUtc="2025-03-11T00:48:00Z"/>
          <w:rFonts w:ascii="바탕" w:eastAsia="바탕" w:hAnsi="바탕" w:cs="굴림"/>
          <w:color w:val="000000"/>
          <w:kern w:val="0"/>
          <w:szCs w:val="20"/>
        </w:rPr>
        <w:pPrChange w:id="160" w:author="SL Partners" w:date="2025-03-11T09:48:00Z" w16du:dateUtc="2025-03-11T00:48:00Z">
          <w:pPr>
            <w:pStyle w:val="a6"/>
            <w:numPr>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161" w:author="SL Partners" w:date="2025-03-11T09:48:00Z" w16du:dateUtc="2025-03-11T00:48:00Z">
        <w:r w:rsidRPr="00B71778">
          <w:rPr>
            <w:rFonts w:ascii="바탕" w:eastAsia="바탕" w:hAnsi="바탕" w:cs="굴림" w:hint="eastAsia"/>
            <w:color w:val="000000"/>
            <w:kern w:val="0"/>
            <w:szCs w:val="20"/>
          </w:rPr>
          <w:t>회사는</w:t>
        </w:r>
        <w:r w:rsidRPr="00B71778">
          <w:rPr>
            <w:rFonts w:ascii="바탕" w:eastAsia="바탕" w:hAnsi="바탕" w:cs="굴림"/>
            <w:color w:val="000000"/>
            <w:kern w:val="0"/>
            <w:szCs w:val="20"/>
          </w:rPr>
          <w:t xml:space="preserve"> 투자자의 사전 서면 동의 없이, 회사의 다른 주주들에게 투자자에게 본 조에 따라 부여된 것보다 유리하거나 동일한 조건으로 기업공개에 관한 권리(기업공개요청권, 구주매출권 등을 포함하나 이에 한정하지 않음)를 부여하여서는 아니된다.</w:t>
        </w:r>
      </w:ins>
      <w:commentRangeEnd w:id="157"/>
      <w:ins w:id="162" w:author="SL Partners" w:date="2025-03-11T09:49:00Z" w16du:dateUtc="2025-03-11T00:49:00Z">
        <w:r w:rsidR="00EF2534">
          <w:rPr>
            <w:rStyle w:val="a9"/>
          </w:rPr>
          <w:commentReference w:id="157"/>
        </w:r>
      </w:ins>
    </w:p>
    <w:p w14:paraId="68AD0FF4" w14:textId="126B9906" w:rsidR="00B71778" w:rsidRPr="002D15B9" w:rsidDel="001117B4" w:rsidRDefault="00B71778" w:rsidP="002D15B9">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163" w:author="SL Partners" w:date="2025-03-11T09:49:00Z" w16du:dateUtc="2025-03-11T00:49:00Z"/>
          <w:rFonts w:ascii="바탕" w:eastAsia="바탕" w:hAnsi="바탕" w:cs="굴림"/>
          <w:color w:val="000000"/>
          <w:kern w:val="0"/>
          <w:szCs w:val="20"/>
        </w:rPr>
      </w:pPr>
    </w:p>
    <w:p w14:paraId="3F388640" w14:textId="564105A7" w:rsidR="00767677" w:rsidRDefault="007A2C04">
      <w:pPr>
        <w:pStyle w:val="a6"/>
        <w:numPr>
          <w:ilvl w:val="0"/>
          <w:numId w:val="3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회사 및 이해관계인은 다른 법인으로부터의 </w:t>
      </w:r>
      <w:proofErr w:type="spellStart"/>
      <w:r>
        <w:rPr>
          <w:rFonts w:ascii="바탕" w:eastAsia="바탕" w:hAnsi="바탕" w:cs="굴림" w:hint="eastAsia"/>
          <w:color w:val="000000"/>
          <w:kern w:val="0"/>
          <w:szCs w:val="20"/>
        </w:rPr>
        <w:t>인수∙합병의</w:t>
      </w:r>
      <w:proofErr w:type="spellEnd"/>
      <w:r>
        <w:rPr>
          <w:rFonts w:ascii="바탕" w:eastAsia="바탕" w:hAnsi="바탕" w:cs="굴림" w:hint="eastAsia"/>
          <w:color w:val="000000"/>
          <w:kern w:val="0"/>
          <w:szCs w:val="20"/>
        </w:rPr>
        <w:t xml:space="preserve"> 제의가 있는 경우 투자자와 협의하</w:t>
      </w:r>
      <w:r>
        <w:rPr>
          <w:rFonts w:ascii="바탕" w:eastAsia="바탕" w:hAnsi="바탕" w:cs="굴림" w:hint="eastAsia"/>
          <w:color w:val="000000"/>
          <w:kern w:val="0"/>
          <w:szCs w:val="20"/>
        </w:rPr>
        <w:lastRenderedPageBreak/>
        <w:t xml:space="preserve">여 </w:t>
      </w:r>
      <w:proofErr w:type="spellStart"/>
      <w:r>
        <w:rPr>
          <w:rFonts w:ascii="바탕" w:eastAsia="바탕" w:hAnsi="바탕" w:cs="굴림" w:hint="eastAsia"/>
          <w:color w:val="000000"/>
          <w:kern w:val="0"/>
          <w:szCs w:val="20"/>
        </w:rPr>
        <w:t>인수∙합병의</w:t>
      </w:r>
      <w:proofErr w:type="spellEnd"/>
      <w:r>
        <w:rPr>
          <w:rFonts w:ascii="바탕" w:eastAsia="바탕" w:hAnsi="바탕" w:cs="굴림" w:hint="eastAsia"/>
          <w:color w:val="000000"/>
          <w:kern w:val="0"/>
          <w:szCs w:val="20"/>
        </w:rPr>
        <w:t xml:space="preserve"> 협의에 최대한의 성실한 자세로 임하여야 한다.</w:t>
      </w:r>
      <w:r w:rsidR="009924C2">
        <w:rPr>
          <w:rStyle w:val="af2"/>
          <w:rFonts w:ascii="바탕" w:eastAsia="바탕" w:hAnsi="바탕" w:cs="굴림"/>
          <w:color w:val="000000"/>
          <w:kern w:val="0"/>
          <w:szCs w:val="20"/>
        </w:rPr>
        <w:footnoteReference w:id="24"/>
      </w:r>
    </w:p>
    <w:p w14:paraId="64B70616" w14:textId="77777777" w:rsidR="007A062F" w:rsidRDefault="007A062F" w:rsidP="007A062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rPr>
          <w:rFonts w:ascii="바탕" w:eastAsia="바탕" w:hAnsi="바탕" w:cs="굴림"/>
          <w:color w:val="000000"/>
          <w:kern w:val="0"/>
          <w:szCs w:val="20"/>
        </w:rPr>
      </w:pPr>
    </w:p>
    <w:p w14:paraId="2676B1D2" w14:textId="1F6B3E14" w:rsidR="007A062F" w:rsidRDefault="007A062F" w:rsidP="00B25337">
      <w:pPr>
        <w:pStyle w:val="a6"/>
        <w:numPr>
          <w:ilvl w:val="0"/>
          <w:numId w:val="1"/>
        </w:numPr>
        <w:tabs>
          <w:tab w:val="left" w:pos="709"/>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31" w:hanging="403"/>
        <w:rPr>
          <w:rFonts w:ascii="바탕" w:eastAsia="바탕" w:hAnsi="바탕" w:cs="굴림"/>
          <w:b/>
          <w:color w:val="000000"/>
          <w:szCs w:val="20"/>
        </w:rPr>
      </w:pPr>
      <w:bookmarkStart w:id="164" w:name="_Hlk182245118"/>
      <w:r>
        <w:rPr>
          <w:rFonts w:ascii="바탕" w:eastAsia="바탕" w:hAnsi="바탕" w:cs="굴림" w:hint="eastAsia"/>
          <w:b/>
          <w:color w:val="000000"/>
          <w:szCs w:val="20"/>
        </w:rPr>
        <w:t>(</w:t>
      </w:r>
      <w:r>
        <w:rPr>
          <w:rFonts w:ascii="바탕" w:eastAsia="바탕" w:hAnsi="바탕" w:cs="굴림"/>
          <w:b/>
          <w:color w:val="000000"/>
          <w:szCs w:val="20"/>
        </w:rPr>
        <w:t>증자</w:t>
      </w:r>
      <w:r>
        <w:rPr>
          <w:rFonts w:ascii="바탕" w:eastAsia="바탕" w:hAnsi="바탕" w:cs="굴림" w:hint="eastAsia"/>
          <w:b/>
          <w:color w:val="000000"/>
          <w:szCs w:val="20"/>
        </w:rPr>
        <w:t xml:space="preserve"> </w:t>
      </w:r>
      <w:r>
        <w:rPr>
          <w:rFonts w:ascii="바탕" w:eastAsia="바탕" w:hAnsi="바탕" w:cs="굴림"/>
          <w:b/>
          <w:color w:val="000000"/>
          <w:szCs w:val="20"/>
        </w:rPr>
        <w:t>참여의</w:t>
      </w:r>
      <w:r>
        <w:rPr>
          <w:rFonts w:ascii="바탕" w:eastAsia="바탕" w:hAnsi="바탕" w:cs="굴림" w:hint="eastAsia"/>
          <w:b/>
          <w:color w:val="000000"/>
          <w:szCs w:val="20"/>
        </w:rPr>
        <w:t xml:space="preserve"> 우선권) </w:t>
      </w:r>
    </w:p>
    <w:p w14:paraId="11C699AD" w14:textId="353551E5" w:rsidR="007A062F" w:rsidRPr="00B25337" w:rsidRDefault="007A062F" w:rsidP="00B2533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ind w:leftChars="71" w:left="142"/>
        <w:rPr>
          <w:rFonts w:ascii="바탕" w:eastAsia="바탕" w:hAnsi="바탕" w:cs="굴림"/>
          <w:color w:val="000000"/>
          <w:kern w:val="0"/>
          <w:szCs w:val="20"/>
        </w:rPr>
      </w:pPr>
      <w:r w:rsidRPr="007A062F">
        <w:rPr>
          <w:rFonts w:ascii="바탕" w:eastAsia="바탕" w:hAnsi="바탕" w:cs="굴림" w:hint="eastAsia"/>
          <w:color w:val="000000"/>
          <w:kern w:val="0"/>
          <w:szCs w:val="20"/>
        </w:rPr>
        <w:t>회사가</w:t>
      </w:r>
      <w:r w:rsidRPr="007A062F">
        <w:rPr>
          <w:rFonts w:ascii="바탕" w:eastAsia="바탕" w:hAnsi="바탕" w:cs="굴림"/>
          <w:color w:val="000000"/>
          <w:kern w:val="0"/>
          <w:szCs w:val="20"/>
        </w:rPr>
        <w:t xml:space="preserve"> 유상증자 등 지분증권(주식연계사채 포함)을 발행하는 경우, 투자자(또는 투자자의 업무집행사원 또는 업무집행조합원이 설립 및/또는 설립 예정인 집합투자기구 또는 벤처투자조합을 포함한다. 이하 본조에서 같다)는 당해 지분증권 발행 결의일 전일을 기준으로 산정한 투자자가 보유하고 있는 지분비율에 따라 위 지분증권을 다른 제3자보다 우선하여 인수하거나 매입할 권리를 갖는다.</w:t>
      </w:r>
    </w:p>
    <w:bookmarkEnd w:id="164"/>
    <w:p w14:paraId="76832049" w14:textId="77777777" w:rsidR="00767677" w:rsidRDefault="00767677">
      <w:pPr>
        <w:snapToGrid w:val="0"/>
        <w:spacing w:after="0"/>
        <w:jc w:val="left"/>
        <w:textAlignment w:val="baseline"/>
        <w:rPr>
          <w:rFonts w:ascii="바탕" w:eastAsia="바탕" w:hAnsi="바탕" w:cs="굴림"/>
          <w:color w:val="000000"/>
          <w:kern w:val="0"/>
          <w:szCs w:val="20"/>
        </w:rPr>
      </w:pPr>
    </w:p>
    <w:p w14:paraId="1F7A84F6" w14:textId="77777777" w:rsidR="00767677" w:rsidRDefault="00767677">
      <w:pPr>
        <w:snapToGrid w:val="0"/>
        <w:spacing w:after="0"/>
        <w:jc w:val="left"/>
        <w:textAlignment w:val="baseline"/>
        <w:rPr>
          <w:rFonts w:ascii="바탕" w:eastAsia="바탕" w:hAnsi="바탕" w:cs="굴림"/>
          <w:color w:val="000000"/>
          <w:kern w:val="0"/>
          <w:szCs w:val="20"/>
        </w:rPr>
      </w:pPr>
    </w:p>
    <w:p w14:paraId="3A4B8F55"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 xml:space="preserve">제3장 </w:t>
      </w:r>
      <w:r>
        <w:rPr>
          <w:rFonts w:ascii="바탕" w:eastAsia="바탕" w:hAnsi="바탕" w:cs="굴림" w:hint="eastAsia"/>
          <w:b/>
          <w:bCs/>
          <w:color w:val="000000"/>
          <w:kern w:val="0"/>
          <w:szCs w:val="20"/>
        </w:rPr>
        <w:t>주식</w:t>
      </w:r>
      <w:r>
        <w:rPr>
          <w:rFonts w:ascii="바탕" w:eastAsia="바탕" w:hAnsi="바탕" w:cs="굴림"/>
          <w:b/>
          <w:bCs/>
          <w:color w:val="000000"/>
          <w:kern w:val="0"/>
          <w:szCs w:val="20"/>
        </w:rPr>
        <w:t>의 처분에 관한 사항</w:t>
      </w:r>
    </w:p>
    <w:p w14:paraId="7FC69208" w14:textId="77777777" w:rsidR="00767677" w:rsidRDefault="00767677">
      <w:pPr>
        <w:snapToGrid w:val="0"/>
        <w:spacing w:after="0"/>
        <w:jc w:val="left"/>
        <w:textAlignment w:val="baseline"/>
        <w:rPr>
          <w:rFonts w:ascii="바탕" w:eastAsia="바탕" w:hAnsi="바탕" w:cs="굴림"/>
          <w:b/>
          <w:bCs/>
          <w:color w:val="000000"/>
          <w:kern w:val="0"/>
          <w:szCs w:val="20"/>
        </w:rPr>
      </w:pPr>
    </w:p>
    <w:p w14:paraId="7FDD3B28"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color w:val="000000"/>
          <w:szCs w:val="20"/>
        </w:rPr>
        <w:t>투자자의</w:t>
      </w:r>
      <w:r>
        <w:rPr>
          <w:rFonts w:ascii="바탕" w:eastAsia="바탕" w:hAnsi="바탕" w:cs="굴림"/>
          <w:b/>
          <w:bCs/>
          <w:color w:val="000000"/>
          <w:kern w:val="0"/>
          <w:szCs w:val="20"/>
        </w:rPr>
        <w:t xml:space="preserve"> 주식 처분</w:t>
      </w:r>
      <w:r>
        <w:rPr>
          <w:rFonts w:ascii="바탕" w:eastAsia="바탕" w:hAnsi="바탕" w:cs="굴림" w:hint="eastAsia"/>
          <w:b/>
          <w:bCs/>
          <w:color w:val="000000"/>
          <w:kern w:val="0"/>
          <w:szCs w:val="20"/>
        </w:rPr>
        <w:t>)</w:t>
      </w:r>
    </w:p>
    <w:p w14:paraId="65337047" w14:textId="77777777" w:rsidR="00767677" w:rsidRDefault="007A2C04">
      <w:pPr>
        <w:pStyle w:val="a6"/>
        <w:numPr>
          <w:ilvl w:val="0"/>
          <w:numId w:val="3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투자자는 본건 </w:t>
      </w:r>
      <w:r>
        <w:rPr>
          <w:rFonts w:ascii="바탕" w:eastAsia="바탕" w:hAnsi="바탕" w:cs="굴림" w:hint="eastAsia"/>
          <w:color w:val="000000"/>
          <w:szCs w:val="20"/>
        </w:rPr>
        <w:t>신주를</w:t>
      </w:r>
      <w:r>
        <w:rPr>
          <w:rFonts w:ascii="바탕" w:eastAsia="바탕" w:hAnsi="바탕" w:cs="굴림"/>
          <w:color w:val="000000"/>
          <w:szCs w:val="20"/>
        </w:rPr>
        <w:t xml:space="preserve"> 포함하여 </w:t>
      </w:r>
      <w:proofErr w:type="spellStart"/>
      <w:r>
        <w:rPr>
          <w:rFonts w:ascii="바탕" w:eastAsia="바탕" w:hAnsi="바탕" w:cs="굴림"/>
          <w:color w:val="000000"/>
          <w:szCs w:val="20"/>
        </w:rPr>
        <w:t>거래완결</w:t>
      </w:r>
      <w:r>
        <w:rPr>
          <w:rFonts w:ascii="바탕" w:eastAsia="바탕" w:hAnsi="바탕" w:cs="굴림" w:hint="eastAsia"/>
          <w:color w:val="000000"/>
          <w:szCs w:val="20"/>
        </w:rPr>
        <w:t>일</w:t>
      </w:r>
      <w:proofErr w:type="spellEnd"/>
      <w:r>
        <w:rPr>
          <w:rFonts w:ascii="바탕" w:eastAsia="바탕" w:hAnsi="바탕" w:cs="굴림"/>
          <w:color w:val="000000"/>
          <w:szCs w:val="20"/>
        </w:rPr>
        <w:t xml:space="preserve"> 이후 투자자가 </w:t>
      </w:r>
      <w:r>
        <w:rPr>
          <w:rFonts w:ascii="바탕" w:eastAsia="바탕" w:hAnsi="바탕" w:cs="굴림" w:hint="eastAsia"/>
          <w:color w:val="000000"/>
          <w:szCs w:val="20"/>
        </w:rPr>
        <w:t>보유</w:t>
      </w:r>
      <w:r>
        <w:rPr>
          <w:rFonts w:ascii="바탕" w:eastAsia="바탕" w:hAnsi="바탕" w:cs="굴림"/>
          <w:color w:val="000000"/>
          <w:szCs w:val="20"/>
        </w:rPr>
        <w:t>하</w:t>
      </w:r>
      <w:r>
        <w:rPr>
          <w:rFonts w:ascii="바탕" w:eastAsia="바탕" w:hAnsi="바탕" w:cs="굴림" w:hint="eastAsia"/>
          <w:color w:val="000000"/>
          <w:szCs w:val="20"/>
        </w:rPr>
        <w:t>게 된</w:t>
      </w:r>
      <w:r>
        <w:rPr>
          <w:rFonts w:ascii="바탕" w:eastAsia="바탕" w:hAnsi="바탕" w:cs="굴림"/>
          <w:color w:val="000000"/>
          <w:szCs w:val="20"/>
        </w:rPr>
        <w:t xml:space="preserve"> 회사의 주식을 자유로이 처분할 수 있다</w:t>
      </w:r>
      <w:r>
        <w:rPr>
          <w:rFonts w:ascii="바탕" w:eastAsia="바탕" w:hAnsi="바탕" w:cs="굴림" w:hint="eastAsia"/>
          <w:color w:val="000000"/>
          <w:szCs w:val="20"/>
        </w:rPr>
        <w:t xml:space="preserve">. </w:t>
      </w:r>
      <w:r>
        <w:rPr>
          <w:rFonts w:ascii="바탕" w:eastAsia="바탕" w:hAnsi="바탕" w:cs="굴림"/>
          <w:color w:val="000000"/>
          <w:szCs w:val="20"/>
        </w:rPr>
        <w:t>회사는 투자자의 요청에 따라 처분 주식의 명의개서 등 처분에 따른 권리이전에 필요한 절차를 즉시 이행하여야 한다</w:t>
      </w:r>
      <w:r>
        <w:rPr>
          <w:rFonts w:ascii="바탕" w:eastAsia="바탕" w:hAnsi="바탕" w:cs="굴림" w:hint="eastAsia"/>
          <w:color w:val="000000"/>
          <w:szCs w:val="20"/>
        </w:rPr>
        <w:t>.</w:t>
      </w:r>
    </w:p>
    <w:p w14:paraId="01DAA8B4" w14:textId="1DA7D6FE" w:rsidR="00AE1521" w:rsidRPr="00B25337" w:rsidRDefault="00AE1521">
      <w:pPr>
        <w:pStyle w:val="a6"/>
        <w:numPr>
          <w:ilvl w:val="0"/>
          <w:numId w:val="3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highlight w:val="yellow"/>
        </w:rPr>
      </w:pPr>
      <w:r w:rsidRPr="00B25337">
        <w:rPr>
          <w:rFonts w:ascii="바탕" w:eastAsia="바탕" w:hAnsi="바탕" w:cs="굴림" w:hint="eastAsia"/>
          <w:color w:val="000000"/>
          <w:szCs w:val="20"/>
          <w:highlight w:val="yellow"/>
        </w:rPr>
        <w:t>투자자가</w:t>
      </w:r>
      <w:r w:rsidRPr="00B25337">
        <w:rPr>
          <w:rFonts w:ascii="바탕" w:eastAsia="바탕" w:hAnsi="바탕" w:cs="굴림"/>
          <w:color w:val="000000"/>
          <w:szCs w:val="20"/>
          <w:highlight w:val="yellow"/>
        </w:rPr>
        <w:t xml:space="preserve"> 제1항에 따라 주식을 처분하면서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 xml:space="preserve">3자에게 </w:t>
      </w:r>
      <w:r w:rsidRPr="00B25337">
        <w:rPr>
          <w:rFonts w:ascii="바탕" w:eastAsia="바탕" w:hAnsi="바탕" w:cs="굴림" w:hint="eastAsia"/>
          <w:color w:val="000000"/>
          <w:szCs w:val="20"/>
          <w:highlight w:val="yellow"/>
        </w:rPr>
        <w:t>본</w:t>
      </w:r>
      <w:r w:rsidRPr="00B25337">
        <w:rPr>
          <w:rFonts w:ascii="바탕" w:eastAsia="바탕" w:hAnsi="바탕" w:cs="굴림"/>
          <w:color w:val="000000"/>
          <w:szCs w:val="20"/>
          <w:highlight w:val="yellow"/>
        </w:rPr>
        <w:t xml:space="preserve"> 계약상의 지위도 함께 양도하는 경우, 회사와 </w:t>
      </w:r>
      <w:r w:rsidRPr="00B25337">
        <w:rPr>
          <w:rFonts w:ascii="바탕" w:eastAsia="바탕" w:hAnsi="바탕" w:cs="굴림" w:hint="eastAsia"/>
          <w:color w:val="000000"/>
          <w:szCs w:val="20"/>
          <w:highlight w:val="yellow"/>
        </w:rPr>
        <w:t>이해관계인은</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계약상의</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지위</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승계에</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대하여</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동의하고</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 xml:space="preserve">3자에게 </w:t>
      </w:r>
      <w:r w:rsidRPr="00B25337">
        <w:rPr>
          <w:rFonts w:ascii="바탕" w:eastAsia="바탕" w:hAnsi="바탕" w:cs="굴림" w:hint="eastAsia"/>
          <w:color w:val="000000"/>
          <w:szCs w:val="20"/>
          <w:highlight w:val="yellow"/>
        </w:rPr>
        <w:t>본</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계약상의</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의무이행을</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충실히</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하여야</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한다</w:t>
      </w:r>
      <w:r w:rsidRPr="00B25337">
        <w:rPr>
          <w:rFonts w:ascii="바탕" w:eastAsia="바탕" w:hAnsi="바탕" w:cs="굴림"/>
          <w:color w:val="000000"/>
          <w:szCs w:val="20"/>
          <w:highlight w:val="yellow"/>
        </w:rPr>
        <w:t>.</w:t>
      </w:r>
      <w:r w:rsidRPr="00B25337">
        <w:rPr>
          <w:rStyle w:val="af2"/>
          <w:rFonts w:ascii="바탕" w:eastAsia="바탕" w:hAnsi="바탕" w:cs="굴림"/>
          <w:color w:val="000000"/>
          <w:szCs w:val="20"/>
          <w:highlight w:val="yellow"/>
        </w:rPr>
        <w:footnoteReference w:id="25"/>
      </w:r>
    </w:p>
    <w:p w14:paraId="292C0104" w14:textId="5A6ECBBB" w:rsidR="00C600E4" w:rsidRPr="007C3012" w:rsidRDefault="007A2C04" w:rsidP="007C3012">
      <w:pPr>
        <w:pStyle w:val="a6"/>
        <w:numPr>
          <w:ilvl w:val="0"/>
          <w:numId w:val="3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r>
        <w:rPr>
          <w:rFonts w:ascii="바탕" w:eastAsia="바탕" w:hAnsi="바탕" w:cs="굴림" w:hint="eastAsia"/>
          <w:color w:val="000000"/>
          <w:szCs w:val="20"/>
        </w:rPr>
        <w:t xml:space="preserve">투자자가 제1항에 따라 주식의 처분을 위하여 </w:t>
      </w:r>
      <w:r>
        <w:rPr>
          <w:rFonts w:ascii="바탕" w:eastAsia="바탕" w:hAnsi="바탕" w:cs="굴림"/>
          <w:color w:val="000000"/>
          <w:szCs w:val="20"/>
        </w:rPr>
        <w:t>회</w:t>
      </w:r>
      <w:r>
        <w:rPr>
          <w:rFonts w:ascii="바탕" w:eastAsia="바탕" w:hAnsi="바탕" w:cs="굴림" w:hint="eastAsia"/>
          <w:color w:val="000000"/>
          <w:szCs w:val="20"/>
        </w:rPr>
        <w:t>사 IR자료를 요청하는 경우 회사는 이에 응할 의무가 있다.</w:t>
      </w:r>
    </w:p>
    <w:tbl>
      <w:tblPr>
        <w:tblStyle w:val="ae"/>
        <w:tblW w:w="0" w:type="auto"/>
        <w:tblLook w:val="04A0" w:firstRow="1" w:lastRow="0" w:firstColumn="1" w:lastColumn="0" w:noHBand="0" w:noVBand="1"/>
      </w:tblPr>
      <w:tblGrid>
        <w:gridCol w:w="9016"/>
      </w:tblGrid>
      <w:tr w:rsidR="005C2AB9" w14:paraId="3ADECA82" w14:textId="77777777" w:rsidTr="005C2AB9">
        <w:tc>
          <w:tcPr>
            <w:tcW w:w="9016" w:type="dxa"/>
          </w:tcPr>
          <w:p w14:paraId="0C75B551" w14:textId="77777777" w:rsidR="005C2AB9" w:rsidRDefault="005C2AB9">
            <w:pPr>
              <w:tabs>
                <w:tab w:val="left" w:pos="284"/>
              </w:tabs>
              <w:textAlignment w:val="baseline"/>
              <w:rPr>
                <w:rFonts w:ascii="바탕" w:eastAsia="바탕" w:hAnsi="바탕" w:cs="굴림"/>
                <w:color w:val="000000"/>
                <w:kern w:val="0"/>
                <w:szCs w:val="20"/>
              </w:rPr>
            </w:pPr>
            <w:r>
              <w:rPr>
                <w:rFonts w:ascii="바탕" w:eastAsia="바탕" w:hAnsi="바탕" w:cs="굴림" w:hint="eastAsia"/>
                <w:color w:val="000000"/>
                <w:kern w:val="0"/>
                <w:szCs w:val="20"/>
              </w:rPr>
              <w:t>(</w:t>
            </w:r>
            <w:r w:rsidR="00CD74AC">
              <w:rPr>
                <w:rFonts w:ascii="바탕" w:eastAsia="바탕" w:hAnsi="바탕" w:cs="굴림" w:hint="eastAsia"/>
                <w:color w:val="000000"/>
                <w:kern w:val="0"/>
                <w:szCs w:val="20"/>
              </w:rPr>
              <w:t xml:space="preserve">SBI) </w:t>
            </w:r>
            <w:r w:rsidR="002C41EA">
              <w:rPr>
                <w:rFonts w:ascii="바탕" w:eastAsia="바탕" w:hAnsi="바탕" w:cs="굴림" w:hint="eastAsia"/>
                <w:color w:val="000000"/>
                <w:kern w:val="0"/>
                <w:szCs w:val="20"/>
              </w:rPr>
              <w:t xml:space="preserve">투자자의 주식 처분 시 </w:t>
            </w:r>
            <w:r w:rsidR="0049727D">
              <w:rPr>
                <w:rFonts w:ascii="바탕" w:eastAsia="바탕" w:hAnsi="바탕" w:cs="굴림" w:hint="eastAsia"/>
                <w:color w:val="000000"/>
                <w:kern w:val="0"/>
                <w:szCs w:val="20"/>
              </w:rPr>
              <w:t>양수인이 본 계약상 권리, 의무를 승계하고자 할 경우</w:t>
            </w:r>
          </w:p>
          <w:p w14:paraId="3BBB68DC" w14:textId="68C930F9" w:rsidR="001C5BA0" w:rsidRDefault="0049727D" w:rsidP="00B25337">
            <w:pPr>
              <w:pStyle w:val="a6"/>
              <w:numPr>
                <w:ilvl w:val="0"/>
                <w:numId w:val="34"/>
              </w:numPr>
              <w:tabs>
                <w:tab w:val="left" w:pos="284"/>
              </w:tabs>
              <w:ind w:leftChars="0" w:left="426" w:hanging="284"/>
              <w:textAlignment w:val="baseline"/>
              <w:rPr>
                <w:rFonts w:ascii="바탕" w:eastAsia="바탕" w:hAnsi="바탕" w:cs="굴림"/>
                <w:color w:val="000000"/>
                <w:kern w:val="0"/>
                <w:szCs w:val="20"/>
              </w:rPr>
            </w:pPr>
            <w:r>
              <w:rPr>
                <w:rFonts w:ascii="바탕" w:eastAsia="바탕" w:hAnsi="바탕" w:cs="굴림" w:hint="eastAsia"/>
                <w:color w:val="000000"/>
                <w:kern w:val="0"/>
                <w:szCs w:val="20"/>
              </w:rPr>
              <w:t>투자자가 본 조 제1항에 따라 자신이 보유한 회사 주식을 처분하는 경우, 해당 주식을 양수 받는 자로 하여금 본 계약에 따른 자신의 권리의무 일체를 승계하도록 할 수 있으며, 이 경우 회사 및 이해관계인은 권리의무 승계에 동의하여야 한다</w:t>
            </w:r>
            <w:r w:rsidR="00D65818">
              <w:rPr>
                <w:rFonts w:ascii="바탕" w:eastAsia="바탕" w:hAnsi="바탕" w:cs="굴림" w:hint="eastAsia"/>
                <w:color w:val="000000"/>
                <w:kern w:val="0"/>
                <w:szCs w:val="20"/>
              </w:rPr>
              <w:t xml:space="preserve">(명확히 하면, 투자자가 자신이 보유한 주식의 일부를 처분하는 경우 해당 주식의 일부를 양수 받은 자는 양도인인 투자자가 보유한 전체 주식 중 양수 받은 주식에 해당하는 부분에 대한 권리의무를 승계하고, 회사 및 이해관계인은 해당 </w:t>
            </w:r>
            <w:r w:rsidR="00CA6C3A">
              <w:rPr>
                <w:rFonts w:ascii="바탕" w:eastAsia="바탕" w:hAnsi="바탕" w:cs="굴림" w:hint="eastAsia"/>
                <w:color w:val="000000"/>
                <w:kern w:val="0"/>
                <w:szCs w:val="20"/>
              </w:rPr>
              <w:t>부분에 대하여 투자자에 대한 관계와 동일하게 본 계약에 따른 권리의무를 부담한다. 이 경우 별첨 1의 계약승계확약서</w:t>
            </w:r>
            <w:r w:rsidR="00E95D9A">
              <w:rPr>
                <w:rStyle w:val="af2"/>
                <w:rFonts w:ascii="바탕" w:eastAsia="바탕" w:hAnsi="바탕" w:cs="굴림"/>
                <w:color w:val="000000"/>
                <w:kern w:val="0"/>
                <w:szCs w:val="20"/>
              </w:rPr>
              <w:footnoteReference w:id="26"/>
            </w:r>
            <w:proofErr w:type="spellStart"/>
            <w:r w:rsidR="00CA6C3A">
              <w:rPr>
                <w:rFonts w:ascii="바탕" w:eastAsia="바탕" w:hAnsi="바탕" w:cs="굴림" w:hint="eastAsia"/>
                <w:color w:val="000000"/>
                <w:kern w:val="0"/>
                <w:szCs w:val="20"/>
              </w:rPr>
              <w:t>를</w:t>
            </w:r>
            <w:proofErr w:type="spellEnd"/>
            <w:r w:rsidR="00CA6C3A">
              <w:rPr>
                <w:rFonts w:ascii="바탕" w:eastAsia="바탕" w:hAnsi="바탕" w:cs="굴림" w:hint="eastAsia"/>
                <w:color w:val="000000"/>
                <w:kern w:val="0"/>
                <w:szCs w:val="20"/>
              </w:rPr>
              <w:t xml:space="preserve"> 회사와 투자자 및 이해관계인에게 각 통지함으로써 </w:t>
            </w:r>
            <w:r w:rsidR="00720534">
              <w:rPr>
                <w:rFonts w:ascii="바탕" w:eastAsia="바탕" w:hAnsi="바탕" w:cs="굴림" w:hint="eastAsia"/>
                <w:color w:val="000000"/>
                <w:kern w:val="0"/>
                <w:szCs w:val="20"/>
              </w:rPr>
              <w:t>본 계약에 따른 투자자의 권리의무를 양수인이 동일하게 승계하는 것으로 본다</w:t>
            </w:r>
            <w:r w:rsidR="00875D67">
              <w:rPr>
                <w:rFonts w:ascii="바탕" w:eastAsia="바탕" w:hAnsi="바탕" w:cs="굴림" w:hint="eastAsia"/>
                <w:color w:val="000000"/>
                <w:kern w:val="0"/>
                <w:szCs w:val="20"/>
              </w:rPr>
              <w:t xml:space="preserve">). 회사는 투자자의 요청에 따라 처분 주식의 명의개서 등 처분에 따른 권리이전에 필요한 절차를 즉시 이행한다. 단, 본문에도 불구하고 다음 각 호의 경우에는 회사 및 이해관계인의 사전 서면 동의가 없는 한, </w:t>
            </w:r>
            <w:r w:rsidR="001C5BA0">
              <w:rPr>
                <w:rFonts w:ascii="바탕" w:eastAsia="바탕" w:hAnsi="바탕" w:cs="굴림" w:hint="eastAsia"/>
                <w:color w:val="000000"/>
                <w:kern w:val="0"/>
                <w:szCs w:val="20"/>
              </w:rPr>
              <w:t xml:space="preserve">투자자가 양도한 </w:t>
            </w:r>
            <w:r w:rsidR="00B03B78">
              <w:rPr>
                <w:rFonts w:ascii="바탕" w:eastAsia="바탕" w:hAnsi="바탕" w:cs="굴림" w:hint="eastAsia"/>
                <w:color w:val="000000"/>
                <w:kern w:val="0"/>
                <w:szCs w:val="20"/>
              </w:rPr>
              <w:t>주식</w:t>
            </w:r>
            <w:r w:rsidR="001C5BA0">
              <w:rPr>
                <w:rFonts w:ascii="바탕" w:eastAsia="바탕" w:hAnsi="바탕" w:cs="굴림" w:hint="eastAsia"/>
                <w:color w:val="000000"/>
                <w:kern w:val="0"/>
                <w:szCs w:val="20"/>
              </w:rPr>
              <w:t xml:space="preserve">의 양수인에게 본 계약상 지위가 승계되지 아니한다. </w:t>
            </w:r>
          </w:p>
          <w:p w14:paraId="12F86BFA" w14:textId="32228C49" w:rsidR="00C27932" w:rsidRDefault="00C27932" w:rsidP="00B25337">
            <w:pPr>
              <w:pStyle w:val="a6"/>
              <w:numPr>
                <w:ilvl w:val="1"/>
                <w:numId w:val="34"/>
              </w:numPr>
              <w:tabs>
                <w:tab w:val="left" w:pos="284"/>
              </w:tabs>
              <w:ind w:leftChars="0" w:left="709" w:hanging="255"/>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xml:space="preserve">투자자가 처분하는 주식 수의 합계가 </w:t>
            </w:r>
            <w:r w:rsidR="007C0C38">
              <w:rPr>
                <w:rFonts w:ascii="바탕" w:eastAsia="바탕" w:hAnsi="바탕" w:cs="굴림" w:hint="eastAsia"/>
                <w:color w:val="000000"/>
                <w:kern w:val="0"/>
                <w:szCs w:val="20"/>
              </w:rPr>
              <w:t>본건 신주를 포함하여</w:t>
            </w:r>
            <w:r>
              <w:rPr>
                <w:rFonts w:ascii="바탕" w:eastAsia="바탕" w:hAnsi="바탕" w:cs="굴림" w:hint="eastAsia"/>
                <w:color w:val="000000"/>
                <w:kern w:val="0"/>
                <w:szCs w:val="20"/>
              </w:rPr>
              <w:t xml:space="preserve"> </w:t>
            </w:r>
            <w:proofErr w:type="spellStart"/>
            <w:r w:rsidR="007C0C38">
              <w:rPr>
                <w:rFonts w:ascii="바탕" w:eastAsia="바탕" w:hAnsi="바탕" w:cs="굴림" w:hint="eastAsia"/>
                <w:color w:val="000000"/>
                <w:kern w:val="0"/>
                <w:szCs w:val="20"/>
              </w:rPr>
              <w:t>거래완결일의</w:t>
            </w:r>
            <w:proofErr w:type="spellEnd"/>
            <w:r w:rsidR="007C0C38">
              <w:rPr>
                <w:rFonts w:ascii="바탕" w:eastAsia="바탕" w:hAnsi="바탕" w:cs="굴림" w:hint="eastAsia"/>
                <w:color w:val="000000"/>
                <w:kern w:val="0"/>
                <w:szCs w:val="20"/>
              </w:rPr>
              <w:t xml:space="preserve"> </w:t>
            </w:r>
            <w:r>
              <w:rPr>
                <w:rFonts w:ascii="바탕" w:eastAsia="바탕" w:hAnsi="바탕" w:cs="굴림" w:hint="eastAsia"/>
                <w:color w:val="000000"/>
                <w:kern w:val="0"/>
                <w:szCs w:val="20"/>
              </w:rPr>
              <w:t>회사 발행주식 총수의 1% 미만에 해당하는 경우(</w:t>
            </w:r>
            <w:r w:rsidR="00F073E7">
              <w:rPr>
                <w:rFonts w:ascii="바탕" w:eastAsia="바탕" w:hAnsi="바탕" w:cs="굴림" w:hint="eastAsia"/>
                <w:color w:val="000000"/>
                <w:kern w:val="0"/>
                <w:szCs w:val="20"/>
              </w:rPr>
              <w:t>단, 투자자가 투자조합인 경우 존속기간 만료 등의 이유로 해산되</w:t>
            </w:r>
            <w:r w:rsidR="00AB33F5">
              <w:rPr>
                <w:rFonts w:ascii="바탕" w:eastAsia="바탕" w:hAnsi="바탕" w:cs="굴림" w:hint="eastAsia"/>
                <w:color w:val="000000"/>
                <w:kern w:val="0"/>
                <w:szCs w:val="20"/>
              </w:rPr>
              <w:t>며</w:t>
            </w:r>
            <w:r w:rsidR="00F073E7">
              <w:rPr>
                <w:rFonts w:ascii="바탕" w:eastAsia="바탕" w:hAnsi="바탕" w:cs="굴림" w:hint="eastAsia"/>
                <w:color w:val="000000"/>
                <w:kern w:val="0"/>
                <w:szCs w:val="20"/>
              </w:rPr>
              <w:t xml:space="preserve"> 투자자의 업무집행조합원 또는 그가 지정하는 자에게 </w:t>
            </w:r>
            <w:r w:rsidR="00D63823">
              <w:rPr>
                <w:rFonts w:ascii="바탕" w:eastAsia="바탕" w:hAnsi="바탕" w:cs="굴림" w:hint="eastAsia"/>
                <w:color w:val="000000"/>
                <w:kern w:val="0"/>
                <w:szCs w:val="20"/>
              </w:rPr>
              <w:t>인수주식을 양도하는 경우는 주식 수와 무관하게 계약상 지위가 승계됨)</w:t>
            </w:r>
          </w:p>
          <w:p w14:paraId="3F6B5A5A" w14:textId="77777777" w:rsidR="00373D60" w:rsidRDefault="001E7E6B" w:rsidP="00B25337">
            <w:pPr>
              <w:pStyle w:val="a6"/>
              <w:numPr>
                <w:ilvl w:val="1"/>
                <w:numId w:val="34"/>
              </w:numPr>
              <w:tabs>
                <w:tab w:val="left" w:pos="284"/>
              </w:tabs>
              <w:ind w:leftChars="0" w:left="709" w:hanging="255"/>
              <w:textAlignment w:val="baseline"/>
              <w:rPr>
                <w:rFonts w:ascii="바탕" w:eastAsia="바탕" w:hAnsi="바탕" w:cs="굴림"/>
                <w:color w:val="000000"/>
                <w:kern w:val="0"/>
                <w:szCs w:val="20"/>
              </w:rPr>
            </w:pPr>
            <w:r>
              <w:rPr>
                <w:rFonts w:ascii="바탕" w:eastAsia="바탕" w:hAnsi="바탕" w:cs="굴림" w:hint="eastAsia"/>
                <w:color w:val="000000"/>
                <w:kern w:val="0"/>
                <w:szCs w:val="20"/>
              </w:rPr>
              <w:t>투자자</w:t>
            </w:r>
            <w:r w:rsidR="00373D60">
              <w:rPr>
                <w:rFonts w:ascii="바탕" w:eastAsia="바탕" w:hAnsi="바탕" w:cs="굴림" w:hint="eastAsia"/>
                <w:color w:val="000000"/>
                <w:kern w:val="0"/>
                <w:szCs w:val="20"/>
              </w:rPr>
              <w:t xml:space="preserve">가 자신이 보유하는 주식을 아래 각 목에 규정된 자에게 </w:t>
            </w:r>
            <w:r>
              <w:rPr>
                <w:rFonts w:ascii="바탕" w:eastAsia="바탕" w:hAnsi="바탕" w:cs="굴림" w:hint="eastAsia"/>
                <w:color w:val="000000"/>
                <w:kern w:val="0"/>
                <w:szCs w:val="20"/>
              </w:rPr>
              <w:t>양도하는 경우</w:t>
            </w:r>
          </w:p>
          <w:p w14:paraId="2C826F28" w14:textId="77777777" w:rsidR="00254133" w:rsidRDefault="00F55C56" w:rsidP="00254133">
            <w:pPr>
              <w:pStyle w:val="a6"/>
              <w:numPr>
                <w:ilvl w:val="0"/>
                <w:numId w:val="66"/>
              </w:numPr>
              <w:tabs>
                <w:tab w:val="left" w:pos="284"/>
              </w:tabs>
              <w:ind w:leftChars="0"/>
              <w:textAlignment w:val="baseline"/>
              <w:rPr>
                <w:rFonts w:ascii="바탕" w:eastAsia="바탕" w:hAnsi="바탕" w:cs="굴림"/>
                <w:color w:val="000000"/>
                <w:kern w:val="0"/>
                <w:szCs w:val="20"/>
              </w:rPr>
            </w:pPr>
            <w:r>
              <w:rPr>
                <w:rFonts w:ascii="바탕" w:eastAsia="바탕" w:hAnsi="바탕" w:cs="굴림" w:hint="eastAsia"/>
                <w:color w:val="000000"/>
                <w:kern w:val="0"/>
                <w:szCs w:val="20"/>
              </w:rPr>
              <w:t>회사가 주된 사업으로 영위하고 있는 사업</w:t>
            </w:r>
            <w:r w:rsidR="00360E84">
              <w:rPr>
                <w:rFonts w:ascii="바탕" w:eastAsia="바탕" w:hAnsi="바탕" w:cs="굴림" w:hint="eastAsia"/>
                <w:color w:val="000000"/>
                <w:kern w:val="0"/>
                <w:szCs w:val="20"/>
              </w:rPr>
              <w:t xml:space="preserve">(반도체 디자인, 설계, 생산을 포함하되 이에 국한되지 않음. 이하 </w:t>
            </w:r>
            <w:r w:rsidR="00360E84">
              <w:rPr>
                <w:rFonts w:ascii="바탕" w:eastAsia="바탕" w:hAnsi="바탕" w:cs="굴림"/>
                <w:color w:val="000000"/>
                <w:kern w:val="0"/>
                <w:szCs w:val="20"/>
              </w:rPr>
              <w:t>“</w:t>
            </w:r>
            <w:r w:rsidR="00360E84" w:rsidRPr="00B25337">
              <w:rPr>
                <w:rFonts w:ascii="바탕" w:eastAsia="바탕" w:hAnsi="바탕" w:cs="굴림" w:hint="eastAsia"/>
                <w:b/>
                <w:bCs/>
                <w:color w:val="000000"/>
                <w:kern w:val="0"/>
                <w:szCs w:val="20"/>
                <w:u w:val="single"/>
              </w:rPr>
              <w:t>경쟁사업</w:t>
            </w:r>
            <w:r w:rsidR="00360E84">
              <w:rPr>
                <w:rFonts w:ascii="바탕" w:eastAsia="바탕" w:hAnsi="바탕" w:cs="굴림"/>
                <w:color w:val="000000"/>
                <w:kern w:val="0"/>
                <w:szCs w:val="20"/>
              </w:rPr>
              <w:t>”</w:t>
            </w:r>
            <w:r w:rsidR="00360E84">
              <w:rPr>
                <w:rFonts w:ascii="바탕" w:eastAsia="바탕" w:hAnsi="바탕" w:cs="굴림" w:hint="eastAsia"/>
                <w:color w:val="000000"/>
                <w:kern w:val="0"/>
                <w:szCs w:val="20"/>
              </w:rPr>
              <w:t>)</w:t>
            </w:r>
            <w:r>
              <w:rPr>
                <w:rFonts w:ascii="바탕" w:eastAsia="바탕" w:hAnsi="바탕" w:cs="굴림" w:hint="eastAsia"/>
                <w:color w:val="000000"/>
                <w:kern w:val="0"/>
                <w:szCs w:val="20"/>
              </w:rPr>
              <w:t xml:space="preserve">을 직접 또는 </w:t>
            </w:r>
            <w:r w:rsidR="00EE057D" w:rsidRPr="00EE057D">
              <w:rPr>
                <w:rFonts w:ascii="바탕" w:eastAsia="바탕" w:hAnsi="바탕" w:cs="굴림" w:hint="eastAsia"/>
                <w:color w:val="000000"/>
                <w:kern w:val="0"/>
                <w:szCs w:val="20"/>
              </w:rPr>
              <w:t>계열회사</w:t>
            </w:r>
            <w:r w:rsidR="00EE057D" w:rsidRPr="00EE057D">
              <w:rPr>
                <w:rFonts w:ascii="바탕" w:eastAsia="바탕" w:hAnsi="바탕" w:cs="굴림"/>
                <w:color w:val="000000"/>
                <w:kern w:val="0"/>
                <w:szCs w:val="20"/>
              </w:rPr>
              <w:t xml:space="preserve"> 또는 특수관계자를 통하여 간접적으로 영위하거나, 경쟁사업을 영위하는 회사에 임원, 직원, 고문 등</w:t>
            </w:r>
            <w:r w:rsidR="00EE057D" w:rsidRPr="00EE057D">
              <w:rPr>
                <w:rFonts w:ascii="바탕" w:eastAsia="바탕" w:hAnsi="바탕" w:cs="굴림"/>
                <w:color w:val="000000"/>
                <w:kern w:val="0"/>
                <w:szCs w:val="20"/>
              </w:rPr>
              <w:lastRenderedPageBreak/>
              <w:t>으로 종사하거나, 경쟁사업을 영위하는 회사의 주요주주∙지분권자에 해당하는 자(이하 “</w:t>
            </w:r>
            <w:r w:rsidR="00EE057D" w:rsidRPr="00B25337">
              <w:rPr>
                <w:rFonts w:ascii="바탕" w:eastAsia="바탕" w:hAnsi="바탕" w:cs="굴림"/>
                <w:b/>
                <w:bCs/>
                <w:color w:val="000000"/>
                <w:kern w:val="0"/>
                <w:szCs w:val="20"/>
                <w:u w:val="single"/>
              </w:rPr>
              <w:t>제한적 양수인</w:t>
            </w:r>
            <w:r w:rsidR="00EE057D" w:rsidRPr="00EE057D">
              <w:rPr>
                <w:rFonts w:ascii="바탕" w:eastAsia="바탕" w:hAnsi="바탕" w:cs="굴림"/>
                <w:color w:val="000000"/>
                <w:kern w:val="0"/>
                <w:szCs w:val="20"/>
              </w:rPr>
              <w:t>”)</w:t>
            </w:r>
          </w:p>
          <w:p w14:paraId="1B2378D2" w14:textId="345BC5B4" w:rsidR="00EE057D" w:rsidRPr="00B25337" w:rsidRDefault="00EE057D" w:rsidP="00B25337">
            <w:pPr>
              <w:pStyle w:val="a6"/>
              <w:numPr>
                <w:ilvl w:val="0"/>
                <w:numId w:val="66"/>
              </w:numPr>
              <w:tabs>
                <w:tab w:val="left" w:pos="284"/>
              </w:tabs>
              <w:ind w:leftChars="0"/>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xml:space="preserve">제한적 양수인, 그 계열회사 또는 특수관계자가 </w:t>
            </w:r>
            <w:r w:rsidR="00AF7E5C">
              <w:rPr>
                <w:rFonts w:ascii="바탕" w:eastAsia="바탕" w:hAnsi="바탕" w:cs="굴림" w:hint="eastAsia"/>
                <w:color w:val="000000"/>
                <w:kern w:val="0"/>
                <w:szCs w:val="20"/>
              </w:rPr>
              <w:t>업무집행조합원, 업무집행사원 등의 지위에서 설립 또는 운용하는 펀드(자본시장과 금융투자업에 관한 법률에 따른 집합투자기구, 벤처투자촉진에 관한 법률에 따른 벤처투자조합, 여신전문금융업법에 따른 신기술사업투자조합 등 포함)</w:t>
            </w:r>
          </w:p>
        </w:tc>
      </w:tr>
    </w:tbl>
    <w:p w14:paraId="73DA71A2" w14:textId="77777777" w:rsidR="00767677" w:rsidRDefault="00767677">
      <w:pPr>
        <w:tabs>
          <w:tab w:val="left" w:pos="284"/>
        </w:tabs>
        <w:spacing w:after="0"/>
        <w:textAlignment w:val="baseline"/>
        <w:rPr>
          <w:rFonts w:ascii="바탕" w:eastAsia="바탕" w:hAnsi="바탕" w:cs="굴림"/>
          <w:color w:val="000000"/>
          <w:kern w:val="0"/>
          <w:szCs w:val="20"/>
        </w:rPr>
      </w:pPr>
    </w:p>
    <w:p w14:paraId="7C05763C" w14:textId="77777777" w:rsidR="005C2AB9" w:rsidRDefault="005C2AB9">
      <w:pPr>
        <w:tabs>
          <w:tab w:val="left" w:pos="284"/>
        </w:tabs>
        <w:spacing w:after="0"/>
        <w:textAlignment w:val="baseline"/>
        <w:rPr>
          <w:rFonts w:ascii="바탕" w:eastAsia="바탕" w:hAnsi="바탕" w:cs="굴림"/>
          <w:color w:val="000000"/>
          <w:kern w:val="0"/>
          <w:szCs w:val="20"/>
        </w:rPr>
      </w:pPr>
    </w:p>
    <w:p w14:paraId="1E46510F"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color w:val="000000"/>
          <w:szCs w:val="20"/>
        </w:rPr>
        <w:t>이해관계인의</w:t>
      </w:r>
      <w:r>
        <w:rPr>
          <w:rFonts w:ascii="바탕" w:eastAsia="바탕" w:hAnsi="바탕" w:cs="굴림"/>
          <w:b/>
          <w:bCs/>
          <w:color w:val="000000"/>
          <w:kern w:val="0"/>
          <w:szCs w:val="20"/>
        </w:rPr>
        <w:t xml:space="preserve"> 주식 처분</w:t>
      </w:r>
      <w:r>
        <w:rPr>
          <w:rFonts w:ascii="바탕" w:eastAsia="바탕" w:hAnsi="바탕" w:cs="굴림" w:hint="eastAsia"/>
          <w:b/>
          <w:bCs/>
          <w:color w:val="000000"/>
          <w:kern w:val="0"/>
          <w:szCs w:val="20"/>
        </w:rPr>
        <w:t>)</w:t>
      </w:r>
    </w:p>
    <w:p w14:paraId="0AA07F8C" w14:textId="77777777" w:rsidR="00767677" w:rsidRDefault="007A2C04">
      <w:pPr>
        <w:pStyle w:val="a6"/>
        <w:numPr>
          <w:ilvl w:val="0"/>
          <w:numId w:val="1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이해관계인은 </w:t>
      </w:r>
      <w:r>
        <w:rPr>
          <w:rFonts w:ascii="바탕" w:eastAsia="바탕" w:hAnsi="바탕" w:cs="굴림" w:hint="eastAsia"/>
          <w:color w:val="000000"/>
          <w:szCs w:val="20"/>
        </w:rPr>
        <w:t xml:space="preserve">투자자의 사전 서면동의 없이 주식처분(양도, 이전, 매각, 담보제공 등)을 하여서는 아니된다. </w:t>
      </w:r>
    </w:p>
    <w:p w14:paraId="4A49E232" w14:textId="2874E789" w:rsidR="00767677" w:rsidRDefault="007A2C04">
      <w:pPr>
        <w:pStyle w:val="a6"/>
        <w:numPr>
          <w:ilvl w:val="0"/>
          <w:numId w:val="1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본 조에 따라 이해관계인이 투자자의 사전 서면동의를 받고 주식을 제</w:t>
      </w:r>
      <w:r>
        <w:rPr>
          <w:rFonts w:ascii="바탕" w:eastAsia="바탕" w:hAnsi="바탕" w:cs="굴림" w:hint="eastAsia"/>
          <w:color w:val="000000"/>
          <w:kern w:val="0"/>
          <w:szCs w:val="20"/>
        </w:rPr>
        <w:t>3</w:t>
      </w:r>
      <w:r>
        <w:rPr>
          <w:rFonts w:ascii="바탕" w:eastAsia="바탕" w:hAnsi="바탕" w:cs="굴림"/>
          <w:color w:val="000000"/>
          <w:kern w:val="0"/>
          <w:szCs w:val="20"/>
        </w:rPr>
        <w:t>자에게 처분하는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이해관계인은 주식을 양수하는 제</w:t>
      </w:r>
      <w:r>
        <w:rPr>
          <w:rFonts w:ascii="바탕" w:eastAsia="바탕" w:hAnsi="바탕" w:cs="굴림" w:hint="eastAsia"/>
          <w:color w:val="000000"/>
          <w:kern w:val="0"/>
          <w:szCs w:val="20"/>
        </w:rPr>
        <w:t>3</w:t>
      </w:r>
      <w:r>
        <w:rPr>
          <w:rFonts w:ascii="바탕" w:eastAsia="바탕" w:hAnsi="바탕" w:cs="굴림"/>
          <w:color w:val="000000"/>
          <w:kern w:val="0"/>
          <w:szCs w:val="20"/>
        </w:rPr>
        <w:t xml:space="preserve">자로 하여금 본 계약에 따른 이해관계인의 권리의무 일체를 승계하도록 하여야 </w:t>
      </w:r>
      <w:r w:rsidR="007F75CC">
        <w:rPr>
          <w:rFonts w:ascii="바탕" w:eastAsia="바탕" w:hAnsi="바탕" w:cs="굴림" w:hint="eastAsia"/>
          <w:color w:val="000000"/>
          <w:kern w:val="0"/>
          <w:szCs w:val="20"/>
        </w:rPr>
        <w:t xml:space="preserve">하고, 이를 확인하는 서면을 당해 제3자로부터 </w:t>
      </w:r>
      <w:proofErr w:type="spellStart"/>
      <w:r w:rsidR="007F75CC">
        <w:rPr>
          <w:rFonts w:ascii="바탕" w:eastAsia="바탕" w:hAnsi="바탕" w:cs="굴림" w:hint="eastAsia"/>
          <w:color w:val="000000"/>
          <w:kern w:val="0"/>
          <w:szCs w:val="20"/>
        </w:rPr>
        <w:t>징구하여</w:t>
      </w:r>
      <w:proofErr w:type="spellEnd"/>
      <w:r w:rsidR="007F75CC">
        <w:rPr>
          <w:rFonts w:ascii="바탕" w:eastAsia="바탕" w:hAnsi="바탕" w:cs="굴림" w:hint="eastAsia"/>
          <w:color w:val="000000"/>
          <w:kern w:val="0"/>
          <w:szCs w:val="20"/>
        </w:rPr>
        <w:t xml:space="preserve"> 투자자에게 교부하여야 </w:t>
      </w:r>
      <w:r>
        <w:rPr>
          <w:rFonts w:ascii="바탕" w:eastAsia="바탕" w:hAnsi="바탕" w:cs="굴림"/>
          <w:color w:val="000000"/>
          <w:kern w:val="0"/>
          <w:szCs w:val="20"/>
        </w:rPr>
        <w:t>한다</w:t>
      </w:r>
      <w:r>
        <w:rPr>
          <w:rFonts w:ascii="바탕" w:eastAsia="바탕" w:hAnsi="바탕" w:cs="굴림" w:hint="eastAsia"/>
          <w:color w:val="000000"/>
          <w:kern w:val="0"/>
          <w:szCs w:val="20"/>
        </w:rPr>
        <w:t xml:space="preserve">. </w:t>
      </w:r>
    </w:p>
    <w:p w14:paraId="0F7764D2" w14:textId="77777777" w:rsidR="00767677" w:rsidRDefault="00767677">
      <w:pPr>
        <w:spacing w:after="0"/>
        <w:jc w:val="left"/>
        <w:textAlignment w:val="baseline"/>
        <w:rPr>
          <w:rFonts w:ascii="바탕" w:eastAsia="바탕" w:hAnsi="바탕" w:cs="굴림"/>
          <w:color w:val="000000"/>
          <w:kern w:val="0"/>
          <w:szCs w:val="20"/>
        </w:rPr>
      </w:pPr>
    </w:p>
    <w:p w14:paraId="726378CB"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 xml:space="preserve">(투자자의 우선매수권 및 </w:t>
      </w:r>
      <w:r>
        <w:rPr>
          <w:rFonts w:ascii="바탕" w:eastAsia="바탕" w:hAnsi="바탕" w:cs="굴림"/>
          <w:b/>
          <w:bCs/>
          <w:color w:val="000000"/>
          <w:kern w:val="0"/>
          <w:szCs w:val="20"/>
        </w:rPr>
        <w:t>공동매도참여권</w:t>
      </w:r>
      <w:r>
        <w:rPr>
          <w:rFonts w:ascii="바탕" w:eastAsia="바탕" w:hAnsi="바탕" w:cs="굴림" w:hint="eastAsia"/>
          <w:b/>
          <w:bCs/>
          <w:color w:val="000000"/>
          <w:kern w:val="0"/>
          <w:szCs w:val="20"/>
        </w:rPr>
        <w:t>)</w:t>
      </w:r>
    </w:p>
    <w:p w14:paraId="6D1DFFE6" w14:textId="77777777" w:rsidR="00767677" w:rsidRDefault="007A2C04">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전조에도 불구하고 </w:t>
      </w:r>
      <w:r>
        <w:rPr>
          <w:rFonts w:ascii="바탕" w:eastAsia="바탕" w:hAnsi="바탕" w:cs="굴림"/>
          <w:color w:val="000000"/>
          <w:kern w:val="0"/>
          <w:szCs w:val="20"/>
        </w:rPr>
        <w:t xml:space="preserve">이해관계인이 </w:t>
      </w:r>
      <w:r>
        <w:rPr>
          <w:rFonts w:ascii="바탕" w:eastAsia="바탕" w:hAnsi="바탕" w:cs="굴림" w:hint="eastAsia"/>
          <w:color w:val="000000"/>
          <w:kern w:val="0"/>
          <w:szCs w:val="20"/>
        </w:rPr>
        <w:t xml:space="preserve">회사 </w:t>
      </w:r>
      <w:r>
        <w:rPr>
          <w:rFonts w:ascii="바탕" w:eastAsia="바탕" w:hAnsi="바탕" w:cs="굴림"/>
          <w:color w:val="000000"/>
          <w:kern w:val="0"/>
          <w:szCs w:val="20"/>
        </w:rPr>
        <w:t>주식</w:t>
      </w:r>
      <w:r>
        <w:rPr>
          <w:rFonts w:ascii="바탕" w:eastAsia="바탕" w:hAnsi="바탕" w:cs="굴림" w:hint="eastAsia"/>
          <w:color w:val="000000"/>
          <w:kern w:val="0"/>
          <w:szCs w:val="20"/>
        </w:rPr>
        <w:t>의</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전부 또는 일부를 </w:t>
      </w:r>
      <w:r>
        <w:rPr>
          <w:rFonts w:ascii="바탕" w:eastAsia="바탕" w:hAnsi="바탕" w:cs="굴림"/>
          <w:color w:val="000000"/>
          <w:kern w:val="0"/>
          <w:szCs w:val="20"/>
        </w:rPr>
        <w:t>처분하고자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하는 경우</w:t>
      </w:r>
      <w:r>
        <w:rPr>
          <w:rFonts w:ascii="바탕" w:eastAsia="바탕" w:hAnsi="바탕" w:cs="굴림" w:hint="eastAsia"/>
          <w:color w:val="000000"/>
          <w:kern w:val="0"/>
          <w:szCs w:val="20"/>
        </w:rPr>
        <w:t xml:space="preserve">, 이해관계인은 </w:t>
      </w:r>
      <w:r>
        <w:rPr>
          <w:rFonts w:ascii="바탕" w:eastAsia="바탕" w:hAnsi="바탕" w:cs="굴림"/>
          <w:color w:val="000000"/>
          <w:kern w:val="0"/>
          <w:szCs w:val="20"/>
        </w:rPr>
        <w:t>투자자</w:t>
      </w:r>
      <w:r>
        <w:rPr>
          <w:rFonts w:ascii="바탕" w:eastAsia="바탕" w:hAnsi="바탕" w:cs="굴림" w:hint="eastAsia"/>
          <w:color w:val="000000"/>
          <w:kern w:val="0"/>
          <w:szCs w:val="20"/>
        </w:rPr>
        <w:t>에게 동일한 조건으로 우선하여 매수할 수 있는 권리(</w:t>
      </w:r>
      <w:r>
        <w:rPr>
          <w:rFonts w:ascii="바탕" w:eastAsia="바탕" w:hAnsi="바탕" w:cs="굴림"/>
          <w:color w:val="000000"/>
          <w:kern w:val="0"/>
          <w:szCs w:val="20"/>
        </w:rPr>
        <w:t>이하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우선매수권</w:t>
      </w:r>
      <w:r>
        <w:rPr>
          <w:rFonts w:ascii="바탕" w:eastAsia="바탕" w:hAnsi="바탕" w:cs="굴림"/>
          <w:color w:val="000000"/>
          <w:kern w:val="0"/>
          <w:szCs w:val="20"/>
        </w:rPr>
        <w:t>”</w:t>
      </w:r>
      <w:r>
        <w:rPr>
          <w:rFonts w:ascii="바탕" w:eastAsia="바탕" w:hAnsi="바탕" w:cs="굴림" w:hint="eastAsia"/>
          <w:color w:val="000000"/>
          <w:kern w:val="0"/>
          <w:szCs w:val="20"/>
        </w:rPr>
        <w:t xml:space="preserve">)와 동일한 조건으로 지분비율에 따라 함께 매도할 수 있는 권리(이하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공동매도참여권</w:t>
      </w:r>
      <w:r>
        <w:rPr>
          <w:rFonts w:ascii="바탕" w:eastAsia="바탕" w:hAnsi="바탕" w:cs="굴림"/>
          <w:color w:val="000000"/>
          <w:kern w:val="0"/>
          <w:szCs w:val="20"/>
        </w:rPr>
        <w:t>”</w:t>
      </w:r>
      <w:r>
        <w:rPr>
          <w:rFonts w:ascii="바탕" w:eastAsia="바탕" w:hAnsi="바탕" w:cs="굴림" w:hint="eastAsia"/>
          <w:color w:val="000000"/>
          <w:kern w:val="0"/>
          <w:szCs w:val="20"/>
        </w:rPr>
        <w:t xml:space="preserve">)를 보장하여야 한다. </w:t>
      </w:r>
    </w:p>
    <w:p w14:paraId="32EF1A02" w14:textId="77777777" w:rsidR="00767677" w:rsidRDefault="007A2C04">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이해관계인이 </w:t>
      </w:r>
      <w:r>
        <w:rPr>
          <w:rFonts w:ascii="바탕" w:eastAsia="바탕" w:hAnsi="바탕" w:cs="굴림" w:hint="eastAsia"/>
          <w:color w:val="000000"/>
          <w:kern w:val="0"/>
          <w:szCs w:val="20"/>
        </w:rPr>
        <w:t xml:space="preserve">회사 주식의 전부 또는 일부를 </w:t>
      </w:r>
      <w:r>
        <w:rPr>
          <w:rFonts w:ascii="바탕" w:eastAsia="바탕" w:hAnsi="바탕" w:cs="굴림"/>
          <w:color w:val="000000"/>
          <w:kern w:val="0"/>
          <w:szCs w:val="20"/>
        </w:rPr>
        <w:t>처분하고자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하는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이해관계인은 양도하고자 하는 지분을 제</w:t>
      </w:r>
      <w:r>
        <w:rPr>
          <w:rFonts w:ascii="바탕" w:eastAsia="바탕" w:hAnsi="바탕" w:cs="굴림" w:hint="eastAsia"/>
          <w:color w:val="000000"/>
          <w:kern w:val="0"/>
          <w:szCs w:val="20"/>
        </w:rPr>
        <w:t>3</w:t>
      </w:r>
      <w:r>
        <w:rPr>
          <w:rFonts w:ascii="바탕" w:eastAsia="바탕" w:hAnsi="바탕" w:cs="굴림"/>
          <w:color w:val="000000"/>
          <w:kern w:val="0"/>
          <w:szCs w:val="20"/>
        </w:rPr>
        <w:t>자에게 매각</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양도 또는 이전하고자 한다는 요지의 취지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당해 제</w:t>
      </w:r>
      <w:r>
        <w:rPr>
          <w:rFonts w:ascii="바탕" w:eastAsia="바탕" w:hAnsi="바탕" w:cs="굴림" w:hint="eastAsia"/>
          <w:color w:val="000000"/>
          <w:kern w:val="0"/>
          <w:szCs w:val="20"/>
        </w:rPr>
        <w:t>3</w:t>
      </w:r>
      <w:r>
        <w:rPr>
          <w:rFonts w:ascii="바탕" w:eastAsia="바탕" w:hAnsi="바탕" w:cs="굴림"/>
          <w:color w:val="000000"/>
          <w:kern w:val="0"/>
          <w:szCs w:val="20"/>
        </w:rPr>
        <w:t>자의 신원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양도주식수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주당 양도가액</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양도예정일 기타 양도의 주요 조건을 명시하여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양도예정일로부터 </w:t>
      </w:r>
      <w:r>
        <w:rPr>
          <w:rFonts w:ascii="바탕" w:eastAsia="바탕" w:hAnsi="바탕" w:cs="굴림" w:hint="eastAsia"/>
          <w:color w:val="000000"/>
          <w:kern w:val="0"/>
          <w:szCs w:val="20"/>
        </w:rPr>
        <w:t>[20]</w:t>
      </w:r>
      <w:r>
        <w:rPr>
          <w:rFonts w:ascii="바탕" w:eastAsia="바탕" w:hAnsi="바탕" w:cs="굴림"/>
          <w:color w:val="000000"/>
          <w:kern w:val="0"/>
          <w:szCs w:val="20"/>
        </w:rPr>
        <w:t>일 이전에 투자자에게 서면 통지하</w:t>
      </w:r>
      <w:r>
        <w:rPr>
          <w:rFonts w:ascii="바탕" w:eastAsia="바탕" w:hAnsi="바탕" w:cs="굴림" w:hint="eastAsia"/>
          <w:color w:val="000000"/>
          <w:kern w:val="0"/>
          <w:szCs w:val="20"/>
        </w:rPr>
        <w:t xml:space="preserve">여야 한다. </w:t>
      </w:r>
    </w:p>
    <w:p w14:paraId="19C59785" w14:textId="0499A52E" w:rsidR="00767677" w:rsidRDefault="007A2C04">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투자자는 이해관계인으로부터 위 통지를 받은 날로부터 </w:t>
      </w:r>
      <w:r>
        <w:rPr>
          <w:rFonts w:ascii="바탕" w:eastAsia="바탕" w:hAnsi="바탕" w:cs="굴림" w:hint="eastAsia"/>
          <w:color w:val="000000"/>
          <w:kern w:val="0"/>
          <w:szCs w:val="20"/>
        </w:rPr>
        <w:t>[20]</w:t>
      </w:r>
      <w:r>
        <w:rPr>
          <w:rFonts w:ascii="바탕" w:eastAsia="바탕" w:hAnsi="바탕" w:cs="굴림"/>
          <w:color w:val="000000"/>
          <w:kern w:val="0"/>
          <w:szCs w:val="20"/>
        </w:rPr>
        <w:t xml:space="preserve">일 이내에 이해관계인에게 </w:t>
      </w:r>
      <w:r>
        <w:rPr>
          <w:rFonts w:ascii="바탕" w:eastAsia="바탕" w:hAnsi="바탕" w:cs="굴림" w:hint="eastAsia"/>
          <w:color w:val="000000"/>
          <w:kern w:val="0"/>
          <w:szCs w:val="20"/>
        </w:rPr>
        <w:t>제1항의 우선매수권 또는 공동매도참여권 행사</w:t>
      </w:r>
      <w:r>
        <w:rPr>
          <w:rFonts w:ascii="바탕" w:eastAsia="바탕" w:hAnsi="바탕" w:cs="굴림"/>
          <w:color w:val="000000"/>
          <w:kern w:val="0"/>
          <w:szCs w:val="20"/>
        </w:rPr>
        <w:t xml:space="preserve"> 여부</w:t>
      </w:r>
      <w:r>
        <w:rPr>
          <w:rFonts w:ascii="바탕" w:eastAsia="바탕" w:hAnsi="바탕" w:cs="굴림" w:hint="eastAsia"/>
          <w:color w:val="000000"/>
          <w:kern w:val="0"/>
          <w:szCs w:val="20"/>
        </w:rPr>
        <w:t xml:space="preserve">, 우선매수권을 행사하기로 한 경우 주식을 매수하려는 자의 정보(투자자 또는 투자자가 지명하는 자), </w:t>
      </w:r>
      <w:r>
        <w:rPr>
          <w:rFonts w:ascii="바탕" w:eastAsia="바탕" w:hAnsi="바탕" w:cs="굴림"/>
          <w:color w:val="000000"/>
          <w:kern w:val="0"/>
          <w:szCs w:val="20"/>
        </w:rPr>
        <w:t>공동매도참여권을 행사하기로 선택한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공동 매도하고자 하는 주식의 종류와 수량을 서면으로 통지해야 한다</w:t>
      </w:r>
      <w:r>
        <w:rPr>
          <w:rFonts w:ascii="바탕" w:eastAsia="바탕" w:hAnsi="바탕" w:cs="굴림" w:hint="eastAsia"/>
          <w:color w:val="000000"/>
          <w:kern w:val="0"/>
          <w:szCs w:val="20"/>
        </w:rPr>
        <w:t xml:space="preserve">. </w:t>
      </w:r>
      <w:r w:rsidR="00186F35">
        <w:rPr>
          <w:rFonts w:ascii="바탕" w:eastAsia="바탕" w:hAnsi="바탕" w:cs="굴림" w:hint="eastAsia"/>
          <w:color w:val="000000"/>
          <w:kern w:val="0"/>
          <w:szCs w:val="20"/>
        </w:rPr>
        <w:t>제3자가 매수하고자 하는 주식의 수량이 이해관계인이 매각하고자 하는 주식과 공동매도대상인 지분의 합계보다 적은 경우에는 공동매도대상 지분을 우선하여 제3자가 매수하도록 한다.</w:t>
      </w:r>
      <w:r w:rsidR="00186F35">
        <w:rPr>
          <w:rStyle w:val="af2"/>
          <w:rFonts w:ascii="바탕" w:eastAsia="바탕" w:hAnsi="바탕" w:cs="굴림"/>
          <w:color w:val="000000"/>
          <w:kern w:val="0"/>
          <w:szCs w:val="20"/>
        </w:rPr>
        <w:footnoteReference w:id="27"/>
      </w:r>
    </w:p>
    <w:p w14:paraId="4C528628" w14:textId="77777777" w:rsidR="00767677" w:rsidRDefault="007A2C04">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이해관계인은 투자자에게 본 조에 따른 우선매수권과 공동매도참여권이 보장되지 않는 한 회사의 주식을 일부라도 처분하여서는 아니된다.</w:t>
      </w:r>
      <w:r>
        <w:rPr>
          <w:rFonts w:ascii="바탕" w:eastAsia="바탕" w:hAnsi="바탕" w:cs="굴림"/>
          <w:color w:val="000000"/>
          <w:kern w:val="0"/>
          <w:szCs w:val="20"/>
        </w:rPr>
        <w:t xml:space="preserve"> </w:t>
      </w:r>
    </w:p>
    <w:p w14:paraId="14F19941" w14:textId="77777777" w:rsidR="00767677" w:rsidRDefault="007A2C04">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투자자가 본 조에 의한 우선매수권 및 공동매도참여권을 행사하지 않고,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전조에 따른 주식처분을 동의한 경우 이해관계인은 제2항에 따라 통지한 조건 범위 내에서만 주식을 처분할 수 있고,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조건이 변경되는 경우 다시 전조와 본 조에 따른 절차를 거쳐야 한다.</w:t>
      </w:r>
      <w:r>
        <w:rPr>
          <w:rFonts w:ascii="바탕" w:eastAsia="바탕" w:hAnsi="바탕" w:cs="굴림"/>
          <w:color w:val="000000"/>
          <w:kern w:val="0"/>
          <w:szCs w:val="20"/>
        </w:rPr>
        <w:t xml:space="preserve"> </w:t>
      </w:r>
    </w:p>
    <w:p w14:paraId="696648DE" w14:textId="40DC0DA9" w:rsidR="0090508A" w:rsidRPr="00B25337" w:rsidRDefault="0090508A">
      <w:pPr>
        <w:pStyle w:val="a6"/>
        <w:numPr>
          <w:ilvl w:val="0"/>
          <w:numId w:val="3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highlight w:val="yellow"/>
        </w:rPr>
      </w:pPr>
      <w:r w:rsidRPr="00B25337">
        <w:rPr>
          <w:rFonts w:ascii="바탕" w:eastAsia="바탕" w:hAnsi="바탕" w:cs="굴림"/>
          <w:color w:val="000000"/>
          <w:kern w:val="0"/>
          <w:szCs w:val="20"/>
          <w:highlight w:val="yellow"/>
        </w:rPr>
        <w:t>상기 조항에</w:t>
      </w:r>
      <w:r w:rsidRPr="00B25337">
        <w:rPr>
          <w:rFonts w:ascii="바탕" w:eastAsia="바탕" w:hAnsi="바탕" w:cs="굴림" w:hint="eastAsia"/>
          <w:color w:val="000000"/>
          <w:kern w:val="0"/>
          <w:szCs w:val="20"/>
          <w:highlight w:val="yellow"/>
        </w:rPr>
        <w:t>도</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불구하고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이해관계인의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회사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주식의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처분으로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인하여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최대주주</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변경</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등의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사유가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발생하는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경우</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이해관계인은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투자자의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공동매도참여권</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보장에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있어</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투자자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보유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전체가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이해관계인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보유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지분보다</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우선하여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매도될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있도록</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하여야</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한다</w:t>
      </w:r>
      <w:r w:rsidRPr="00B25337">
        <w:rPr>
          <w:rFonts w:ascii="바탕" w:eastAsia="바탕" w:hAnsi="바탕" w:cs="굴림"/>
          <w:color w:val="000000"/>
          <w:kern w:val="0"/>
          <w:szCs w:val="20"/>
          <w:highlight w:val="yellow"/>
        </w:rPr>
        <w:t>.</w:t>
      </w:r>
      <w:r w:rsidR="007F6481">
        <w:rPr>
          <w:rStyle w:val="af2"/>
          <w:rFonts w:ascii="바탕" w:eastAsia="바탕" w:hAnsi="바탕" w:cs="굴림"/>
          <w:color w:val="000000"/>
          <w:kern w:val="0"/>
          <w:szCs w:val="20"/>
          <w:highlight w:val="yellow"/>
        </w:rPr>
        <w:footnoteReference w:id="28"/>
      </w:r>
      <w:r w:rsidRPr="00B25337">
        <w:rPr>
          <w:rFonts w:ascii="바탕" w:eastAsia="바탕" w:hAnsi="바탕" w:cs="굴림"/>
          <w:color w:val="000000"/>
          <w:kern w:val="0"/>
          <w:szCs w:val="20"/>
          <w:highlight w:val="yellow"/>
        </w:rPr>
        <w:t xml:space="preserve"> </w:t>
      </w:r>
    </w:p>
    <w:p w14:paraId="13911B99"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p>
    <w:p w14:paraId="40DC6CE9" w14:textId="77777777" w:rsidR="00767677" w:rsidRDefault="00767677">
      <w:pPr>
        <w:snapToGrid w:val="0"/>
        <w:spacing w:after="0"/>
        <w:jc w:val="left"/>
        <w:textAlignment w:val="baseline"/>
        <w:rPr>
          <w:rFonts w:ascii="바탕" w:eastAsia="바탕" w:hAnsi="바탕" w:cs="굴림"/>
          <w:color w:val="000000"/>
          <w:kern w:val="0"/>
          <w:szCs w:val="20"/>
        </w:rPr>
      </w:pPr>
    </w:p>
    <w:p w14:paraId="634B068D"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 xml:space="preserve">제4장 </w:t>
      </w:r>
      <w:r>
        <w:rPr>
          <w:rFonts w:ascii="바탕" w:eastAsia="바탕" w:hAnsi="바탕" w:cs="굴림" w:hint="eastAsia"/>
          <w:b/>
          <w:bCs/>
          <w:color w:val="000000"/>
          <w:kern w:val="0"/>
          <w:szCs w:val="20"/>
        </w:rPr>
        <w:t>계약 위반에 따른 책임에 관한 사항</w:t>
      </w:r>
    </w:p>
    <w:p w14:paraId="50473C3E" w14:textId="77777777" w:rsidR="00767677" w:rsidRDefault="00767677">
      <w:pPr>
        <w:snapToGrid w:val="0"/>
        <w:spacing w:after="0"/>
        <w:ind w:firstLine="480"/>
        <w:jc w:val="center"/>
        <w:textAlignment w:val="baseline"/>
        <w:rPr>
          <w:rFonts w:ascii="바탕" w:eastAsia="바탕" w:hAnsi="바탕" w:cs="굴림"/>
          <w:b/>
          <w:bCs/>
          <w:color w:val="000000"/>
          <w:kern w:val="0"/>
          <w:szCs w:val="20"/>
        </w:rPr>
      </w:pPr>
    </w:p>
    <w:p w14:paraId="57DEFB60"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(주식매수청구권)</w:t>
      </w:r>
    </w:p>
    <w:p w14:paraId="205E7E73" w14:textId="6859872D" w:rsidR="00767677" w:rsidRDefault="007A2C04">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lastRenderedPageBreak/>
        <w:t>회사에게 다음 각 호 사유가 발생</w:t>
      </w:r>
      <w:r>
        <w:rPr>
          <w:rFonts w:ascii="바탕" w:eastAsia="바탕" w:hAnsi="바탕" w:cs="굴림" w:hint="eastAsia"/>
          <w:color w:val="000000"/>
          <w:szCs w:val="20"/>
        </w:rPr>
        <w:t xml:space="preserve">한 경우 </w:t>
      </w:r>
      <w:r w:rsidR="006A18E1" w:rsidRPr="00B25337">
        <w:rPr>
          <w:rFonts w:ascii="바탕" w:eastAsia="바탕" w:hAnsi="바탕" w:cs="굴림"/>
          <w:color w:val="000000"/>
          <w:szCs w:val="20"/>
          <w:highlight w:val="yellow"/>
        </w:rPr>
        <w:t>각</w:t>
      </w:r>
      <w:r w:rsidR="001D4D7D">
        <w:rPr>
          <w:rStyle w:val="af2"/>
          <w:rFonts w:ascii="바탕" w:eastAsia="바탕" w:hAnsi="바탕" w:cs="굴림"/>
          <w:color w:val="000000"/>
          <w:szCs w:val="20"/>
          <w:highlight w:val="yellow"/>
        </w:rPr>
        <w:footnoteReference w:id="29"/>
      </w:r>
      <w:r w:rsidR="006A18E1">
        <w:rPr>
          <w:rFonts w:ascii="바탕" w:eastAsia="바탕" w:hAnsi="바탕" w:cs="굴림" w:hint="eastAsia"/>
          <w:color w:val="000000"/>
          <w:szCs w:val="20"/>
        </w:rPr>
        <w:t xml:space="preserve"> </w:t>
      </w:r>
      <w:r>
        <w:rPr>
          <w:rFonts w:ascii="바탕" w:eastAsia="바탕" w:hAnsi="바탕" w:cs="굴림"/>
          <w:color w:val="000000"/>
          <w:szCs w:val="20"/>
        </w:rPr>
        <w:t xml:space="preserve">투자자는 회사에게 </w:t>
      </w:r>
      <w:r w:rsidR="00DF27CF">
        <w:rPr>
          <w:rFonts w:ascii="바탕" w:eastAsia="바탕" w:hAnsi="바탕" w:cs="굴림" w:hint="eastAsia"/>
          <w:color w:val="000000"/>
          <w:szCs w:val="20"/>
        </w:rPr>
        <w:t xml:space="preserve">법률이 허용하는 범위 내에서 </w:t>
      </w:r>
      <w:r>
        <w:rPr>
          <w:rFonts w:ascii="바탕" w:eastAsia="바탕" w:hAnsi="바탕" w:cs="굴림"/>
          <w:color w:val="000000"/>
          <w:szCs w:val="20"/>
        </w:rPr>
        <w:t>본</w:t>
      </w:r>
      <w:r>
        <w:rPr>
          <w:rFonts w:ascii="바탕" w:eastAsia="바탕" w:hAnsi="바탕" w:cs="굴림" w:hint="eastAsia"/>
          <w:color w:val="000000"/>
          <w:szCs w:val="20"/>
        </w:rPr>
        <w:t xml:space="preserve">건 </w:t>
      </w:r>
      <w:r w:rsidR="009A25B0">
        <w:rPr>
          <w:rFonts w:ascii="바탕" w:eastAsia="바탕" w:hAnsi="바탕" w:cs="굴림" w:hint="eastAsia"/>
          <w:color w:val="000000"/>
          <w:szCs w:val="20"/>
        </w:rPr>
        <w:t xml:space="preserve">신주 또는 전환권의 행사로 인하여 발행된 보통주식 및 동 주식에 대한 유무상증자 또는 주식배당 등으로 인하여 투자자가 소유하게 된 </w:t>
      </w:r>
      <w:r>
        <w:rPr>
          <w:rFonts w:ascii="바탕" w:eastAsia="바탕" w:hAnsi="바탕" w:cs="굴림" w:hint="eastAsia"/>
          <w:color w:val="000000"/>
          <w:szCs w:val="20"/>
        </w:rPr>
        <w:t>주식</w:t>
      </w:r>
      <w:r w:rsidR="009A25B0">
        <w:rPr>
          <w:rFonts w:ascii="바탕" w:eastAsia="바탕" w:hAnsi="바탕" w:cs="굴림" w:hint="eastAsia"/>
          <w:color w:val="000000"/>
          <w:szCs w:val="20"/>
        </w:rPr>
        <w:t xml:space="preserve">(이하 통칭하여 </w:t>
      </w:r>
      <w:r w:rsidR="009A25B0">
        <w:rPr>
          <w:rFonts w:ascii="바탕" w:eastAsia="바탕" w:hAnsi="바탕" w:cs="굴림"/>
          <w:color w:val="000000"/>
          <w:szCs w:val="20"/>
        </w:rPr>
        <w:t>“</w:t>
      </w:r>
      <w:r w:rsidR="009A25B0" w:rsidRPr="00B25337">
        <w:rPr>
          <w:rFonts w:ascii="바탕" w:eastAsia="바탕" w:hAnsi="바탕" w:cs="굴림" w:hint="eastAsia"/>
          <w:b/>
          <w:bCs/>
          <w:color w:val="000000"/>
          <w:szCs w:val="20"/>
          <w:u w:val="single"/>
        </w:rPr>
        <w:t>본건</w:t>
      </w:r>
      <w:r w:rsidR="009A25B0" w:rsidRPr="00B25337">
        <w:rPr>
          <w:rFonts w:ascii="바탕" w:eastAsia="바탕" w:hAnsi="바탕" w:cs="굴림"/>
          <w:b/>
          <w:bCs/>
          <w:color w:val="000000"/>
          <w:szCs w:val="20"/>
          <w:u w:val="single"/>
        </w:rPr>
        <w:t xml:space="preserve"> </w:t>
      </w:r>
      <w:r w:rsidR="009A25B0" w:rsidRPr="00B25337">
        <w:rPr>
          <w:rFonts w:ascii="바탕" w:eastAsia="바탕" w:hAnsi="바탕" w:cs="굴림" w:hint="eastAsia"/>
          <w:b/>
          <w:bCs/>
          <w:color w:val="000000"/>
          <w:szCs w:val="20"/>
          <w:u w:val="single"/>
        </w:rPr>
        <w:t>주식</w:t>
      </w:r>
      <w:r w:rsidR="009A25B0">
        <w:rPr>
          <w:rFonts w:ascii="바탕" w:eastAsia="바탕" w:hAnsi="바탕" w:cs="굴림"/>
          <w:color w:val="000000"/>
          <w:szCs w:val="20"/>
        </w:rPr>
        <w:t>”</w:t>
      </w:r>
      <w:r w:rsidR="009A25B0">
        <w:rPr>
          <w:rFonts w:ascii="바탕" w:eastAsia="바탕" w:hAnsi="바탕" w:cs="굴림" w:hint="eastAsia"/>
          <w:color w:val="000000"/>
          <w:szCs w:val="20"/>
        </w:rPr>
        <w:t>)</w:t>
      </w:r>
      <w:r>
        <w:rPr>
          <w:rFonts w:ascii="바탕" w:eastAsia="바탕" w:hAnsi="바탕" w:cs="굴림" w:hint="eastAsia"/>
          <w:color w:val="000000"/>
          <w:szCs w:val="20"/>
        </w:rPr>
        <w:t>의</w:t>
      </w:r>
      <w:r>
        <w:rPr>
          <w:rFonts w:ascii="바탕" w:eastAsia="바탕" w:hAnsi="바탕" w:cs="굴림"/>
          <w:color w:val="000000"/>
          <w:szCs w:val="20"/>
        </w:rPr>
        <w:t xml:space="preserve"> 전부 또는 일부를 매수할 것을 청구할 수</w:t>
      </w:r>
      <w:r>
        <w:rPr>
          <w:rFonts w:ascii="바탕" w:eastAsia="바탕" w:hAnsi="바탕" w:cs="굴림" w:hint="eastAsia"/>
          <w:color w:val="000000"/>
          <w:szCs w:val="20"/>
        </w:rPr>
        <w:t xml:space="preserve"> 있는 권리(이하 </w:t>
      </w:r>
      <w:r>
        <w:rPr>
          <w:rFonts w:ascii="바탕" w:eastAsia="바탕" w:hAnsi="바탕" w:cs="굴림"/>
          <w:color w:val="000000"/>
          <w:szCs w:val="20"/>
        </w:rPr>
        <w:t>“</w:t>
      </w:r>
      <w:r w:rsidR="00DF27CF" w:rsidRPr="00DF27CF">
        <w:rPr>
          <w:rFonts w:ascii="바탕" w:eastAsia="바탕" w:hAnsi="바탕" w:cs="굴림" w:hint="eastAsia"/>
          <w:b/>
          <w:bCs/>
          <w:color w:val="000000"/>
          <w:szCs w:val="20"/>
          <w:u w:val="single"/>
        </w:rPr>
        <w:t xml:space="preserve">회사에 대한 </w:t>
      </w:r>
      <w:r>
        <w:rPr>
          <w:rFonts w:ascii="바탕" w:eastAsia="바탕" w:hAnsi="바탕" w:cs="굴림" w:hint="eastAsia"/>
          <w:b/>
          <w:bCs/>
          <w:color w:val="000000"/>
          <w:szCs w:val="20"/>
          <w:u w:val="single"/>
        </w:rPr>
        <w:t>주식매수청구권</w:t>
      </w:r>
      <w:r>
        <w:rPr>
          <w:rFonts w:ascii="바탕" w:eastAsia="바탕" w:hAnsi="바탕" w:cs="굴림"/>
          <w:color w:val="000000"/>
          <w:szCs w:val="20"/>
        </w:rPr>
        <w:t>”)</w:t>
      </w:r>
      <w:r w:rsidR="00A00B1F">
        <w:rPr>
          <w:rFonts w:ascii="바탕" w:eastAsia="바탕" w:hAnsi="바탕" w:cs="굴림" w:hint="eastAsia"/>
          <w:color w:val="000000"/>
          <w:szCs w:val="20"/>
        </w:rPr>
        <w:t>를</w:t>
      </w:r>
      <w:r>
        <w:rPr>
          <w:rFonts w:ascii="바탕" w:eastAsia="바탕" w:hAnsi="바탕" w:cs="굴림" w:hint="eastAsia"/>
          <w:color w:val="000000"/>
          <w:szCs w:val="20"/>
        </w:rPr>
        <w:t xml:space="preserve"> 갖는다. </w:t>
      </w:r>
    </w:p>
    <w:p w14:paraId="6425BCD2" w14:textId="15F0C9D8"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제2조의 선행조건이 충족되지 않았음에도 </w:t>
      </w:r>
      <w:r w:rsidR="00DF27CF">
        <w:rPr>
          <w:rFonts w:ascii="바탕" w:eastAsia="바탕" w:hAnsi="바탕" w:cs="굴림" w:hint="eastAsia"/>
          <w:color w:val="000000"/>
          <w:szCs w:val="20"/>
        </w:rPr>
        <w:t xml:space="preserve">불구하고 투자금을 납입하게 함으로써 투자의 효력을 발생하게 한 </w:t>
      </w:r>
      <w:r>
        <w:rPr>
          <w:rFonts w:ascii="바탕" w:eastAsia="바탕" w:hAnsi="바탕" w:cs="굴림" w:hint="eastAsia"/>
          <w:color w:val="000000"/>
          <w:szCs w:val="20"/>
        </w:rPr>
        <w:t xml:space="preserve">경우 </w:t>
      </w:r>
    </w:p>
    <w:p w14:paraId="16C9A33A" w14:textId="4CCDCE1E"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제3조 및 </w:t>
      </w:r>
      <w:r>
        <w:rPr>
          <w:rFonts w:ascii="바탕" w:eastAsia="바탕" w:hAnsi="바탕" w:cs="굴림"/>
          <w:b/>
          <w:bCs/>
          <w:color w:val="000000"/>
          <w:szCs w:val="20"/>
        </w:rPr>
        <w:t>별</w:t>
      </w:r>
      <w:r>
        <w:rPr>
          <w:rFonts w:ascii="바탕" w:eastAsia="바탕" w:hAnsi="바탕" w:cs="굴림" w:hint="eastAsia"/>
          <w:b/>
          <w:bCs/>
          <w:color w:val="000000"/>
          <w:szCs w:val="20"/>
        </w:rPr>
        <w:t xml:space="preserve">지 </w:t>
      </w:r>
      <w:r>
        <w:rPr>
          <w:rFonts w:ascii="바탕" w:eastAsia="바탕" w:hAnsi="바탕" w:cs="굴림"/>
          <w:b/>
          <w:bCs/>
          <w:color w:val="000000"/>
          <w:szCs w:val="20"/>
        </w:rPr>
        <w:t>2.</w:t>
      </w:r>
      <w:r>
        <w:rPr>
          <w:rFonts w:ascii="바탕" w:eastAsia="바탕" w:hAnsi="바탕" w:cs="굴림" w:hint="eastAsia"/>
          <w:color w:val="000000"/>
          <w:szCs w:val="20"/>
        </w:rPr>
        <w:t xml:space="preserve"> </w:t>
      </w:r>
      <w:r>
        <w:rPr>
          <w:rFonts w:ascii="바탕" w:eastAsia="바탕" w:hAnsi="바탕" w:cs="굴림"/>
          <w:color w:val="000000"/>
          <w:szCs w:val="20"/>
        </w:rPr>
        <w:t xml:space="preserve">진술과 보장 사항이 </w:t>
      </w:r>
      <w:r w:rsidR="00DF27CF">
        <w:rPr>
          <w:rFonts w:ascii="바탕" w:eastAsia="바탕" w:hAnsi="바탕" w:cs="굴림" w:hint="eastAsia"/>
          <w:color w:val="000000"/>
          <w:szCs w:val="20"/>
        </w:rPr>
        <w:t xml:space="preserve">거짓으로 확인된 </w:t>
      </w:r>
      <w:r>
        <w:rPr>
          <w:rFonts w:ascii="바탕" w:eastAsia="바탕" w:hAnsi="바탕" w:cs="굴림"/>
          <w:color w:val="000000"/>
          <w:szCs w:val="20"/>
        </w:rPr>
        <w:t>경우</w:t>
      </w:r>
    </w:p>
    <w:p w14:paraId="5087A0DE" w14:textId="76B99D3B"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제</w:t>
      </w:r>
      <w:r>
        <w:rPr>
          <w:rFonts w:ascii="바탕" w:eastAsia="바탕" w:hAnsi="바탕" w:cs="굴림" w:hint="eastAsia"/>
          <w:color w:val="000000"/>
          <w:szCs w:val="20"/>
        </w:rPr>
        <w:t>6</w:t>
      </w:r>
      <w:r>
        <w:rPr>
          <w:rFonts w:ascii="바탕" w:eastAsia="바탕" w:hAnsi="바탕" w:cs="굴림"/>
          <w:color w:val="000000"/>
          <w:szCs w:val="20"/>
        </w:rPr>
        <w:t>조</w:t>
      </w:r>
      <w:r>
        <w:rPr>
          <w:rFonts w:ascii="바탕" w:eastAsia="바탕" w:hAnsi="바탕" w:cs="굴림" w:hint="eastAsia"/>
          <w:color w:val="000000"/>
          <w:szCs w:val="20"/>
        </w:rPr>
        <w:t xml:space="preserve"> </w:t>
      </w:r>
      <w:r>
        <w:rPr>
          <w:rFonts w:ascii="바탕" w:eastAsia="바탕" w:hAnsi="바탕" w:cs="굴림"/>
          <w:color w:val="000000"/>
          <w:szCs w:val="20"/>
        </w:rPr>
        <w:t xml:space="preserve">및 </w:t>
      </w:r>
      <w:r>
        <w:rPr>
          <w:rFonts w:ascii="바탕" w:eastAsia="바탕" w:hAnsi="바탕" w:cs="굴림"/>
          <w:b/>
          <w:bCs/>
          <w:color w:val="000000"/>
          <w:szCs w:val="20"/>
        </w:rPr>
        <w:t>별</w:t>
      </w:r>
      <w:r>
        <w:rPr>
          <w:rFonts w:ascii="바탕" w:eastAsia="바탕" w:hAnsi="바탕" w:cs="굴림" w:hint="eastAsia"/>
          <w:b/>
          <w:bCs/>
          <w:color w:val="000000"/>
          <w:szCs w:val="20"/>
        </w:rPr>
        <w:t xml:space="preserve">지 </w:t>
      </w:r>
      <w:r>
        <w:rPr>
          <w:rFonts w:ascii="바탕" w:eastAsia="바탕" w:hAnsi="바탕" w:cs="굴림"/>
          <w:b/>
          <w:bCs/>
          <w:color w:val="000000"/>
          <w:szCs w:val="20"/>
        </w:rPr>
        <w:t>3.</w:t>
      </w:r>
      <w:r>
        <w:rPr>
          <w:rFonts w:ascii="바탕" w:eastAsia="바탕" w:hAnsi="바탕" w:cs="굴림" w:hint="eastAsia"/>
          <w:color w:val="000000"/>
          <w:szCs w:val="20"/>
        </w:rPr>
        <w:t xml:space="preserve"> </w:t>
      </w:r>
      <w:r>
        <w:rPr>
          <w:rFonts w:ascii="바탕" w:eastAsia="바탕" w:hAnsi="바탕" w:cs="굴림"/>
          <w:color w:val="000000"/>
          <w:szCs w:val="20"/>
        </w:rPr>
        <w:t>투자금</w:t>
      </w:r>
      <w:r>
        <w:rPr>
          <w:rFonts w:ascii="바탕" w:eastAsia="바탕" w:hAnsi="바탕" w:cs="굴림" w:hint="eastAsia"/>
          <w:color w:val="000000"/>
          <w:szCs w:val="20"/>
        </w:rPr>
        <w:t>의</w:t>
      </w:r>
      <w:r>
        <w:rPr>
          <w:rFonts w:ascii="바탕" w:eastAsia="바탕" w:hAnsi="바탕" w:cs="굴림"/>
          <w:color w:val="000000"/>
          <w:szCs w:val="20"/>
        </w:rPr>
        <w:t xml:space="preserve"> 사용용도</w:t>
      </w:r>
      <w:r w:rsidR="00DF27CF">
        <w:rPr>
          <w:rFonts w:ascii="바탕" w:eastAsia="바탕" w:hAnsi="바탕" w:cs="굴림" w:hint="eastAsia"/>
          <w:color w:val="000000"/>
          <w:szCs w:val="20"/>
        </w:rPr>
        <w:t>를</w:t>
      </w:r>
      <w:r>
        <w:rPr>
          <w:rFonts w:ascii="바탕" w:eastAsia="바탕" w:hAnsi="바탕" w:cs="굴림"/>
          <w:color w:val="000000"/>
          <w:szCs w:val="20"/>
        </w:rPr>
        <w:t xml:space="preserve"> 위반한 경우</w:t>
      </w:r>
    </w:p>
    <w:p w14:paraId="7E333258" w14:textId="3CD37D70"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제</w:t>
      </w:r>
      <w:r>
        <w:rPr>
          <w:rFonts w:ascii="바탕" w:eastAsia="바탕" w:hAnsi="바탕" w:cs="굴림" w:hint="eastAsia"/>
          <w:color w:val="000000"/>
          <w:szCs w:val="20"/>
        </w:rPr>
        <w:t>7</w:t>
      </w:r>
      <w:r>
        <w:rPr>
          <w:rFonts w:ascii="바탕" w:eastAsia="바탕" w:hAnsi="바탕" w:cs="굴림"/>
          <w:color w:val="000000"/>
          <w:szCs w:val="20"/>
        </w:rPr>
        <w:t>조 기술의 이전</w:t>
      </w:r>
      <w:r>
        <w:rPr>
          <w:rFonts w:ascii="바탕" w:eastAsia="바탕" w:hAnsi="바탕" w:cs="굴림" w:hint="eastAsia"/>
          <w:color w:val="000000"/>
          <w:szCs w:val="20"/>
        </w:rPr>
        <w:t xml:space="preserve">, </w:t>
      </w:r>
      <w:r>
        <w:rPr>
          <w:rFonts w:ascii="바탕" w:eastAsia="바탕" w:hAnsi="바탕" w:cs="굴림"/>
          <w:color w:val="000000"/>
          <w:szCs w:val="20"/>
        </w:rPr>
        <w:t>양도</w:t>
      </w:r>
      <w:r w:rsidR="00A27167">
        <w:rPr>
          <w:rFonts w:ascii="바탕" w:eastAsia="바탕" w:hAnsi="바탕" w:cs="굴림" w:hint="eastAsia"/>
          <w:color w:val="000000"/>
          <w:szCs w:val="20"/>
        </w:rPr>
        <w:t>,</w:t>
      </w:r>
      <w:r>
        <w:rPr>
          <w:rFonts w:ascii="바탕" w:eastAsia="바탕" w:hAnsi="바탕" w:cs="굴림"/>
          <w:color w:val="000000"/>
          <w:szCs w:val="20"/>
        </w:rPr>
        <w:t xml:space="preserve"> </w:t>
      </w:r>
      <w:proofErr w:type="spellStart"/>
      <w:r>
        <w:rPr>
          <w:rFonts w:ascii="바탕" w:eastAsia="바탕" w:hAnsi="바탕" w:cs="굴림"/>
          <w:color w:val="000000"/>
          <w:szCs w:val="20"/>
        </w:rPr>
        <w:t>겸</w:t>
      </w:r>
      <w:r w:rsidR="00A27167">
        <w:rPr>
          <w:rFonts w:ascii="맑은 고딕" w:eastAsia="맑은 고딕" w:hAnsi="맑은 고딕" w:cs="굴림" w:hint="eastAsia"/>
          <w:color w:val="000000"/>
          <w:szCs w:val="20"/>
        </w:rPr>
        <w:t>·</w:t>
      </w:r>
      <w:r w:rsidR="00A27167">
        <w:rPr>
          <w:rFonts w:ascii="바탕" w:eastAsia="바탕" w:hAnsi="바탕" w:cs="굴림" w:hint="eastAsia"/>
          <w:color w:val="000000"/>
          <w:szCs w:val="20"/>
        </w:rPr>
        <w:t>경</w:t>
      </w:r>
      <w:r>
        <w:rPr>
          <w:rFonts w:ascii="바탕" w:eastAsia="바탕" w:hAnsi="바탕" w:cs="굴림"/>
          <w:color w:val="000000"/>
          <w:szCs w:val="20"/>
        </w:rPr>
        <w:t>업</w:t>
      </w:r>
      <w:proofErr w:type="spellEnd"/>
      <w:r>
        <w:rPr>
          <w:rFonts w:ascii="바탕" w:eastAsia="바탕" w:hAnsi="바탕" w:cs="굴림"/>
          <w:color w:val="000000"/>
          <w:szCs w:val="20"/>
        </w:rPr>
        <w:t xml:space="preserve"> 및 </w:t>
      </w:r>
      <w:proofErr w:type="spellStart"/>
      <w:r>
        <w:rPr>
          <w:rFonts w:ascii="바탕" w:eastAsia="바탕" w:hAnsi="바탕" w:cs="굴림"/>
          <w:color w:val="000000"/>
          <w:szCs w:val="20"/>
        </w:rPr>
        <w:t>신회사</w:t>
      </w:r>
      <w:proofErr w:type="spellEnd"/>
      <w:r>
        <w:rPr>
          <w:rFonts w:ascii="바탕" w:eastAsia="바탕" w:hAnsi="바탕" w:cs="굴림"/>
          <w:color w:val="000000"/>
          <w:szCs w:val="20"/>
        </w:rPr>
        <w:t xml:space="preserve"> 설립 제한 의무를 위반</w:t>
      </w:r>
      <w:r>
        <w:rPr>
          <w:rFonts w:ascii="바탕" w:eastAsia="바탕" w:hAnsi="바탕" w:cs="굴림" w:hint="eastAsia"/>
          <w:color w:val="000000"/>
          <w:szCs w:val="20"/>
        </w:rPr>
        <w:t xml:space="preserve">한 경우 </w:t>
      </w:r>
    </w:p>
    <w:p w14:paraId="0D1F6809" w14:textId="77777777"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 xml:space="preserve">제8조를 위반하여 투자자의 동의 </w:t>
      </w:r>
      <w:r>
        <w:rPr>
          <w:rFonts w:ascii="바탕" w:eastAsia="바탕" w:hAnsi="바탕" w:cs="굴림" w:hint="eastAsia"/>
          <w:szCs w:val="20"/>
        </w:rPr>
        <w:t xml:space="preserve">또는 </w:t>
      </w:r>
      <w:r>
        <w:rPr>
          <w:rFonts w:ascii="바탕" w:eastAsia="바탕" w:hAnsi="바탕" w:cs="굴림"/>
          <w:szCs w:val="20"/>
        </w:rPr>
        <w:t>3</w:t>
      </w:r>
      <w:r>
        <w:rPr>
          <w:rFonts w:ascii="바탕" w:eastAsia="바탕" w:hAnsi="바탕" w:cs="굴림" w:hint="eastAsia"/>
          <w:szCs w:val="20"/>
        </w:rPr>
        <w:t xml:space="preserve">회 이상 </w:t>
      </w:r>
      <w:proofErr w:type="spellStart"/>
      <w:r>
        <w:rPr>
          <w:rFonts w:ascii="바탕" w:eastAsia="바탕" w:hAnsi="바탕" w:cs="굴림" w:hint="eastAsia"/>
          <w:color w:val="000000"/>
          <w:szCs w:val="20"/>
        </w:rPr>
        <w:t>협의없이</w:t>
      </w:r>
      <w:proofErr w:type="spellEnd"/>
      <w:r>
        <w:rPr>
          <w:rFonts w:ascii="바탕" w:eastAsia="바탕" w:hAnsi="바탕" w:cs="굴림" w:hint="eastAsia"/>
          <w:color w:val="000000"/>
          <w:szCs w:val="20"/>
        </w:rPr>
        <w:t xml:space="preserve"> 각 호 사항을 진행한 경우</w:t>
      </w:r>
    </w:p>
    <w:p w14:paraId="0F3DD7FD" w14:textId="0E51391D" w:rsidR="005A7FBD" w:rsidRDefault="005A7FBD">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제9조 보고 및</w:t>
      </w:r>
      <w:r w:rsidR="0053062F">
        <w:rPr>
          <w:rFonts w:ascii="바탕" w:eastAsia="바탕" w:hAnsi="바탕" w:cs="굴림" w:hint="eastAsia"/>
          <w:color w:val="000000"/>
          <w:szCs w:val="20"/>
        </w:rPr>
        <w:t xml:space="preserve"> 자료제출 의무를 위반하여 투자자의 시정조치 요구에도 불구하고 2회 이상 이를 이행하지 않는 경우</w:t>
      </w:r>
    </w:p>
    <w:p w14:paraId="08E6E3BC" w14:textId="77777777" w:rsidR="00767677" w:rsidRDefault="007A2C04">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제1</w:t>
      </w:r>
      <w:r>
        <w:rPr>
          <w:rFonts w:ascii="바탕" w:eastAsia="바탕" w:hAnsi="바탕" w:cs="굴림"/>
          <w:color w:val="000000"/>
          <w:szCs w:val="20"/>
        </w:rPr>
        <w:t>0</w:t>
      </w:r>
      <w:r>
        <w:rPr>
          <w:rFonts w:ascii="바탕" w:eastAsia="바탕" w:hAnsi="바탕" w:cs="굴림" w:hint="eastAsia"/>
          <w:color w:val="000000"/>
          <w:szCs w:val="20"/>
        </w:rPr>
        <w:t>조에 따른</w:t>
      </w:r>
      <w:r>
        <w:rPr>
          <w:rFonts w:ascii="바탕" w:eastAsia="바탕" w:hAnsi="바탕" w:cs="굴림"/>
          <w:color w:val="000000"/>
          <w:szCs w:val="20"/>
        </w:rPr>
        <w:t xml:space="preserve"> 회계 및 업무감사 협조 또는 시정조치 의무를 위반한 경우</w:t>
      </w:r>
    </w:p>
    <w:p w14:paraId="1954AC2C" w14:textId="33406672" w:rsidR="00293CB2" w:rsidRDefault="00293CB2" w:rsidP="002065B1">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제11조</w:t>
      </w:r>
      <w:r w:rsidR="002065B1">
        <w:rPr>
          <w:rFonts w:ascii="바탕" w:eastAsia="바탕" w:hAnsi="바탕" w:cs="굴림" w:hint="eastAsia"/>
          <w:color w:val="000000"/>
          <w:szCs w:val="20"/>
        </w:rPr>
        <w:t>의</w:t>
      </w:r>
      <w:r>
        <w:rPr>
          <w:rFonts w:ascii="바탕" w:eastAsia="바탕" w:hAnsi="바탕" w:cs="굴림" w:hint="eastAsia"/>
          <w:color w:val="000000"/>
          <w:szCs w:val="20"/>
        </w:rPr>
        <w:t xml:space="preserve"> 주식매수선택권의 부여 범위를 벗어나 주식매수선택권을 부여하는 의사결정을 한 경우</w:t>
      </w:r>
    </w:p>
    <w:p w14:paraId="78E6F98B" w14:textId="678299A9" w:rsidR="002065B1" w:rsidRPr="00B25337" w:rsidRDefault="002065B1" w:rsidP="002065B1">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제12조의 투자자 지명이사 선임 및 교체에 필요한 절차를 이행하지 않는 경우</w:t>
      </w:r>
    </w:p>
    <w:p w14:paraId="2B5D8688" w14:textId="714CC6C7" w:rsidR="007213F4" w:rsidRDefault="0053062F" w:rsidP="00B2533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제13조를 위반하여 주주총회 또는 이</w:t>
      </w:r>
      <w:r w:rsidR="006A17BF">
        <w:rPr>
          <w:rFonts w:ascii="바탕" w:eastAsia="바탕" w:hAnsi="바탕" w:cs="굴림" w:hint="eastAsia"/>
          <w:color w:val="000000"/>
          <w:szCs w:val="20"/>
        </w:rPr>
        <w:t>사회를 개최하지 않는 경우</w:t>
      </w:r>
    </w:p>
    <w:p w14:paraId="77137A73" w14:textId="41694481" w:rsidR="0053062F" w:rsidRDefault="007213F4" w:rsidP="00B2533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 xml:space="preserve">회사가 투자자로부터 제14조 제1항의 서면요구를 받고 [1]개월 이내에 기업공개를 위한 </w:t>
      </w:r>
      <w:proofErr w:type="spellStart"/>
      <w:r>
        <w:rPr>
          <w:rFonts w:ascii="바탕" w:eastAsia="바탕" w:hAnsi="바탕" w:cs="굴림" w:hint="eastAsia"/>
          <w:color w:val="000000"/>
          <w:szCs w:val="20"/>
        </w:rPr>
        <w:t>주관사</w:t>
      </w:r>
      <w:proofErr w:type="spellEnd"/>
      <w:r>
        <w:rPr>
          <w:rFonts w:ascii="바탕" w:eastAsia="바탕" w:hAnsi="바탕" w:cs="굴림" w:hint="eastAsia"/>
          <w:color w:val="000000"/>
          <w:szCs w:val="20"/>
        </w:rPr>
        <w:t xml:space="preserve"> 선정 등의 구체적인 절차를 이행하지 아니한 경우</w:t>
      </w:r>
    </w:p>
    <w:p w14:paraId="262AE59B" w14:textId="2BDAD53B" w:rsidR="00E04277" w:rsidRDefault="006912D7" w:rsidP="00E0427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proofErr w:type="spellStart"/>
      <w:r>
        <w:rPr>
          <w:rFonts w:ascii="바탕" w:eastAsia="바탕" w:hAnsi="바탕" w:cs="굴림" w:hint="eastAsia"/>
          <w:color w:val="000000"/>
          <w:szCs w:val="20"/>
        </w:rPr>
        <w:t>거래완결일</w:t>
      </w:r>
      <w:proofErr w:type="spellEnd"/>
      <w:r>
        <w:rPr>
          <w:rFonts w:ascii="바탕" w:eastAsia="바탕" w:hAnsi="바탕" w:cs="굴림" w:hint="eastAsia"/>
          <w:color w:val="000000"/>
          <w:szCs w:val="20"/>
        </w:rPr>
        <w:t xml:space="preserve"> 이후 </w:t>
      </w:r>
      <w:r w:rsidRPr="006912D7">
        <w:rPr>
          <w:rFonts w:ascii="바탕" w:eastAsia="바탕" w:hAnsi="바탕" w:cs="굴림" w:hint="eastAsia"/>
          <w:color w:val="000000"/>
          <w:szCs w:val="20"/>
        </w:rPr>
        <w:t>「</w:t>
      </w:r>
      <w:proofErr w:type="spellStart"/>
      <w:r w:rsidRPr="006912D7">
        <w:rPr>
          <w:rFonts w:ascii="바탕" w:eastAsia="바탕" w:hAnsi="바탕" w:cs="굴림" w:hint="eastAsia"/>
          <w:color w:val="000000"/>
          <w:szCs w:val="20"/>
        </w:rPr>
        <w:t>상법」또는</w:t>
      </w:r>
      <w:proofErr w:type="spellEnd"/>
      <w:r w:rsidRPr="006912D7">
        <w:rPr>
          <w:rFonts w:ascii="바탕" w:eastAsia="바탕" w:hAnsi="바탕" w:cs="굴림"/>
          <w:color w:val="000000"/>
          <w:szCs w:val="20"/>
        </w:rPr>
        <w:t xml:space="preserve"> 「자본시장과 금융투자업에 관한 </w:t>
      </w:r>
      <w:proofErr w:type="spellStart"/>
      <w:r w:rsidRPr="006912D7">
        <w:rPr>
          <w:rFonts w:ascii="바탕" w:eastAsia="바탕" w:hAnsi="바탕" w:cs="굴림"/>
          <w:color w:val="000000"/>
          <w:szCs w:val="20"/>
        </w:rPr>
        <w:t>법률」등</w:t>
      </w:r>
      <w:r w:rsidR="00BE63DA">
        <w:rPr>
          <w:rFonts w:ascii="바탕" w:eastAsia="바탕" w:hAnsi="바탕" w:cs="굴림" w:hint="eastAsia"/>
          <w:color w:val="000000"/>
          <w:szCs w:val="20"/>
        </w:rPr>
        <w:t>에서</w:t>
      </w:r>
      <w:proofErr w:type="spellEnd"/>
      <w:r w:rsidR="00BE63DA">
        <w:rPr>
          <w:rFonts w:ascii="바탕" w:eastAsia="바탕" w:hAnsi="바탕" w:cs="굴림" w:hint="eastAsia"/>
          <w:color w:val="000000"/>
          <w:szCs w:val="20"/>
        </w:rPr>
        <w:t xml:space="preserve"> 규정하는 회사와 관련</w:t>
      </w:r>
      <w:r w:rsidR="00066382">
        <w:rPr>
          <w:rFonts w:ascii="바탕" w:eastAsia="바탕" w:hAnsi="바탕" w:cs="굴림" w:hint="eastAsia"/>
          <w:color w:val="000000"/>
          <w:szCs w:val="20"/>
        </w:rPr>
        <w:t>된</w:t>
      </w:r>
      <w:r w:rsidR="00BE63DA">
        <w:rPr>
          <w:rFonts w:ascii="바탕" w:eastAsia="바탕" w:hAnsi="바탕" w:cs="굴림" w:hint="eastAsia"/>
          <w:color w:val="000000"/>
          <w:szCs w:val="20"/>
        </w:rPr>
        <w:t xml:space="preserve"> 사항으로</w:t>
      </w:r>
      <w:r w:rsidRPr="006912D7">
        <w:rPr>
          <w:rFonts w:ascii="바탕" w:eastAsia="바탕" w:hAnsi="바탕" w:cs="굴림"/>
          <w:color w:val="000000"/>
          <w:szCs w:val="20"/>
        </w:rPr>
        <w:t xml:space="preserve"> 영업에 부정적 영향을 주는 행정처분을 받거나</w:t>
      </w:r>
      <w:r>
        <w:rPr>
          <w:rFonts w:ascii="바탕" w:eastAsia="바탕" w:hAnsi="바탕" w:cs="굴림" w:hint="eastAsia"/>
          <w:color w:val="000000"/>
          <w:szCs w:val="20"/>
        </w:rPr>
        <w:t xml:space="preserve"> 금고 이상의</w:t>
      </w:r>
      <w:r w:rsidR="000D0483">
        <w:rPr>
          <w:rFonts w:ascii="바탕" w:eastAsia="바탕" w:hAnsi="바탕" w:cs="굴림" w:hint="eastAsia"/>
          <w:color w:val="000000"/>
          <w:szCs w:val="20"/>
        </w:rPr>
        <w:t xml:space="preserve"> 유죄판결(확정을 요하지 않음)을 받는 경우</w:t>
      </w:r>
    </w:p>
    <w:p w14:paraId="0713D9A4" w14:textId="481AB13B" w:rsidR="00607417" w:rsidRDefault="00607417" w:rsidP="00E0427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 xml:space="preserve">정당한 </w:t>
      </w:r>
      <w:proofErr w:type="spellStart"/>
      <w:r>
        <w:rPr>
          <w:rFonts w:ascii="바탕" w:eastAsia="바탕" w:hAnsi="바탕" w:cs="굴림" w:hint="eastAsia"/>
          <w:color w:val="000000"/>
          <w:szCs w:val="20"/>
        </w:rPr>
        <w:t>사유없이</w:t>
      </w:r>
      <w:proofErr w:type="spellEnd"/>
      <w:r>
        <w:rPr>
          <w:rFonts w:ascii="바탕" w:eastAsia="바탕" w:hAnsi="바탕" w:cs="굴림" w:hint="eastAsia"/>
          <w:color w:val="000000"/>
          <w:szCs w:val="20"/>
        </w:rPr>
        <w:t xml:space="preserve"> 회사가 3개월 이상 계속하여 영업을 하지 않는 경우</w:t>
      </w:r>
    </w:p>
    <w:p w14:paraId="21E3A8DB" w14:textId="27E58F42" w:rsidR="00937BBA" w:rsidRDefault="00937BBA" w:rsidP="00E0427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 xml:space="preserve">회사가 성실경영에 대한 구체적 </w:t>
      </w:r>
      <w:proofErr w:type="spellStart"/>
      <w:r>
        <w:rPr>
          <w:rFonts w:ascii="바탕" w:eastAsia="바탕" w:hAnsi="바탕" w:cs="굴림" w:hint="eastAsia"/>
          <w:color w:val="000000"/>
          <w:szCs w:val="20"/>
        </w:rPr>
        <w:t>소명없이</w:t>
      </w:r>
      <w:proofErr w:type="spellEnd"/>
      <w:r>
        <w:rPr>
          <w:rFonts w:ascii="바탕" w:eastAsia="바탕" w:hAnsi="바탕" w:cs="굴림" w:hint="eastAsia"/>
          <w:color w:val="000000"/>
          <w:szCs w:val="20"/>
        </w:rPr>
        <w:t xml:space="preserve"> 폐업신고를 한 경우</w:t>
      </w:r>
    </w:p>
    <w:p w14:paraId="6605013B" w14:textId="77777777" w:rsidR="006A17BF" w:rsidRDefault="00607417" w:rsidP="00E0427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회사</w:t>
      </w:r>
      <w:r w:rsidR="006A17BF">
        <w:rPr>
          <w:rFonts w:ascii="바탕" w:eastAsia="바탕" w:hAnsi="바탕" w:cs="굴림" w:hint="eastAsia"/>
          <w:color w:val="000000"/>
          <w:szCs w:val="20"/>
        </w:rPr>
        <w:t>와 이해관계인(및/또는 제3자)의 분쟁으로 더 이상 영업을 계속하기 곤란한 경우</w:t>
      </w:r>
    </w:p>
    <w:p w14:paraId="698CB7C7" w14:textId="7B0E88F6" w:rsidR="002A75E0" w:rsidRDefault="002A75E0" w:rsidP="00E0427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회사에 대한 해산, 청산, 파산, 회생 또는 이에 준하는 절차(워크아웃</w:t>
      </w:r>
      <w:r w:rsidR="00BE63DA">
        <w:rPr>
          <w:rFonts w:ascii="바탕" w:eastAsia="바탕" w:hAnsi="바탕" w:cs="굴림" w:hint="eastAsia"/>
          <w:color w:val="000000"/>
          <w:szCs w:val="20"/>
        </w:rPr>
        <w:t>, 채권금융기관의 퇴출결정</w:t>
      </w:r>
      <w:r>
        <w:rPr>
          <w:rFonts w:ascii="바탕" w:eastAsia="바탕" w:hAnsi="바탕" w:cs="굴림" w:hint="eastAsia"/>
          <w:color w:val="000000"/>
          <w:szCs w:val="20"/>
        </w:rPr>
        <w:t xml:space="preserve"> 등)의 개시신청이 있거나 개시된 경우</w:t>
      </w:r>
    </w:p>
    <w:p w14:paraId="32F8473C" w14:textId="527DA88E" w:rsidR="00BE63DA" w:rsidRPr="00B25337" w:rsidRDefault="00BE63DA" w:rsidP="00BE63DA">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w:t>
      </w:r>
      <w:r w:rsidR="002A75E0">
        <w:rPr>
          <w:rFonts w:ascii="바탕" w:eastAsia="바탕" w:hAnsi="바탕" w:cs="굴림" w:hint="eastAsia"/>
          <w:color w:val="000000"/>
          <w:szCs w:val="20"/>
        </w:rPr>
        <w:t xml:space="preserve">은행거래정지 등 </w:t>
      </w:r>
      <w:r w:rsidR="00F718E0">
        <w:rPr>
          <w:rFonts w:ascii="바탕" w:eastAsia="바탕" w:hAnsi="바탕" w:cs="굴림" w:hint="eastAsia"/>
          <w:color w:val="000000"/>
          <w:szCs w:val="20"/>
        </w:rPr>
        <w:t>부실징후기업으로 인정되는 경우</w:t>
      </w:r>
      <w:r>
        <w:rPr>
          <w:rFonts w:ascii="바탕" w:eastAsia="바탕" w:hAnsi="바탕" w:cs="굴림" w:hint="eastAsia"/>
          <w:color w:val="000000"/>
          <w:szCs w:val="20"/>
        </w:rPr>
        <w:t xml:space="preserve">] (또는) [회사 발행, 배서 또는 보증한 어음 또는 수표가 부도처리 되거나 어음교환소의 거래정지, 은행거래정지 등의 </w:t>
      </w:r>
      <w:proofErr w:type="spellStart"/>
      <w:r>
        <w:rPr>
          <w:rFonts w:ascii="바탕" w:eastAsia="바탕" w:hAnsi="바탕" w:cs="굴림" w:hint="eastAsia"/>
          <w:color w:val="000000"/>
          <w:szCs w:val="20"/>
        </w:rPr>
        <w:t>부실징후기업으로서의</w:t>
      </w:r>
      <w:proofErr w:type="spellEnd"/>
      <w:r>
        <w:rPr>
          <w:rFonts w:ascii="바탕" w:eastAsia="바탕" w:hAnsi="바탕" w:cs="굴림" w:hint="eastAsia"/>
          <w:color w:val="000000"/>
          <w:szCs w:val="20"/>
        </w:rPr>
        <w:t xml:space="preserve"> 인정 등의 절차가 개시되거나 회사가 지급불능 상태가 되는 경우] (중 선택)</w:t>
      </w:r>
    </w:p>
    <w:p w14:paraId="4EF65A9C" w14:textId="7953A94D" w:rsidR="006912D7" w:rsidRDefault="00FC44C7" w:rsidP="00B2533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 xml:space="preserve">회사의 감사보고서에 대한 외부감사인의 의견이 </w:t>
      </w:r>
      <w:r>
        <w:rPr>
          <w:rFonts w:ascii="바탕" w:eastAsia="바탕" w:hAnsi="바탕" w:cs="굴림"/>
          <w:color w:val="000000"/>
          <w:szCs w:val="20"/>
        </w:rPr>
        <w:t>“</w:t>
      </w:r>
      <w:r>
        <w:rPr>
          <w:rFonts w:ascii="바탕" w:eastAsia="바탕" w:hAnsi="바탕" w:cs="굴림" w:hint="eastAsia"/>
          <w:color w:val="000000"/>
          <w:szCs w:val="20"/>
        </w:rPr>
        <w:t>적정</w:t>
      </w:r>
      <w:r>
        <w:rPr>
          <w:rFonts w:ascii="바탕" w:eastAsia="바탕" w:hAnsi="바탕" w:cs="굴림"/>
          <w:color w:val="000000"/>
          <w:szCs w:val="20"/>
        </w:rPr>
        <w:t>”</w:t>
      </w:r>
      <w:r>
        <w:rPr>
          <w:rFonts w:ascii="바탕" w:eastAsia="바탕" w:hAnsi="바탕" w:cs="굴림" w:hint="eastAsia"/>
          <w:color w:val="000000"/>
          <w:szCs w:val="20"/>
        </w:rPr>
        <w:t xml:space="preserve">이 아닌, 감사범위제한으로 인한 </w:t>
      </w:r>
      <w:r>
        <w:rPr>
          <w:rFonts w:ascii="바탕" w:eastAsia="바탕" w:hAnsi="바탕" w:cs="굴림"/>
          <w:color w:val="000000"/>
          <w:szCs w:val="20"/>
        </w:rPr>
        <w:t>“</w:t>
      </w:r>
      <w:r>
        <w:rPr>
          <w:rFonts w:ascii="바탕" w:eastAsia="바탕" w:hAnsi="바탕" w:cs="굴림" w:hint="eastAsia"/>
          <w:color w:val="000000"/>
          <w:szCs w:val="20"/>
        </w:rPr>
        <w:t>한정</w:t>
      </w:r>
      <w:r>
        <w:rPr>
          <w:rFonts w:ascii="바탕" w:eastAsia="바탕" w:hAnsi="바탕" w:cs="굴림"/>
          <w:color w:val="000000"/>
          <w:szCs w:val="20"/>
        </w:rPr>
        <w:t>”</w:t>
      </w:r>
      <w:r>
        <w:rPr>
          <w:rFonts w:ascii="바탕" w:eastAsia="바탕" w:hAnsi="바탕" w:cs="굴림" w:hint="eastAsia"/>
          <w:color w:val="000000"/>
          <w:szCs w:val="20"/>
        </w:rPr>
        <w:t xml:space="preserve">, </w:t>
      </w:r>
      <w:r>
        <w:rPr>
          <w:rFonts w:ascii="바탕" w:eastAsia="바탕" w:hAnsi="바탕" w:cs="굴림"/>
          <w:color w:val="000000"/>
          <w:szCs w:val="20"/>
        </w:rPr>
        <w:t>“</w:t>
      </w:r>
      <w:proofErr w:type="spellStart"/>
      <w:r>
        <w:rPr>
          <w:rFonts w:ascii="바탕" w:eastAsia="바탕" w:hAnsi="바탕" w:cs="굴림" w:hint="eastAsia"/>
          <w:color w:val="000000"/>
          <w:szCs w:val="20"/>
        </w:rPr>
        <w:t>부적정</w:t>
      </w:r>
      <w:proofErr w:type="spellEnd"/>
      <w:r>
        <w:rPr>
          <w:rFonts w:ascii="바탕" w:eastAsia="바탕" w:hAnsi="바탕" w:cs="굴림"/>
          <w:color w:val="000000"/>
          <w:szCs w:val="20"/>
        </w:rPr>
        <w:t>”</w:t>
      </w:r>
      <w:r>
        <w:rPr>
          <w:rFonts w:ascii="바탕" w:eastAsia="바탕" w:hAnsi="바탕" w:cs="굴림" w:hint="eastAsia"/>
          <w:color w:val="000000"/>
          <w:szCs w:val="20"/>
        </w:rPr>
        <w:t xml:space="preserve">, </w:t>
      </w:r>
      <w:r>
        <w:rPr>
          <w:rFonts w:ascii="바탕" w:eastAsia="바탕" w:hAnsi="바탕" w:cs="굴림"/>
          <w:color w:val="000000"/>
          <w:szCs w:val="20"/>
        </w:rPr>
        <w:t>“</w:t>
      </w:r>
      <w:r>
        <w:rPr>
          <w:rFonts w:ascii="바탕" w:eastAsia="바탕" w:hAnsi="바탕" w:cs="굴림" w:hint="eastAsia"/>
          <w:color w:val="000000"/>
          <w:szCs w:val="20"/>
        </w:rPr>
        <w:t>의견거절</w:t>
      </w:r>
      <w:r>
        <w:rPr>
          <w:rFonts w:ascii="바탕" w:eastAsia="바탕" w:hAnsi="바탕" w:cs="굴림"/>
          <w:color w:val="000000"/>
          <w:szCs w:val="20"/>
        </w:rPr>
        <w:t>”</w:t>
      </w:r>
      <w:r>
        <w:rPr>
          <w:rFonts w:ascii="바탕" w:eastAsia="바탕" w:hAnsi="바탕" w:cs="굴림" w:hint="eastAsia"/>
          <w:color w:val="000000"/>
          <w:szCs w:val="20"/>
        </w:rPr>
        <w:t xml:space="preserve">등일 경우(단, 외부감사 첫 해의 </w:t>
      </w:r>
      <w:r>
        <w:rPr>
          <w:rFonts w:ascii="바탕" w:eastAsia="바탕" w:hAnsi="바탕" w:cs="굴림"/>
          <w:color w:val="000000"/>
          <w:szCs w:val="20"/>
        </w:rPr>
        <w:t>“</w:t>
      </w:r>
      <w:r>
        <w:rPr>
          <w:rFonts w:ascii="바탕" w:eastAsia="바탕" w:hAnsi="바탕" w:cs="굴림" w:hint="eastAsia"/>
          <w:color w:val="000000"/>
          <w:szCs w:val="20"/>
        </w:rPr>
        <w:t>한정</w:t>
      </w:r>
      <w:r>
        <w:rPr>
          <w:rFonts w:ascii="바탕" w:eastAsia="바탕" w:hAnsi="바탕" w:cs="굴림"/>
          <w:color w:val="000000"/>
          <w:szCs w:val="20"/>
        </w:rPr>
        <w:t>”</w:t>
      </w:r>
      <w:r>
        <w:rPr>
          <w:rFonts w:ascii="바탕" w:eastAsia="바탕" w:hAnsi="바탕" w:cs="굴림" w:hint="eastAsia"/>
          <w:color w:val="000000"/>
          <w:szCs w:val="20"/>
        </w:rPr>
        <w:t xml:space="preserve"> 의견은 예외로 한다)</w:t>
      </w:r>
      <w:r w:rsidR="006912D7">
        <w:rPr>
          <w:rFonts w:ascii="바탕" w:eastAsia="바탕" w:hAnsi="바탕" w:cs="굴림" w:hint="eastAsia"/>
          <w:color w:val="000000"/>
          <w:szCs w:val="20"/>
        </w:rPr>
        <w:t xml:space="preserve"> </w:t>
      </w:r>
    </w:p>
    <w:p w14:paraId="5AA653F8" w14:textId="1253A898" w:rsidR="00767677" w:rsidRDefault="007A2C04" w:rsidP="00B25337">
      <w:pPr>
        <w:pStyle w:val="a6"/>
        <w:numPr>
          <w:ilvl w:val="0"/>
          <w:numId w:val="59"/>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7" w:hanging="403"/>
        <w:rPr>
          <w:rFonts w:ascii="바탕" w:eastAsia="바탕" w:hAnsi="바탕" w:cs="굴림"/>
          <w:color w:val="000000"/>
          <w:szCs w:val="20"/>
        </w:rPr>
      </w:pPr>
      <w:r>
        <w:rPr>
          <w:rFonts w:ascii="바탕" w:eastAsia="바탕" w:hAnsi="바탕" w:cs="굴림" w:hint="eastAsia"/>
          <w:color w:val="000000"/>
          <w:szCs w:val="20"/>
        </w:rPr>
        <w:t>제3</w:t>
      </w:r>
      <w:r>
        <w:rPr>
          <w:rFonts w:ascii="바탕" w:eastAsia="바탕" w:hAnsi="바탕" w:cs="굴림"/>
          <w:color w:val="000000"/>
          <w:szCs w:val="20"/>
        </w:rPr>
        <w:t>2</w:t>
      </w:r>
      <w:r>
        <w:rPr>
          <w:rFonts w:ascii="바탕" w:eastAsia="바탕" w:hAnsi="바탕" w:cs="굴림" w:hint="eastAsia"/>
          <w:color w:val="000000"/>
          <w:szCs w:val="20"/>
        </w:rPr>
        <w:t xml:space="preserve">조에서 정한 특약사항을 </w:t>
      </w:r>
      <w:r w:rsidR="002065B1">
        <w:rPr>
          <w:rFonts w:ascii="바탕" w:eastAsia="바탕" w:hAnsi="바탕" w:cs="굴림" w:hint="eastAsia"/>
          <w:color w:val="000000"/>
          <w:szCs w:val="20"/>
        </w:rPr>
        <w:t xml:space="preserve">포함한 본 계약에서 정한 회사의 의무를 </w:t>
      </w:r>
      <w:r>
        <w:rPr>
          <w:rFonts w:ascii="바탕" w:eastAsia="바탕" w:hAnsi="바탕" w:cs="굴림" w:hint="eastAsia"/>
          <w:color w:val="000000"/>
          <w:szCs w:val="20"/>
        </w:rPr>
        <w:t xml:space="preserve">위반한 경우 </w:t>
      </w:r>
    </w:p>
    <w:tbl>
      <w:tblPr>
        <w:tblStyle w:val="ae"/>
        <w:tblW w:w="0" w:type="auto"/>
        <w:tblLook w:val="04A0" w:firstRow="1" w:lastRow="0" w:firstColumn="1" w:lastColumn="0" w:noHBand="0" w:noVBand="1"/>
      </w:tblPr>
      <w:tblGrid>
        <w:gridCol w:w="9016"/>
      </w:tblGrid>
      <w:tr w:rsidR="0060589E" w14:paraId="71C91F24" w14:textId="77777777" w:rsidTr="0060589E">
        <w:tc>
          <w:tcPr>
            <w:tcW w:w="9016" w:type="dxa"/>
          </w:tcPr>
          <w:p w14:paraId="699D98EA" w14:textId="49D06C8C" w:rsidR="0060589E" w:rsidRDefault="0060589E"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r>
              <w:rPr>
                <w:rFonts w:ascii="바탕" w:eastAsia="바탕" w:hAnsi="바탕" w:cs="굴림" w:hint="eastAsia"/>
                <w:color w:val="000000"/>
                <w:szCs w:val="20"/>
              </w:rPr>
              <w:t>(</w:t>
            </w:r>
            <w:r>
              <w:rPr>
                <w:rFonts w:ascii="바탕" w:eastAsia="바탕" w:hAnsi="바탕" w:cs="굴림"/>
                <w:color w:val="000000"/>
                <w:szCs w:val="20"/>
              </w:rPr>
              <w:t xml:space="preserve">SBI </w:t>
            </w:r>
            <w:r>
              <w:rPr>
                <w:rFonts w:ascii="바탕" w:eastAsia="바탕" w:hAnsi="바탕" w:cs="굴림" w:hint="eastAsia"/>
                <w:color w:val="000000"/>
                <w:szCs w:val="20"/>
              </w:rPr>
              <w:t xml:space="preserve">수정안 </w:t>
            </w:r>
            <w:r>
              <w:rPr>
                <w:rFonts w:ascii="바탕" w:eastAsia="바탕" w:hAnsi="바탕" w:cs="굴림"/>
                <w:color w:val="000000"/>
                <w:szCs w:val="20"/>
              </w:rPr>
              <w:t xml:space="preserve">: </w:t>
            </w:r>
            <w:r>
              <w:rPr>
                <w:rFonts w:ascii="바탕" w:eastAsia="바탕" w:hAnsi="바탕" w:cs="굴림" w:hint="eastAsia"/>
                <w:color w:val="000000"/>
                <w:szCs w:val="20"/>
              </w:rPr>
              <w:t>아래의 사항을 추가할 수 있음)</w:t>
            </w:r>
          </w:p>
          <w:p w14:paraId="6904B2D5" w14:textId="2C40A763" w:rsidR="0060589E" w:rsidRDefault="008A0D93"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제00조에 따른 증자</w:t>
            </w:r>
            <w:r w:rsidR="00FC1FC8">
              <w:rPr>
                <w:rFonts w:ascii="바탕" w:eastAsia="바탕" w:hAnsi="바탕" w:cs="굴림" w:hint="eastAsia"/>
                <w:color w:val="000000"/>
                <w:szCs w:val="20"/>
              </w:rPr>
              <w:t xml:space="preserve"> </w:t>
            </w:r>
            <w:r>
              <w:rPr>
                <w:rFonts w:ascii="바탕" w:eastAsia="바탕" w:hAnsi="바탕" w:cs="굴림" w:hint="eastAsia"/>
                <w:color w:val="000000"/>
                <w:szCs w:val="20"/>
              </w:rPr>
              <w:t>참여</w:t>
            </w:r>
            <w:r w:rsidR="00FC1FC8">
              <w:rPr>
                <w:rFonts w:ascii="바탕" w:eastAsia="바탕" w:hAnsi="바탕" w:cs="굴림" w:hint="eastAsia"/>
                <w:color w:val="000000"/>
                <w:szCs w:val="20"/>
              </w:rPr>
              <w:t xml:space="preserve"> </w:t>
            </w:r>
            <w:r>
              <w:rPr>
                <w:rFonts w:ascii="바탕" w:eastAsia="바탕" w:hAnsi="바탕" w:cs="굴림" w:hint="eastAsia"/>
                <w:color w:val="000000"/>
                <w:szCs w:val="20"/>
              </w:rPr>
              <w:t>우선권을 이행하지 않</w:t>
            </w:r>
            <w:r w:rsidR="00B7111E">
              <w:rPr>
                <w:rFonts w:ascii="바탕" w:eastAsia="바탕" w:hAnsi="바탕" w:cs="굴림" w:hint="eastAsia"/>
                <w:color w:val="000000"/>
                <w:szCs w:val="20"/>
              </w:rPr>
              <w:t>는</w:t>
            </w:r>
            <w:r>
              <w:rPr>
                <w:rFonts w:ascii="바탕" w:eastAsia="바탕" w:hAnsi="바탕" w:cs="굴림" w:hint="eastAsia"/>
                <w:color w:val="000000"/>
                <w:szCs w:val="20"/>
              </w:rPr>
              <w:t xml:space="preserve"> 경우</w:t>
            </w:r>
          </w:p>
          <w:p w14:paraId="35C6C6C1" w14:textId="533B6616" w:rsidR="008A0D93" w:rsidRDefault="008A0D93"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w:t>
            </w:r>
            <w:r w:rsidR="00FC1FC8">
              <w:rPr>
                <w:rFonts w:ascii="바탕" w:eastAsia="바탕" w:hAnsi="바탕" w:cs="굴림" w:hint="eastAsia"/>
                <w:color w:val="000000"/>
                <w:szCs w:val="20"/>
              </w:rPr>
              <w:t>회사가</w:t>
            </w:r>
            <w:r>
              <w:rPr>
                <w:rFonts w:ascii="바탕" w:eastAsia="바탕" w:hAnsi="바탕" w:cs="굴림" w:hint="eastAsia"/>
                <w:color w:val="000000"/>
                <w:szCs w:val="20"/>
              </w:rPr>
              <w:t xml:space="preserve"> </w:t>
            </w:r>
            <w:r w:rsidR="00FC1FC8">
              <w:rPr>
                <w:rFonts w:ascii="바탕" w:eastAsia="바탕" w:hAnsi="바탕" w:cs="굴림" w:hint="eastAsia"/>
                <w:color w:val="000000"/>
                <w:szCs w:val="20"/>
              </w:rPr>
              <w:t>「</w:t>
            </w:r>
            <w:r>
              <w:rPr>
                <w:rFonts w:ascii="바탕" w:eastAsia="바탕" w:hAnsi="바탕" w:cs="굴림" w:hint="eastAsia"/>
                <w:color w:val="000000"/>
                <w:szCs w:val="20"/>
              </w:rPr>
              <w:t>상법</w:t>
            </w:r>
            <w:r w:rsidR="00FC1FC8">
              <w:rPr>
                <w:rFonts w:ascii="바탕" w:eastAsia="바탕" w:hAnsi="바탕" w:cs="굴림" w:hint="eastAsia"/>
                <w:color w:val="000000"/>
                <w:szCs w:val="20"/>
              </w:rPr>
              <w:t>」</w:t>
            </w:r>
            <w:r>
              <w:rPr>
                <w:rFonts w:ascii="바탕" w:eastAsia="바탕" w:hAnsi="바탕" w:cs="굴림" w:hint="eastAsia"/>
                <w:color w:val="000000"/>
                <w:szCs w:val="20"/>
              </w:rPr>
              <w:t xml:space="preserve"> 또는 </w:t>
            </w:r>
            <w:r w:rsidR="00FC1FC8">
              <w:rPr>
                <w:rFonts w:ascii="바탕" w:eastAsia="바탕" w:hAnsi="바탕" w:cs="굴림" w:hint="eastAsia"/>
                <w:color w:val="000000"/>
                <w:szCs w:val="20"/>
              </w:rPr>
              <w:t>「</w:t>
            </w:r>
            <w:r>
              <w:rPr>
                <w:rFonts w:ascii="바탕" w:eastAsia="바탕" w:hAnsi="바탕" w:cs="굴림" w:hint="eastAsia"/>
                <w:color w:val="000000"/>
                <w:szCs w:val="20"/>
              </w:rPr>
              <w:t>자본시장과 금융 투자업에 관한 법률</w:t>
            </w:r>
            <w:r w:rsidR="00FC1FC8">
              <w:rPr>
                <w:rFonts w:ascii="바탕" w:eastAsia="바탕" w:hAnsi="바탕" w:cs="굴림" w:hint="eastAsia"/>
                <w:color w:val="000000"/>
                <w:szCs w:val="20"/>
              </w:rPr>
              <w:t>」</w:t>
            </w:r>
            <w:r>
              <w:rPr>
                <w:rFonts w:ascii="바탕" w:eastAsia="바탕" w:hAnsi="바탕" w:cs="굴림" w:hint="eastAsia"/>
                <w:color w:val="000000"/>
                <w:szCs w:val="20"/>
              </w:rPr>
              <w:t xml:space="preserve"> 등 제반법규를 위반하여 본 계약을 성실히 이행할 수 없</w:t>
            </w:r>
            <w:r w:rsidR="00FC1FC8">
              <w:rPr>
                <w:rFonts w:ascii="바탕" w:eastAsia="바탕" w:hAnsi="바탕" w:cs="굴림" w:hint="eastAsia"/>
                <w:color w:val="000000"/>
                <w:szCs w:val="20"/>
              </w:rPr>
              <w:t>는</w:t>
            </w:r>
            <w:r>
              <w:rPr>
                <w:rFonts w:ascii="바탕" w:eastAsia="바탕" w:hAnsi="바탕" w:cs="굴림" w:hint="eastAsia"/>
                <w:color w:val="000000"/>
                <w:szCs w:val="20"/>
              </w:rPr>
              <w:t xml:space="preserve"> 경우</w:t>
            </w:r>
          </w:p>
          <w:p w14:paraId="7741453E" w14:textId="77777777" w:rsidR="008A0D93" w:rsidRDefault="008A0D93"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기타 회사의 정상적인 사업 추진이 불가능해진 경우</w:t>
            </w:r>
          </w:p>
          <w:p w14:paraId="7C206D48" w14:textId="77777777" w:rsidR="00BE63DA" w:rsidRDefault="00BE63DA"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회사가 중요자산(전년도 감사보고서상 자산총계의 10% 이상의 자산)을 사업목적 외의 용도에 사용하거나 유출시킨 경우</w:t>
            </w:r>
          </w:p>
          <w:p w14:paraId="61F3629D" w14:textId="77777777" w:rsidR="00BE63DA" w:rsidRDefault="00BE63DA"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회사의 중요자산에 대해 압류, 가압류, 가처분, 강제집행개시 또는 경매의 신청이 있는 경우(가압류, 가처분은 그 사유가 해소될 수 없는 경우에만 이에 해당)</w:t>
            </w:r>
          </w:p>
          <w:p w14:paraId="0C06B30B" w14:textId="77777777" w:rsidR="00636DFE" w:rsidRDefault="00636DFE"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lastRenderedPageBreak/>
              <w:t>ㅇ</w:t>
            </w:r>
            <w:proofErr w:type="spellEnd"/>
            <w:r>
              <w:rPr>
                <w:rFonts w:ascii="바탕" w:eastAsia="바탕" w:hAnsi="바탕" w:cs="굴림" w:hint="eastAsia"/>
                <w:color w:val="000000"/>
                <w:szCs w:val="20"/>
              </w:rPr>
              <w:t xml:space="preserve"> 회사가 본 계약에서 정한 의무를 위반하고, 이에 대하여 투자자의 시정요구를 받은 날로부터 10영업일 이내에 당해 위반사항을 치유하지 않는 경우</w:t>
            </w:r>
          </w:p>
          <w:p w14:paraId="3824AB37" w14:textId="4091D6D2" w:rsidR="00636DFE" w:rsidRPr="008A0D93" w:rsidRDefault="00636DFE" w:rsidP="0060589E">
            <w:p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roofErr w:type="spellStart"/>
            <w:r>
              <w:rPr>
                <w:rFonts w:ascii="바탕" w:eastAsia="바탕" w:hAnsi="바탕" w:cs="굴림" w:hint="eastAsia"/>
                <w:color w:val="000000"/>
                <w:szCs w:val="20"/>
              </w:rPr>
              <w:t>ㅇ</w:t>
            </w:r>
            <w:proofErr w:type="spellEnd"/>
            <w:r>
              <w:rPr>
                <w:rFonts w:ascii="바탕" w:eastAsia="바탕" w:hAnsi="바탕" w:cs="굴림" w:hint="eastAsia"/>
                <w:color w:val="000000"/>
                <w:szCs w:val="20"/>
              </w:rPr>
              <w:t xml:space="preserve"> 회사가 자기자본의 5% 이상에 해당하는 국세, 지방세를 연체하고, 30일 이내에 이를 해소하지 못한 경우</w:t>
            </w:r>
          </w:p>
        </w:tc>
      </w:tr>
    </w:tbl>
    <w:p w14:paraId="033B7468" w14:textId="473B65E6" w:rsidR="00DF27CF" w:rsidRPr="00DF27CF" w:rsidRDefault="00DF27CF" w:rsidP="00DF27CF">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sidRPr="00DF27CF">
        <w:rPr>
          <w:rFonts w:ascii="바탕" w:eastAsia="바탕" w:hAnsi="바탕" w:cs="굴림" w:hint="eastAsia"/>
          <w:color w:val="000000"/>
          <w:szCs w:val="20"/>
        </w:rPr>
        <w:lastRenderedPageBreak/>
        <w:t>이해관계인의 고의 또는 중과실로 회사에게 제1호 내지</w:t>
      </w:r>
      <w:r w:rsidRPr="00DF27CF">
        <w:rPr>
          <w:rFonts w:ascii="바탕" w:eastAsia="바탕" w:hAnsi="바탕" w:cs="굴림"/>
          <w:color w:val="000000"/>
          <w:szCs w:val="20"/>
        </w:rPr>
        <w:t xml:space="preserve"> </w:t>
      </w:r>
      <w:r w:rsidRPr="00DF27CF">
        <w:rPr>
          <w:rFonts w:ascii="바탕" w:eastAsia="바탕" w:hAnsi="바탕" w:cs="굴림" w:hint="eastAsia"/>
          <w:color w:val="000000"/>
          <w:szCs w:val="20"/>
        </w:rPr>
        <w:t xml:space="preserve">제4호의 사유가 발생하거나 이해관계인에게 다음 각 호 사유가 발생한 경우 </w:t>
      </w:r>
      <w:r w:rsidR="00211C05" w:rsidRPr="00B25337">
        <w:rPr>
          <w:rFonts w:ascii="바탕" w:eastAsia="바탕" w:hAnsi="바탕" w:cs="굴림" w:hint="eastAsia"/>
          <w:color w:val="000000"/>
          <w:szCs w:val="20"/>
          <w:highlight w:val="yellow"/>
        </w:rPr>
        <w:t>각</w:t>
      </w:r>
      <w:r w:rsidR="00211C05">
        <w:rPr>
          <w:rStyle w:val="af2"/>
          <w:rFonts w:ascii="바탕" w:eastAsia="바탕" w:hAnsi="바탕" w:cs="굴림"/>
          <w:color w:val="000000"/>
          <w:szCs w:val="20"/>
          <w:highlight w:val="yellow"/>
        </w:rPr>
        <w:footnoteReference w:id="30"/>
      </w:r>
      <w:r w:rsidR="00211C05">
        <w:rPr>
          <w:rFonts w:ascii="바탕" w:eastAsia="바탕" w:hAnsi="바탕" w:cs="굴림" w:hint="eastAsia"/>
          <w:color w:val="000000"/>
          <w:szCs w:val="20"/>
        </w:rPr>
        <w:t xml:space="preserve"> </w:t>
      </w:r>
      <w:r w:rsidRPr="00DF27CF">
        <w:rPr>
          <w:rFonts w:ascii="바탕" w:eastAsia="바탕" w:hAnsi="바탕" w:cs="굴림" w:hint="eastAsia"/>
          <w:color w:val="000000"/>
          <w:szCs w:val="20"/>
        </w:rPr>
        <w:t xml:space="preserve">투자자는 해당 이해관계인에게 본건 주식의 전부 또는 일부를 매수할 것을 청구할 수 있는 권리(이하 </w:t>
      </w:r>
      <w:r w:rsidRPr="00DF27CF">
        <w:rPr>
          <w:rFonts w:ascii="바탕" w:eastAsia="바탕" w:hAnsi="바탕" w:cs="굴림"/>
          <w:color w:val="000000"/>
          <w:szCs w:val="20"/>
        </w:rPr>
        <w:t>“</w:t>
      </w:r>
      <w:r w:rsidRPr="00DF27CF">
        <w:rPr>
          <w:rFonts w:ascii="바탕" w:eastAsia="바탕" w:hAnsi="바탕" w:cs="굴림" w:hint="eastAsia"/>
          <w:b/>
          <w:bCs/>
          <w:color w:val="000000"/>
          <w:szCs w:val="20"/>
          <w:u w:val="single"/>
        </w:rPr>
        <w:t>이해관계인에 대한 주식매수청구권</w:t>
      </w:r>
      <w:r w:rsidRPr="00DF27CF">
        <w:rPr>
          <w:rFonts w:ascii="바탕" w:eastAsia="바탕" w:hAnsi="바탕" w:cs="굴림"/>
          <w:color w:val="000000"/>
          <w:szCs w:val="20"/>
        </w:rPr>
        <w:t>”)</w:t>
      </w:r>
      <w:r w:rsidRPr="00DF27CF">
        <w:rPr>
          <w:rFonts w:ascii="바탕" w:eastAsia="바탕" w:hAnsi="바탕" w:cs="굴림" w:hint="eastAsia"/>
          <w:color w:val="000000"/>
          <w:szCs w:val="20"/>
        </w:rPr>
        <w:t>를 갖는다.</w:t>
      </w:r>
      <w:r w:rsidRPr="00DF27CF">
        <w:rPr>
          <w:rFonts w:ascii="바탕" w:eastAsia="바탕" w:hAnsi="바탕" w:cs="굴림"/>
          <w:color w:val="000000"/>
          <w:szCs w:val="20"/>
        </w:rPr>
        <w:t xml:space="preserve"> </w:t>
      </w:r>
    </w:p>
    <w:p w14:paraId="1AED7594" w14:textId="77777777" w:rsidR="00DF27CF" w:rsidRPr="00DF27CF" w:rsidRDefault="00DF27CF" w:rsidP="00DF27CF">
      <w:pPr>
        <w:pStyle w:val="a6"/>
        <w:numPr>
          <w:ilvl w:val="0"/>
          <w:numId w:val="62"/>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DF27CF">
        <w:rPr>
          <w:rFonts w:ascii="바탕" w:eastAsia="바탕" w:hAnsi="바탕" w:cs="굴림" w:hint="eastAsia"/>
          <w:color w:val="000000"/>
          <w:szCs w:val="20"/>
        </w:rPr>
        <w:t xml:space="preserve">제2조의 선행조건이 충족되지 않았음에도 불구하고 투자금을 납입하게 함으로써 투자의 효력을 발생하게 한 경우 </w:t>
      </w:r>
    </w:p>
    <w:p w14:paraId="22C4604C" w14:textId="77777777" w:rsidR="00DF27CF" w:rsidRPr="00DF27CF" w:rsidRDefault="00DF27CF" w:rsidP="00DF27CF">
      <w:pPr>
        <w:pStyle w:val="a6"/>
        <w:numPr>
          <w:ilvl w:val="0"/>
          <w:numId w:val="62"/>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DF27CF">
        <w:rPr>
          <w:rFonts w:ascii="바탕" w:eastAsia="바탕" w:hAnsi="바탕" w:cs="굴림" w:hint="eastAsia"/>
          <w:color w:val="000000"/>
          <w:szCs w:val="20"/>
        </w:rPr>
        <w:t xml:space="preserve">제3조 및 </w:t>
      </w:r>
      <w:r w:rsidRPr="00DF27CF">
        <w:rPr>
          <w:rFonts w:ascii="바탕" w:eastAsia="바탕" w:hAnsi="바탕" w:cs="굴림"/>
          <w:color w:val="000000"/>
          <w:szCs w:val="20"/>
        </w:rPr>
        <w:t>별</w:t>
      </w:r>
      <w:r w:rsidRPr="00DF27CF">
        <w:rPr>
          <w:rFonts w:ascii="바탕" w:eastAsia="바탕" w:hAnsi="바탕" w:cs="굴림" w:hint="eastAsia"/>
          <w:color w:val="000000"/>
          <w:szCs w:val="20"/>
        </w:rPr>
        <w:t xml:space="preserve">지 </w:t>
      </w:r>
      <w:r w:rsidRPr="00DF27CF">
        <w:rPr>
          <w:rFonts w:ascii="바탕" w:eastAsia="바탕" w:hAnsi="바탕" w:cs="굴림"/>
          <w:color w:val="000000"/>
          <w:szCs w:val="20"/>
        </w:rPr>
        <w:t>2.</w:t>
      </w:r>
      <w:r w:rsidRPr="00DF27CF">
        <w:rPr>
          <w:rFonts w:ascii="바탕" w:eastAsia="바탕" w:hAnsi="바탕" w:cs="굴림" w:hint="eastAsia"/>
          <w:color w:val="000000"/>
          <w:szCs w:val="20"/>
        </w:rPr>
        <w:t xml:space="preserve">의 </w:t>
      </w:r>
      <w:r w:rsidRPr="00DF27CF">
        <w:rPr>
          <w:rFonts w:ascii="바탕" w:eastAsia="바탕" w:hAnsi="바탕" w:cs="굴림"/>
          <w:color w:val="000000"/>
          <w:szCs w:val="20"/>
        </w:rPr>
        <w:t xml:space="preserve">진술과 보장 사항이 </w:t>
      </w:r>
      <w:r w:rsidRPr="00DF27CF">
        <w:rPr>
          <w:rFonts w:ascii="바탕" w:eastAsia="바탕" w:hAnsi="바탕" w:cs="굴림" w:hint="eastAsia"/>
          <w:color w:val="000000"/>
          <w:szCs w:val="20"/>
        </w:rPr>
        <w:t>거짓으로 확인된 경우</w:t>
      </w:r>
    </w:p>
    <w:p w14:paraId="62AF108F" w14:textId="77777777" w:rsidR="00DF27CF" w:rsidRPr="00DF27CF" w:rsidRDefault="00DF27CF" w:rsidP="00DF27CF">
      <w:pPr>
        <w:pStyle w:val="a6"/>
        <w:numPr>
          <w:ilvl w:val="0"/>
          <w:numId w:val="62"/>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DF27CF">
        <w:rPr>
          <w:rFonts w:ascii="바탕" w:eastAsia="바탕" w:hAnsi="바탕" w:cs="굴림"/>
          <w:color w:val="000000"/>
          <w:szCs w:val="20"/>
        </w:rPr>
        <w:t>제</w:t>
      </w:r>
      <w:r w:rsidRPr="00DF27CF">
        <w:rPr>
          <w:rFonts w:ascii="바탕" w:eastAsia="바탕" w:hAnsi="바탕" w:cs="굴림" w:hint="eastAsia"/>
          <w:color w:val="000000"/>
          <w:szCs w:val="20"/>
        </w:rPr>
        <w:t>6</w:t>
      </w:r>
      <w:r w:rsidRPr="00DF27CF">
        <w:rPr>
          <w:rFonts w:ascii="바탕" w:eastAsia="바탕" w:hAnsi="바탕" w:cs="굴림"/>
          <w:color w:val="000000"/>
          <w:szCs w:val="20"/>
        </w:rPr>
        <w:t>조</w:t>
      </w:r>
      <w:r w:rsidRPr="00DF27CF">
        <w:rPr>
          <w:rFonts w:ascii="바탕" w:eastAsia="바탕" w:hAnsi="바탕" w:cs="굴림" w:hint="eastAsia"/>
          <w:color w:val="000000"/>
          <w:szCs w:val="20"/>
        </w:rPr>
        <w:t xml:space="preserve"> </w:t>
      </w:r>
      <w:r w:rsidRPr="00DF27CF">
        <w:rPr>
          <w:rFonts w:ascii="바탕" w:eastAsia="바탕" w:hAnsi="바탕" w:cs="굴림"/>
          <w:color w:val="000000"/>
          <w:szCs w:val="20"/>
        </w:rPr>
        <w:t>및 별</w:t>
      </w:r>
      <w:r w:rsidRPr="00DF27CF">
        <w:rPr>
          <w:rFonts w:ascii="바탕" w:eastAsia="바탕" w:hAnsi="바탕" w:cs="굴림" w:hint="eastAsia"/>
          <w:color w:val="000000"/>
          <w:szCs w:val="20"/>
        </w:rPr>
        <w:t xml:space="preserve">지 </w:t>
      </w:r>
      <w:r w:rsidRPr="00DF27CF">
        <w:rPr>
          <w:rFonts w:ascii="바탕" w:eastAsia="바탕" w:hAnsi="바탕" w:cs="굴림"/>
          <w:color w:val="000000"/>
          <w:szCs w:val="20"/>
        </w:rPr>
        <w:t>3.</w:t>
      </w:r>
      <w:r w:rsidRPr="00DF27CF">
        <w:rPr>
          <w:rFonts w:ascii="바탕" w:eastAsia="바탕" w:hAnsi="바탕" w:cs="굴림" w:hint="eastAsia"/>
          <w:color w:val="000000"/>
          <w:szCs w:val="20"/>
        </w:rPr>
        <w:t xml:space="preserve"> </w:t>
      </w:r>
      <w:r w:rsidRPr="00DF27CF">
        <w:rPr>
          <w:rFonts w:ascii="바탕" w:eastAsia="바탕" w:hAnsi="바탕" w:cs="굴림"/>
          <w:color w:val="000000"/>
          <w:szCs w:val="20"/>
        </w:rPr>
        <w:t>투자금</w:t>
      </w:r>
      <w:r w:rsidRPr="00DF27CF">
        <w:rPr>
          <w:rFonts w:ascii="바탕" w:eastAsia="바탕" w:hAnsi="바탕" w:cs="굴림" w:hint="eastAsia"/>
          <w:color w:val="000000"/>
          <w:szCs w:val="20"/>
        </w:rPr>
        <w:t>의</w:t>
      </w:r>
      <w:r w:rsidRPr="00DF27CF">
        <w:rPr>
          <w:rFonts w:ascii="바탕" w:eastAsia="바탕" w:hAnsi="바탕" w:cs="굴림"/>
          <w:color w:val="000000"/>
          <w:szCs w:val="20"/>
        </w:rPr>
        <w:t xml:space="preserve"> 사용</w:t>
      </w:r>
      <w:r w:rsidRPr="00DF27CF">
        <w:rPr>
          <w:rFonts w:ascii="바탕" w:eastAsia="바탕" w:hAnsi="바탕" w:cs="굴림" w:hint="eastAsia"/>
          <w:color w:val="000000"/>
          <w:szCs w:val="20"/>
        </w:rPr>
        <w:t xml:space="preserve"> </w:t>
      </w:r>
      <w:r w:rsidRPr="00DF27CF">
        <w:rPr>
          <w:rFonts w:ascii="바탕" w:eastAsia="바탕" w:hAnsi="바탕" w:cs="굴림"/>
          <w:color w:val="000000"/>
          <w:szCs w:val="20"/>
        </w:rPr>
        <w:t>용도</w:t>
      </w:r>
      <w:r w:rsidRPr="00DF27CF">
        <w:rPr>
          <w:rFonts w:ascii="바탕" w:eastAsia="바탕" w:hAnsi="바탕" w:cs="굴림" w:hint="eastAsia"/>
          <w:color w:val="000000"/>
          <w:szCs w:val="20"/>
        </w:rPr>
        <w:t>를</w:t>
      </w:r>
      <w:r w:rsidRPr="00DF27CF">
        <w:rPr>
          <w:rFonts w:ascii="바탕" w:eastAsia="바탕" w:hAnsi="바탕" w:cs="굴림"/>
          <w:color w:val="000000"/>
          <w:szCs w:val="20"/>
        </w:rPr>
        <w:t xml:space="preserve"> 위반한 경우</w:t>
      </w:r>
    </w:p>
    <w:p w14:paraId="711B2CB1" w14:textId="77777777" w:rsidR="00DF27CF" w:rsidRPr="00DF27CF" w:rsidRDefault="00DF27CF" w:rsidP="00DF27CF">
      <w:pPr>
        <w:pStyle w:val="a6"/>
        <w:numPr>
          <w:ilvl w:val="0"/>
          <w:numId w:val="62"/>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DF27CF">
        <w:rPr>
          <w:rFonts w:ascii="바탕" w:eastAsia="바탕" w:hAnsi="바탕" w:cs="굴림" w:hint="eastAsia"/>
          <w:color w:val="000000"/>
          <w:szCs w:val="20"/>
        </w:rPr>
        <w:t>본 계약에 반하여 이해관계인이 주식을 처분한 경우</w:t>
      </w:r>
    </w:p>
    <w:p w14:paraId="3A8E6DF9" w14:textId="23BA65EB" w:rsidR="00DF27CF" w:rsidRPr="00DF27CF" w:rsidRDefault="00DF27CF" w:rsidP="00DF27CF">
      <w:pPr>
        <w:pStyle w:val="a6"/>
        <w:numPr>
          <w:ilvl w:val="0"/>
          <w:numId w:val="62"/>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DF27CF">
        <w:rPr>
          <w:rFonts w:ascii="바탕" w:eastAsia="바탕" w:hAnsi="바탕" w:cs="굴림" w:hint="eastAsia"/>
          <w:color w:val="000000"/>
          <w:szCs w:val="20"/>
        </w:rPr>
        <w:t>기타 본 계약에서 정한 이해관계인 본인의 의무(본 계약에서 회사와는 별도로 이해관계인 스스로 이행할 책임이 있는 본 계약 제</w:t>
      </w:r>
      <w:r w:rsidRPr="00DF27CF">
        <w:rPr>
          <w:rFonts w:ascii="바탕" w:eastAsia="바탕" w:hAnsi="바탕" w:cs="굴림"/>
          <w:color w:val="000000"/>
          <w:szCs w:val="20"/>
        </w:rPr>
        <w:t xml:space="preserve">7조, 제8조, 제10조제2항, 제12조, 제13조, </w:t>
      </w:r>
      <w:r w:rsidR="00E02AC9">
        <w:rPr>
          <w:rFonts w:ascii="바탕" w:eastAsia="바탕" w:hAnsi="바탕" w:cs="굴림" w:hint="eastAsia"/>
          <w:color w:val="000000"/>
          <w:szCs w:val="20"/>
        </w:rPr>
        <w:t>제14조</w:t>
      </w:r>
      <w:r w:rsidR="00C05475">
        <w:rPr>
          <w:rFonts w:ascii="바탕" w:eastAsia="바탕" w:hAnsi="바탕" w:cs="굴림" w:hint="eastAsia"/>
          <w:color w:val="000000"/>
          <w:szCs w:val="20"/>
        </w:rPr>
        <w:t xml:space="preserve"> 제1항</w:t>
      </w:r>
      <w:r w:rsidR="006F5E2E">
        <w:rPr>
          <w:rFonts w:ascii="바탕" w:eastAsia="바탕" w:hAnsi="바탕" w:cs="굴림" w:hint="eastAsia"/>
          <w:color w:val="000000"/>
          <w:szCs w:val="20"/>
        </w:rPr>
        <w:t>,</w:t>
      </w:r>
      <w:r w:rsidR="00F71DD6">
        <w:rPr>
          <w:rStyle w:val="af2"/>
          <w:rFonts w:ascii="바탕" w:eastAsia="바탕" w:hAnsi="바탕" w:cs="굴림"/>
          <w:color w:val="000000"/>
          <w:szCs w:val="20"/>
        </w:rPr>
        <w:footnoteReference w:id="31"/>
      </w:r>
      <w:r w:rsidR="00E02AC9">
        <w:rPr>
          <w:rFonts w:ascii="바탕" w:eastAsia="바탕" w:hAnsi="바탕" w:cs="굴림" w:hint="eastAsia"/>
          <w:color w:val="000000"/>
          <w:szCs w:val="20"/>
        </w:rPr>
        <w:t xml:space="preserve">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2</w:t>
      </w:r>
      <w:r w:rsidR="00EC71DD">
        <w:rPr>
          <w:rFonts w:ascii="바탕" w:eastAsia="바탕" w:hAnsi="바탕" w:cs="굴림" w:hint="eastAsia"/>
          <w:color w:val="000000"/>
          <w:szCs w:val="20"/>
          <w:highlight w:val="yellow"/>
        </w:rPr>
        <w:t>2</w:t>
      </w:r>
      <w:r w:rsidRPr="00B25337">
        <w:rPr>
          <w:rFonts w:ascii="바탕" w:eastAsia="바탕" w:hAnsi="바탕" w:cs="굴림" w:hint="eastAsia"/>
          <w:color w:val="000000"/>
          <w:szCs w:val="20"/>
          <w:highlight w:val="yellow"/>
        </w:rPr>
        <w:t>조제</w:t>
      </w:r>
      <w:r w:rsidRPr="00B25337">
        <w:rPr>
          <w:rFonts w:ascii="바탕" w:eastAsia="바탕" w:hAnsi="바탕" w:cs="굴림"/>
          <w:color w:val="000000"/>
          <w:szCs w:val="20"/>
          <w:highlight w:val="yellow"/>
        </w:rPr>
        <w:t xml:space="preserve">2항 </w:t>
      </w:r>
      <w:r w:rsidRPr="00B25337">
        <w:rPr>
          <w:rFonts w:ascii="바탕" w:eastAsia="바탕" w:hAnsi="바탕" w:cs="굴림" w:hint="eastAsia"/>
          <w:color w:val="000000"/>
          <w:szCs w:val="20"/>
          <w:highlight w:val="yellow"/>
        </w:rPr>
        <w:t>및</w:t>
      </w:r>
      <w:r w:rsidRPr="00B25337">
        <w:rPr>
          <w:rFonts w:ascii="바탕" w:eastAsia="바탕" w:hAnsi="바탕" w:cs="굴림"/>
          <w:color w:val="000000"/>
          <w:szCs w:val="20"/>
          <w:highlight w:val="yellow"/>
        </w:rPr>
        <w:t xml:space="preserve"> </w:t>
      </w:r>
      <w:r w:rsidRPr="00B25337">
        <w:rPr>
          <w:rFonts w:ascii="바탕" w:eastAsia="바탕" w:hAnsi="바탕" w:cs="굴림" w:hint="eastAsia"/>
          <w:color w:val="000000"/>
          <w:szCs w:val="20"/>
          <w:highlight w:val="yellow"/>
        </w:rPr>
        <w:t>제</w:t>
      </w:r>
      <w:r w:rsidRPr="00B25337">
        <w:rPr>
          <w:rFonts w:ascii="바탕" w:eastAsia="바탕" w:hAnsi="바탕" w:cs="굴림"/>
          <w:color w:val="000000"/>
          <w:szCs w:val="20"/>
          <w:highlight w:val="yellow"/>
        </w:rPr>
        <w:t>3항, 제2</w:t>
      </w:r>
      <w:r w:rsidR="00EC71DD">
        <w:rPr>
          <w:rFonts w:ascii="바탕" w:eastAsia="바탕" w:hAnsi="바탕" w:cs="굴림" w:hint="eastAsia"/>
          <w:color w:val="000000"/>
          <w:szCs w:val="20"/>
          <w:highlight w:val="yellow"/>
        </w:rPr>
        <w:t>6</w:t>
      </w:r>
      <w:r w:rsidRPr="00B25337">
        <w:rPr>
          <w:rFonts w:ascii="바탕" w:eastAsia="바탕" w:hAnsi="바탕" w:cs="굴림"/>
          <w:color w:val="000000"/>
          <w:szCs w:val="20"/>
          <w:highlight w:val="yellow"/>
        </w:rPr>
        <w:t>조제3항</w:t>
      </w:r>
      <w:r w:rsidRPr="00DF27CF">
        <w:rPr>
          <w:rFonts w:ascii="바탕" w:eastAsia="바탕" w:hAnsi="바탕" w:cs="굴림" w:hint="eastAsia"/>
          <w:color w:val="000000"/>
          <w:szCs w:val="20"/>
        </w:rPr>
        <w:t>의 의무</w:t>
      </w:r>
      <w:r w:rsidR="008326FD">
        <w:rPr>
          <w:rFonts w:ascii="바탕" w:eastAsia="바탕" w:hAnsi="바탕" w:cs="굴림" w:hint="eastAsia"/>
          <w:color w:val="000000"/>
          <w:szCs w:val="20"/>
        </w:rPr>
        <w:t>와 본 계약에 따른 의무의 취지에 부합하게 직접 또는 간접적으로 이사회 및 주주총회에서 의결권을 행사하거나 이사(또는 대표이사)로서 업무집행권 또는 대표권을 행사하는 것을</w:t>
      </w:r>
      <w:r w:rsidRPr="00DF27CF">
        <w:rPr>
          <w:rFonts w:ascii="바탕" w:eastAsia="바탕" w:hAnsi="바탕" w:cs="굴림" w:hint="eastAsia"/>
          <w:color w:val="000000"/>
          <w:szCs w:val="20"/>
        </w:rPr>
        <w:t xml:space="preserve"> </w:t>
      </w:r>
      <w:r w:rsidR="001C08D6">
        <w:rPr>
          <w:rFonts w:ascii="바탕" w:eastAsia="바탕" w:hAnsi="바탕" w:cs="굴림" w:hint="eastAsia"/>
          <w:color w:val="000000"/>
          <w:szCs w:val="20"/>
        </w:rPr>
        <w:t>포함하되, 이에 한정되지 아니</w:t>
      </w:r>
      <w:r w:rsidRPr="00DF27CF">
        <w:rPr>
          <w:rFonts w:ascii="바탕" w:eastAsia="바탕" w:hAnsi="바탕" w:cs="굴림" w:hint="eastAsia"/>
          <w:color w:val="000000"/>
          <w:szCs w:val="20"/>
        </w:rPr>
        <w:t>한다</w:t>
      </w:r>
      <w:r w:rsidRPr="00DF27CF">
        <w:rPr>
          <w:rFonts w:ascii="바탕" w:eastAsia="바탕" w:hAnsi="바탕" w:cs="굴림"/>
          <w:color w:val="000000"/>
          <w:szCs w:val="20"/>
        </w:rPr>
        <w:t xml:space="preserve">. </w:t>
      </w:r>
      <w:r w:rsidRPr="00DF27CF">
        <w:rPr>
          <w:rFonts w:ascii="바탕" w:eastAsia="바탕" w:hAnsi="바탕" w:cs="굴림" w:hint="eastAsia"/>
          <w:color w:val="000000"/>
          <w:szCs w:val="20"/>
        </w:rPr>
        <w:t>이하 같다)를 위반한 경우</w:t>
      </w:r>
    </w:p>
    <w:p w14:paraId="39F043E2" w14:textId="305A0BC5" w:rsidR="00767677" w:rsidRDefault="00DF27CF">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제1항 및 제2항</w:t>
      </w:r>
      <w:r w:rsidR="007A2C04">
        <w:rPr>
          <w:rFonts w:ascii="바탕" w:eastAsia="바탕" w:hAnsi="바탕" w:cs="굴림" w:hint="eastAsia"/>
          <w:color w:val="000000"/>
          <w:szCs w:val="20"/>
        </w:rPr>
        <w:t xml:space="preserve">의 주식매매 대금은 당사자 사이에 합의가 되지 않는 경우 다음 각 호 중 높은 금액으로 한다. 단, 본건 신주 발행일부터 주식매매 대금 지급일까지 지급된 배당금이 있는 경우 이를 차감하기로 한다. </w:t>
      </w:r>
    </w:p>
    <w:p w14:paraId="5169196E" w14:textId="245A82C9" w:rsidR="00767677" w:rsidRDefault="007A2C04">
      <w:pPr>
        <w:pStyle w:val="a6"/>
        <w:numPr>
          <w:ilvl w:val="0"/>
          <w:numId w:val="60"/>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 xml:space="preserve">주식 인수 당시의 </w:t>
      </w:r>
      <w:r>
        <w:rPr>
          <w:rFonts w:ascii="바탕" w:eastAsia="바탕" w:hAnsi="바탕" w:cs="굴림" w:hint="eastAsia"/>
          <w:color w:val="000000"/>
          <w:szCs w:val="20"/>
        </w:rPr>
        <w:t>1</w:t>
      </w:r>
      <w:r>
        <w:rPr>
          <w:rFonts w:ascii="바탕" w:eastAsia="바탕" w:hAnsi="바탕" w:cs="굴림"/>
          <w:color w:val="000000"/>
          <w:szCs w:val="20"/>
        </w:rPr>
        <w:t xml:space="preserve">주당 </w:t>
      </w:r>
      <w:proofErr w:type="spellStart"/>
      <w:r>
        <w:rPr>
          <w:rFonts w:ascii="바탕" w:eastAsia="바탕" w:hAnsi="바탕" w:cs="굴림" w:hint="eastAsia"/>
          <w:color w:val="000000"/>
          <w:szCs w:val="20"/>
        </w:rPr>
        <w:t>발행가액</w:t>
      </w:r>
      <w:proofErr w:type="spellEnd"/>
      <w:r>
        <w:rPr>
          <w:rFonts w:ascii="바탕" w:eastAsia="바탕" w:hAnsi="바탕" w:cs="굴림"/>
          <w:color w:val="000000"/>
          <w:szCs w:val="20"/>
        </w:rPr>
        <w:t xml:space="preserve"> 및 이에 대한</w:t>
      </w:r>
      <w:r w:rsidR="008326FF">
        <w:rPr>
          <w:rFonts w:ascii="바탕" w:eastAsia="바탕" w:hAnsi="바탕" w:cs="굴림" w:hint="eastAsia"/>
          <w:color w:val="000000"/>
          <w:szCs w:val="20"/>
        </w:rPr>
        <w:t xml:space="preserve"> </w:t>
      </w:r>
      <w:r>
        <w:rPr>
          <w:rFonts w:ascii="바탕" w:eastAsia="바탕" w:hAnsi="바탕" w:cs="굴림"/>
          <w:color w:val="000000"/>
          <w:szCs w:val="20"/>
        </w:rPr>
        <w:t xml:space="preserve">납입기일 다음날부터 </w:t>
      </w:r>
      <w:r>
        <w:rPr>
          <w:rFonts w:ascii="바탕" w:eastAsia="바탕" w:hAnsi="바탕" w:cs="굴림" w:hint="eastAsia"/>
          <w:color w:val="000000"/>
          <w:szCs w:val="20"/>
        </w:rPr>
        <w:t>주식매매 대금 지급일</w:t>
      </w:r>
      <w:r>
        <w:rPr>
          <w:rFonts w:ascii="바탕" w:eastAsia="바탕" w:hAnsi="바탕" w:cs="굴림"/>
          <w:color w:val="000000"/>
          <w:szCs w:val="20"/>
        </w:rPr>
        <w:t xml:space="preserve">까지 </w:t>
      </w:r>
      <w:r w:rsidRPr="00B25337">
        <w:rPr>
          <w:rFonts w:ascii="바탕" w:eastAsia="바탕" w:hAnsi="바탕" w:cs="굴림"/>
          <w:color w:val="000000"/>
          <w:szCs w:val="20"/>
          <w:highlight w:val="yellow"/>
        </w:rPr>
        <w:t xml:space="preserve">연 </w:t>
      </w:r>
      <w:r w:rsidR="00E51E26" w:rsidRPr="00B25337">
        <w:rPr>
          <w:rFonts w:ascii="바탕" w:eastAsia="바탕" w:hAnsi="바탕" w:cs="굴림"/>
          <w:color w:val="000000"/>
          <w:szCs w:val="20"/>
          <w:highlight w:val="yellow"/>
        </w:rPr>
        <w:t>[</w:t>
      </w:r>
      <w:r w:rsidRPr="00B25337">
        <w:rPr>
          <w:rFonts w:ascii="바탕" w:eastAsia="바탕" w:hAnsi="바탕" w:cs="굴림"/>
          <w:color w:val="000000"/>
          <w:szCs w:val="20"/>
          <w:highlight w:val="yellow"/>
        </w:rPr>
        <w:t>12</w:t>
      </w:r>
      <w:r w:rsidR="00E51E26" w:rsidRPr="00B25337">
        <w:rPr>
          <w:rFonts w:ascii="바탕" w:eastAsia="바탕" w:hAnsi="바탕" w:cs="굴림"/>
          <w:color w:val="000000"/>
          <w:szCs w:val="20"/>
          <w:highlight w:val="yellow"/>
        </w:rPr>
        <w:t>]</w:t>
      </w:r>
      <w:r w:rsidRPr="00B25337">
        <w:rPr>
          <w:rFonts w:ascii="바탕" w:eastAsia="바탕" w:hAnsi="바탕" w:cs="굴림"/>
          <w:color w:val="000000"/>
          <w:szCs w:val="20"/>
          <w:highlight w:val="yellow"/>
        </w:rPr>
        <w:t>%</w:t>
      </w:r>
      <w:r w:rsidR="002D0351">
        <w:rPr>
          <w:rStyle w:val="af2"/>
          <w:rFonts w:ascii="바탕" w:eastAsia="바탕" w:hAnsi="바탕" w:cs="굴림"/>
          <w:color w:val="000000"/>
          <w:szCs w:val="20"/>
          <w:highlight w:val="yellow"/>
        </w:rPr>
        <w:footnoteReference w:id="32"/>
      </w:r>
      <w:r>
        <w:rPr>
          <w:rFonts w:ascii="바탕" w:eastAsia="바탕" w:hAnsi="바탕" w:cs="굴림" w:hint="eastAsia"/>
          <w:color w:val="000000"/>
          <w:szCs w:val="20"/>
        </w:rPr>
        <w:t xml:space="preserve"> </w:t>
      </w:r>
      <w:r>
        <w:rPr>
          <w:rFonts w:ascii="바탕" w:eastAsia="바탕" w:hAnsi="바탕" w:cs="굴림"/>
          <w:color w:val="000000"/>
          <w:szCs w:val="20"/>
        </w:rPr>
        <w:t>이율에 의한 금액의 합계액</w:t>
      </w:r>
    </w:p>
    <w:p w14:paraId="4801731E" w14:textId="77777777" w:rsidR="00767677" w:rsidRDefault="007A2C04">
      <w:pPr>
        <w:pStyle w:val="a6"/>
        <w:numPr>
          <w:ilvl w:val="0"/>
          <w:numId w:val="60"/>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주식매수청구일을 기준으로 과거 [1]년간 있었던 회사 발행 주식의 거래 중 가장 높은 매매대금</w:t>
      </w:r>
    </w:p>
    <w:p w14:paraId="7AAA1DC9" w14:textId="77777777" w:rsidR="00767677" w:rsidRDefault="007A2C04">
      <w:pPr>
        <w:pStyle w:val="a6"/>
        <w:numPr>
          <w:ilvl w:val="0"/>
          <w:numId w:val="60"/>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당사자 사이에 합의한 주식가치 평가기관에 의하여 평가된 1주당 본질가치(여기서</w:t>
      </w:r>
      <w:r>
        <w:rPr>
          <w:rFonts w:ascii="바탕" w:eastAsia="바탕" w:hAnsi="바탕" w:cs="굴림"/>
          <w:color w:val="000000"/>
          <w:szCs w:val="20"/>
        </w:rPr>
        <w:t xml:space="preserve"> “</w:t>
      </w:r>
      <w:r>
        <w:rPr>
          <w:rFonts w:ascii="바탕" w:eastAsia="바탕" w:hAnsi="바탕" w:cs="굴림" w:hint="eastAsia"/>
          <w:color w:val="000000"/>
          <w:szCs w:val="20"/>
        </w:rPr>
        <w:t>본질가치</w:t>
      </w:r>
      <w:r>
        <w:rPr>
          <w:rFonts w:ascii="바탕" w:eastAsia="바탕" w:hAnsi="바탕" w:cs="굴림"/>
          <w:color w:val="000000"/>
          <w:szCs w:val="20"/>
        </w:rPr>
        <w:t>”</w:t>
      </w:r>
      <w:r>
        <w:rPr>
          <w:rFonts w:ascii="바탕" w:eastAsia="바탕" w:hAnsi="바탕" w:cs="굴림" w:hint="eastAsia"/>
          <w:color w:val="000000"/>
          <w:szCs w:val="20"/>
        </w:rPr>
        <w:t>라</w:t>
      </w:r>
      <w:r>
        <w:rPr>
          <w:rFonts w:ascii="바탕" w:eastAsia="바탕" w:hAnsi="바탕" w:cs="굴림"/>
          <w:color w:val="000000"/>
          <w:szCs w:val="20"/>
        </w:rPr>
        <w:t xml:space="preserve"> 함은 증권의 발행 및 공시 등에 관한 </w:t>
      </w:r>
      <w:r>
        <w:rPr>
          <w:rFonts w:ascii="바탕" w:eastAsia="바탕" w:hAnsi="바탕" w:cs="굴림" w:hint="eastAsia"/>
          <w:color w:val="000000"/>
          <w:szCs w:val="20"/>
        </w:rPr>
        <w:t>규정</w:t>
      </w:r>
      <w:r>
        <w:rPr>
          <w:rFonts w:ascii="바탕" w:eastAsia="바탕" w:hAnsi="바탕" w:cs="굴림"/>
          <w:color w:val="000000"/>
          <w:szCs w:val="20"/>
        </w:rPr>
        <w:t xml:space="preserve"> </w:t>
      </w:r>
      <w:r>
        <w:rPr>
          <w:rFonts w:ascii="바탕" w:eastAsia="바탕" w:hAnsi="바탕" w:cs="굴림" w:hint="eastAsia"/>
          <w:color w:val="000000"/>
          <w:szCs w:val="20"/>
        </w:rPr>
        <w:t>시행세칙</w:t>
      </w:r>
      <w:r>
        <w:rPr>
          <w:rFonts w:ascii="바탕" w:eastAsia="바탕" w:hAnsi="바탕" w:cs="굴림"/>
          <w:color w:val="000000"/>
          <w:szCs w:val="20"/>
        </w:rPr>
        <w:t xml:space="preserve"> </w:t>
      </w:r>
      <w:r>
        <w:rPr>
          <w:rFonts w:ascii="바탕" w:eastAsia="바탕" w:hAnsi="바탕" w:cs="굴림" w:hint="eastAsia"/>
          <w:color w:val="000000"/>
          <w:szCs w:val="20"/>
        </w:rPr>
        <w:t>제</w:t>
      </w:r>
      <w:r>
        <w:rPr>
          <w:rFonts w:ascii="바탕" w:eastAsia="바탕" w:hAnsi="바탕" w:cs="굴림"/>
          <w:color w:val="000000"/>
          <w:szCs w:val="20"/>
        </w:rPr>
        <w:t xml:space="preserve">5조 </w:t>
      </w:r>
      <w:r>
        <w:rPr>
          <w:rFonts w:ascii="바탕" w:eastAsia="바탕" w:hAnsi="바탕" w:cs="굴림" w:hint="eastAsia"/>
          <w:color w:val="000000"/>
          <w:szCs w:val="20"/>
        </w:rPr>
        <w:t>내지</w:t>
      </w:r>
      <w:r>
        <w:rPr>
          <w:rFonts w:ascii="바탕" w:eastAsia="바탕" w:hAnsi="바탕" w:cs="굴림"/>
          <w:color w:val="000000"/>
          <w:szCs w:val="20"/>
        </w:rPr>
        <w:t xml:space="preserve"> </w:t>
      </w:r>
      <w:r>
        <w:rPr>
          <w:rFonts w:ascii="바탕" w:eastAsia="바탕" w:hAnsi="바탕" w:cs="굴림" w:hint="eastAsia"/>
          <w:color w:val="000000"/>
          <w:szCs w:val="20"/>
        </w:rPr>
        <w:t>제</w:t>
      </w:r>
      <w:r>
        <w:rPr>
          <w:rFonts w:ascii="바탕" w:eastAsia="바탕" w:hAnsi="바탕" w:cs="굴림"/>
          <w:color w:val="000000"/>
          <w:szCs w:val="20"/>
        </w:rPr>
        <w:t xml:space="preserve">8조의 </w:t>
      </w:r>
      <w:r>
        <w:rPr>
          <w:rFonts w:ascii="바탕" w:eastAsia="바탕" w:hAnsi="바탕" w:cs="굴림" w:hint="eastAsia"/>
          <w:color w:val="000000"/>
          <w:szCs w:val="20"/>
        </w:rPr>
        <w:t>분석기준에</w:t>
      </w:r>
      <w:r>
        <w:rPr>
          <w:rFonts w:ascii="바탕" w:eastAsia="바탕" w:hAnsi="바탕" w:cs="굴림"/>
          <w:color w:val="000000"/>
          <w:szCs w:val="20"/>
        </w:rPr>
        <w:t xml:space="preserve"> </w:t>
      </w:r>
      <w:r>
        <w:rPr>
          <w:rFonts w:ascii="바탕" w:eastAsia="바탕" w:hAnsi="바탕" w:cs="굴림" w:hint="eastAsia"/>
          <w:color w:val="000000"/>
          <w:szCs w:val="20"/>
        </w:rPr>
        <w:t>의하여</w:t>
      </w:r>
      <w:r>
        <w:rPr>
          <w:rFonts w:ascii="바탕" w:eastAsia="바탕" w:hAnsi="바탕" w:cs="굴림"/>
          <w:color w:val="000000"/>
          <w:szCs w:val="20"/>
        </w:rPr>
        <w:t xml:space="preserve"> </w:t>
      </w:r>
      <w:r>
        <w:rPr>
          <w:rFonts w:ascii="바탕" w:eastAsia="바탕" w:hAnsi="바탕" w:cs="굴림" w:hint="eastAsia"/>
          <w:color w:val="000000"/>
          <w:szCs w:val="20"/>
        </w:rPr>
        <w:t>평가된</w:t>
      </w:r>
      <w:r>
        <w:rPr>
          <w:rFonts w:ascii="바탕" w:eastAsia="바탕" w:hAnsi="바탕" w:cs="굴림"/>
          <w:color w:val="000000"/>
          <w:szCs w:val="20"/>
        </w:rPr>
        <w:t xml:space="preserve"> </w:t>
      </w:r>
      <w:r>
        <w:rPr>
          <w:rFonts w:ascii="바탕" w:eastAsia="바탕" w:hAnsi="바탕" w:cs="굴림" w:hint="eastAsia"/>
          <w:color w:val="000000"/>
          <w:szCs w:val="20"/>
        </w:rPr>
        <w:t>주식의</w:t>
      </w:r>
      <w:r>
        <w:rPr>
          <w:rFonts w:ascii="바탕" w:eastAsia="바탕" w:hAnsi="바탕" w:cs="굴림"/>
          <w:color w:val="000000"/>
          <w:szCs w:val="20"/>
        </w:rPr>
        <w:t xml:space="preserve"> </w:t>
      </w:r>
      <w:r>
        <w:rPr>
          <w:rFonts w:ascii="바탕" w:eastAsia="바탕" w:hAnsi="바탕" w:cs="굴림" w:hint="eastAsia"/>
          <w:color w:val="000000"/>
          <w:szCs w:val="20"/>
        </w:rPr>
        <w:t>가치를</w:t>
      </w:r>
      <w:r>
        <w:rPr>
          <w:rFonts w:ascii="바탕" w:eastAsia="바탕" w:hAnsi="바탕" w:cs="굴림"/>
          <w:color w:val="000000"/>
          <w:szCs w:val="20"/>
        </w:rPr>
        <w:t xml:space="preserve"> </w:t>
      </w:r>
      <w:r>
        <w:rPr>
          <w:rFonts w:ascii="바탕" w:eastAsia="바탕" w:hAnsi="바탕" w:cs="굴림" w:hint="eastAsia"/>
          <w:color w:val="000000"/>
          <w:szCs w:val="20"/>
        </w:rPr>
        <w:t>말하고</w:t>
      </w:r>
      <w:r>
        <w:rPr>
          <w:rFonts w:ascii="바탕" w:eastAsia="바탕" w:hAnsi="바탕" w:cs="굴림"/>
          <w:color w:val="000000"/>
          <w:szCs w:val="20"/>
        </w:rPr>
        <w:t xml:space="preserve">, </w:t>
      </w:r>
      <w:r>
        <w:rPr>
          <w:rFonts w:ascii="바탕" w:eastAsia="바탕" w:hAnsi="바탕" w:cs="굴림" w:hint="eastAsia"/>
          <w:color w:val="000000"/>
          <w:szCs w:val="20"/>
        </w:rPr>
        <w:t>본질가치의</w:t>
      </w:r>
      <w:r>
        <w:rPr>
          <w:rFonts w:ascii="바탕" w:eastAsia="바탕" w:hAnsi="바탕" w:cs="굴림"/>
          <w:color w:val="000000"/>
          <w:szCs w:val="20"/>
        </w:rPr>
        <w:t xml:space="preserve"> 산정은 </w:t>
      </w:r>
      <w:r>
        <w:rPr>
          <w:rFonts w:ascii="바탕" w:eastAsia="바탕" w:hAnsi="바탕" w:cs="굴림" w:hint="eastAsia"/>
          <w:color w:val="000000"/>
          <w:szCs w:val="20"/>
        </w:rPr>
        <w:t>투자자가</w:t>
      </w:r>
      <w:r>
        <w:rPr>
          <w:rFonts w:ascii="바탕" w:eastAsia="바탕" w:hAnsi="바탕" w:cs="굴림"/>
          <w:color w:val="000000"/>
          <w:szCs w:val="20"/>
        </w:rPr>
        <w:t xml:space="preserve"> 지정하는 </w:t>
      </w:r>
      <w:r>
        <w:rPr>
          <w:rFonts w:ascii="바탕" w:eastAsia="바탕" w:hAnsi="바탕" w:cs="굴림" w:hint="eastAsia"/>
          <w:color w:val="000000"/>
          <w:szCs w:val="20"/>
        </w:rPr>
        <w:t>회계법인</w:t>
      </w:r>
      <w:r>
        <w:rPr>
          <w:rFonts w:ascii="바탕" w:eastAsia="바탕" w:hAnsi="바탕" w:cs="굴림"/>
          <w:color w:val="000000"/>
          <w:szCs w:val="20"/>
        </w:rPr>
        <w:t xml:space="preserve"> 및 국내 상위 5개 회계법인</w:t>
      </w:r>
      <w:r>
        <w:rPr>
          <w:rFonts w:ascii="바탕" w:eastAsia="바탕" w:hAnsi="바탕" w:cs="굴림" w:hint="eastAsia"/>
          <w:color w:val="000000"/>
          <w:szCs w:val="20"/>
        </w:rPr>
        <w:t xml:space="preserve"> 중 하나에 의하여 산출된 2가지 평가 액수의 산술평균으로 한다, 이하 동일)</w:t>
      </w:r>
    </w:p>
    <w:p w14:paraId="0B0EA8CE" w14:textId="0016EFED" w:rsidR="00DF27CF" w:rsidRPr="00DF27CF" w:rsidRDefault="00DF27CF" w:rsidP="00DF27CF">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sidRPr="00DF27CF">
        <w:rPr>
          <w:rFonts w:ascii="바탕" w:eastAsia="바탕" w:hAnsi="바탕" w:cs="굴림" w:hint="eastAsia"/>
          <w:color w:val="000000"/>
          <w:szCs w:val="20"/>
        </w:rPr>
        <w:t xml:space="preserve">투자자의 회사에 대한 </w:t>
      </w:r>
      <w:r w:rsidRPr="00DF27CF">
        <w:rPr>
          <w:rFonts w:ascii="바탕" w:eastAsia="바탕" w:hAnsi="바탕" w:cs="굴림"/>
          <w:color w:val="000000"/>
          <w:szCs w:val="20"/>
        </w:rPr>
        <w:t>주식매수청구</w:t>
      </w:r>
      <w:r w:rsidRPr="00DF27CF">
        <w:rPr>
          <w:rFonts w:ascii="바탕" w:eastAsia="바탕" w:hAnsi="바탕" w:cs="굴림" w:hint="eastAsia"/>
          <w:color w:val="000000"/>
          <w:szCs w:val="20"/>
        </w:rPr>
        <w:t>권 행사는</w:t>
      </w:r>
      <w:r w:rsidRPr="00DF27CF">
        <w:rPr>
          <w:rFonts w:ascii="바탕" w:eastAsia="바탕" w:hAnsi="바탕" w:cs="굴림"/>
          <w:color w:val="000000"/>
          <w:szCs w:val="20"/>
        </w:rPr>
        <w:t xml:space="preserve"> 매수청구 대상주식의 종류</w:t>
      </w:r>
      <w:r w:rsidRPr="00DF27CF">
        <w:rPr>
          <w:rFonts w:ascii="바탕" w:eastAsia="바탕" w:hAnsi="바탕" w:cs="굴림" w:hint="eastAsia"/>
          <w:color w:val="000000"/>
          <w:szCs w:val="20"/>
        </w:rPr>
        <w:t xml:space="preserve"> 및 </w:t>
      </w:r>
      <w:r w:rsidRPr="00DF27CF">
        <w:rPr>
          <w:rFonts w:ascii="바탕" w:eastAsia="바탕" w:hAnsi="바탕" w:cs="굴림"/>
          <w:color w:val="000000"/>
          <w:szCs w:val="20"/>
        </w:rPr>
        <w:t>수</w:t>
      </w:r>
      <w:r w:rsidRPr="00DF27CF">
        <w:rPr>
          <w:rFonts w:ascii="바탕" w:eastAsia="바탕" w:hAnsi="바탕" w:cs="굴림" w:hint="eastAsia"/>
          <w:color w:val="000000"/>
          <w:szCs w:val="20"/>
        </w:rPr>
        <w:t>, 거래예정</w:t>
      </w:r>
      <w:r w:rsidRPr="00DF27CF">
        <w:rPr>
          <w:rFonts w:ascii="바탕" w:eastAsia="바탕" w:hAnsi="바탕" w:cs="굴림"/>
          <w:color w:val="000000"/>
          <w:szCs w:val="20"/>
        </w:rPr>
        <w:t>일을 기재한 서면으로 하며</w:t>
      </w:r>
      <w:r w:rsidRPr="00DF27CF">
        <w:rPr>
          <w:rFonts w:ascii="바탕" w:eastAsia="바탕" w:hAnsi="바탕" w:cs="굴림" w:hint="eastAsia"/>
          <w:color w:val="000000"/>
          <w:szCs w:val="20"/>
        </w:rPr>
        <w:t>,</w:t>
      </w:r>
      <w:r w:rsidRPr="00DF27CF">
        <w:rPr>
          <w:rFonts w:ascii="바탕" w:eastAsia="바탕" w:hAnsi="바탕" w:cs="굴림"/>
          <w:color w:val="000000"/>
          <w:szCs w:val="20"/>
        </w:rPr>
        <w:t xml:space="preserve"> </w:t>
      </w:r>
      <w:r w:rsidRPr="00DF27CF">
        <w:rPr>
          <w:rFonts w:ascii="바탕" w:eastAsia="바탕" w:hAnsi="바탕" w:cs="굴림" w:hint="eastAsia"/>
          <w:color w:val="000000"/>
          <w:szCs w:val="20"/>
        </w:rPr>
        <w:t>투자자의 서면통지가 있는 경우 회사는 상법이 정하고 있는 자기주식취득절차를 이행하여야 한다.</w:t>
      </w:r>
      <w:r w:rsidR="002D0351">
        <w:rPr>
          <w:rStyle w:val="af2"/>
          <w:rFonts w:ascii="바탕" w:eastAsia="바탕" w:hAnsi="바탕" w:cs="굴림"/>
          <w:color w:val="000000"/>
          <w:szCs w:val="20"/>
        </w:rPr>
        <w:footnoteReference w:id="33"/>
      </w:r>
      <w:r w:rsidRPr="00DF27CF">
        <w:rPr>
          <w:rFonts w:ascii="바탕" w:eastAsia="바탕" w:hAnsi="바탕" w:cs="굴림"/>
          <w:color w:val="000000"/>
          <w:szCs w:val="20"/>
        </w:rPr>
        <w:t xml:space="preserve"> </w:t>
      </w:r>
    </w:p>
    <w:p w14:paraId="6B45AAB1" w14:textId="40E4AD01" w:rsidR="00767677" w:rsidRDefault="007A2C04">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투자자의 </w:t>
      </w:r>
      <w:r w:rsidR="00DF27CF">
        <w:rPr>
          <w:rFonts w:ascii="바탕" w:eastAsia="바탕" w:hAnsi="바탕" w:cs="굴림" w:hint="eastAsia"/>
          <w:color w:val="000000"/>
          <w:szCs w:val="20"/>
        </w:rPr>
        <w:t xml:space="preserve">이해관계인에 대한 </w:t>
      </w:r>
      <w:r>
        <w:rPr>
          <w:rFonts w:ascii="바탕" w:eastAsia="바탕" w:hAnsi="바탕" w:cs="굴림"/>
          <w:color w:val="000000"/>
          <w:szCs w:val="20"/>
        </w:rPr>
        <w:t>주식매수청구</w:t>
      </w:r>
      <w:r>
        <w:rPr>
          <w:rFonts w:ascii="바탕" w:eastAsia="바탕" w:hAnsi="바탕" w:cs="굴림" w:hint="eastAsia"/>
          <w:color w:val="000000"/>
          <w:szCs w:val="20"/>
        </w:rPr>
        <w:t>권 행사는</w:t>
      </w:r>
      <w:r>
        <w:rPr>
          <w:rFonts w:ascii="바탕" w:eastAsia="바탕" w:hAnsi="바탕" w:cs="굴림"/>
          <w:color w:val="000000"/>
          <w:szCs w:val="20"/>
        </w:rPr>
        <w:t xml:space="preserve"> 매수청구 대상주식의 종류</w:t>
      </w:r>
      <w:r>
        <w:rPr>
          <w:rFonts w:ascii="바탕" w:eastAsia="바탕" w:hAnsi="바탕" w:cs="굴림" w:hint="eastAsia"/>
          <w:color w:val="000000"/>
          <w:szCs w:val="20"/>
        </w:rPr>
        <w:t xml:space="preserve"> 및 </w:t>
      </w:r>
      <w:r>
        <w:rPr>
          <w:rFonts w:ascii="바탕" w:eastAsia="바탕" w:hAnsi="바탕" w:cs="굴림"/>
          <w:color w:val="000000"/>
          <w:szCs w:val="20"/>
        </w:rPr>
        <w:t>수</w:t>
      </w:r>
      <w:r>
        <w:rPr>
          <w:rFonts w:ascii="바탕" w:eastAsia="바탕" w:hAnsi="바탕" w:cs="굴림" w:hint="eastAsia"/>
          <w:color w:val="000000"/>
          <w:szCs w:val="20"/>
        </w:rPr>
        <w:t>, 거래예정</w:t>
      </w:r>
      <w:r>
        <w:rPr>
          <w:rFonts w:ascii="바탕" w:eastAsia="바탕" w:hAnsi="바탕" w:cs="굴림"/>
          <w:color w:val="000000"/>
          <w:szCs w:val="20"/>
        </w:rPr>
        <w:t xml:space="preserve">일을 기재한 서면으로 하며 </w:t>
      </w:r>
      <w:r>
        <w:rPr>
          <w:rFonts w:ascii="바탕" w:eastAsia="바탕" w:hAnsi="바탕" w:cs="굴림" w:hint="eastAsia"/>
          <w:color w:val="000000"/>
          <w:szCs w:val="20"/>
        </w:rPr>
        <w:t>해당</w:t>
      </w:r>
      <w:r>
        <w:rPr>
          <w:rFonts w:ascii="바탕" w:eastAsia="바탕" w:hAnsi="바탕" w:cs="굴림"/>
          <w:color w:val="000000"/>
          <w:szCs w:val="20"/>
        </w:rPr>
        <w:t xml:space="preserve"> 서면이 이해관계인에게 도달한 때 주식매매계약이 체결된 것으로 </w:t>
      </w:r>
      <w:r w:rsidR="00087AC2">
        <w:rPr>
          <w:rFonts w:ascii="바탕" w:eastAsia="바탕" w:hAnsi="바탕" w:cs="굴림" w:hint="eastAsia"/>
          <w:color w:val="000000"/>
          <w:szCs w:val="20"/>
          <w:highlight w:val="yellow"/>
        </w:rPr>
        <w:t>보</w:t>
      </w:r>
      <w:r w:rsidR="009A51AC" w:rsidRPr="00B25337">
        <w:rPr>
          <w:rFonts w:ascii="바탕" w:eastAsia="바탕" w:hAnsi="바탕" w:cs="굴림" w:hint="eastAsia"/>
          <w:color w:val="000000"/>
          <w:szCs w:val="20"/>
          <w:highlight w:val="yellow"/>
        </w:rPr>
        <w:t>고</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그로부터</w:t>
      </w:r>
      <w:r w:rsidR="009A51AC" w:rsidRPr="00B25337">
        <w:rPr>
          <w:rFonts w:ascii="바탕" w:eastAsia="바탕" w:hAnsi="바탕" w:cs="굴림"/>
          <w:color w:val="000000"/>
          <w:szCs w:val="20"/>
          <w:highlight w:val="yellow"/>
        </w:rPr>
        <w:t xml:space="preserve"> 30</w:t>
      </w:r>
      <w:r w:rsidR="009A51AC" w:rsidRPr="00B25337">
        <w:rPr>
          <w:rFonts w:ascii="바탕" w:eastAsia="바탕" w:hAnsi="바탕" w:cs="굴림" w:hint="eastAsia"/>
          <w:color w:val="000000"/>
          <w:szCs w:val="20"/>
          <w:highlight w:val="yellow"/>
        </w:rPr>
        <w:t>일</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또는</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투자자가</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지정하는</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기한</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내에</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이해관계인은</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주식매매계약에</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따른</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대금</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지급</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의무를</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이행하여야</w:t>
      </w:r>
      <w:r w:rsidR="009A51AC" w:rsidRPr="00B25337">
        <w:rPr>
          <w:rFonts w:ascii="바탕" w:eastAsia="바탕" w:hAnsi="바탕" w:cs="굴림"/>
          <w:color w:val="000000"/>
          <w:szCs w:val="20"/>
          <w:highlight w:val="yellow"/>
        </w:rPr>
        <w:t xml:space="preserve"> </w:t>
      </w:r>
      <w:r w:rsidR="009A51AC" w:rsidRPr="00B25337">
        <w:rPr>
          <w:rFonts w:ascii="바탕" w:eastAsia="바탕" w:hAnsi="바탕" w:cs="굴림" w:hint="eastAsia"/>
          <w:color w:val="000000"/>
          <w:szCs w:val="20"/>
          <w:highlight w:val="yellow"/>
        </w:rPr>
        <w:t>한다</w:t>
      </w:r>
      <w:r>
        <w:rPr>
          <w:rFonts w:ascii="바탕" w:eastAsia="바탕" w:hAnsi="바탕" w:cs="굴림" w:hint="eastAsia"/>
          <w:color w:val="000000"/>
          <w:szCs w:val="20"/>
        </w:rPr>
        <w:t>.</w:t>
      </w:r>
    </w:p>
    <w:p w14:paraId="6AB2401C" w14:textId="77777777" w:rsidR="00767677" w:rsidRDefault="007A2C04">
      <w:pPr>
        <w:pStyle w:val="a6"/>
        <w:numPr>
          <w:ilvl w:val="0"/>
          <w:numId w:val="3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투자자가 주식매수청구권을 행사한 경우 회사 또는 이해관계인은 투자자의 사전 서면 동의를 </w:t>
      </w:r>
      <w:r>
        <w:rPr>
          <w:rFonts w:ascii="바탕" w:eastAsia="바탕" w:hAnsi="바탕" w:cs="굴림" w:hint="eastAsia"/>
          <w:color w:val="000000"/>
          <w:szCs w:val="20"/>
        </w:rPr>
        <w:lastRenderedPageBreak/>
        <w:t>얻어 제3자를 지정하여 투자자 소유 주식의 전부 또는 일부를 매수하게 할 수 있다.</w:t>
      </w:r>
    </w:p>
    <w:p w14:paraId="53525D18"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19CA4347" w14:textId="32DBC4CB"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(손해배상</w:t>
      </w:r>
      <w:r w:rsidR="00DF27CF">
        <w:rPr>
          <w:rFonts w:ascii="바탕" w:eastAsia="바탕" w:hAnsi="바탕" w:cs="굴림" w:hint="eastAsia"/>
          <w:b/>
          <w:bCs/>
          <w:color w:val="000000"/>
          <w:kern w:val="0"/>
          <w:szCs w:val="20"/>
        </w:rPr>
        <w:t xml:space="preserve"> 및 </w:t>
      </w:r>
      <w:proofErr w:type="spellStart"/>
      <w:r w:rsidR="00DF27CF">
        <w:rPr>
          <w:rFonts w:ascii="바탕" w:eastAsia="바탕" w:hAnsi="바탕" w:cs="굴림" w:hint="eastAsia"/>
          <w:b/>
          <w:bCs/>
          <w:color w:val="000000"/>
          <w:kern w:val="0"/>
          <w:szCs w:val="20"/>
        </w:rPr>
        <w:t>위약벌</w:t>
      </w:r>
      <w:proofErr w:type="spellEnd"/>
      <w:r>
        <w:rPr>
          <w:rFonts w:ascii="바탕" w:eastAsia="바탕" w:hAnsi="바탕" w:cs="굴림" w:hint="eastAsia"/>
          <w:b/>
          <w:bCs/>
          <w:color w:val="000000"/>
          <w:kern w:val="0"/>
          <w:szCs w:val="20"/>
        </w:rPr>
        <w:t>)</w:t>
      </w:r>
    </w:p>
    <w:p w14:paraId="05983721" w14:textId="2DB2A56D" w:rsidR="00DF27CF" w:rsidRDefault="00DF27CF">
      <w:pPr>
        <w:pStyle w:val="a6"/>
        <w:numPr>
          <w:ilvl w:val="0"/>
          <w:numId w:val="3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투자자는 본 계약에 따른 각 당사자의 의무를 위반한 자에게 손해배상을 청구할 수 있다.</w:t>
      </w:r>
    </w:p>
    <w:p w14:paraId="7F83C14C" w14:textId="47848D46" w:rsidR="00767677" w:rsidRDefault="007A2C04">
      <w:pPr>
        <w:pStyle w:val="a6"/>
        <w:numPr>
          <w:ilvl w:val="0"/>
          <w:numId w:val="3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회사에게 전조 </w:t>
      </w:r>
      <w:r>
        <w:rPr>
          <w:rFonts w:ascii="바탕" w:eastAsia="바탕" w:hAnsi="바탕" w:cs="굴림"/>
          <w:color w:val="000000"/>
          <w:szCs w:val="20"/>
        </w:rPr>
        <w:t>제</w:t>
      </w:r>
      <w:r>
        <w:rPr>
          <w:rFonts w:ascii="바탕" w:eastAsia="바탕" w:hAnsi="바탕" w:cs="굴림" w:hint="eastAsia"/>
          <w:color w:val="000000"/>
          <w:szCs w:val="20"/>
        </w:rPr>
        <w:t>1</w:t>
      </w:r>
      <w:r>
        <w:rPr>
          <w:rFonts w:ascii="바탕" w:eastAsia="바탕" w:hAnsi="바탕" w:cs="굴림"/>
          <w:color w:val="000000"/>
          <w:szCs w:val="20"/>
        </w:rPr>
        <w:t>항</w:t>
      </w:r>
      <w:r>
        <w:rPr>
          <w:rFonts w:ascii="바탕" w:eastAsia="바탕" w:hAnsi="바탕" w:cs="굴림" w:hint="eastAsia"/>
          <w:color w:val="000000"/>
          <w:szCs w:val="20"/>
        </w:rPr>
        <w:t xml:space="preserve"> 각 호</w:t>
      </w:r>
      <w:r>
        <w:rPr>
          <w:rFonts w:ascii="바탕" w:eastAsia="바탕" w:hAnsi="바탕" w:cs="굴림"/>
          <w:color w:val="000000"/>
          <w:szCs w:val="20"/>
        </w:rPr>
        <w:t xml:space="preserve">의 사유가 </w:t>
      </w:r>
      <w:r>
        <w:rPr>
          <w:rFonts w:ascii="바탕" w:eastAsia="바탕" w:hAnsi="바탕" w:cs="굴림" w:hint="eastAsia"/>
          <w:color w:val="000000"/>
          <w:szCs w:val="20"/>
        </w:rPr>
        <w:t xml:space="preserve">발생한 </w:t>
      </w:r>
      <w:r>
        <w:rPr>
          <w:rFonts w:ascii="바탕" w:eastAsia="바탕" w:hAnsi="바탕" w:cs="굴림"/>
          <w:color w:val="000000"/>
          <w:szCs w:val="20"/>
        </w:rPr>
        <w:t>경우</w:t>
      </w:r>
      <w:r>
        <w:rPr>
          <w:rFonts w:ascii="바탕" w:eastAsia="바탕" w:hAnsi="바탕" w:cs="굴림" w:hint="eastAsia"/>
          <w:color w:val="000000"/>
          <w:szCs w:val="20"/>
        </w:rPr>
        <w:t>,</w:t>
      </w:r>
      <w:r>
        <w:rPr>
          <w:rFonts w:ascii="바탕" w:eastAsia="바탕" w:hAnsi="바탕" w:cs="굴림"/>
          <w:color w:val="000000"/>
          <w:szCs w:val="20"/>
        </w:rPr>
        <w:t xml:space="preserve"> </w:t>
      </w:r>
      <w:r w:rsidR="00087AC2" w:rsidRPr="00B25337">
        <w:rPr>
          <w:rFonts w:ascii="바탕" w:eastAsia="바탕" w:hAnsi="바탕" w:cs="굴림" w:hint="eastAsia"/>
          <w:color w:val="000000"/>
          <w:szCs w:val="20"/>
          <w:highlight w:val="yellow"/>
        </w:rPr>
        <w:t>각</w:t>
      </w:r>
      <w:r w:rsidR="00087AC2">
        <w:rPr>
          <w:rStyle w:val="af2"/>
          <w:rFonts w:ascii="바탕" w:eastAsia="바탕" w:hAnsi="바탕" w:cs="굴림"/>
          <w:color w:val="000000"/>
          <w:szCs w:val="20"/>
          <w:highlight w:val="yellow"/>
        </w:rPr>
        <w:footnoteReference w:id="34"/>
      </w:r>
      <w:r w:rsidR="00087AC2">
        <w:rPr>
          <w:rFonts w:ascii="바탕" w:eastAsia="바탕" w:hAnsi="바탕" w:cs="굴림" w:hint="eastAsia"/>
          <w:color w:val="000000"/>
          <w:szCs w:val="20"/>
        </w:rPr>
        <w:t xml:space="preserve"> </w:t>
      </w:r>
      <w:r>
        <w:rPr>
          <w:rFonts w:ascii="바탕" w:eastAsia="바탕" w:hAnsi="바탕" w:cs="굴림"/>
          <w:color w:val="000000"/>
          <w:szCs w:val="20"/>
        </w:rPr>
        <w:t>투자자는 회사에게 주식매수청구</w:t>
      </w:r>
      <w:r>
        <w:rPr>
          <w:rFonts w:ascii="바탕" w:eastAsia="바탕" w:hAnsi="바탕" w:cs="굴림" w:hint="eastAsia"/>
          <w:color w:val="000000"/>
          <w:szCs w:val="20"/>
        </w:rPr>
        <w:t>권</w:t>
      </w:r>
      <w:r w:rsidR="00DF27CF">
        <w:rPr>
          <w:rFonts w:ascii="바탕" w:eastAsia="바탕" w:hAnsi="바탕" w:cs="굴림" w:hint="eastAsia"/>
          <w:color w:val="000000"/>
          <w:szCs w:val="20"/>
        </w:rPr>
        <w:t xml:space="preserve"> 및 손해배상청구권</w:t>
      </w:r>
      <w:r>
        <w:rPr>
          <w:rFonts w:ascii="바탕" w:eastAsia="바탕" w:hAnsi="바탕" w:cs="굴림" w:hint="eastAsia"/>
          <w:color w:val="000000"/>
          <w:szCs w:val="20"/>
        </w:rPr>
        <w:t>의 행사</w:t>
      </w:r>
      <w:r>
        <w:rPr>
          <w:rFonts w:ascii="바탕" w:eastAsia="바탕" w:hAnsi="바탕" w:cs="굴림"/>
          <w:color w:val="000000"/>
          <w:szCs w:val="20"/>
        </w:rPr>
        <w:t xml:space="preserve">와는 별도로 투자금의 </w:t>
      </w:r>
      <w:r w:rsidR="00203ABD">
        <w:rPr>
          <w:rFonts w:ascii="바탕" w:eastAsia="바탕" w:hAnsi="바탕" w:cs="굴림"/>
          <w:color w:val="000000"/>
          <w:szCs w:val="20"/>
        </w:rPr>
        <w:t>[</w:t>
      </w:r>
      <w:r w:rsidR="00203ABD">
        <w:rPr>
          <w:rFonts w:ascii="바탕" w:eastAsia="바탕" w:hAnsi="바탕" w:cs="굴림" w:hint="eastAsia"/>
          <w:color w:val="000000"/>
          <w:kern w:val="0"/>
          <w:szCs w:val="20"/>
        </w:rPr>
        <w:t>12</w:t>
      </w:r>
      <w:r w:rsidR="00203ABD">
        <w:rPr>
          <w:rFonts w:ascii="바탕" w:eastAsia="바탕" w:hAnsi="바탕" w:cs="굴림"/>
          <w:color w:val="000000"/>
          <w:szCs w:val="20"/>
        </w:rPr>
        <w:t>]</w:t>
      </w:r>
      <w:r>
        <w:rPr>
          <w:rFonts w:ascii="바탕" w:eastAsia="바탕" w:hAnsi="바탕" w:cs="굴림"/>
          <w:color w:val="000000"/>
          <w:szCs w:val="20"/>
        </w:rPr>
        <w:t>%에 해당하는 위약벌을 청구할 수 있다</w:t>
      </w:r>
      <w:r>
        <w:rPr>
          <w:rFonts w:ascii="바탕" w:eastAsia="바탕" w:hAnsi="바탕" w:cs="굴림" w:hint="eastAsia"/>
          <w:color w:val="000000"/>
          <w:szCs w:val="20"/>
        </w:rPr>
        <w:t>.</w:t>
      </w:r>
    </w:p>
    <w:p w14:paraId="65770AAD" w14:textId="3E1373CF" w:rsidR="00DF27CF" w:rsidRPr="00DF27CF" w:rsidRDefault="00DF27CF">
      <w:pPr>
        <w:pStyle w:val="a6"/>
        <w:numPr>
          <w:ilvl w:val="0"/>
          <w:numId w:val="3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sidRPr="00DF27CF">
        <w:rPr>
          <w:rFonts w:ascii="바탕" w:eastAsia="바탕" w:hAnsi="바탕" w:cs="굴림" w:hint="eastAsia"/>
          <w:color w:val="000000"/>
          <w:szCs w:val="20"/>
        </w:rPr>
        <w:t>이해관계인의 고의 또는 중과실로 회사에게 전조 제2항 제1호 내지 제4호의 사유가 발생하거나 이해관계인에게 전조 제2항 각</w:t>
      </w:r>
      <w:r w:rsidR="005F204A">
        <w:rPr>
          <w:rFonts w:ascii="바탕" w:eastAsia="바탕" w:hAnsi="바탕" w:cs="굴림" w:hint="eastAsia"/>
          <w:color w:val="000000"/>
          <w:szCs w:val="20"/>
        </w:rPr>
        <w:t xml:space="preserve"> </w:t>
      </w:r>
      <w:r w:rsidRPr="00DF27CF">
        <w:rPr>
          <w:rFonts w:ascii="바탕" w:eastAsia="바탕" w:hAnsi="바탕" w:cs="굴림" w:hint="eastAsia"/>
          <w:color w:val="000000"/>
          <w:szCs w:val="20"/>
        </w:rPr>
        <w:t xml:space="preserve">호의 사유가 발생한 경우 </w:t>
      </w:r>
      <w:r w:rsidR="00087AC2" w:rsidRPr="00B25337">
        <w:rPr>
          <w:rFonts w:ascii="바탕" w:eastAsia="바탕" w:hAnsi="바탕" w:cs="굴림" w:hint="eastAsia"/>
          <w:color w:val="000000"/>
          <w:szCs w:val="20"/>
          <w:highlight w:val="yellow"/>
        </w:rPr>
        <w:t>각</w:t>
      </w:r>
      <w:r w:rsidR="00087AC2">
        <w:rPr>
          <w:rStyle w:val="af2"/>
          <w:rFonts w:ascii="바탕" w:eastAsia="바탕" w:hAnsi="바탕" w:cs="굴림"/>
          <w:color w:val="000000"/>
          <w:szCs w:val="20"/>
          <w:highlight w:val="yellow"/>
        </w:rPr>
        <w:footnoteReference w:id="35"/>
      </w:r>
      <w:r w:rsidR="00087AC2">
        <w:rPr>
          <w:rFonts w:ascii="바탕" w:eastAsia="바탕" w:hAnsi="바탕" w:cs="굴림" w:hint="eastAsia"/>
          <w:color w:val="000000"/>
          <w:szCs w:val="20"/>
        </w:rPr>
        <w:t xml:space="preserve"> </w:t>
      </w:r>
      <w:r w:rsidRPr="00DF27CF">
        <w:rPr>
          <w:rFonts w:ascii="바탕" w:eastAsia="바탕" w:hAnsi="바탕" w:cs="굴림"/>
          <w:color w:val="000000"/>
          <w:szCs w:val="20"/>
        </w:rPr>
        <w:t xml:space="preserve">투자자는 </w:t>
      </w:r>
      <w:r w:rsidRPr="00DF27CF">
        <w:rPr>
          <w:rFonts w:ascii="바탕" w:eastAsia="바탕" w:hAnsi="바탕" w:cs="굴림" w:hint="eastAsia"/>
          <w:color w:val="000000"/>
          <w:szCs w:val="20"/>
        </w:rPr>
        <w:t>해당 이해관계인</w:t>
      </w:r>
      <w:r w:rsidRPr="00DF27CF">
        <w:rPr>
          <w:rFonts w:ascii="바탕" w:eastAsia="바탕" w:hAnsi="바탕" w:cs="굴림"/>
          <w:color w:val="000000"/>
          <w:szCs w:val="20"/>
        </w:rPr>
        <w:t>에게 주식매수청구</w:t>
      </w:r>
      <w:r w:rsidRPr="00DF27CF">
        <w:rPr>
          <w:rFonts w:ascii="바탕" w:eastAsia="바탕" w:hAnsi="바탕" w:cs="굴림" w:hint="eastAsia"/>
          <w:color w:val="000000"/>
          <w:szCs w:val="20"/>
        </w:rPr>
        <w:t>권 및 손해배상청구권의 행사</w:t>
      </w:r>
      <w:r w:rsidRPr="00DF27CF">
        <w:rPr>
          <w:rFonts w:ascii="바탕" w:eastAsia="바탕" w:hAnsi="바탕" w:cs="굴림"/>
          <w:color w:val="000000"/>
          <w:szCs w:val="20"/>
        </w:rPr>
        <w:t>와는 별도로 투자금의 [</w:t>
      </w:r>
      <w:r w:rsidRPr="00DF27CF">
        <w:rPr>
          <w:rFonts w:ascii="바탕" w:eastAsia="바탕" w:hAnsi="바탕" w:cs="굴림" w:hint="eastAsia"/>
          <w:color w:val="000000"/>
          <w:kern w:val="0"/>
          <w:szCs w:val="20"/>
        </w:rPr>
        <w:t>12</w:t>
      </w:r>
      <w:r w:rsidRPr="00DF27CF">
        <w:rPr>
          <w:rFonts w:ascii="바탕" w:eastAsia="바탕" w:hAnsi="바탕" w:cs="굴림"/>
          <w:color w:val="000000"/>
          <w:szCs w:val="20"/>
        </w:rPr>
        <w:t>]%에 해당하는 위약벌을 청구할 수 있다</w:t>
      </w:r>
      <w:r w:rsidRPr="00DF27CF">
        <w:rPr>
          <w:rFonts w:ascii="바탕" w:eastAsia="바탕" w:hAnsi="바탕" w:cs="굴림" w:hint="eastAsia"/>
          <w:color w:val="000000"/>
          <w:szCs w:val="20"/>
        </w:rPr>
        <w:t>.</w:t>
      </w:r>
    </w:p>
    <w:p w14:paraId="7C9B7DE3" w14:textId="39E9C5EA" w:rsidR="00767677" w:rsidRDefault="009B785E">
      <w:pPr>
        <w:pStyle w:val="a6"/>
        <w:numPr>
          <w:ilvl w:val="0"/>
          <w:numId w:val="3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전항에도 불구하고 </w:t>
      </w:r>
      <w:r w:rsidR="007A2C04">
        <w:rPr>
          <w:rFonts w:ascii="바탕" w:eastAsia="바탕" w:hAnsi="바탕" w:cs="굴림" w:hint="eastAsia"/>
          <w:color w:val="000000"/>
          <w:szCs w:val="20"/>
        </w:rPr>
        <w:t xml:space="preserve">이해관계인이 </w:t>
      </w:r>
      <w:r>
        <w:rPr>
          <w:rFonts w:ascii="바탕" w:eastAsia="바탕" w:hAnsi="바탕" w:cs="굴림" w:hint="eastAsia"/>
          <w:color w:val="000000"/>
          <w:szCs w:val="20"/>
        </w:rPr>
        <w:t xml:space="preserve">고의 또는 중과실로 </w:t>
      </w:r>
      <w:r w:rsidR="007A2C04">
        <w:rPr>
          <w:rFonts w:ascii="바탕" w:eastAsia="바탕" w:hAnsi="바탕" w:cs="굴림" w:hint="eastAsia"/>
          <w:color w:val="000000"/>
          <w:szCs w:val="20"/>
        </w:rPr>
        <w:t>제1</w:t>
      </w:r>
      <w:r w:rsidR="00EC71DD">
        <w:rPr>
          <w:rFonts w:ascii="바탕" w:eastAsia="바탕" w:hAnsi="바탕" w:cs="굴림" w:hint="eastAsia"/>
          <w:color w:val="000000"/>
          <w:szCs w:val="20"/>
        </w:rPr>
        <w:t>7</w:t>
      </w:r>
      <w:r w:rsidR="007A2C04">
        <w:rPr>
          <w:rFonts w:ascii="바탕" w:eastAsia="바탕" w:hAnsi="바탕" w:cs="굴림" w:hint="eastAsia"/>
          <w:color w:val="000000"/>
          <w:szCs w:val="20"/>
        </w:rPr>
        <w:t>조 및 제1</w:t>
      </w:r>
      <w:r w:rsidR="00EC71DD">
        <w:rPr>
          <w:rFonts w:ascii="바탕" w:eastAsia="바탕" w:hAnsi="바탕" w:cs="굴림" w:hint="eastAsia"/>
          <w:color w:val="000000"/>
          <w:szCs w:val="20"/>
        </w:rPr>
        <w:t>8</w:t>
      </w:r>
      <w:r w:rsidR="007A2C04">
        <w:rPr>
          <w:rFonts w:ascii="바탕" w:eastAsia="바탕" w:hAnsi="바탕" w:cs="굴림" w:hint="eastAsia"/>
          <w:color w:val="000000"/>
          <w:szCs w:val="20"/>
        </w:rPr>
        <w:t>조를 위반하여 주식을 처분한 경우, 투자자는 이해관계인에게 주식매수청구권</w:t>
      </w:r>
      <w:r>
        <w:rPr>
          <w:rFonts w:ascii="바탕" w:eastAsia="바탕" w:hAnsi="바탕" w:cs="굴림" w:hint="eastAsia"/>
          <w:color w:val="000000"/>
          <w:szCs w:val="20"/>
        </w:rPr>
        <w:t xml:space="preserve"> 및 손해배상청구권의</w:t>
      </w:r>
      <w:r w:rsidR="007A2C04">
        <w:rPr>
          <w:rFonts w:ascii="바탕" w:eastAsia="바탕" w:hAnsi="바탕" w:cs="굴림" w:hint="eastAsia"/>
          <w:color w:val="000000"/>
          <w:szCs w:val="20"/>
        </w:rPr>
        <w:t xml:space="preserve"> 행사와는 별도로 투자금의 [</w:t>
      </w:r>
      <w:r w:rsidR="00203ABD">
        <w:rPr>
          <w:rFonts w:ascii="바탕" w:eastAsia="바탕" w:hAnsi="바탕" w:cs="굴림" w:hint="eastAsia"/>
          <w:color w:val="000000"/>
          <w:kern w:val="0"/>
          <w:szCs w:val="20"/>
        </w:rPr>
        <w:t>12</w:t>
      </w:r>
      <w:r w:rsidR="007A2C04">
        <w:rPr>
          <w:rFonts w:ascii="바탕" w:eastAsia="바탕" w:hAnsi="바탕" w:cs="굴림" w:hint="eastAsia"/>
          <w:color w:val="000000"/>
          <w:szCs w:val="20"/>
        </w:rPr>
        <w:t>]%</w:t>
      </w:r>
      <w:r w:rsidR="007A2C04">
        <w:rPr>
          <w:rFonts w:ascii="바탕" w:eastAsia="바탕" w:hAnsi="바탕" w:cs="굴림"/>
          <w:color w:val="000000"/>
          <w:szCs w:val="20"/>
        </w:rPr>
        <w:t>에 해당하는</w:t>
      </w:r>
      <w:r w:rsidR="007A2C04">
        <w:rPr>
          <w:rFonts w:ascii="바탕" w:eastAsia="바탕" w:hAnsi="바탕" w:cs="굴림" w:hint="eastAsia"/>
          <w:color w:val="000000"/>
          <w:szCs w:val="20"/>
        </w:rPr>
        <w:t xml:space="preserve"> 금액과 이해관계인이 주식을 처분하고 지급받은 매매대금의 </w:t>
      </w:r>
      <w:r w:rsidR="007A2C04">
        <w:rPr>
          <w:rFonts w:ascii="바탕" w:eastAsia="바탕" w:hAnsi="바탕" w:cs="굴림"/>
          <w:color w:val="000000"/>
          <w:szCs w:val="20"/>
        </w:rPr>
        <w:t>[50]%</w:t>
      </w:r>
      <w:r w:rsidR="007A2C04">
        <w:rPr>
          <w:rFonts w:ascii="바탕" w:eastAsia="바탕" w:hAnsi="바탕" w:cs="굴림" w:hint="eastAsia"/>
          <w:color w:val="000000"/>
          <w:szCs w:val="20"/>
        </w:rPr>
        <w:t>에 해당하는 금액 중 큰 금액을 위약벌로 청구할 수 있다.</w:t>
      </w:r>
      <w:r w:rsidR="007A2C04">
        <w:rPr>
          <w:rFonts w:ascii="바탕" w:eastAsia="바탕" w:hAnsi="바탕" w:cs="굴림"/>
          <w:color w:val="000000"/>
          <w:szCs w:val="20"/>
        </w:rPr>
        <w:t xml:space="preserve"> </w:t>
      </w:r>
    </w:p>
    <w:p w14:paraId="0C3A4021" w14:textId="47B16AD2" w:rsidR="009B785E" w:rsidRPr="009B785E" w:rsidRDefault="009B785E" w:rsidP="009B785E">
      <w:pPr>
        <w:pStyle w:val="a6"/>
        <w:numPr>
          <w:ilvl w:val="0"/>
          <w:numId w:val="3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sidRPr="009B785E">
        <w:rPr>
          <w:rFonts w:ascii="바탕" w:eastAsia="바탕" w:hAnsi="바탕" w:cs="굴림" w:hint="eastAsia"/>
          <w:color w:val="000000"/>
          <w:szCs w:val="20"/>
        </w:rPr>
        <w:t>제3항에도 불구하고 이해관계인이 제2</w:t>
      </w:r>
      <w:r w:rsidR="00EC71DD">
        <w:rPr>
          <w:rFonts w:ascii="바탕" w:eastAsia="바탕" w:hAnsi="바탕" w:cs="굴림" w:hint="eastAsia"/>
          <w:color w:val="000000"/>
          <w:szCs w:val="20"/>
        </w:rPr>
        <w:t>2</w:t>
      </w:r>
      <w:r w:rsidRPr="009B785E">
        <w:rPr>
          <w:rFonts w:ascii="바탕" w:eastAsia="바탕" w:hAnsi="바탕" w:cs="굴림" w:hint="eastAsia"/>
          <w:color w:val="000000"/>
          <w:szCs w:val="20"/>
        </w:rPr>
        <w:t xml:space="preserve">조 제2항 또는 제3항을 위반하여 본건 신주의 상환에 사용할 수 있는 재원이 있음에도 </w:t>
      </w:r>
      <w:r w:rsidRPr="009B785E">
        <w:rPr>
          <w:rFonts w:ascii="바탕" w:eastAsia="바탕" w:hAnsi="바탕" w:cs="굴림" w:hint="eastAsia"/>
          <w:color w:val="000000"/>
          <w:kern w:val="0"/>
          <w:szCs w:val="20"/>
        </w:rPr>
        <w:t>회사로 하여금 상환 의무를 이행하도록 하지 않은 경우,</w:t>
      </w:r>
      <w:r w:rsidRPr="009B785E">
        <w:rPr>
          <w:rFonts w:ascii="바탕" w:eastAsia="바탕" w:hAnsi="바탕" w:cs="굴림"/>
          <w:color w:val="000000"/>
          <w:kern w:val="0"/>
          <w:szCs w:val="20"/>
        </w:rPr>
        <w:t xml:space="preserve"> </w:t>
      </w:r>
      <w:r w:rsidR="00D659E5" w:rsidRPr="00B25337">
        <w:rPr>
          <w:rFonts w:ascii="바탕" w:eastAsia="바탕" w:hAnsi="바탕" w:cs="굴림" w:hint="eastAsia"/>
          <w:color w:val="000000"/>
          <w:kern w:val="0"/>
          <w:szCs w:val="20"/>
          <w:highlight w:val="yellow"/>
        </w:rPr>
        <w:t>각</w:t>
      </w:r>
      <w:r w:rsidR="00D659E5">
        <w:rPr>
          <w:rStyle w:val="af2"/>
          <w:rFonts w:ascii="바탕" w:eastAsia="바탕" w:hAnsi="바탕" w:cs="굴림"/>
          <w:color w:val="000000"/>
          <w:kern w:val="0"/>
          <w:szCs w:val="20"/>
          <w:highlight w:val="yellow"/>
        </w:rPr>
        <w:footnoteReference w:id="36"/>
      </w:r>
      <w:r w:rsidR="00D659E5">
        <w:rPr>
          <w:rFonts w:ascii="바탕" w:eastAsia="바탕" w:hAnsi="바탕" w:cs="굴림" w:hint="eastAsia"/>
          <w:color w:val="000000"/>
          <w:kern w:val="0"/>
          <w:szCs w:val="20"/>
        </w:rPr>
        <w:t xml:space="preserve"> </w:t>
      </w:r>
      <w:r w:rsidRPr="009B785E">
        <w:rPr>
          <w:rFonts w:ascii="바탕" w:eastAsia="바탕" w:hAnsi="바탕" w:cs="굴림" w:hint="eastAsia"/>
          <w:color w:val="000000"/>
          <w:kern w:val="0"/>
          <w:szCs w:val="20"/>
        </w:rPr>
        <w:t>투자자는 그 의무를 위반한 이해관계인에게 주식매수청구권 및 손해배상청구권의 행사와는 별도로 상법상</w:t>
      </w:r>
      <w:r w:rsidRPr="009B785E">
        <w:rPr>
          <w:rFonts w:ascii="바탕" w:eastAsia="바탕" w:hAnsi="바탕" w:cs="굴림"/>
          <w:color w:val="000000"/>
          <w:kern w:val="0"/>
          <w:szCs w:val="20"/>
        </w:rPr>
        <w:t xml:space="preserve"> </w:t>
      </w:r>
      <w:r w:rsidRPr="009B785E">
        <w:rPr>
          <w:rFonts w:ascii="바탕" w:eastAsia="바탕" w:hAnsi="바탕" w:cs="굴림" w:hint="eastAsia"/>
          <w:color w:val="000000"/>
          <w:kern w:val="0"/>
          <w:szCs w:val="20"/>
        </w:rPr>
        <w:t xml:space="preserve">상환의무가 인정되는 금액의 </w:t>
      </w:r>
      <w:r w:rsidRPr="009B785E">
        <w:rPr>
          <w:rFonts w:ascii="바탕" w:eastAsia="바탕" w:hAnsi="바탕" w:cs="굴림"/>
          <w:color w:val="000000"/>
          <w:kern w:val="0"/>
          <w:szCs w:val="20"/>
        </w:rPr>
        <w:t>[50]%</w:t>
      </w:r>
      <w:r w:rsidRPr="009B785E">
        <w:rPr>
          <w:rFonts w:ascii="바탕" w:eastAsia="바탕" w:hAnsi="바탕" w:cs="굴림" w:hint="eastAsia"/>
          <w:color w:val="000000"/>
          <w:kern w:val="0"/>
          <w:szCs w:val="20"/>
        </w:rPr>
        <w:t>에 해당하는 금액을 위약벌로 청구할 수 있다.</w:t>
      </w:r>
    </w:p>
    <w:p w14:paraId="587C1E86"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2CABE7B4"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(지연배상금)</w:t>
      </w:r>
    </w:p>
    <w:p w14:paraId="59E4A2E1" w14:textId="7C4D699B" w:rsidR="00767677" w:rsidRDefault="007A2C04">
      <w:pPr>
        <w:snapToGrid w:val="0"/>
        <w:spacing w:after="0"/>
        <w:ind w:leftChars="71" w:left="142"/>
        <w:textAlignment w:val="baseline"/>
        <w:rPr>
          <w:rFonts w:ascii="바탕" w:eastAsia="바탕" w:hAnsi="바탕" w:cs="굴림"/>
          <w:color w:val="000000"/>
          <w:kern w:val="0"/>
          <w:szCs w:val="20"/>
        </w:rPr>
      </w:pPr>
      <w:r>
        <w:rPr>
          <w:rFonts w:ascii="바탕" w:eastAsia="바탕" w:hAnsi="바탕" w:cs="굴림" w:hint="eastAsia"/>
          <w:color w:val="000000"/>
          <w:kern w:val="0"/>
          <w:szCs w:val="20"/>
        </w:rPr>
        <w:t>본 계약의 당사자가 본 계약에 따라 정해진 지급기일에 금전지급의무를 부담함에도 이를 지체하는 경우,</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해당 </w:t>
      </w:r>
      <w:r>
        <w:rPr>
          <w:rFonts w:ascii="바탕" w:eastAsia="바탕" w:hAnsi="바탕" w:cs="굴림"/>
          <w:color w:val="000000"/>
          <w:kern w:val="0"/>
          <w:szCs w:val="20"/>
        </w:rPr>
        <w:t>지급기일 다음날로부터 실제 지급일까지 미지급 금액에 대하여</w:t>
      </w:r>
      <w:r>
        <w:rPr>
          <w:rFonts w:ascii="바탕" w:eastAsia="바탕" w:hAnsi="바탕" w:cs="굴림" w:hint="eastAsia"/>
          <w:color w:val="000000"/>
          <w:kern w:val="0"/>
          <w:szCs w:val="20"/>
        </w:rPr>
        <w:t xml:space="preserve"> </w:t>
      </w:r>
      <w:r w:rsidRPr="00B25337">
        <w:rPr>
          <w:rFonts w:ascii="바탕" w:eastAsia="바탕" w:hAnsi="바탕" w:cs="굴림" w:hint="eastAsia"/>
          <w:color w:val="000000"/>
          <w:kern w:val="0"/>
          <w:szCs w:val="20"/>
          <w:highlight w:val="yellow"/>
        </w:rPr>
        <w:t>연</w:t>
      </w:r>
      <w:r w:rsidRPr="00B25337">
        <w:rPr>
          <w:rFonts w:ascii="바탕" w:eastAsia="바탕" w:hAnsi="바탕" w:cs="굴림"/>
          <w:color w:val="000000"/>
          <w:kern w:val="0"/>
          <w:szCs w:val="20"/>
          <w:highlight w:val="yellow"/>
        </w:rPr>
        <w:t xml:space="preserve"> </w:t>
      </w:r>
      <w:r w:rsidR="00721613" w:rsidRPr="00B25337">
        <w:rPr>
          <w:rFonts w:ascii="바탕" w:eastAsia="바탕" w:hAnsi="바탕" w:cs="굴림"/>
          <w:color w:val="000000"/>
          <w:kern w:val="0"/>
          <w:szCs w:val="20"/>
          <w:highlight w:val="yellow"/>
        </w:rPr>
        <w:t>[</w:t>
      </w:r>
      <w:r w:rsidRPr="00B25337">
        <w:rPr>
          <w:rFonts w:ascii="바탕" w:eastAsia="바탕" w:hAnsi="바탕" w:cs="굴림"/>
          <w:color w:val="000000"/>
          <w:kern w:val="0"/>
          <w:szCs w:val="20"/>
          <w:highlight w:val="yellow"/>
        </w:rPr>
        <w:t>12</w:t>
      </w:r>
      <w:r w:rsidR="00544571" w:rsidRPr="00B25337">
        <w:rPr>
          <w:rFonts w:ascii="바탕" w:eastAsia="바탕" w:hAnsi="바탕" w:cs="굴림"/>
          <w:color w:val="000000"/>
          <w:kern w:val="0"/>
          <w:szCs w:val="20"/>
          <w:highlight w:val="yellow"/>
        </w:rPr>
        <w:t>]</w:t>
      </w:r>
      <w:r w:rsidRPr="00B25337">
        <w:rPr>
          <w:rFonts w:ascii="바탕" w:eastAsia="바탕" w:hAnsi="바탕" w:cs="굴림"/>
          <w:color w:val="000000"/>
          <w:kern w:val="0"/>
          <w:szCs w:val="20"/>
          <w:highlight w:val="yellow"/>
        </w:rPr>
        <w:t>%</w:t>
      </w:r>
      <w:r w:rsidR="00D659E5">
        <w:rPr>
          <w:rStyle w:val="af2"/>
          <w:rFonts w:ascii="바탕" w:eastAsia="바탕" w:hAnsi="바탕" w:cs="굴림"/>
          <w:color w:val="000000"/>
          <w:kern w:val="0"/>
          <w:szCs w:val="20"/>
          <w:highlight w:val="yellow"/>
        </w:rPr>
        <w:footnoteReference w:id="37"/>
      </w:r>
      <w:proofErr w:type="spellStart"/>
      <w:r>
        <w:rPr>
          <w:rFonts w:ascii="바탕" w:eastAsia="바탕" w:hAnsi="바탕" w:cs="굴림"/>
          <w:color w:val="000000"/>
          <w:kern w:val="0"/>
          <w:szCs w:val="20"/>
        </w:rPr>
        <w:t>에</w:t>
      </w:r>
      <w:proofErr w:type="spellEnd"/>
      <w:r>
        <w:rPr>
          <w:rFonts w:ascii="바탕" w:eastAsia="바탕" w:hAnsi="바탕" w:cs="굴림"/>
          <w:color w:val="000000"/>
          <w:kern w:val="0"/>
          <w:szCs w:val="20"/>
        </w:rPr>
        <w:t xml:space="preserve"> 해당하는 금액을 지연배상금으로 가산하여 지급해야 한다</w:t>
      </w:r>
      <w:r>
        <w:rPr>
          <w:rFonts w:ascii="바탕" w:eastAsia="바탕" w:hAnsi="바탕" w:cs="굴림" w:hint="eastAsia"/>
          <w:color w:val="000000"/>
          <w:kern w:val="0"/>
          <w:szCs w:val="20"/>
        </w:rPr>
        <w:t>.</w:t>
      </w:r>
    </w:p>
    <w:p w14:paraId="33497E4F"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257F7E1C"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(이해관계인의 책임)</w:t>
      </w:r>
    </w:p>
    <w:p w14:paraId="06F83366" w14:textId="77777777" w:rsidR="009B785E" w:rsidRPr="009B785E" w:rsidRDefault="009B785E" w:rsidP="009B785E">
      <w:pPr>
        <w:pStyle w:val="a6"/>
        <w:numPr>
          <w:ilvl w:val="0"/>
          <w:numId w:val="6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9B785E">
        <w:rPr>
          <w:rFonts w:ascii="바탕" w:eastAsia="바탕" w:hAnsi="바탕" w:cs="굴림" w:hint="eastAsia"/>
          <w:color w:val="000000"/>
          <w:kern w:val="0"/>
          <w:szCs w:val="20"/>
        </w:rPr>
        <w:t>이해관계인은 회사가 본 계약에서 정한 의무를 모두 이행할 수 있도록 본인의 권한,</w:t>
      </w:r>
      <w:r w:rsidRPr="009B785E">
        <w:rPr>
          <w:rFonts w:ascii="바탕" w:eastAsia="바탕" w:hAnsi="바탕" w:cs="굴림"/>
          <w:color w:val="000000"/>
          <w:kern w:val="0"/>
          <w:szCs w:val="20"/>
        </w:rPr>
        <w:t xml:space="preserve"> </w:t>
      </w:r>
      <w:r w:rsidRPr="009B785E">
        <w:rPr>
          <w:rFonts w:ascii="바탕" w:eastAsia="바탕" w:hAnsi="바탕" w:cs="굴림" w:hint="eastAsia"/>
          <w:color w:val="000000"/>
          <w:kern w:val="0"/>
          <w:szCs w:val="20"/>
        </w:rPr>
        <w:t>권리,</w:t>
      </w:r>
      <w:r w:rsidRPr="009B785E">
        <w:rPr>
          <w:rFonts w:ascii="바탕" w:eastAsia="바탕" w:hAnsi="바탕" w:cs="굴림"/>
          <w:color w:val="000000"/>
          <w:kern w:val="0"/>
          <w:szCs w:val="20"/>
        </w:rPr>
        <w:t xml:space="preserve"> </w:t>
      </w:r>
      <w:r w:rsidRPr="009B785E">
        <w:rPr>
          <w:rFonts w:ascii="바탕" w:eastAsia="바탕" w:hAnsi="바탕" w:cs="굴림" w:hint="eastAsia"/>
          <w:color w:val="000000"/>
          <w:kern w:val="0"/>
          <w:szCs w:val="20"/>
        </w:rPr>
        <w:t>의무를 다하여야 한다.</w:t>
      </w:r>
      <w:r w:rsidRPr="009B785E">
        <w:rPr>
          <w:rFonts w:ascii="바탕" w:eastAsia="바탕" w:hAnsi="바탕" w:cs="굴림"/>
          <w:color w:val="000000"/>
          <w:kern w:val="0"/>
          <w:szCs w:val="20"/>
        </w:rPr>
        <w:t xml:space="preserve"> </w:t>
      </w:r>
    </w:p>
    <w:p w14:paraId="7AD880C1" w14:textId="4DFD01E1" w:rsidR="009B785E" w:rsidRPr="009B785E" w:rsidRDefault="009B785E" w:rsidP="009B785E">
      <w:pPr>
        <w:pStyle w:val="a6"/>
        <w:numPr>
          <w:ilvl w:val="0"/>
          <w:numId w:val="6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9B785E">
        <w:rPr>
          <w:rFonts w:ascii="바탕" w:eastAsia="바탕" w:hAnsi="바탕" w:cs="굴림" w:hint="eastAsia"/>
          <w:color w:val="000000"/>
          <w:kern w:val="0"/>
          <w:szCs w:val="20"/>
        </w:rPr>
        <w:t>이해관계인은 투자자가 회사에 대하여 본건 신주에</w:t>
      </w:r>
      <w:r w:rsidRPr="009B785E">
        <w:rPr>
          <w:rFonts w:ascii="바탕" w:eastAsia="바탕" w:hAnsi="바탕" w:cs="굴림"/>
          <w:color w:val="000000"/>
          <w:kern w:val="0"/>
          <w:szCs w:val="20"/>
        </w:rPr>
        <w:t xml:space="preserve"> </w:t>
      </w:r>
      <w:r w:rsidRPr="009B785E">
        <w:rPr>
          <w:rFonts w:ascii="바탕" w:eastAsia="바탕" w:hAnsi="바탕" w:cs="굴림" w:hint="eastAsia"/>
          <w:color w:val="000000"/>
          <w:kern w:val="0"/>
          <w:szCs w:val="20"/>
        </w:rPr>
        <w:t>관한 상환청구</w:t>
      </w:r>
      <w:r w:rsidR="0045179F">
        <w:rPr>
          <w:rFonts w:ascii="바탕" w:eastAsia="바탕" w:hAnsi="바탕" w:cs="굴림" w:hint="eastAsia"/>
          <w:color w:val="000000"/>
          <w:kern w:val="0"/>
          <w:szCs w:val="20"/>
        </w:rPr>
        <w:t xml:space="preserve"> </w:t>
      </w:r>
      <w:r w:rsidR="0045179F" w:rsidRPr="00B25337">
        <w:rPr>
          <w:rFonts w:ascii="바탕" w:eastAsia="바탕" w:hAnsi="바탕" w:cs="굴림" w:hint="eastAsia"/>
          <w:color w:val="000000"/>
          <w:kern w:val="0"/>
          <w:szCs w:val="20"/>
          <w:highlight w:val="yellow"/>
        </w:rPr>
        <w:t>및</w:t>
      </w:r>
      <w:r w:rsidR="0045179F" w:rsidRPr="00B25337">
        <w:rPr>
          <w:rFonts w:ascii="바탕" w:eastAsia="바탕" w:hAnsi="바탕" w:cs="굴림"/>
          <w:color w:val="000000"/>
          <w:kern w:val="0"/>
          <w:szCs w:val="20"/>
          <w:highlight w:val="yellow"/>
        </w:rPr>
        <w:t xml:space="preserve"> </w:t>
      </w:r>
      <w:r w:rsidR="0045179F" w:rsidRPr="00B25337">
        <w:rPr>
          <w:rFonts w:ascii="바탕" w:eastAsia="바탕" w:hAnsi="바탕" w:cs="굴림" w:hint="eastAsia"/>
          <w:color w:val="000000"/>
          <w:kern w:val="0"/>
          <w:szCs w:val="20"/>
          <w:highlight w:val="yellow"/>
        </w:rPr>
        <w:t>주식매수청구</w:t>
      </w:r>
      <w:r w:rsidRPr="009B785E">
        <w:rPr>
          <w:rFonts w:ascii="바탕" w:eastAsia="바탕" w:hAnsi="바탕" w:cs="굴림" w:hint="eastAsia"/>
          <w:color w:val="000000"/>
          <w:kern w:val="0"/>
          <w:szCs w:val="20"/>
        </w:rPr>
        <w:t>를 하면 회사의 대주주 내지 임원으로서</w:t>
      </w:r>
      <w:r w:rsidRPr="009B785E">
        <w:rPr>
          <w:rFonts w:ascii="바탕" w:eastAsia="바탕" w:hAnsi="바탕" w:cs="굴림"/>
          <w:color w:val="000000"/>
          <w:kern w:val="0"/>
          <w:szCs w:val="20"/>
        </w:rPr>
        <w:t xml:space="preserve"> </w:t>
      </w:r>
      <w:r w:rsidRPr="009B785E">
        <w:rPr>
          <w:rFonts w:ascii="바탕" w:eastAsia="바탕" w:hAnsi="바탕" w:cs="굴림" w:hint="eastAsia"/>
          <w:color w:val="000000"/>
          <w:kern w:val="0"/>
          <w:szCs w:val="20"/>
        </w:rPr>
        <w:t>회사가 배당가능이익의 범위 내에서 상환</w:t>
      </w:r>
      <w:r w:rsidR="0045179F">
        <w:rPr>
          <w:rFonts w:ascii="바탕" w:eastAsia="바탕" w:hAnsi="바탕" w:cs="굴림" w:hint="eastAsia"/>
          <w:color w:val="000000"/>
          <w:kern w:val="0"/>
          <w:szCs w:val="20"/>
        </w:rPr>
        <w:t xml:space="preserve"> </w:t>
      </w:r>
      <w:r w:rsidR="0045179F" w:rsidRPr="00B25337">
        <w:rPr>
          <w:rFonts w:ascii="바탕" w:eastAsia="바탕" w:hAnsi="바탕" w:cs="굴림" w:hint="eastAsia"/>
          <w:color w:val="000000"/>
          <w:kern w:val="0"/>
          <w:szCs w:val="20"/>
          <w:highlight w:val="yellow"/>
        </w:rPr>
        <w:t>및</w:t>
      </w:r>
      <w:r w:rsidR="0045179F" w:rsidRPr="00B25337">
        <w:rPr>
          <w:rFonts w:ascii="바탕" w:eastAsia="바탕" w:hAnsi="바탕" w:cs="굴림"/>
          <w:color w:val="000000"/>
          <w:kern w:val="0"/>
          <w:szCs w:val="20"/>
          <w:highlight w:val="yellow"/>
        </w:rPr>
        <w:t xml:space="preserve"> </w:t>
      </w:r>
      <w:r w:rsidR="0045179F" w:rsidRPr="00B25337">
        <w:rPr>
          <w:rFonts w:ascii="바탕" w:eastAsia="바탕" w:hAnsi="바탕" w:cs="굴림" w:hint="eastAsia"/>
          <w:color w:val="000000"/>
          <w:kern w:val="0"/>
          <w:szCs w:val="20"/>
          <w:highlight w:val="yellow"/>
        </w:rPr>
        <w:t>주식매수</w:t>
      </w:r>
      <w:r w:rsidRPr="009B785E">
        <w:rPr>
          <w:rFonts w:ascii="바탕" w:eastAsia="바탕" w:hAnsi="바탕" w:cs="굴림" w:hint="eastAsia"/>
          <w:color w:val="000000"/>
          <w:kern w:val="0"/>
          <w:szCs w:val="20"/>
        </w:rPr>
        <w:t>에 성실히 응할 수 있도록 업무를 집행하여야 할 의무를 부담한다.</w:t>
      </w:r>
      <w:r w:rsidRPr="009B785E">
        <w:rPr>
          <w:rFonts w:ascii="바탕" w:eastAsia="바탕" w:hAnsi="바탕" w:cs="굴림"/>
          <w:color w:val="000000"/>
          <w:kern w:val="0"/>
          <w:szCs w:val="20"/>
        </w:rPr>
        <w:t xml:space="preserve"> </w:t>
      </w:r>
    </w:p>
    <w:p w14:paraId="5ED06EDD" w14:textId="7C5BD2C7" w:rsidR="009B785E" w:rsidRPr="009B785E" w:rsidRDefault="009B785E" w:rsidP="009B785E">
      <w:pPr>
        <w:pStyle w:val="a6"/>
        <w:numPr>
          <w:ilvl w:val="0"/>
          <w:numId w:val="6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9B785E">
        <w:rPr>
          <w:rFonts w:ascii="바탕" w:eastAsia="바탕" w:hAnsi="바탕" w:cs="굴림" w:hint="eastAsia"/>
          <w:color w:val="000000"/>
          <w:kern w:val="0"/>
          <w:szCs w:val="20"/>
        </w:rPr>
        <w:t xml:space="preserve">전항의 경우 회사의 배당가능이익이 충분하지 않으면 이해관계인은 회사의 대주주 내지 임원으로서 회사가 </w:t>
      </w:r>
      <w:r w:rsidRPr="00B25337">
        <w:rPr>
          <w:rFonts w:ascii="바탕" w:eastAsia="바탕" w:hAnsi="바탕" w:cs="굴림" w:hint="eastAsia"/>
          <w:color w:val="000000"/>
          <w:kern w:val="0"/>
          <w:szCs w:val="20"/>
          <w:highlight w:val="yellow"/>
        </w:rPr>
        <w:t>상</w:t>
      </w:r>
      <w:r w:rsidR="00D659E5" w:rsidRPr="00B25337">
        <w:rPr>
          <w:rFonts w:ascii="바탕" w:eastAsia="바탕" w:hAnsi="바탕" w:cs="굴림" w:hint="eastAsia"/>
          <w:color w:val="000000"/>
          <w:kern w:val="0"/>
          <w:szCs w:val="20"/>
          <w:highlight w:val="yellow"/>
        </w:rPr>
        <w:t>환</w:t>
      </w:r>
      <w:r w:rsidR="0045179F" w:rsidRPr="00B25337">
        <w:rPr>
          <w:rFonts w:ascii="바탕" w:eastAsia="바탕" w:hAnsi="바탕" w:cs="굴림"/>
          <w:color w:val="000000"/>
          <w:kern w:val="0"/>
          <w:szCs w:val="20"/>
          <w:highlight w:val="yellow"/>
        </w:rPr>
        <w:t xml:space="preserve"> </w:t>
      </w:r>
      <w:r w:rsidR="0045179F" w:rsidRPr="0045179F">
        <w:rPr>
          <w:rFonts w:ascii="바탕" w:eastAsia="바탕" w:hAnsi="바탕" w:cs="굴림" w:hint="eastAsia"/>
          <w:color w:val="000000"/>
          <w:kern w:val="0"/>
          <w:szCs w:val="20"/>
          <w:highlight w:val="yellow"/>
        </w:rPr>
        <w:t>및</w:t>
      </w:r>
      <w:r w:rsidR="0045179F" w:rsidRPr="00B25337">
        <w:rPr>
          <w:rFonts w:ascii="바탕" w:eastAsia="바탕" w:hAnsi="바탕" w:cs="굴림"/>
          <w:color w:val="000000"/>
          <w:kern w:val="0"/>
          <w:szCs w:val="20"/>
          <w:highlight w:val="yellow"/>
        </w:rPr>
        <w:t xml:space="preserve"> </w:t>
      </w:r>
      <w:r w:rsidR="0045179F" w:rsidRPr="0045179F">
        <w:rPr>
          <w:rFonts w:ascii="바탕" w:eastAsia="바탕" w:hAnsi="바탕" w:cs="굴림" w:hint="eastAsia"/>
          <w:color w:val="000000"/>
          <w:kern w:val="0"/>
          <w:szCs w:val="20"/>
          <w:highlight w:val="yellow"/>
        </w:rPr>
        <w:t>주식매수</w:t>
      </w:r>
      <w:r w:rsidRPr="009B785E">
        <w:rPr>
          <w:rFonts w:ascii="바탕" w:eastAsia="바탕" w:hAnsi="바탕" w:cs="굴림" w:hint="eastAsia"/>
          <w:color w:val="000000"/>
          <w:kern w:val="0"/>
          <w:szCs w:val="20"/>
        </w:rPr>
        <w:t xml:space="preserve"> 재원을 확보하기 위하여 취할 수 있는 준비금 감소 등 법률상 가능한 절차를 신속히 이행하도록 할 의무를 부담한다.</w:t>
      </w:r>
      <w:r w:rsidRPr="009B785E">
        <w:rPr>
          <w:rFonts w:ascii="바탕" w:eastAsia="바탕" w:hAnsi="바탕" w:cs="굴림"/>
          <w:color w:val="000000"/>
          <w:kern w:val="0"/>
          <w:szCs w:val="20"/>
        </w:rPr>
        <w:t xml:space="preserve"> </w:t>
      </w:r>
    </w:p>
    <w:p w14:paraId="7D39ECC6" w14:textId="7DAD8B34" w:rsidR="009B785E" w:rsidRPr="009B785E" w:rsidRDefault="009B785E" w:rsidP="009B785E">
      <w:pPr>
        <w:pStyle w:val="a6"/>
        <w:numPr>
          <w:ilvl w:val="0"/>
          <w:numId w:val="6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9B785E">
        <w:rPr>
          <w:rFonts w:ascii="바탕" w:eastAsia="바탕" w:hAnsi="바탕" w:cs="굴림" w:hint="eastAsia"/>
          <w:color w:val="000000"/>
          <w:kern w:val="0"/>
          <w:szCs w:val="20"/>
        </w:rPr>
        <w:t>본 계약의 다른 조항에도 불구하고 본 계약에 따라 이해관계인이 회사가 부담하여야 하는 의무를 연대하여 부담하는 경우는 다음 각</w:t>
      </w:r>
      <w:r w:rsidR="00A7545F">
        <w:rPr>
          <w:rFonts w:ascii="바탕" w:eastAsia="바탕" w:hAnsi="바탕" w:cs="굴림" w:hint="eastAsia"/>
          <w:color w:val="000000"/>
          <w:kern w:val="0"/>
          <w:szCs w:val="20"/>
        </w:rPr>
        <w:t xml:space="preserve"> </w:t>
      </w:r>
      <w:r w:rsidRPr="009B785E">
        <w:rPr>
          <w:rFonts w:ascii="바탕" w:eastAsia="바탕" w:hAnsi="바탕" w:cs="굴림" w:hint="eastAsia"/>
          <w:color w:val="000000"/>
          <w:kern w:val="0"/>
          <w:szCs w:val="20"/>
        </w:rPr>
        <w:t>호의 어느 하나에 해당하고 그 사유 발생에 해당 이해관계인의 고의 또는 중과실이 있는 경우로 제한한다.</w:t>
      </w:r>
    </w:p>
    <w:p w14:paraId="323D55A0" w14:textId="77777777" w:rsidR="009B785E" w:rsidRPr="009B785E" w:rsidRDefault="009B785E" w:rsidP="009B785E">
      <w:pPr>
        <w:pStyle w:val="a6"/>
        <w:numPr>
          <w:ilvl w:val="0"/>
          <w:numId w:val="6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9B785E">
        <w:rPr>
          <w:rFonts w:ascii="바탕" w:eastAsia="바탕" w:hAnsi="바탕" w:cs="굴림" w:hint="eastAsia"/>
          <w:color w:val="000000"/>
          <w:szCs w:val="20"/>
        </w:rPr>
        <w:t xml:space="preserve">제2조의 선행조건이 충족되지 않았음에도 불구하고 투자금을 납입하게 함으로써 투자의 효력을 발생하게 한 경우 </w:t>
      </w:r>
    </w:p>
    <w:p w14:paraId="760AB1F7" w14:textId="77777777" w:rsidR="009B785E" w:rsidRPr="009B785E" w:rsidRDefault="009B785E" w:rsidP="009B785E">
      <w:pPr>
        <w:pStyle w:val="a6"/>
        <w:numPr>
          <w:ilvl w:val="0"/>
          <w:numId w:val="6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9B785E">
        <w:rPr>
          <w:rFonts w:ascii="바탕" w:eastAsia="바탕" w:hAnsi="바탕" w:cs="굴림" w:hint="eastAsia"/>
          <w:color w:val="000000"/>
          <w:szCs w:val="20"/>
        </w:rPr>
        <w:t xml:space="preserve">제3조 및 </w:t>
      </w:r>
      <w:r w:rsidRPr="009B785E">
        <w:rPr>
          <w:rFonts w:ascii="바탕" w:eastAsia="바탕" w:hAnsi="바탕" w:cs="굴림"/>
          <w:color w:val="000000"/>
          <w:szCs w:val="20"/>
        </w:rPr>
        <w:t>별</w:t>
      </w:r>
      <w:r w:rsidRPr="009B785E">
        <w:rPr>
          <w:rFonts w:ascii="바탕" w:eastAsia="바탕" w:hAnsi="바탕" w:cs="굴림" w:hint="eastAsia"/>
          <w:color w:val="000000"/>
          <w:szCs w:val="20"/>
        </w:rPr>
        <w:t xml:space="preserve">지 </w:t>
      </w:r>
      <w:r w:rsidRPr="009B785E">
        <w:rPr>
          <w:rFonts w:ascii="바탕" w:eastAsia="바탕" w:hAnsi="바탕" w:cs="굴림"/>
          <w:color w:val="000000"/>
          <w:szCs w:val="20"/>
        </w:rPr>
        <w:t>2.</w:t>
      </w:r>
      <w:r w:rsidRPr="009B785E">
        <w:rPr>
          <w:rFonts w:ascii="바탕" w:eastAsia="바탕" w:hAnsi="바탕" w:cs="굴림" w:hint="eastAsia"/>
          <w:color w:val="000000"/>
          <w:szCs w:val="20"/>
        </w:rPr>
        <w:t xml:space="preserve">의 </w:t>
      </w:r>
      <w:r w:rsidRPr="009B785E">
        <w:rPr>
          <w:rFonts w:ascii="바탕" w:eastAsia="바탕" w:hAnsi="바탕" w:cs="굴림"/>
          <w:color w:val="000000"/>
          <w:szCs w:val="20"/>
        </w:rPr>
        <w:t xml:space="preserve">진술과 보장 사항이 </w:t>
      </w:r>
      <w:r w:rsidRPr="009B785E">
        <w:rPr>
          <w:rFonts w:ascii="바탕" w:eastAsia="바탕" w:hAnsi="바탕" w:cs="굴림" w:hint="eastAsia"/>
          <w:color w:val="000000"/>
          <w:szCs w:val="20"/>
        </w:rPr>
        <w:t>거짓으로 확인된 경우</w:t>
      </w:r>
    </w:p>
    <w:p w14:paraId="135A3E94" w14:textId="77777777" w:rsidR="009B785E" w:rsidRPr="009B785E" w:rsidRDefault="009B785E" w:rsidP="009B785E">
      <w:pPr>
        <w:pStyle w:val="a6"/>
        <w:numPr>
          <w:ilvl w:val="0"/>
          <w:numId w:val="6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9B785E">
        <w:rPr>
          <w:rFonts w:ascii="바탕" w:eastAsia="바탕" w:hAnsi="바탕" w:cs="굴림"/>
          <w:color w:val="000000"/>
          <w:szCs w:val="20"/>
        </w:rPr>
        <w:t>제</w:t>
      </w:r>
      <w:r w:rsidRPr="009B785E">
        <w:rPr>
          <w:rFonts w:ascii="바탕" w:eastAsia="바탕" w:hAnsi="바탕" w:cs="굴림" w:hint="eastAsia"/>
          <w:color w:val="000000"/>
          <w:szCs w:val="20"/>
        </w:rPr>
        <w:t>6</w:t>
      </w:r>
      <w:r w:rsidRPr="009B785E">
        <w:rPr>
          <w:rFonts w:ascii="바탕" w:eastAsia="바탕" w:hAnsi="바탕" w:cs="굴림"/>
          <w:color w:val="000000"/>
          <w:szCs w:val="20"/>
        </w:rPr>
        <w:t>조</w:t>
      </w:r>
      <w:r w:rsidRPr="009B785E">
        <w:rPr>
          <w:rFonts w:ascii="바탕" w:eastAsia="바탕" w:hAnsi="바탕" w:cs="굴림" w:hint="eastAsia"/>
          <w:color w:val="000000"/>
          <w:szCs w:val="20"/>
        </w:rPr>
        <w:t xml:space="preserve"> </w:t>
      </w:r>
      <w:r w:rsidRPr="009B785E">
        <w:rPr>
          <w:rFonts w:ascii="바탕" w:eastAsia="바탕" w:hAnsi="바탕" w:cs="굴림"/>
          <w:color w:val="000000"/>
          <w:szCs w:val="20"/>
        </w:rPr>
        <w:t>및 별</w:t>
      </w:r>
      <w:r w:rsidRPr="009B785E">
        <w:rPr>
          <w:rFonts w:ascii="바탕" w:eastAsia="바탕" w:hAnsi="바탕" w:cs="굴림" w:hint="eastAsia"/>
          <w:color w:val="000000"/>
          <w:szCs w:val="20"/>
        </w:rPr>
        <w:t xml:space="preserve">지 </w:t>
      </w:r>
      <w:r w:rsidRPr="009B785E">
        <w:rPr>
          <w:rFonts w:ascii="바탕" w:eastAsia="바탕" w:hAnsi="바탕" w:cs="굴림"/>
          <w:color w:val="000000"/>
          <w:szCs w:val="20"/>
        </w:rPr>
        <w:t>3.</w:t>
      </w:r>
      <w:r w:rsidRPr="009B785E">
        <w:rPr>
          <w:rFonts w:ascii="바탕" w:eastAsia="바탕" w:hAnsi="바탕" w:cs="굴림" w:hint="eastAsia"/>
          <w:color w:val="000000"/>
          <w:szCs w:val="20"/>
        </w:rPr>
        <w:t xml:space="preserve"> </w:t>
      </w:r>
      <w:r w:rsidRPr="009B785E">
        <w:rPr>
          <w:rFonts w:ascii="바탕" w:eastAsia="바탕" w:hAnsi="바탕" w:cs="굴림"/>
          <w:color w:val="000000"/>
          <w:szCs w:val="20"/>
        </w:rPr>
        <w:t>투자금</w:t>
      </w:r>
      <w:r w:rsidRPr="009B785E">
        <w:rPr>
          <w:rFonts w:ascii="바탕" w:eastAsia="바탕" w:hAnsi="바탕" w:cs="굴림" w:hint="eastAsia"/>
          <w:color w:val="000000"/>
          <w:szCs w:val="20"/>
        </w:rPr>
        <w:t>의</w:t>
      </w:r>
      <w:r w:rsidRPr="009B785E">
        <w:rPr>
          <w:rFonts w:ascii="바탕" w:eastAsia="바탕" w:hAnsi="바탕" w:cs="굴림"/>
          <w:color w:val="000000"/>
          <w:szCs w:val="20"/>
        </w:rPr>
        <w:t xml:space="preserve"> 사용</w:t>
      </w:r>
      <w:r w:rsidRPr="009B785E">
        <w:rPr>
          <w:rFonts w:ascii="바탕" w:eastAsia="바탕" w:hAnsi="바탕" w:cs="굴림" w:hint="eastAsia"/>
          <w:color w:val="000000"/>
          <w:szCs w:val="20"/>
        </w:rPr>
        <w:t xml:space="preserve"> </w:t>
      </w:r>
      <w:r w:rsidRPr="009B785E">
        <w:rPr>
          <w:rFonts w:ascii="바탕" w:eastAsia="바탕" w:hAnsi="바탕" w:cs="굴림"/>
          <w:color w:val="000000"/>
          <w:szCs w:val="20"/>
        </w:rPr>
        <w:t>용도</w:t>
      </w:r>
      <w:r w:rsidRPr="009B785E">
        <w:rPr>
          <w:rFonts w:ascii="바탕" w:eastAsia="바탕" w:hAnsi="바탕" w:cs="굴림" w:hint="eastAsia"/>
          <w:color w:val="000000"/>
          <w:szCs w:val="20"/>
        </w:rPr>
        <w:t>를</w:t>
      </w:r>
      <w:r w:rsidRPr="009B785E">
        <w:rPr>
          <w:rFonts w:ascii="바탕" w:eastAsia="바탕" w:hAnsi="바탕" w:cs="굴림"/>
          <w:color w:val="000000"/>
          <w:szCs w:val="20"/>
        </w:rPr>
        <w:t xml:space="preserve"> 위반한 경우</w:t>
      </w:r>
    </w:p>
    <w:p w14:paraId="5DE80291" w14:textId="77777777" w:rsidR="009B785E" w:rsidRPr="00287674" w:rsidRDefault="009B785E" w:rsidP="009B785E">
      <w:pPr>
        <w:pStyle w:val="a6"/>
        <w:numPr>
          <w:ilvl w:val="0"/>
          <w:numId w:val="63"/>
        </w:numPr>
        <w:tabs>
          <w:tab w:val="left" w:pos="127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sidRPr="00287674">
        <w:rPr>
          <w:rFonts w:ascii="바탕" w:eastAsia="바탕" w:hAnsi="바탕" w:cs="굴림" w:hint="eastAsia"/>
          <w:color w:val="000000"/>
          <w:szCs w:val="20"/>
        </w:rPr>
        <w:lastRenderedPageBreak/>
        <w:t>본 계약에 반하여 이해관계인이 주식을 처분한 경우</w:t>
      </w:r>
    </w:p>
    <w:p w14:paraId="062A4830"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1F2000C7"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29CA93A2" w14:textId="77777777" w:rsidR="00767677" w:rsidRDefault="007A2C04">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jc w:val="center"/>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5</w:t>
      </w:r>
      <w:r>
        <w:rPr>
          <w:rFonts w:ascii="바탕" w:eastAsia="바탕" w:hAnsi="바탕" w:cs="굴림"/>
          <w:b/>
          <w:bCs/>
          <w:color w:val="000000"/>
          <w:kern w:val="0"/>
          <w:szCs w:val="20"/>
        </w:rPr>
        <w:t xml:space="preserve">장 계약의 </w:t>
      </w:r>
      <w:r>
        <w:rPr>
          <w:rFonts w:ascii="바탕" w:eastAsia="바탕" w:hAnsi="바탕" w:cs="굴림" w:hint="eastAsia"/>
          <w:b/>
          <w:bCs/>
          <w:color w:val="000000"/>
          <w:kern w:val="0"/>
          <w:szCs w:val="20"/>
        </w:rPr>
        <w:t>일반 사항</w:t>
      </w:r>
    </w:p>
    <w:p w14:paraId="5B8E7050"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02778B54"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 xml:space="preserve">(본 계약의 효력) </w:t>
      </w:r>
    </w:p>
    <w:p w14:paraId="3F28B5F6" w14:textId="77777777" w:rsidR="00767677" w:rsidRDefault="007A2C04">
      <w:pPr>
        <w:pStyle w:val="a6"/>
        <w:numPr>
          <w:ilvl w:val="0"/>
          <w:numId w:val="2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 xml:space="preserve">본 </w:t>
      </w:r>
      <w:r>
        <w:rPr>
          <w:rFonts w:ascii="바탕" w:eastAsia="바탕" w:hAnsi="바탕" w:cs="굴림"/>
          <w:color w:val="000000"/>
          <w:szCs w:val="20"/>
        </w:rPr>
        <w:t>계약서의 별지와 첨부서류는 본 계약서와 일체를 이루는 것으로서 그에</w:t>
      </w:r>
      <w:r>
        <w:rPr>
          <w:rFonts w:ascii="바탕" w:eastAsia="바탕" w:hAnsi="바탕" w:cs="굴림" w:hint="eastAsia"/>
          <w:color w:val="000000"/>
          <w:szCs w:val="20"/>
        </w:rPr>
        <w:t xml:space="preserve"> </w:t>
      </w:r>
      <w:r>
        <w:rPr>
          <w:rFonts w:ascii="바탕" w:eastAsia="바탕" w:hAnsi="바탕" w:cs="굴림"/>
          <w:color w:val="000000"/>
          <w:szCs w:val="20"/>
        </w:rPr>
        <w:t>따른 내용은 본 계약의 내용의 일부를 구성한다</w:t>
      </w:r>
      <w:r>
        <w:rPr>
          <w:rFonts w:ascii="바탕" w:eastAsia="바탕" w:hAnsi="바탕" w:cs="굴림" w:hint="eastAsia"/>
          <w:color w:val="000000"/>
          <w:szCs w:val="20"/>
        </w:rPr>
        <w:t>.</w:t>
      </w:r>
    </w:p>
    <w:p w14:paraId="17D96ACD" w14:textId="77777777" w:rsidR="00767677" w:rsidRDefault="007A2C04">
      <w:pPr>
        <w:pStyle w:val="a6"/>
        <w:numPr>
          <w:ilvl w:val="0"/>
          <w:numId w:val="2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본 계약상의 내용이 본 계약 체결 이전의 당사자들 사이의 어떠한 구두 또는 서면에 의한 교섭</w:t>
      </w:r>
      <w:r>
        <w:rPr>
          <w:rFonts w:ascii="바탕" w:eastAsia="바탕" w:hAnsi="바탕" w:cs="굴림" w:hint="eastAsia"/>
          <w:color w:val="000000"/>
          <w:szCs w:val="20"/>
        </w:rPr>
        <w:t xml:space="preserve">, </w:t>
      </w:r>
      <w:r>
        <w:rPr>
          <w:rFonts w:ascii="바탕" w:eastAsia="바탕" w:hAnsi="바탕" w:cs="굴림"/>
          <w:color w:val="000000"/>
          <w:szCs w:val="20"/>
        </w:rPr>
        <w:t>합의 등의 내용과 상충되는 경우에는</w:t>
      </w:r>
      <w:r>
        <w:rPr>
          <w:rFonts w:ascii="바탕" w:eastAsia="바탕" w:hAnsi="바탕" w:cs="굴림" w:hint="eastAsia"/>
          <w:color w:val="000000"/>
          <w:szCs w:val="20"/>
        </w:rPr>
        <w:t xml:space="preserve">, </w:t>
      </w:r>
      <w:r>
        <w:rPr>
          <w:rFonts w:ascii="바탕" w:eastAsia="바탕" w:hAnsi="바탕" w:cs="굴림"/>
          <w:color w:val="000000"/>
          <w:szCs w:val="20"/>
        </w:rPr>
        <w:t>본 계약의 내용이 우선한다</w:t>
      </w:r>
      <w:r>
        <w:rPr>
          <w:rFonts w:ascii="바탕" w:eastAsia="바탕" w:hAnsi="바탕" w:cs="굴림" w:hint="eastAsia"/>
          <w:color w:val="000000"/>
          <w:szCs w:val="20"/>
        </w:rPr>
        <w:t xml:space="preserve">. </w:t>
      </w:r>
    </w:p>
    <w:p w14:paraId="0AE2E915" w14:textId="77777777" w:rsidR="00767677" w:rsidRDefault="007A2C04">
      <w:pPr>
        <w:pStyle w:val="a6"/>
        <w:numPr>
          <w:ilvl w:val="0"/>
          <w:numId w:val="2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본 계약은 투자자</w:t>
      </w:r>
      <w:r>
        <w:rPr>
          <w:rFonts w:ascii="바탕" w:eastAsia="바탕" w:hAnsi="바탕" w:cs="굴림" w:hint="eastAsia"/>
          <w:color w:val="000000"/>
          <w:szCs w:val="20"/>
        </w:rPr>
        <w:t xml:space="preserve">, </w:t>
      </w:r>
      <w:r>
        <w:rPr>
          <w:rFonts w:ascii="바탕" w:eastAsia="바탕" w:hAnsi="바탕" w:cs="굴림"/>
          <w:color w:val="000000"/>
          <w:szCs w:val="20"/>
        </w:rPr>
        <w:t>회사</w:t>
      </w:r>
      <w:r>
        <w:rPr>
          <w:rFonts w:ascii="바탕" w:eastAsia="바탕" w:hAnsi="바탕" w:cs="굴림" w:hint="eastAsia"/>
          <w:color w:val="000000"/>
          <w:szCs w:val="20"/>
        </w:rPr>
        <w:t xml:space="preserve">, </w:t>
      </w:r>
      <w:r>
        <w:rPr>
          <w:rFonts w:ascii="바탕" w:eastAsia="바탕" w:hAnsi="바탕" w:cs="굴림"/>
          <w:color w:val="000000"/>
          <w:szCs w:val="20"/>
        </w:rPr>
        <w:t>이해관계인의 서명날인과 동시에 그 효력이 발생한다</w:t>
      </w:r>
      <w:r>
        <w:rPr>
          <w:rFonts w:ascii="바탕" w:eastAsia="바탕" w:hAnsi="바탕" w:cs="굴림" w:hint="eastAsia"/>
          <w:color w:val="000000"/>
          <w:szCs w:val="20"/>
        </w:rPr>
        <w:t>.</w:t>
      </w:r>
    </w:p>
    <w:p w14:paraId="3E147D5B" w14:textId="77777777" w:rsidR="00767677" w:rsidRDefault="007A2C04">
      <w:pPr>
        <w:pStyle w:val="a6"/>
        <w:numPr>
          <w:ilvl w:val="0"/>
          <w:numId w:val="2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본 계약은 전자 또는 수기의 형식을 포함하여 수개의 부본으로 체결될 수 있으며,</w:t>
      </w:r>
      <w:r>
        <w:rPr>
          <w:rFonts w:ascii="바탕" w:eastAsia="바탕" w:hAnsi="바탕" w:cs="굴림"/>
          <w:color w:val="000000"/>
          <w:szCs w:val="20"/>
        </w:rPr>
        <w:t xml:space="preserve"> </w:t>
      </w:r>
      <w:r>
        <w:rPr>
          <w:rFonts w:ascii="바탕" w:eastAsia="바탕" w:hAnsi="바탕" w:cs="굴림" w:hint="eastAsia"/>
          <w:color w:val="000000"/>
          <w:szCs w:val="20"/>
        </w:rPr>
        <w:t>각 부본은 모두 원본으로 인정되나</w:t>
      </w:r>
      <w:r>
        <w:rPr>
          <w:rFonts w:ascii="바탕" w:eastAsia="바탕" w:hAnsi="바탕" w:cs="굴림"/>
          <w:color w:val="000000"/>
          <w:szCs w:val="20"/>
        </w:rPr>
        <w:t xml:space="preserve"> </w:t>
      </w:r>
      <w:r>
        <w:rPr>
          <w:rFonts w:ascii="바탕" w:eastAsia="바탕" w:hAnsi="바탕" w:cs="굴림" w:hint="eastAsia"/>
          <w:color w:val="000000"/>
          <w:szCs w:val="20"/>
        </w:rPr>
        <w:t>하나의 법률문서를 구성한다.</w:t>
      </w:r>
    </w:p>
    <w:p w14:paraId="3319E4C6"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036A5C2C"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(계약의</w:t>
      </w:r>
      <w:r>
        <w:rPr>
          <w:rFonts w:ascii="바탕" w:eastAsia="바탕" w:hAnsi="바탕" w:cs="굴림"/>
          <w:b/>
          <w:bCs/>
          <w:color w:val="000000"/>
          <w:kern w:val="0"/>
          <w:szCs w:val="20"/>
        </w:rPr>
        <w:t xml:space="preserve"> </w:t>
      </w:r>
      <w:r>
        <w:rPr>
          <w:rFonts w:ascii="바탕" w:eastAsia="바탕" w:hAnsi="바탕" w:cs="굴림" w:hint="eastAsia"/>
          <w:b/>
          <w:bCs/>
          <w:color w:val="000000"/>
          <w:kern w:val="0"/>
          <w:szCs w:val="20"/>
        </w:rPr>
        <w:t>종료)</w:t>
      </w:r>
    </w:p>
    <w:p w14:paraId="225EA81A" w14:textId="2DD5AF14" w:rsidR="00767677" w:rsidRDefault="007A2C04">
      <w:pPr>
        <w:pStyle w:val="a6"/>
        <w:numPr>
          <w:ilvl w:val="0"/>
          <w:numId w:val="1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본</w:t>
      </w:r>
      <w:r>
        <w:rPr>
          <w:rFonts w:ascii="바탕" w:eastAsia="바탕" w:hAnsi="바탕" w:cs="굴림"/>
          <w:color w:val="000000"/>
          <w:szCs w:val="20"/>
        </w:rPr>
        <w:t xml:space="preserve"> </w:t>
      </w:r>
      <w:r>
        <w:rPr>
          <w:rFonts w:ascii="바탕" w:eastAsia="바탕" w:hAnsi="바탕" w:cs="굴림" w:hint="eastAsia"/>
          <w:color w:val="000000"/>
          <w:szCs w:val="20"/>
        </w:rPr>
        <w:t>계약</w:t>
      </w:r>
      <w:r>
        <w:rPr>
          <w:rFonts w:ascii="바탕" w:eastAsia="바탕" w:hAnsi="바탕" w:cs="굴림"/>
          <w:color w:val="000000"/>
          <w:szCs w:val="20"/>
        </w:rPr>
        <w:t xml:space="preserve"> </w:t>
      </w:r>
      <w:r>
        <w:rPr>
          <w:rFonts w:ascii="바탕" w:eastAsia="바탕" w:hAnsi="바탕" w:cs="굴림" w:hint="eastAsia"/>
          <w:color w:val="000000"/>
          <w:szCs w:val="20"/>
        </w:rPr>
        <w:t>제</w:t>
      </w:r>
      <w:r>
        <w:rPr>
          <w:rFonts w:ascii="바탕" w:eastAsia="바탕" w:hAnsi="바탕" w:cs="굴림"/>
          <w:color w:val="000000"/>
          <w:szCs w:val="20"/>
        </w:rPr>
        <w:t>2</w:t>
      </w:r>
      <w:r>
        <w:rPr>
          <w:rFonts w:ascii="바탕" w:eastAsia="바탕" w:hAnsi="바탕" w:cs="굴림" w:hint="eastAsia"/>
          <w:color w:val="000000"/>
          <w:szCs w:val="20"/>
        </w:rPr>
        <w:t>장</w:t>
      </w:r>
      <w:r>
        <w:rPr>
          <w:rFonts w:ascii="바탕" w:eastAsia="바탕" w:hAnsi="바탕" w:cs="굴림"/>
          <w:color w:val="000000"/>
          <w:szCs w:val="20"/>
        </w:rPr>
        <w:t xml:space="preserve"> 및 </w:t>
      </w:r>
      <w:r>
        <w:rPr>
          <w:rFonts w:ascii="바탕" w:eastAsia="바탕" w:hAnsi="바탕" w:cs="굴림" w:hint="eastAsia"/>
          <w:color w:val="000000"/>
          <w:szCs w:val="20"/>
        </w:rPr>
        <w:t>제3장의</w:t>
      </w:r>
      <w:r>
        <w:rPr>
          <w:rFonts w:ascii="바탕" w:eastAsia="바탕" w:hAnsi="바탕" w:cs="굴림"/>
          <w:color w:val="000000"/>
          <w:szCs w:val="20"/>
        </w:rPr>
        <w:t xml:space="preserve"> 규정은 </w:t>
      </w:r>
      <w:r w:rsidR="00153244" w:rsidRPr="00B25337">
        <w:rPr>
          <w:rFonts w:ascii="바탕" w:eastAsia="바탕" w:hAnsi="바탕" w:cs="굴림" w:hint="eastAsia"/>
          <w:color w:val="000000"/>
          <w:szCs w:val="20"/>
          <w:highlight w:val="yellow"/>
        </w:rPr>
        <w:t>각</w:t>
      </w:r>
      <w:r w:rsidR="00153244">
        <w:rPr>
          <w:rFonts w:ascii="바탕" w:eastAsia="바탕" w:hAnsi="바탕" w:cs="굴림" w:hint="eastAsia"/>
          <w:color w:val="000000"/>
          <w:szCs w:val="20"/>
        </w:rPr>
        <w:t xml:space="preserve"> </w:t>
      </w:r>
      <w:r>
        <w:rPr>
          <w:rFonts w:ascii="바탕" w:eastAsia="바탕" w:hAnsi="바탕" w:cs="굴림"/>
          <w:color w:val="000000"/>
          <w:szCs w:val="20"/>
        </w:rPr>
        <w:t xml:space="preserve">투자자가 </w:t>
      </w:r>
      <w:r>
        <w:rPr>
          <w:rFonts w:ascii="바탕" w:eastAsia="바탕" w:hAnsi="바탕" w:cs="굴림" w:hint="eastAsia"/>
          <w:color w:val="000000"/>
          <w:szCs w:val="20"/>
        </w:rPr>
        <w:t>보유하고</w:t>
      </w:r>
      <w:r>
        <w:rPr>
          <w:rFonts w:ascii="바탕" w:eastAsia="바탕" w:hAnsi="바탕" w:cs="굴림"/>
          <w:color w:val="000000"/>
          <w:szCs w:val="20"/>
        </w:rPr>
        <w:t xml:space="preserve"> </w:t>
      </w:r>
      <w:r>
        <w:rPr>
          <w:rFonts w:ascii="바탕" w:eastAsia="바탕" w:hAnsi="바탕" w:cs="굴림" w:hint="eastAsia"/>
          <w:color w:val="000000"/>
          <w:szCs w:val="20"/>
        </w:rPr>
        <w:t>있는</w:t>
      </w:r>
      <w:r>
        <w:rPr>
          <w:rFonts w:ascii="바탕" w:eastAsia="바탕" w:hAnsi="바탕" w:cs="굴림"/>
          <w:color w:val="000000"/>
          <w:szCs w:val="20"/>
        </w:rPr>
        <w:t xml:space="preserve"> </w:t>
      </w:r>
      <w:r>
        <w:rPr>
          <w:rFonts w:ascii="바탕" w:eastAsia="바탕" w:hAnsi="바탕" w:cs="굴림" w:hint="eastAsia"/>
          <w:color w:val="000000"/>
          <w:szCs w:val="20"/>
        </w:rPr>
        <w:t>지분</w:t>
      </w:r>
      <w:r w:rsidR="006311E4" w:rsidRPr="00B25337">
        <w:rPr>
          <w:rFonts w:ascii="바탕" w:eastAsia="바탕" w:hAnsi="바탕" w:cs="굴림"/>
          <w:color w:val="000000"/>
          <w:szCs w:val="20"/>
          <w:highlight w:val="yellow"/>
        </w:rPr>
        <w:t xml:space="preserve">(본건 신주의 전부 또는 일부에 </w:t>
      </w:r>
      <w:r w:rsidR="006311E4" w:rsidRPr="00B25337">
        <w:rPr>
          <w:rFonts w:ascii="바탕" w:eastAsia="바탕" w:hAnsi="바탕" w:cs="굴림" w:hint="eastAsia"/>
          <w:color w:val="000000"/>
          <w:szCs w:val="20"/>
          <w:highlight w:val="yellow"/>
        </w:rPr>
        <w:t>대하여</w:t>
      </w:r>
      <w:r w:rsidR="006311E4" w:rsidRPr="00B25337">
        <w:rPr>
          <w:rFonts w:ascii="바탕" w:eastAsia="바탕" w:hAnsi="바탕" w:cs="굴림"/>
          <w:color w:val="000000"/>
          <w:szCs w:val="20"/>
          <w:highlight w:val="yellow"/>
        </w:rPr>
        <w:t xml:space="preserve"> </w:t>
      </w:r>
      <w:r w:rsidR="006311E4" w:rsidRPr="00B25337">
        <w:rPr>
          <w:rFonts w:ascii="바탕" w:eastAsia="바탕" w:hAnsi="바탕" w:cs="굴림" w:hint="eastAsia"/>
          <w:color w:val="000000"/>
          <w:szCs w:val="20"/>
          <w:highlight w:val="yellow"/>
        </w:rPr>
        <w:t>전환권을</w:t>
      </w:r>
      <w:r w:rsidR="006311E4" w:rsidRPr="00B25337">
        <w:rPr>
          <w:rFonts w:ascii="바탕" w:eastAsia="바탕" w:hAnsi="바탕" w:cs="굴림"/>
          <w:color w:val="000000"/>
          <w:szCs w:val="20"/>
          <w:highlight w:val="yellow"/>
        </w:rPr>
        <w:t xml:space="preserve"> </w:t>
      </w:r>
      <w:r w:rsidR="006311E4" w:rsidRPr="00B25337">
        <w:rPr>
          <w:rFonts w:ascii="바탕" w:eastAsia="바탕" w:hAnsi="바탕" w:cs="굴림" w:hint="eastAsia"/>
          <w:color w:val="000000"/>
          <w:szCs w:val="20"/>
          <w:highlight w:val="yellow"/>
        </w:rPr>
        <w:t>행사하여</w:t>
      </w:r>
      <w:r w:rsidR="006311E4" w:rsidRPr="00B25337">
        <w:rPr>
          <w:rFonts w:ascii="바탕" w:eastAsia="바탕" w:hAnsi="바탕" w:cs="굴림"/>
          <w:color w:val="000000"/>
          <w:szCs w:val="20"/>
          <w:highlight w:val="yellow"/>
        </w:rPr>
        <w:t xml:space="preserve"> 보통주식으로 전환된 경우 보통주식 지분 포함)</w:t>
      </w:r>
      <w:r w:rsidR="006311E4">
        <w:rPr>
          <w:rStyle w:val="af2"/>
          <w:rFonts w:ascii="바탕" w:eastAsia="바탕" w:hAnsi="바탕" w:cs="굴림"/>
          <w:color w:val="000000"/>
          <w:szCs w:val="20"/>
          <w:highlight w:val="yellow"/>
        </w:rPr>
        <w:footnoteReference w:id="38"/>
      </w:r>
      <w:r>
        <w:rPr>
          <w:rFonts w:ascii="바탕" w:eastAsia="바탕" w:hAnsi="바탕" w:cs="굴림" w:hint="eastAsia"/>
          <w:color w:val="000000"/>
          <w:szCs w:val="20"/>
        </w:rPr>
        <w:t>이</w:t>
      </w:r>
      <w:r>
        <w:rPr>
          <w:rFonts w:ascii="바탕" w:eastAsia="바탕" w:hAnsi="바탕" w:cs="굴림"/>
          <w:color w:val="000000"/>
          <w:szCs w:val="20"/>
        </w:rPr>
        <w:t xml:space="preserve"> </w:t>
      </w:r>
      <w:r>
        <w:rPr>
          <w:rFonts w:ascii="바탕" w:eastAsia="바탕" w:hAnsi="바탕" w:cs="굴림" w:hint="eastAsia"/>
          <w:color w:val="000000"/>
          <w:szCs w:val="20"/>
        </w:rPr>
        <w:t>본건 신주 총수의</w:t>
      </w:r>
      <w:r>
        <w:rPr>
          <w:rFonts w:ascii="바탕" w:eastAsia="바탕" w:hAnsi="바탕" w:cs="굴림"/>
          <w:color w:val="000000"/>
          <w:szCs w:val="20"/>
        </w:rPr>
        <w:t xml:space="preserve"> </w:t>
      </w:r>
      <w:r>
        <w:rPr>
          <w:rFonts w:ascii="바탕" w:eastAsia="바탕" w:hAnsi="바탕" w:cs="굴림" w:hint="eastAsia"/>
          <w:color w:val="000000"/>
          <w:szCs w:val="20"/>
        </w:rPr>
        <w:t>[10]</w:t>
      </w:r>
      <w:r>
        <w:rPr>
          <w:rFonts w:ascii="바탕" w:eastAsia="바탕" w:hAnsi="바탕" w:cs="굴림"/>
          <w:color w:val="000000"/>
          <w:szCs w:val="20"/>
        </w:rPr>
        <w:t xml:space="preserve">% </w:t>
      </w:r>
      <w:r>
        <w:rPr>
          <w:rFonts w:ascii="바탕" w:eastAsia="바탕" w:hAnsi="바탕" w:cs="굴림" w:hint="eastAsia"/>
          <w:color w:val="000000"/>
          <w:szCs w:val="20"/>
        </w:rPr>
        <w:t>미만이</w:t>
      </w:r>
      <w:r>
        <w:rPr>
          <w:rFonts w:ascii="바탕" w:eastAsia="바탕" w:hAnsi="바탕" w:cs="굴림"/>
          <w:color w:val="000000"/>
          <w:szCs w:val="20"/>
        </w:rPr>
        <w:t xml:space="preserve"> </w:t>
      </w:r>
      <w:r>
        <w:rPr>
          <w:rFonts w:ascii="바탕" w:eastAsia="바탕" w:hAnsi="바탕" w:cs="굴림" w:hint="eastAsia"/>
          <w:color w:val="000000"/>
          <w:szCs w:val="20"/>
        </w:rPr>
        <w:t>된</w:t>
      </w:r>
      <w:r>
        <w:rPr>
          <w:rFonts w:ascii="바탕" w:eastAsia="바탕" w:hAnsi="바탕" w:cs="굴림"/>
          <w:color w:val="000000"/>
          <w:szCs w:val="20"/>
        </w:rPr>
        <w:t xml:space="preserve"> </w:t>
      </w:r>
      <w:r>
        <w:rPr>
          <w:rFonts w:ascii="바탕" w:eastAsia="바탕" w:hAnsi="바탕" w:cs="굴림" w:hint="eastAsia"/>
          <w:color w:val="000000"/>
          <w:szCs w:val="20"/>
        </w:rPr>
        <w:t>경우 또는 회사가 유가증권시장 또는 코스닥시장에 상장한 경우</w:t>
      </w:r>
      <w:r>
        <w:rPr>
          <w:rFonts w:ascii="바탕" w:eastAsia="바탕" w:hAnsi="바탕" w:cs="굴림"/>
          <w:color w:val="000000"/>
          <w:szCs w:val="20"/>
        </w:rPr>
        <w:t xml:space="preserve"> </w:t>
      </w:r>
      <w:r>
        <w:rPr>
          <w:rFonts w:ascii="바탕" w:eastAsia="바탕" w:hAnsi="바탕" w:cs="굴림" w:hint="eastAsia"/>
          <w:color w:val="000000"/>
          <w:szCs w:val="20"/>
        </w:rPr>
        <w:t>종료한다</w:t>
      </w:r>
      <w:r>
        <w:rPr>
          <w:rFonts w:ascii="바탕" w:eastAsia="바탕" w:hAnsi="바탕" w:cs="굴림"/>
          <w:color w:val="000000"/>
          <w:szCs w:val="20"/>
        </w:rPr>
        <w:t>.</w:t>
      </w:r>
    </w:p>
    <w:p w14:paraId="2463B60E" w14:textId="77777777" w:rsidR="00767677" w:rsidRDefault="007A2C04">
      <w:pPr>
        <w:pStyle w:val="a6"/>
        <w:numPr>
          <w:ilvl w:val="0"/>
          <w:numId w:val="1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전항의 계약 종료는</w:t>
      </w:r>
      <w:r>
        <w:rPr>
          <w:rFonts w:ascii="바탕" w:eastAsia="바탕" w:hAnsi="바탕" w:cs="굴림"/>
          <w:color w:val="000000"/>
          <w:szCs w:val="20"/>
        </w:rPr>
        <w:t xml:space="preserve"> </w:t>
      </w:r>
      <w:r>
        <w:rPr>
          <w:rFonts w:ascii="바탕" w:eastAsia="바탕" w:hAnsi="바탕" w:cs="굴림" w:hint="eastAsia"/>
          <w:color w:val="000000"/>
          <w:szCs w:val="20"/>
        </w:rPr>
        <w:t>그</w:t>
      </w:r>
      <w:r>
        <w:rPr>
          <w:rFonts w:ascii="바탕" w:eastAsia="바탕" w:hAnsi="바탕" w:cs="굴림"/>
          <w:color w:val="000000"/>
          <w:szCs w:val="20"/>
        </w:rPr>
        <w:t xml:space="preserve"> </w:t>
      </w:r>
      <w:r>
        <w:rPr>
          <w:rFonts w:ascii="바탕" w:eastAsia="바탕" w:hAnsi="바탕" w:cs="굴림" w:hint="eastAsia"/>
          <w:color w:val="000000"/>
          <w:szCs w:val="20"/>
        </w:rPr>
        <w:t>이전에</w:t>
      </w:r>
      <w:r>
        <w:rPr>
          <w:rFonts w:ascii="바탕" w:eastAsia="바탕" w:hAnsi="바탕" w:cs="굴림"/>
          <w:color w:val="000000"/>
          <w:szCs w:val="20"/>
        </w:rPr>
        <w:t xml:space="preserve"> </w:t>
      </w:r>
      <w:r>
        <w:rPr>
          <w:rFonts w:ascii="바탕" w:eastAsia="바탕" w:hAnsi="바탕" w:cs="굴림" w:hint="eastAsia"/>
          <w:color w:val="000000"/>
          <w:szCs w:val="20"/>
        </w:rPr>
        <w:t>이미</w:t>
      </w:r>
      <w:r>
        <w:rPr>
          <w:rFonts w:ascii="바탕" w:eastAsia="바탕" w:hAnsi="바탕" w:cs="굴림"/>
          <w:color w:val="000000"/>
          <w:szCs w:val="20"/>
        </w:rPr>
        <w:t xml:space="preserve"> </w:t>
      </w:r>
      <w:r>
        <w:rPr>
          <w:rFonts w:ascii="바탕" w:eastAsia="바탕" w:hAnsi="바탕" w:cs="굴림" w:hint="eastAsia"/>
          <w:color w:val="000000"/>
          <w:szCs w:val="20"/>
        </w:rPr>
        <w:t>발생한</w:t>
      </w:r>
      <w:r>
        <w:rPr>
          <w:rFonts w:ascii="바탕" w:eastAsia="바탕" w:hAnsi="바탕" w:cs="굴림"/>
          <w:color w:val="000000"/>
          <w:szCs w:val="20"/>
        </w:rPr>
        <w:t xml:space="preserve"> </w:t>
      </w:r>
      <w:proofErr w:type="spellStart"/>
      <w:r>
        <w:rPr>
          <w:rFonts w:ascii="바탕" w:eastAsia="바탕" w:hAnsi="바탕" w:cs="굴림" w:hint="eastAsia"/>
          <w:color w:val="000000"/>
          <w:szCs w:val="20"/>
        </w:rPr>
        <w:t>권리·의무</w:t>
      </w:r>
      <w:proofErr w:type="spellEnd"/>
      <w:r>
        <w:rPr>
          <w:rFonts w:ascii="바탕" w:eastAsia="바탕" w:hAnsi="바탕" w:cs="굴림"/>
          <w:color w:val="000000"/>
          <w:szCs w:val="20"/>
        </w:rPr>
        <w:t xml:space="preserve"> 및 손해배상청구</w:t>
      </w:r>
      <w:r>
        <w:rPr>
          <w:rFonts w:ascii="바탕" w:eastAsia="바탕" w:hAnsi="바탕" w:cs="굴림" w:hint="eastAsia"/>
          <w:color w:val="000000"/>
          <w:szCs w:val="20"/>
        </w:rPr>
        <w:t>에는</w:t>
      </w:r>
      <w:r>
        <w:rPr>
          <w:rFonts w:ascii="바탕" w:eastAsia="바탕" w:hAnsi="바탕" w:cs="굴림"/>
          <w:color w:val="000000"/>
          <w:szCs w:val="20"/>
        </w:rPr>
        <w:t xml:space="preserve"> </w:t>
      </w:r>
      <w:r>
        <w:rPr>
          <w:rFonts w:ascii="바탕" w:eastAsia="바탕" w:hAnsi="바탕" w:cs="굴림" w:hint="eastAsia"/>
          <w:color w:val="000000"/>
          <w:szCs w:val="20"/>
        </w:rPr>
        <w:t>영향을</w:t>
      </w:r>
      <w:r>
        <w:rPr>
          <w:rFonts w:ascii="바탕" w:eastAsia="바탕" w:hAnsi="바탕" w:cs="굴림"/>
          <w:color w:val="000000"/>
          <w:szCs w:val="20"/>
        </w:rPr>
        <w:t xml:space="preserve"> </w:t>
      </w:r>
      <w:r>
        <w:rPr>
          <w:rFonts w:ascii="바탕" w:eastAsia="바탕" w:hAnsi="바탕" w:cs="굴림" w:hint="eastAsia"/>
          <w:color w:val="000000"/>
          <w:szCs w:val="20"/>
        </w:rPr>
        <w:t>미치지</w:t>
      </w:r>
      <w:r>
        <w:rPr>
          <w:rFonts w:ascii="바탕" w:eastAsia="바탕" w:hAnsi="바탕" w:cs="굴림"/>
          <w:color w:val="000000"/>
          <w:szCs w:val="20"/>
        </w:rPr>
        <w:t xml:space="preserve"> </w:t>
      </w:r>
      <w:r>
        <w:rPr>
          <w:rFonts w:ascii="바탕" w:eastAsia="바탕" w:hAnsi="바탕" w:cs="굴림" w:hint="eastAsia"/>
          <w:color w:val="000000"/>
          <w:szCs w:val="20"/>
        </w:rPr>
        <w:t>아니한다</w:t>
      </w:r>
      <w:r>
        <w:rPr>
          <w:rFonts w:ascii="바탕" w:eastAsia="바탕" w:hAnsi="바탕" w:cs="굴림"/>
          <w:color w:val="000000"/>
          <w:szCs w:val="20"/>
        </w:rPr>
        <w:t>.</w:t>
      </w:r>
    </w:p>
    <w:p w14:paraId="204BEAF0"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line="340" w:lineRule="atLeast"/>
        <w:rPr>
          <w:szCs w:val="20"/>
        </w:rPr>
      </w:pPr>
    </w:p>
    <w:p w14:paraId="1B80C757"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계약의 내용 변경</w:t>
      </w:r>
      <w:r>
        <w:rPr>
          <w:rFonts w:ascii="바탕" w:eastAsia="바탕" w:hAnsi="바탕" w:cs="굴림" w:hint="eastAsia"/>
          <w:b/>
          <w:bCs/>
          <w:color w:val="000000"/>
          <w:kern w:val="0"/>
          <w:szCs w:val="20"/>
        </w:rPr>
        <w:t xml:space="preserve">) </w:t>
      </w:r>
    </w:p>
    <w:p w14:paraId="366C1964" w14:textId="77777777" w:rsidR="00767677" w:rsidRDefault="007A2C04">
      <w:pPr>
        <w:pStyle w:val="a6"/>
        <w:numPr>
          <w:ilvl w:val="0"/>
          <w:numId w:val="3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 xml:space="preserve">당사자는 </w:t>
      </w:r>
      <w:r>
        <w:rPr>
          <w:rFonts w:ascii="바탕" w:eastAsia="바탕" w:hAnsi="바탕" w:cs="굴림"/>
          <w:color w:val="000000"/>
          <w:szCs w:val="20"/>
        </w:rPr>
        <w:t xml:space="preserve">전원의 서면 합의에 </w:t>
      </w:r>
      <w:r>
        <w:rPr>
          <w:rFonts w:ascii="바탕" w:eastAsia="바탕" w:hAnsi="바탕" w:cs="굴림"/>
          <w:color w:val="000000"/>
          <w:kern w:val="0"/>
          <w:szCs w:val="20"/>
        </w:rPr>
        <w:t>의하여</w:t>
      </w:r>
      <w:r>
        <w:rPr>
          <w:rFonts w:ascii="바탕" w:eastAsia="바탕" w:hAnsi="바탕" w:cs="굴림"/>
          <w:color w:val="000000"/>
          <w:szCs w:val="20"/>
        </w:rPr>
        <w:t xml:space="preserve"> 본 계약의 내용을 변경할 수 있다</w:t>
      </w:r>
      <w:r>
        <w:rPr>
          <w:rFonts w:ascii="바탕" w:eastAsia="바탕" w:hAnsi="바탕" w:cs="굴림" w:hint="eastAsia"/>
          <w:color w:val="000000"/>
          <w:szCs w:val="20"/>
        </w:rPr>
        <w:t>.</w:t>
      </w:r>
    </w:p>
    <w:p w14:paraId="6C16E16D" w14:textId="77777777" w:rsidR="00767677" w:rsidRDefault="007A2C04">
      <w:pPr>
        <w:pStyle w:val="a6"/>
        <w:numPr>
          <w:ilvl w:val="0"/>
          <w:numId w:val="3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투자자가</w:t>
      </w:r>
      <w:r>
        <w:rPr>
          <w:rFonts w:ascii="바탕" w:eastAsia="바탕" w:hAnsi="바탕" w:cs="굴림"/>
          <w:color w:val="000000"/>
          <w:kern w:val="0"/>
          <w:szCs w:val="20"/>
        </w:rPr>
        <w:t xml:space="preserve"> 서면으로 명확한 의사표시를 하지 아니하거나 본 계약에 달리 정함이 없는 이상</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투자자의 어떠한 행위도 투자자가 본 계약상의 권리를 포기한 것으로 간주되지 아니한다</w:t>
      </w:r>
      <w:r>
        <w:rPr>
          <w:rFonts w:ascii="바탕" w:eastAsia="바탕" w:hAnsi="바탕" w:cs="굴림" w:hint="eastAsia"/>
          <w:color w:val="000000"/>
          <w:kern w:val="0"/>
          <w:szCs w:val="20"/>
        </w:rPr>
        <w:t>.</w:t>
      </w:r>
    </w:p>
    <w:p w14:paraId="44D2F31B" w14:textId="77777777" w:rsidR="00767677" w:rsidRDefault="00767677">
      <w:pPr>
        <w:snapToGrid w:val="0"/>
        <w:spacing w:after="0"/>
        <w:jc w:val="left"/>
        <w:textAlignment w:val="baseline"/>
        <w:rPr>
          <w:rFonts w:ascii="바탕" w:eastAsia="바탕" w:hAnsi="바탕" w:cs="굴림"/>
          <w:color w:val="000000"/>
          <w:kern w:val="0"/>
          <w:szCs w:val="20"/>
        </w:rPr>
      </w:pPr>
    </w:p>
    <w:p w14:paraId="6BC52AD9"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(권리</w:t>
      </w:r>
      <w:r>
        <w:rPr>
          <w:rFonts w:ascii="바탕" w:eastAsia="바탕" w:hAnsi="바탕" w:cs="굴림"/>
          <w:b/>
          <w:bCs/>
          <w:color w:val="000000"/>
          <w:kern w:val="0"/>
          <w:szCs w:val="20"/>
        </w:rPr>
        <w:t xml:space="preserve"> </w:t>
      </w:r>
      <w:r>
        <w:rPr>
          <w:rFonts w:ascii="바탕" w:eastAsia="바탕" w:hAnsi="바탕" w:cs="굴림" w:hint="eastAsia"/>
          <w:b/>
          <w:bCs/>
          <w:color w:val="000000"/>
          <w:kern w:val="0"/>
          <w:szCs w:val="20"/>
        </w:rPr>
        <w:t>및</w:t>
      </w:r>
      <w:r>
        <w:rPr>
          <w:rFonts w:ascii="바탕" w:eastAsia="바탕" w:hAnsi="바탕" w:cs="굴림"/>
          <w:b/>
          <w:bCs/>
          <w:color w:val="000000"/>
          <w:kern w:val="0"/>
          <w:szCs w:val="20"/>
        </w:rPr>
        <w:t xml:space="preserve"> </w:t>
      </w:r>
      <w:r>
        <w:rPr>
          <w:rFonts w:ascii="바탕" w:eastAsia="바탕" w:hAnsi="바탕" w:cs="굴림" w:hint="eastAsia"/>
          <w:b/>
          <w:bCs/>
          <w:color w:val="000000"/>
          <w:kern w:val="0"/>
          <w:szCs w:val="20"/>
        </w:rPr>
        <w:t>의무의</w:t>
      </w:r>
      <w:r>
        <w:rPr>
          <w:rFonts w:ascii="바탕" w:eastAsia="바탕" w:hAnsi="바탕" w:cs="굴림"/>
          <w:b/>
          <w:bCs/>
          <w:color w:val="000000"/>
          <w:kern w:val="0"/>
          <w:szCs w:val="20"/>
        </w:rPr>
        <w:t xml:space="preserve"> </w:t>
      </w:r>
      <w:r>
        <w:rPr>
          <w:rFonts w:ascii="바탕" w:eastAsia="바탕" w:hAnsi="바탕" w:cs="굴림" w:hint="eastAsia"/>
          <w:b/>
          <w:bCs/>
          <w:color w:val="000000"/>
          <w:kern w:val="0"/>
          <w:szCs w:val="20"/>
        </w:rPr>
        <w:t>양도</w:t>
      </w:r>
      <w:r>
        <w:rPr>
          <w:rFonts w:ascii="바탕" w:eastAsia="바탕" w:hAnsi="바탕" w:cs="굴림"/>
          <w:b/>
          <w:bCs/>
          <w:color w:val="000000"/>
          <w:kern w:val="0"/>
          <w:szCs w:val="20"/>
        </w:rPr>
        <w:t xml:space="preserve">, </w:t>
      </w:r>
      <w:r>
        <w:rPr>
          <w:rFonts w:ascii="바탕" w:eastAsia="바탕" w:hAnsi="바탕" w:cs="굴림" w:hint="eastAsia"/>
          <w:b/>
          <w:bCs/>
          <w:color w:val="000000"/>
          <w:kern w:val="0"/>
          <w:szCs w:val="20"/>
        </w:rPr>
        <w:t>승계)</w:t>
      </w:r>
    </w:p>
    <w:p w14:paraId="0609B116" w14:textId="77777777" w:rsidR="00767677" w:rsidRDefault="007A2C04">
      <w:pPr>
        <w:pStyle w:val="a6"/>
        <w:numPr>
          <w:ilvl w:val="0"/>
          <w:numId w:val="4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회사</w:t>
      </w:r>
      <w:r>
        <w:rPr>
          <w:rFonts w:ascii="바탕" w:eastAsia="바탕" w:hAnsi="바탕" w:cs="굴림"/>
          <w:color w:val="000000"/>
          <w:kern w:val="0"/>
          <w:szCs w:val="20"/>
        </w:rPr>
        <w:t xml:space="preserve"> 및 이해관계인은 </w:t>
      </w:r>
      <w:proofErr w:type="spellStart"/>
      <w:r>
        <w:rPr>
          <w:rFonts w:ascii="바탕" w:eastAsia="바탕" w:hAnsi="바탕" w:cs="굴림" w:hint="eastAsia"/>
          <w:color w:val="000000"/>
          <w:kern w:val="0"/>
          <w:szCs w:val="20"/>
        </w:rPr>
        <w:t>거래완결일</w:t>
      </w:r>
      <w:proofErr w:type="spellEnd"/>
      <w:r>
        <w:rPr>
          <w:rFonts w:ascii="바탕" w:eastAsia="바탕" w:hAnsi="바탕" w:cs="굴림" w:hint="eastAsia"/>
          <w:color w:val="000000"/>
          <w:kern w:val="0"/>
          <w:szCs w:val="20"/>
        </w:rPr>
        <w:t xml:space="preserve"> 전후를 불문하고 </w:t>
      </w:r>
      <w:r>
        <w:rPr>
          <w:rFonts w:ascii="바탕" w:eastAsia="바탕" w:hAnsi="바탕" w:cs="굴림"/>
          <w:color w:val="000000"/>
          <w:kern w:val="0"/>
          <w:szCs w:val="20"/>
        </w:rPr>
        <w:t>투자자의 사전 서면 동의 없이 본 계약에 관한 권리 및 의무를 제3자에게 양도하지 못한다.</w:t>
      </w:r>
    </w:p>
    <w:p w14:paraId="3CDB3BFC" w14:textId="69B209FC" w:rsidR="00767677" w:rsidRDefault="007A2C04">
      <w:pPr>
        <w:pStyle w:val="a6"/>
        <w:numPr>
          <w:ilvl w:val="0"/>
          <w:numId w:val="4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투자자가 회사의 기업공개 이전에 본건</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신주의 </w:t>
      </w:r>
      <w:r>
        <w:rPr>
          <w:rFonts w:ascii="바탕" w:eastAsia="바탕" w:hAnsi="바탕" w:cs="굴림"/>
          <w:color w:val="000000"/>
          <w:kern w:val="0"/>
          <w:szCs w:val="20"/>
        </w:rPr>
        <w:t xml:space="preserve">[30]% </w:t>
      </w:r>
      <w:r>
        <w:rPr>
          <w:rFonts w:ascii="바탕" w:eastAsia="바탕" w:hAnsi="바탕" w:cs="굴림" w:hint="eastAsia"/>
          <w:color w:val="000000"/>
          <w:kern w:val="0"/>
          <w:szCs w:val="20"/>
        </w:rPr>
        <w:t xml:space="preserve">이상을 제3자(여기서 </w:t>
      </w:r>
      <w:r>
        <w:rPr>
          <w:rFonts w:ascii="바탕" w:eastAsia="바탕" w:hAnsi="바탕" w:cs="굴림"/>
          <w:color w:val="000000"/>
          <w:kern w:val="0"/>
          <w:szCs w:val="20"/>
        </w:rPr>
        <w:t>“</w:t>
      </w:r>
      <w:r>
        <w:rPr>
          <w:rFonts w:ascii="바탕" w:eastAsia="바탕" w:hAnsi="바탕" w:cs="굴림" w:hint="eastAsia"/>
          <w:color w:val="000000"/>
          <w:kern w:val="0"/>
          <w:szCs w:val="20"/>
        </w:rPr>
        <w:t>제3자</w:t>
      </w:r>
      <w:r>
        <w:rPr>
          <w:rFonts w:ascii="바탕" w:eastAsia="바탕" w:hAnsi="바탕" w:cs="굴림"/>
          <w:color w:val="000000"/>
          <w:kern w:val="0"/>
          <w:szCs w:val="20"/>
        </w:rPr>
        <w:t>”</w:t>
      </w:r>
      <w:r>
        <w:rPr>
          <w:rFonts w:ascii="바탕" w:eastAsia="바탕" w:hAnsi="바탕" w:cs="굴림" w:hint="eastAsia"/>
          <w:color w:val="000000"/>
          <w:kern w:val="0"/>
          <w:szCs w:val="20"/>
        </w:rPr>
        <w:t>는 벤처투자조합,</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신기술사업투자조합 및 이들 투자조합의 업무집행조합원이 될 수 있는 법률상 자격이 있는 자, </w:t>
      </w:r>
      <w:r w:rsidR="009F03D9">
        <w:rPr>
          <w:rFonts w:ascii="바탕" w:eastAsia="바탕" w:hAnsi="바탕" w:cs="굴림" w:hint="eastAsia"/>
          <w:color w:val="000000"/>
          <w:kern w:val="0"/>
          <w:szCs w:val="20"/>
        </w:rPr>
        <w:t>기관전용</w:t>
      </w:r>
      <w:r>
        <w:rPr>
          <w:rFonts w:ascii="바탕" w:eastAsia="바탕" w:hAnsi="바탕" w:cs="굴림" w:hint="eastAsia"/>
          <w:color w:val="000000"/>
          <w:kern w:val="0"/>
          <w:szCs w:val="20"/>
        </w:rPr>
        <w:t xml:space="preserve"> 사모집합투자기구를 말함)에게 양도한</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경우 및</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투자자가 투자조합인 경우 존속기간 만료 등의 이유로 해산되며 투자자의 업무집행조합원 또는 그가 지정하는 자에게 본건 신주를 양도하는 경우, 양도하는 주식 상 </w:t>
      </w:r>
      <w:r>
        <w:rPr>
          <w:rFonts w:ascii="바탕" w:eastAsia="바탕" w:hAnsi="바탕" w:cs="굴림"/>
          <w:color w:val="000000"/>
          <w:kern w:val="0"/>
          <w:szCs w:val="20"/>
        </w:rPr>
        <w:t>투자자의 본 계약</w:t>
      </w:r>
      <w:r>
        <w:rPr>
          <w:rFonts w:ascii="바탕" w:eastAsia="바탕" w:hAnsi="바탕" w:cs="굴림" w:hint="eastAsia"/>
          <w:color w:val="000000"/>
          <w:kern w:val="0"/>
          <w:szCs w:val="20"/>
        </w:rPr>
        <w:t>에 따른</w:t>
      </w:r>
      <w:r>
        <w:rPr>
          <w:rFonts w:ascii="바탕" w:eastAsia="바탕" w:hAnsi="바탕" w:cs="굴림"/>
          <w:color w:val="000000"/>
          <w:kern w:val="0"/>
          <w:szCs w:val="20"/>
        </w:rPr>
        <w:t xml:space="preserve"> 권리는 주식매수인에게 승계</w:t>
      </w:r>
      <w:r>
        <w:rPr>
          <w:rFonts w:ascii="바탕" w:eastAsia="바탕" w:hAnsi="바탕" w:cs="굴림" w:hint="eastAsia"/>
          <w:color w:val="000000"/>
          <w:kern w:val="0"/>
          <w:szCs w:val="20"/>
        </w:rPr>
        <w:t>된다.</w:t>
      </w:r>
      <w:r w:rsidR="0045179F">
        <w:rPr>
          <w:rStyle w:val="af2"/>
          <w:rFonts w:ascii="바탕" w:eastAsia="바탕" w:hAnsi="바탕" w:cs="굴림"/>
          <w:color w:val="000000"/>
          <w:kern w:val="0"/>
          <w:szCs w:val="20"/>
        </w:rPr>
        <w:footnoteReference w:id="39"/>
      </w:r>
      <w:r>
        <w:rPr>
          <w:rFonts w:ascii="바탕" w:eastAsia="바탕" w:hAnsi="바탕" w:cs="굴림"/>
          <w:color w:val="000000"/>
          <w:kern w:val="0"/>
          <w:szCs w:val="20"/>
        </w:rPr>
        <w:t xml:space="preserve"> </w:t>
      </w:r>
    </w:p>
    <w:p w14:paraId="419905B8" w14:textId="77777777" w:rsidR="00767677" w:rsidRDefault="007A2C04">
      <w:pPr>
        <w:pStyle w:val="a6"/>
        <w:numPr>
          <w:ilvl w:val="0"/>
          <w:numId w:val="4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회사 및 이해관계인은 전항의 계약상 지위 승계를 수인하여야 한다.</w:t>
      </w:r>
    </w:p>
    <w:p w14:paraId="267D2F2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p>
    <w:p w14:paraId="2B868D56"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통지</w:t>
      </w:r>
      <w:r>
        <w:rPr>
          <w:rFonts w:ascii="바탕" w:eastAsia="바탕" w:hAnsi="바탕" w:cs="굴림" w:hint="eastAsia"/>
          <w:b/>
          <w:bCs/>
          <w:color w:val="000000"/>
          <w:kern w:val="0"/>
          <w:szCs w:val="20"/>
        </w:rPr>
        <w:t xml:space="preserve">) </w:t>
      </w:r>
    </w:p>
    <w:p w14:paraId="63E8EF7C" w14:textId="77777777" w:rsidR="00767677" w:rsidRDefault="007A2C04">
      <w:pPr>
        <w:pStyle w:val="a6"/>
        <w:numPr>
          <w:ilvl w:val="0"/>
          <w:numId w:val="1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lastRenderedPageBreak/>
        <w:t xml:space="preserve">본 계약에 따른 </w:t>
      </w:r>
      <w:r>
        <w:rPr>
          <w:rFonts w:ascii="바탕" w:eastAsia="바탕" w:hAnsi="바탕" w:cs="굴림" w:hint="eastAsia"/>
          <w:color w:val="000000"/>
          <w:kern w:val="0"/>
          <w:szCs w:val="20"/>
        </w:rPr>
        <w:t>당사자들</w:t>
      </w:r>
      <w:r>
        <w:rPr>
          <w:rFonts w:ascii="바탕" w:eastAsia="바탕" w:hAnsi="바탕" w:cs="굴림"/>
          <w:color w:val="000000"/>
          <w:kern w:val="0"/>
          <w:szCs w:val="20"/>
        </w:rPr>
        <w:t>에 대한 통지 및 서류 송부는 아래의 주소에 인편</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팩스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등기우편 또는 전자우편으로 발송한다</w:t>
      </w:r>
      <w:r>
        <w:rPr>
          <w:rFonts w:ascii="바탕" w:eastAsia="바탕" w:hAnsi="바탕" w:cs="굴림" w:hint="eastAsia"/>
          <w:color w:val="000000"/>
          <w:kern w:val="0"/>
          <w:szCs w:val="20"/>
        </w:rPr>
        <w:t>. 통지처</w:t>
      </w:r>
      <w:r>
        <w:rPr>
          <w:rFonts w:ascii="바탕" w:eastAsia="바탕" w:hAnsi="바탕" w:cs="굴림"/>
          <w:color w:val="000000"/>
          <w:kern w:val="0"/>
          <w:szCs w:val="20"/>
        </w:rPr>
        <w:t xml:space="preserve">가 변경된 경우 해당 당사자는 상대방에게 이를 </w:t>
      </w:r>
      <w:proofErr w:type="spellStart"/>
      <w:r>
        <w:rPr>
          <w:rFonts w:ascii="바탕" w:eastAsia="바탕" w:hAnsi="바탕" w:cs="굴림"/>
          <w:color w:val="000000"/>
          <w:kern w:val="0"/>
          <w:szCs w:val="20"/>
        </w:rPr>
        <w:t>지체없이</w:t>
      </w:r>
      <w:proofErr w:type="spellEnd"/>
      <w:r>
        <w:rPr>
          <w:rFonts w:ascii="바탕" w:eastAsia="바탕" w:hAnsi="바탕" w:cs="굴림"/>
          <w:color w:val="000000"/>
          <w:kern w:val="0"/>
          <w:szCs w:val="20"/>
        </w:rPr>
        <w:t xml:space="preserve"> 통지하며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그 이후 상대방은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변경된 </w:t>
      </w:r>
      <w:r>
        <w:rPr>
          <w:rFonts w:ascii="바탕" w:eastAsia="바탕" w:hAnsi="바탕" w:cs="굴림" w:hint="eastAsia"/>
          <w:color w:val="000000"/>
          <w:kern w:val="0"/>
          <w:szCs w:val="20"/>
        </w:rPr>
        <w:t>통지처</w:t>
      </w:r>
      <w:r>
        <w:rPr>
          <w:rFonts w:ascii="바탕" w:eastAsia="바탕" w:hAnsi="바탕" w:cs="굴림"/>
          <w:color w:val="000000"/>
          <w:kern w:val="0"/>
          <w:szCs w:val="20"/>
        </w:rPr>
        <w:t>로 통지 및 서류 송부를 한다</w:t>
      </w:r>
      <w:r>
        <w:rPr>
          <w:rFonts w:ascii="바탕" w:eastAsia="바탕" w:hAnsi="바탕" w:cs="굴림" w:hint="eastAsia"/>
          <w:color w:val="000000"/>
          <w:kern w:val="0"/>
          <w:szCs w:val="20"/>
        </w:rPr>
        <w:t>.</w:t>
      </w:r>
    </w:p>
    <w:p w14:paraId="7A3860AE" w14:textId="77777777" w:rsidR="00767677" w:rsidRDefault="007A2C04">
      <w:pPr>
        <w:pStyle w:val="a6"/>
        <w:numPr>
          <w:ilvl w:val="0"/>
          <w:numId w:val="18"/>
        </w:numPr>
        <w:tabs>
          <w:tab w:val="left" w:pos="993"/>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투자자1에 대한 </w:t>
      </w:r>
      <w:r>
        <w:rPr>
          <w:rFonts w:ascii="바탕" w:eastAsia="바탕" w:hAnsi="바탕" w:cs="굴림" w:hint="eastAsia"/>
          <w:color w:val="000000"/>
          <w:szCs w:val="20"/>
        </w:rPr>
        <w:t>통지</w:t>
      </w:r>
    </w:p>
    <w:p w14:paraId="5FE1DDFB"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주소</w:t>
      </w:r>
      <w:r>
        <w:rPr>
          <w:rFonts w:ascii="바탕" w:eastAsia="바탕" w:hAnsi="바탕" w:cs="굴림" w:hint="eastAsia"/>
          <w:color w:val="000000"/>
          <w:kern w:val="0"/>
          <w:szCs w:val="20"/>
        </w:rPr>
        <w:t>:</w:t>
      </w:r>
    </w:p>
    <w:p w14:paraId="770DE03D"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전화번호</w:t>
      </w:r>
      <w:r>
        <w:rPr>
          <w:rFonts w:ascii="바탕" w:eastAsia="바탕" w:hAnsi="바탕" w:cs="굴림" w:hint="eastAsia"/>
          <w:color w:val="000000"/>
          <w:kern w:val="0"/>
          <w:szCs w:val="20"/>
        </w:rPr>
        <w:t>:</w:t>
      </w:r>
    </w:p>
    <w:p w14:paraId="6A60803D"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팩스번호</w:t>
      </w:r>
      <w:r>
        <w:rPr>
          <w:rFonts w:ascii="바탕" w:eastAsia="바탕" w:hAnsi="바탕" w:cs="굴림" w:hint="eastAsia"/>
          <w:color w:val="000000"/>
          <w:kern w:val="0"/>
          <w:szCs w:val="20"/>
        </w:rPr>
        <w:t>:</w:t>
      </w:r>
    </w:p>
    <w:p w14:paraId="13249C93"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이메일</w:t>
      </w:r>
      <w:r>
        <w:rPr>
          <w:rFonts w:ascii="바탕" w:eastAsia="바탕" w:hAnsi="바탕" w:cs="굴림" w:hint="eastAsia"/>
          <w:color w:val="000000"/>
          <w:kern w:val="0"/>
          <w:szCs w:val="20"/>
        </w:rPr>
        <w:t>:</w:t>
      </w:r>
    </w:p>
    <w:p w14:paraId="7E9762E7" w14:textId="77777777" w:rsidR="00767677" w:rsidRDefault="007A2C04">
      <w:pPr>
        <w:pStyle w:val="a6"/>
        <w:numPr>
          <w:ilvl w:val="0"/>
          <w:numId w:val="18"/>
        </w:numPr>
        <w:tabs>
          <w:tab w:val="left" w:pos="993"/>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투자자</w:t>
      </w:r>
      <w:r>
        <w:rPr>
          <w:rFonts w:ascii="바탕" w:eastAsia="바탕" w:hAnsi="바탕" w:cs="굴림"/>
          <w:color w:val="000000"/>
          <w:kern w:val="0"/>
          <w:szCs w:val="20"/>
        </w:rPr>
        <w:t>2</w:t>
      </w:r>
      <w:r>
        <w:rPr>
          <w:rFonts w:ascii="바탕" w:eastAsia="바탕" w:hAnsi="바탕" w:cs="굴림" w:hint="eastAsia"/>
          <w:color w:val="000000"/>
          <w:kern w:val="0"/>
          <w:szCs w:val="20"/>
        </w:rPr>
        <w:t>에 대한 통지</w:t>
      </w:r>
    </w:p>
    <w:p w14:paraId="10BA3E45"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주소</w:t>
      </w:r>
      <w:r>
        <w:rPr>
          <w:rFonts w:ascii="바탕" w:eastAsia="바탕" w:hAnsi="바탕" w:cs="굴림" w:hint="eastAsia"/>
          <w:color w:val="000000"/>
          <w:kern w:val="0"/>
          <w:szCs w:val="20"/>
        </w:rPr>
        <w:t>:</w:t>
      </w:r>
    </w:p>
    <w:p w14:paraId="53F38467"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전화번호</w:t>
      </w:r>
      <w:r>
        <w:rPr>
          <w:rFonts w:ascii="바탕" w:eastAsia="바탕" w:hAnsi="바탕" w:cs="굴림" w:hint="eastAsia"/>
          <w:color w:val="000000"/>
          <w:kern w:val="0"/>
          <w:szCs w:val="20"/>
        </w:rPr>
        <w:t>:</w:t>
      </w:r>
    </w:p>
    <w:p w14:paraId="402B4B1E"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팩스번호</w:t>
      </w:r>
      <w:r>
        <w:rPr>
          <w:rFonts w:ascii="바탕" w:eastAsia="바탕" w:hAnsi="바탕" w:cs="굴림" w:hint="eastAsia"/>
          <w:color w:val="000000"/>
          <w:kern w:val="0"/>
          <w:szCs w:val="20"/>
        </w:rPr>
        <w:t>:</w:t>
      </w:r>
    </w:p>
    <w:p w14:paraId="57EDA6B9"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이메일</w:t>
      </w:r>
      <w:r>
        <w:rPr>
          <w:rFonts w:ascii="바탕" w:eastAsia="바탕" w:hAnsi="바탕" w:cs="굴림" w:hint="eastAsia"/>
          <w:color w:val="000000"/>
          <w:kern w:val="0"/>
          <w:szCs w:val="20"/>
        </w:rPr>
        <w:t>:</w:t>
      </w:r>
    </w:p>
    <w:p w14:paraId="5321E577" w14:textId="77777777" w:rsidR="00767677" w:rsidRDefault="007A2C04">
      <w:pPr>
        <w:pStyle w:val="a6"/>
        <w:numPr>
          <w:ilvl w:val="0"/>
          <w:numId w:val="18"/>
        </w:numPr>
        <w:tabs>
          <w:tab w:val="left" w:pos="993"/>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kern w:val="0"/>
          <w:szCs w:val="20"/>
        </w:rPr>
        <w:t>회사에 대한 통지</w:t>
      </w:r>
    </w:p>
    <w:p w14:paraId="566CF366"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주소</w:t>
      </w:r>
      <w:r>
        <w:rPr>
          <w:rFonts w:ascii="바탕" w:eastAsia="바탕" w:hAnsi="바탕" w:cs="굴림" w:hint="eastAsia"/>
          <w:color w:val="000000"/>
          <w:kern w:val="0"/>
          <w:szCs w:val="20"/>
        </w:rPr>
        <w:t>:</w:t>
      </w:r>
    </w:p>
    <w:p w14:paraId="2CC282D9"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전화번호</w:t>
      </w:r>
      <w:r>
        <w:rPr>
          <w:rFonts w:ascii="바탕" w:eastAsia="바탕" w:hAnsi="바탕" w:cs="굴림" w:hint="eastAsia"/>
          <w:color w:val="000000"/>
          <w:kern w:val="0"/>
          <w:szCs w:val="20"/>
        </w:rPr>
        <w:t>:</w:t>
      </w:r>
    </w:p>
    <w:p w14:paraId="3D227CCC"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팩스번호</w:t>
      </w:r>
      <w:r>
        <w:rPr>
          <w:rFonts w:ascii="바탕" w:eastAsia="바탕" w:hAnsi="바탕" w:cs="굴림" w:hint="eastAsia"/>
          <w:color w:val="000000"/>
          <w:kern w:val="0"/>
          <w:szCs w:val="20"/>
        </w:rPr>
        <w:t>:</w:t>
      </w:r>
    </w:p>
    <w:p w14:paraId="6F1A8043"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이메일</w:t>
      </w:r>
      <w:r>
        <w:rPr>
          <w:rFonts w:ascii="바탕" w:eastAsia="바탕" w:hAnsi="바탕" w:cs="굴림" w:hint="eastAsia"/>
          <w:color w:val="000000"/>
          <w:kern w:val="0"/>
          <w:szCs w:val="20"/>
        </w:rPr>
        <w:t>:</w:t>
      </w:r>
    </w:p>
    <w:p w14:paraId="66B78898" w14:textId="77777777" w:rsidR="00767677" w:rsidRDefault="007A2C04">
      <w:pPr>
        <w:pStyle w:val="a6"/>
        <w:numPr>
          <w:ilvl w:val="0"/>
          <w:numId w:val="18"/>
        </w:numPr>
        <w:tabs>
          <w:tab w:val="left" w:pos="993"/>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kern w:val="0"/>
          <w:szCs w:val="20"/>
        </w:rPr>
        <w:t>이해관계인에 대한 통지</w:t>
      </w:r>
    </w:p>
    <w:p w14:paraId="2A000B9B"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주소</w:t>
      </w:r>
      <w:r>
        <w:rPr>
          <w:rFonts w:ascii="바탕" w:eastAsia="바탕" w:hAnsi="바탕" w:cs="굴림" w:hint="eastAsia"/>
          <w:color w:val="000000"/>
          <w:kern w:val="0"/>
          <w:szCs w:val="20"/>
        </w:rPr>
        <w:t>:</w:t>
      </w:r>
    </w:p>
    <w:p w14:paraId="5ECA11B9"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전화번호</w:t>
      </w:r>
      <w:r>
        <w:rPr>
          <w:rFonts w:ascii="바탕" w:eastAsia="바탕" w:hAnsi="바탕" w:cs="굴림" w:hint="eastAsia"/>
          <w:color w:val="000000"/>
          <w:kern w:val="0"/>
          <w:szCs w:val="20"/>
        </w:rPr>
        <w:t>:</w:t>
      </w:r>
    </w:p>
    <w:p w14:paraId="0916CCF0"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팩스번호</w:t>
      </w:r>
      <w:r>
        <w:rPr>
          <w:rFonts w:ascii="바탕" w:eastAsia="바탕" w:hAnsi="바탕" w:cs="굴림" w:hint="eastAsia"/>
          <w:color w:val="000000"/>
          <w:kern w:val="0"/>
          <w:szCs w:val="20"/>
        </w:rPr>
        <w:t>:</w:t>
      </w:r>
    </w:p>
    <w:p w14:paraId="4AC0C7C9" w14:textId="77777777" w:rsidR="00767677" w:rsidRDefault="007A2C04">
      <w:pPr>
        <w:spacing w:after="0"/>
        <w:ind w:left="800" w:firstLine="800"/>
        <w:jc w:val="left"/>
        <w:textAlignment w:val="baseline"/>
        <w:rPr>
          <w:rFonts w:ascii="바탕" w:eastAsia="바탕" w:hAnsi="바탕" w:cs="굴림"/>
          <w:color w:val="000000"/>
          <w:kern w:val="0"/>
          <w:szCs w:val="20"/>
        </w:rPr>
      </w:pPr>
      <w:r>
        <w:rPr>
          <w:rFonts w:ascii="바탕" w:eastAsia="바탕" w:hAnsi="바탕" w:cs="굴림"/>
          <w:color w:val="000000"/>
          <w:kern w:val="0"/>
          <w:szCs w:val="20"/>
        </w:rPr>
        <w:t>이메일</w:t>
      </w:r>
      <w:r>
        <w:rPr>
          <w:rFonts w:ascii="바탕" w:eastAsia="바탕" w:hAnsi="바탕" w:cs="굴림" w:hint="eastAsia"/>
          <w:color w:val="000000"/>
          <w:kern w:val="0"/>
          <w:szCs w:val="20"/>
        </w:rPr>
        <w:t>:</w:t>
      </w:r>
    </w:p>
    <w:p w14:paraId="60BD577D" w14:textId="77777777" w:rsidR="00767677" w:rsidRDefault="007A2C04">
      <w:pPr>
        <w:pStyle w:val="a6"/>
        <w:numPr>
          <w:ilvl w:val="0"/>
          <w:numId w:val="1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본 </w:t>
      </w:r>
      <w:r>
        <w:rPr>
          <w:rFonts w:ascii="바탕" w:eastAsia="바탕" w:hAnsi="바탕" w:cs="굴림"/>
          <w:color w:val="000000"/>
          <w:szCs w:val="20"/>
        </w:rPr>
        <w:t>계약에서</w:t>
      </w:r>
      <w:r>
        <w:rPr>
          <w:rFonts w:ascii="바탕" w:eastAsia="바탕" w:hAnsi="바탕" w:cs="굴림"/>
          <w:color w:val="000000"/>
          <w:kern w:val="0"/>
          <w:szCs w:val="20"/>
        </w:rPr>
        <w:t xml:space="preserve"> 정한 투자자의 모든 권리</w:t>
      </w:r>
      <w:r>
        <w:rPr>
          <w:rFonts w:ascii="바탕" w:eastAsia="바탕" w:hAnsi="바탕" w:cs="굴림" w:hint="eastAsia"/>
          <w:color w:val="000000"/>
          <w:kern w:val="0"/>
          <w:szCs w:val="20"/>
        </w:rPr>
        <w:t xml:space="preserve"> 및 사실행위는 본 계약서의 날인 란에 기재된 업무집행조합원이 </w:t>
      </w:r>
      <w:r>
        <w:rPr>
          <w:rFonts w:ascii="바탕" w:eastAsia="바탕" w:hAnsi="바탕" w:cs="굴림"/>
          <w:color w:val="000000"/>
          <w:kern w:val="0"/>
          <w:szCs w:val="20"/>
        </w:rPr>
        <w:t>투자자의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업무집행조합원으로서 투자자를 위하여 재판상 및 </w:t>
      </w:r>
      <w:proofErr w:type="spellStart"/>
      <w:r>
        <w:rPr>
          <w:rFonts w:ascii="바탕" w:eastAsia="바탕" w:hAnsi="바탕" w:cs="굴림"/>
          <w:color w:val="000000"/>
          <w:kern w:val="0"/>
          <w:szCs w:val="20"/>
        </w:rPr>
        <w:t>재판외에서</w:t>
      </w:r>
      <w:proofErr w:type="spellEnd"/>
      <w:r>
        <w:rPr>
          <w:rFonts w:ascii="바탕" w:eastAsia="바탕" w:hAnsi="바탕" w:cs="굴림"/>
          <w:color w:val="000000"/>
          <w:kern w:val="0"/>
          <w:szCs w:val="20"/>
        </w:rPr>
        <w:t xml:space="preserve"> 행사</w:t>
      </w:r>
      <w:r>
        <w:rPr>
          <w:rFonts w:ascii="바탕" w:eastAsia="바탕" w:hAnsi="바탕" w:cs="굴림" w:hint="eastAsia"/>
          <w:color w:val="000000"/>
          <w:kern w:val="0"/>
          <w:szCs w:val="20"/>
        </w:rPr>
        <w:t>한다.</w:t>
      </w:r>
      <w:r>
        <w:rPr>
          <w:rFonts w:ascii="바탕" w:eastAsia="바탕" w:hAnsi="바탕" w:cs="굴림"/>
          <w:color w:val="000000"/>
          <w:kern w:val="0"/>
          <w:szCs w:val="20"/>
        </w:rPr>
        <w:t xml:space="preserve"> </w:t>
      </w:r>
    </w:p>
    <w:p w14:paraId="5AD23EB6" w14:textId="77777777" w:rsidR="00767677" w:rsidRDefault="00767677">
      <w:pPr>
        <w:snapToGrid w:val="0"/>
        <w:spacing w:after="0"/>
        <w:jc w:val="left"/>
        <w:textAlignment w:val="baseline"/>
        <w:rPr>
          <w:rFonts w:ascii="바탕" w:eastAsia="바탕" w:hAnsi="바탕" w:cs="굴림"/>
          <w:color w:val="000000"/>
          <w:kern w:val="0"/>
          <w:szCs w:val="20"/>
        </w:rPr>
      </w:pPr>
    </w:p>
    <w:p w14:paraId="4EBC9FF6" w14:textId="265982C9"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비밀유지</w:t>
      </w:r>
      <w:r>
        <w:rPr>
          <w:rFonts w:ascii="바탕" w:eastAsia="바탕" w:hAnsi="바탕" w:cs="굴림" w:hint="eastAsia"/>
          <w:b/>
          <w:bCs/>
          <w:color w:val="000000"/>
          <w:kern w:val="0"/>
          <w:szCs w:val="20"/>
        </w:rPr>
        <w:t xml:space="preserve">) </w:t>
      </w:r>
    </w:p>
    <w:p w14:paraId="35518406" w14:textId="77777777" w:rsidR="00767677" w:rsidRPr="00B25337" w:rsidRDefault="007A2C04" w:rsidP="00B25337">
      <w:pPr>
        <w:pStyle w:val="a6"/>
        <w:numPr>
          <w:ilvl w:val="0"/>
          <w:numId w:val="71"/>
        </w:numPr>
        <w:snapToGrid w:val="0"/>
        <w:ind w:leftChars="0" w:left="426" w:hanging="284"/>
        <w:textAlignment w:val="baseline"/>
        <w:rPr>
          <w:rFonts w:ascii="바탕" w:eastAsia="바탕" w:hAnsi="바탕" w:cs="굴림"/>
          <w:color w:val="000000"/>
          <w:kern w:val="0"/>
          <w:szCs w:val="20"/>
        </w:rPr>
      </w:pPr>
      <w:r w:rsidRPr="00B25337">
        <w:rPr>
          <w:rFonts w:ascii="바탕" w:eastAsia="바탕" w:hAnsi="바탕" w:cs="굴림"/>
          <w:color w:val="000000"/>
          <w:kern w:val="0"/>
          <w:szCs w:val="20"/>
        </w:rPr>
        <w:t>본 계약과 관련하여 상대방으로부터 제공받은 모든 정보는 다음의 각 호의 1에 해당하는 경우를 제외하고는 비밀로 하고, 이를 제3자에게 제공하거나 다른 목적으로 사용할 수 없다. 본 조의 의무는 본 계약의 효력이 상실하는 경우에도 2 년간 그 효력이 존속된다.</w:t>
      </w:r>
    </w:p>
    <w:p w14:paraId="1342A3FD" w14:textId="77777777" w:rsidR="00767677" w:rsidRDefault="007A2C04">
      <w:pPr>
        <w:pStyle w:val="a6"/>
        <w:numPr>
          <w:ilvl w:val="0"/>
          <w:numId w:val="19"/>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당사자가 공개하기로 합의한 사항</w:t>
      </w:r>
    </w:p>
    <w:p w14:paraId="7E99D129" w14:textId="77777777" w:rsidR="00767677" w:rsidRDefault="007A2C04">
      <w:pPr>
        <w:pStyle w:val="a6"/>
        <w:numPr>
          <w:ilvl w:val="0"/>
          <w:numId w:val="19"/>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공지된 정보</w:t>
      </w:r>
    </w:p>
    <w:p w14:paraId="6DFA1132" w14:textId="77777777" w:rsidR="00767677" w:rsidRDefault="007A2C04">
      <w:pPr>
        <w:pStyle w:val="a6"/>
        <w:numPr>
          <w:ilvl w:val="0"/>
          <w:numId w:val="19"/>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color w:val="000000"/>
          <w:szCs w:val="20"/>
        </w:rPr>
        <w:t>정보를 제공받은 당사자가 제</w:t>
      </w:r>
      <w:r>
        <w:rPr>
          <w:rFonts w:ascii="바탕" w:eastAsia="바탕" w:hAnsi="바탕" w:cs="굴림" w:hint="eastAsia"/>
          <w:color w:val="000000"/>
          <w:szCs w:val="20"/>
        </w:rPr>
        <w:t>3</w:t>
      </w:r>
      <w:r>
        <w:rPr>
          <w:rFonts w:ascii="바탕" w:eastAsia="바탕" w:hAnsi="바탕" w:cs="굴림"/>
          <w:color w:val="000000"/>
          <w:szCs w:val="20"/>
        </w:rPr>
        <w:t>자로부터 이미 적법하게 취득한 정보</w:t>
      </w:r>
    </w:p>
    <w:p w14:paraId="2D729C62" w14:textId="77777777" w:rsidR="00767677" w:rsidRDefault="007A2C04">
      <w:pPr>
        <w:pStyle w:val="a6"/>
        <w:numPr>
          <w:ilvl w:val="0"/>
          <w:numId w:val="19"/>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szCs w:val="20"/>
        </w:rPr>
      </w:pPr>
      <w:r>
        <w:rPr>
          <w:rFonts w:ascii="바탕" w:eastAsia="바탕" w:hAnsi="바탕" w:cs="굴림" w:hint="eastAsia"/>
          <w:color w:val="000000"/>
          <w:szCs w:val="20"/>
        </w:rPr>
        <w:t>본 계약의 체결 및 이행과 관련한 법률자문,</w:t>
      </w:r>
      <w:r>
        <w:rPr>
          <w:rFonts w:ascii="바탕" w:eastAsia="바탕" w:hAnsi="바탕" w:cs="굴림"/>
          <w:color w:val="000000"/>
          <w:szCs w:val="20"/>
        </w:rPr>
        <w:t xml:space="preserve"> </w:t>
      </w:r>
      <w:r>
        <w:rPr>
          <w:rFonts w:ascii="바탕" w:eastAsia="바탕" w:hAnsi="바탕" w:cs="굴림" w:hint="eastAsia"/>
          <w:color w:val="000000"/>
          <w:szCs w:val="20"/>
        </w:rPr>
        <w:t>소의 제기, 행정절차를 진행하는 경우</w:t>
      </w:r>
    </w:p>
    <w:p w14:paraId="20E620C3" w14:textId="77777777" w:rsidR="00767677" w:rsidRDefault="007A2C04">
      <w:pPr>
        <w:pStyle w:val="a6"/>
        <w:numPr>
          <w:ilvl w:val="0"/>
          <w:numId w:val="19"/>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szCs w:val="20"/>
        </w:rPr>
        <w:t>법원 또는</w:t>
      </w:r>
      <w:r>
        <w:rPr>
          <w:rFonts w:ascii="바탕" w:eastAsia="바탕" w:hAnsi="바탕" w:cs="굴림"/>
          <w:color w:val="000000"/>
          <w:kern w:val="0"/>
          <w:szCs w:val="20"/>
        </w:rPr>
        <w:t xml:space="preserve"> 정부기관이 적법하게 공개 또는 제공을 요구한 정보</w:t>
      </w:r>
      <w:r>
        <w:rPr>
          <w:rFonts w:ascii="바탕" w:eastAsia="바탕" w:hAnsi="바탕" w:cs="굴림" w:hint="eastAsia"/>
          <w:color w:val="000000"/>
          <w:kern w:val="0"/>
          <w:szCs w:val="20"/>
        </w:rPr>
        <w:t>(</w:t>
      </w:r>
      <w:r>
        <w:rPr>
          <w:rFonts w:ascii="바탕" w:eastAsia="바탕" w:hAnsi="바탕" w:cs="굴림"/>
          <w:color w:val="000000"/>
          <w:kern w:val="0"/>
          <w:szCs w:val="20"/>
        </w:rPr>
        <w:t>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사전에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상대방 당사자에게 서면으로 통지하여야 한다</w:t>
      </w:r>
      <w:r>
        <w:rPr>
          <w:rFonts w:ascii="바탕" w:eastAsia="바탕" w:hAnsi="바탕" w:cs="굴림" w:hint="eastAsia"/>
          <w:color w:val="000000"/>
          <w:kern w:val="0"/>
          <w:szCs w:val="20"/>
        </w:rPr>
        <w:t xml:space="preserve">) </w:t>
      </w:r>
    </w:p>
    <w:p w14:paraId="4C9926F1" w14:textId="496CACF4" w:rsidR="00995328" w:rsidRPr="00B25337" w:rsidRDefault="00995328" w:rsidP="00B25337">
      <w:pPr>
        <w:pStyle w:val="a6"/>
        <w:numPr>
          <w:ilvl w:val="0"/>
          <w:numId w:val="71"/>
        </w:numPr>
        <w:tabs>
          <w:tab w:val="left" w:pos="1134"/>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995328">
        <w:rPr>
          <w:rFonts w:ascii="바탕" w:eastAsia="바탕" w:hAnsi="바탕" w:cs="굴림" w:hint="eastAsia"/>
          <w:color w:val="000000"/>
          <w:kern w:val="0"/>
          <w:szCs w:val="20"/>
        </w:rPr>
        <w:t>제</w:t>
      </w:r>
      <w:r w:rsidRPr="00995328">
        <w:rPr>
          <w:rFonts w:ascii="바탕" w:eastAsia="바탕" w:hAnsi="바탕" w:cs="굴림"/>
          <w:color w:val="000000"/>
          <w:kern w:val="0"/>
          <w:szCs w:val="20"/>
        </w:rPr>
        <w:t xml:space="preserve">1항에도 불구하고, 일방 당사자는 그 계열사 및 각각의 임직원, </w:t>
      </w:r>
      <w:proofErr w:type="spellStart"/>
      <w:r w:rsidRPr="00995328">
        <w:rPr>
          <w:rFonts w:ascii="바탕" w:eastAsia="바탕" w:hAnsi="바탕" w:cs="굴림"/>
          <w:color w:val="000000"/>
          <w:kern w:val="0"/>
          <w:szCs w:val="20"/>
        </w:rPr>
        <w:t>자문사</w:t>
      </w:r>
      <w:proofErr w:type="spellEnd"/>
      <w:r w:rsidRPr="00995328">
        <w:rPr>
          <w:rFonts w:ascii="바탕" w:eastAsia="바탕" w:hAnsi="바탕" w:cs="굴림"/>
          <w:color w:val="000000"/>
          <w:kern w:val="0"/>
          <w:szCs w:val="20"/>
        </w:rPr>
        <w:t xml:space="preserve"> 및 조합원에 대하여 본 계약의 체결 및 이행을 목적으로 상대방으로부터 제공받은 정보를 제공할 수 있다.</w:t>
      </w:r>
    </w:p>
    <w:p w14:paraId="3783A56B" w14:textId="77777777" w:rsidR="00767677" w:rsidRDefault="00767677">
      <w:pPr>
        <w:snapToGrid w:val="0"/>
        <w:spacing w:after="0"/>
        <w:jc w:val="left"/>
        <w:textAlignment w:val="baseline"/>
        <w:rPr>
          <w:rFonts w:ascii="바탕" w:eastAsia="바탕" w:hAnsi="바탕" w:cs="굴림"/>
          <w:color w:val="000000"/>
          <w:kern w:val="0"/>
          <w:szCs w:val="20"/>
        </w:rPr>
      </w:pPr>
    </w:p>
    <w:p w14:paraId="506DC5C6"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세금</w:t>
      </w:r>
      <w:r>
        <w:rPr>
          <w:rFonts w:ascii="바탕" w:eastAsia="바탕" w:hAnsi="바탕" w:cs="굴림" w:hint="eastAsia"/>
          <w:b/>
          <w:bCs/>
          <w:color w:val="000000"/>
          <w:kern w:val="0"/>
          <w:szCs w:val="20"/>
        </w:rPr>
        <w:t>)</w:t>
      </w:r>
    </w:p>
    <w:p w14:paraId="1E4916D9" w14:textId="77777777" w:rsidR="00767677" w:rsidRDefault="007A2C04">
      <w:pPr>
        <w:spacing w:after="0"/>
        <w:ind w:leftChars="71" w:left="142"/>
        <w:textAlignment w:val="baseline"/>
        <w:rPr>
          <w:rFonts w:ascii="바탕" w:eastAsia="바탕" w:hAnsi="바탕" w:cs="굴림"/>
          <w:color w:val="000000"/>
          <w:kern w:val="0"/>
          <w:szCs w:val="20"/>
        </w:rPr>
      </w:pPr>
      <w:r>
        <w:rPr>
          <w:rFonts w:ascii="바탕" w:eastAsia="바탕" w:hAnsi="바탕" w:cs="굴림" w:hint="eastAsia"/>
          <w:color w:val="000000"/>
          <w:kern w:val="0"/>
          <w:szCs w:val="20"/>
        </w:rPr>
        <w:t>본</w:t>
      </w:r>
      <w:r>
        <w:rPr>
          <w:rFonts w:ascii="바탕" w:eastAsia="바탕" w:hAnsi="바탕" w:cs="굴림"/>
          <w:color w:val="000000"/>
          <w:kern w:val="0"/>
          <w:szCs w:val="20"/>
        </w:rPr>
        <w:t xml:space="preserve"> 계약의 당사자에게 부과된 조세 공과금은 법령상 부담하여야 할 당사자가 각자 부담한다</w:t>
      </w:r>
      <w:r>
        <w:rPr>
          <w:rFonts w:ascii="바탕" w:eastAsia="바탕" w:hAnsi="바탕" w:cs="굴림" w:hint="eastAsia"/>
          <w:color w:val="000000"/>
          <w:kern w:val="0"/>
          <w:szCs w:val="20"/>
        </w:rPr>
        <w:t>.</w:t>
      </w:r>
    </w:p>
    <w:p w14:paraId="74FE351B" w14:textId="77777777" w:rsidR="00767677" w:rsidRDefault="00767677">
      <w:pPr>
        <w:snapToGrid w:val="0"/>
        <w:spacing w:after="0"/>
        <w:textAlignment w:val="baseline"/>
        <w:rPr>
          <w:rFonts w:ascii="바탕" w:eastAsia="바탕" w:hAnsi="바탕" w:cs="굴림"/>
          <w:color w:val="000000"/>
          <w:kern w:val="0"/>
          <w:szCs w:val="20"/>
        </w:rPr>
      </w:pPr>
    </w:p>
    <w:p w14:paraId="57484870"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일부 무효</w:t>
      </w:r>
      <w:r>
        <w:rPr>
          <w:rFonts w:ascii="바탕" w:eastAsia="바탕" w:hAnsi="바탕" w:cs="굴림" w:hint="eastAsia"/>
          <w:b/>
          <w:bCs/>
          <w:color w:val="000000"/>
          <w:kern w:val="0"/>
          <w:szCs w:val="20"/>
        </w:rPr>
        <w:t>)</w:t>
      </w:r>
    </w:p>
    <w:p w14:paraId="0B0FE5CE" w14:textId="77777777" w:rsidR="00767677" w:rsidRDefault="007A2C04">
      <w:pPr>
        <w:spacing w:after="0"/>
        <w:ind w:leftChars="71" w:left="142"/>
        <w:textAlignment w:val="baseline"/>
        <w:rPr>
          <w:rFonts w:ascii="바탕" w:eastAsia="바탕" w:hAnsi="바탕" w:cs="굴림"/>
          <w:color w:val="000000"/>
          <w:kern w:val="0"/>
          <w:szCs w:val="20"/>
        </w:rPr>
      </w:pPr>
      <w:r>
        <w:rPr>
          <w:rFonts w:ascii="바탕" w:eastAsia="바탕" w:hAnsi="바탕" w:cs="굴림"/>
          <w:color w:val="000000"/>
          <w:kern w:val="0"/>
          <w:szCs w:val="20"/>
        </w:rPr>
        <w:t>본 계약 또는 이와 관련하여 작성된 서류에 명시된 한 개 또는 수개의 조항이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법령에 따라 무효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위법 또는 집행불능으로 되더라도 본 계약에 명시된 나머지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조항의 효력</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적법성 및 집행가능성은 그로 인하여 아무런 영향을 받지 않는다</w:t>
      </w:r>
      <w:r>
        <w:rPr>
          <w:rFonts w:ascii="바탕" w:eastAsia="바탕" w:hAnsi="바탕" w:cs="굴림" w:hint="eastAsia"/>
          <w:color w:val="000000"/>
          <w:kern w:val="0"/>
          <w:szCs w:val="20"/>
        </w:rPr>
        <w:t>.</w:t>
      </w:r>
    </w:p>
    <w:p w14:paraId="7BEFBFA3" w14:textId="77777777" w:rsidR="00767677" w:rsidRDefault="00767677">
      <w:pPr>
        <w:spacing w:after="0"/>
        <w:jc w:val="left"/>
        <w:textAlignment w:val="baseline"/>
        <w:rPr>
          <w:rFonts w:ascii="바탕" w:eastAsia="바탕" w:hAnsi="바탕" w:cs="굴림"/>
          <w:color w:val="000000"/>
          <w:kern w:val="0"/>
          <w:szCs w:val="20"/>
        </w:rPr>
      </w:pPr>
    </w:p>
    <w:p w14:paraId="3797CC12"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준거법 및 분쟁해결</w:t>
      </w:r>
      <w:r>
        <w:rPr>
          <w:rFonts w:ascii="바탕" w:eastAsia="바탕" w:hAnsi="바탕" w:cs="굴림" w:hint="eastAsia"/>
          <w:b/>
          <w:bCs/>
          <w:color w:val="000000"/>
          <w:kern w:val="0"/>
          <w:szCs w:val="20"/>
        </w:rPr>
        <w:t>)</w:t>
      </w:r>
    </w:p>
    <w:p w14:paraId="557CB21E" w14:textId="77777777" w:rsidR="00767677" w:rsidRDefault="007A2C04">
      <w:pPr>
        <w:pStyle w:val="a6"/>
        <w:numPr>
          <w:ilvl w:val="0"/>
          <w:numId w:val="2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 xml:space="preserve">본 계약은 </w:t>
      </w:r>
      <w:r>
        <w:rPr>
          <w:rFonts w:ascii="바탕" w:eastAsia="바탕" w:hAnsi="바탕" w:cs="굴림"/>
          <w:color w:val="000000"/>
          <w:szCs w:val="20"/>
        </w:rPr>
        <w:t xml:space="preserve">대한민국 법률에 따라 </w:t>
      </w:r>
      <w:proofErr w:type="spellStart"/>
      <w:r>
        <w:rPr>
          <w:rFonts w:ascii="바탕" w:eastAsia="바탕" w:hAnsi="바탕" w:cs="굴림"/>
          <w:color w:val="000000"/>
          <w:szCs w:val="20"/>
        </w:rPr>
        <w:t>규율되고</w:t>
      </w:r>
      <w:proofErr w:type="spellEnd"/>
      <w:r>
        <w:rPr>
          <w:rFonts w:ascii="바탕" w:eastAsia="바탕" w:hAnsi="바탕" w:cs="굴림"/>
          <w:color w:val="000000"/>
          <w:szCs w:val="20"/>
        </w:rPr>
        <w:t xml:space="preserve"> 해석된다</w:t>
      </w:r>
      <w:r>
        <w:rPr>
          <w:rFonts w:ascii="바탕" w:eastAsia="바탕" w:hAnsi="바탕" w:cs="굴림" w:hint="eastAsia"/>
          <w:color w:val="000000"/>
          <w:szCs w:val="20"/>
        </w:rPr>
        <w:t>.</w:t>
      </w:r>
    </w:p>
    <w:p w14:paraId="2BCA1219" w14:textId="77777777" w:rsidR="00767677" w:rsidRDefault="007A2C04">
      <w:pPr>
        <w:pStyle w:val="a6"/>
        <w:numPr>
          <w:ilvl w:val="0"/>
          <w:numId w:val="2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본 계약에 따라</w:t>
      </w:r>
      <w:r>
        <w:rPr>
          <w:rFonts w:ascii="바탕" w:eastAsia="바탕" w:hAnsi="바탕" w:cs="굴림"/>
          <w:color w:val="000000"/>
          <w:kern w:val="0"/>
          <w:szCs w:val="20"/>
        </w:rPr>
        <w:t xml:space="preserve"> 발생한 모든 분쟁의 제</w:t>
      </w:r>
      <w:r>
        <w:rPr>
          <w:rFonts w:ascii="바탕" w:eastAsia="바탕" w:hAnsi="바탕" w:cs="굴림" w:hint="eastAsia"/>
          <w:color w:val="000000"/>
          <w:kern w:val="0"/>
          <w:szCs w:val="20"/>
        </w:rPr>
        <w:t>1</w:t>
      </w:r>
      <w:r>
        <w:rPr>
          <w:rFonts w:ascii="바탕" w:eastAsia="바탕" w:hAnsi="바탕" w:cs="굴림"/>
          <w:color w:val="000000"/>
          <w:kern w:val="0"/>
          <w:szCs w:val="20"/>
        </w:rPr>
        <w:t>심 관할법원으로 서울중앙지방법원을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지정한다</w:t>
      </w:r>
      <w:r>
        <w:rPr>
          <w:rFonts w:ascii="바탕" w:eastAsia="바탕" w:hAnsi="바탕" w:cs="굴림" w:hint="eastAsia"/>
          <w:color w:val="000000"/>
          <w:kern w:val="0"/>
          <w:szCs w:val="20"/>
        </w:rPr>
        <w:t xml:space="preserve">. </w:t>
      </w:r>
    </w:p>
    <w:p w14:paraId="022523D3"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bCs/>
          <w:color w:val="000000"/>
          <w:kern w:val="0"/>
          <w:szCs w:val="20"/>
        </w:rPr>
      </w:pPr>
    </w:p>
    <w:p w14:paraId="65DC07DA" w14:textId="77777777" w:rsidR="00767677" w:rsidRDefault="00767677">
      <w:pPr>
        <w:snapToGrid w:val="0"/>
        <w:spacing w:after="0"/>
        <w:ind w:firstLine="480"/>
        <w:jc w:val="left"/>
        <w:textAlignment w:val="baseline"/>
        <w:rPr>
          <w:rFonts w:ascii="바탕" w:eastAsia="바탕" w:hAnsi="바탕" w:cs="굴림"/>
          <w:b/>
          <w:bCs/>
          <w:color w:val="000000"/>
          <w:kern w:val="0"/>
          <w:szCs w:val="20"/>
        </w:rPr>
      </w:pPr>
    </w:p>
    <w:p w14:paraId="45262ADC"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제6장 특약 사항</w:t>
      </w:r>
    </w:p>
    <w:p w14:paraId="644723A5" w14:textId="77777777" w:rsidR="00767677" w:rsidRDefault="00767677">
      <w:pPr>
        <w:snapToGrid w:val="0"/>
        <w:spacing w:after="0"/>
        <w:ind w:firstLine="480"/>
        <w:jc w:val="left"/>
        <w:textAlignment w:val="baseline"/>
        <w:rPr>
          <w:rFonts w:ascii="바탕" w:eastAsia="바탕" w:hAnsi="바탕" w:cs="굴림"/>
          <w:b/>
          <w:bCs/>
          <w:color w:val="000000"/>
          <w:kern w:val="0"/>
          <w:szCs w:val="20"/>
        </w:rPr>
      </w:pPr>
    </w:p>
    <w:p w14:paraId="182F5619" w14:textId="77777777"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특약사항의 효력</w:t>
      </w:r>
      <w:r>
        <w:rPr>
          <w:rFonts w:ascii="바탕" w:eastAsia="바탕" w:hAnsi="바탕" w:cs="굴림" w:hint="eastAsia"/>
          <w:b/>
          <w:bCs/>
          <w:color w:val="000000"/>
          <w:kern w:val="0"/>
          <w:szCs w:val="20"/>
        </w:rPr>
        <w:t xml:space="preserve">) </w:t>
      </w:r>
    </w:p>
    <w:p w14:paraId="6B06B8CC" w14:textId="77777777" w:rsidR="00767677" w:rsidRDefault="007A2C04">
      <w:pPr>
        <w:snapToGrid w:val="0"/>
        <w:spacing w:after="0"/>
        <w:ind w:leftChars="71" w:left="142"/>
        <w:textAlignment w:val="baseline"/>
        <w:rPr>
          <w:rFonts w:ascii="바탕" w:eastAsia="바탕" w:hAnsi="바탕" w:cs="굴림"/>
          <w:color w:val="000000"/>
          <w:kern w:val="0"/>
          <w:szCs w:val="20"/>
        </w:rPr>
      </w:pPr>
      <w:r>
        <w:rPr>
          <w:rFonts w:ascii="바탕" w:eastAsia="바탕" w:hAnsi="바탕" w:cs="굴림"/>
          <w:color w:val="000000"/>
          <w:kern w:val="0"/>
          <w:szCs w:val="20"/>
        </w:rPr>
        <w:t>특약사항은 본 투자</w:t>
      </w:r>
      <w:r>
        <w:rPr>
          <w:rFonts w:ascii="바탕" w:eastAsia="바탕" w:hAnsi="바탕" w:cs="굴림" w:hint="eastAsia"/>
          <w:color w:val="000000"/>
          <w:kern w:val="0"/>
          <w:szCs w:val="20"/>
        </w:rPr>
        <w:t>계약</w:t>
      </w:r>
      <w:r>
        <w:rPr>
          <w:rFonts w:ascii="바탕" w:eastAsia="바탕" w:hAnsi="바탕" w:cs="굴림"/>
          <w:color w:val="000000"/>
          <w:kern w:val="0"/>
          <w:szCs w:val="20"/>
        </w:rPr>
        <w:t xml:space="preserve">서의 본문의 내용을 </w:t>
      </w:r>
      <w:proofErr w:type="spellStart"/>
      <w:r>
        <w:rPr>
          <w:rFonts w:ascii="바탕" w:eastAsia="바탕" w:hAnsi="바탕" w:cs="굴림"/>
          <w:color w:val="000000"/>
          <w:kern w:val="0"/>
          <w:szCs w:val="20"/>
        </w:rPr>
        <w:t>수정</w:t>
      </w:r>
      <w:r>
        <w:rPr>
          <w:rFonts w:ascii="바탕" w:eastAsia="바탕" w:hAnsi="바탕" w:cs="굴림" w:hint="eastAsia"/>
          <w:color w:val="000000"/>
          <w:kern w:val="0"/>
          <w:szCs w:val="20"/>
        </w:rPr>
        <w:t>∙</w:t>
      </w:r>
      <w:r>
        <w:rPr>
          <w:rFonts w:ascii="바탕" w:eastAsia="바탕" w:hAnsi="바탕" w:cs="굴림"/>
          <w:color w:val="000000"/>
          <w:kern w:val="0"/>
          <w:szCs w:val="20"/>
        </w:rPr>
        <w:t>삭제</w:t>
      </w:r>
      <w:r>
        <w:rPr>
          <w:rFonts w:ascii="바탕" w:eastAsia="바탕" w:hAnsi="바탕" w:cs="굴림" w:hint="eastAsia"/>
          <w:color w:val="000000"/>
          <w:kern w:val="0"/>
          <w:szCs w:val="20"/>
        </w:rPr>
        <w:t>∙</w:t>
      </w:r>
      <w:r>
        <w:rPr>
          <w:rFonts w:ascii="바탕" w:eastAsia="바탕" w:hAnsi="바탕" w:cs="굴림"/>
          <w:color w:val="000000"/>
          <w:kern w:val="0"/>
          <w:szCs w:val="20"/>
        </w:rPr>
        <w:t>추가하는</w:t>
      </w:r>
      <w:proofErr w:type="spellEnd"/>
      <w:r>
        <w:rPr>
          <w:rFonts w:ascii="바탕" w:eastAsia="바탕" w:hAnsi="바탕" w:cs="굴림"/>
          <w:color w:val="000000"/>
          <w:kern w:val="0"/>
          <w:szCs w:val="20"/>
        </w:rPr>
        <w:t xml:space="preserve"> 사항으로서 본문의 내용이 특약사항의 내용과 상충되는 경우에는 특약사항의 내용이 그 효력에 있어서 우선한다</w:t>
      </w:r>
      <w:r>
        <w:rPr>
          <w:rFonts w:ascii="바탕" w:eastAsia="바탕" w:hAnsi="바탕" w:cs="굴림" w:hint="eastAsia"/>
          <w:color w:val="000000"/>
          <w:kern w:val="0"/>
          <w:szCs w:val="20"/>
        </w:rPr>
        <w:t xml:space="preserve">. </w:t>
      </w:r>
    </w:p>
    <w:p w14:paraId="7BEC6164" w14:textId="77777777" w:rsidR="00767677" w:rsidRDefault="00767677">
      <w:pPr>
        <w:snapToGrid w:val="0"/>
        <w:spacing w:after="0"/>
        <w:ind w:firstLine="480"/>
        <w:jc w:val="left"/>
        <w:textAlignment w:val="baseline"/>
        <w:rPr>
          <w:rFonts w:ascii="바탕" w:eastAsia="바탕" w:hAnsi="바탕" w:cs="굴림"/>
          <w:color w:val="000000"/>
          <w:kern w:val="0"/>
          <w:szCs w:val="20"/>
        </w:rPr>
      </w:pPr>
    </w:p>
    <w:p w14:paraId="36614020" w14:textId="1E1DA0C3" w:rsidR="00767677" w:rsidRDefault="007A2C04">
      <w:pPr>
        <w:pStyle w:val="a6"/>
        <w:numPr>
          <w:ilvl w:val="0"/>
          <w:numId w:val="1"/>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bCs/>
          <w:color w:val="000000"/>
          <w:kern w:val="0"/>
          <w:szCs w:val="20"/>
        </w:rPr>
      </w:pPr>
      <w:r>
        <w:rPr>
          <w:rFonts w:ascii="바탕" w:eastAsia="바탕" w:hAnsi="바탕" w:cs="굴림" w:hint="eastAsia"/>
          <w:b/>
          <w:bCs/>
          <w:color w:val="000000"/>
          <w:kern w:val="0"/>
          <w:szCs w:val="20"/>
        </w:rPr>
        <w:t>(</w:t>
      </w:r>
      <w:r>
        <w:rPr>
          <w:rFonts w:ascii="바탕" w:eastAsia="바탕" w:hAnsi="바탕" w:cs="굴림"/>
          <w:b/>
          <w:bCs/>
          <w:color w:val="000000"/>
          <w:kern w:val="0"/>
          <w:szCs w:val="20"/>
        </w:rPr>
        <w:t>특약사항의 구체적 내용</w:t>
      </w:r>
      <w:r>
        <w:rPr>
          <w:rFonts w:ascii="바탕" w:eastAsia="바탕" w:hAnsi="바탕" w:cs="굴림" w:hint="eastAsia"/>
          <w:b/>
          <w:bCs/>
          <w:color w:val="000000"/>
          <w:kern w:val="0"/>
          <w:szCs w:val="20"/>
        </w:rPr>
        <w:t>)</w:t>
      </w:r>
      <w:r w:rsidR="000110FF">
        <w:rPr>
          <w:rStyle w:val="af2"/>
          <w:rFonts w:ascii="바탕" w:eastAsia="바탕" w:hAnsi="바탕" w:cs="굴림"/>
          <w:b/>
          <w:bCs/>
          <w:color w:val="000000"/>
          <w:kern w:val="0"/>
          <w:szCs w:val="20"/>
        </w:rPr>
        <w:footnoteReference w:id="40"/>
      </w:r>
    </w:p>
    <w:p w14:paraId="4BE5DCC6" w14:textId="77777777" w:rsidR="00767677" w:rsidRDefault="007A2C04">
      <w:pPr>
        <w:pStyle w:val="a6"/>
        <w:numPr>
          <w:ilvl w:val="0"/>
          <w:numId w:val="2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hint="eastAsia"/>
          <w:color w:val="000000"/>
          <w:szCs w:val="20"/>
        </w:rPr>
        <w:t xml:space="preserve"> </w:t>
      </w:r>
    </w:p>
    <w:p w14:paraId="4C5366E7" w14:textId="77777777" w:rsidR="00767677" w:rsidRDefault="007A2C04">
      <w:pPr>
        <w:pStyle w:val="a6"/>
        <w:numPr>
          <w:ilvl w:val="0"/>
          <w:numId w:val="2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 xml:space="preserve"> </w:t>
      </w:r>
    </w:p>
    <w:p w14:paraId="369F96FE" w14:textId="77777777" w:rsidR="00767677" w:rsidRDefault="007A2C04">
      <w:pPr>
        <w:snapToGrid w:val="0"/>
        <w:jc w:val="center"/>
        <w:textAlignment w:val="baseline"/>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 xml:space="preserve">이하 </w:t>
      </w:r>
      <w:r>
        <w:rPr>
          <w:rFonts w:ascii="바탕" w:eastAsia="바탕" w:hAnsi="바탕" w:cs="굴림" w:hint="eastAsia"/>
          <w:b/>
          <w:color w:val="000000"/>
          <w:kern w:val="0"/>
          <w:szCs w:val="20"/>
        </w:rPr>
        <w:t xml:space="preserve">서명 또는 </w:t>
      </w:r>
      <w:r>
        <w:rPr>
          <w:rFonts w:ascii="바탕" w:eastAsia="바탕" w:hAnsi="바탕" w:cs="굴림"/>
          <w:b/>
          <w:color w:val="000000"/>
          <w:kern w:val="0"/>
          <w:szCs w:val="20"/>
        </w:rPr>
        <w:t>날인을 위하여 여백</w:t>
      </w:r>
      <w:r>
        <w:rPr>
          <w:rFonts w:ascii="바탕" w:eastAsia="바탕" w:hAnsi="바탕" w:cs="굴림" w:hint="eastAsia"/>
          <w:b/>
          <w:color w:val="000000"/>
          <w:kern w:val="0"/>
          <w:szCs w:val="20"/>
        </w:rPr>
        <w:t>]</w:t>
      </w:r>
    </w:p>
    <w:p w14:paraId="23705768" w14:textId="77777777" w:rsidR="00767677" w:rsidRDefault="007A2C04">
      <w:pPr>
        <w:pageBreakBefore/>
        <w:snapToGrid w:val="0"/>
        <w:spacing w:after="0"/>
        <w:textAlignment w:val="baseline"/>
        <w:rPr>
          <w:rFonts w:ascii="바탕" w:eastAsia="바탕" w:hAnsi="바탕" w:cs="굴림"/>
          <w:color w:val="000000"/>
          <w:kern w:val="0"/>
          <w:szCs w:val="20"/>
        </w:rPr>
      </w:pPr>
      <w:r>
        <w:rPr>
          <w:rFonts w:ascii="바탕" w:eastAsia="바탕" w:hAnsi="바탕" w:cs="굴림"/>
          <w:color w:val="000000"/>
          <w:kern w:val="0"/>
          <w:szCs w:val="20"/>
        </w:rPr>
        <w:lastRenderedPageBreak/>
        <w:t>본 계약의 체결 사실을 증거하기 위하여 투자자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이해관계인은 대표자 또는 대리인으로 하여금 본 계약서의 당사자 및 이해관계인</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란에 서명</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날인하게</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하는 방법으로 본 계약을 체결하고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각 </w:t>
      </w:r>
      <w:r>
        <w:rPr>
          <w:rFonts w:ascii="바탕" w:eastAsia="바탕" w:hAnsi="바탕" w:cs="굴림" w:hint="eastAsia"/>
          <w:color w:val="000000"/>
          <w:kern w:val="0"/>
          <w:szCs w:val="20"/>
        </w:rPr>
        <w:t>1</w:t>
      </w:r>
      <w:r>
        <w:rPr>
          <w:rFonts w:ascii="바탕" w:eastAsia="바탕" w:hAnsi="바탕" w:cs="굴림"/>
          <w:color w:val="000000"/>
          <w:kern w:val="0"/>
          <w:szCs w:val="20"/>
        </w:rPr>
        <w:t>통의 계약서를 작성하여 이를 보관하기로 한다</w:t>
      </w:r>
      <w:r>
        <w:rPr>
          <w:rFonts w:ascii="바탕" w:eastAsia="바탕" w:hAnsi="바탕" w:cs="굴림" w:hint="eastAsia"/>
          <w:color w:val="000000"/>
          <w:kern w:val="0"/>
          <w:szCs w:val="20"/>
        </w:rPr>
        <w:t xml:space="preserve">. </w:t>
      </w:r>
    </w:p>
    <w:p w14:paraId="27D5EF0C" w14:textId="77777777" w:rsidR="00767677" w:rsidRDefault="00767677">
      <w:pPr>
        <w:snapToGrid w:val="0"/>
        <w:spacing w:after="0"/>
        <w:jc w:val="left"/>
        <w:textAlignment w:val="baseline"/>
        <w:rPr>
          <w:rFonts w:ascii="바탕" w:eastAsia="바탕" w:hAnsi="바탕" w:cs="굴림"/>
          <w:color w:val="000000"/>
          <w:kern w:val="0"/>
          <w:szCs w:val="20"/>
        </w:rPr>
      </w:pPr>
    </w:p>
    <w:p w14:paraId="55407706" w14:textId="77777777" w:rsidR="00767677" w:rsidRDefault="00767677">
      <w:pPr>
        <w:widowControl/>
        <w:autoSpaceDE/>
        <w:spacing w:after="0"/>
        <w:jc w:val="left"/>
        <w:textAlignment w:val="baseline"/>
        <w:rPr>
          <w:rFonts w:ascii="바탕" w:eastAsia="바탕" w:hAnsi="바탕" w:cs="굴림"/>
          <w:color w:val="000000"/>
          <w:kern w:val="0"/>
          <w:szCs w:val="20"/>
        </w:rPr>
      </w:pPr>
    </w:p>
    <w:p w14:paraId="25230EF4" w14:textId="77777777" w:rsidR="00767677" w:rsidRDefault="007A2C04">
      <w:pPr>
        <w:snapToGrid w:val="0"/>
        <w:spacing w:after="0"/>
        <w:jc w:val="center"/>
        <w:textAlignment w:val="baseline"/>
        <w:rPr>
          <w:rFonts w:ascii="바탕" w:eastAsia="바탕" w:hAnsi="바탕" w:cs="굴림"/>
          <w:color w:val="000000"/>
          <w:kern w:val="0"/>
          <w:szCs w:val="20"/>
        </w:rPr>
      </w:pPr>
      <w:r>
        <w:rPr>
          <w:rFonts w:ascii="바탕" w:eastAsia="바탕" w:hAnsi="바탕" w:cs="굴림"/>
          <w:b/>
          <w:bCs/>
          <w:color w:val="000000"/>
          <w:kern w:val="0"/>
          <w:szCs w:val="20"/>
        </w:rPr>
        <w:t xml:space="preserve">계약 체결일 </w:t>
      </w:r>
      <w:r>
        <w:rPr>
          <w:rFonts w:ascii="바탕" w:eastAsia="바탕" w:hAnsi="바탕" w:cs="굴림" w:hint="eastAsia"/>
          <w:b/>
          <w:bCs/>
          <w:color w:val="000000"/>
          <w:kern w:val="0"/>
          <w:szCs w:val="20"/>
        </w:rPr>
        <w:t xml:space="preserve">: </w:t>
      </w:r>
      <w:r>
        <w:rPr>
          <w:rFonts w:ascii="바탕" w:eastAsia="바탕" w:hAnsi="바탕" w:cs="굴림"/>
          <w:b/>
          <w:bCs/>
          <w:color w:val="000000"/>
          <w:kern w:val="0"/>
          <w:szCs w:val="20"/>
        </w:rPr>
        <w:t xml:space="preserve">20[  ]. </w:t>
      </w:r>
      <w:proofErr w:type="gramStart"/>
      <w:r>
        <w:rPr>
          <w:rFonts w:ascii="바탕" w:eastAsia="바탕" w:hAnsi="바탕" w:cs="굴림"/>
          <w:b/>
          <w:bCs/>
          <w:color w:val="000000"/>
          <w:kern w:val="0"/>
          <w:szCs w:val="20"/>
        </w:rPr>
        <w:t>[ ]</w:t>
      </w:r>
      <w:proofErr w:type="gramEnd"/>
      <w:r>
        <w:rPr>
          <w:rFonts w:ascii="바탕" w:eastAsia="바탕" w:hAnsi="바탕" w:cs="굴림"/>
          <w:b/>
          <w:bCs/>
          <w:color w:val="000000"/>
          <w:kern w:val="0"/>
          <w:szCs w:val="20"/>
        </w:rPr>
        <w:t xml:space="preserve">. </w:t>
      </w:r>
      <w:proofErr w:type="gramStart"/>
      <w:r>
        <w:rPr>
          <w:rFonts w:ascii="바탕" w:eastAsia="바탕" w:hAnsi="바탕" w:cs="굴림"/>
          <w:b/>
          <w:bCs/>
          <w:color w:val="000000"/>
          <w:kern w:val="0"/>
          <w:szCs w:val="20"/>
        </w:rPr>
        <w:t>[ ]</w:t>
      </w:r>
      <w:proofErr w:type="gramEnd"/>
      <w:r>
        <w:rPr>
          <w:rFonts w:ascii="바탕" w:eastAsia="바탕" w:hAnsi="바탕" w:cs="굴림"/>
          <w:b/>
          <w:bCs/>
          <w:color w:val="000000"/>
          <w:kern w:val="0"/>
          <w:szCs w:val="20"/>
        </w:rPr>
        <w:t>.</w:t>
      </w:r>
    </w:p>
    <w:p w14:paraId="4D015E16" w14:textId="77777777" w:rsidR="00767677" w:rsidRDefault="00767677">
      <w:pPr>
        <w:snapToGrid w:val="0"/>
        <w:spacing w:after="0"/>
        <w:jc w:val="left"/>
        <w:textAlignment w:val="baseline"/>
        <w:rPr>
          <w:rFonts w:ascii="바탕" w:eastAsia="바탕" w:hAnsi="바탕" w:cs="굴림"/>
          <w:color w:val="000000"/>
          <w:kern w:val="0"/>
          <w:szCs w:val="20"/>
        </w:rPr>
      </w:pPr>
    </w:p>
    <w:p w14:paraId="48835BB7" w14:textId="77777777" w:rsidR="00767677" w:rsidRDefault="00767677">
      <w:pPr>
        <w:widowControl/>
        <w:autoSpaceDE/>
        <w:autoSpaceDN/>
        <w:rPr>
          <w:rFonts w:ascii="바탕" w:eastAsia="바탕" w:hAnsi="바탕" w:cs="굴림"/>
          <w:b/>
          <w:bCs/>
          <w:color w:val="000000"/>
          <w:kern w:val="0"/>
          <w:szCs w:val="20"/>
        </w:rPr>
      </w:pPr>
    </w:p>
    <w:p w14:paraId="726260A2"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투자자</w:t>
      </w:r>
      <w:r>
        <w:rPr>
          <w:rFonts w:ascii="바탕" w:eastAsia="바탕" w:hAnsi="바탕"/>
        </w:rPr>
        <w:tab/>
        <w:t>:</w:t>
      </w:r>
      <w:r>
        <w:rPr>
          <w:rFonts w:ascii="바탕" w:eastAsia="바탕" w:hAnsi="바탕"/>
        </w:rPr>
        <w:tab/>
        <w:t>[</w:t>
      </w:r>
      <w:r>
        <w:rPr>
          <w:rFonts w:ascii="바탕" w:eastAsia="바탕" w:hAnsi="바탕" w:hint="eastAsia"/>
        </w:rPr>
        <w:t>투자자명]</w:t>
      </w:r>
    </w:p>
    <w:p w14:paraId="432208EF"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0BBD89D3"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업무집행조합원 </w:t>
      </w:r>
      <w:r>
        <w:rPr>
          <w:rFonts w:ascii="바탕" w:eastAsia="바탕" w:hAnsi="바탕"/>
        </w:rPr>
        <w:t>[</w:t>
      </w:r>
      <w:r>
        <w:rPr>
          <w:rFonts w:ascii="바탕" w:eastAsia="바탕" w:hAnsi="바탕" w:hint="eastAsia"/>
        </w:rPr>
        <w:t>회사명]</w:t>
      </w:r>
    </w:p>
    <w:p w14:paraId="015D24B2"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대표이사 </w:t>
      </w:r>
      <w:r>
        <w:rPr>
          <w:rFonts w:ascii="바탕" w:eastAsia="바탕" w:hAnsi="바탕"/>
        </w:rPr>
        <w:t>[</w:t>
      </w:r>
      <w:r>
        <w:rPr>
          <w:rFonts w:ascii="바탕" w:eastAsia="바탕" w:hAnsi="바탕" w:hint="eastAsia"/>
        </w:rPr>
        <w:t>성명]</w:t>
      </w: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인)</w:t>
      </w:r>
    </w:p>
    <w:p w14:paraId="6D556740"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t>[</w:t>
      </w:r>
      <w:r>
        <w:rPr>
          <w:rFonts w:ascii="바탕" w:eastAsia="바탕" w:hAnsi="바탕" w:hint="eastAsia"/>
        </w:rPr>
        <w:t>투자자명]</w:t>
      </w:r>
    </w:p>
    <w:p w14:paraId="0066F100"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0838377D"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업무집행조합원 </w:t>
      </w:r>
      <w:r>
        <w:rPr>
          <w:rFonts w:ascii="바탕" w:eastAsia="바탕" w:hAnsi="바탕"/>
        </w:rPr>
        <w:t>[</w:t>
      </w:r>
      <w:r>
        <w:rPr>
          <w:rFonts w:ascii="바탕" w:eastAsia="바탕" w:hAnsi="바탕" w:hint="eastAsia"/>
        </w:rPr>
        <w:t>회사명]</w:t>
      </w:r>
    </w:p>
    <w:p w14:paraId="6FB56983"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 xml:space="preserve">대표이사 </w:t>
      </w:r>
      <w:r>
        <w:rPr>
          <w:rFonts w:ascii="바탕" w:eastAsia="바탕" w:hAnsi="바탕"/>
        </w:rPr>
        <w:t>[</w:t>
      </w:r>
      <w:r>
        <w:rPr>
          <w:rFonts w:ascii="바탕" w:eastAsia="바탕" w:hAnsi="바탕" w:hint="eastAsia"/>
        </w:rPr>
        <w:t>성명]</w:t>
      </w: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인)</w:t>
      </w:r>
    </w:p>
    <w:p w14:paraId="1D9DAA2A" w14:textId="77777777" w:rsidR="00767677" w:rsidRDefault="00767677">
      <w:pPr>
        <w:tabs>
          <w:tab w:val="left" w:pos="1200"/>
          <w:tab w:val="left" w:pos="1400"/>
          <w:tab w:val="left" w:pos="1600"/>
          <w:tab w:val="left" w:pos="1800"/>
        </w:tabs>
        <w:spacing w:after="100"/>
        <w:rPr>
          <w:rFonts w:ascii="바탕" w:eastAsia="바탕" w:hAnsi="바탕"/>
        </w:rPr>
      </w:pPr>
    </w:p>
    <w:p w14:paraId="4495C0E2"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회사</w:t>
      </w:r>
      <w:r>
        <w:rPr>
          <w:rFonts w:ascii="바탕" w:eastAsia="바탕" w:hAnsi="바탕"/>
        </w:rPr>
        <w:tab/>
        <w:t>:</w:t>
      </w:r>
      <w:r>
        <w:rPr>
          <w:rFonts w:ascii="바탕" w:eastAsia="바탕" w:hAnsi="바탕"/>
        </w:rPr>
        <w:tab/>
        <w:t>[</w:t>
      </w:r>
      <w:r>
        <w:rPr>
          <w:rFonts w:ascii="바탕" w:eastAsia="바탕" w:hAnsi="바탕" w:hint="eastAsia"/>
        </w:rPr>
        <w:t>회사명]</w:t>
      </w:r>
    </w:p>
    <w:p w14:paraId="40157DB6"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13848044"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r>
      <w:r>
        <w:rPr>
          <w:rFonts w:ascii="바탕" w:eastAsia="바탕" w:hAnsi="바탕" w:hint="eastAsia"/>
        </w:rPr>
        <w:t>대표이사 [성명]</w:t>
      </w: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인)</w:t>
      </w:r>
    </w:p>
    <w:p w14:paraId="5D397FAD" w14:textId="77777777" w:rsidR="00767677" w:rsidRDefault="00767677">
      <w:pPr>
        <w:tabs>
          <w:tab w:val="left" w:pos="1200"/>
          <w:tab w:val="left" w:pos="1400"/>
          <w:tab w:val="left" w:pos="1600"/>
          <w:tab w:val="left" w:pos="1800"/>
        </w:tabs>
        <w:spacing w:after="100"/>
        <w:rPr>
          <w:rFonts w:ascii="바탕" w:eastAsia="바탕" w:hAnsi="바탕"/>
        </w:rPr>
      </w:pPr>
    </w:p>
    <w:p w14:paraId="01E3FAED"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hint="eastAsia"/>
        </w:rPr>
        <w:t>이해관계인</w:t>
      </w:r>
      <w:r>
        <w:rPr>
          <w:rFonts w:ascii="바탕" w:eastAsia="바탕" w:hAnsi="바탕"/>
        </w:rPr>
        <w:tab/>
        <w:t>: [</w:t>
      </w:r>
      <w:r>
        <w:rPr>
          <w:rFonts w:ascii="바탕" w:eastAsia="바탕" w:hAnsi="바탕" w:hint="eastAsia"/>
        </w:rPr>
        <w:t>성명]</w:t>
      </w:r>
      <w:r>
        <w:rPr>
          <w:rFonts w:ascii="바탕" w:eastAsia="바탕" w:hAnsi="바탕"/>
        </w:rPr>
        <w:tab/>
      </w:r>
      <w:r>
        <w:rPr>
          <w:rFonts w:ascii="바탕" w:eastAsia="바탕" w:hAnsi="바탕"/>
        </w:rPr>
        <w:tab/>
        <w:t>(</w:t>
      </w:r>
      <w:r>
        <w:rPr>
          <w:rFonts w:ascii="바탕" w:eastAsia="바탕" w:hAnsi="바탕" w:hint="eastAsia"/>
        </w:rPr>
        <w:t>인)</w:t>
      </w:r>
    </w:p>
    <w:p w14:paraId="221DF8DE"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0000</w:t>
      </w:r>
      <w:r>
        <w:rPr>
          <w:rFonts w:ascii="바탕" w:eastAsia="바탕" w:hAnsi="바탕" w:hint="eastAsia"/>
        </w:rPr>
        <w:t xml:space="preserve">년 </w:t>
      </w:r>
      <w:r>
        <w:rPr>
          <w:rFonts w:ascii="바탕" w:eastAsia="바탕" w:hAnsi="바탕"/>
        </w:rPr>
        <w:t>00</w:t>
      </w:r>
      <w:r>
        <w:rPr>
          <w:rFonts w:ascii="바탕" w:eastAsia="바탕" w:hAnsi="바탕" w:hint="eastAsia"/>
        </w:rPr>
        <w:t xml:space="preserve">월 </w:t>
      </w:r>
      <w:r>
        <w:rPr>
          <w:rFonts w:ascii="바탕" w:eastAsia="바탕" w:hAnsi="바탕"/>
        </w:rPr>
        <w:t>00</w:t>
      </w:r>
      <w:proofErr w:type="gramStart"/>
      <w:r>
        <w:rPr>
          <w:rFonts w:ascii="바탕" w:eastAsia="바탕" w:hAnsi="바탕" w:hint="eastAsia"/>
        </w:rPr>
        <w:t>일 생</w:t>
      </w:r>
      <w:proofErr w:type="gramEnd"/>
    </w:p>
    <w:p w14:paraId="72E11AEA" w14:textId="77777777" w:rsidR="00767677" w:rsidRDefault="007A2C04">
      <w:pPr>
        <w:tabs>
          <w:tab w:val="left" w:pos="1200"/>
          <w:tab w:val="left" w:pos="1400"/>
          <w:tab w:val="left" w:pos="1600"/>
          <w:tab w:val="left" w:pos="1800"/>
        </w:tabs>
        <w:spacing w:after="100"/>
        <w:rPr>
          <w:rFonts w:ascii="바탕" w:eastAsia="바탕" w:hAnsi="바탕"/>
        </w:rPr>
      </w:pPr>
      <w:r>
        <w:rPr>
          <w:rFonts w:ascii="바탕" w:eastAsia="바탕" w:hAnsi="바탕"/>
        </w:rPr>
        <w:tab/>
      </w:r>
      <w:r>
        <w:rPr>
          <w:rFonts w:ascii="바탕" w:eastAsia="바탕" w:hAnsi="바탕"/>
        </w:rPr>
        <w:tab/>
      </w:r>
      <w:r>
        <w:rPr>
          <w:rFonts w:ascii="바탕" w:eastAsia="바탕" w:hAnsi="바탕"/>
        </w:rPr>
        <w:tab/>
        <w:t>[</w:t>
      </w:r>
      <w:r>
        <w:rPr>
          <w:rFonts w:ascii="바탕" w:eastAsia="바탕" w:hAnsi="바탕" w:hint="eastAsia"/>
        </w:rPr>
        <w:t>주소]</w:t>
      </w:r>
    </w:p>
    <w:p w14:paraId="40D271AD" w14:textId="77777777" w:rsidR="00767677" w:rsidRDefault="00767677">
      <w:pPr>
        <w:widowControl/>
        <w:autoSpaceDE/>
        <w:autoSpaceDN/>
        <w:rPr>
          <w:rFonts w:ascii="바탕" w:eastAsia="바탕" w:hAnsi="바탕" w:cs="굴림"/>
          <w:b/>
          <w:bCs/>
          <w:color w:val="000000"/>
          <w:kern w:val="0"/>
          <w:szCs w:val="20"/>
        </w:rPr>
      </w:pPr>
    </w:p>
    <w:p w14:paraId="645FDEA0" w14:textId="77777777" w:rsidR="00767677" w:rsidRDefault="00767677">
      <w:pPr>
        <w:widowControl/>
        <w:autoSpaceDE/>
        <w:autoSpaceDN/>
        <w:rPr>
          <w:rFonts w:ascii="바탕" w:eastAsia="바탕" w:hAnsi="바탕" w:cs="굴림"/>
          <w:b/>
          <w:bCs/>
          <w:color w:val="000000"/>
          <w:kern w:val="0"/>
          <w:szCs w:val="20"/>
        </w:rPr>
      </w:pPr>
    </w:p>
    <w:p w14:paraId="4CEC85BA" w14:textId="77777777" w:rsidR="00767677" w:rsidRDefault="007A2C04">
      <w:pPr>
        <w:snapToGrid w:val="0"/>
        <w:spacing w:after="0"/>
        <w:jc w:val="left"/>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br w:type="page"/>
      </w:r>
      <w:r>
        <w:rPr>
          <w:rFonts w:ascii="바탕" w:eastAsia="바탕" w:hAnsi="바탕" w:cs="굴림" w:hint="eastAsia"/>
          <w:b/>
          <w:bCs/>
          <w:color w:val="000000"/>
          <w:kern w:val="0"/>
          <w:szCs w:val="20"/>
        </w:rPr>
        <w:lastRenderedPageBreak/>
        <w:t xml:space="preserve">별지 </w:t>
      </w:r>
      <w:r>
        <w:rPr>
          <w:rFonts w:ascii="바탕" w:eastAsia="바탕" w:hAnsi="바탕" w:cs="굴림"/>
          <w:b/>
          <w:bCs/>
          <w:color w:val="000000"/>
          <w:kern w:val="0"/>
          <w:szCs w:val="20"/>
        </w:rPr>
        <w:t xml:space="preserve">1. </w:t>
      </w:r>
    </w:p>
    <w:p w14:paraId="28D3161A"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45039BA4"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3676C542"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hint="eastAsia"/>
          <w:b/>
          <w:bCs/>
          <w:color w:val="000000"/>
          <w:kern w:val="0"/>
          <w:szCs w:val="20"/>
        </w:rPr>
        <w:t>본건 신주의 종류 및 내용</w:t>
      </w:r>
    </w:p>
    <w:p w14:paraId="057A5749"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41734AFC"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7F10799D"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bCs/>
          <w:color w:val="000000"/>
          <w:kern w:val="0"/>
          <w:szCs w:val="20"/>
        </w:rPr>
      </w:pPr>
      <w:r>
        <w:rPr>
          <w:rFonts w:ascii="바탕" w:eastAsia="바탕" w:hAnsi="바탕" w:cs="굴림" w:hint="eastAsia"/>
          <w:b/>
          <w:color w:val="000000"/>
          <w:szCs w:val="20"/>
        </w:rPr>
        <w:t>본건 신주의 종류</w:t>
      </w:r>
    </w:p>
    <w:p w14:paraId="36167499" w14:textId="77777777" w:rsidR="00767677" w:rsidRDefault="007A2C04">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rPr>
          <w:rFonts w:ascii="바탕" w:eastAsia="바탕" w:hAnsi="바탕" w:cs="굴림"/>
          <w:color w:val="000000"/>
          <w:szCs w:val="20"/>
        </w:rPr>
      </w:pPr>
      <w:r>
        <w:rPr>
          <w:rFonts w:ascii="바탕" w:eastAsia="바탕" w:hAnsi="바탕" w:cs="굴림" w:hint="eastAsia"/>
          <w:color w:val="000000"/>
          <w:szCs w:val="20"/>
        </w:rPr>
        <w:t xml:space="preserve">상환전환우선주식(이하 </w:t>
      </w:r>
      <w:r>
        <w:rPr>
          <w:rFonts w:ascii="바탕" w:eastAsia="바탕" w:hAnsi="바탕" w:cs="굴림"/>
          <w:color w:val="000000"/>
          <w:szCs w:val="20"/>
        </w:rPr>
        <w:t>“</w:t>
      </w:r>
      <w:r>
        <w:rPr>
          <w:rFonts w:ascii="바탕" w:eastAsia="바탕" w:hAnsi="바탕" w:cs="굴림" w:hint="eastAsia"/>
          <w:b/>
          <w:bCs/>
          <w:color w:val="000000"/>
          <w:szCs w:val="20"/>
          <w:u w:val="single"/>
        </w:rPr>
        <w:t>본건 종류주식</w:t>
      </w:r>
      <w:r>
        <w:rPr>
          <w:rFonts w:ascii="바탕" w:eastAsia="바탕" w:hAnsi="바탕" w:cs="굴림"/>
          <w:color w:val="000000"/>
          <w:szCs w:val="20"/>
        </w:rPr>
        <w:t>”)</w:t>
      </w:r>
    </w:p>
    <w:p w14:paraId="1683CF1A" w14:textId="77777777" w:rsidR="00767677" w:rsidRDefault="00767677">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color w:val="000000"/>
          <w:szCs w:val="20"/>
        </w:rPr>
      </w:pPr>
    </w:p>
    <w:p w14:paraId="59ACD0CA"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b/>
          <w:color w:val="000000"/>
          <w:szCs w:val="20"/>
        </w:rPr>
        <w:t>1</w:t>
      </w:r>
      <w:r>
        <w:rPr>
          <w:rFonts w:ascii="바탕" w:eastAsia="바탕" w:hAnsi="바탕" w:cs="굴림" w:hint="eastAsia"/>
          <w:b/>
          <w:color w:val="000000"/>
          <w:szCs w:val="20"/>
        </w:rPr>
        <w:t>주당 액면가액</w:t>
      </w:r>
    </w:p>
    <w:p w14:paraId="55D2C600" w14:textId="77777777" w:rsidR="00767677" w:rsidRDefault="007A2C04">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rPr>
          <w:rFonts w:ascii="바탕" w:eastAsia="바탕" w:hAnsi="바탕" w:cs="굴림"/>
          <w:color w:val="000000"/>
          <w:szCs w:val="20"/>
        </w:rPr>
      </w:pPr>
      <w:r>
        <w:rPr>
          <w:rFonts w:ascii="바탕" w:eastAsia="바탕" w:hAnsi="바탕" w:cs="굴림" w:hint="eastAsia"/>
          <w:color w:val="000000"/>
          <w:szCs w:val="20"/>
        </w:rPr>
        <w:t xml:space="preserve">금 </w:t>
      </w:r>
      <w:r>
        <w:rPr>
          <w:rFonts w:ascii="바탕" w:eastAsia="바탕" w:hAnsi="바탕" w:cs="굴림"/>
          <w:color w:val="000000"/>
          <w:szCs w:val="20"/>
        </w:rPr>
        <w:t>000</w:t>
      </w:r>
      <w:r>
        <w:rPr>
          <w:rFonts w:ascii="바탕" w:eastAsia="바탕" w:hAnsi="바탕" w:cs="굴림" w:hint="eastAsia"/>
          <w:color w:val="000000"/>
          <w:szCs w:val="20"/>
        </w:rPr>
        <w:t>원</w:t>
      </w:r>
    </w:p>
    <w:p w14:paraId="1202C811" w14:textId="77777777" w:rsidR="00767677" w:rsidRDefault="00767677">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color w:val="000000"/>
          <w:szCs w:val="20"/>
        </w:rPr>
      </w:pPr>
    </w:p>
    <w:p w14:paraId="0FC1F465"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bCs/>
          <w:color w:val="000000"/>
          <w:kern w:val="0"/>
          <w:szCs w:val="20"/>
        </w:rPr>
      </w:pPr>
      <w:r>
        <w:rPr>
          <w:rFonts w:ascii="바탕" w:eastAsia="바탕" w:hAnsi="바탕" w:cs="굴림" w:hint="eastAsia"/>
          <w:b/>
          <w:color w:val="000000"/>
          <w:szCs w:val="20"/>
        </w:rPr>
        <w:t>의결권에 관한 사항</w:t>
      </w:r>
    </w:p>
    <w:p w14:paraId="1EC96D5B" w14:textId="48C53FCD" w:rsidR="00767677" w:rsidRDefault="007A2C04">
      <w:pPr>
        <w:pStyle w:val="a6"/>
        <w:numPr>
          <w:ilvl w:val="0"/>
          <w:numId w:val="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본건 </w:t>
      </w:r>
      <w:ins w:id="165" w:author="SL Partners" w:date="2025-03-10T22:09:00Z" w16du:dateUtc="2025-03-10T13:09:00Z">
        <w:r w:rsidR="008E59AE">
          <w:rPr>
            <w:rFonts w:ascii="바탕" w:eastAsia="바탕" w:hAnsi="바탕" w:cs="굴림" w:hint="eastAsia"/>
            <w:color w:val="000000"/>
            <w:kern w:val="0"/>
            <w:szCs w:val="20"/>
          </w:rPr>
          <w:t>종류주식</w:t>
        </w:r>
      </w:ins>
      <w:del w:id="166" w:author="SL Partners" w:date="2025-03-10T22:09:00Z" w16du:dateUtc="2025-03-10T13:09:00Z">
        <w:r w:rsidDel="008E59AE">
          <w:rPr>
            <w:rFonts w:ascii="바탕" w:eastAsia="바탕" w:hAnsi="바탕" w:cs="굴림" w:hint="eastAsia"/>
            <w:color w:val="000000"/>
            <w:kern w:val="0"/>
            <w:szCs w:val="20"/>
          </w:rPr>
          <w:delText>신주</w:delText>
        </w:r>
      </w:del>
      <w:r>
        <w:rPr>
          <w:rFonts w:ascii="바탕" w:eastAsia="바탕" w:hAnsi="바탕" w:cs="굴림" w:hint="eastAsia"/>
          <w:color w:val="000000"/>
          <w:kern w:val="0"/>
          <w:szCs w:val="20"/>
        </w:rPr>
        <w:t>의</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의결권은 </w:t>
      </w:r>
      <w:r>
        <w:rPr>
          <w:rFonts w:ascii="바탕" w:eastAsia="바탕" w:hAnsi="바탕" w:cs="굴림"/>
          <w:color w:val="000000"/>
          <w:kern w:val="0"/>
          <w:szCs w:val="20"/>
        </w:rPr>
        <w:t>1</w:t>
      </w:r>
      <w:r>
        <w:rPr>
          <w:rFonts w:ascii="바탕" w:eastAsia="바탕" w:hAnsi="바탕" w:cs="굴림" w:hint="eastAsia"/>
          <w:color w:val="000000"/>
          <w:kern w:val="0"/>
          <w:szCs w:val="20"/>
        </w:rPr>
        <w:t xml:space="preserve">주마다 </w:t>
      </w:r>
      <w:r>
        <w:rPr>
          <w:rFonts w:ascii="바탕" w:eastAsia="바탕" w:hAnsi="바탕" w:cs="굴림"/>
          <w:color w:val="000000"/>
          <w:kern w:val="0"/>
          <w:szCs w:val="20"/>
        </w:rPr>
        <w:t>1</w:t>
      </w:r>
      <w:r>
        <w:rPr>
          <w:rFonts w:ascii="바탕" w:eastAsia="바탕" w:hAnsi="바탕" w:cs="굴림" w:hint="eastAsia"/>
          <w:color w:val="000000"/>
          <w:kern w:val="0"/>
          <w:szCs w:val="20"/>
        </w:rPr>
        <w:t>개로 한다.</w:t>
      </w:r>
    </w:p>
    <w:p w14:paraId="30750B69" w14:textId="77777777" w:rsidR="00767677" w:rsidRDefault="007A2C04">
      <w:pPr>
        <w:pStyle w:val="a6"/>
        <w:numPr>
          <w:ilvl w:val="0"/>
          <w:numId w:val="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종류주식에 </w:t>
      </w:r>
      <w:r>
        <w:rPr>
          <w:rFonts w:ascii="바탕" w:eastAsia="바탕" w:hAnsi="바탕" w:cs="굴림"/>
          <w:color w:val="000000"/>
          <w:kern w:val="0"/>
          <w:szCs w:val="20"/>
        </w:rPr>
        <w:t>불리한 주주총회 결의 등이 있는 때에는 전체 주주총회와 별도로 그 안건에 대하여 본건 종류주식의 종류주주총회 결의를 거쳐야 한다</w:t>
      </w:r>
      <w:r>
        <w:rPr>
          <w:rFonts w:ascii="바탕" w:eastAsia="바탕" w:hAnsi="바탕" w:cs="굴림" w:hint="eastAsia"/>
          <w:color w:val="000000"/>
          <w:kern w:val="0"/>
          <w:szCs w:val="20"/>
        </w:rPr>
        <w:t>.</w:t>
      </w:r>
    </w:p>
    <w:p w14:paraId="15437C56" w14:textId="77777777" w:rsidR="00767677" w:rsidRDefault="00767677">
      <w:pPr>
        <w:pStyle w:val="a6"/>
        <w:tabs>
          <w:tab w:val="left" w:pos="127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color w:val="000000"/>
          <w:szCs w:val="20"/>
        </w:rPr>
      </w:pPr>
    </w:p>
    <w:p w14:paraId="5905A3C4"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hint="eastAsia"/>
          <w:b/>
          <w:color w:val="000000"/>
          <w:szCs w:val="20"/>
        </w:rPr>
        <w:t>존속기간에 관한 사항</w:t>
      </w:r>
    </w:p>
    <w:p w14:paraId="48687CB4" w14:textId="77777777" w:rsidR="00767677" w:rsidRDefault="007A2C04">
      <w:pPr>
        <w:pStyle w:val="a6"/>
        <w:numPr>
          <w:ilvl w:val="0"/>
          <w:numId w:val="4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본건 </w:t>
      </w:r>
      <w:r>
        <w:rPr>
          <w:rFonts w:ascii="바탕" w:eastAsia="바탕" w:hAnsi="바탕" w:cs="굴림" w:hint="eastAsia"/>
          <w:color w:val="000000"/>
          <w:kern w:val="0"/>
          <w:szCs w:val="20"/>
        </w:rPr>
        <w:t xml:space="preserve">종류주식의 존속기간은 효력발생일로부터 </w:t>
      </w:r>
      <w:r>
        <w:rPr>
          <w:rFonts w:ascii="바탕" w:eastAsia="바탕" w:hAnsi="바탕" w:cs="굴림"/>
          <w:color w:val="000000"/>
          <w:kern w:val="0"/>
          <w:szCs w:val="20"/>
        </w:rPr>
        <w:t>[ ]</w:t>
      </w:r>
      <w:r>
        <w:rPr>
          <w:rFonts w:ascii="바탕" w:eastAsia="바탕" w:hAnsi="바탕" w:cs="굴림" w:hint="eastAsia"/>
          <w:color w:val="000000"/>
          <w:kern w:val="0"/>
          <w:szCs w:val="20"/>
        </w:rPr>
        <w:t>년으로 한다.</w:t>
      </w:r>
    </w:p>
    <w:p w14:paraId="6B84F1CF" w14:textId="5FF0CBE7" w:rsidR="00767677" w:rsidRDefault="007A2C04">
      <w:pPr>
        <w:pStyle w:val="a6"/>
        <w:numPr>
          <w:ilvl w:val="0"/>
          <w:numId w:val="4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본건 종류주식</w:t>
      </w:r>
      <w:r>
        <w:rPr>
          <w:rFonts w:ascii="바탕" w:eastAsia="바탕" w:hAnsi="바탕" w:cs="굴림" w:hint="eastAsia"/>
          <w:color w:val="000000"/>
          <w:kern w:val="0"/>
          <w:szCs w:val="20"/>
        </w:rPr>
        <w:t xml:space="preserve">은 </w:t>
      </w:r>
      <w:r>
        <w:rPr>
          <w:rFonts w:ascii="바탕" w:eastAsia="바탕" w:hAnsi="바탕" w:cs="굴림"/>
          <w:color w:val="000000"/>
          <w:kern w:val="0"/>
          <w:szCs w:val="20"/>
        </w:rPr>
        <w:t>존속기간내에 보통주</w:t>
      </w:r>
      <w:r>
        <w:rPr>
          <w:rFonts w:ascii="바탕" w:eastAsia="바탕" w:hAnsi="바탕" w:cs="굴림" w:hint="eastAsia"/>
          <w:color w:val="000000"/>
          <w:kern w:val="0"/>
          <w:szCs w:val="20"/>
        </w:rPr>
        <w:t>식으로</w:t>
      </w:r>
      <w:r>
        <w:rPr>
          <w:rFonts w:ascii="바탕" w:eastAsia="바탕" w:hAnsi="바탕" w:cs="굴림"/>
          <w:color w:val="000000"/>
          <w:kern w:val="0"/>
          <w:szCs w:val="20"/>
        </w:rPr>
        <w:t xml:space="preserve"> 전환되지 아니한 경우 존속기간 만료 다음날 </w:t>
      </w:r>
      <w:r>
        <w:rPr>
          <w:rFonts w:ascii="바탕" w:eastAsia="바탕" w:hAnsi="바탕" w:cs="굴림" w:hint="eastAsia"/>
          <w:color w:val="000000"/>
          <w:kern w:val="0"/>
          <w:szCs w:val="20"/>
        </w:rPr>
        <w:t>별도의 절차 없이</w:t>
      </w:r>
      <w:r>
        <w:rPr>
          <w:rFonts w:ascii="바탕" w:eastAsia="바탕" w:hAnsi="바탕" w:cs="굴림"/>
          <w:color w:val="000000"/>
          <w:kern w:val="0"/>
          <w:szCs w:val="20"/>
        </w:rPr>
        <w:t xml:space="preserve"> 보통주</w:t>
      </w:r>
      <w:r>
        <w:rPr>
          <w:rFonts w:ascii="바탕" w:eastAsia="바탕" w:hAnsi="바탕" w:cs="굴림" w:hint="eastAsia"/>
          <w:color w:val="000000"/>
          <w:kern w:val="0"/>
          <w:szCs w:val="20"/>
        </w:rPr>
        <w:t>식으</w:t>
      </w:r>
      <w:r>
        <w:rPr>
          <w:rFonts w:ascii="바탕" w:eastAsia="바탕" w:hAnsi="바탕" w:cs="굴림"/>
          <w:color w:val="000000"/>
          <w:kern w:val="0"/>
          <w:szCs w:val="20"/>
        </w:rPr>
        <w:t>로</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전환된다</w:t>
      </w:r>
      <w:r>
        <w:rPr>
          <w:rFonts w:ascii="바탕" w:eastAsia="바탕" w:hAnsi="바탕" w:cs="굴림" w:hint="eastAsia"/>
          <w:color w:val="000000"/>
          <w:kern w:val="0"/>
          <w:szCs w:val="20"/>
        </w:rPr>
        <w:t>.</w:t>
      </w:r>
      <w:r w:rsidR="003514BB">
        <w:rPr>
          <w:rFonts w:ascii="바탕" w:eastAsia="바탕" w:hAnsi="바탕" w:cs="굴림" w:hint="eastAsia"/>
          <w:color w:val="000000"/>
          <w:kern w:val="0"/>
          <w:szCs w:val="20"/>
        </w:rPr>
        <w:t xml:space="preserve"> </w:t>
      </w:r>
      <w:r w:rsidR="003514BB" w:rsidRPr="00B25337">
        <w:rPr>
          <w:rFonts w:ascii="바탕" w:eastAsia="바탕" w:hAnsi="바탕" w:cs="굴림" w:hint="eastAsia"/>
          <w:color w:val="000000"/>
          <w:kern w:val="0"/>
          <w:szCs w:val="20"/>
          <w:highlight w:val="yellow"/>
        </w:rPr>
        <w:t>다만</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본건</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종류주식의</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조건에</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따라</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본건</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종류주식의</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상환이</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청구되었으나</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상환이</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이루어지지</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아니한</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경우</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상환이</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완료될</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때까지</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존속기간은</w:t>
      </w:r>
      <w:r w:rsidR="003514BB" w:rsidRPr="00B25337">
        <w:rPr>
          <w:rFonts w:ascii="바탕" w:eastAsia="바탕" w:hAnsi="바탕" w:cs="굴림"/>
          <w:color w:val="000000"/>
          <w:kern w:val="0"/>
          <w:szCs w:val="20"/>
          <w:highlight w:val="yellow"/>
        </w:rPr>
        <w:t xml:space="preserve"> </w:t>
      </w:r>
      <w:r w:rsidR="003514BB" w:rsidRPr="00B25337">
        <w:rPr>
          <w:rFonts w:ascii="바탕" w:eastAsia="바탕" w:hAnsi="바탕" w:cs="굴림" w:hint="eastAsia"/>
          <w:color w:val="000000"/>
          <w:kern w:val="0"/>
          <w:szCs w:val="20"/>
          <w:highlight w:val="yellow"/>
        </w:rPr>
        <w:t>연장된다</w:t>
      </w:r>
      <w:r w:rsidR="003514BB" w:rsidRPr="00B25337">
        <w:rPr>
          <w:rFonts w:ascii="바탕" w:eastAsia="바탕" w:hAnsi="바탕" w:cs="굴림"/>
          <w:color w:val="000000"/>
          <w:kern w:val="0"/>
          <w:szCs w:val="20"/>
          <w:highlight w:val="yellow"/>
        </w:rPr>
        <w:t>.</w:t>
      </w:r>
      <w:r w:rsidR="003514BB">
        <w:rPr>
          <w:rFonts w:ascii="바탕" w:eastAsia="바탕" w:hAnsi="바탕" w:cs="굴림" w:hint="eastAsia"/>
          <w:color w:val="000000"/>
          <w:kern w:val="0"/>
          <w:szCs w:val="20"/>
        </w:rPr>
        <w:t xml:space="preserve">  </w:t>
      </w:r>
    </w:p>
    <w:p w14:paraId="663D8C08" w14:textId="77777777" w:rsidR="00767677" w:rsidRDefault="00767677">
      <w:pPr>
        <w:tabs>
          <w:tab w:val="left" w:pos="127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6231F63B"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hint="eastAsia"/>
          <w:b/>
          <w:color w:val="000000"/>
          <w:szCs w:val="20"/>
        </w:rPr>
        <w:t>신주인수권에 관한 사항</w:t>
      </w:r>
    </w:p>
    <w:p w14:paraId="31C021C8" w14:textId="77777777" w:rsidR="00767677" w:rsidRDefault="007A2C04">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rPr>
          <w:rFonts w:ascii="바탕" w:eastAsia="바탕" w:hAnsi="바탕" w:cs="굴림"/>
          <w:color w:val="000000"/>
          <w:szCs w:val="20"/>
        </w:rPr>
      </w:pPr>
      <w:r>
        <w:rPr>
          <w:rFonts w:ascii="바탕" w:eastAsia="바탕" w:hAnsi="바탕" w:cs="굴림" w:hint="eastAsia"/>
          <w:color w:val="000000"/>
          <w:szCs w:val="20"/>
        </w:rPr>
        <w:t>본건 종류주식은 보통주식과 동등한 신주인수권이 있으며,</w:t>
      </w:r>
      <w:r>
        <w:rPr>
          <w:rFonts w:ascii="바탕" w:eastAsia="바탕" w:hAnsi="바탕" w:cs="굴림"/>
          <w:color w:val="000000"/>
          <w:szCs w:val="20"/>
        </w:rPr>
        <w:t xml:space="preserve"> </w:t>
      </w:r>
      <w:r>
        <w:rPr>
          <w:rFonts w:ascii="바탕" w:eastAsia="바탕" w:hAnsi="바탕" w:cs="굴림" w:hint="eastAsia"/>
          <w:color w:val="000000"/>
          <w:szCs w:val="20"/>
        </w:rPr>
        <w:t>무상증자의 경우에는 본건 종류주식과 같은 종류의 종류주식으로,</w:t>
      </w:r>
      <w:r>
        <w:rPr>
          <w:rFonts w:ascii="바탕" w:eastAsia="바탕" w:hAnsi="바탕" w:cs="굴림"/>
          <w:color w:val="000000"/>
          <w:szCs w:val="20"/>
        </w:rPr>
        <w:t xml:space="preserve"> </w:t>
      </w:r>
      <w:r>
        <w:rPr>
          <w:rFonts w:ascii="바탕" w:eastAsia="바탕" w:hAnsi="바탕" w:cs="굴림" w:hint="eastAsia"/>
          <w:color w:val="000000"/>
          <w:szCs w:val="20"/>
        </w:rPr>
        <w:t>유상증자의 경우에는 회사가 발행하기로 한 종류의 주식으로 배정받을 권리가 있다.</w:t>
      </w:r>
    </w:p>
    <w:p w14:paraId="32DCC229" w14:textId="77777777" w:rsidR="00767677" w:rsidRDefault="00767677">
      <w:pPr>
        <w:tabs>
          <w:tab w:val="left" w:pos="127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5A1163D4"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b/>
          <w:color w:val="000000"/>
          <w:szCs w:val="20"/>
        </w:rPr>
        <w:t>배당에 있어서 우선권에 관한 사항</w:t>
      </w:r>
    </w:p>
    <w:p w14:paraId="682F9A0C" w14:textId="207A2FC5" w:rsidR="00767677" w:rsidRDefault="007A2C04">
      <w:pPr>
        <w:pStyle w:val="a6"/>
        <w:numPr>
          <w:ilvl w:val="0"/>
          <w:numId w:val="4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본건 종류주식은 참가적</w:t>
      </w:r>
      <w:r>
        <w:rPr>
          <w:rFonts w:ascii="바탕" w:eastAsia="바탕" w:hAnsi="바탕" w:cs="굴림" w:hint="eastAsia"/>
          <w:color w:val="000000"/>
          <w:kern w:val="0"/>
          <w:szCs w:val="20"/>
        </w:rPr>
        <w:t>, 누적적</w:t>
      </w:r>
      <w:r>
        <w:rPr>
          <w:rFonts w:ascii="바탕" w:eastAsia="바탕" w:hAnsi="바탕" w:cs="굴림"/>
          <w:color w:val="000000"/>
          <w:kern w:val="0"/>
          <w:szCs w:val="20"/>
        </w:rPr>
        <w:t xml:space="preserve"> 우선주</w:t>
      </w:r>
      <w:r>
        <w:rPr>
          <w:rFonts w:ascii="바탕" w:eastAsia="바탕" w:hAnsi="바탕" w:cs="굴림" w:hint="eastAsia"/>
          <w:color w:val="000000"/>
          <w:kern w:val="0"/>
          <w:szCs w:val="20"/>
        </w:rPr>
        <w:t>로서,</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본건 종류주식의 주주는 본건 종류주식을 보유하는 동안 </w:t>
      </w:r>
      <w:r>
        <w:rPr>
          <w:rFonts w:ascii="바탕" w:eastAsia="바탕" w:hAnsi="바탕" w:cs="굴림"/>
          <w:color w:val="000000"/>
          <w:kern w:val="0"/>
          <w:szCs w:val="20"/>
        </w:rPr>
        <w:t>1</w:t>
      </w:r>
      <w:r>
        <w:rPr>
          <w:rFonts w:ascii="바탕" w:eastAsia="바탕" w:hAnsi="바탕" w:cs="굴림" w:hint="eastAsia"/>
          <w:color w:val="000000"/>
          <w:kern w:val="0"/>
          <w:szCs w:val="20"/>
        </w:rPr>
        <w:t>주당 액면가액</w:t>
      </w:r>
      <w:r w:rsidR="008A0D93">
        <w:rPr>
          <w:rStyle w:val="af2"/>
          <w:rFonts w:ascii="바탕" w:eastAsia="바탕" w:hAnsi="바탕" w:cs="굴림"/>
          <w:color w:val="000000"/>
          <w:kern w:val="0"/>
          <w:szCs w:val="20"/>
        </w:rPr>
        <w:footnoteReference w:id="41"/>
      </w:r>
      <w:r>
        <w:rPr>
          <w:rFonts w:ascii="바탕" w:eastAsia="바탕" w:hAnsi="바탕" w:cs="굴림" w:hint="eastAsia"/>
          <w:color w:val="000000"/>
          <w:kern w:val="0"/>
          <w:szCs w:val="20"/>
        </w:rPr>
        <w:t xml:space="preserve">을 기준으로 연 </w:t>
      </w:r>
      <w:r>
        <w:rPr>
          <w:rFonts w:ascii="바탕" w:eastAsia="바탕" w:hAnsi="바탕" w:cs="굴림"/>
          <w:color w:val="000000"/>
          <w:kern w:val="0"/>
          <w:szCs w:val="20"/>
        </w:rPr>
        <w:t>[ ]%</w:t>
      </w:r>
      <w:r>
        <w:rPr>
          <w:rFonts w:ascii="바탕" w:eastAsia="바탕" w:hAnsi="바탕" w:cs="굴림" w:hint="eastAsia"/>
          <w:color w:val="000000"/>
          <w:kern w:val="0"/>
          <w:szCs w:val="20"/>
        </w:rPr>
        <w:t>에 해당하는 배당금을 누적적으로 우선하여 배당 받고,</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보통주식의 배당률이 본건 종류주식의 배당률을 초과할 경우에는 초과하는 부분에 대하여 보통주식과 동일한 배당률로 함께 참가하여 배당 받는다.</w:t>
      </w:r>
    </w:p>
    <w:p w14:paraId="0535BCFE" w14:textId="77777777" w:rsidR="00767677" w:rsidRDefault="007A2C04">
      <w:pPr>
        <w:pStyle w:val="a6"/>
        <w:numPr>
          <w:ilvl w:val="0"/>
          <w:numId w:val="4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주식배당의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종류주식과 보통주</w:t>
      </w:r>
      <w:r>
        <w:rPr>
          <w:rFonts w:ascii="바탕" w:eastAsia="바탕" w:hAnsi="바탕" w:cs="굴림" w:hint="eastAsia"/>
          <w:color w:val="000000"/>
          <w:kern w:val="0"/>
          <w:szCs w:val="20"/>
        </w:rPr>
        <w:t>식을</w:t>
      </w:r>
      <w:r>
        <w:rPr>
          <w:rFonts w:ascii="바탕" w:eastAsia="바탕" w:hAnsi="바탕" w:cs="굴림"/>
          <w:color w:val="000000"/>
          <w:kern w:val="0"/>
          <w:szCs w:val="20"/>
        </w:rPr>
        <w:t xml:space="preserve"> 합한 발행주식총수에 대한 비율에 따라</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같은 종류의 종류주식 주식으로 배당을 받을 권리를 갖는다</w:t>
      </w:r>
      <w:r>
        <w:rPr>
          <w:rFonts w:ascii="바탕" w:eastAsia="바탕" w:hAnsi="바탕" w:cs="굴림" w:hint="eastAsia"/>
          <w:color w:val="000000"/>
          <w:kern w:val="0"/>
          <w:szCs w:val="20"/>
        </w:rPr>
        <w:t>. 단,</w:t>
      </w:r>
      <w:r>
        <w:rPr>
          <w:rFonts w:ascii="바탕" w:eastAsia="바탕" w:hAnsi="바탕" w:cs="굴림"/>
          <w:color w:val="000000"/>
          <w:kern w:val="0"/>
          <w:szCs w:val="20"/>
        </w:rPr>
        <w:t xml:space="preserve"> 단주가 발생하는 경우에는 현금으로 지급받는다</w:t>
      </w:r>
      <w:r>
        <w:rPr>
          <w:rFonts w:ascii="바탕" w:eastAsia="바탕" w:hAnsi="바탕" w:cs="굴림" w:hint="eastAsia"/>
          <w:color w:val="000000"/>
          <w:kern w:val="0"/>
          <w:szCs w:val="20"/>
        </w:rPr>
        <w:t xml:space="preserve">. </w:t>
      </w:r>
    </w:p>
    <w:p w14:paraId="79A00EB2" w14:textId="0D3DF8F0" w:rsidR="00767677" w:rsidRPr="00A30F56" w:rsidRDefault="00A30F56" w:rsidP="00A30F56">
      <w:pPr>
        <w:pStyle w:val="a6"/>
        <w:numPr>
          <w:ilvl w:val="0"/>
          <w:numId w:val="4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sidRPr="00A30F56">
        <w:rPr>
          <w:rFonts w:ascii="바탕" w:eastAsia="바탕" w:hAnsi="바탕" w:cs="굴림" w:hint="eastAsia"/>
          <w:color w:val="000000"/>
          <w:kern w:val="0"/>
          <w:szCs w:val="20"/>
          <w:highlight w:val="yellow"/>
        </w:rPr>
        <w:t xml:space="preserve">이익배당과 관련하여 본건 종류주식의 투자자는 본건 종류주식의 효력발생일이 속하는 영업 년도의 직전 </w:t>
      </w:r>
      <w:proofErr w:type="spellStart"/>
      <w:r w:rsidRPr="00A30F56">
        <w:rPr>
          <w:rFonts w:ascii="바탕" w:eastAsia="바탕" w:hAnsi="바탕" w:cs="굴림" w:hint="eastAsia"/>
          <w:color w:val="000000"/>
          <w:kern w:val="0"/>
          <w:szCs w:val="20"/>
          <w:highlight w:val="yellow"/>
        </w:rPr>
        <w:t>영업년도</w:t>
      </w:r>
      <w:proofErr w:type="spellEnd"/>
      <w:r w:rsidRPr="00A30F56">
        <w:rPr>
          <w:rFonts w:ascii="바탕" w:eastAsia="바탕" w:hAnsi="바탕" w:cs="굴림" w:hint="eastAsia"/>
          <w:color w:val="000000"/>
          <w:kern w:val="0"/>
          <w:szCs w:val="20"/>
          <w:highlight w:val="yellow"/>
        </w:rPr>
        <w:t xml:space="preserve"> 말에 주주가 되는 것으로 본다.</w:t>
      </w:r>
      <w:r>
        <w:rPr>
          <w:rFonts w:ascii="바탕" w:eastAsia="바탕" w:hAnsi="바탕" w:cs="굴림" w:hint="eastAsia"/>
          <w:color w:val="000000"/>
          <w:kern w:val="0"/>
          <w:szCs w:val="20"/>
        </w:rPr>
        <w:t xml:space="preserve"> </w:t>
      </w:r>
      <w:r w:rsidR="007A2C04" w:rsidRPr="00A30F56">
        <w:rPr>
          <w:rFonts w:ascii="바탕" w:eastAsia="바탕" w:hAnsi="바탕" w:cs="굴림"/>
          <w:color w:val="000000"/>
          <w:kern w:val="0"/>
          <w:szCs w:val="20"/>
        </w:rPr>
        <w:t xml:space="preserve">배당금의 지급시기를 주주총회에서 따로 정하지 아니한 경우 회사는 주주총회에서 재무제표의 승인 및 배당결의가 있은 날로부터 </w:t>
      </w:r>
      <w:r w:rsidR="007A2C04" w:rsidRPr="00A30F56">
        <w:rPr>
          <w:rFonts w:ascii="바탕" w:eastAsia="바탕" w:hAnsi="바탕" w:cs="굴림" w:hint="eastAsia"/>
          <w:color w:val="000000"/>
          <w:kern w:val="0"/>
          <w:szCs w:val="20"/>
        </w:rPr>
        <w:t>1</w:t>
      </w:r>
      <w:r w:rsidR="007A2C04" w:rsidRPr="00A30F56">
        <w:rPr>
          <w:rFonts w:ascii="바탕" w:eastAsia="바탕" w:hAnsi="바탕" w:cs="굴림"/>
          <w:color w:val="000000"/>
          <w:kern w:val="0"/>
          <w:szCs w:val="20"/>
        </w:rPr>
        <w:t xml:space="preserve">개월 이내에 본건 </w:t>
      </w:r>
      <w:r w:rsidR="007A2C04" w:rsidRPr="00A30F56">
        <w:rPr>
          <w:rFonts w:ascii="바탕" w:eastAsia="바탕" w:hAnsi="바탕" w:cs="굴림" w:hint="eastAsia"/>
          <w:color w:val="000000"/>
          <w:kern w:val="0"/>
          <w:szCs w:val="20"/>
        </w:rPr>
        <w:t>종류</w:t>
      </w:r>
      <w:r w:rsidR="007A2C04" w:rsidRPr="00A30F56">
        <w:rPr>
          <w:rFonts w:ascii="바탕" w:eastAsia="바탕" w:hAnsi="바탕" w:cs="굴림"/>
          <w:color w:val="000000"/>
          <w:kern w:val="0"/>
          <w:szCs w:val="20"/>
        </w:rPr>
        <w:t>주식의 주주에게 배당금을 지급하여야 한다</w:t>
      </w:r>
      <w:r w:rsidR="007A2C04" w:rsidRPr="00A30F56">
        <w:rPr>
          <w:rFonts w:ascii="바탕" w:eastAsia="바탕" w:hAnsi="바탕" w:cs="굴림" w:hint="eastAsia"/>
          <w:color w:val="000000"/>
          <w:kern w:val="0"/>
          <w:szCs w:val="20"/>
        </w:rPr>
        <w:t xml:space="preserve">. </w:t>
      </w:r>
      <w:r w:rsidRPr="00B25337">
        <w:rPr>
          <w:rFonts w:ascii="바탕" w:eastAsia="바탕" w:hAnsi="바탕" w:cs="굴림" w:hint="eastAsia"/>
          <w:color w:val="000000"/>
          <w:kern w:val="0"/>
          <w:szCs w:val="20"/>
          <w:highlight w:val="yellow"/>
        </w:rPr>
        <w:t>회사는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위</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사항에</w:t>
      </w:r>
      <w:r w:rsidRPr="00B25337">
        <w:rPr>
          <w:rFonts w:ascii="바탕" w:eastAsia="바탕" w:hAnsi="바탕" w:cs="굴림"/>
          <w:color w:val="000000"/>
          <w:kern w:val="0"/>
          <w:szCs w:val="20"/>
          <w:highlight w:val="yellow"/>
        </w:rPr>
        <w:t xml:space="preserve"> 대하여 주주총회의 승인을 얻어야 한다. 그 기간 내에 배당금을 지급하지 아니한 때에는 회사는 그 기간만료일의 익일부터 지급일까지 연 [00]%의 </w:t>
      </w:r>
      <w:r w:rsidRPr="00B25337">
        <w:rPr>
          <w:rFonts w:ascii="바탕" w:eastAsia="바탕" w:hAnsi="바탕" w:cs="굴림" w:hint="eastAsia"/>
          <w:color w:val="000000"/>
          <w:kern w:val="0"/>
          <w:szCs w:val="20"/>
          <w:highlight w:val="yellow"/>
        </w:rPr>
        <w:t>지연배상금을</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가산하여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지급하기로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한다</w:t>
      </w:r>
      <w:r w:rsidRPr="00B25337">
        <w:rPr>
          <w:rFonts w:ascii="바탕" w:eastAsia="바탕" w:hAnsi="바탕" w:cs="굴림"/>
          <w:color w:val="000000"/>
          <w:kern w:val="0"/>
          <w:szCs w:val="20"/>
          <w:highlight w:val="yellow"/>
        </w:rPr>
        <w:t>.</w:t>
      </w:r>
    </w:p>
    <w:p w14:paraId="0C60CC3C" w14:textId="77777777" w:rsidR="00767677" w:rsidRDefault="007A2C04">
      <w:pPr>
        <w:pStyle w:val="a6"/>
        <w:numPr>
          <w:ilvl w:val="0"/>
          <w:numId w:val="4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lastRenderedPageBreak/>
        <w:t xml:space="preserve">본건 </w:t>
      </w:r>
      <w:r>
        <w:rPr>
          <w:rFonts w:ascii="바탕" w:eastAsia="바탕" w:hAnsi="바탕" w:cs="굴림" w:hint="eastAsia"/>
          <w:color w:val="000000"/>
          <w:kern w:val="0"/>
          <w:szCs w:val="20"/>
        </w:rPr>
        <w:t>종류</w:t>
      </w:r>
      <w:r>
        <w:rPr>
          <w:rFonts w:ascii="바탕" w:eastAsia="바탕" w:hAnsi="바탕" w:cs="굴림"/>
          <w:color w:val="000000"/>
          <w:kern w:val="0"/>
          <w:szCs w:val="20"/>
        </w:rPr>
        <w:t>주식의 전부 또는 일부에 대하여 전환권이 행사된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전환된 주식에 대하여 전환 전까지의 기간 동안 배당결의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되었으나 그 배당금이 지급되지 아니하였다면 동 미지급 배당금에 해당하는 금액을 회사가 당해 주식의 주주에게 별도로 지급하기로 한다</w:t>
      </w:r>
      <w:r>
        <w:rPr>
          <w:rFonts w:ascii="바탕" w:eastAsia="바탕" w:hAnsi="바탕" w:cs="굴림" w:hint="eastAsia"/>
          <w:color w:val="000000"/>
          <w:kern w:val="0"/>
          <w:szCs w:val="20"/>
        </w:rPr>
        <w:t>.</w:t>
      </w:r>
    </w:p>
    <w:p w14:paraId="7887E027" w14:textId="77777777" w:rsidR="00767677" w:rsidRDefault="00767677">
      <w:pPr>
        <w:spacing w:after="0"/>
        <w:textAlignment w:val="baseline"/>
        <w:rPr>
          <w:rFonts w:ascii="바탕" w:eastAsia="바탕" w:hAnsi="바탕" w:cs="굴림"/>
          <w:color w:val="000000"/>
          <w:kern w:val="0"/>
          <w:szCs w:val="20"/>
        </w:rPr>
      </w:pPr>
    </w:p>
    <w:p w14:paraId="0FAF2784"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b/>
          <w:color w:val="000000"/>
          <w:szCs w:val="20"/>
        </w:rPr>
        <w:t>잔여재산 분배에 있어서 우선권에 관한 사항</w:t>
      </w:r>
    </w:p>
    <w:p w14:paraId="4D8BA36E" w14:textId="77777777" w:rsidR="00767677" w:rsidRDefault="007A2C04">
      <w:pPr>
        <w:pStyle w:val="a6"/>
        <w:numPr>
          <w:ilvl w:val="0"/>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본건 종류주식은 잔여재산 분배에 있어서 우선적 지위가 부여된 종류주식으로서,</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본건 종류주식의 주주는 회사가 청</w:t>
      </w:r>
      <w:r>
        <w:rPr>
          <w:rFonts w:ascii="바탕" w:eastAsia="바탕" w:hAnsi="바탕" w:cs="굴림"/>
          <w:color w:val="000000"/>
          <w:kern w:val="0"/>
          <w:szCs w:val="20"/>
        </w:rPr>
        <w:t>산에 의하여 잔여재산을 분배하는 경우 1</w:t>
      </w:r>
      <w:r>
        <w:rPr>
          <w:rFonts w:ascii="바탕" w:eastAsia="바탕" w:hAnsi="바탕" w:cs="굴림" w:hint="eastAsia"/>
          <w:color w:val="000000"/>
          <w:kern w:val="0"/>
          <w:szCs w:val="20"/>
        </w:rPr>
        <w:t xml:space="preserve">주당 </w:t>
      </w:r>
      <w:proofErr w:type="spellStart"/>
      <w:r>
        <w:rPr>
          <w:rFonts w:ascii="바탕" w:eastAsia="바탕" w:hAnsi="바탕" w:cs="굴림" w:hint="eastAsia"/>
          <w:color w:val="000000"/>
          <w:kern w:val="0"/>
          <w:szCs w:val="20"/>
        </w:rPr>
        <w:t>발</w:t>
      </w:r>
      <w:r>
        <w:rPr>
          <w:rFonts w:ascii="바탕" w:eastAsia="바탕" w:hAnsi="바탕" w:cs="굴림"/>
          <w:color w:val="000000"/>
          <w:kern w:val="0"/>
          <w:szCs w:val="20"/>
        </w:rPr>
        <w:t>행가액</w:t>
      </w:r>
      <w:proofErr w:type="spellEnd"/>
      <w:r>
        <w:rPr>
          <w:rFonts w:ascii="바탕" w:eastAsia="바탕" w:hAnsi="바탕" w:cs="굴림"/>
          <w:color w:val="000000"/>
          <w:kern w:val="0"/>
          <w:szCs w:val="20"/>
        </w:rPr>
        <w:t xml:space="preserve"> 및 이에 대하여 연 [ ]</w:t>
      </w:r>
      <w:r>
        <w:rPr>
          <w:rFonts w:ascii="바탕" w:eastAsia="바탕" w:hAnsi="바탕" w:cs="굴림" w:hint="eastAsia"/>
          <w:color w:val="000000"/>
          <w:kern w:val="0"/>
          <w:szCs w:val="20"/>
        </w:rPr>
        <w:t>%</w:t>
      </w:r>
      <w:r>
        <w:rPr>
          <w:rFonts w:ascii="바탕" w:eastAsia="바탕" w:hAnsi="바탕" w:cs="굴림"/>
          <w:color w:val="000000"/>
          <w:kern w:val="0"/>
          <w:szCs w:val="20"/>
        </w:rPr>
        <w:t xml:space="preserve">의 비율로 </w:t>
      </w:r>
      <w:r>
        <w:rPr>
          <w:rFonts w:ascii="바탕" w:eastAsia="바탕" w:hAnsi="바탕" w:cs="굴림" w:hint="eastAsia"/>
          <w:color w:val="000000"/>
          <w:kern w:val="0"/>
          <w:szCs w:val="20"/>
        </w:rPr>
        <w:t>계산</w:t>
      </w:r>
      <w:r>
        <w:rPr>
          <w:rFonts w:ascii="바탕" w:eastAsia="바탕" w:hAnsi="바탕" w:cs="굴림"/>
          <w:color w:val="000000"/>
          <w:kern w:val="0"/>
          <w:szCs w:val="20"/>
        </w:rPr>
        <w:t xml:space="preserve">한 금액을 </w:t>
      </w:r>
      <w:r>
        <w:rPr>
          <w:rFonts w:ascii="바탕" w:eastAsia="바탕" w:hAnsi="바탕" w:cs="굴림" w:hint="eastAsia"/>
          <w:color w:val="000000"/>
          <w:kern w:val="0"/>
          <w:szCs w:val="20"/>
        </w:rPr>
        <w:t>보통</w:t>
      </w:r>
      <w:r>
        <w:rPr>
          <w:rFonts w:ascii="바탕" w:eastAsia="바탕" w:hAnsi="바탕" w:cs="굴림"/>
          <w:color w:val="000000"/>
          <w:kern w:val="0"/>
          <w:szCs w:val="20"/>
        </w:rPr>
        <w:t xml:space="preserve">주식 주주에 우선하여 </w:t>
      </w:r>
      <w:r>
        <w:rPr>
          <w:rFonts w:ascii="바탕" w:eastAsia="바탕" w:hAnsi="바탕" w:cs="굴림" w:hint="eastAsia"/>
          <w:color w:val="000000"/>
          <w:kern w:val="0"/>
          <w:szCs w:val="20"/>
        </w:rPr>
        <w:t>분배 받는다.</w:t>
      </w:r>
      <w:r>
        <w:rPr>
          <w:rFonts w:ascii="바탕" w:eastAsia="바탕" w:hAnsi="바탕" w:cs="굴림"/>
          <w:color w:val="000000"/>
          <w:kern w:val="0"/>
          <w:szCs w:val="20"/>
        </w:rPr>
        <w:t xml:space="preserve"> 이 경우 청산 이전까지 미지급 배당금이 있는 경우 동 </w:t>
      </w:r>
      <w:proofErr w:type="spellStart"/>
      <w:r>
        <w:rPr>
          <w:rFonts w:ascii="바탕" w:eastAsia="바탕" w:hAnsi="바탕" w:cs="굴림"/>
          <w:color w:val="000000"/>
          <w:kern w:val="0"/>
          <w:szCs w:val="20"/>
        </w:rPr>
        <w:t>금원에</w:t>
      </w:r>
      <w:proofErr w:type="spellEnd"/>
      <w:r>
        <w:rPr>
          <w:rFonts w:ascii="바탕" w:eastAsia="바탕" w:hAnsi="바탕" w:cs="굴림"/>
          <w:color w:val="000000"/>
          <w:kern w:val="0"/>
          <w:szCs w:val="20"/>
        </w:rPr>
        <w:t xml:space="preserve"> 대하여도 동일하다</w:t>
      </w:r>
      <w:r>
        <w:rPr>
          <w:rFonts w:ascii="바탕" w:eastAsia="바탕" w:hAnsi="바탕" w:cs="굴림" w:hint="eastAsia"/>
          <w:color w:val="000000"/>
          <w:kern w:val="0"/>
          <w:szCs w:val="20"/>
        </w:rPr>
        <w:t>.</w:t>
      </w:r>
    </w:p>
    <w:p w14:paraId="193B7B8E" w14:textId="0B732E80" w:rsidR="00666290" w:rsidRPr="00B25337" w:rsidRDefault="007A2C04" w:rsidP="00B25337">
      <w:pPr>
        <w:pStyle w:val="a6"/>
        <w:numPr>
          <w:ilvl w:val="0"/>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본건 종류주식</w:t>
      </w:r>
      <w:r>
        <w:rPr>
          <w:rFonts w:ascii="바탕" w:eastAsia="바탕" w:hAnsi="바탕" w:cs="굴림" w:hint="eastAsia"/>
          <w:color w:val="000000"/>
          <w:kern w:val="0"/>
          <w:szCs w:val="20"/>
        </w:rPr>
        <w:t>의 주주에 대하여 잔여재산을</w:t>
      </w:r>
      <w:r>
        <w:rPr>
          <w:rFonts w:ascii="바탕" w:eastAsia="바탕" w:hAnsi="바탕" w:cs="굴림"/>
          <w:color w:val="000000"/>
          <w:kern w:val="0"/>
          <w:szCs w:val="20"/>
        </w:rPr>
        <w:t xml:space="preserve"> 우선 분배한 후 보통주</w:t>
      </w:r>
      <w:r>
        <w:rPr>
          <w:rFonts w:ascii="바탕" w:eastAsia="바탕" w:hAnsi="바탕" w:cs="굴림" w:hint="eastAsia"/>
          <w:color w:val="000000"/>
          <w:kern w:val="0"/>
          <w:szCs w:val="20"/>
        </w:rPr>
        <w:t>식</w:t>
      </w:r>
      <w:r>
        <w:rPr>
          <w:rFonts w:ascii="바탕" w:eastAsia="바탕" w:hAnsi="바탕" w:cs="굴림"/>
          <w:color w:val="000000"/>
          <w:kern w:val="0"/>
          <w:szCs w:val="20"/>
        </w:rPr>
        <w:t>에 대한 주당 분배금액이 본건 종류주식에 대한 주당 분배금액을 초과하는 경우에</w:t>
      </w:r>
      <w:r>
        <w:rPr>
          <w:rFonts w:ascii="바탕" w:eastAsia="바탕" w:hAnsi="바탕" w:cs="굴림" w:hint="eastAsia"/>
          <w:color w:val="000000"/>
          <w:kern w:val="0"/>
          <w:szCs w:val="20"/>
        </w:rPr>
        <w:t>는,</w:t>
      </w:r>
      <w:r>
        <w:rPr>
          <w:rFonts w:ascii="바탕" w:eastAsia="바탕" w:hAnsi="바탕" w:cs="굴림"/>
          <w:color w:val="000000"/>
          <w:kern w:val="0"/>
          <w:szCs w:val="20"/>
        </w:rPr>
        <w:t xml:space="preserve"> 본건 종류주식의 주주는 </w:t>
      </w:r>
      <w:r>
        <w:rPr>
          <w:rFonts w:ascii="바탕" w:eastAsia="바탕" w:hAnsi="바탕" w:cs="굴림" w:hint="eastAsia"/>
          <w:color w:val="000000"/>
          <w:kern w:val="0"/>
          <w:szCs w:val="20"/>
        </w:rPr>
        <w:t xml:space="preserve">그 </w:t>
      </w:r>
      <w:r>
        <w:rPr>
          <w:rFonts w:ascii="바탕" w:eastAsia="바탕" w:hAnsi="바탕" w:cs="굴림"/>
          <w:color w:val="000000"/>
          <w:kern w:val="0"/>
          <w:szCs w:val="20"/>
        </w:rPr>
        <w:t>초과하는 부분에 대하여 보통주</w:t>
      </w:r>
      <w:r>
        <w:rPr>
          <w:rFonts w:ascii="바탕" w:eastAsia="바탕" w:hAnsi="바탕" w:cs="굴림" w:hint="eastAsia"/>
          <w:color w:val="000000"/>
          <w:kern w:val="0"/>
          <w:szCs w:val="20"/>
        </w:rPr>
        <w:t>식</w:t>
      </w:r>
      <w:r>
        <w:rPr>
          <w:rFonts w:ascii="바탕" w:eastAsia="바탕" w:hAnsi="바탕" w:cs="굴림"/>
          <w:color w:val="000000"/>
          <w:kern w:val="0"/>
          <w:szCs w:val="20"/>
        </w:rPr>
        <w:t xml:space="preserve">의 주주와 동일한 분배율로 함께 참가하여 잔여재산을 </w:t>
      </w:r>
      <w:r>
        <w:rPr>
          <w:rFonts w:ascii="바탕" w:eastAsia="바탕" w:hAnsi="바탕" w:cs="굴림" w:hint="eastAsia"/>
          <w:color w:val="000000"/>
          <w:kern w:val="0"/>
          <w:szCs w:val="20"/>
        </w:rPr>
        <w:t>분배 받을</w:t>
      </w:r>
      <w:r>
        <w:rPr>
          <w:rFonts w:ascii="바탕" w:eastAsia="바탕" w:hAnsi="바탕" w:cs="굴림"/>
          <w:color w:val="000000"/>
          <w:kern w:val="0"/>
          <w:szCs w:val="20"/>
        </w:rPr>
        <w:t xml:space="preserve"> 권리가 있다</w:t>
      </w:r>
      <w:r>
        <w:rPr>
          <w:rFonts w:ascii="바탕" w:eastAsia="바탕" w:hAnsi="바탕" w:cs="굴림" w:hint="eastAsia"/>
          <w:color w:val="000000"/>
          <w:kern w:val="0"/>
          <w:szCs w:val="20"/>
        </w:rPr>
        <w:t>.</w:t>
      </w:r>
    </w:p>
    <w:tbl>
      <w:tblPr>
        <w:tblStyle w:val="ae"/>
        <w:tblW w:w="0" w:type="auto"/>
        <w:tblLook w:val="04A0" w:firstRow="1" w:lastRow="0" w:firstColumn="1" w:lastColumn="0" w:noHBand="0" w:noVBand="1"/>
      </w:tblPr>
      <w:tblGrid>
        <w:gridCol w:w="9016"/>
      </w:tblGrid>
      <w:tr w:rsidR="00666290" w14:paraId="7878C771" w14:textId="77777777" w:rsidTr="00666290">
        <w:tc>
          <w:tcPr>
            <w:tcW w:w="9016" w:type="dxa"/>
          </w:tcPr>
          <w:p w14:paraId="6BEEB932" w14:textId="77777777" w:rsidR="00666290" w:rsidRDefault="00666290" w:rsidP="0066629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r>
              <w:rPr>
                <w:rFonts w:ascii="바탕" w:eastAsia="바탕" w:hAnsi="바탕" w:cs="굴림" w:hint="eastAsia"/>
                <w:color w:val="000000"/>
                <w:kern w:val="0"/>
                <w:szCs w:val="20"/>
              </w:rPr>
              <w:t xml:space="preserve">아래와 같은 </w:t>
            </w:r>
            <w:proofErr w:type="spellStart"/>
            <w:r>
              <w:rPr>
                <w:rFonts w:ascii="바탕" w:eastAsia="바탕" w:hAnsi="바탕" w:cs="굴림" w:hint="eastAsia"/>
                <w:color w:val="000000"/>
                <w:kern w:val="0"/>
                <w:szCs w:val="20"/>
              </w:rPr>
              <w:t>준청산잔여재산우선분배권</w:t>
            </w:r>
            <w:proofErr w:type="spellEnd"/>
            <w:r>
              <w:rPr>
                <w:rFonts w:ascii="바탕" w:eastAsia="바탕" w:hAnsi="바탕" w:cs="굴림" w:hint="eastAsia"/>
                <w:color w:val="000000"/>
                <w:kern w:val="0"/>
                <w:szCs w:val="20"/>
              </w:rPr>
              <w:t xml:space="preserve"> 조항을 둘 수 있으나, 상법상 유효한 것인가에 대하여 이견 있음(무효라는 판례는 없으나, 분쟁가능성이 있고 분쟁 결과 무효가 될 수 있음). 다만, M&amp;A(</w:t>
            </w:r>
            <w:proofErr w:type="spellStart"/>
            <w:r>
              <w:rPr>
                <w:rFonts w:ascii="바탕" w:eastAsia="바탕" w:hAnsi="바탕" w:cs="굴림" w:hint="eastAsia"/>
                <w:color w:val="000000"/>
                <w:kern w:val="0"/>
                <w:szCs w:val="20"/>
              </w:rPr>
              <w:t>준청산</w:t>
            </w:r>
            <w:proofErr w:type="spellEnd"/>
            <w:r>
              <w:rPr>
                <w:rFonts w:ascii="바탕" w:eastAsia="바탕" w:hAnsi="바탕" w:cs="굴림" w:hint="eastAsia"/>
                <w:color w:val="000000"/>
                <w:kern w:val="0"/>
                <w:szCs w:val="20"/>
              </w:rPr>
              <w:t xml:space="preserve"> 사유) 시 원금+@를 받을 수 있기 때문에 포함하는 것이 유리</w:t>
            </w:r>
          </w:p>
          <w:p w14:paraId="7F5B4643" w14:textId="77777777" w:rsidR="00666290" w:rsidRPr="00B25337" w:rsidRDefault="00666290" w:rsidP="00666290">
            <w:pPr>
              <w:pStyle w:val="a6"/>
              <w:numPr>
                <w:ilvl w:val="0"/>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다음</w:t>
            </w:r>
            <w:r w:rsidRPr="00B25337">
              <w:rPr>
                <w:rFonts w:ascii="바탕" w:eastAsia="바탕" w:hAnsi="바탕" w:cs="굴림"/>
                <w:color w:val="000000"/>
                <w:kern w:val="0"/>
                <w:szCs w:val="20"/>
                <w:highlight w:val="yellow"/>
              </w:rPr>
              <w:t xml:space="preserve"> 각 호의 1에 해당하는 사유가 발생하는 경우 이를 제1항의 ‘</w:t>
            </w:r>
            <w:r w:rsidRPr="00B25337">
              <w:rPr>
                <w:rFonts w:ascii="바탕" w:eastAsia="바탕" w:hAnsi="바탕" w:cs="굴림" w:hint="eastAsia"/>
                <w:color w:val="000000"/>
                <w:kern w:val="0"/>
                <w:szCs w:val="20"/>
                <w:highlight w:val="yellow"/>
              </w:rPr>
              <w:t>청산</w:t>
            </w:r>
            <w:r w:rsidRPr="00B25337">
              <w:rPr>
                <w:rFonts w:ascii="바탕" w:eastAsia="바탕" w:hAnsi="바탕" w:cs="굴림"/>
                <w:color w:val="000000"/>
                <w:kern w:val="0"/>
                <w:szCs w:val="20"/>
                <w:highlight w:val="yellow"/>
              </w:rPr>
              <w:t>’</w:t>
            </w:r>
            <w:proofErr w:type="spellStart"/>
            <w:r w:rsidRPr="00B25337">
              <w:rPr>
                <w:rFonts w:ascii="바탕" w:eastAsia="바탕" w:hAnsi="바탕" w:cs="굴림" w:hint="eastAsia"/>
                <w:color w:val="000000"/>
                <w:kern w:val="0"/>
                <w:szCs w:val="20"/>
                <w:highlight w:val="yellow"/>
              </w:rPr>
              <w:t>으로</w:t>
            </w:r>
            <w:proofErr w:type="spellEnd"/>
            <w:r w:rsidRPr="00B25337">
              <w:rPr>
                <w:rFonts w:ascii="바탕" w:eastAsia="바탕" w:hAnsi="바탕" w:cs="굴림"/>
                <w:color w:val="000000"/>
                <w:kern w:val="0"/>
                <w:szCs w:val="20"/>
                <w:highlight w:val="yellow"/>
              </w:rPr>
              <w:t xml:space="preserve"> 간주하여 제1항 및 제2항을 적용한다. 이 경우 분배의 대상이 되는 재산은 다음 각 호의 1에 해당하</w:t>
            </w:r>
            <w:r w:rsidRPr="00B25337">
              <w:rPr>
                <w:rFonts w:ascii="바탕" w:eastAsia="바탕" w:hAnsi="바탕" w:cs="굴림" w:hint="eastAsia"/>
                <w:color w:val="000000"/>
                <w:kern w:val="0"/>
                <w:szCs w:val="20"/>
                <w:highlight w:val="yellow"/>
              </w:rPr>
              <w:t>는</w:t>
            </w:r>
            <w:r w:rsidRPr="00B25337">
              <w:rPr>
                <w:rFonts w:ascii="바탕" w:eastAsia="바탕" w:hAnsi="바탕" w:cs="굴림"/>
                <w:color w:val="000000"/>
                <w:kern w:val="0"/>
                <w:szCs w:val="20"/>
                <w:highlight w:val="yellow"/>
              </w:rPr>
              <w:t xml:space="preserve"> 사유 발생 시의 총 기업가치 또는 해당 사유 발생으로 인한 총 거래금액으로 한다. </w:t>
            </w:r>
          </w:p>
          <w:p w14:paraId="79A359DA" w14:textId="77777777" w:rsidR="00666290" w:rsidRPr="00B25337" w:rsidRDefault="00666290" w:rsidP="00B25337">
            <w:pPr>
              <w:pStyle w:val="a6"/>
              <w:numPr>
                <w:ilvl w:val="1"/>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회사에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해산</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사유가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발생한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경우</w:t>
            </w:r>
          </w:p>
          <w:p w14:paraId="290EACAA" w14:textId="77777777" w:rsidR="00666290" w:rsidRPr="00B25337" w:rsidRDefault="00666290" w:rsidP="00666290">
            <w:pPr>
              <w:pStyle w:val="a6"/>
              <w:numPr>
                <w:ilvl w:val="1"/>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회사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존속에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기초가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되는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자산으로서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처분이</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회사의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전체</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영업양도나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폐지와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유사한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효과를</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가져오는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중요한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자산의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전부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또는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실질적인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전부를</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매각</w:t>
            </w:r>
            <w:r w:rsidRPr="00B25337">
              <w:rPr>
                <w:rFonts w:ascii="바탕" w:eastAsia="바탕" w:hAnsi="바탕" w:cs="굴림"/>
                <w:color w:val="000000"/>
                <w:kern w:val="0"/>
                <w:szCs w:val="20"/>
                <w:highlight w:val="yellow"/>
              </w:rPr>
              <w:t xml:space="preserve">, 임대, 양도, 기타 방법에 의해 처분한 경우(지식재산권이 제3자에게 독점적으로 </w:t>
            </w:r>
            <w:proofErr w:type="spellStart"/>
            <w:r w:rsidRPr="00B25337">
              <w:rPr>
                <w:rFonts w:ascii="바탕" w:eastAsia="바탕" w:hAnsi="바탕" w:cs="굴림" w:hint="eastAsia"/>
                <w:color w:val="000000"/>
                <w:kern w:val="0"/>
                <w:szCs w:val="20"/>
                <w:highlight w:val="yellow"/>
              </w:rPr>
              <w:t>허여되는</w:t>
            </w:r>
            <w:proofErr w:type="spellEnd"/>
            <w:r w:rsidRPr="00B25337">
              <w:rPr>
                <w:rFonts w:ascii="바탕" w:eastAsia="바탕" w:hAnsi="바탕" w:cs="굴림"/>
                <w:color w:val="000000"/>
                <w:kern w:val="0"/>
                <w:szCs w:val="20"/>
                <w:highlight w:val="yellow"/>
              </w:rPr>
              <w:t xml:space="preserve"> 경우도 포함)</w:t>
            </w:r>
          </w:p>
          <w:p w14:paraId="7D8F9C86" w14:textId="77777777" w:rsidR="00666290" w:rsidRPr="00B25337" w:rsidRDefault="00666290" w:rsidP="00666290">
            <w:pPr>
              <w:pStyle w:val="a6"/>
              <w:numPr>
                <w:ilvl w:val="1"/>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회사가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단일</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또는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일련의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거래에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의해</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다른</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회사에</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의하여</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인수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또는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매각되고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이로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인해</w:t>
            </w:r>
            <w:r w:rsidRPr="00B25337">
              <w:rPr>
                <w:rFonts w:ascii="바탕" w:eastAsia="바탕" w:hAnsi="바탕" w:cs="굴림"/>
                <w:color w:val="000000"/>
                <w:kern w:val="0"/>
                <w:szCs w:val="20"/>
                <w:highlight w:val="yellow"/>
              </w:rPr>
              <w:t xml:space="preserve"> 본 계약 체결 당시의 발행회사의 주주가 발행회사의 의결권 있는 주식 총수의 50% 미만을 </w:t>
            </w:r>
            <w:r w:rsidRPr="00B25337">
              <w:rPr>
                <w:rFonts w:ascii="바탕" w:eastAsia="바탕" w:hAnsi="바탕" w:cs="굴림" w:hint="eastAsia"/>
                <w:color w:val="000000"/>
                <w:kern w:val="0"/>
                <w:szCs w:val="20"/>
                <w:highlight w:val="yellow"/>
              </w:rPr>
              <w:t>소유하게</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되는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경우</w:t>
            </w:r>
          </w:p>
          <w:p w14:paraId="030BD862" w14:textId="182A8FE1" w:rsidR="00666290" w:rsidRPr="00B25337" w:rsidRDefault="00666290" w:rsidP="00B25337">
            <w:pPr>
              <w:pStyle w:val="a6"/>
              <w:numPr>
                <w:ilvl w:val="1"/>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rPr>
            </w:pPr>
            <w:r w:rsidRPr="00B25337">
              <w:rPr>
                <w:rFonts w:ascii="바탕" w:eastAsia="바탕" w:hAnsi="바탕" w:cs="굴림" w:hint="eastAsia"/>
                <w:color w:val="000000"/>
                <w:kern w:val="0"/>
                <w:szCs w:val="20"/>
                <w:highlight w:val="yellow"/>
              </w:rPr>
              <w:t>회사가</w:t>
            </w:r>
            <w:r w:rsidRPr="00B25337">
              <w:rPr>
                <w:rFonts w:ascii="바탕" w:eastAsia="바탕" w:hAnsi="바탕" w:cs="굴림"/>
                <w:color w:val="000000"/>
                <w:kern w:val="0"/>
                <w:szCs w:val="20"/>
                <w:highlight w:val="yellow"/>
              </w:rPr>
              <w:t xml:space="preserve"> 다른 회사와의 합병 과정에서 소멸회사가 되고, 위 합병 후 본 계약 체결 당</w:t>
            </w:r>
            <w:r>
              <w:rPr>
                <w:rFonts w:ascii="바탕" w:eastAsia="바탕" w:hAnsi="바탕" w:cs="굴림" w:hint="eastAsia"/>
                <w:color w:val="000000"/>
                <w:kern w:val="0"/>
                <w:szCs w:val="20"/>
                <w:highlight w:val="yellow"/>
              </w:rPr>
              <w:t>시</w:t>
            </w:r>
            <w:r w:rsidRPr="00B25337">
              <w:rPr>
                <w:rFonts w:ascii="바탕" w:eastAsia="바탕" w:hAnsi="바탕" w:cs="굴림" w:hint="eastAsia"/>
                <w:color w:val="000000"/>
                <w:kern w:val="0"/>
                <w:szCs w:val="20"/>
                <w:highlight w:val="yellow"/>
              </w:rPr>
              <w:t>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회사의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주주가</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합병의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대가로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지급받게</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되는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존속회사</w:t>
            </w:r>
            <w:r w:rsidRPr="00B25337">
              <w:rPr>
                <w:rFonts w:ascii="바탕" w:eastAsia="바탕" w:hAnsi="바탕" w:cs="굴림"/>
                <w:color w:val="000000"/>
                <w:kern w:val="0"/>
                <w:szCs w:val="20"/>
                <w:highlight w:val="yellow"/>
              </w:rPr>
              <w:t xml:space="preserve">(신설회사인 </w:t>
            </w:r>
            <w:r w:rsidRPr="00B25337">
              <w:rPr>
                <w:rFonts w:ascii="바탕" w:eastAsia="바탕" w:hAnsi="바탕" w:cs="굴림" w:hint="eastAsia"/>
                <w:color w:val="000000"/>
                <w:kern w:val="0"/>
                <w:szCs w:val="20"/>
                <w:highlight w:val="yellow"/>
              </w:rPr>
              <w:t>경우에는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신설회사</w:t>
            </w:r>
            <w:r w:rsidRPr="00B25337">
              <w:rPr>
                <w:rFonts w:ascii="바탕" w:eastAsia="바탕" w:hAnsi="바탕" w:cs="굴림"/>
                <w:color w:val="000000"/>
                <w:kern w:val="0"/>
                <w:szCs w:val="20"/>
                <w:highlight w:val="yellow"/>
              </w:rPr>
              <w:t xml:space="preserve">)의 </w:t>
            </w:r>
            <w:r w:rsidRPr="00B25337">
              <w:rPr>
                <w:rFonts w:ascii="바탕" w:eastAsia="바탕" w:hAnsi="바탕" w:cs="굴림" w:hint="eastAsia"/>
                <w:color w:val="000000"/>
                <w:kern w:val="0"/>
                <w:szCs w:val="20"/>
                <w:highlight w:val="yellow"/>
              </w:rPr>
              <w:t>합병신주</w:t>
            </w:r>
            <w:r w:rsidRPr="00B25337">
              <w:rPr>
                <w:rFonts w:ascii="바탕" w:eastAsia="바탕" w:hAnsi="바탕" w:cs="굴림"/>
                <w:color w:val="000000"/>
                <w:kern w:val="0"/>
                <w:szCs w:val="20"/>
                <w:highlight w:val="yellow"/>
              </w:rPr>
              <w:t xml:space="preserve">(존속회사가 </w:t>
            </w:r>
            <w:r w:rsidRPr="00B25337">
              <w:rPr>
                <w:rFonts w:ascii="바탕" w:eastAsia="바탕" w:hAnsi="바탕" w:cs="굴림" w:hint="eastAsia"/>
                <w:color w:val="000000"/>
                <w:kern w:val="0"/>
                <w:szCs w:val="20"/>
                <w:highlight w:val="yellow"/>
              </w:rPr>
              <w:t>합병대가로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자기주식을</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교부할</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경우</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존속회사의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자기주식</w:t>
            </w:r>
            <w:r w:rsidRPr="00B25337">
              <w:rPr>
                <w:rFonts w:ascii="바탕" w:eastAsia="바탕" w:hAnsi="바탕" w:cs="굴림"/>
                <w:color w:val="000000"/>
                <w:kern w:val="0"/>
                <w:szCs w:val="20"/>
                <w:highlight w:val="yellow"/>
              </w:rPr>
              <w:t xml:space="preserve">)가 </w:t>
            </w:r>
            <w:r w:rsidRPr="00B25337">
              <w:rPr>
                <w:rFonts w:ascii="바탕" w:eastAsia="바탕" w:hAnsi="바탕" w:cs="굴림" w:hint="eastAsia"/>
                <w:color w:val="000000"/>
                <w:kern w:val="0"/>
                <w:szCs w:val="20"/>
                <w:highlight w:val="yellow"/>
              </w:rPr>
              <w:t>존속회사의</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의결권</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있는</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발행주식</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총수의</w:t>
            </w:r>
            <w:r w:rsidRPr="00B25337">
              <w:rPr>
                <w:rFonts w:ascii="바탕" w:eastAsia="바탕" w:hAnsi="바탕" w:cs="굴림"/>
                <w:color w:val="000000"/>
                <w:kern w:val="0"/>
                <w:szCs w:val="20"/>
                <w:highlight w:val="yellow"/>
              </w:rPr>
              <w:t xml:space="preserve"> 50% </w:t>
            </w:r>
            <w:r w:rsidRPr="00B25337">
              <w:rPr>
                <w:rFonts w:ascii="바탕" w:eastAsia="바탕" w:hAnsi="바탕" w:cs="굴림" w:hint="eastAsia"/>
                <w:color w:val="000000"/>
                <w:kern w:val="0"/>
                <w:szCs w:val="20"/>
                <w:highlight w:val="yellow"/>
              </w:rPr>
              <w:t>미만이</w:t>
            </w:r>
            <w:r w:rsidRPr="00B25337">
              <w:rPr>
                <w:rFonts w:ascii="바탕" w:eastAsia="바탕" w:hAnsi="바탕" w:cs="굴림"/>
                <w:color w:val="000000"/>
                <w:kern w:val="0"/>
                <w:szCs w:val="20"/>
                <w:highlight w:val="yellow"/>
              </w:rPr>
              <w:t xml:space="preserve"> 되는 경우</w:t>
            </w:r>
            <w:r>
              <w:rPr>
                <w:rFonts w:ascii="바탕" w:eastAsia="바탕" w:hAnsi="바탕" w:cs="굴림" w:hint="eastAsia"/>
                <w:color w:val="000000"/>
                <w:kern w:val="0"/>
                <w:szCs w:val="20"/>
              </w:rPr>
              <w:t xml:space="preserve"> </w:t>
            </w:r>
          </w:p>
        </w:tc>
      </w:tr>
    </w:tbl>
    <w:p w14:paraId="555813F2" w14:textId="49FD65E9" w:rsidR="00666290" w:rsidRPr="00B25337" w:rsidRDefault="00666290" w:rsidP="00B2533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p>
    <w:p w14:paraId="696AE39D" w14:textId="77777777" w:rsidR="00767677" w:rsidRDefault="00767677">
      <w:pPr>
        <w:spacing w:after="0"/>
        <w:textAlignment w:val="baseline"/>
        <w:rPr>
          <w:rFonts w:ascii="바탕" w:eastAsia="바탕" w:hAnsi="바탕" w:cs="굴림"/>
          <w:color w:val="000000"/>
          <w:kern w:val="0"/>
          <w:szCs w:val="20"/>
        </w:rPr>
      </w:pPr>
    </w:p>
    <w:p w14:paraId="44AAE3A4"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hint="eastAsia"/>
          <w:b/>
          <w:color w:val="000000"/>
          <w:szCs w:val="20"/>
        </w:rPr>
        <w:t>전환에 관한 사항</w:t>
      </w:r>
    </w:p>
    <w:p w14:paraId="6AEBD534" w14:textId="7886C17A" w:rsidR="00767677" w:rsidRDefault="007A2C04">
      <w:pPr>
        <w:pStyle w:val="a6"/>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본건 종류주식의 주주는 </w:t>
      </w:r>
      <w:r>
        <w:rPr>
          <w:rFonts w:ascii="바탕" w:eastAsia="바탕" w:hAnsi="바탕" w:cs="굴림" w:hint="eastAsia"/>
          <w:color w:val="000000"/>
          <w:kern w:val="0"/>
          <w:szCs w:val="20"/>
        </w:rPr>
        <w:t>효력발생일로부터 [ ]</w:t>
      </w:r>
      <w:r>
        <w:rPr>
          <w:rFonts w:ascii="바탕" w:eastAsia="바탕" w:hAnsi="바탕" w:cs="굴림"/>
          <w:color w:val="000000"/>
          <w:kern w:val="0"/>
          <w:szCs w:val="20"/>
        </w:rPr>
        <w:t>년</w:t>
      </w:r>
      <w:r>
        <w:rPr>
          <w:rFonts w:ascii="바탕" w:eastAsia="바탕" w:hAnsi="바탕" w:cs="굴림" w:hint="eastAsia"/>
          <w:color w:val="000000"/>
          <w:kern w:val="0"/>
          <w:szCs w:val="20"/>
        </w:rPr>
        <w:t>이</w:t>
      </w:r>
      <w:r>
        <w:rPr>
          <w:rFonts w:ascii="바탕" w:eastAsia="바탕" w:hAnsi="바탕" w:cs="굴림"/>
          <w:color w:val="000000"/>
          <w:kern w:val="0"/>
          <w:szCs w:val="20"/>
        </w:rPr>
        <w:t xml:space="preserve"> 경과</w:t>
      </w:r>
      <w:r>
        <w:rPr>
          <w:rFonts w:ascii="바탕" w:eastAsia="바탕" w:hAnsi="바탕" w:cs="굴림" w:hint="eastAsia"/>
          <w:color w:val="000000"/>
          <w:kern w:val="0"/>
          <w:szCs w:val="20"/>
        </w:rPr>
        <w:t xml:space="preserve">하는 날의 </w:t>
      </w:r>
      <w:r>
        <w:rPr>
          <w:rFonts w:ascii="바탕" w:eastAsia="바탕" w:hAnsi="바탕" w:cs="굴림"/>
          <w:color w:val="000000"/>
          <w:kern w:val="0"/>
          <w:szCs w:val="20"/>
        </w:rPr>
        <w:t>전일까지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본건 종류주식을 언제든지 보통주</w:t>
      </w:r>
      <w:r>
        <w:rPr>
          <w:rFonts w:ascii="바탕" w:eastAsia="바탕" w:hAnsi="바탕" w:cs="굴림" w:hint="eastAsia"/>
          <w:color w:val="000000"/>
          <w:kern w:val="0"/>
          <w:szCs w:val="20"/>
        </w:rPr>
        <w:t>식으</w:t>
      </w:r>
      <w:r>
        <w:rPr>
          <w:rFonts w:ascii="바탕" w:eastAsia="바탕" w:hAnsi="바탕" w:cs="굴림"/>
          <w:color w:val="000000"/>
          <w:kern w:val="0"/>
          <w:szCs w:val="20"/>
        </w:rPr>
        <w:t>로 전환할 수 있는 권리를 갖는다</w:t>
      </w:r>
      <w:r>
        <w:rPr>
          <w:rFonts w:ascii="바탕" w:eastAsia="바탕" w:hAnsi="바탕" w:cs="굴림" w:hint="eastAsia"/>
          <w:color w:val="000000"/>
          <w:kern w:val="0"/>
          <w:szCs w:val="20"/>
        </w:rPr>
        <w:t xml:space="preserve">. </w:t>
      </w:r>
    </w:p>
    <w:p w14:paraId="745F28CB" w14:textId="77777777" w:rsidR="00767677" w:rsidRDefault="007A2C04">
      <w:pPr>
        <w:pStyle w:val="a6"/>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본건 종류주식의 전환절차는 다음 각 호에 따른다.</w:t>
      </w:r>
    </w:p>
    <w:p w14:paraId="01ACEC29" w14:textId="77777777" w:rsidR="00767677" w:rsidRDefault="007A2C04">
      <w:pPr>
        <w:pStyle w:val="a6"/>
        <w:numPr>
          <w:ilvl w:val="0"/>
          <w:numId w:val="8"/>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주주는 전환하고자 하는 </w:t>
      </w:r>
      <w:r>
        <w:rPr>
          <w:rFonts w:ascii="바탕" w:eastAsia="바탕" w:hAnsi="바탕" w:cs="굴림"/>
          <w:color w:val="000000"/>
          <w:kern w:val="0"/>
          <w:szCs w:val="20"/>
        </w:rPr>
        <w:t>주식의 종류</w:t>
      </w:r>
      <w:r>
        <w:rPr>
          <w:rFonts w:ascii="바탕" w:eastAsia="바탕" w:hAnsi="바탕" w:cs="굴림" w:hint="eastAsia"/>
          <w:color w:val="000000"/>
          <w:kern w:val="0"/>
          <w:szCs w:val="20"/>
        </w:rPr>
        <w:t xml:space="preserve"> 및 </w:t>
      </w:r>
      <w:r>
        <w:rPr>
          <w:rFonts w:ascii="바탕" w:eastAsia="바탕" w:hAnsi="바탕" w:cs="굴림"/>
          <w:color w:val="000000"/>
          <w:kern w:val="0"/>
          <w:szCs w:val="20"/>
        </w:rPr>
        <w:t>수</w:t>
      </w:r>
      <w:r>
        <w:rPr>
          <w:rFonts w:ascii="바탕" w:eastAsia="바탕" w:hAnsi="바탕" w:cs="굴림" w:hint="eastAsia"/>
          <w:color w:val="000000"/>
          <w:kern w:val="0"/>
          <w:szCs w:val="20"/>
        </w:rPr>
        <w:t xml:space="preserve">, </w:t>
      </w:r>
      <w:proofErr w:type="spellStart"/>
      <w:r>
        <w:rPr>
          <w:rFonts w:ascii="바탕" w:eastAsia="바탕" w:hAnsi="바탕" w:cs="굴림"/>
          <w:color w:val="000000"/>
          <w:kern w:val="0"/>
          <w:szCs w:val="20"/>
        </w:rPr>
        <w:t>청구연월일을</w:t>
      </w:r>
      <w:proofErr w:type="spellEnd"/>
      <w:r>
        <w:rPr>
          <w:rFonts w:ascii="바탕" w:eastAsia="바탕" w:hAnsi="바탕" w:cs="굴림"/>
          <w:color w:val="000000"/>
          <w:kern w:val="0"/>
          <w:szCs w:val="20"/>
        </w:rPr>
        <w:t xml:space="preserve"> 기재하여 기명 또는 서명날인</w:t>
      </w:r>
      <w:r>
        <w:rPr>
          <w:rFonts w:ascii="바탕" w:eastAsia="바탕" w:hAnsi="바탕" w:cs="굴림" w:hint="eastAsia"/>
          <w:color w:val="000000"/>
          <w:kern w:val="0"/>
          <w:szCs w:val="20"/>
        </w:rPr>
        <w:t xml:space="preserve">한 전환청구서 </w:t>
      </w:r>
      <w:r>
        <w:rPr>
          <w:rFonts w:ascii="바탕" w:eastAsia="바탕" w:hAnsi="바탕" w:cs="굴림"/>
          <w:color w:val="000000"/>
          <w:kern w:val="0"/>
          <w:szCs w:val="20"/>
        </w:rPr>
        <w:t>2</w:t>
      </w:r>
      <w:r>
        <w:rPr>
          <w:rFonts w:ascii="바탕" w:eastAsia="바탕" w:hAnsi="바탕" w:cs="굴림" w:hint="eastAsia"/>
          <w:color w:val="000000"/>
          <w:kern w:val="0"/>
          <w:szCs w:val="20"/>
        </w:rPr>
        <w:t>통 및</w:t>
      </w:r>
      <w:r>
        <w:rPr>
          <w:rFonts w:ascii="바탕" w:eastAsia="바탕" w:hAnsi="바탕" w:cs="굴림"/>
          <w:color w:val="000000"/>
          <w:kern w:val="0"/>
          <w:szCs w:val="20"/>
        </w:rPr>
        <w:t xml:space="preserve"> 주권</w:t>
      </w:r>
      <w:r>
        <w:rPr>
          <w:rFonts w:ascii="바탕" w:eastAsia="바탕" w:hAnsi="바탕" w:cs="굴림" w:hint="eastAsia"/>
          <w:color w:val="000000"/>
          <w:kern w:val="0"/>
          <w:szCs w:val="20"/>
        </w:rPr>
        <w:t>이 발행된 경우 주권</w:t>
      </w:r>
      <w:r>
        <w:rPr>
          <w:rFonts w:ascii="바탕" w:eastAsia="바탕" w:hAnsi="바탕" w:cs="굴림"/>
          <w:color w:val="000000"/>
          <w:kern w:val="0"/>
          <w:szCs w:val="20"/>
        </w:rPr>
        <w:t>을 첨부하여 회사에 제출한다</w:t>
      </w:r>
      <w:r>
        <w:rPr>
          <w:rFonts w:ascii="바탕" w:eastAsia="바탕" w:hAnsi="바탕" w:cs="굴림" w:hint="eastAsia"/>
          <w:color w:val="000000"/>
          <w:kern w:val="0"/>
          <w:szCs w:val="20"/>
        </w:rPr>
        <w:t xml:space="preserve">. </w:t>
      </w:r>
    </w:p>
    <w:p w14:paraId="61EC9079" w14:textId="77777777" w:rsidR="00767677" w:rsidRDefault="007A2C04">
      <w:pPr>
        <w:pStyle w:val="a6"/>
        <w:numPr>
          <w:ilvl w:val="0"/>
          <w:numId w:val="8"/>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w:t>
      </w:r>
      <w:r>
        <w:rPr>
          <w:rFonts w:ascii="바탕" w:eastAsia="바탕" w:hAnsi="바탕" w:cs="굴림"/>
          <w:color w:val="000000"/>
          <w:kern w:val="0"/>
          <w:szCs w:val="20"/>
        </w:rPr>
        <w:t>전환은</w:t>
      </w:r>
      <w:r>
        <w:rPr>
          <w:rFonts w:ascii="바탕" w:eastAsia="바탕" w:hAnsi="바탕" w:cs="굴림" w:hint="eastAsia"/>
          <w:color w:val="000000"/>
          <w:kern w:val="0"/>
          <w:szCs w:val="20"/>
        </w:rPr>
        <w:t xml:space="preserve"> 본건 종류주식의 주주가</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제1호에 따라 전환청구서 및 </w:t>
      </w:r>
      <w:r>
        <w:rPr>
          <w:rFonts w:ascii="바탕" w:eastAsia="바탕" w:hAnsi="바탕" w:cs="굴림"/>
          <w:color w:val="000000"/>
          <w:kern w:val="0"/>
          <w:szCs w:val="20"/>
        </w:rPr>
        <w:t xml:space="preserve">전환될 본건 </w:t>
      </w:r>
      <w:r>
        <w:rPr>
          <w:rFonts w:ascii="바탕" w:eastAsia="바탕" w:hAnsi="바탕" w:cs="굴림" w:hint="eastAsia"/>
          <w:color w:val="000000"/>
          <w:kern w:val="0"/>
          <w:szCs w:val="20"/>
        </w:rPr>
        <w:t>종류</w:t>
      </w:r>
      <w:r>
        <w:rPr>
          <w:rFonts w:ascii="바탕" w:eastAsia="바탕" w:hAnsi="바탕" w:cs="굴림"/>
          <w:color w:val="000000"/>
          <w:kern w:val="0"/>
          <w:szCs w:val="20"/>
        </w:rPr>
        <w:t>주식의 주권</w:t>
      </w:r>
      <w:r>
        <w:rPr>
          <w:rFonts w:ascii="바탕" w:eastAsia="바탕" w:hAnsi="바탕" w:cs="굴림" w:hint="eastAsia"/>
          <w:color w:val="000000"/>
          <w:kern w:val="0"/>
          <w:szCs w:val="20"/>
        </w:rPr>
        <w:t>이</w:t>
      </w:r>
      <w:r>
        <w:rPr>
          <w:rFonts w:ascii="바탕" w:eastAsia="바탕" w:hAnsi="바탕" w:cs="굴림"/>
          <w:color w:val="000000"/>
          <w:kern w:val="0"/>
          <w:szCs w:val="20"/>
        </w:rPr>
        <w:t xml:space="preserve"> 제출</w:t>
      </w:r>
      <w:r>
        <w:rPr>
          <w:rFonts w:ascii="바탕" w:eastAsia="바탕" w:hAnsi="바탕" w:cs="굴림" w:hint="eastAsia"/>
          <w:color w:val="000000"/>
          <w:kern w:val="0"/>
          <w:szCs w:val="20"/>
        </w:rPr>
        <w:t>된</w:t>
      </w:r>
      <w:r>
        <w:rPr>
          <w:rFonts w:ascii="바탕" w:eastAsia="바탕" w:hAnsi="바탕" w:cs="굴림"/>
          <w:color w:val="000000"/>
          <w:kern w:val="0"/>
          <w:szCs w:val="20"/>
        </w:rPr>
        <w:t xml:space="preserve"> 날짜의 영업시간 종료 직전에 </w:t>
      </w:r>
      <w:r>
        <w:rPr>
          <w:rFonts w:ascii="바탕" w:eastAsia="바탕" w:hAnsi="바탕" w:cs="굴림" w:hint="eastAsia"/>
          <w:color w:val="000000"/>
          <w:kern w:val="0"/>
          <w:szCs w:val="20"/>
        </w:rPr>
        <w:t xml:space="preserve">그 </w:t>
      </w:r>
      <w:r>
        <w:rPr>
          <w:rFonts w:ascii="바탕" w:eastAsia="바탕" w:hAnsi="바탕" w:cs="굴림"/>
          <w:color w:val="000000"/>
          <w:kern w:val="0"/>
          <w:szCs w:val="20"/>
        </w:rPr>
        <w:t>효력이 발생하는 것으로 본다</w:t>
      </w:r>
      <w:r>
        <w:rPr>
          <w:rFonts w:ascii="바탕" w:eastAsia="바탕" w:hAnsi="바탕" w:cs="굴림" w:hint="eastAsia"/>
          <w:color w:val="000000"/>
          <w:kern w:val="0"/>
          <w:szCs w:val="20"/>
        </w:rPr>
        <w:t xml:space="preserve">. </w:t>
      </w:r>
    </w:p>
    <w:p w14:paraId="4B6F58E9" w14:textId="77777777" w:rsidR="00767677" w:rsidRDefault="007A2C04">
      <w:pPr>
        <w:pStyle w:val="a6"/>
        <w:numPr>
          <w:ilvl w:val="0"/>
          <w:numId w:val="8"/>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주주가 </w:t>
      </w:r>
      <w:r>
        <w:rPr>
          <w:rFonts w:ascii="바탕" w:eastAsia="바탕" w:hAnsi="바탕" w:cs="굴림"/>
          <w:color w:val="000000"/>
          <w:kern w:val="0"/>
          <w:szCs w:val="20"/>
        </w:rPr>
        <w:t xml:space="preserve">전환에 의하여 보통주식을 </w:t>
      </w:r>
      <w:proofErr w:type="gramStart"/>
      <w:r>
        <w:rPr>
          <w:rFonts w:ascii="바탕" w:eastAsia="바탕" w:hAnsi="바탕" w:cs="굴림" w:hint="eastAsia"/>
          <w:color w:val="000000"/>
          <w:kern w:val="0"/>
          <w:szCs w:val="20"/>
        </w:rPr>
        <w:t>부여 받게</w:t>
      </w:r>
      <w:proofErr w:type="gramEnd"/>
      <w:r>
        <w:rPr>
          <w:rFonts w:ascii="바탕" w:eastAsia="바탕" w:hAnsi="바탕" w:cs="굴림"/>
          <w:color w:val="000000"/>
          <w:kern w:val="0"/>
          <w:szCs w:val="20"/>
        </w:rPr>
        <w:t xml:space="preserve"> 되는 경우 상기 </w:t>
      </w:r>
      <w:r>
        <w:rPr>
          <w:rFonts w:ascii="바탕" w:eastAsia="바탕" w:hAnsi="바탕" w:cs="굴림" w:hint="eastAsia"/>
          <w:color w:val="000000"/>
          <w:kern w:val="0"/>
          <w:szCs w:val="20"/>
        </w:rPr>
        <w:t>제2</w:t>
      </w:r>
      <w:r>
        <w:rPr>
          <w:rFonts w:ascii="바탕" w:eastAsia="바탕" w:hAnsi="바탕" w:cs="굴림"/>
          <w:color w:val="000000"/>
          <w:kern w:val="0"/>
          <w:szCs w:val="20"/>
        </w:rPr>
        <w:t>호의 날짜를 기준으로 주주명부상의 주주로 간주된다</w:t>
      </w:r>
      <w:r>
        <w:rPr>
          <w:rFonts w:ascii="바탕" w:eastAsia="바탕" w:hAnsi="바탕" w:cs="굴림" w:hint="eastAsia"/>
          <w:color w:val="000000"/>
          <w:kern w:val="0"/>
          <w:szCs w:val="20"/>
        </w:rPr>
        <w:t xml:space="preserve">. </w:t>
      </w:r>
    </w:p>
    <w:p w14:paraId="09B2C328" w14:textId="77777777" w:rsidR="00767677" w:rsidRDefault="007A2C04">
      <w:pPr>
        <w:pStyle w:val="a6"/>
        <w:numPr>
          <w:ilvl w:val="0"/>
          <w:numId w:val="8"/>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kern w:val="0"/>
          <w:szCs w:val="20"/>
        </w:rPr>
        <w:t xml:space="preserve">회사는 </w:t>
      </w:r>
      <w:r>
        <w:rPr>
          <w:rFonts w:ascii="바탕" w:eastAsia="바탕" w:hAnsi="바탕" w:cs="굴림" w:hint="eastAsia"/>
          <w:color w:val="000000"/>
          <w:kern w:val="0"/>
          <w:szCs w:val="20"/>
        </w:rPr>
        <w:t xml:space="preserve">전환청구서 또는 전환될 </w:t>
      </w:r>
      <w:r>
        <w:rPr>
          <w:rFonts w:ascii="바탕" w:eastAsia="바탕" w:hAnsi="바탕" w:cs="굴림"/>
          <w:color w:val="000000"/>
          <w:kern w:val="0"/>
          <w:szCs w:val="20"/>
        </w:rPr>
        <w:t xml:space="preserve">본건 </w:t>
      </w:r>
      <w:r>
        <w:rPr>
          <w:rFonts w:ascii="바탕" w:eastAsia="바탕" w:hAnsi="바탕" w:cs="굴림" w:hint="eastAsia"/>
          <w:color w:val="000000"/>
          <w:kern w:val="0"/>
          <w:szCs w:val="20"/>
        </w:rPr>
        <w:t>종류</w:t>
      </w:r>
      <w:r>
        <w:rPr>
          <w:rFonts w:ascii="바탕" w:eastAsia="바탕" w:hAnsi="바탕" w:cs="굴림"/>
          <w:color w:val="000000"/>
          <w:kern w:val="0"/>
          <w:szCs w:val="20"/>
        </w:rPr>
        <w:t xml:space="preserve">주식의 주권을 인도받은 </w:t>
      </w:r>
      <w:r>
        <w:rPr>
          <w:rFonts w:ascii="바탕" w:eastAsia="바탕" w:hAnsi="바탕" w:cs="굴림" w:hint="eastAsia"/>
          <w:color w:val="000000"/>
          <w:kern w:val="0"/>
          <w:szCs w:val="20"/>
        </w:rPr>
        <w:t xml:space="preserve">즉시 </w:t>
      </w:r>
      <w:r>
        <w:rPr>
          <w:rFonts w:ascii="바탕" w:eastAsia="바탕" w:hAnsi="바탕" w:cs="굴림"/>
          <w:color w:val="000000"/>
          <w:kern w:val="0"/>
          <w:szCs w:val="20"/>
        </w:rPr>
        <w:t xml:space="preserve">본건 </w:t>
      </w:r>
      <w:r>
        <w:rPr>
          <w:rFonts w:ascii="바탕" w:eastAsia="바탕" w:hAnsi="바탕" w:cs="굴림" w:hint="eastAsia"/>
          <w:color w:val="000000"/>
          <w:kern w:val="0"/>
          <w:szCs w:val="20"/>
        </w:rPr>
        <w:t>종류</w:t>
      </w:r>
      <w:r>
        <w:rPr>
          <w:rFonts w:ascii="바탕" w:eastAsia="바탕" w:hAnsi="바탕" w:cs="굴림"/>
          <w:color w:val="000000"/>
          <w:kern w:val="0"/>
          <w:szCs w:val="20"/>
        </w:rPr>
        <w:t xml:space="preserve">주식의 주주에게 그가 </w:t>
      </w:r>
      <w:proofErr w:type="gramStart"/>
      <w:r>
        <w:rPr>
          <w:rFonts w:ascii="바탕" w:eastAsia="바탕" w:hAnsi="바탕" w:cs="굴림" w:hint="eastAsia"/>
          <w:color w:val="000000"/>
          <w:kern w:val="0"/>
          <w:szCs w:val="20"/>
        </w:rPr>
        <w:t>부여 받을</w:t>
      </w:r>
      <w:proofErr w:type="gramEnd"/>
      <w:r>
        <w:rPr>
          <w:rFonts w:ascii="바탕" w:eastAsia="바탕" w:hAnsi="바탕" w:cs="굴림"/>
          <w:color w:val="000000"/>
          <w:kern w:val="0"/>
          <w:szCs w:val="20"/>
        </w:rPr>
        <w:t xml:space="preserve"> 권리가 있는 수만큼의 보통주식에 대한 주권을 발행하여 인도</w:t>
      </w:r>
      <w:r>
        <w:rPr>
          <w:rFonts w:ascii="바탕" w:eastAsia="바탕" w:hAnsi="바탕" w:cs="굴림" w:hint="eastAsia"/>
          <w:color w:val="000000"/>
          <w:kern w:val="0"/>
          <w:szCs w:val="20"/>
        </w:rPr>
        <w:t>하는 등 주식 발행에 필요한 모든 절차를 이행</w:t>
      </w:r>
      <w:r>
        <w:rPr>
          <w:rFonts w:ascii="바탕" w:eastAsia="바탕" w:hAnsi="바탕" w:cs="굴림"/>
          <w:color w:val="000000"/>
          <w:kern w:val="0"/>
          <w:szCs w:val="20"/>
        </w:rPr>
        <w:t>하여야 한다</w:t>
      </w:r>
      <w:r>
        <w:rPr>
          <w:rFonts w:ascii="바탕" w:eastAsia="바탕" w:hAnsi="바탕" w:cs="굴림" w:hint="eastAsia"/>
          <w:color w:val="000000"/>
          <w:kern w:val="0"/>
          <w:szCs w:val="20"/>
        </w:rPr>
        <w:t>.</w:t>
      </w:r>
    </w:p>
    <w:p w14:paraId="29F58736" w14:textId="20A6204B" w:rsidR="00767677" w:rsidRDefault="007A2C04">
      <w:pPr>
        <w:pStyle w:val="a6"/>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lastRenderedPageBreak/>
        <w:t>본건 종류주식의 전환 조건은 다음 각 호에 따른다.</w:t>
      </w:r>
      <w:r w:rsidR="008C27A2">
        <w:rPr>
          <w:rStyle w:val="af2"/>
          <w:rFonts w:ascii="바탕" w:eastAsia="바탕" w:hAnsi="바탕" w:cs="굴림"/>
          <w:color w:val="000000"/>
          <w:kern w:val="0"/>
          <w:szCs w:val="20"/>
        </w:rPr>
        <w:footnoteReference w:id="42"/>
      </w:r>
    </w:p>
    <w:p w14:paraId="4B50E680" w14:textId="77777777"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kern w:val="0"/>
          <w:szCs w:val="20"/>
        </w:rPr>
        <w:t>본건 종류주식</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1</w:t>
      </w:r>
      <w:r>
        <w:rPr>
          <w:rFonts w:ascii="바탕" w:eastAsia="바탕" w:hAnsi="바탕" w:cs="굴림" w:hint="eastAsia"/>
          <w:color w:val="000000"/>
          <w:kern w:val="0"/>
          <w:szCs w:val="20"/>
        </w:rPr>
        <w:t xml:space="preserve">주의 전환으로 인하여 발행되는 보통주식 수(이하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전환비율</w:t>
      </w:r>
      <w:r>
        <w:rPr>
          <w:rFonts w:ascii="바탕" w:eastAsia="바탕" w:hAnsi="바탕" w:cs="굴림"/>
          <w:color w:val="000000"/>
          <w:kern w:val="0"/>
          <w:szCs w:val="20"/>
        </w:rPr>
        <w:t>”)</w:t>
      </w:r>
      <w:r>
        <w:rPr>
          <w:rFonts w:ascii="바탕" w:eastAsia="바탕" w:hAnsi="바탕" w:cs="굴림" w:hint="eastAsia"/>
          <w:color w:val="000000"/>
          <w:kern w:val="0"/>
          <w:szCs w:val="20"/>
        </w:rPr>
        <w:t xml:space="preserve">는 </w:t>
      </w:r>
      <w:r>
        <w:rPr>
          <w:rFonts w:ascii="바탕" w:eastAsia="바탕" w:hAnsi="바탕" w:cs="굴림"/>
          <w:color w:val="000000"/>
          <w:kern w:val="0"/>
          <w:szCs w:val="20"/>
        </w:rPr>
        <w:t>1</w:t>
      </w:r>
      <w:r>
        <w:rPr>
          <w:rFonts w:ascii="바탕" w:eastAsia="바탕" w:hAnsi="바탕" w:cs="굴림" w:hint="eastAsia"/>
          <w:color w:val="000000"/>
          <w:kern w:val="0"/>
          <w:szCs w:val="20"/>
        </w:rPr>
        <w:t>주이며,</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보통주식의 </w:t>
      </w:r>
      <w:proofErr w:type="spellStart"/>
      <w:r>
        <w:rPr>
          <w:rFonts w:ascii="바탕" w:eastAsia="바탕" w:hAnsi="바탕" w:cs="굴림" w:hint="eastAsia"/>
          <w:color w:val="000000"/>
          <w:kern w:val="0"/>
          <w:szCs w:val="20"/>
        </w:rPr>
        <w:t>발행가액</w:t>
      </w:r>
      <w:proofErr w:type="spellEnd"/>
      <w:r>
        <w:rPr>
          <w:rFonts w:ascii="바탕" w:eastAsia="바탕" w:hAnsi="바탕" w:cs="굴림" w:hint="eastAsia"/>
          <w:color w:val="000000"/>
          <w:kern w:val="0"/>
          <w:szCs w:val="20"/>
        </w:rPr>
        <w:t xml:space="preserve">(이하 </w:t>
      </w:r>
      <w:r>
        <w:rPr>
          <w:rFonts w:ascii="바탕" w:eastAsia="바탕" w:hAnsi="바탕" w:cs="굴림"/>
          <w:color w:val="000000"/>
          <w:kern w:val="0"/>
          <w:szCs w:val="20"/>
        </w:rPr>
        <w:t>“</w:t>
      </w:r>
      <w:proofErr w:type="spellStart"/>
      <w:r>
        <w:rPr>
          <w:rFonts w:ascii="바탕" w:eastAsia="바탕" w:hAnsi="바탕" w:cs="굴림" w:hint="eastAsia"/>
          <w:b/>
          <w:bCs/>
          <w:color w:val="000000"/>
          <w:kern w:val="0"/>
          <w:szCs w:val="20"/>
          <w:u w:val="single"/>
        </w:rPr>
        <w:t>전환가액</w:t>
      </w:r>
      <w:proofErr w:type="spellEnd"/>
      <w:r>
        <w:rPr>
          <w:rFonts w:ascii="바탕" w:eastAsia="바탕" w:hAnsi="바탕" w:cs="굴림"/>
          <w:color w:val="000000"/>
          <w:kern w:val="0"/>
          <w:szCs w:val="20"/>
        </w:rPr>
        <w:t>”)</w:t>
      </w:r>
      <w:r>
        <w:rPr>
          <w:rFonts w:ascii="바탕" w:eastAsia="바탕" w:hAnsi="바탕" w:cs="굴림" w:hint="eastAsia"/>
          <w:color w:val="000000"/>
          <w:kern w:val="0"/>
          <w:szCs w:val="20"/>
        </w:rPr>
        <w:t xml:space="preserve">은 본건 종류주식의 </w:t>
      </w:r>
      <w:r>
        <w:rPr>
          <w:rFonts w:ascii="바탕" w:eastAsia="바탕" w:hAnsi="바탕" w:cs="굴림"/>
          <w:color w:val="000000"/>
          <w:kern w:val="0"/>
          <w:szCs w:val="20"/>
        </w:rPr>
        <w:t>1</w:t>
      </w:r>
      <w:r>
        <w:rPr>
          <w:rFonts w:ascii="바탕" w:eastAsia="바탕" w:hAnsi="바탕" w:cs="굴림" w:hint="eastAsia"/>
          <w:color w:val="000000"/>
          <w:kern w:val="0"/>
          <w:szCs w:val="20"/>
        </w:rPr>
        <w:t xml:space="preserve">주당 </w:t>
      </w:r>
      <w:proofErr w:type="spellStart"/>
      <w:r>
        <w:rPr>
          <w:rFonts w:ascii="바탕" w:eastAsia="바탕" w:hAnsi="바탕" w:cs="굴림" w:hint="eastAsia"/>
          <w:color w:val="000000"/>
          <w:kern w:val="0"/>
          <w:szCs w:val="20"/>
        </w:rPr>
        <w:t>발행가액으로</w:t>
      </w:r>
      <w:proofErr w:type="spellEnd"/>
      <w:r>
        <w:rPr>
          <w:rFonts w:ascii="바탕" w:eastAsia="바탕" w:hAnsi="바탕" w:cs="굴림" w:hint="eastAsia"/>
          <w:color w:val="000000"/>
          <w:kern w:val="0"/>
          <w:szCs w:val="20"/>
        </w:rPr>
        <w:t xml:space="preserve"> 한다.</w:t>
      </w:r>
    </w:p>
    <w:p w14:paraId="79A7AC11" w14:textId="77777777"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전환 전에 회사가 발행한 신주의 </w:t>
      </w:r>
      <w:proofErr w:type="spellStart"/>
      <w:r>
        <w:rPr>
          <w:rFonts w:ascii="바탕" w:eastAsia="바탕" w:hAnsi="바탕" w:cs="굴림" w:hint="eastAsia"/>
          <w:color w:val="000000"/>
          <w:kern w:val="0"/>
          <w:szCs w:val="20"/>
        </w:rPr>
        <w:t>발행가액</w:t>
      </w:r>
      <w:proofErr w:type="spellEnd"/>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전환사채의 </w:t>
      </w:r>
      <w:proofErr w:type="spellStart"/>
      <w:r>
        <w:rPr>
          <w:rFonts w:ascii="바탕" w:eastAsia="바탕" w:hAnsi="바탕" w:cs="굴림" w:hint="eastAsia"/>
          <w:color w:val="000000"/>
          <w:kern w:val="0"/>
          <w:szCs w:val="20"/>
        </w:rPr>
        <w:t>전환가액</w:t>
      </w:r>
      <w:proofErr w:type="spellEnd"/>
      <w:r>
        <w:rPr>
          <w:rFonts w:ascii="바탕" w:eastAsia="바탕" w:hAnsi="바탕" w:cs="굴림" w:hint="eastAsia"/>
          <w:color w:val="000000"/>
          <w:kern w:val="0"/>
          <w:szCs w:val="20"/>
        </w:rPr>
        <w:t>,</w:t>
      </w:r>
      <w:r>
        <w:rPr>
          <w:rFonts w:ascii="바탕" w:eastAsia="바탕" w:hAnsi="바탕" w:cs="굴림"/>
          <w:color w:val="000000"/>
          <w:kern w:val="0"/>
          <w:szCs w:val="20"/>
        </w:rPr>
        <w:t xml:space="preserve"> </w:t>
      </w:r>
      <w:proofErr w:type="spellStart"/>
      <w:r>
        <w:rPr>
          <w:rFonts w:ascii="바탕" w:eastAsia="바탕" w:hAnsi="바탕" w:cs="굴림" w:hint="eastAsia"/>
          <w:color w:val="000000"/>
          <w:kern w:val="0"/>
          <w:szCs w:val="20"/>
        </w:rPr>
        <w:t>신주인수권부사채의</w:t>
      </w:r>
      <w:proofErr w:type="spellEnd"/>
      <w:r>
        <w:rPr>
          <w:rFonts w:ascii="바탕" w:eastAsia="바탕" w:hAnsi="바탕" w:cs="굴림" w:hint="eastAsia"/>
          <w:color w:val="000000"/>
          <w:kern w:val="0"/>
          <w:szCs w:val="20"/>
        </w:rPr>
        <w:t xml:space="preserve"> 신주인수권 </w:t>
      </w:r>
      <w:proofErr w:type="spellStart"/>
      <w:r>
        <w:rPr>
          <w:rFonts w:ascii="바탕" w:eastAsia="바탕" w:hAnsi="바탕" w:cs="굴림" w:hint="eastAsia"/>
          <w:color w:val="000000"/>
          <w:kern w:val="0"/>
          <w:szCs w:val="20"/>
        </w:rPr>
        <w:t>행사가액이</w:t>
      </w:r>
      <w:proofErr w:type="spellEnd"/>
      <w:r>
        <w:rPr>
          <w:rFonts w:ascii="바탕" w:eastAsia="바탕" w:hAnsi="바탕" w:cs="굴림" w:hint="eastAsia"/>
          <w:color w:val="000000"/>
          <w:kern w:val="0"/>
          <w:szCs w:val="20"/>
        </w:rPr>
        <w:t xml:space="preserve"> 그 당시 본건 종류주식의 </w:t>
      </w:r>
      <w:proofErr w:type="spellStart"/>
      <w:r>
        <w:rPr>
          <w:rFonts w:ascii="바탕" w:eastAsia="바탕" w:hAnsi="바탕" w:cs="굴림" w:hint="eastAsia"/>
          <w:color w:val="000000"/>
          <w:kern w:val="0"/>
          <w:szCs w:val="20"/>
        </w:rPr>
        <w:t>전환가액을</w:t>
      </w:r>
      <w:proofErr w:type="spellEnd"/>
      <w:r>
        <w:rPr>
          <w:rFonts w:ascii="바탕" w:eastAsia="바탕" w:hAnsi="바탕" w:cs="굴림" w:hint="eastAsia"/>
          <w:color w:val="000000"/>
          <w:kern w:val="0"/>
          <w:szCs w:val="20"/>
        </w:rPr>
        <w:t xml:space="preserve"> 하회하는 경우,</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본건 종류주식의 </w:t>
      </w:r>
      <w:proofErr w:type="spellStart"/>
      <w:r>
        <w:rPr>
          <w:rFonts w:ascii="바탕" w:eastAsia="바탕" w:hAnsi="바탕" w:cs="굴림" w:hint="eastAsia"/>
          <w:color w:val="000000"/>
          <w:kern w:val="0"/>
          <w:szCs w:val="20"/>
        </w:rPr>
        <w:t>전환가액은</w:t>
      </w:r>
      <w:proofErr w:type="spellEnd"/>
      <w:r>
        <w:rPr>
          <w:rFonts w:ascii="바탕" w:eastAsia="바탕" w:hAnsi="바탕" w:cs="굴림" w:hint="eastAsia"/>
          <w:color w:val="000000"/>
          <w:kern w:val="0"/>
          <w:szCs w:val="20"/>
        </w:rPr>
        <w:t xml:space="preserve"> 그 하회하는 가액으로 조정한다.</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단,</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주식매수선택권 행사에 따른 신주 발행의 경우에는 예외로 한다.</w:t>
      </w:r>
    </w:p>
    <w:p w14:paraId="58BA3C42" w14:textId="390D5691" w:rsidR="00BE2A22" w:rsidRDefault="007E5558">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전환 전에 회사가 </w:t>
      </w:r>
      <w:r w:rsidR="00D41ACB">
        <w:rPr>
          <w:rFonts w:ascii="바탕" w:eastAsia="바탕" w:hAnsi="바탕" w:cs="굴림" w:hint="eastAsia"/>
          <w:color w:val="000000"/>
          <w:kern w:val="0"/>
          <w:szCs w:val="20"/>
        </w:rPr>
        <w:t xml:space="preserve">무상증자 또는 주식배당에 의하여 주식수가 증가하는 경우 </w:t>
      </w:r>
      <w:proofErr w:type="spellStart"/>
      <w:r w:rsidR="00D41ACB">
        <w:rPr>
          <w:rFonts w:ascii="바탕" w:eastAsia="바탕" w:hAnsi="바탕" w:cs="굴림" w:hint="eastAsia"/>
          <w:color w:val="000000"/>
          <w:kern w:val="0"/>
          <w:szCs w:val="20"/>
        </w:rPr>
        <w:t>전환가액은</w:t>
      </w:r>
      <w:proofErr w:type="spellEnd"/>
      <w:r w:rsidR="00D41ACB">
        <w:rPr>
          <w:rFonts w:ascii="바탕" w:eastAsia="바탕" w:hAnsi="바탕" w:cs="굴림" w:hint="eastAsia"/>
          <w:color w:val="000000"/>
          <w:kern w:val="0"/>
          <w:szCs w:val="20"/>
        </w:rPr>
        <w:t xml:space="preserve"> </w:t>
      </w:r>
      <w:r w:rsidR="00B81E25">
        <w:rPr>
          <w:rFonts w:ascii="바탕" w:eastAsia="바탕" w:hAnsi="바탕" w:cs="굴림"/>
          <w:color w:val="000000"/>
          <w:kern w:val="0"/>
          <w:szCs w:val="20"/>
        </w:rPr>
        <w:t>“</w:t>
      </w:r>
      <w:r w:rsidR="00327E6D">
        <w:rPr>
          <w:rFonts w:ascii="바탕" w:eastAsia="바탕" w:hAnsi="바탕" w:cs="굴림" w:hint="eastAsia"/>
          <w:color w:val="000000"/>
          <w:kern w:val="0"/>
          <w:szCs w:val="20"/>
        </w:rPr>
        <w:t>(</w:t>
      </w:r>
      <w:r w:rsidR="00B81E25">
        <w:rPr>
          <w:rFonts w:ascii="바탕" w:eastAsia="바탕" w:hAnsi="바탕" w:cs="굴림" w:hint="eastAsia"/>
          <w:color w:val="000000"/>
          <w:kern w:val="0"/>
          <w:szCs w:val="20"/>
        </w:rPr>
        <w:t xml:space="preserve">조정 전 </w:t>
      </w:r>
      <w:proofErr w:type="spellStart"/>
      <w:r w:rsidR="00B81E25">
        <w:rPr>
          <w:rFonts w:ascii="바탕" w:eastAsia="바탕" w:hAnsi="바탕" w:cs="굴림" w:hint="eastAsia"/>
          <w:color w:val="000000"/>
          <w:kern w:val="0"/>
          <w:szCs w:val="20"/>
        </w:rPr>
        <w:t>전환가액</w:t>
      </w:r>
      <w:proofErr w:type="spellEnd"/>
      <w:r w:rsidR="00FE05E8">
        <w:rPr>
          <w:rFonts w:ascii="바탕" w:eastAsia="바탕" w:hAnsi="바탕" w:cs="굴림" w:hint="eastAsia"/>
          <w:color w:val="000000"/>
          <w:kern w:val="0"/>
          <w:szCs w:val="20"/>
        </w:rPr>
        <w:t xml:space="preserve"> </w:t>
      </w:r>
      <w:r w:rsidR="00FE05E8" w:rsidRPr="003B22D1">
        <w:rPr>
          <w:rFonts w:ascii="바탕" w:eastAsia="바탕" w:hAnsi="바탕" w:cs="굴림" w:hint="eastAsia"/>
          <w:kern w:val="0"/>
          <w:szCs w:val="20"/>
        </w:rPr>
        <w:t>×</w:t>
      </w:r>
      <w:r w:rsidR="00FE05E8">
        <w:rPr>
          <w:rFonts w:ascii="바탕" w:eastAsia="바탕" w:hAnsi="바탕" w:cs="굴림" w:hint="eastAsia"/>
          <w:kern w:val="0"/>
          <w:szCs w:val="20"/>
        </w:rPr>
        <w:t xml:space="preserve"> </w:t>
      </w:r>
      <w:proofErr w:type="spellStart"/>
      <w:r w:rsidR="00327E6D">
        <w:rPr>
          <w:rFonts w:ascii="바탕" w:eastAsia="바탕" w:hAnsi="바탕" w:cs="굴림" w:hint="eastAsia"/>
          <w:kern w:val="0"/>
          <w:szCs w:val="20"/>
        </w:rPr>
        <w:t>기발행주식수</w:t>
      </w:r>
      <w:proofErr w:type="spellEnd"/>
      <w:r w:rsidR="00327E6D">
        <w:rPr>
          <w:rFonts w:ascii="바탕" w:eastAsia="바탕" w:hAnsi="바탕" w:cs="굴림" w:hint="eastAsia"/>
          <w:kern w:val="0"/>
          <w:szCs w:val="20"/>
        </w:rPr>
        <w:t>) / (</w:t>
      </w:r>
      <w:proofErr w:type="spellStart"/>
      <w:r w:rsidR="00E21D8E">
        <w:rPr>
          <w:rFonts w:ascii="바탕" w:eastAsia="바탕" w:hAnsi="바탕" w:cs="굴림" w:hint="eastAsia"/>
          <w:kern w:val="0"/>
          <w:szCs w:val="20"/>
        </w:rPr>
        <w:t>기발행주식수</w:t>
      </w:r>
      <w:proofErr w:type="spellEnd"/>
      <w:r w:rsidR="00E21D8E">
        <w:rPr>
          <w:rFonts w:ascii="바탕" w:eastAsia="바탕" w:hAnsi="바탕" w:cs="굴림" w:hint="eastAsia"/>
          <w:kern w:val="0"/>
          <w:szCs w:val="20"/>
        </w:rPr>
        <w:t xml:space="preserve"> + </w:t>
      </w:r>
      <w:proofErr w:type="spellStart"/>
      <w:r w:rsidR="00E21D8E">
        <w:rPr>
          <w:rFonts w:ascii="바탕" w:eastAsia="바탕" w:hAnsi="바탕" w:cs="굴림" w:hint="eastAsia"/>
          <w:kern w:val="0"/>
          <w:szCs w:val="20"/>
        </w:rPr>
        <w:t>신발행주식수</w:t>
      </w:r>
      <w:proofErr w:type="spellEnd"/>
      <w:r w:rsidR="00E21D8E">
        <w:rPr>
          <w:rFonts w:ascii="바탕" w:eastAsia="바탕" w:hAnsi="바탕" w:cs="굴림" w:hint="eastAsia"/>
          <w:kern w:val="0"/>
          <w:szCs w:val="20"/>
        </w:rPr>
        <w:t>)</w:t>
      </w:r>
      <w:r w:rsidR="00E21D8E">
        <w:rPr>
          <w:rFonts w:ascii="바탕" w:eastAsia="바탕" w:hAnsi="바탕" w:cs="굴림"/>
          <w:kern w:val="0"/>
          <w:szCs w:val="20"/>
        </w:rPr>
        <w:t>”</w:t>
      </w:r>
      <w:r w:rsidR="00E21D8E">
        <w:rPr>
          <w:rFonts w:ascii="바탕" w:eastAsia="바탕" w:hAnsi="바탕" w:cs="굴림" w:hint="eastAsia"/>
          <w:kern w:val="0"/>
          <w:szCs w:val="20"/>
        </w:rPr>
        <w:t xml:space="preserve">의 산식에 </w:t>
      </w:r>
      <w:r w:rsidR="00370214">
        <w:rPr>
          <w:rFonts w:ascii="바탕" w:eastAsia="바탕" w:hAnsi="바탕" w:cs="굴림" w:hint="eastAsia"/>
          <w:kern w:val="0"/>
          <w:szCs w:val="20"/>
        </w:rPr>
        <w:t xml:space="preserve">의하여 조정한다. </w:t>
      </w:r>
    </w:p>
    <w:p w14:paraId="3080F3C6" w14:textId="77777777"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본건 종류주식의 전환 전에 회사가</w:t>
      </w:r>
      <w:r>
        <w:rPr>
          <w:rFonts w:ascii="바탕" w:eastAsia="바탕" w:hAnsi="바탕" w:cs="굴림"/>
          <w:color w:val="000000"/>
          <w:kern w:val="0"/>
          <w:szCs w:val="20"/>
        </w:rPr>
        <w:t xml:space="preserve"> 주식을 분할 또는 병합하는 경우 전환비율은 그 분할 또는 병합의 비율에 따라 조정된다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단주의 평가는 주식의 분할 또는 병합 당시 본건 종류주식의 전환가격을 기준으로 한다</w:t>
      </w:r>
      <w:r>
        <w:rPr>
          <w:rFonts w:ascii="바탕" w:eastAsia="바탕" w:hAnsi="바탕" w:cs="굴림" w:hint="eastAsia"/>
          <w:color w:val="000000"/>
          <w:kern w:val="0"/>
          <w:szCs w:val="20"/>
        </w:rPr>
        <w:t>.</w:t>
      </w:r>
    </w:p>
    <w:p w14:paraId="5E14C679" w14:textId="77777777"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본건 종류주식의 전환 전에 회사가 무상감자를</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하는 경우 전환비율은 그 감자의 비율에 따라 조정한다.</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단,</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경영과실 등의 사유로 특정 주주에 대해서만 차등적으로 무상감자를 하는 경우에는 전환비율을 조정하지 않는다.</w:t>
      </w:r>
    </w:p>
    <w:p w14:paraId="5E0EFE1A" w14:textId="77777777"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회사의</w:t>
      </w:r>
      <w:r>
        <w:rPr>
          <w:rFonts w:ascii="바탕" w:eastAsia="바탕" w:hAnsi="바탕" w:cs="굴림"/>
          <w:color w:val="000000"/>
          <w:kern w:val="0"/>
          <w:szCs w:val="20"/>
        </w:rPr>
        <w:t xml:space="preserve"> IPO </w:t>
      </w:r>
      <w:r>
        <w:rPr>
          <w:rFonts w:ascii="바탕" w:eastAsia="바탕" w:hAnsi="바탕" w:cs="굴림" w:hint="eastAsia"/>
          <w:color w:val="000000"/>
          <w:kern w:val="0"/>
          <w:szCs w:val="20"/>
        </w:rPr>
        <w:t>공모단가의</w:t>
      </w:r>
      <w:r>
        <w:rPr>
          <w:rFonts w:ascii="바탕" w:eastAsia="바탕" w:hAnsi="바탕" w:cs="굴림"/>
          <w:color w:val="000000"/>
          <w:kern w:val="0"/>
          <w:szCs w:val="20"/>
        </w:rPr>
        <w:t xml:space="preserve"> 70%에 </w:t>
      </w:r>
      <w:r>
        <w:rPr>
          <w:rFonts w:ascii="바탕" w:eastAsia="바탕" w:hAnsi="바탕" w:cs="굴림" w:hint="eastAsia"/>
          <w:color w:val="000000"/>
          <w:kern w:val="0"/>
          <w:szCs w:val="20"/>
        </w:rPr>
        <w:t>해당하는</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금액이</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그</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당시의</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본건</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우선주식의</w:t>
      </w:r>
      <w:r>
        <w:rPr>
          <w:rFonts w:ascii="바탕" w:eastAsia="바탕" w:hAnsi="바탕" w:cs="굴림"/>
          <w:color w:val="000000"/>
          <w:kern w:val="0"/>
          <w:szCs w:val="20"/>
        </w:rPr>
        <w:t xml:space="preserve"> </w:t>
      </w:r>
      <w:proofErr w:type="spellStart"/>
      <w:r>
        <w:rPr>
          <w:rFonts w:ascii="바탕" w:eastAsia="바탕" w:hAnsi="바탕" w:cs="굴림" w:hint="eastAsia"/>
          <w:color w:val="000000"/>
          <w:kern w:val="0"/>
          <w:szCs w:val="20"/>
        </w:rPr>
        <w:t>전환가액을</w:t>
      </w:r>
      <w:proofErr w:type="spellEnd"/>
      <w:r>
        <w:rPr>
          <w:rFonts w:ascii="바탕" w:eastAsia="바탕" w:hAnsi="바탕" w:cs="굴림"/>
          <w:color w:val="000000"/>
          <w:kern w:val="0"/>
          <w:szCs w:val="20"/>
        </w:rPr>
        <w:t xml:space="preserve"> </w:t>
      </w:r>
      <w:r>
        <w:rPr>
          <w:rFonts w:ascii="바탕" w:eastAsia="바탕" w:hAnsi="바탕" w:cs="굴림" w:hint="eastAsia"/>
          <w:color w:val="000000"/>
          <w:kern w:val="0"/>
          <w:szCs w:val="20"/>
        </w:rPr>
        <w:t>하회하는</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경우,</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본건 종류주식의 </w:t>
      </w:r>
      <w:proofErr w:type="spellStart"/>
      <w:r>
        <w:rPr>
          <w:rFonts w:ascii="바탕" w:eastAsia="바탕" w:hAnsi="바탕" w:cs="굴림" w:hint="eastAsia"/>
          <w:color w:val="000000"/>
          <w:kern w:val="0"/>
          <w:szCs w:val="20"/>
        </w:rPr>
        <w:t>전환가액을</w:t>
      </w:r>
      <w:proofErr w:type="spellEnd"/>
      <w:r>
        <w:rPr>
          <w:rFonts w:ascii="바탕" w:eastAsia="바탕" w:hAnsi="바탕" w:cs="굴림" w:hint="eastAsia"/>
          <w:color w:val="000000"/>
          <w:kern w:val="0"/>
          <w:szCs w:val="20"/>
        </w:rPr>
        <w:t xml:space="preserve"> 회사의 </w:t>
      </w:r>
      <w:r>
        <w:rPr>
          <w:rFonts w:ascii="바탕" w:eastAsia="바탕" w:hAnsi="바탕" w:cs="굴림"/>
          <w:color w:val="000000"/>
          <w:kern w:val="0"/>
          <w:szCs w:val="20"/>
        </w:rPr>
        <w:t xml:space="preserve">IPO </w:t>
      </w:r>
      <w:r>
        <w:rPr>
          <w:rFonts w:ascii="바탕" w:eastAsia="바탕" w:hAnsi="바탕" w:cs="굴림" w:hint="eastAsia"/>
          <w:color w:val="000000"/>
          <w:kern w:val="0"/>
          <w:szCs w:val="20"/>
        </w:rPr>
        <w:t xml:space="preserve">공모단가의 </w:t>
      </w:r>
      <w:r>
        <w:rPr>
          <w:rFonts w:ascii="바탕" w:eastAsia="바탕" w:hAnsi="바탕" w:cs="굴림"/>
          <w:color w:val="000000"/>
          <w:kern w:val="0"/>
          <w:szCs w:val="20"/>
        </w:rPr>
        <w:t>70%</w:t>
      </w:r>
      <w:r>
        <w:rPr>
          <w:rFonts w:ascii="바탕" w:eastAsia="바탕" w:hAnsi="바탕" w:cs="굴림" w:hint="eastAsia"/>
          <w:color w:val="000000"/>
          <w:kern w:val="0"/>
          <w:szCs w:val="20"/>
        </w:rPr>
        <w:t>에 해당하는 금액으로 조정한다.</w:t>
      </w:r>
    </w:p>
    <w:p w14:paraId="003705BD" w14:textId="6E3605C0" w:rsidR="00767677" w:rsidRDefault="007A2C04">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color w:val="000000"/>
          <w:kern w:val="0"/>
          <w:szCs w:val="20"/>
        </w:rPr>
        <w:t>회사가 타사와 합병</w:t>
      </w:r>
      <w:r w:rsidR="00D37BFA">
        <w:rPr>
          <w:rFonts w:ascii="바탕" w:eastAsia="바탕" w:hAnsi="바탕" w:cs="굴림" w:hint="eastAsia"/>
          <w:color w:val="000000"/>
          <w:kern w:val="0"/>
          <w:szCs w:val="20"/>
        </w:rPr>
        <w:t>,</w:t>
      </w:r>
      <w:r w:rsidR="00D37BFA">
        <w:rPr>
          <w:rFonts w:ascii="바탕" w:eastAsia="바탕" w:hAnsi="바탕" w:cs="굴림"/>
          <w:color w:val="000000"/>
          <w:kern w:val="0"/>
          <w:szCs w:val="20"/>
        </w:rPr>
        <w:t xml:space="preserve"> </w:t>
      </w:r>
      <w:r w:rsidR="00D37BFA" w:rsidRPr="00B25337">
        <w:rPr>
          <w:rFonts w:ascii="바탕" w:eastAsia="바탕" w:hAnsi="바탕" w:cs="굴림" w:hint="eastAsia"/>
          <w:color w:val="000000"/>
          <w:kern w:val="0"/>
          <w:szCs w:val="20"/>
          <w:highlight w:val="yellow"/>
        </w:rPr>
        <w:t>주식의</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포괄적</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교환</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등을</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통한</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기업결합</w:t>
      </w:r>
      <w:r>
        <w:rPr>
          <w:rFonts w:ascii="바탕" w:eastAsia="바탕" w:hAnsi="바탕" w:cs="굴림"/>
          <w:color w:val="000000"/>
          <w:kern w:val="0"/>
          <w:szCs w:val="20"/>
        </w:rPr>
        <w:t xml:space="preserve"> 시</w:t>
      </w:r>
      <w:r w:rsidR="00D37BFA" w:rsidRPr="00B25337">
        <w:rPr>
          <w:rFonts w:ascii="바탕" w:eastAsia="바탕" w:hAnsi="바탕" w:cs="굴림"/>
          <w:color w:val="000000"/>
          <w:kern w:val="0"/>
          <w:szCs w:val="20"/>
          <w:highlight w:val="yellow"/>
        </w:rPr>
        <w:t xml:space="preserve">(제6호에 </w:t>
      </w:r>
      <w:r w:rsidR="00D37BFA" w:rsidRPr="00B25337">
        <w:rPr>
          <w:rFonts w:ascii="바탕" w:eastAsia="바탕" w:hAnsi="바탕" w:cs="굴림" w:hint="eastAsia"/>
          <w:color w:val="000000"/>
          <w:kern w:val="0"/>
          <w:szCs w:val="20"/>
          <w:highlight w:val="yellow"/>
        </w:rPr>
        <w:t>해당하는</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경우를</w:t>
      </w:r>
      <w:r w:rsidR="00D37BFA" w:rsidRPr="00B25337">
        <w:rPr>
          <w:rFonts w:ascii="바탕" w:eastAsia="바탕" w:hAnsi="바탕" w:cs="굴림"/>
          <w:color w:val="000000"/>
          <w:kern w:val="0"/>
          <w:szCs w:val="20"/>
          <w:highlight w:val="yellow"/>
        </w:rPr>
        <w:t xml:space="preserve"> </w:t>
      </w:r>
      <w:r w:rsidR="00D37BFA" w:rsidRPr="00B25337">
        <w:rPr>
          <w:rFonts w:ascii="바탕" w:eastAsia="바탕" w:hAnsi="바탕" w:cs="굴림" w:hint="eastAsia"/>
          <w:color w:val="000000"/>
          <w:kern w:val="0"/>
          <w:szCs w:val="20"/>
          <w:highlight w:val="yellow"/>
        </w:rPr>
        <w:t>제외한다</w:t>
      </w:r>
      <w:r w:rsidR="00D37BFA" w:rsidRPr="00B25337">
        <w:rPr>
          <w:rFonts w:ascii="바탕" w:eastAsia="바탕" w:hAnsi="바탕" w:cs="굴림"/>
          <w:color w:val="000000"/>
          <w:kern w:val="0"/>
          <w:szCs w:val="20"/>
          <w:highlight w:val="yellow"/>
        </w:rPr>
        <w:t>)</w:t>
      </w:r>
      <w:r>
        <w:rPr>
          <w:rFonts w:ascii="바탕" w:eastAsia="바탕" w:hAnsi="바탕" w:cs="굴림"/>
          <w:color w:val="000000"/>
          <w:kern w:val="0"/>
          <w:szCs w:val="20"/>
        </w:rPr>
        <w:t xml:space="preserve"> 교환비율 산정을 위한 </w:t>
      </w:r>
      <w:proofErr w:type="spellStart"/>
      <w:r>
        <w:rPr>
          <w:rFonts w:ascii="바탕" w:eastAsia="바탕" w:hAnsi="바탕" w:cs="굴림"/>
          <w:color w:val="000000"/>
          <w:kern w:val="0"/>
          <w:szCs w:val="20"/>
        </w:rPr>
        <w:t>평가가액</w:t>
      </w:r>
      <w:r w:rsidR="00605FC0">
        <w:rPr>
          <w:rFonts w:ascii="바탕" w:eastAsia="바탕" w:hAnsi="바탕" w:cs="굴림" w:hint="eastAsia"/>
          <w:color w:val="000000"/>
          <w:kern w:val="0"/>
          <w:szCs w:val="20"/>
        </w:rPr>
        <w:t>의</w:t>
      </w:r>
      <w:proofErr w:type="spellEnd"/>
      <w:r w:rsidR="00605FC0">
        <w:rPr>
          <w:rFonts w:ascii="바탕" w:eastAsia="바탕" w:hAnsi="바탕" w:cs="굴림" w:hint="eastAsia"/>
          <w:color w:val="000000"/>
          <w:kern w:val="0"/>
          <w:szCs w:val="20"/>
        </w:rPr>
        <w:t xml:space="preserve"> </w:t>
      </w:r>
      <w:r w:rsidR="00E81781" w:rsidRPr="00B25337">
        <w:rPr>
          <w:rFonts w:ascii="바탕" w:eastAsia="바탕" w:hAnsi="바탕" w:cs="굴림"/>
          <w:color w:val="000000"/>
          <w:kern w:val="0"/>
          <w:szCs w:val="20"/>
          <w:highlight w:val="yellow"/>
        </w:rPr>
        <w:t xml:space="preserve">[70]%에 </w:t>
      </w:r>
      <w:r w:rsidR="00E81781" w:rsidRPr="00B25337">
        <w:rPr>
          <w:rFonts w:ascii="바탕" w:eastAsia="바탕" w:hAnsi="바탕" w:cs="굴림" w:hint="eastAsia"/>
          <w:color w:val="000000"/>
          <w:kern w:val="0"/>
          <w:szCs w:val="20"/>
          <w:highlight w:val="yellow"/>
        </w:rPr>
        <w:t>해당하는</w:t>
      </w:r>
      <w:r w:rsidR="00E81781" w:rsidRPr="00B25337">
        <w:rPr>
          <w:rFonts w:ascii="바탕" w:eastAsia="바탕" w:hAnsi="바탕" w:cs="굴림"/>
          <w:color w:val="000000"/>
          <w:kern w:val="0"/>
          <w:szCs w:val="20"/>
          <w:highlight w:val="yellow"/>
        </w:rPr>
        <w:t xml:space="preserve"> </w:t>
      </w:r>
      <w:r w:rsidR="00E81781" w:rsidRPr="00B25337">
        <w:rPr>
          <w:rFonts w:ascii="바탕" w:eastAsia="바탕" w:hAnsi="바탕" w:cs="굴림" w:hint="eastAsia"/>
          <w:color w:val="000000"/>
          <w:kern w:val="0"/>
          <w:szCs w:val="20"/>
          <w:highlight w:val="yellow"/>
        </w:rPr>
        <w:t>금액</w:t>
      </w:r>
      <w:r>
        <w:rPr>
          <w:rFonts w:ascii="바탕" w:eastAsia="바탕" w:hAnsi="바탕" w:cs="굴림"/>
          <w:color w:val="000000"/>
          <w:kern w:val="0"/>
          <w:szCs w:val="20"/>
        </w:rPr>
        <w:t>이 그 당시 본건 종류주식의 전환가격을 하회하는 경우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본건 종류주식의 </w:t>
      </w:r>
      <w:proofErr w:type="spellStart"/>
      <w:r>
        <w:rPr>
          <w:rFonts w:ascii="바탕" w:eastAsia="바탕" w:hAnsi="바탕" w:cs="굴림"/>
          <w:color w:val="000000"/>
          <w:kern w:val="0"/>
          <w:szCs w:val="20"/>
        </w:rPr>
        <w:t>전환가</w:t>
      </w:r>
      <w:r w:rsidR="00946D5D">
        <w:rPr>
          <w:rFonts w:ascii="바탕" w:eastAsia="바탕" w:hAnsi="바탕" w:cs="굴림" w:hint="eastAsia"/>
          <w:color w:val="000000"/>
          <w:kern w:val="0"/>
          <w:szCs w:val="20"/>
        </w:rPr>
        <w:t>액</w:t>
      </w:r>
      <w:r>
        <w:rPr>
          <w:rFonts w:ascii="바탕" w:eastAsia="바탕" w:hAnsi="바탕" w:cs="굴림" w:hint="eastAsia"/>
          <w:color w:val="000000"/>
          <w:kern w:val="0"/>
          <w:szCs w:val="20"/>
        </w:rPr>
        <w:t>을</w:t>
      </w:r>
      <w:proofErr w:type="spellEnd"/>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그 </w:t>
      </w:r>
      <w:proofErr w:type="spellStart"/>
      <w:r>
        <w:rPr>
          <w:rFonts w:ascii="바탕" w:eastAsia="바탕" w:hAnsi="바탕" w:cs="굴림" w:hint="eastAsia"/>
          <w:color w:val="000000"/>
          <w:kern w:val="0"/>
          <w:szCs w:val="20"/>
        </w:rPr>
        <w:t>평가가액</w:t>
      </w:r>
      <w:r w:rsidR="00E81781">
        <w:rPr>
          <w:rFonts w:ascii="바탕" w:eastAsia="바탕" w:hAnsi="바탕" w:cs="굴림" w:hint="eastAsia"/>
          <w:color w:val="000000"/>
          <w:kern w:val="0"/>
          <w:szCs w:val="20"/>
        </w:rPr>
        <w:t>의</w:t>
      </w:r>
      <w:proofErr w:type="spellEnd"/>
      <w:r w:rsidR="00E81781">
        <w:rPr>
          <w:rFonts w:ascii="바탕" w:eastAsia="바탕" w:hAnsi="바탕" w:cs="굴림" w:hint="eastAsia"/>
          <w:color w:val="000000"/>
          <w:kern w:val="0"/>
          <w:szCs w:val="20"/>
        </w:rPr>
        <w:t xml:space="preserve"> </w:t>
      </w:r>
      <w:r w:rsidR="00E81781" w:rsidRPr="00B25337">
        <w:rPr>
          <w:rFonts w:ascii="바탕" w:eastAsia="바탕" w:hAnsi="바탕" w:cs="굴림"/>
          <w:color w:val="000000"/>
          <w:kern w:val="0"/>
          <w:szCs w:val="20"/>
          <w:highlight w:val="yellow"/>
        </w:rPr>
        <w:t>[70]%</w:t>
      </w:r>
      <w:r w:rsidR="00305D7A" w:rsidRPr="00B25337">
        <w:rPr>
          <w:rFonts w:ascii="바탕" w:eastAsia="바탕" w:hAnsi="바탕" w:cs="굴림" w:hint="eastAsia"/>
          <w:color w:val="000000"/>
          <w:kern w:val="0"/>
          <w:szCs w:val="20"/>
          <w:highlight w:val="yellow"/>
        </w:rPr>
        <w:t>에</w:t>
      </w:r>
      <w:r w:rsidR="00305D7A" w:rsidRPr="00B25337">
        <w:rPr>
          <w:rFonts w:ascii="바탕" w:eastAsia="바탕" w:hAnsi="바탕" w:cs="굴림"/>
          <w:color w:val="000000"/>
          <w:kern w:val="0"/>
          <w:szCs w:val="20"/>
          <w:highlight w:val="yellow"/>
        </w:rPr>
        <w:t xml:space="preserve"> </w:t>
      </w:r>
      <w:r w:rsidR="00305D7A" w:rsidRPr="00B25337">
        <w:rPr>
          <w:rFonts w:ascii="바탕" w:eastAsia="바탕" w:hAnsi="바탕" w:cs="굴림" w:hint="eastAsia"/>
          <w:color w:val="000000"/>
          <w:kern w:val="0"/>
          <w:szCs w:val="20"/>
          <w:highlight w:val="yellow"/>
        </w:rPr>
        <w:t>해당하는</w:t>
      </w:r>
      <w:r w:rsidR="00305D7A" w:rsidRPr="00B25337">
        <w:rPr>
          <w:rFonts w:ascii="바탕" w:eastAsia="바탕" w:hAnsi="바탕" w:cs="굴림"/>
          <w:color w:val="000000"/>
          <w:kern w:val="0"/>
          <w:szCs w:val="20"/>
          <w:highlight w:val="yellow"/>
        </w:rPr>
        <w:t xml:space="preserve"> </w:t>
      </w:r>
      <w:r w:rsidR="00305D7A" w:rsidRPr="00B25337">
        <w:rPr>
          <w:rFonts w:ascii="바탕" w:eastAsia="바탕" w:hAnsi="바탕" w:cs="굴림" w:hint="eastAsia"/>
          <w:color w:val="000000"/>
          <w:kern w:val="0"/>
          <w:szCs w:val="20"/>
          <w:highlight w:val="yellow"/>
        </w:rPr>
        <w:t>금액</w:t>
      </w:r>
      <w:r>
        <w:rPr>
          <w:rFonts w:ascii="바탕" w:eastAsia="바탕" w:hAnsi="바탕" w:cs="굴림" w:hint="eastAsia"/>
          <w:color w:val="000000"/>
          <w:kern w:val="0"/>
          <w:szCs w:val="20"/>
        </w:rPr>
        <w:t>으로 조정한다.</w:t>
      </w:r>
    </w:p>
    <w:p w14:paraId="24A08B63" w14:textId="677811BE" w:rsidR="00D938E7" w:rsidRPr="00B25337" w:rsidRDefault="001E64D7">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highlight w:val="yellow"/>
        </w:rPr>
      </w:pPr>
      <w:r w:rsidRPr="00B25337">
        <w:rPr>
          <w:rFonts w:ascii="바탕" w:eastAsia="바탕" w:hAnsi="바탕" w:cs="굴림" w:hint="eastAsia"/>
          <w:color w:val="000000"/>
          <w:kern w:val="0"/>
          <w:szCs w:val="20"/>
          <w:highlight w:val="yellow"/>
        </w:rPr>
        <w:t>본건</w:t>
      </w:r>
      <w:r w:rsidRPr="00B25337">
        <w:rPr>
          <w:rFonts w:ascii="바탕" w:eastAsia="바탕" w:hAnsi="바탕" w:cs="굴림"/>
          <w:color w:val="000000"/>
          <w:kern w:val="0"/>
          <w:szCs w:val="20"/>
          <w:highlight w:val="yellow"/>
        </w:rPr>
        <w:t xml:space="preserve"> </w:t>
      </w:r>
      <w:r w:rsidR="003E4DF6" w:rsidRPr="00B25337">
        <w:rPr>
          <w:rFonts w:ascii="바탕" w:eastAsia="바탕" w:hAnsi="바탕" w:cs="굴림" w:hint="eastAsia"/>
          <w:color w:val="000000"/>
          <w:kern w:val="0"/>
          <w:szCs w:val="20"/>
          <w:highlight w:val="yellow"/>
        </w:rPr>
        <w:t>투자</w:t>
      </w:r>
      <w:r w:rsidRPr="00B25337">
        <w:rPr>
          <w:rFonts w:ascii="바탕" w:eastAsia="바탕" w:hAnsi="바탕" w:cs="굴림"/>
          <w:color w:val="000000"/>
          <w:kern w:val="0"/>
          <w:szCs w:val="20"/>
          <w:highlight w:val="yellow"/>
        </w:rPr>
        <w:t xml:space="preserve"> 인수 이후 후행 투자자의 전환</w:t>
      </w:r>
      <w:r w:rsidR="00196FE6" w:rsidRPr="00B25337">
        <w:rPr>
          <w:rFonts w:ascii="바탕" w:eastAsia="바탕" w:hAnsi="바탕" w:cs="굴림" w:hint="eastAsia"/>
          <w:color w:val="000000"/>
          <w:kern w:val="0"/>
          <w:szCs w:val="20"/>
          <w:highlight w:val="yellow"/>
        </w:rPr>
        <w:t>비율</w:t>
      </w:r>
      <w:r w:rsidR="00196FE6" w:rsidRPr="00B25337">
        <w:rPr>
          <w:rFonts w:ascii="바탕" w:eastAsia="바탕" w:hAnsi="바탕" w:cs="굴림"/>
          <w:color w:val="000000"/>
          <w:kern w:val="0"/>
          <w:szCs w:val="20"/>
          <w:highlight w:val="yellow"/>
        </w:rPr>
        <w:t xml:space="preserve"> 및 </w:t>
      </w:r>
      <w:proofErr w:type="spellStart"/>
      <w:r w:rsidR="00196FE6" w:rsidRPr="00B25337">
        <w:rPr>
          <w:rFonts w:ascii="바탕" w:eastAsia="바탕" w:hAnsi="바탕" w:cs="굴림" w:hint="eastAsia"/>
          <w:color w:val="000000"/>
          <w:kern w:val="0"/>
          <w:szCs w:val="20"/>
          <w:highlight w:val="yellow"/>
        </w:rPr>
        <w:t>전환</w:t>
      </w:r>
      <w:r w:rsidRPr="00B25337">
        <w:rPr>
          <w:rFonts w:ascii="바탕" w:eastAsia="바탕" w:hAnsi="바탕" w:cs="굴림" w:hint="eastAsia"/>
          <w:color w:val="000000"/>
          <w:kern w:val="0"/>
          <w:szCs w:val="20"/>
          <w:highlight w:val="yellow"/>
        </w:rPr>
        <w:t>가액의</w:t>
      </w:r>
      <w:proofErr w:type="spellEnd"/>
      <w:r w:rsidRPr="00B25337">
        <w:rPr>
          <w:rFonts w:ascii="바탕" w:eastAsia="바탕" w:hAnsi="바탕" w:cs="굴림"/>
          <w:color w:val="000000"/>
          <w:kern w:val="0"/>
          <w:szCs w:val="20"/>
          <w:highlight w:val="yellow"/>
        </w:rPr>
        <w:t xml:space="preserve"> 조정이 </w:t>
      </w:r>
      <w:r w:rsidR="00196FE6" w:rsidRPr="00B25337">
        <w:rPr>
          <w:rFonts w:ascii="바탕" w:eastAsia="바탕" w:hAnsi="바탕" w:cs="굴림" w:hint="eastAsia"/>
          <w:color w:val="000000"/>
          <w:kern w:val="0"/>
          <w:szCs w:val="20"/>
          <w:highlight w:val="yellow"/>
        </w:rPr>
        <w:t>본건</w:t>
      </w:r>
      <w:r w:rsidR="00196FE6" w:rsidRPr="00B25337">
        <w:rPr>
          <w:rFonts w:ascii="바탕" w:eastAsia="바탕" w:hAnsi="바탕" w:cs="굴림"/>
          <w:color w:val="000000"/>
          <w:kern w:val="0"/>
          <w:szCs w:val="20"/>
          <w:highlight w:val="yellow"/>
        </w:rPr>
        <w:t xml:space="preserve"> 종류주식보다 유리한 경우 </w:t>
      </w:r>
      <w:r w:rsidR="002B21CE" w:rsidRPr="00B25337">
        <w:rPr>
          <w:rFonts w:ascii="바탕" w:eastAsia="바탕" w:hAnsi="바탕" w:cs="굴림" w:hint="eastAsia"/>
          <w:color w:val="000000"/>
          <w:kern w:val="0"/>
          <w:szCs w:val="20"/>
          <w:highlight w:val="yellow"/>
        </w:rPr>
        <w:t>후행</w:t>
      </w:r>
      <w:r w:rsidR="002B21CE" w:rsidRPr="00B25337">
        <w:rPr>
          <w:rFonts w:ascii="바탕" w:eastAsia="바탕" w:hAnsi="바탕" w:cs="굴림"/>
          <w:color w:val="000000"/>
          <w:kern w:val="0"/>
          <w:szCs w:val="20"/>
          <w:highlight w:val="yellow"/>
        </w:rPr>
        <w:t xml:space="preserve"> 투자자의 전환비율 및 </w:t>
      </w:r>
      <w:proofErr w:type="spellStart"/>
      <w:r w:rsidR="002B21CE" w:rsidRPr="00B25337">
        <w:rPr>
          <w:rFonts w:ascii="바탕" w:eastAsia="바탕" w:hAnsi="바탕" w:cs="굴림" w:hint="eastAsia"/>
          <w:color w:val="000000"/>
          <w:kern w:val="0"/>
          <w:szCs w:val="20"/>
          <w:highlight w:val="yellow"/>
        </w:rPr>
        <w:t>전환가액에</w:t>
      </w:r>
      <w:proofErr w:type="spellEnd"/>
      <w:r w:rsidR="002B21CE" w:rsidRPr="00B25337">
        <w:rPr>
          <w:rFonts w:ascii="바탕" w:eastAsia="바탕" w:hAnsi="바탕" w:cs="굴림"/>
          <w:color w:val="000000"/>
          <w:kern w:val="0"/>
          <w:szCs w:val="20"/>
          <w:highlight w:val="yellow"/>
        </w:rPr>
        <w:t xml:space="preserve"> 따라 본건 종류주식의 전환비율</w:t>
      </w:r>
      <w:r w:rsidR="004735E3" w:rsidRPr="00B25337">
        <w:rPr>
          <w:rFonts w:ascii="바탕" w:eastAsia="바탕" w:hAnsi="바탕" w:cs="굴림"/>
          <w:color w:val="000000"/>
          <w:kern w:val="0"/>
          <w:szCs w:val="20"/>
          <w:highlight w:val="yellow"/>
        </w:rPr>
        <w:t xml:space="preserve"> 및 </w:t>
      </w:r>
      <w:proofErr w:type="spellStart"/>
      <w:r w:rsidR="004735E3" w:rsidRPr="00B25337">
        <w:rPr>
          <w:rFonts w:ascii="바탕" w:eastAsia="바탕" w:hAnsi="바탕" w:cs="굴림" w:hint="eastAsia"/>
          <w:color w:val="000000"/>
          <w:kern w:val="0"/>
          <w:szCs w:val="20"/>
          <w:highlight w:val="yellow"/>
        </w:rPr>
        <w:t>전환</w:t>
      </w:r>
      <w:r w:rsidR="002B21CE" w:rsidRPr="00B25337">
        <w:rPr>
          <w:rFonts w:ascii="바탕" w:eastAsia="바탕" w:hAnsi="바탕" w:cs="굴림" w:hint="eastAsia"/>
          <w:color w:val="000000"/>
          <w:kern w:val="0"/>
          <w:szCs w:val="20"/>
          <w:highlight w:val="yellow"/>
        </w:rPr>
        <w:t>가액을</w:t>
      </w:r>
      <w:proofErr w:type="spellEnd"/>
      <w:r w:rsidR="002B21CE" w:rsidRPr="00B25337">
        <w:rPr>
          <w:rFonts w:ascii="바탕" w:eastAsia="바탕" w:hAnsi="바탕" w:cs="굴림"/>
          <w:color w:val="000000"/>
          <w:kern w:val="0"/>
          <w:szCs w:val="20"/>
          <w:highlight w:val="yellow"/>
        </w:rPr>
        <w:t xml:space="preserve"> 조정한다. </w:t>
      </w:r>
    </w:p>
    <w:p w14:paraId="19032B84" w14:textId="7BF3D3B6" w:rsidR="002924C1" w:rsidRPr="00B25337" w:rsidRDefault="002924C1">
      <w:pPr>
        <w:pStyle w:val="a6"/>
        <w:numPr>
          <w:ilvl w:val="0"/>
          <w:numId w:val="50"/>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highlight w:val="yellow"/>
        </w:rPr>
      </w:pPr>
      <w:commentRangeStart w:id="167"/>
      <w:r w:rsidRPr="00B25337">
        <w:rPr>
          <w:rFonts w:ascii="바탕" w:eastAsia="바탕" w:hAnsi="바탕" w:cs="굴림" w:hint="eastAsia"/>
          <w:color w:val="000000"/>
          <w:kern w:val="0"/>
          <w:szCs w:val="20"/>
          <w:highlight w:val="yellow"/>
        </w:rPr>
        <w:t>조정</w:t>
      </w:r>
      <w:r w:rsidRPr="00B25337">
        <w:rPr>
          <w:rFonts w:ascii="바탕" w:eastAsia="바탕" w:hAnsi="바탕" w:cs="굴림"/>
          <w:color w:val="000000"/>
          <w:kern w:val="0"/>
          <w:szCs w:val="20"/>
          <w:highlight w:val="yellow"/>
        </w:rPr>
        <w:t xml:space="preserve"> 후 </w:t>
      </w:r>
      <w:proofErr w:type="spellStart"/>
      <w:r w:rsidRPr="00B25337">
        <w:rPr>
          <w:rFonts w:ascii="바탕" w:eastAsia="바탕" w:hAnsi="바탕" w:cs="굴림" w:hint="eastAsia"/>
          <w:color w:val="000000"/>
          <w:kern w:val="0"/>
          <w:szCs w:val="20"/>
          <w:highlight w:val="yellow"/>
        </w:rPr>
        <w:t>전환가</w:t>
      </w:r>
      <w:r w:rsidR="00946D5D">
        <w:rPr>
          <w:rFonts w:ascii="바탕" w:eastAsia="바탕" w:hAnsi="바탕" w:cs="굴림" w:hint="eastAsia"/>
          <w:color w:val="000000"/>
          <w:kern w:val="0"/>
          <w:szCs w:val="20"/>
          <w:highlight w:val="yellow"/>
        </w:rPr>
        <w:t>액</w:t>
      </w:r>
      <w:r w:rsidRPr="00B25337">
        <w:rPr>
          <w:rFonts w:ascii="바탕" w:eastAsia="바탕" w:hAnsi="바탕" w:cs="굴림" w:hint="eastAsia"/>
          <w:color w:val="000000"/>
          <w:kern w:val="0"/>
          <w:szCs w:val="20"/>
          <w:highlight w:val="yellow"/>
        </w:rPr>
        <w:t>이</w:t>
      </w:r>
      <w:proofErr w:type="spellEnd"/>
      <w:r w:rsidRPr="00B25337">
        <w:rPr>
          <w:rFonts w:ascii="바탕" w:eastAsia="바탕" w:hAnsi="바탕" w:cs="굴림"/>
          <w:color w:val="000000"/>
          <w:kern w:val="0"/>
          <w:szCs w:val="20"/>
          <w:highlight w:val="yellow"/>
        </w:rPr>
        <w:t xml:space="preserve"> 주식의 액면가 미만으로 되는 경우, 관련 법규를 위반하지 않는 범위 내에서, 회사는 주주총회 결의 및 법원의 </w:t>
      </w:r>
      <w:r w:rsidRPr="00B25337">
        <w:rPr>
          <w:rFonts w:ascii="바탕" w:eastAsia="바탕" w:hAnsi="바탕" w:cs="굴림" w:hint="eastAsia"/>
          <w:color w:val="000000"/>
          <w:kern w:val="0"/>
          <w:szCs w:val="20"/>
          <w:highlight w:val="yellow"/>
        </w:rPr>
        <w:t>인가</w:t>
      </w:r>
      <w:r w:rsidRPr="00B25337">
        <w:rPr>
          <w:rFonts w:ascii="바탕" w:eastAsia="바탕" w:hAnsi="바탕" w:cs="굴림"/>
          <w:color w:val="000000"/>
          <w:kern w:val="0"/>
          <w:szCs w:val="20"/>
          <w:highlight w:val="yellow"/>
        </w:rPr>
        <w:t xml:space="preserve"> 등 액면가 미만으로 </w:t>
      </w:r>
      <w:proofErr w:type="spellStart"/>
      <w:r w:rsidRPr="00B25337">
        <w:rPr>
          <w:rFonts w:ascii="바탕" w:eastAsia="바탕" w:hAnsi="바탕" w:cs="굴림" w:hint="eastAsia"/>
          <w:color w:val="000000"/>
          <w:kern w:val="0"/>
          <w:szCs w:val="20"/>
          <w:highlight w:val="yellow"/>
        </w:rPr>
        <w:t>전환가</w:t>
      </w:r>
      <w:r w:rsidR="00946D5D">
        <w:rPr>
          <w:rFonts w:ascii="바탕" w:eastAsia="바탕" w:hAnsi="바탕" w:cs="굴림" w:hint="eastAsia"/>
          <w:color w:val="000000"/>
          <w:kern w:val="0"/>
          <w:szCs w:val="20"/>
          <w:highlight w:val="yellow"/>
        </w:rPr>
        <w:t>액</w:t>
      </w:r>
      <w:r w:rsidRPr="00B25337">
        <w:rPr>
          <w:rFonts w:ascii="바탕" w:eastAsia="바탕" w:hAnsi="바탕" w:cs="굴림" w:hint="eastAsia"/>
          <w:color w:val="000000"/>
          <w:kern w:val="0"/>
          <w:szCs w:val="20"/>
          <w:highlight w:val="yellow"/>
        </w:rPr>
        <w:t>을</w:t>
      </w:r>
      <w:proofErr w:type="spellEnd"/>
      <w:r w:rsidRPr="00B25337">
        <w:rPr>
          <w:rFonts w:ascii="바탕" w:eastAsia="바탕" w:hAnsi="바탕" w:cs="굴림"/>
          <w:color w:val="000000"/>
          <w:kern w:val="0"/>
          <w:szCs w:val="20"/>
          <w:highlight w:val="yellow"/>
        </w:rPr>
        <w:t xml:space="preserve"> 조정하여 신주를 발행할 수 있도록 모든 절차를 취하여야 하며, 액면가 미만으로 </w:t>
      </w:r>
      <w:proofErr w:type="spellStart"/>
      <w:r w:rsidRPr="00B25337">
        <w:rPr>
          <w:rFonts w:ascii="바탕" w:eastAsia="바탕" w:hAnsi="바탕" w:cs="굴림" w:hint="eastAsia"/>
          <w:color w:val="000000"/>
          <w:kern w:val="0"/>
          <w:szCs w:val="20"/>
          <w:highlight w:val="yellow"/>
        </w:rPr>
        <w:t>전환가액을</w:t>
      </w:r>
      <w:proofErr w:type="spellEnd"/>
      <w:r w:rsidRPr="00B25337">
        <w:rPr>
          <w:rFonts w:ascii="바탕" w:eastAsia="바탕" w:hAnsi="바탕" w:cs="굴림"/>
          <w:color w:val="000000"/>
          <w:kern w:val="0"/>
          <w:szCs w:val="20"/>
          <w:highlight w:val="yellow"/>
        </w:rPr>
        <w:t xml:space="preserve"> 조정하는 것이 관련 법규를 위반하는 경우 조정 후 </w:t>
      </w:r>
      <w:proofErr w:type="spellStart"/>
      <w:r w:rsidRPr="00B25337">
        <w:rPr>
          <w:rFonts w:ascii="바탕" w:eastAsia="바탕" w:hAnsi="바탕" w:cs="굴림" w:hint="eastAsia"/>
          <w:color w:val="000000"/>
          <w:kern w:val="0"/>
          <w:szCs w:val="20"/>
          <w:highlight w:val="yellow"/>
        </w:rPr>
        <w:t>전환가액은</w:t>
      </w:r>
      <w:proofErr w:type="spellEnd"/>
      <w:r w:rsidRPr="00B25337">
        <w:rPr>
          <w:rFonts w:ascii="바탕" w:eastAsia="바탕" w:hAnsi="바탕" w:cs="굴림"/>
          <w:color w:val="000000"/>
          <w:kern w:val="0"/>
          <w:szCs w:val="20"/>
          <w:highlight w:val="yellow"/>
        </w:rPr>
        <w:t xml:space="preserve"> 액</w:t>
      </w:r>
      <w:r w:rsidRPr="00B25337">
        <w:rPr>
          <w:rFonts w:ascii="바탕" w:eastAsia="바탕" w:hAnsi="바탕" w:cs="굴림" w:hint="eastAsia"/>
          <w:color w:val="000000"/>
          <w:kern w:val="0"/>
          <w:szCs w:val="20"/>
          <w:highlight w:val="yellow"/>
        </w:rPr>
        <w:t>면가로</w:t>
      </w:r>
      <w:r w:rsidRPr="00B25337">
        <w:rPr>
          <w:rFonts w:ascii="바탕" w:eastAsia="바탕" w:hAnsi="바탕" w:cs="굴림"/>
          <w:color w:val="000000"/>
          <w:kern w:val="0"/>
          <w:szCs w:val="20"/>
          <w:highlight w:val="yellow"/>
        </w:rPr>
        <w:t xml:space="preserve"> </w:t>
      </w:r>
      <w:r w:rsidRPr="00B25337">
        <w:rPr>
          <w:rFonts w:ascii="바탕" w:eastAsia="바탕" w:hAnsi="바탕" w:cs="굴림" w:hint="eastAsia"/>
          <w:color w:val="000000"/>
          <w:kern w:val="0"/>
          <w:szCs w:val="20"/>
          <w:highlight w:val="yellow"/>
        </w:rPr>
        <w:t>한다</w:t>
      </w:r>
      <w:r w:rsidRPr="00B25337">
        <w:rPr>
          <w:rFonts w:ascii="바탕" w:eastAsia="바탕" w:hAnsi="바탕" w:cs="굴림"/>
          <w:color w:val="000000"/>
          <w:kern w:val="0"/>
          <w:szCs w:val="20"/>
          <w:highlight w:val="yellow"/>
        </w:rPr>
        <w:t>.</w:t>
      </w:r>
      <w:commentRangeEnd w:id="167"/>
      <w:r w:rsidR="00E4762C">
        <w:rPr>
          <w:rStyle w:val="a9"/>
        </w:rPr>
        <w:commentReference w:id="167"/>
      </w:r>
    </w:p>
    <w:p w14:paraId="59E3D26A" w14:textId="77777777" w:rsidR="00767677" w:rsidRDefault="007A2C04">
      <w:pPr>
        <w:pStyle w:val="a6"/>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회사는 본건 종류주식의 전환 전까지 회사가 발행할 주식의 총수(이하 </w:t>
      </w:r>
      <w:r>
        <w:rPr>
          <w:rFonts w:ascii="바탕" w:eastAsia="바탕" w:hAnsi="바탕" w:cs="굴림"/>
          <w:color w:val="000000"/>
          <w:kern w:val="0"/>
          <w:szCs w:val="20"/>
        </w:rPr>
        <w:t>“</w:t>
      </w:r>
      <w:r>
        <w:rPr>
          <w:rFonts w:ascii="바탕" w:eastAsia="바탕" w:hAnsi="바탕" w:cs="굴림" w:hint="eastAsia"/>
          <w:b/>
          <w:bCs/>
          <w:color w:val="000000"/>
          <w:kern w:val="0"/>
          <w:szCs w:val="20"/>
          <w:u w:val="single"/>
        </w:rPr>
        <w:t>수권주식</w:t>
      </w:r>
      <w:r>
        <w:rPr>
          <w:rFonts w:ascii="바탕" w:eastAsia="바탕" w:hAnsi="바탕" w:cs="굴림"/>
          <w:color w:val="000000"/>
          <w:kern w:val="0"/>
          <w:szCs w:val="20"/>
        </w:rPr>
        <w:t>”</w:t>
      </w:r>
      <w:r>
        <w:rPr>
          <w:rFonts w:ascii="바탕" w:eastAsia="바탕" w:hAnsi="바탕" w:cs="굴림" w:hint="eastAsia"/>
          <w:color w:val="000000"/>
          <w:kern w:val="0"/>
          <w:szCs w:val="20"/>
        </w:rPr>
        <w:t>)에 본건 종류주식의 전환으로 발행가능한 주식수를 유보하여야 한다.</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만약,</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회사의 잔여 수권주식 수가 본건 종류주식의 전환으로 발행가능한 주식수에 미치지 못하게 되는 경우에는 지체 없이 수권주식 수를 증가시켜야 한다.</w:t>
      </w:r>
    </w:p>
    <w:p w14:paraId="140C138A" w14:textId="77777777" w:rsidR="00767677" w:rsidRDefault="007A2C04">
      <w:pPr>
        <w:pStyle w:val="a6"/>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전환주식의 발행,</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전환의 청구,</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기타 전환에 관한 사항은 상법 제3</w:t>
      </w:r>
      <w:r>
        <w:rPr>
          <w:rFonts w:ascii="바탕" w:eastAsia="바탕" w:hAnsi="바탕" w:cs="굴림"/>
          <w:color w:val="000000"/>
          <w:kern w:val="0"/>
          <w:szCs w:val="20"/>
        </w:rPr>
        <w:t>46</w:t>
      </w:r>
      <w:r>
        <w:rPr>
          <w:rFonts w:ascii="바탕" w:eastAsia="바탕" w:hAnsi="바탕" w:cs="굴림" w:hint="eastAsia"/>
          <w:color w:val="000000"/>
          <w:kern w:val="0"/>
          <w:szCs w:val="20"/>
        </w:rPr>
        <w:t>조 내지 제3</w:t>
      </w:r>
      <w:r>
        <w:rPr>
          <w:rFonts w:ascii="바탕" w:eastAsia="바탕" w:hAnsi="바탕" w:cs="굴림"/>
          <w:color w:val="000000"/>
          <w:kern w:val="0"/>
          <w:szCs w:val="20"/>
        </w:rPr>
        <w:t>51</w:t>
      </w:r>
      <w:r>
        <w:rPr>
          <w:rFonts w:ascii="바탕" w:eastAsia="바탕" w:hAnsi="바탕" w:cs="굴림" w:hint="eastAsia"/>
          <w:color w:val="000000"/>
          <w:kern w:val="0"/>
          <w:szCs w:val="20"/>
        </w:rPr>
        <w:t>조의 규정에 따른다.</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단,</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전환권을 행사한 종류주식 및 전환으로 발행된 신주의 배당에 관하여는 그 청구가 속하는 영업연도의 직전 영업연도 말에 전환된 것으로 본다.</w:t>
      </w:r>
    </w:p>
    <w:p w14:paraId="2E564DA1" w14:textId="77777777" w:rsidR="00767677" w:rsidRDefault="00767677">
      <w:pPr>
        <w:autoSpaceDE/>
        <w:spacing w:after="0"/>
        <w:textAlignment w:val="baseline"/>
        <w:rPr>
          <w:rFonts w:ascii="바탕" w:eastAsia="바탕" w:hAnsi="바탕" w:cs="굴림"/>
          <w:color w:val="000000"/>
          <w:kern w:val="0"/>
          <w:szCs w:val="20"/>
        </w:rPr>
      </w:pPr>
    </w:p>
    <w:p w14:paraId="3FECF1AE" w14:textId="77777777" w:rsidR="00767677" w:rsidRDefault="007A2C04">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color w:val="000000"/>
          <w:szCs w:val="20"/>
        </w:rPr>
      </w:pPr>
      <w:r>
        <w:rPr>
          <w:rFonts w:ascii="바탕" w:eastAsia="바탕" w:hAnsi="바탕" w:cs="굴림" w:hint="eastAsia"/>
          <w:b/>
          <w:color w:val="000000"/>
          <w:szCs w:val="20"/>
        </w:rPr>
        <w:t>상환에 관한 사항</w:t>
      </w:r>
    </w:p>
    <w:p w14:paraId="60FAA56D" w14:textId="77777777" w:rsidR="00E66862" w:rsidRDefault="007A2C04" w:rsidP="00E66862">
      <w:pPr>
        <w:pStyle w:val="a6"/>
        <w:numPr>
          <w:ilvl w:val="0"/>
          <w:numId w:val="5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주주는 본건 종류주식의 효력발생일로부터 </w:t>
      </w:r>
      <w:r>
        <w:rPr>
          <w:rFonts w:ascii="바탕" w:eastAsia="바탕" w:hAnsi="바탕" w:cs="굴림"/>
          <w:color w:val="000000"/>
          <w:kern w:val="0"/>
          <w:szCs w:val="20"/>
        </w:rPr>
        <w:t>[ ]</w:t>
      </w:r>
      <w:r>
        <w:rPr>
          <w:rFonts w:ascii="바탕" w:eastAsia="바탕" w:hAnsi="바탕" w:cs="굴림" w:hint="eastAsia"/>
          <w:color w:val="000000"/>
          <w:kern w:val="0"/>
          <w:szCs w:val="20"/>
        </w:rPr>
        <w:t xml:space="preserve">년이 경과한 날로부터 본건 종류주식의 존속기간 만료일까지 </w:t>
      </w:r>
      <w:r>
        <w:rPr>
          <w:rFonts w:ascii="바탕" w:eastAsia="바탕" w:hAnsi="바탕" w:cs="굴림"/>
          <w:color w:val="000000"/>
          <w:kern w:val="0"/>
          <w:szCs w:val="20"/>
        </w:rPr>
        <w:t>회사에 대하여 본건 종류주식의 전부 또는 일부의 상환을 청구할</w:t>
      </w:r>
      <w:r>
        <w:rPr>
          <w:rFonts w:ascii="바탕" w:eastAsia="바탕" w:hAnsi="바탕" w:cs="굴림" w:hint="eastAsia"/>
          <w:color w:val="000000"/>
          <w:kern w:val="0"/>
          <w:szCs w:val="20"/>
        </w:rPr>
        <w:t xml:space="preserve"> 수 있는 권리를 갖는다.</w:t>
      </w:r>
      <w:r w:rsidR="00E66862">
        <w:rPr>
          <w:rFonts w:ascii="바탕" w:eastAsia="바탕" w:hAnsi="바탕" w:cs="굴림" w:hint="eastAsia"/>
          <w:color w:val="000000"/>
          <w:kern w:val="0"/>
          <w:szCs w:val="20"/>
        </w:rPr>
        <w:t xml:space="preserve"> </w:t>
      </w:r>
      <w:r w:rsidR="00E66862">
        <w:rPr>
          <w:rFonts w:ascii="바탕" w:eastAsia="바탕" w:hAnsi="바탕" w:cs="굴림"/>
          <w:color w:val="000000"/>
          <w:kern w:val="0"/>
          <w:szCs w:val="20"/>
        </w:rPr>
        <w:t>다만</w:t>
      </w:r>
      <w:r w:rsidR="00E66862">
        <w:rPr>
          <w:rFonts w:ascii="바탕" w:eastAsia="바탕" w:hAnsi="바탕" w:cs="굴림" w:hint="eastAsia"/>
          <w:color w:val="000000"/>
          <w:kern w:val="0"/>
          <w:szCs w:val="20"/>
        </w:rPr>
        <w:t xml:space="preserve">, 상환기간이 만료되었음에도 불구하고 </w:t>
      </w:r>
      <w:r w:rsidR="00E66862" w:rsidRPr="00A73188">
        <w:rPr>
          <w:rFonts w:ascii="바탕" w:eastAsia="바탕" w:hAnsi="바탕" w:cs="굴림" w:hint="eastAsia"/>
          <w:color w:val="000000"/>
          <w:kern w:val="0"/>
          <w:szCs w:val="20"/>
        </w:rPr>
        <w:t>다음의</w:t>
      </w:r>
      <w:r w:rsidR="00E66862" w:rsidRPr="00A73188">
        <w:rPr>
          <w:rFonts w:ascii="바탕" w:eastAsia="바탕" w:hAnsi="바탕" w:cs="굴림"/>
          <w:color w:val="000000"/>
          <w:kern w:val="0"/>
          <w:szCs w:val="20"/>
        </w:rPr>
        <w:t xml:space="preserve"> 각 호의 </w:t>
      </w:r>
      <w:r w:rsidR="00E66862" w:rsidRPr="00A73188">
        <w:rPr>
          <w:rFonts w:ascii="바탕" w:eastAsia="바탕" w:hAnsi="바탕" w:cs="굴림"/>
          <w:color w:val="000000"/>
          <w:kern w:val="0"/>
          <w:szCs w:val="20"/>
        </w:rPr>
        <w:lastRenderedPageBreak/>
        <w:t xml:space="preserve">1에 해당하는 </w:t>
      </w:r>
      <w:r w:rsidR="00E66862">
        <w:rPr>
          <w:rFonts w:ascii="바탕" w:eastAsia="바탕" w:hAnsi="바탕" w:cs="굴림" w:hint="eastAsia"/>
          <w:color w:val="000000"/>
          <w:kern w:val="0"/>
          <w:szCs w:val="20"/>
        </w:rPr>
        <w:t>사유가 발생하면 그 사유가 해소될 때까지 상환기간은 연장된다.</w:t>
      </w:r>
    </w:p>
    <w:p w14:paraId="0AA9302D" w14:textId="77777777" w:rsidR="00E66862" w:rsidRDefault="00E66862" w:rsidP="00E66862">
      <w:pPr>
        <w:pStyle w:val="a6"/>
        <w:numPr>
          <w:ilvl w:val="0"/>
          <w:numId w:val="6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rPr>
      </w:pPr>
      <w:r>
        <w:rPr>
          <w:rFonts w:ascii="바탕" w:eastAsia="바탕" w:hAnsi="바탕" w:cs="굴림" w:hint="eastAsia"/>
          <w:color w:val="000000"/>
          <w:kern w:val="0"/>
          <w:szCs w:val="20"/>
        </w:rPr>
        <w:t>상환기간 내 상환하지 못한 경우</w:t>
      </w:r>
    </w:p>
    <w:p w14:paraId="00007209" w14:textId="5357F2C4" w:rsidR="00767677" w:rsidRPr="00B25337" w:rsidRDefault="00E66862" w:rsidP="00B25337">
      <w:pPr>
        <w:pStyle w:val="a6"/>
        <w:numPr>
          <w:ilvl w:val="0"/>
          <w:numId w:val="6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5"/>
        <w:rPr>
          <w:rFonts w:ascii="바탕" w:eastAsia="바탕" w:hAnsi="바탕" w:cs="굴림"/>
          <w:color w:val="000000"/>
          <w:kern w:val="0"/>
          <w:szCs w:val="20"/>
        </w:rPr>
      </w:pPr>
      <w:r>
        <w:rPr>
          <w:rFonts w:ascii="바탕" w:eastAsia="바탕" w:hAnsi="바탕" w:cs="굴림" w:hint="eastAsia"/>
          <w:color w:val="000000"/>
          <w:kern w:val="0"/>
          <w:szCs w:val="20"/>
        </w:rPr>
        <w:t>우선적 배당이 완료되지 아니한 경우</w:t>
      </w:r>
    </w:p>
    <w:p w14:paraId="2C23843C" w14:textId="77777777" w:rsidR="00767677" w:rsidRDefault="007A2C04">
      <w:pPr>
        <w:pStyle w:val="a6"/>
        <w:numPr>
          <w:ilvl w:val="0"/>
          <w:numId w:val="5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회사는 본건 종류주식의 주주로부터 상환 청구를 받은 날로부터 </w:t>
      </w:r>
      <w:r>
        <w:rPr>
          <w:rFonts w:ascii="바탕" w:eastAsia="바탕" w:hAnsi="바탕" w:cs="굴림"/>
          <w:color w:val="000000"/>
          <w:kern w:val="0"/>
          <w:szCs w:val="20"/>
        </w:rPr>
        <w:t>[60]</w:t>
      </w:r>
      <w:r>
        <w:rPr>
          <w:rFonts w:ascii="바탕" w:eastAsia="바탕" w:hAnsi="바탕" w:cs="굴림" w:hint="eastAsia"/>
          <w:color w:val="000000"/>
          <w:kern w:val="0"/>
          <w:szCs w:val="20"/>
        </w:rPr>
        <w:t>일 이내에 상법</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제462조에 따른 배당가능이익의 범위 내에서 </w:t>
      </w:r>
      <w:r>
        <w:rPr>
          <w:rFonts w:ascii="바탕" w:eastAsia="바탕" w:hAnsi="바탕" w:cs="굴림"/>
          <w:color w:val="000000"/>
          <w:kern w:val="0"/>
          <w:szCs w:val="20"/>
        </w:rPr>
        <w:t>이를 상환하여야 한다</w:t>
      </w:r>
      <w:r>
        <w:rPr>
          <w:rFonts w:ascii="바탕" w:eastAsia="바탕" w:hAnsi="바탕" w:cs="굴림" w:hint="eastAsia"/>
          <w:color w:val="000000"/>
          <w:kern w:val="0"/>
          <w:szCs w:val="20"/>
        </w:rPr>
        <w:t xml:space="preserve">. </w:t>
      </w:r>
    </w:p>
    <w:p w14:paraId="6994B7C7" w14:textId="77777777" w:rsidR="00767677" w:rsidRDefault="007A2C04">
      <w:pPr>
        <w:pStyle w:val="a6"/>
        <w:numPr>
          <w:ilvl w:val="0"/>
          <w:numId w:val="5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w:t>
      </w:r>
      <w:r>
        <w:rPr>
          <w:rFonts w:ascii="바탕" w:eastAsia="바탕" w:hAnsi="바탕" w:cs="굴림"/>
          <w:color w:val="000000"/>
          <w:kern w:val="0"/>
          <w:szCs w:val="20"/>
        </w:rPr>
        <w:t>1</w:t>
      </w:r>
      <w:r>
        <w:rPr>
          <w:rFonts w:ascii="바탕" w:eastAsia="바탕" w:hAnsi="바탕" w:cs="굴림" w:hint="eastAsia"/>
          <w:color w:val="000000"/>
          <w:kern w:val="0"/>
          <w:szCs w:val="20"/>
        </w:rPr>
        <w:t xml:space="preserve">주당 </w:t>
      </w:r>
      <w:proofErr w:type="spellStart"/>
      <w:r>
        <w:rPr>
          <w:rFonts w:ascii="바탕" w:eastAsia="바탕" w:hAnsi="바탕" w:cs="굴림" w:hint="eastAsia"/>
          <w:color w:val="000000"/>
          <w:kern w:val="0"/>
          <w:szCs w:val="20"/>
        </w:rPr>
        <w:t>상환가액은</w:t>
      </w:r>
      <w:proofErr w:type="spellEnd"/>
      <w:r>
        <w:rPr>
          <w:rFonts w:ascii="바탕" w:eastAsia="바탕" w:hAnsi="바탕" w:cs="굴림" w:hint="eastAsia"/>
          <w:color w:val="000000"/>
          <w:kern w:val="0"/>
          <w:szCs w:val="20"/>
        </w:rPr>
        <w:t xml:space="preserve"> 본건 종류주식의 </w:t>
      </w:r>
      <w:r>
        <w:rPr>
          <w:rFonts w:ascii="바탕" w:eastAsia="바탕" w:hAnsi="바탕" w:cs="굴림"/>
          <w:color w:val="000000"/>
          <w:kern w:val="0"/>
          <w:szCs w:val="20"/>
        </w:rPr>
        <w:t>1</w:t>
      </w:r>
      <w:r>
        <w:rPr>
          <w:rFonts w:ascii="바탕" w:eastAsia="바탕" w:hAnsi="바탕" w:cs="굴림" w:hint="eastAsia"/>
          <w:color w:val="000000"/>
          <w:kern w:val="0"/>
          <w:szCs w:val="20"/>
        </w:rPr>
        <w:t xml:space="preserve">주당 </w:t>
      </w:r>
      <w:proofErr w:type="spellStart"/>
      <w:r>
        <w:rPr>
          <w:rFonts w:ascii="바탕" w:eastAsia="바탕" w:hAnsi="바탕" w:cs="굴림" w:hint="eastAsia"/>
          <w:color w:val="000000"/>
          <w:kern w:val="0"/>
          <w:szCs w:val="20"/>
        </w:rPr>
        <w:t>발행가액</w:t>
      </w:r>
      <w:proofErr w:type="spellEnd"/>
      <w:r>
        <w:rPr>
          <w:rFonts w:ascii="바탕" w:eastAsia="바탕" w:hAnsi="바탕" w:cs="굴림" w:hint="eastAsia"/>
          <w:color w:val="000000"/>
          <w:kern w:val="0"/>
          <w:szCs w:val="20"/>
        </w:rPr>
        <w:t xml:space="preserve"> 및 이</w:t>
      </w:r>
      <w:r>
        <w:rPr>
          <w:rFonts w:ascii="바탕" w:eastAsia="바탕" w:hAnsi="바탕" w:cs="굴림"/>
          <w:color w:val="000000"/>
          <w:kern w:val="0"/>
          <w:szCs w:val="20"/>
        </w:rPr>
        <w:t>에 대</w:t>
      </w:r>
      <w:r>
        <w:rPr>
          <w:rFonts w:ascii="바탕" w:eastAsia="바탕" w:hAnsi="바탕" w:cs="굴림" w:hint="eastAsia"/>
          <w:color w:val="000000"/>
          <w:kern w:val="0"/>
          <w:szCs w:val="20"/>
        </w:rPr>
        <w:t xml:space="preserve">하여 본건 종류주식의 효력발생일로부터 </w:t>
      </w:r>
      <w:r>
        <w:rPr>
          <w:rFonts w:ascii="바탕" w:eastAsia="바탕" w:hAnsi="바탕" w:cs="굴림"/>
          <w:color w:val="000000"/>
          <w:kern w:val="0"/>
          <w:szCs w:val="20"/>
        </w:rPr>
        <w:t xml:space="preserve">상환일까지 연 </w:t>
      </w:r>
      <w:r>
        <w:rPr>
          <w:rFonts w:ascii="바탕" w:eastAsia="바탕" w:hAnsi="바탕" w:cs="굴림" w:hint="eastAsia"/>
          <w:color w:val="000000"/>
          <w:kern w:val="0"/>
          <w:szCs w:val="20"/>
        </w:rPr>
        <w:t>[ ]%의 비율로 계산한 이자에서 이미 지급된 배당금을 차감한 금액으로 한다.</w:t>
      </w:r>
    </w:p>
    <w:p w14:paraId="095B4DF3" w14:textId="77777777" w:rsidR="00767677" w:rsidRDefault="007A2C04">
      <w:pPr>
        <w:pStyle w:val="a6"/>
        <w:numPr>
          <w:ilvl w:val="0"/>
          <w:numId w:val="5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회사는 본건 종류주식의 상환을 위하여 다음 각 호에 따른 의무를 이행하여야 한다.</w:t>
      </w:r>
    </w:p>
    <w:p w14:paraId="0ECA1209" w14:textId="5673FD55" w:rsidR="00767677" w:rsidRDefault="007A2C04">
      <w:pPr>
        <w:pStyle w:val="a6"/>
        <w:numPr>
          <w:ilvl w:val="0"/>
          <w:numId w:val="52"/>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709" w:hanging="258"/>
        <w:rPr>
          <w:rFonts w:ascii="바탕" w:eastAsia="바탕" w:hAnsi="바탕" w:cs="굴림"/>
          <w:color w:val="000000"/>
          <w:kern w:val="0"/>
          <w:szCs w:val="20"/>
        </w:rPr>
      </w:pPr>
      <w:r>
        <w:rPr>
          <w:rFonts w:ascii="바탕" w:eastAsia="바탕" w:hAnsi="바탕" w:cs="굴림" w:hint="eastAsia"/>
          <w:color w:val="000000"/>
          <w:kern w:val="0"/>
          <w:szCs w:val="20"/>
        </w:rPr>
        <w:t>회사</w:t>
      </w:r>
      <w:r w:rsidR="00287674">
        <w:rPr>
          <w:rFonts w:ascii="바탕" w:eastAsia="바탕" w:hAnsi="바탕" w:cs="굴림" w:hint="eastAsia"/>
          <w:color w:val="000000"/>
          <w:kern w:val="0"/>
          <w:szCs w:val="20"/>
        </w:rPr>
        <w:t>는</w:t>
      </w:r>
      <w:r>
        <w:rPr>
          <w:rFonts w:ascii="바탕" w:eastAsia="바탕" w:hAnsi="바탕" w:cs="굴림" w:hint="eastAsia"/>
          <w:color w:val="000000"/>
          <w:kern w:val="0"/>
          <w:szCs w:val="20"/>
        </w:rPr>
        <w:t xml:space="preserve"> 상환 재원을 확보하기 위하여 준비금 감소 등 법률상 가능한 절차를 신속히 이행하여야 한다.</w:t>
      </w:r>
    </w:p>
    <w:p w14:paraId="7922A3EE" w14:textId="29878499" w:rsidR="00767677" w:rsidRDefault="007A2C04">
      <w:pPr>
        <w:pStyle w:val="a6"/>
        <w:numPr>
          <w:ilvl w:val="0"/>
          <w:numId w:val="52"/>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709" w:hanging="258"/>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xml:space="preserve">본건 종류주식의 주주가 상환권을 행사한 이후, </w:t>
      </w:r>
      <w:r>
        <w:rPr>
          <w:rFonts w:ascii="바탕" w:eastAsia="바탕" w:hAnsi="바탕" w:cs="굴림"/>
          <w:color w:val="000000"/>
          <w:kern w:val="0"/>
          <w:szCs w:val="20"/>
        </w:rPr>
        <w:t xml:space="preserve">본건 종류주식의 상환에 </w:t>
      </w:r>
      <w:r>
        <w:rPr>
          <w:rFonts w:ascii="바탕" w:eastAsia="바탕" w:hAnsi="바탕" w:cs="굴림" w:hint="eastAsia"/>
          <w:color w:val="000000"/>
          <w:kern w:val="0"/>
          <w:szCs w:val="20"/>
        </w:rPr>
        <w:t>사용할 수 있는 재원이 발생하였음에도 이를 상환에 우선적으로 사용하지 않거나,</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제2항의 절차가 가능함에도 이행하지 않는 경우</w:t>
      </w:r>
      <w:r w:rsidR="00287674">
        <w:rPr>
          <w:rFonts w:ascii="바탕" w:eastAsia="바탕" w:hAnsi="바탕" w:cs="굴림" w:hint="eastAsia"/>
          <w:color w:val="000000"/>
          <w:kern w:val="0"/>
          <w:szCs w:val="20"/>
        </w:rPr>
        <w:t>,</w:t>
      </w:r>
      <w:r w:rsidR="00287674">
        <w:rPr>
          <w:rFonts w:ascii="바탕" w:eastAsia="바탕" w:hAnsi="바탕" w:cs="굴림"/>
          <w:color w:val="000000"/>
          <w:kern w:val="0"/>
          <w:szCs w:val="20"/>
        </w:rPr>
        <w:t xml:space="preserve"> </w:t>
      </w:r>
      <w:r>
        <w:rPr>
          <w:rFonts w:ascii="바탕" w:eastAsia="바탕" w:hAnsi="바탕" w:cs="굴림" w:hint="eastAsia"/>
          <w:color w:val="000000"/>
          <w:kern w:val="0"/>
          <w:szCs w:val="20"/>
        </w:rPr>
        <w:t>회사</w:t>
      </w:r>
      <w:r w:rsidR="00287674">
        <w:rPr>
          <w:rFonts w:ascii="바탕" w:eastAsia="바탕" w:hAnsi="바탕" w:cs="굴림" w:hint="eastAsia"/>
          <w:color w:val="000000"/>
          <w:kern w:val="0"/>
          <w:szCs w:val="20"/>
        </w:rPr>
        <w:t>는</w:t>
      </w:r>
      <w:r>
        <w:rPr>
          <w:rFonts w:ascii="바탕" w:eastAsia="바탕" w:hAnsi="바탕" w:cs="굴림" w:hint="eastAsia"/>
          <w:color w:val="000000"/>
          <w:kern w:val="0"/>
          <w:szCs w:val="20"/>
        </w:rPr>
        <w:t xml:space="preserve"> 제</w:t>
      </w:r>
      <w:r w:rsidR="003F4AC0">
        <w:rPr>
          <w:rFonts w:ascii="바탕" w:eastAsia="바탕" w:hAnsi="바탕" w:cs="굴림" w:hint="eastAsia"/>
          <w:color w:val="000000"/>
          <w:kern w:val="0"/>
          <w:szCs w:val="20"/>
        </w:rPr>
        <w:t>3</w:t>
      </w:r>
      <w:r>
        <w:rPr>
          <w:rFonts w:ascii="바탕" w:eastAsia="바탕" w:hAnsi="바탕" w:cs="굴림" w:hint="eastAsia"/>
          <w:color w:val="000000"/>
          <w:kern w:val="0"/>
          <w:szCs w:val="20"/>
        </w:rPr>
        <w:t xml:space="preserve">항의 금액의 </w:t>
      </w:r>
      <w:r>
        <w:rPr>
          <w:rFonts w:ascii="바탕" w:eastAsia="바탕" w:hAnsi="바탕" w:cs="굴림"/>
          <w:color w:val="000000"/>
          <w:kern w:val="0"/>
          <w:szCs w:val="20"/>
        </w:rPr>
        <w:t>[50]%</w:t>
      </w:r>
      <w:r>
        <w:rPr>
          <w:rFonts w:ascii="바탕" w:eastAsia="바탕" w:hAnsi="바탕" w:cs="굴림" w:hint="eastAsia"/>
          <w:color w:val="000000"/>
          <w:kern w:val="0"/>
          <w:szCs w:val="20"/>
        </w:rPr>
        <w:t>에 해당하는 금액을 손해배상과는 별도로 위약벌로서 투자자에게 지급하여야 한다.</w:t>
      </w:r>
    </w:p>
    <w:p w14:paraId="5FDDA2EC" w14:textId="3495708A" w:rsidR="000415E2" w:rsidRDefault="000415E2">
      <w:pPr>
        <w:pStyle w:val="a6"/>
        <w:numPr>
          <w:ilvl w:val="0"/>
          <w:numId w:val="52"/>
        </w:num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709" w:hanging="258"/>
        <w:textAlignment w:val="baseline"/>
        <w:rPr>
          <w:rFonts w:ascii="바탕" w:eastAsia="바탕" w:hAnsi="바탕" w:cs="굴림"/>
          <w:color w:val="000000"/>
          <w:kern w:val="0"/>
          <w:szCs w:val="20"/>
        </w:rPr>
      </w:pPr>
      <w:bookmarkStart w:id="168" w:name="_Hlk182247825"/>
      <w:r>
        <w:rPr>
          <w:rFonts w:ascii="바탕" w:eastAsia="바탕" w:hAnsi="바탕" w:cs="굴림" w:hint="eastAsia"/>
          <w:color w:val="000000"/>
          <w:kern w:val="0"/>
          <w:szCs w:val="20"/>
        </w:rPr>
        <w:t xml:space="preserve">지연배상금: 회사가 배당가능이익이 있음에도 불구하고 상환을 청구한 본건 종류주식의 주주에게 </w:t>
      </w:r>
      <w:proofErr w:type="spellStart"/>
      <w:r>
        <w:rPr>
          <w:rFonts w:ascii="바탕" w:eastAsia="바탕" w:hAnsi="바탕" w:cs="굴림" w:hint="eastAsia"/>
          <w:color w:val="000000"/>
          <w:kern w:val="0"/>
          <w:szCs w:val="20"/>
        </w:rPr>
        <w:t>상환가액을</w:t>
      </w:r>
      <w:proofErr w:type="spellEnd"/>
      <w:r>
        <w:rPr>
          <w:rFonts w:ascii="바탕" w:eastAsia="바탕" w:hAnsi="바탕" w:cs="굴림" w:hint="eastAsia"/>
          <w:color w:val="000000"/>
          <w:kern w:val="0"/>
          <w:szCs w:val="20"/>
        </w:rPr>
        <w:t xml:space="preserve"> 지급하지 아니하는 경우에는 회사는 제1호에 따라 상환을 하여야 하는 날의 다음날로부터 실제 지급하는 날까지 </w:t>
      </w:r>
      <w:proofErr w:type="spellStart"/>
      <w:r>
        <w:rPr>
          <w:rFonts w:ascii="바탕" w:eastAsia="바탕" w:hAnsi="바탕" w:cs="굴림" w:hint="eastAsia"/>
          <w:color w:val="000000"/>
          <w:kern w:val="0"/>
          <w:szCs w:val="20"/>
        </w:rPr>
        <w:t>상환가액에</w:t>
      </w:r>
      <w:proofErr w:type="spellEnd"/>
      <w:r>
        <w:rPr>
          <w:rFonts w:ascii="바탕" w:eastAsia="바탕" w:hAnsi="바탕" w:cs="굴림" w:hint="eastAsia"/>
          <w:color w:val="000000"/>
          <w:kern w:val="0"/>
          <w:szCs w:val="20"/>
        </w:rPr>
        <w:t xml:space="preserve"> 대하여 제21조의 지연배상금을 지급하여야 한다.</w:t>
      </w:r>
      <w:bookmarkEnd w:id="168"/>
      <w:r>
        <w:rPr>
          <w:rFonts w:ascii="바탕" w:eastAsia="바탕" w:hAnsi="바탕" w:cs="굴림" w:hint="eastAsia"/>
          <w:color w:val="000000"/>
          <w:kern w:val="0"/>
          <w:szCs w:val="20"/>
        </w:rPr>
        <w:t xml:space="preserve"> </w:t>
      </w:r>
    </w:p>
    <w:p w14:paraId="4F4A4A9F" w14:textId="77777777" w:rsidR="00FF2A2A" w:rsidRDefault="00FF2A2A">
      <w:p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textAlignment w:val="baseline"/>
        <w:rPr>
          <w:rFonts w:ascii="바탕" w:eastAsia="바탕" w:hAnsi="바탕" w:cs="굴림"/>
          <w:color w:val="000000"/>
          <w:kern w:val="0"/>
          <w:szCs w:val="20"/>
        </w:rPr>
      </w:pPr>
    </w:p>
    <w:p w14:paraId="4D3FA683" w14:textId="77777777" w:rsidR="000415E2" w:rsidRPr="00181129" w:rsidRDefault="000415E2" w:rsidP="000415E2">
      <w:pPr>
        <w:pStyle w:val="a6"/>
        <w:numPr>
          <w:ilvl w:val="1"/>
          <w:numId w:val="20"/>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84" w:hanging="280"/>
        <w:rPr>
          <w:rFonts w:ascii="바탕" w:eastAsia="바탕" w:hAnsi="바탕" w:cs="굴림"/>
          <w:b/>
          <w:szCs w:val="20"/>
        </w:rPr>
      </w:pPr>
      <w:bookmarkStart w:id="169" w:name="_Hlk182248027"/>
      <w:r w:rsidRPr="00181129">
        <w:rPr>
          <w:rFonts w:ascii="바탕" w:eastAsia="바탕" w:hAnsi="바탕" w:cs="굴림" w:hint="eastAsia"/>
          <w:b/>
          <w:szCs w:val="20"/>
        </w:rPr>
        <w:t>신주인수권에</w:t>
      </w:r>
      <w:r w:rsidRPr="00181129">
        <w:rPr>
          <w:rFonts w:ascii="바탕" w:eastAsia="바탕" w:hAnsi="바탕" w:cs="굴림"/>
          <w:b/>
          <w:szCs w:val="20"/>
        </w:rPr>
        <w:t xml:space="preserve"> </w:t>
      </w:r>
      <w:r w:rsidRPr="00181129">
        <w:rPr>
          <w:rFonts w:ascii="바탕" w:eastAsia="바탕" w:hAnsi="바탕" w:cs="굴림" w:hint="eastAsia"/>
          <w:b/>
          <w:szCs w:val="20"/>
        </w:rPr>
        <w:t>관한</w:t>
      </w:r>
      <w:r w:rsidRPr="00181129">
        <w:rPr>
          <w:rFonts w:ascii="바탕" w:eastAsia="바탕" w:hAnsi="바탕" w:cs="굴림"/>
          <w:b/>
          <w:szCs w:val="20"/>
        </w:rPr>
        <w:t xml:space="preserve"> 사항</w:t>
      </w:r>
    </w:p>
    <w:p w14:paraId="1DE3C2D6" w14:textId="77777777" w:rsidR="000415E2" w:rsidRPr="00181129" w:rsidRDefault="000415E2" w:rsidP="000415E2">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szCs w:val="20"/>
        </w:rPr>
      </w:pPr>
      <w:r w:rsidRPr="00181129">
        <w:rPr>
          <w:rFonts w:ascii="바탕" w:eastAsia="바탕" w:hAnsi="바탕" w:cs="굴림" w:hint="eastAsia"/>
          <w:szCs w:val="20"/>
        </w:rPr>
        <w:t>본건</w:t>
      </w:r>
      <w:r w:rsidRPr="00181129">
        <w:rPr>
          <w:rFonts w:ascii="바탕" w:eastAsia="바탕" w:hAnsi="바탕" w:cs="굴림"/>
          <w:szCs w:val="20"/>
        </w:rPr>
        <w:t xml:space="preserve"> 종류주식은 보통주와 동등한 신주인수권이 있으며, 무상증자의 경우에는 같은 종류의 종류주식으로, 유상증자의 경우에는 회사가 발행키로 한 종류의 주식으로 배정받을 권리가 있다.</w:t>
      </w:r>
    </w:p>
    <w:bookmarkEnd w:id="169"/>
    <w:p w14:paraId="475BA83A" w14:textId="77777777" w:rsidR="000415E2" w:rsidRPr="00B25337" w:rsidRDefault="000415E2" w:rsidP="00B25337">
      <w:pPr>
        <w:tabs>
          <w:tab w:val="left" w:pos="1418"/>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textAlignment w:val="baseline"/>
        <w:rPr>
          <w:rFonts w:ascii="바탕" w:eastAsia="바탕" w:hAnsi="바탕" w:cs="굴림"/>
          <w:color w:val="000000"/>
          <w:kern w:val="0"/>
          <w:szCs w:val="20"/>
        </w:rPr>
      </w:pPr>
    </w:p>
    <w:p w14:paraId="40F7D84C" w14:textId="77777777" w:rsidR="00767677" w:rsidRDefault="007A2C04">
      <w:pPr>
        <w:pageBreakBefore/>
        <w:widowControl/>
        <w:autoSpaceDE/>
        <w:autoSpaceDN/>
        <w:rPr>
          <w:rFonts w:ascii="바탕" w:eastAsia="바탕" w:hAnsi="바탕" w:cs="굴림"/>
          <w:b/>
          <w:bCs/>
          <w:color w:val="000000"/>
          <w:kern w:val="0"/>
          <w:szCs w:val="20"/>
        </w:rPr>
      </w:pPr>
      <w:r>
        <w:rPr>
          <w:rFonts w:ascii="바탕" w:eastAsia="바탕" w:hAnsi="바탕" w:cs="굴림"/>
          <w:b/>
          <w:bCs/>
          <w:color w:val="000000"/>
          <w:kern w:val="0"/>
          <w:szCs w:val="20"/>
        </w:rPr>
        <w:lastRenderedPageBreak/>
        <w:t>별지</w:t>
      </w:r>
      <w:r>
        <w:rPr>
          <w:rFonts w:ascii="바탕" w:eastAsia="바탕" w:hAnsi="바탕" w:cs="굴림" w:hint="eastAsia"/>
          <w:b/>
          <w:bCs/>
          <w:color w:val="000000"/>
          <w:kern w:val="0"/>
          <w:szCs w:val="20"/>
        </w:rPr>
        <w:t xml:space="preserve"> </w:t>
      </w:r>
      <w:r>
        <w:rPr>
          <w:rFonts w:ascii="바탕" w:eastAsia="바탕" w:hAnsi="바탕" w:cs="굴림"/>
          <w:b/>
          <w:bCs/>
          <w:color w:val="000000"/>
          <w:kern w:val="0"/>
          <w:szCs w:val="20"/>
        </w:rPr>
        <w:t>2.</w:t>
      </w:r>
    </w:p>
    <w:p w14:paraId="7F31B8BE"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318948C3" w14:textId="77777777" w:rsidR="00767677" w:rsidRDefault="00767677">
      <w:pPr>
        <w:snapToGrid w:val="0"/>
        <w:spacing w:after="0"/>
        <w:jc w:val="center"/>
        <w:textAlignment w:val="baseline"/>
        <w:rPr>
          <w:rFonts w:ascii="바탕" w:eastAsia="바탕" w:hAnsi="바탕" w:cs="굴림"/>
          <w:b/>
          <w:bCs/>
          <w:color w:val="000000"/>
          <w:kern w:val="0"/>
          <w:szCs w:val="20"/>
        </w:rPr>
      </w:pPr>
    </w:p>
    <w:p w14:paraId="7AB91E81" w14:textId="77777777" w:rsidR="00767677" w:rsidRDefault="007A2C04">
      <w:pPr>
        <w:snapToGrid w:val="0"/>
        <w:spacing w:after="0"/>
        <w:jc w:val="center"/>
        <w:textAlignment w:val="baseline"/>
        <w:rPr>
          <w:rFonts w:ascii="바탕" w:eastAsia="바탕" w:hAnsi="바탕" w:cs="굴림"/>
          <w:b/>
          <w:bCs/>
          <w:color w:val="000000"/>
          <w:kern w:val="0"/>
          <w:szCs w:val="20"/>
        </w:rPr>
      </w:pPr>
      <w:commentRangeStart w:id="170"/>
      <w:r>
        <w:rPr>
          <w:rFonts w:ascii="바탕" w:eastAsia="바탕" w:hAnsi="바탕" w:cs="굴림"/>
          <w:b/>
          <w:bCs/>
          <w:color w:val="000000"/>
          <w:kern w:val="0"/>
          <w:szCs w:val="20"/>
        </w:rPr>
        <w:t>진술과 보장</w:t>
      </w:r>
      <w:commentRangeEnd w:id="170"/>
      <w:r w:rsidR="0067574C">
        <w:rPr>
          <w:rStyle w:val="a9"/>
        </w:rPr>
        <w:commentReference w:id="170"/>
      </w:r>
    </w:p>
    <w:p w14:paraId="2AD42783" w14:textId="77777777" w:rsidR="00767677" w:rsidRDefault="00767677">
      <w:pPr>
        <w:snapToGrid w:val="0"/>
        <w:spacing w:after="0"/>
        <w:jc w:val="left"/>
        <w:textAlignment w:val="baseline"/>
        <w:rPr>
          <w:rFonts w:ascii="바탕" w:eastAsia="바탕" w:hAnsi="바탕" w:cs="굴림"/>
          <w:b/>
          <w:bCs/>
          <w:color w:val="000000"/>
          <w:kern w:val="0"/>
          <w:szCs w:val="20"/>
        </w:rPr>
      </w:pPr>
    </w:p>
    <w:p w14:paraId="27FC8EC1" w14:textId="77777777" w:rsidR="00767677" w:rsidRDefault="00767677">
      <w:pPr>
        <w:snapToGrid w:val="0"/>
        <w:spacing w:after="0"/>
        <w:jc w:val="left"/>
        <w:textAlignment w:val="baseline"/>
        <w:rPr>
          <w:rFonts w:ascii="바탕" w:eastAsia="바탕" w:hAnsi="바탕" w:cs="굴림"/>
          <w:b/>
          <w:bCs/>
          <w:color w:val="000000"/>
          <w:kern w:val="0"/>
          <w:szCs w:val="20"/>
        </w:rPr>
      </w:pPr>
    </w:p>
    <w:p w14:paraId="1EFD4481" w14:textId="77777777" w:rsidR="00767677" w:rsidRDefault="007A2C04">
      <w:pPr>
        <w:snapToGrid w:val="0"/>
        <w:spacing w:after="0"/>
        <w:textAlignment w:val="baseline"/>
        <w:rPr>
          <w:rFonts w:ascii="바탕" w:eastAsia="바탕" w:hAnsi="바탕" w:cs="굴림"/>
          <w:color w:val="000000"/>
          <w:kern w:val="0"/>
          <w:szCs w:val="20"/>
        </w:rPr>
      </w:pPr>
      <w:r>
        <w:rPr>
          <w:rFonts w:ascii="바탕" w:eastAsia="바탕" w:hAnsi="바탕" w:cs="굴림"/>
          <w:color w:val="000000"/>
          <w:kern w:val="0"/>
          <w:szCs w:val="20"/>
        </w:rPr>
        <w:t xml:space="preserve">회사 및 이해관계인은 본 계약 체결일 현재 및 </w:t>
      </w:r>
      <w:proofErr w:type="spellStart"/>
      <w:r>
        <w:rPr>
          <w:rFonts w:ascii="바탕" w:eastAsia="바탕" w:hAnsi="바탕" w:cs="굴림"/>
          <w:color w:val="000000"/>
          <w:kern w:val="0"/>
          <w:szCs w:val="20"/>
        </w:rPr>
        <w:t>거래완결일</w:t>
      </w:r>
      <w:proofErr w:type="spellEnd"/>
      <w:r>
        <w:rPr>
          <w:rFonts w:ascii="바탕" w:eastAsia="바탕" w:hAnsi="바탕" w:cs="굴림"/>
          <w:color w:val="000000"/>
          <w:kern w:val="0"/>
          <w:szCs w:val="20"/>
        </w:rPr>
        <w:t xml:space="preserve"> 현재 아래 사항이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진실되고 정확함을 진술하고 보장한다</w:t>
      </w:r>
      <w:r>
        <w:rPr>
          <w:rFonts w:ascii="바탕" w:eastAsia="바탕" w:hAnsi="바탕" w:cs="굴림" w:hint="eastAsia"/>
          <w:color w:val="000000"/>
          <w:kern w:val="0"/>
          <w:szCs w:val="20"/>
        </w:rPr>
        <w:t>.</w:t>
      </w:r>
    </w:p>
    <w:p w14:paraId="7539B9CA" w14:textId="77777777" w:rsidR="00767677" w:rsidRDefault="00767677">
      <w:pPr>
        <w:snapToGrid w:val="0"/>
        <w:spacing w:after="0"/>
        <w:jc w:val="left"/>
        <w:textAlignment w:val="baseline"/>
        <w:rPr>
          <w:rFonts w:ascii="바탕" w:eastAsia="바탕" w:hAnsi="바탕" w:cs="굴림"/>
          <w:color w:val="000000"/>
          <w:kern w:val="0"/>
          <w:szCs w:val="20"/>
        </w:rPr>
      </w:pPr>
    </w:p>
    <w:p w14:paraId="42996BAD" w14:textId="77777777" w:rsidR="00767677" w:rsidRDefault="007A2C04">
      <w:pPr>
        <w:tabs>
          <w:tab w:val="left" w:pos="550"/>
        </w:tabs>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1</w:t>
      </w:r>
      <w:r>
        <w:rPr>
          <w:rFonts w:ascii="바탕" w:eastAsia="바탕" w:hAnsi="바탕" w:cs="굴림"/>
          <w:b/>
          <w:bCs/>
          <w:color w:val="000000"/>
          <w:kern w:val="0"/>
          <w:szCs w:val="20"/>
        </w:rPr>
        <w:t>장 공통사항</w:t>
      </w:r>
    </w:p>
    <w:p w14:paraId="12C497E7" w14:textId="77777777" w:rsidR="00767677" w:rsidRDefault="00767677">
      <w:pPr>
        <w:widowControl/>
        <w:spacing w:after="0"/>
        <w:jc w:val="left"/>
        <w:textAlignment w:val="baseline"/>
        <w:rPr>
          <w:rFonts w:ascii="바탕" w:eastAsia="바탕" w:hAnsi="바탕" w:cs="굴림"/>
          <w:color w:val="000000"/>
          <w:kern w:val="0"/>
          <w:szCs w:val="20"/>
        </w:rPr>
      </w:pPr>
    </w:p>
    <w:p w14:paraId="1B043A68"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회사 및 이해관계인은 회사가 대한민국 법률에 따라 적법하게 설립되어 유효하게 존속 중인 주식회사로서 회사에 대하여 파산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회생 등 도산절차와 관련된 어떠한 신청도 제기된 바 없으며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지급불능</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지급유예</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워크아웃 절차 등 회사의 주주 및 채권자의 권리에 부정적 영향을 미치는 사실이 없음을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본 계약 체결일 및 </w:t>
      </w:r>
      <w:proofErr w:type="spellStart"/>
      <w:r>
        <w:rPr>
          <w:rFonts w:ascii="바탕" w:eastAsia="바탕" w:hAnsi="바탕" w:cs="굴림"/>
          <w:color w:val="000000"/>
          <w:kern w:val="0"/>
          <w:szCs w:val="20"/>
        </w:rPr>
        <w:t>거래완결일을</w:t>
      </w:r>
      <w:proofErr w:type="spellEnd"/>
      <w:r>
        <w:rPr>
          <w:rFonts w:ascii="바탕" w:eastAsia="바탕" w:hAnsi="바탕" w:cs="굴림"/>
          <w:color w:val="000000"/>
          <w:kern w:val="0"/>
          <w:szCs w:val="20"/>
        </w:rPr>
        <w:t xml:space="preserve"> 기준으로 진술하고 보장한다</w:t>
      </w:r>
      <w:r>
        <w:rPr>
          <w:rFonts w:ascii="바탕" w:eastAsia="바탕" w:hAnsi="바탕" w:cs="굴림" w:hint="eastAsia"/>
          <w:color w:val="000000"/>
          <w:kern w:val="0"/>
          <w:szCs w:val="20"/>
        </w:rPr>
        <w:t>. (</w:t>
      </w:r>
      <w:r>
        <w:rPr>
          <w:rFonts w:ascii="바탕" w:eastAsia="바탕" w:hAnsi="바탕" w:cs="굴림"/>
          <w:color w:val="000000"/>
          <w:kern w:val="0"/>
          <w:szCs w:val="20"/>
        </w:rPr>
        <w:t xml:space="preserve">이하 진술 및 보장 전체에 대한 기준시점은 </w:t>
      </w:r>
      <w:r>
        <w:rPr>
          <w:rFonts w:ascii="바탕" w:eastAsia="바탕" w:hAnsi="바탕" w:cs="굴림" w:hint="eastAsia"/>
          <w:color w:val="000000"/>
          <w:kern w:val="0"/>
          <w:szCs w:val="20"/>
        </w:rPr>
        <w:t xml:space="preserve">본 </w:t>
      </w:r>
      <w:r>
        <w:rPr>
          <w:rFonts w:ascii="바탕" w:eastAsia="바탕" w:hAnsi="바탕" w:cs="굴림"/>
          <w:color w:val="000000"/>
          <w:kern w:val="0"/>
          <w:szCs w:val="20"/>
        </w:rPr>
        <w:t xml:space="preserve">계약 체결일 및 </w:t>
      </w:r>
      <w:proofErr w:type="spellStart"/>
      <w:r>
        <w:rPr>
          <w:rFonts w:ascii="바탕" w:eastAsia="바탕" w:hAnsi="바탕" w:cs="굴림"/>
          <w:color w:val="000000"/>
          <w:kern w:val="0"/>
          <w:szCs w:val="20"/>
        </w:rPr>
        <w:t>거래완결일이다</w:t>
      </w:r>
      <w:proofErr w:type="spellEnd"/>
      <w:r>
        <w:rPr>
          <w:rFonts w:ascii="바탕" w:eastAsia="바탕" w:hAnsi="바탕" w:cs="굴림" w:hint="eastAsia"/>
          <w:color w:val="000000"/>
          <w:kern w:val="0"/>
          <w:szCs w:val="20"/>
        </w:rPr>
        <w:t>).</w:t>
      </w:r>
    </w:p>
    <w:p w14:paraId="0C41782F" w14:textId="77777777" w:rsidR="00767677" w:rsidRDefault="00767677">
      <w:pPr>
        <w:widowControl/>
        <w:spacing w:after="0"/>
        <w:jc w:val="left"/>
        <w:textAlignment w:val="baseline"/>
        <w:rPr>
          <w:rFonts w:ascii="바탕" w:eastAsia="바탕" w:hAnsi="바탕" w:cs="굴림"/>
          <w:color w:val="000000"/>
          <w:kern w:val="0"/>
          <w:szCs w:val="20"/>
        </w:rPr>
      </w:pPr>
    </w:p>
    <w:p w14:paraId="46AC52BB"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회사 및 이해관계인은 본 계약을 체결하고 본 계약에 따른 의무를 이행하는데 필요한 법률적</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사실적인 모든 권한을 가지고 있으며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주주총회 및 이사회의 승인을 비롯하여 본 계약의 체결 및 유지를 위하여 회사가 이행하여야</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하는 모든 조치를 취하였음을 진술하고 보장한다</w:t>
      </w:r>
      <w:r>
        <w:rPr>
          <w:rFonts w:ascii="바탕" w:eastAsia="바탕" w:hAnsi="바탕" w:cs="굴림" w:hint="eastAsia"/>
          <w:color w:val="000000"/>
          <w:kern w:val="0"/>
          <w:szCs w:val="20"/>
        </w:rPr>
        <w:t>.</w:t>
      </w:r>
    </w:p>
    <w:p w14:paraId="5BEE977D" w14:textId="77777777" w:rsidR="00767677" w:rsidRDefault="00767677">
      <w:pPr>
        <w:widowControl/>
        <w:spacing w:after="0"/>
        <w:jc w:val="left"/>
        <w:textAlignment w:val="baseline"/>
        <w:rPr>
          <w:rFonts w:ascii="바탕" w:eastAsia="바탕" w:hAnsi="바탕" w:cs="굴림"/>
          <w:color w:val="000000"/>
          <w:kern w:val="0"/>
          <w:szCs w:val="20"/>
        </w:rPr>
      </w:pPr>
    </w:p>
    <w:p w14:paraId="6B368228"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본 계약의 체결 및 신주의 발행은 법률이나 규정 기타 관계법령을 위반하지 아니하며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회사의 정관에 부합하고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 및 이해관계인이 당사자인 계약</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또는 기타 의무의 위반을 가져오지 아니함을 회사 및 이해관계인은 진술하고 보장한다</w:t>
      </w:r>
      <w:r>
        <w:rPr>
          <w:rFonts w:ascii="바탕" w:eastAsia="바탕" w:hAnsi="바탕" w:cs="굴림" w:hint="eastAsia"/>
          <w:color w:val="000000"/>
          <w:kern w:val="0"/>
          <w:szCs w:val="20"/>
        </w:rPr>
        <w:t>.</w:t>
      </w:r>
    </w:p>
    <w:p w14:paraId="252C1A04" w14:textId="77777777" w:rsidR="00767677" w:rsidRDefault="00767677">
      <w:pPr>
        <w:widowControl/>
        <w:spacing w:after="0"/>
        <w:jc w:val="left"/>
        <w:textAlignment w:val="baseline"/>
        <w:rPr>
          <w:rFonts w:ascii="바탕" w:eastAsia="바탕" w:hAnsi="바탕" w:cs="굴림"/>
          <w:color w:val="000000"/>
          <w:kern w:val="0"/>
          <w:szCs w:val="20"/>
        </w:rPr>
      </w:pPr>
    </w:p>
    <w:p w14:paraId="27EECB12"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본 계약에 의한 회사 및 이해관계인의 의무는 본 계약에서 정한 바 그대로 적법</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유효하고 구속력이 있으며 회사 및 이해관계인에 대하여 집행 가능한 법적 의무를 구성함을 회사 및 이해관계인은 진술하고 보장한다</w:t>
      </w:r>
      <w:r>
        <w:rPr>
          <w:rFonts w:ascii="바탕" w:eastAsia="바탕" w:hAnsi="바탕" w:cs="굴림" w:hint="eastAsia"/>
          <w:color w:val="000000"/>
          <w:kern w:val="0"/>
          <w:szCs w:val="20"/>
        </w:rPr>
        <w:t>.</w:t>
      </w:r>
    </w:p>
    <w:p w14:paraId="0EF12D2F" w14:textId="77777777" w:rsidR="00767677" w:rsidRDefault="00767677">
      <w:pPr>
        <w:pStyle w:val="a6"/>
        <w:rPr>
          <w:rFonts w:ascii="바탕" w:eastAsia="바탕" w:hAnsi="바탕" w:cs="굴림"/>
          <w:color w:val="000000"/>
          <w:kern w:val="0"/>
          <w:szCs w:val="20"/>
        </w:rPr>
      </w:pPr>
    </w:p>
    <w:p w14:paraId="555F2E07" w14:textId="77777777" w:rsidR="00767677" w:rsidRDefault="007A2C04">
      <w:pPr>
        <w:pStyle w:val="a6"/>
        <w:widowControl/>
        <w:numPr>
          <w:ilvl w:val="0"/>
          <w:numId w:val="4"/>
        </w:numPr>
        <w:tabs>
          <w:tab w:val="left" w:pos="1134"/>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투자자가 본 계약에 따라 인수하는 주식은 적법하며 유효하게 발행될 것이며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투자자의 본 계약상의 권리 혹은 주식에 대한 권리 행사를 실질적으로</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방해할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만한 행정절차</w:t>
      </w:r>
      <w:r>
        <w:rPr>
          <w:rFonts w:ascii="바탕" w:eastAsia="바탕" w:hAnsi="바탕" w:cs="굴림" w:hint="eastAsia"/>
          <w:color w:val="000000"/>
          <w:kern w:val="0"/>
          <w:szCs w:val="20"/>
        </w:rPr>
        <w:t>(</w:t>
      </w:r>
      <w:r>
        <w:rPr>
          <w:rFonts w:ascii="바탕" w:eastAsia="바탕" w:hAnsi="바탕" w:cs="굴림"/>
          <w:color w:val="000000"/>
          <w:kern w:val="0"/>
          <w:szCs w:val="20"/>
        </w:rPr>
        <w:t>행정처분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조사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감사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수사 포함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법령</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또는 보전처분을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포함한 법원의 재판에 의한 어떠한 제한이나 회사와 이해관계인이 당사자이거나 구속을 받는 계약상의 어떠한 제한도 존재하지 아니함을 회사 및 이해관계인은 진술하고 보장한다</w:t>
      </w:r>
      <w:r>
        <w:rPr>
          <w:rFonts w:ascii="바탕" w:eastAsia="바탕" w:hAnsi="바탕" w:cs="굴림" w:hint="eastAsia"/>
          <w:color w:val="000000"/>
          <w:kern w:val="0"/>
          <w:szCs w:val="20"/>
        </w:rPr>
        <w:t>.</w:t>
      </w:r>
    </w:p>
    <w:p w14:paraId="3F75A719" w14:textId="77777777" w:rsidR="00767677" w:rsidRDefault="00767677">
      <w:pPr>
        <w:spacing w:after="0"/>
        <w:ind w:firstLine="392"/>
        <w:jc w:val="center"/>
        <w:textAlignment w:val="baseline"/>
        <w:rPr>
          <w:rFonts w:ascii="바탕" w:eastAsia="바탕" w:hAnsi="바탕" w:cs="굴림"/>
          <w:b/>
          <w:bCs/>
          <w:color w:val="000000"/>
          <w:kern w:val="0"/>
          <w:szCs w:val="20"/>
        </w:rPr>
      </w:pPr>
    </w:p>
    <w:p w14:paraId="1F983AC8" w14:textId="77777777" w:rsidR="00767677" w:rsidRDefault="00767677">
      <w:pPr>
        <w:spacing w:after="0"/>
        <w:ind w:firstLine="392"/>
        <w:jc w:val="center"/>
        <w:textAlignment w:val="baseline"/>
        <w:rPr>
          <w:rFonts w:ascii="바탕" w:eastAsia="바탕" w:hAnsi="바탕" w:cs="굴림"/>
          <w:b/>
          <w:bCs/>
          <w:color w:val="000000"/>
          <w:kern w:val="0"/>
          <w:szCs w:val="20"/>
        </w:rPr>
      </w:pPr>
    </w:p>
    <w:p w14:paraId="2E13D62F" w14:textId="77777777" w:rsidR="00767677" w:rsidRDefault="007A2C04">
      <w:pPr>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2</w:t>
      </w:r>
      <w:r>
        <w:rPr>
          <w:rFonts w:ascii="바탕" w:eastAsia="바탕" w:hAnsi="바탕" w:cs="굴림"/>
          <w:b/>
          <w:bCs/>
          <w:color w:val="000000"/>
          <w:kern w:val="0"/>
          <w:szCs w:val="20"/>
        </w:rPr>
        <w:t>장</w:t>
      </w:r>
      <w:r>
        <w:rPr>
          <w:rFonts w:ascii="바탕" w:eastAsia="바탕" w:hAnsi="바탕" w:cs="굴림" w:hint="eastAsia"/>
          <w:b/>
          <w:bCs/>
          <w:color w:val="000000"/>
          <w:kern w:val="0"/>
          <w:szCs w:val="20"/>
        </w:rPr>
        <w:t xml:space="preserve"> </w:t>
      </w:r>
      <w:r>
        <w:rPr>
          <w:rFonts w:ascii="바탕" w:eastAsia="바탕" w:hAnsi="바탕" w:cs="굴림"/>
          <w:b/>
          <w:bCs/>
          <w:color w:val="000000"/>
          <w:kern w:val="0"/>
          <w:szCs w:val="20"/>
        </w:rPr>
        <w:t>회사에 관한 사항</w:t>
      </w:r>
    </w:p>
    <w:p w14:paraId="4A0CA682" w14:textId="77777777" w:rsidR="00767677" w:rsidRDefault="00767677">
      <w:pPr>
        <w:spacing w:after="0"/>
        <w:ind w:firstLine="392"/>
        <w:jc w:val="center"/>
        <w:textAlignment w:val="baseline"/>
        <w:rPr>
          <w:rFonts w:ascii="바탕" w:eastAsia="바탕" w:hAnsi="바탕" w:cs="굴림"/>
          <w:b/>
          <w:bCs/>
          <w:color w:val="000000"/>
          <w:kern w:val="0"/>
          <w:szCs w:val="20"/>
        </w:rPr>
      </w:pPr>
    </w:p>
    <w:p w14:paraId="625CB678" w14:textId="77777777" w:rsidR="00767677" w:rsidRDefault="007A2C04">
      <w:pPr>
        <w:pStyle w:val="a6"/>
        <w:numPr>
          <w:ilvl w:val="0"/>
          <w:numId w:val="4"/>
        </w:numPr>
        <w:tabs>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자본에 관한 사항</w:t>
      </w:r>
      <w:r>
        <w:rPr>
          <w:rFonts w:ascii="바탕" w:eastAsia="바탕" w:hAnsi="바탕" w:cs="굴림" w:hint="eastAsia"/>
          <w:b/>
          <w:color w:val="000000"/>
          <w:kern w:val="0"/>
          <w:szCs w:val="20"/>
        </w:rPr>
        <w:t>)</w:t>
      </w:r>
    </w:p>
    <w:p w14:paraId="19D1135B" w14:textId="029C3CBE" w:rsidR="00767677" w:rsidRDefault="007A2C04">
      <w:pPr>
        <w:pStyle w:val="a6"/>
        <w:numPr>
          <w:ilvl w:val="0"/>
          <w:numId w:val="2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회사의 발행주식은 본 계약 체결일을 기준으로 1주당 액면가</w:t>
      </w:r>
      <w:r>
        <w:rPr>
          <w:rFonts w:ascii="바탕" w:eastAsia="바탕" w:hAnsi="바탕" w:cs="굴림" w:hint="eastAsia"/>
          <w:color w:val="000000"/>
          <w:kern w:val="0"/>
          <w:szCs w:val="20"/>
        </w:rPr>
        <w:t>액이</w:t>
      </w:r>
      <w:r>
        <w:rPr>
          <w:rFonts w:ascii="바탕" w:eastAsia="바탕" w:hAnsi="바탕" w:cs="굴림"/>
          <w:color w:val="000000"/>
          <w:kern w:val="0"/>
          <w:szCs w:val="20"/>
        </w:rPr>
        <w:t xml:space="preserve"> 금 </w:t>
      </w:r>
      <w:r>
        <w:rPr>
          <w:rFonts w:ascii="바탕" w:eastAsia="바탕" w:hAnsi="바탕" w:cs="굴림" w:hint="eastAsia"/>
          <w:color w:val="000000"/>
          <w:kern w:val="0"/>
          <w:szCs w:val="20"/>
        </w:rPr>
        <w:t>[  ]</w:t>
      </w:r>
      <w:r>
        <w:rPr>
          <w:rFonts w:ascii="바탕" w:eastAsia="바탕" w:hAnsi="바탕" w:cs="굴림"/>
          <w:color w:val="000000"/>
          <w:kern w:val="0"/>
          <w:szCs w:val="20"/>
        </w:rPr>
        <w:t>원인</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보통주</w:t>
      </w:r>
      <w:r>
        <w:rPr>
          <w:rFonts w:ascii="바탕" w:eastAsia="바탕" w:hAnsi="바탕" w:cs="굴림" w:hint="eastAsia"/>
          <w:color w:val="000000"/>
          <w:kern w:val="0"/>
          <w:szCs w:val="20"/>
        </w:rPr>
        <w:t>식</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w:t>
      </w:r>
      <w:r>
        <w:rPr>
          <w:rFonts w:ascii="바탕" w:eastAsia="바탕" w:hAnsi="바탕" w:cs="굴림"/>
          <w:color w:val="000000"/>
          <w:kern w:val="0"/>
          <w:szCs w:val="20"/>
        </w:rPr>
        <w:t>주</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종류주식 </w:t>
      </w:r>
      <w:r>
        <w:rPr>
          <w:rFonts w:ascii="바탕" w:eastAsia="바탕" w:hAnsi="바탕" w:cs="굴림" w:hint="eastAsia"/>
          <w:color w:val="000000"/>
          <w:kern w:val="0"/>
          <w:szCs w:val="20"/>
        </w:rPr>
        <w:t>[  ]</w:t>
      </w:r>
      <w:r>
        <w:rPr>
          <w:rFonts w:ascii="바탕" w:eastAsia="바탕" w:hAnsi="바탕" w:cs="굴림"/>
          <w:color w:val="000000"/>
          <w:kern w:val="0"/>
          <w:szCs w:val="20"/>
        </w:rPr>
        <w:t>주이고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그 이외의 발행 주식은 존재하지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아니한다</w:t>
      </w:r>
      <w:r>
        <w:rPr>
          <w:rFonts w:ascii="바탕" w:eastAsia="바탕" w:hAnsi="바탕" w:cs="굴림" w:hint="eastAsia"/>
          <w:color w:val="000000"/>
          <w:kern w:val="0"/>
          <w:szCs w:val="20"/>
        </w:rPr>
        <w:t xml:space="preserve">. </w:t>
      </w:r>
      <w:proofErr w:type="spellStart"/>
      <w:r>
        <w:rPr>
          <w:rFonts w:ascii="바탕" w:eastAsia="바탕" w:hAnsi="바탕" w:cs="굴림"/>
          <w:color w:val="000000"/>
          <w:kern w:val="0"/>
          <w:szCs w:val="20"/>
        </w:rPr>
        <w:t>주주별</w:t>
      </w:r>
      <w:proofErr w:type="spellEnd"/>
      <w:r>
        <w:rPr>
          <w:rFonts w:ascii="바탕" w:eastAsia="바탕" w:hAnsi="바탕" w:cs="굴림"/>
          <w:color w:val="000000"/>
          <w:kern w:val="0"/>
          <w:szCs w:val="20"/>
        </w:rPr>
        <w:t xml:space="preserve"> 지분율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전환사채 발행내역</w:t>
      </w:r>
      <w:r>
        <w:rPr>
          <w:rFonts w:ascii="바탕" w:eastAsia="바탕" w:hAnsi="바탕" w:cs="굴림" w:hint="eastAsia"/>
          <w:color w:val="000000"/>
          <w:kern w:val="0"/>
          <w:szCs w:val="20"/>
        </w:rPr>
        <w:t xml:space="preserve">, </w:t>
      </w:r>
      <w:proofErr w:type="spellStart"/>
      <w:r>
        <w:rPr>
          <w:rFonts w:ascii="바탕" w:eastAsia="바탕" w:hAnsi="바탕" w:cs="굴림"/>
          <w:color w:val="000000"/>
          <w:kern w:val="0"/>
          <w:szCs w:val="20"/>
        </w:rPr>
        <w:t>신주인수권부사채</w:t>
      </w:r>
      <w:proofErr w:type="spellEnd"/>
      <w:r>
        <w:rPr>
          <w:rFonts w:ascii="바탕" w:eastAsia="바탕" w:hAnsi="바탕" w:cs="굴림" w:hint="eastAsia"/>
          <w:color w:val="000000"/>
          <w:kern w:val="0"/>
          <w:szCs w:val="20"/>
        </w:rPr>
        <w:t xml:space="preserve">, </w:t>
      </w:r>
      <w:r>
        <w:rPr>
          <w:rFonts w:ascii="바탕" w:eastAsia="바탕" w:hAnsi="바탕" w:cs="굴림"/>
          <w:color w:val="000000"/>
          <w:kern w:val="0"/>
          <w:szCs w:val="20"/>
        </w:rPr>
        <w:t>주식매수선택권</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주식배당</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기타 장래 회사의 지배구조에 영향을 줄 수 있는 제반 권리의 주요 내용 및 주식매수선택권 부여내역</w:t>
      </w:r>
      <w:r w:rsidR="00287674">
        <w:rPr>
          <w:rFonts w:ascii="바탕" w:eastAsia="바탕" w:hAnsi="바탕" w:cs="굴림" w:hint="eastAsia"/>
          <w:color w:val="000000"/>
          <w:kern w:val="0"/>
          <w:szCs w:val="20"/>
        </w:rPr>
        <w:t>,</w:t>
      </w:r>
      <w:r w:rsidR="00287674">
        <w:rPr>
          <w:rFonts w:ascii="바탕" w:eastAsia="바탕" w:hAnsi="바탕" w:cs="굴림"/>
          <w:color w:val="000000"/>
          <w:kern w:val="0"/>
          <w:szCs w:val="20"/>
        </w:rPr>
        <w:t xml:space="preserve"> </w:t>
      </w:r>
      <w:r w:rsidR="00287674">
        <w:rPr>
          <w:rFonts w:ascii="바탕" w:eastAsia="바탕" w:hAnsi="바탕" w:cs="굴림" w:hint="eastAsia"/>
          <w:color w:val="000000"/>
          <w:kern w:val="0"/>
          <w:szCs w:val="20"/>
        </w:rPr>
        <w:t>조건부지분인수계약 체결 내역</w:t>
      </w:r>
      <w:r>
        <w:rPr>
          <w:rFonts w:ascii="바탕" w:eastAsia="바탕" w:hAnsi="바탕" w:cs="굴림"/>
          <w:color w:val="000000"/>
          <w:kern w:val="0"/>
          <w:szCs w:val="20"/>
        </w:rPr>
        <w:t>은 아래 주식 등의 현황 기재와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같으며 아래 기재 사항 이외에 회사의 주식 지분율 기타 장래 회사의 지배구조에 영향을 줄 수 있는 어떠한 사항도 없다</w:t>
      </w:r>
      <w:r>
        <w:rPr>
          <w:rFonts w:ascii="바탕" w:eastAsia="바탕" w:hAnsi="바탕" w:cs="굴림" w:hint="eastAsia"/>
          <w:color w:val="000000"/>
          <w:kern w:val="0"/>
          <w:szCs w:val="20"/>
        </w:rPr>
        <w:t xml:space="preserve">. </w:t>
      </w:r>
    </w:p>
    <w:p w14:paraId="04E043E8"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
      </w:pPr>
    </w:p>
    <w:p w14:paraId="2A99D773" w14:textId="77777777" w:rsidR="00767677" w:rsidRDefault="007A2C04">
      <w:pPr>
        <w:pStyle w:val="a6"/>
        <w:numPr>
          <w:ilvl w:val="0"/>
          <w:numId w:val="23"/>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szCs w:val="20"/>
        </w:rPr>
      </w:pPr>
      <w:proofErr w:type="spellStart"/>
      <w:r>
        <w:rPr>
          <w:rFonts w:ascii="바탕" w:eastAsia="바탕" w:hAnsi="바탕" w:cs="굴림"/>
          <w:color w:val="000000"/>
          <w:szCs w:val="20"/>
        </w:rPr>
        <w:lastRenderedPageBreak/>
        <w:t>주주별</w:t>
      </w:r>
      <w:proofErr w:type="spellEnd"/>
      <w:r>
        <w:rPr>
          <w:rFonts w:ascii="바탕" w:eastAsia="바탕" w:hAnsi="바탕" w:cs="굴림"/>
          <w:color w:val="000000"/>
          <w:szCs w:val="20"/>
        </w:rPr>
        <w:t xml:space="preserve"> 소유주식수</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30"/>
        <w:gridCol w:w="1836"/>
        <w:gridCol w:w="1415"/>
        <w:gridCol w:w="3935"/>
      </w:tblGrid>
      <w:tr w:rsidR="00767677" w14:paraId="18533B50" w14:textId="77777777">
        <w:trPr>
          <w:trHeight w:val="580"/>
        </w:trPr>
        <w:tc>
          <w:tcPr>
            <w:tcW w:w="1843"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vAlign w:val="center"/>
            <w:hideMark/>
          </w:tcPr>
          <w:p w14:paraId="6AEB2B25"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roofErr w:type="spellStart"/>
            <w:r>
              <w:rPr>
                <w:rFonts w:ascii="바탕" w:eastAsia="바탕" w:hAnsi="바탕" w:cs="굴림"/>
                <w:color w:val="000000"/>
                <w:szCs w:val="20"/>
              </w:rPr>
              <w:t>주주명</w:t>
            </w:r>
            <w:proofErr w:type="spellEnd"/>
          </w:p>
        </w:tc>
        <w:tc>
          <w:tcPr>
            <w:tcW w:w="1842"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vAlign w:val="center"/>
            <w:hideMark/>
          </w:tcPr>
          <w:p w14:paraId="5AE31882"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주식수</w:t>
            </w:r>
          </w:p>
        </w:tc>
        <w:tc>
          <w:tcPr>
            <w:tcW w:w="1419"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vAlign w:val="center"/>
            <w:hideMark/>
          </w:tcPr>
          <w:p w14:paraId="55302CFC"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지분율</w:t>
            </w:r>
            <w:r>
              <w:rPr>
                <w:rFonts w:ascii="바탕" w:eastAsia="바탕" w:hAnsi="바탕" w:cs="굴림" w:hint="eastAsia"/>
                <w:color w:val="000000"/>
                <w:szCs w:val="20"/>
              </w:rPr>
              <w:t>(%)</w:t>
            </w:r>
          </w:p>
        </w:tc>
        <w:tc>
          <w:tcPr>
            <w:tcW w:w="3968" w:type="dxa"/>
            <w:tcBorders>
              <w:top w:val="single" w:sz="4" w:space="0" w:color="000000"/>
              <w:left w:val="single" w:sz="4" w:space="0" w:color="000000"/>
              <w:bottom w:val="double" w:sz="6" w:space="0" w:color="000000"/>
              <w:right w:val="single" w:sz="4" w:space="0" w:color="000000"/>
            </w:tcBorders>
            <w:tcMar>
              <w:top w:w="0" w:type="dxa"/>
              <w:left w:w="0" w:type="dxa"/>
              <w:bottom w:w="0" w:type="dxa"/>
              <w:right w:w="0" w:type="dxa"/>
            </w:tcMar>
            <w:vAlign w:val="center"/>
            <w:hideMark/>
          </w:tcPr>
          <w:p w14:paraId="343A9FC1"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기 타</w:t>
            </w:r>
            <w:r>
              <w:rPr>
                <w:rFonts w:ascii="바탕" w:eastAsia="바탕" w:hAnsi="바탕" w:cs="굴림" w:hint="eastAsia"/>
                <w:color w:val="000000"/>
                <w:szCs w:val="20"/>
              </w:rPr>
              <w:t xml:space="preserve"> (</w:t>
            </w:r>
            <w:r>
              <w:rPr>
                <w:rFonts w:ascii="바탕" w:eastAsia="바탕" w:hAnsi="바탕" w:cs="굴림"/>
                <w:color w:val="000000"/>
                <w:szCs w:val="20"/>
              </w:rPr>
              <w:t>담보권설정여부</w:t>
            </w:r>
            <w:r>
              <w:rPr>
                <w:rFonts w:ascii="바탕" w:eastAsia="바탕" w:hAnsi="바탕" w:cs="굴림" w:hint="eastAsia"/>
                <w:color w:val="000000"/>
                <w:szCs w:val="20"/>
              </w:rPr>
              <w:t xml:space="preserve">, </w:t>
            </w:r>
          </w:p>
          <w:p w14:paraId="480F91A5"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 xml:space="preserve">최대주주 및 그 </w:t>
            </w:r>
            <w:r>
              <w:rPr>
                <w:rFonts w:ascii="바탕" w:eastAsia="바탕" w:hAnsi="바탕" w:cs="굴림"/>
                <w:color w:val="000000"/>
                <w:szCs w:val="20"/>
              </w:rPr>
              <w:t>특수관계인 여부</w:t>
            </w:r>
            <w:r>
              <w:rPr>
                <w:rFonts w:ascii="바탕" w:eastAsia="바탕" w:hAnsi="바탕" w:cs="굴림" w:hint="eastAsia"/>
                <w:color w:val="000000"/>
                <w:szCs w:val="20"/>
              </w:rPr>
              <w:t>)</w:t>
            </w:r>
          </w:p>
        </w:tc>
      </w:tr>
      <w:tr w:rsidR="00767677" w14:paraId="30C8B9FE" w14:textId="77777777">
        <w:trPr>
          <w:trHeight w:val="438"/>
        </w:trPr>
        <w:tc>
          <w:tcPr>
            <w:tcW w:w="1843"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733C5"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842"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9DFE3"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419"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EE0B5"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3968" w:type="dxa"/>
            <w:tcBorders>
              <w:top w:val="double" w:sz="6"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47F400B"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대표이사</w:t>
            </w:r>
            <w:r>
              <w:rPr>
                <w:rFonts w:ascii="바탕" w:eastAsia="바탕" w:hAnsi="바탕" w:cs="굴림" w:hint="eastAsia"/>
                <w:color w:val="000000"/>
                <w:szCs w:val="20"/>
              </w:rPr>
              <w:t>...</w:t>
            </w:r>
            <w:r>
              <w:rPr>
                <w:rFonts w:ascii="바탕" w:eastAsia="바탕" w:hAnsi="바탕" w:cs="굴림"/>
                <w:color w:val="000000"/>
                <w:szCs w:val="20"/>
              </w:rPr>
              <w:t>사내이사 등</w:t>
            </w:r>
          </w:p>
        </w:tc>
      </w:tr>
      <w:tr w:rsidR="00767677" w14:paraId="1E62536C" w14:textId="77777777">
        <w:trPr>
          <w:trHeight w:val="438"/>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4108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9E66E"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9BAF7"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39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A2667A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5C7CFD21" w14:textId="77777777">
        <w:trPr>
          <w:trHeight w:val="291"/>
        </w:trPr>
        <w:tc>
          <w:tcPr>
            <w:tcW w:w="1843"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3D271819"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합 계</w:t>
            </w:r>
          </w:p>
        </w:tc>
        <w:tc>
          <w:tcPr>
            <w:tcW w:w="1842"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1FD443F6"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 xml:space="preserve">[        ] </w:t>
            </w:r>
            <w:r>
              <w:rPr>
                <w:rFonts w:ascii="바탕" w:eastAsia="바탕" w:hAnsi="바탕" w:cs="굴림"/>
                <w:color w:val="000000"/>
                <w:szCs w:val="20"/>
              </w:rPr>
              <w:t>주</w:t>
            </w:r>
          </w:p>
        </w:tc>
        <w:tc>
          <w:tcPr>
            <w:tcW w:w="1419"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2D3FF5C8"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100.0%</w:t>
            </w:r>
          </w:p>
        </w:tc>
        <w:tc>
          <w:tcPr>
            <w:tcW w:w="3968" w:type="dxa"/>
            <w:tcBorders>
              <w:top w:val="double" w:sz="6"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hideMark/>
          </w:tcPr>
          <w:p w14:paraId="09C4C317"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4207C889" w14:textId="77777777" w:rsidR="00767677" w:rsidRDefault="00767677">
      <w:pPr>
        <w:pStyle w:val="a6"/>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szCs w:val="20"/>
        </w:rPr>
      </w:pPr>
    </w:p>
    <w:p w14:paraId="3FA4F8AD" w14:textId="77777777" w:rsidR="00767677" w:rsidRDefault="007A2C04">
      <w:pPr>
        <w:pStyle w:val="a6"/>
        <w:numPr>
          <w:ilvl w:val="0"/>
          <w:numId w:val="23"/>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szCs w:val="20"/>
        </w:rPr>
      </w:pPr>
      <w:r>
        <w:rPr>
          <w:rFonts w:ascii="바탕" w:eastAsia="바탕" w:hAnsi="바탕" w:cs="굴림"/>
          <w:color w:val="000000"/>
          <w:szCs w:val="20"/>
        </w:rPr>
        <w:t>전환사채</w:t>
      </w:r>
    </w:p>
    <w:tbl>
      <w:tblPr>
        <w:tblW w:w="0" w:type="auto"/>
        <w:tblCellMar>
          <w:top w:w="15" w:type="dxa"/>
          <w:left w:w="15" w:type="dxa"/>
          <w:bottom w:w="15" w:type="dxa"/>
          <w:right w:w="15" w:type="dxa"/>
        </w:tblCellMar>
        <w:tblLook w:val="04A0" w:firstRow="1" w:lastRow="0" w:firstColumn="1" w:lastColumn="0" w:noHBand="0" w:noVBand="1"/>
      </w:tblPr>
      <w:tblGrid>
        <w:gridCol w:w="1328"/>
        <w:gridCol w:w="1969"/>
        <w:gridCol w:w="2147"/>
        <w:gridCol w:w="1611"/>
        <w:gridCol w:w="1965"/>
      </w:tblGrid>
      <w:tr w:rsidR="00767677" w14:paraId="207A1593" w14:textId="77777777">
        <w:trPr>
          <w:trHeight w:val="359"/>
        </w:trPr>
        <w:tc>
          <w:tcPr>
            <w:tcW w:w="133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E4D492"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회수</w:t>
            </w:r>
          </w:p>
        </w:tc>
        <w:tc>
          <w:tcPr>
            <w:tcW w:w="19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BBC913"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 xml:space="preserve">총 </w:t>
            </w:r>
            <w:proofErr w:type="spellStart"/>
            <w:r>
              <w:rPr>
                <w:rFonts w:ascii="바탕" w:eastAsia="바탕" w:hAnsi="바탕" w:cs="굴림"/>
                <w:color w:val="000000"/>
                <w:szCs w:val="20"/>
              </w:rPr>
              <w:t>발행가액</w:t>
            </w:r>
            <w:proofErr w:type="spellEnd"/>
          </w:p>
        </w:tc>
        <w:tc>
          <w:tcPr>
            <w:tcW w:w="21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1D7DD2"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미 전환금액</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70C9AA"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roofErr w:type="spellStart"/>
            <w:r>
              <w:rPr>
                <w:rFonts w:ascii="바탕" w:eastAsia="바탕" w:hAnsi="바탕" w:cs="굴림"/>
                <w:color w:val="000000"/>
                <w:szCs w:val="20"/>
              </w:rPr>
              <w:t>전환가액</w:t>
            </w:r>
            <w:proofErr w:type="spellEnd"/>
          </w:p>
        </w:tc>
        <w:tc>
          <w:tcPr>
            <w:tcW w:w="197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F55992"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전환기간</w:t>
            </w:r>
          </w:p>
        </w:tc>
      </w:tr>
      <w:tr w:rsidR="00767677" w14:paraId="1AB650D5" w14:textId="77777777">
        <w:trPr>
          <w:trHeight w:val="359"/>
        </w:trPr>
        <w:tc>
          <w:tcPr>
            <w:tcW w:w="133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9A729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2A9139"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21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122267"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BEBC6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7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4FC144"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116AEFBE" w14:textId="77777777">
        <w:trPr>
          <w:trHeight w:val="359"/>
        </w:trPr>
        <w:tc>
          <w:tcPr>
            <w:tcW w:w="133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F47AA0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53E182"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21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BFF0CD2"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9BB0E7"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7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DE54D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4E7C01BF" w14:textId="77777777" w:rsidR="00767677" w:rsidRDefault="00767677">
      <w:pPr>
        <w:pStyle w:val="a6"/>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kern w:val="0"/>
          <w:szCs w:val="20"/>
        </w:rPr>
      </w:pPr>
    </w:p>
    <w:p w14:paraId="065BDF4C" w14:textId="77777777" w:rsidR="00767677" w:rsidRDefault="007A2C04">
      <w:pPr>
        <w:pStyle w:val="a6"/>
        <w:numPr>
          <w:ilvl w:val="0"/>
          <w:numId w:val="23"/>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kern w:val="0"/>
          <w:szCs w:val="20"/>
        </w:rPr>
      </w:pPr>
      <w:proofErr w:type="spellStart"/>
      <w:r>
        <w:rPr>
          <w:rFonts w:ascii="바탕" w:eastAsia="바탕" w:hAnsi="바탕" w:cs="굴림"/>
          <w:color w:val="000000"/>
          <w:szCs w:val="20"/>
        </w:rPr>
        <w:t>신주인수권부사채</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29"/>
        <w:gridCol w:w="1969"/>
        <w:gridCol w:w="2148"/>
        <w:gridCol w:w="1611"/>
        <w:gridCol w:w="1963"/>
      </w:tblGrid>
      <w:tr w:rsidR="00767677" w14:paraId="19CAE69A" w14:textId="77777777">
        <w:trPr>
          <w:trHeight w:val="373"/>
        </w:trPr>
        <w:tc>
          <w:tcPr>
            <w:tcW w:w="13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921119"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회수</w:t>
            </w:r>
          </w:p>
        </w:tc>
        <w:tc>
          <w:tcPr>
            <w:tcW w:w="19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A69F2F"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 xml:space="preserve">총 </w:t>
            </w:r>
            <w:proofErr w:type="spellStart"/>
            <w:r>
              <w:rPr>
                <w:rFonts w:ascii="바탕" w:eastAsia="바탕" w:hAnsi="바탕" w:cs="굴림"/>
                <w:color w:val="000000"/>
                <w:szCs w:val="20"/>
              </w:rPr>
              <w:t>발행가액</w:t>
            </w:r>
            <w:proofErr w:type="spellEnd"/>
          </w:p>
        </w:tc>
        <w:tc>
          <w:tcPr>
            <w:tcW w:w="21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35A345"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미행사금액</w:t>
            </w:r>
          </w:p>
        </w:tc>
        <w:tc>
          <w:tcPr>
            <w:tcW w:w="161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C555B3"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roofErr w:type="spellStart"/>
            <w:r>
              <w:rPr>
                <w:rFonts w:ascii="바탕" w:eastAsia="바탕" w:hAnsi="바탕" w:cs="굴림"/>
                <w:color w:val="000000"/>
                <w:szCs w:val="20"/>
              </w:rPr>
              <w:t>행사가액</w:t>
            </w:r>
            <w:proofErr w:type="spellEnd"/>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758061"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행사기간</w:t>
            </w:r>
          </w:p>
        </w:tc>
      </w:tr>
      <w:tr w:rsidR="00767677" w14:paraId="799D2658" w14:textId="77777777">
        <w:trPr>
          <w:trHeight w:val="373"/>
        </w:trPr>
        <w:tc>
          <w:tcPr>
            <w:tcW w:w="13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FD61DD"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A00C70"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21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0A048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1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5C487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5406FE"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7B40AAB2" w14:textId="77777777">
        <w:trPr>
          <w:trHeight w:val="373"/>
        </w:trPr>
        <w:tc>
          <w:tcPr>
            <w:tcW w:w="13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D509B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E25BD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21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E92C75"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1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5B3B94"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0963A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7AE1753B" w14:textId="77777777" w:rsidR="00767677" w:rsidRDefault="00767677">
      <w:pPr>
        <w:widowControl/>
        <w:autoSpaceDE/>
        <w:autoSpaceDN/>
        <w:spacing w:after="0"/>
        <w:jc w:val="left"/>
        <w:rPr>
          <w:rFonts w:ascii="바탕" w:eastAsia="바탕" w:hAnsi="바탕" w:cs="굴림"/>
          <w:kern w:val="0"/>
          <w:szCs w:val="20"/>
        </w:rPr>
      </w:pPr>
    </w:p>
    <w:p w14:paraId="6966161D" w14:textId="77777777" w:rsidR="00287674" w:rsidRDefault="00287674">
      <w:pPr>
        <w:widowControl/>
        <w:autoSpaceDE/>
        <w:autoSpaceDN/>
        <w:spacing w:after="0"/>
        <w:jc w:val="left"/>
        <w:rPr>
          <w:rFonts w:ascii="바탕" w:eastAsia="바탕" w:hAnsi="바탕" w:cs="굴림"/>
          <w:vanish/>
          <w:kern w:val="0"/>
          <w:szCs w:val="20"/>
        </w:rPr>
      </w:pPr>
    </w:p>
    <w:p w14:paraId="365B6154" w14:textId="77777777" w:rsidR="00767677" w:rsidRDefault="007A2C04">
      <w:pPr>
        <w:pStyle w:val="a6"/>
        <w:numPr>
          <w:ilvl w:val="0"/>
          <w:numId w:val="23"/>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kern w:val="0"/>
          <w:szCs w:val="20"/>
        </w:rPr>
      </w:pPr>
      <w:r>
        <w:rPr>
          <w:rFonts w:ascii="바탕" w:eastAsia="바탕" w:hAnsi="바탕" w:cs="굴림"/>
          <w:color w:val="000000"/>
          <w:szCs w:val="20"/>
        </w:rPr>
        <w:t>주식매수선택권</w:t>
      </w:r>
    </w:p>
    <w:tbl>
      <w:tblPr>
        <w:tblW w:w="0" w:type="auto"/>
        <w:tblCellMar>
          <w:top w:w="15" w:type="dxa"/>
          <w:left w:w="15" w:type="dxa"/>
          <w:bottom w:w="15" w:type="dxa"/>
          <w:right w:w="15" w:type="dxa"/>
        </w:tblCellMar>
        <w:tblLook w:val="04A0" w:firstRow="1" w:lastRow="0" w:firstColumn="1" w:lastColumn="0" w:noHBand="0" w:noVBand="1"/>
      </w:tblPr>
      <w:tblGrid>
        <w:gridCol w:w="1838"/>
        <w:gridCol w:w="1639"/>
        <w:gridCol w:w="1790"/>
        <w:gridCol w:w="1790"/>
        <w:gridCol w:w="1963"/>
      </w:tblGrid>
      <w:tr w:rsidR="00767677" w14:paraId="313F7510"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B1A7F5"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roofErr w:type="spellStart"/>
            <w:r>
              <w:rPr>
                <w:rFonts w:ascii="바탕" w:eastAsia="바탕" w:hAnsi="바탕" w:cs="굴림"/>
                <w:color w:val="000000"/>
                <w:szCs w:val="20"/>
              </w:rPr>
              <w:t>부여받은</w:t>
            </w:r>
            <w:proofErr w:type="spellEnd"/>
            <w:r>
              <w:rPr>
                <w:rFonts w:ascii="바탕" w:eastAsia="바탕" w:hAnsi="바탕" w:cs="굴림"/>
                <w:color w:val="000000"/>
                <w:szCs w:val="20"/>
              </w:rPr>
              <w:t xml:space="preserve"> 자</w:t>
            </w: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85570B"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주식수</w:t>
            </w: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2691032"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roofErr w:type="spellStart"/>
            <w:r>
              <w:rPr>
                <w:rFonts w:ascii="바탕" w:eastAsia="바탕" w:hAnsi="바탕" w:cs="굴림"/>
                <w:color w:val="000000"/>
                <w:szCs w:val="20"/>
              </w:rPr>
              <w:t>행사가액</w:t>
            </w:r>
            <w:proofErr w:type="spellEnd"/>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9F27C7"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행사기간</w:t>
            </w: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BC5E06C"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color w:val="000000"/>
                <w:szCs w:val="20"/>
              </w:rPr>
              <w:t>행사방법</w:t>
            </w:r>
          </w:p>
        </w:tc>
      </w:tr>
      <w:tr w:rsidR="00767677" w14:paraId="29F2A01B"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7ABAE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60424D"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4DC4169"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C6573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0E0C18"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3A670473"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BF4E5CD"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D20D9F0"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055BEAD"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480E1AC"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F5E296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0E8B5682"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D2273D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DC1C9B4"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E63E1B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8D830AE"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8D06A5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31156203"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826BBB"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6BA8B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569A0"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21E87A"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E089DB"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1C5DE38F" w14:textId="77777777" w:rsidR="00767677" w:rsidRDefault="00767677">
      <w:p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1A2E0CEB" w14:textId="77777777" w:rsidR="00287674" w:rsidRPr="00287674" w:rsidRDefault="00287674" w:rsidP="00287674">
      <w:pPr>
        <w:pStyle w:val="a6"/>
        <w:numPr>
          <w:ilvl w:val="0"/>
          <w:numId w:val="23"/>
        </w:num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851"/>
        <w:rPr>
          <w:rFonts w:ascii="바탕" w:eastAsia="바탕" w:hAnsi="바탕" w:cs="굴림"/>
          <w:color w:val="000000"/>
          <w:szCs w:val="20"/>
        </w:rPr>
      </w:pPr>
      <w:r w:rsidRPr="00287674">
        <w:rPr>
          <w:rFonts w:ascii="바탕" w:eastAsia="바탕" w:hAnsi="바탕" w:cs="굴림" w:hint="eastAsia"/>
          <w:color w:val="000000"/>
          <w:szCs w:val="20"/>
        </w:rPr>
        <w:t>조건부지분인수계약 체결 내역</w:t>
      </w:r>
    </w:p>
    <w:tbl>
      <w:tblPr>
        <w:tblW w:w="0" w:type="auto"/>
        <w:tblCellMar>
          <w:top w:w="15" w:type="dxa"/>
          <w:left w:w="15" w:type="dxa"/>
          <w:bottom w:w="15" w:type="dxa"/>
          <w:right w:w="15" w:type="dxa"/>
        </w:tblCellMar>
        <w:tblLook w:val="04A0" w:firstRow="1" w:lastRow="0" w:firstColumn="1" w:lastColumn="0" w:noHBand="0" w:noVBand="1"/>
      </w:tblPr>
      <w:tblGrid>
        <w:gridCol w:w="1559"/>
        <w:gridCol w:w="1363"/>
        <w:gridCol w:w="1395"/>
        <w:gridCol w:w="1520"/>
        <w:gridCol w:w="1520"/>
        <w:gridCol w:w="1663"/>
      </w:tblGrid>
      <w:tr w:rsidR="00287674" w:rsidRPr="00287674" w14:paraId="716073FB" w14:textId="77777777" w:rsidTr="0034433E">
        <w:trPr>
          <w:trHeight w:val="414"/>
        </w:trPr>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3B2530F"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계약 체결일</w:t>
            </w:r>
          </w:p>
        </w:tc>
        <w:tc>
          <w:tcPr>
            <w:tcW w:w="1363" w:type="dxa"/>
            <w:tcBorders>
              <w:top w:val="single" w:sz="2" w:space="0" w:color="000000"/>
              <w:left w:val="single" w:sz="2" w:space="0" w:color="000000"/>
              <w:bottom w:val="single" w:sz="2" w:space="0" w:color="000000"/>
              <w:right w:val="single" w:sz="2" w:space="0" w:color="000000"/>
            </w:tcBorders>
            <w:vAlign w:val="center"/>
          </w:tcPr>
          <w:p w14:paraId="1B294F6D"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투자자</w:t>
            </w: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AD8CE82"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투자금</w:t>
            </w:r>
          </w:p>
        </w:tc>
        <w:tc>
          <w:tcPr>
            <w:tcW w:w="1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A7716C3"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가치한도</w:t>
            </w:r>
          </w:p>
        </w:tc>
        <w:tc>
          <w:tcPr>
            <w:tcW w:w="1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5B0FFE6"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할인율</w:t>
            </w:r>
          </w:p>
        </w:tc>
        <w:tc>
          <w:tcPr>
            <w:tcW w:w="166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255D1DA"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sidRPr="00287674">
              <w:rPr>
                <w:rFonts w:ascii="바탕" w:eastAsia="바탕" w:hAnsi="바탕" w:cs="굴림" w:hint="eastAsia"/>
                <w:color w:val="000000"/>
                <w:szCs w:val="20"/>
              </w:rPr>
              <w:t>기타 주요 조건</w:t>
            </w:r>
          </w:p>
        </w:tc>
      </w:tr>
      <w:tr w:rsidR="00287674" w:rsidRPr="00287674" w14:paraId="7F21DF24" w14:textId="77777777" w:rsidTr="0034433E">
        <w:trPr>
          <w:trHeight w:val="414"/>
        </w:trPr>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4E5195"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363" w:type="dxa"/>
            <w:tcBorders>
              <w:top w:val="single" w:sz="2" w:space="0" w:color="000000"/>
              <w:left w:val="single" w:sz="2" w:space="0" w:color="000000"/>
              <w:bottom w:val="single" w:sz="2" w:space="0" w:color="000000"/>
              <w:right w:val="single" w:sz="2" w:space="0" w:color="000000"/>
            </w:tcBorders>
            <w:vAlign w:val="center"/>
          </w:tcPr>
          <w:p w14:paraId="039C7C1A"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51A30D"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E8E6A4"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CE4EEE7"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6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5ADFF25" w14:textId="77777777" w:rsidR="00287674" w:rsidRPr="00287674" w:rsidRDefault="00287674" w:rsidP="003443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7CDC4682" w14:textId="77777777" w:rsidR="00287674" w:rsidRDefault="00287674">
      <w:pPr>
        <w:tabs>
          <w:tab w:val="left" w:pos="8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szCs w:val="20"/>
        </w:rPr>
      </w:pPr>
    </w:p>
    <w:p w14:paraId="58EFAFF4" w14:textId="77777777" w:rsidR="00767677" w:rsidRDefault="007A2C04">
      <w:pPr>
        <w:pStyle w:val="a6"/>
        <w:numPr>
          <w:ilvl w:val="0"/>
          <w:numId w:val="2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kern w:val="0"/>
          <w:szCs w:val="20"/>
        </w:rPr>
        <w:t xml:space="preserve">회사는 설립 이후 본 계약 체결일 현재까지 주식의 발행에 있어서 가장납입을 한 사실이 </w:t>
      </w:r>
      <w:r>
        <w:rPr>
          <w:rFonts w:ascii="바탕" w:eastAsia="바탕" w:hAnsi="바탕" w:cs="굴림"/>
          <w:color w:val="000000"/>
          <w:szCs w:val="20"/>
        </w:rPr>
        <w:t xml:space="preserve">없으며 이해관계인이 보유하고 있는 회사의 주식은 전항 기재와 같고 </w:t>
      </w:r>
      <w:r w:rsidRPr="00B25337">
        <w:rPr>
          <w:rFonts w:ascii="바탕" w:eastAsia="바탕" w:hAnsi="바탕" w:cs="굴림"/>
          <w:color w:val="000000"/>
          <w:szCs w:val="20"/>
          <w:highlight w:val="yellow"/>
        </w:rPr>
        <w:t>회사는 이를 자신의 계산으로 취득하였고</w:t>
      </w:r>
      <w:r>
        <w:rPr>
          <w:rFonts w:ascii="바탕" w:eastAsia="바탕" w:hAnsi="바탕" w:cs="굴림"/>
          <w:color w:val="000000"/>
          <w:szCs w:val="20"/>
        </w:rPr>
        <w:t xml:space="preserve"> 가장납입 한 사실이 없다</w:t>
      </w:r>
      <w:r>
        <w:rPr>
          <w:rFonts w:ascii="바탕" w:eastAsia="바탕" w:hAnsi="바탕" w:cs="굴림" w:hint="eastAsia"/>
          <w:color w:val="000000"/>
          <w:szCs w:val="20"/>
        </w:rPr>
        <w:t>.</w:t>
      </w:r>
    </w:p>
    <w:p w14:paraId="7E3DF6A8" w14:textId="77777777" w:rsidR="00767677" w:rsidRDefault="007A2C04">
      <w:pPr>
        <w:pStyle w:val="a6"/>
        <w:numPr>
          <w:ilvl w:val="0"/>
          <w:numId w:val="2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회사는 계열</w:t>
      </w:r>
      <w:r>
        <w:rPr>
          <w:rFonts w:ascii="바탕" w:eastAsia="바탕" w:hAnsi="바탕" w:cs="굴림" w:hint="eastAsia"/>
          <w:color w:val="000000"/>
          <w:szCs w:val="20"/>
        </w:rPr>
        <w:t>회</w:t>
      </w:r>
      <w:r>
        <w:rPr>
          <w:rFonts w:ascii="바탕" w:eastAsia="바탕" w:hAnsi="바탕" w:cs="굴림"/>
          <w:color w:val="000000"/>
          <w:szCs w:val="20"/>
        </w:rPr>
        <w:t>사 또는 특수관계인에 대하여 통상의 범위에서 벗어날 정도로 회사에 불리한 매출거래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보증 또는 담보제공 등을 한 사실이 없다</w:t>
      </w:r>
      <w:r>
        <w:rPr>
          <w:rFonts w:ascii="바탕" w:eastAsia="바탕" w:hAnsi="바탕" w:cs="굴림" w:hint="eastAsia"/>
          <w:color w:val="000000"/>
          <w:kern w:val="0"/>
          <w:szCs w:val="20"/>
        </w:rPr>
        <w:t>.</w:t>
      </w:r>
    </w:p>
    <w:p w14:paraId="2A2C9520" w14:textId="77777777" w:rsidR="00767677" w:rsidRDefault="00767677">
      <w:pPr>
        <w:widowControl/>
        <w:spacing w:after="0"/>
        <w:jc w:val="left"/>
        <w:textAlignment w:val="baseline"/>
        <w:rPr>
          <w:rFonts w:ascii="바탕" w:eastAsia="바탕" w:hAnsi="바탕" w:cs="굴림"/>
          <w:color w:val="000000"/>
          <w:kern w:val="0"/>
          <w:szCs w:val="20"/>
        </w:rPr>
      </w:pPr>
    </w:p>
    <w:p w14:paraId="0B61BD7A" w14:textId="77777777" w:rsidR="00767677" w:rsidRDefault="007A2C04">
      <w:pPr>
        <w:pStyle w:val="a6"/>
        <w:numPr>
          <w:ilvl w:val="0"/>
          <w:numId w:val="4"/>
        </w:numPr>
        <w:tabs>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자산에 관한 사항)</w:t>
      </w:r>
    </w:p>
    <w:p w14:paraId="3FAEA46C" w14:textId="3F603974" w:rsidR="00767677" w:rsidRPr="008739AC" w:rsidDel="008739AC" w:rsidRDefault="007A2C04">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171" w:author="SL Partners" w:date="2025-03-10T22:23:00Z" w16du:dateUtc="2025-03-10T13:23:00Z"/>
          <w:rFonts w:ascii="바탕" w:eastAsia="바탕" w:hAnsi="바탕" w:cs="굴림"/>
          <w:color w:val="000000"/>
          <w:szCs w:val="20"/>
          <w:rPrChange w:id="172" w:author="SL Partners" w:date="2025-03-10T22:23:00Z" w16du:dateUtc="2025-03-10T13:23:00Z">
            <w:rPr>
              <w:del w:id="173" w:author="SL Partners" w:date="2025-03-10T22:23:00Z" w16du:dateUtc="2025-03-10T13:23:00Z"/>
            </w:rPr>
          </w:rPrChange>
        </w:rPr>
      </w:pPr>
      <w:del w:id="174" w:author="SL Partners" w:date="2025-03-10T22:23:00Z" w16du:dateUtc="2025-03-10T13:23:00Z">
        <w:r w:rsidRPr="008739AC" w:rsidDel="008739AC">
          <w:rPr>
            <w:rFonts w:ascii="바탕" w:eastAsia="바탕" w:hAnsi="바탕" w:cs="굴림"/>
            <w:color w:val="000000"/>
            <w:szCs w:val="20"/>
            <w:rPrChange w:id="175" w:author="SL Partners" w:date="2025-03-10T22:23:00Z" w16du:dateUtc="2025-03-10T13:23:00Z">
              <w:rPr/>
            </w:rPrChange>
          </w:rPr>
          <w:delText>회사는 현재 사용중인 부동산, 동산, 기계, 차량, 사무실 기기 및 기타 영업에 필요한 모든 권리, 물건 등은 적법하게 회사의 소유로 되어 있거나, 회사가 사용할 수 있는 권한을 보유하고 있음을 진술하고 보장한다.</w:delText>
        </w:r>
      </w:del>
    </w:p>
    <w:p w14:paraId="50C6E697" w14:textId="352AE3A9" w:rsidR="002B3AE7" w:rsidRDefault="007A2C04">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76" w:author="SL Partners" w:date="2025-03-10T22:24:00Z" w16du:dateUtc="2025-03-10T13:24:00Z"/>
          <w:rFonts w:ascii="바탕" w:eastAsia="바탕" w:hAnsi="바탕" w:cs="굴림"/>
          <w:color w:val="000000"/>
          <w:szCs w:val="20"/>
        </w:rPr>
        <w:pPrChange w:id="177" w:author="SL Partners" w:date="2025-03-10T22:29:00Z" w16du:dateUtc="2025-03-10T13:29:00Z">
          <w:pPr>
            <w:pStyle w:val="a6"/>
            <w:numPr>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del w:id="178" w:author="SL Partners" w:date="2025-03-10T22:23:00Z" w16du:dateUtc="2025-03-10T13:23:00Z">
        <w:r w:rsidDel="008739AC">
          <w:rPr>
            <w:rFonts w:ascii="바탕" w:eastAsia="바탕" w:hAnsi="바탕" w:cs="굴림"/>
            <w:color w:val="000000"/>
            <w:szCs w:val="20"/>
          </w:rPr>
          <w:delText>회사는 현재 보유 사용하고 있는 모든 특허권을 포함한 지</w:delText>
        </w:r>
        <w:r w:rsidDel="008739AC">
          <w:rPr>
            <w:rFonts w:ascii="바탕" w:eastAsia="바탕" w:hAnsi="바탕" w:cs="굴림" w:hint="eastAsia"/>
            <w:color w:val="000000"/>
            <w:szCs w:val="20"/>
          </w:rPr>
          <w:delText>식</w:delText>
        </w:r>
        <w:r w:rsidDel="008739AC">
          <w:rPr>
            <w:rFonts w:ascii="바탕" w:eastAsia="바탕" w:hAnsi="바탕" w:cs="굴림"/>
            <w:color w:val="000000"/>
            <w:szCs w:val="20"/>
          </w:rPr>
          <w:delText>재산권 기타 무형자산은 회사가 적법한 권리를 가지고 있으며</w:delText>
        </w:r>
        <w:r w:rsidDel="008739AC">
          <w:rPr>
            <w:rFonts w:ascii="바탕" w:eastAsia="바탕" w:hAnsi="바탕" w:cs="굴림" w:hint="eastAsia"/>
            <w:color w:val="000000"/>
            <w:szCs w:val="20"/>
          </w:rPr>
          <w:delText xml:space="preserve">, </w:delText>
        </w:r>
        <w:r w:rsidDel="008739AC">
          <w:rPr>
            <w:rFonts w:ascii="바탕" w:eastAsia="바탕" w:hAnsi="바탕" w:cs="굴림"/>
            <w:color w:val="000000"/>
            <w:szCs w:val="20"/>
          </w:rPr>
          <w:delText>제</w:delText>
        </w:r>
        <w:r w:rsidDel="008739AC">
          <w:rPr>
            <w:rFonts w:ascii="바탕" w:eastAsia="바탕" w:hAnsi="바탕" w:cs="굴림" w:hint="eastAsia"/>
            <w:color w:val="000000"/>
            <w:szCs w:val="20"/>
          </w:rPr>
          <w:delText>3</w:delText>
        </w:r>
        <w:r w:rsidDel="008739AC">
          <w:rPr>
            <w:rFonts w:ascii="바탕" w:eastAsia="바탕" w:hAnsi="바탕" w:cs="굴림"/>
            <w:color w:val="000000"/>
            <w:szCs w:val="20"/>
          </w:rPr>
          <w:delText>자의 권리를 침해하거나 제</w:delText>
        </w:r>
        <w:r w:rsidDel="008739AC">
          <w:rPr>
            <w:rFonts w:ascii="바탕" w:eastAsia="바탕" w:hAnsi="바탕" w:cs="굴림" w:hint="eastAsia"/>
            <w:color w:val="000000"/>
            <w:szCs w:val="20"/>
          </w:rPr>
          <w:delText>3</w:delText>
        </w:r>
        <w:r w:rsidDel="008739AC">
          <w:rPr>
            <w:rFonts w:ascii="바탕" w:eastAsia="바탕" w:hAnsi="바탕" w:cs="굴림"/>
            <w:color w:val="000000"/>
            <w:szCs w:val="20"/>
          </w:rPr>
          <w:delText>자로부터 권리를 침해 받고 있지 않음을 진술하고 보장한다</w:delText>
        </w:r>
        <w:r w:rsidDel="008739AC">
          <w:rPr>
            <w:rFonts w:ascii="바탕" w:eastAsia="바탕" w:hAnsi="바탕" w:cs="굴림" w:hint="eastAsia"/>
            <w:color w:val="000000"/>
            <w:szCs w:val="20"/>
          </w:rPr>
          <w:delText>.</w:delText>
        </w:r>
      </w:del>
      <w:ins w:id="179" w:author="SL Partners" w:date="2025-03-10T22:23:00Z" w16du:dateUtc="2025-03-10T13:23:00Z">
        <w:r w:rsidR="008739AC" w:rsidRPr="008739AC">
          <w:rPr>
            <w:rFonts w:ascii="바탕" w:eastAsia="바탕" w:hAnsi="바탕" w:cs="굴림" w:hint="eastAsia"/>
            <w:color w:val="000000"/>
            <w:szCs w:val="20"/>
          </w:rPr>
          <w:t>회사는</w:t>
        </w:r>
        <w:r w:rsidR="008739AC" w:rsidRPr="008739AC">
          <w:rPr>
            <w:rFonts w:ascii="바탕" w:eastAsia="바탕" w:hAnsi="바탕" w:cs="굴림"/>
            <w:color w:val="000000"/>
            <w:szCs w:val="20"/>
          </w:rPr>
          <w:t xml:space="preserve"> 회사가 소유하거나 사용하는 모든 자산을 소유하거나 사용할 수 있는 적법한 권리를 보유하고 있으며, 이러한 자산이나 그에 대한 권리에는 어떠한 제한부담도 설정되어 있지 아니하다.  회사가 </w:t>
        </w:r>
      </w:ins>
      <w:ins w:id="180" w:author="SL Partners" w:date="2025-03-10T22:29:00Z" w16du:dateUtc="2025-03-10T13:29:00Z">
        <w:r w:rsidR="00E42DF7">
          <w:rPr>
            <w:rFonts w:ascii="바탕" w:eastAsia="바탕" w:hAnsi="바탕" w:cs="굴림" w:hint="eastAsia"/>
            <w:color w:val="000000"/>
            <w:szCs w:val="20"/>
          </w:rPr>
          <w:t xml:space="preserve">이해관계인 및 그 </w:t>
        </w:r>
      </w:ins>
      <w:ins w:id="181" w:author="SL Partners" w:date="2025-03-10T22:23:00Z" w16du:dateUtc="2025-03-10T13:23:00Z">
        <w:r w:rsidR="008739AC" w:rsidRPr="008739AC">
          <w:rPr>
            <w:rFonts w:ascii="바탕" w:eastAsia="바탕" w:hAnsi="바탕" w:cs="굴림"/>
            <w:color w:val="000000"/>
            <w:szCs w:val="20"/>
          </w:rPr>
          <w:t>특수관계인 기타 제3자를 위하여 회사 소유 자산을 담보로 제공하거나 보증을 제공하고 있는 사항은 없다.</w:t>
        </w:r>
      </w:ins>
      <w:ins w:id="182" w:author="SL Partners" w:date="2025-03-10T22:24:00Z" w16du:dateUtc="2025-03-10T13:24:00Z">
        <w:r w:rsidR="002B3AE7">
          <w:rPr>
            <w:rFonts w:ascii="바탕" w:eastAsia="바탕" w:hAnsi="바탕" w:cs="굴림" w:hint="eastAsia"/>
            <w:color w:val="000000"/>
            <w:szCs w:val="20"/>
          </w:rPr>
          <w:t xml:space="preserve"> </w:t>
        </w:r>
      </w:ins>
    </w:p>
    <w:p w14:paraId="2200E7CD" w14:textId="745089E4" w:rsidR="002B3AE7" w:rsidRPr="002B3AE7" w:rsidRDefault="002B3AE7">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83" w:author="SL Partners" w:date="2025-03-10T22:24:00Z" w16du:dateUtc="2025-03-10T13:24:00Z"/>
          <w:rFonts w:ascii="바탕" w:eastAsia="바탕" w:hAnsi="바탕" w:cs="굴림"/>
          <w:color w:val="000000"/>
          <w:szCs w:val="20"/>
        </w:rPr>
        <w:pPrChange w:id="184" w:author="SL Partners" w:date="2025-03-10T22:29:00Z" w16du:dateUtc="2025-03-10T13:29:00Z">
          <w:pPr>
            <w:pStyle w:val="a6"/>
            <w:numPr>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185" w:author="SL Partners" w:date="2025-03-10T22:24:00Z" w16du:dateUtc="2025-03-10T13:24:00Z">
        <w:r w:rsidRPr="002B3AE7">
          <w:rPr>
            <w:rFonts w:ascii="바탕" w:eastAsia="바탕" w:hAnsi="바탕" w:cs="굴림" w:hint="eastAsia"/>
            <w:color w:val="000000"/>
            <w:szCs w:val="20"/>
          </w:rPr>
          <w:lastRenderedPageBreak/>
          <w:t>회사가</w:t>
        </w:r>
        <w:r w:rsidRPr="002B3AE7">
          <w:rPr>
            <w:rFonts w:ascii="바탕" w:eastAsia="바탕" w:hAnsi="바탕" w:cs="굴림"/>
            <w:color w:val="000000"/>
            <w:szCs w:val="20"/>
          </w:rPr>
          <w:t xml:space="preserve"> 소유하거나 사용하고 있는 자산은 통상적인 마모 및 손실을 제외하고 충분히 가동, 운영, 활용될 수 있는 상태이고, 유지보수에 필요한 조치가 취해지고 있으며, 그러한 상태와 기능을 유지하기 위하여 자본적 지출이 요구되지 아니한다.</w:t>
        </w:r>
      </w:ins>
    </w:p>
    <w:p w14:paraId="17C97286" w14:textId="58D7B271" w:rsidR="002B3AE7" w:rsidRPr="002B3AE7" w:rsidRDefault="002B3AE7">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86" w:author="SL Partners" w:date="2025-03-10T22:24:00Z" w16du:dateUtc="2025-03-10T13:24:00Z"/>
          <w:rFonts w:ascii="바탕" w:eastAsia="바탕" w:hAnsi="바탕" w:cs="굴림"/>
          <w:color w:val="000000"/>
          <w:szCs w:val="20"/>
        </w:rPr>
        <w:pPrChange w:id="187" w:author="SL Partners" w:date="2025-03-10T22:29:00Z" w16du:dateUtc="2025-03-10T13:29:00Z">
          <w:pPr>
            <w:pStyle w:val="a6"/>
            <w:numPr>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188" w:author="SL Partners" w:date="2025-03-10T22:24:00Z" w16du:dateUtc="2025-03-10T13:24:00Z">
        <w:r w:rsidRPr="002B3AE7">
          <w:rPr>
            <w:rFonts w:ascii="바탕" w:eastAsia="바탕" w:hAnsi="바탕" w:cs="굴림" w:hint="eastAsia"/>
            <w:color w:val="000000"/>
            <w:szCs w:val="20"/>
          </w:rPr>
          <w:t>회사가</w:t>
        </w:r>
        <w:r w:rsidRPr="002B3AE7">
          <w:rPr>
            <w:rFonts w:ascii="바탕" w:eastAsia="바탕" w:hAnsi="바탕" w:cs="굴림"/>
            <w:color w:val="000000"/>
            <w:szCs w:val="20"/>
          </w:rPr>
          <w:t xml:space="preserve"> 임차하거나 기타 유사한 </w:t>
        </w:r>
        <w:proofErr w:type="spellStart"/>
        <w:r w:rsidRPr="002B3AE7">
          <w:rPr>
            <w:rFonts w:ascii="바탕" w:eastAsia="바탕" w:hAnsi="바탕" w:cs="굴림"/>
            <w:color w:val="000000"/>
            <w:szCs w:val="20"/>
          </w:rPr>
          <w:t>권원에</w:t>
        </w:r>
        <w:proofErr w:type="spellEnd"/>
        <w:r w:rsidRPr="002B3AE7">
          <w:rPr>
            <w:rFonts w:ascii="바탕" w:eastAsia="바탕" w:hAnsi="바탕" w:cs="굴림"/>
            <w:color w:val="000000"/>
            <w:szCs w:val="20"/>
          </w:rPr>
          <w:t xml:space="preserve"> 기초하여 사용하는 부동산 기타 유형자산과 관련하여 회사는 이를 위한 임대차계약 또는 기타 근거 계약을 위반하거나 불이행하지 않았으며, 해당 계약에 의하여 지급되어야 하는 모든 차임 기타 </w:t>
        </w:r>
        <w:proofErr w:type="spellStart"/>
        <w:r w:rsidRPr="002B3AE7">
          <w:rPr>
            <w:rFonts w:ascii="바탕" w:eastAsia="바탕" w:hAnsi="바탕" w:cs="굴림"/>
            <w:color w:val="000000"/>
            <w:szCs w:val="20"/>
          </w:rPr>
          <w:t>금원은</w:t>
        </w:r>
        <w:proofErr w:type="spellEnd"/>
        <w:r w:rsidRPr="002B3AE7">
          <w:rPr>
            <w:rFonts w:ascii="바탕" w:eastAsia="바탕" w:hAnsi="바탕" w:cs="굴림"/>
            <w:color w:val="000000"/>
            <w:szCs w:val="20"/>
          </w:rPr>
          <w:t xml:space="preserve"> 해당 지급기일 이전에 지급되었고, 임대차보증금 기타 유사한 </w:t>
        </w:r>
        <w:proofErr w:type="spellStart"/>
        <w:r w:rsidRPr="002B3AE7">
          <w:rPr>
            <w:rFonts w:ascii="바탕" w:eastAsia="바탕" w:hAnsi="바탕" w:cs="굴림"/>
            <w:color w:val="000000"/>
            <w:szCs w:val="20"/>
          </w:rPr>
          <w:t>금원이</w:t>
        </w:r>
        <w:proofErr w:type="spellEnd"/>
        <w:r w:rsidRPr="002B3AE7">
          <w:rPr>
            <w:rFonts w:ascii="바탕" w:eastAsia="바탕" w:hAnsi="바탕" w:cs="굴림"/>
            <w:color w:val="000000"/>
            <w:szCs w:val="20"/>
          </w:rPr>
          <w:t xml:space="preserve"> 해당 계약의 위반 또는 불이행과 관련하여 상계 또는 공제된 바 없다.  회사는 임차보증금의 반환청구권을 담보하기 위하여 필요한 법령 또는 계약상 조치를 취하였으며, 그 회수가 우려되는 임차보증금은 없다. </w:t>
        </w:r>
      </w:ins>
    </w:p>
    <w:p w14:paraId="3404D2A0" w14:textId="2DEAB2A3" w:rsidR="008739AC" w:rsidRDefault="002B3AE7">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89" w:author="SL Partners" w:date="2025-03-10T22:23:00Z" w16du:dateUtc="2025-03-10T13:23:00Z"/>
          <w:rFonts w:ascii="바탕" w:eastAsia="바탕" w:hAnsi="바탕" w:cs="굴림"/>
          <w:color w:val="000000"/>
          <w:szCs w:val="20"/>
        </w:rPr>
        <w:pPrChange w:id="190" w:author="SL Partners" w:date="2025-03-10T22:29:00Z" w16du:dateUtc="2025-03-10T13:29:00Z">
          <w:pPr>
            <w:pStyle w:val="a6"/>
            <w:numPr>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191" w:author="SL Partners" w:date="2025-03-10T22:24:00Z" w16du:dateUtc="2025-03-10T13:24:00Z">
        <w:r w:rsidRPr="002B3AE7">
          <w:rPr>
            <w:rFonts w:ascii="바탕" w:eastAsia="바탕" w:hAnsi="바탕" w:cs="굴림" w:hint="eastAsia"/>
            <w:color w:val="000000"/>
            <w:szCs w:val="20"/>
          </w:rPr>
          <w:t>회사가</w:t>
        </w:r>
        <w:r w:rsidRPr="002B3AE7">
          <w:rPr>
            <w:rFonts w:ascii="바탕" w:eastAsia="바탕" w:hAnsi="바탕" w:cs="굴림"/>
            <w:color w:val="000000"/>
            <w:szCs w:val="20"/>
          </w:rPr>
          <w:t xml:space="preserve"> 소유하고 있는 건물은 관련 법령, 규제, 건축허가 및 기타 승인에 따라 건축되었다.  위 소유 부동산에 관한 부동산 등기부와 관련 대장 등 공부는 소유 부동산을 사실대로 정확하게 반영하고 있으며, 소유 부동산에 위치한 실제 건축물과 소유 부동산의 실제 관리 및 사용 현황과 일치한다.  소유 부동산이 위치한 지역의 도시계획상 소유 부동산을 해당 영업을 위한 목적으로 사용하는 데 제한이 없고, 용도지구 및 용도지역을 변경하거나 토지수용(또는 토지수</w:t>
        </w:r>
        <w:r w:rsidRPr="002B3AE7">
          <w:rPr>
            <w:rFonts w:ascii="바탕" w:eastAsia="바탕" w:hAnsi="바탕" w:cs="굴림" w:hint="eastAsia"/>
            <w:color w:val="000000"/>
            <w:szCs w:val="20"/>
          </w:rPr>
          <w:t>용에</w:t>
        </w:r>
        <w:r w:rsidRPr="002B3AE7">
          <w:rPr>
            <w:rFonts w:ascii="바탕" w:eastAsia="바탕" w:hAnsi="바탕" w:cs="굴림"/>
            <w:color w:val="000000"/>
            <w:szCs w:val="20"/>
          </w:rPr>
          <w:t xml:space="preserve"> 갈음하는 협의매수)을 선언하는 절차나 정부의 처분, 기타 이와 유사한 정부의 처분은 존재하지 아니한다.  회사가 소유하는 건물이나 구축물은 타인 소유 토지의 경계를 침범한 바 없으며, 타인의 건물이나 구축물도 회사가 소유하는 토지의 경계를 침범한 바 없다.</w:t>
        </w:r>
      </w:ins>
    </w:p>
    <w:p w14:paraId="56657C78" w14:textId="77777777" w:rsidR="008739AC" w:rsidRDefault="008739AC" w:rsidP="008739AC">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192" w:author="SL Partners" w:date="2025-03-10T22:23:00Z" w16du:dateUtc="2025-03-10T13:23:00Z"/>
          <w:rFonts w:ascii="바탕" w:eastAsia="바탕" w:hAnsi="바탕" w:cs="굴림"/>
          <w:color w:val="000000"/>
          <w:szCs w:val="20"/>
        </w:rPr>
      </w:pPr>
      <w:ins w:id="193" w:author="SL Partners" w:date="2025-03-10T22:23:00Z" w16du:dateUtc="2025-03-10T13:23:00Z">
        <w:r>
          <w:rPr>
            <w:rFonts w:ascii="바탕" w:eastAsia="바탕" w:hAnsi="바탕" w:cs="굴림"/>
            <w:color w:val="000000"/>
            <w:szCs w:val="20"/>
          </w:rPr>
          <w:t>회사는 현재 보유 사용하고 있는 모든 특허권을 포함한 지</w:t>
        </w:r>
        <w:r>
          <w:rPr>
            <w:rFonts w:ascii="바탕" w:eastAsia="바탕" w:hAnsi="바탕" w:cs="굴림" w:hint="eastAsia"/>
            <w:color w:val="000000"/>
            <w:szCs w:val="20"/>
          </w:rPr>
          <w:t>식</w:t>
        </w:r>
        <w:r>
          <w:rPr>
            <w:rFonts w:ascii="바탕" w:eastAsia="바탕" w:hAnsi="바탕" w:cs="굴림"/>
            <w:color w:val="000000"/>
            <w:szCs w:val="20"/>
          </w:rPr>
          <w:t>재산권 기타 무형자산은 회사가 적법한 권리를 가지고 있으며</w:t>
        </w:r>
        <w:r>
          <w:rPr>
            <w:rFonts w:ascii="바탕" w:eastAsia="바탕" w:hAnsi="바탕" w:cs="굴림" w:hint="eastAsia"/>
            <w:color w:val="000000"/>
            <w:szCs w:val="20"/>
          </w:rPr>
          <w:t xml:space="preserve">, </w:t>
        </w:r>
        <w:r>
          <w:rPr>
            <w:rFonts w:ascii="바탕" w:eastAsia="바탕" w:hAnsi="바탕" w:cs="굴림"/>
            <w:color w:val="000000"/>
            <w:szCs w:val="20"/>
          </w:rPr>
          <w:t>제</w:t>
        </w:r>
        <w:r>
          <w:rPr>
            <w:rFonts w:ascii="바탕" w:eastAsia="바탕" w:hAnsi="바탕" w:cs="굴림" w:hint="eastAsia"/>
            <w:color w:val="000000"/>
            <w:szCs w:val="20"/>
          </w:rPr>
          <w:t>3</w:t>
        </w:r>
        <w:r>
          <w:rPr>
            <w:rFonts w:ascii="바탕" w:eastAsia="바탕" w:hAnsi="바탕" w:cs="굴림"/>
            <w:color w:val="000000"/>
            <w:szCs w:val="20"/>
          </w:rPr>
          <w:t>자의 권리를 침해하거나 제</w:t>
        </w:r>
        <w:r>
          <w:rPr>
            <w:rFonts w:ascii="바탕" w:eastAsia="바탕" w:hAnsi="바탕" w:cs="굴림" w:hint="eastAsia"/>
            <w:color w:val="000000"/>
            <w:szCs w:val="20"/>
          </w:rPr>
          <w:t>3</w:t>
        </w:r>
        <w:r>
          <w:rPr>
            <w:rFonts w:ascii="바탕" w:eastAsia="바탕" w:hAnsi="바탕" w:cs="굴림"/>
            <w:color w:val="000000"/>
            <w:szCs w:val="20"/>
          </w:rPr>
          <w:t>자로부터 권리를 침해 받고 있지 않음을 진술하고 보장한다</w:t>
        </w:r>
        <w:r>
          <w:rPr>
            <w:rFonts w:ascii="바탕" w:eastAsia="바탕" w:hAnsi="바탕" w:cs="굴림" w:hint="eastAsia"/>
            <w:color w:val="000000"/>
            <w:szCs w:val="20"/>
          </w:rPr>
          <w:t>.</w:t>
        </w:r>
      </w:ins>
    </w:p>
    <w:p w14:paraId="2CBDC000" w14:textId="18CEAB99" w:rsidR="008739AC" w:rsidDel="008739AC" w:rsidRDefault="008739AC">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194" w:author="SL Partners" w:date="2025-03-10T22:23:00Z" w16du:dateUtc="2025-03-10T13:23:00Z"/>
          <w:rFonts w:ascii="바탕" w:eastAsia="바탕" w:hAnsi="바탕" w:cs="굴림"/>
          <w:color w:val="000000"/>
          <w:szCs w:val="20"/>
        </w:rPr>
      </w:pPr>
    </w:p>
    <w:p w14:paraId="0E727B99" w14:textId="77777777" w:rsidR="00767677" w:rsidRDefault="007A2C04">
      <w:pPr>
        <w:pStyle w:val="a6"/>
        <w:numPr>
          <w:ilvl w:val="0"/>
          <w:numId w:val="2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szCs w:val="20"/>
        </w:rPr>
      </w:pPr>
      <w:r>
        <w:rPr>
          <w:rFonts w:ascii="바탕" w:eastAsia="바탕" w:hAnsi="바탕" w:cs="굴림"/>
          <w:color w:val="000000"/>
          <w:szCs w:val="20"/>
        </w:rPr>
        <w:t>회사는 통상적인 사업경로에 따른 제품의 판매 등을 제외하고 회사의 자산이나</w:t>
      </w:r>
      <w:r>
        <w:rPr>
          <w:rFonts w:ascii="바탕" w:eastAsia="바탕" w:hAnsi="바탕" w:cs="굴림" w:hint="eastAsia"/>
          <w:color w:val="000000"/>
          <w:szCs w:val="20"/>
        </w:rPr>
        <w:t xml:space="preserve"> </w:t>
      </w:r>
      <w:r>
        <w:rPr>
          <w:rFonts w:ascii="바탕" w:eastAsia="바탕" w:hAnsi="바탕" w:cs="굴림"/>
          <w:color w:val="000000"/>
          <w:szCs w:val="20"/>
        </w:rPr>
        <w:t>권리를 매매</w:t>
      </w:r>
      <w:r>
        <w:rPr>
          <w:rFonts w:ascii="바탕" w:eastAsia="바탕" w:hAnsi="바탕" w:cs="굴림" w:hint="eastAsia"/>
          <w:color w:val="000000"/>
          <w:szCs w:val="20"/>
        </w:rPr>
        <w:t xml:space="preserve">, </w:t>
      </w:r>
      <w:r>
        <w:rPr>
          <w:rFonts w:ascii="바탕" w:eastAsia="바탕" w:hAnsi="바탕" w:cs="굴림"/>
          <w:color w:val="000000"/>
          <w:szCs w:val="20"/>
        </w:rPr>
        <w:t>교환 또는 기타 방식으로 처분하지 아니하였음을 진술하고 보장한다</w:t>
      </w:r>
      <w:r>
        <w:rPr>
          <w:rFonts w:ascii="바탕" w:eastAsia="바탕" w:hAnsi="바탕" w:cs="굴림" w:hint="eastAsia"/>
          <w:color w:val="000000"/>
          <w:szCs w:val="20"/>
        </w:rPr>
        <w:t>.</w:t>
      </w:r>
    </w:p>
    <w:p w14:paraId="58FC4292" w14:textId="77777777" w:rsidR="00767677" w:rsidRDefault="00767677">
      <w:pPr>
        <w:widowControl/>
        <w:tabs>
          <w:tab w:val="left" w:pos="710"/>
          <w:tab w:val="left" w:pos="806"/>
        </w:tabs>
        <w:spacing w:after="0"/>
        <w:jc w:val="left"/>
        <w:textAlignment w:val="baseline"/>
        <w:rPr>
          <w:rFonts w:ascii="바탕" w:eastAsia="바탕" w:hAnsi="바탕" w:cs="굴림"/>
          <w:color w:val="000000"/>
          <w:kern w:val="0"/>
          <w:szCs w:val="20"/>
        </w:rPr>
      </w:pPr>
    </w:p>
    <w:p w14:paraId="6092B866" w14:textId="77777777" w:rsidR="00767677" w:rsidRDefault="007A2C04">
      <w:pPr>
        <w:pStyle w:val="a6"/>
        <w:numPr>
          <w:ilvl w:val="0"/>
          <w:numId w:val="4"/>
        </w:numPr>
        <w:tabs>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부채에 관한 사항</w:t>
      </w:r>
      <w:r>
        <w:rPr>
          <w:rFonts w:ascii="바탕" w:eastAsia="바탕" w:hAnsi="바탕" w:cs="굴림" w:hint="eastAsia"/>
          <w:b/>
          <w:color w:val="000000"/>
          <w:kern w:val="0"/>
          <w:szCs w:val="20"/>
        </w:rPr>
        <w:t>)</w:t>
      </w:r>
    </w:p>
    <w:p w14:paraId="77B90754" w14:textId="77777777" w:rsidR="00767677" w:rsidRDefault="007A2C04">
      <w:pPr>
        <w:pStyle w:val="a6"/>
        <w:numPr>
          <w:ilvl w:val="0"/>
          <w:numId w:val="2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szCs w:val="20"/>
        </w:rPr>
        <w:t>회사의</w:t>
      </w:r>
      <w:r>
        <w:rPr>
          <w:rFonts w:ascii="바탕" w:eastAsia="바탕" w:hAnsi="바탕" w:cs="굴림"/>
          <w:color w:val="000000"/>
          <w:kern w:val="0"/>
          <w:szCs w:val="20"/>
        </w:rPr>
        <w:t xml:space="preserve"> 담보제공 및 </w:t>
      </w:r>
      <w:proofErr w:type="spellStart"/>
      <w:r>
        <w:rPr>
          <w:rFonts w:ascii="바탕" w:eastAsia="바탕" w:hAnsi="바탕" w:cs="굴림"/>
          <w:color w:val="000000"/>
          <w:kern w:val="0"/>
          <w:szCs w:val="20"/>
        </w:rPr>
        <w:t>입보</w:t>
      </w:r>
      <w:proofErr w:type="spellEnd"/>
      <w:r>
        <w:rPr>
          <w:rFonts w:ascii="바탕" w:eastAsia="바탕" w:hAnsi="바탕" w:cs="굴림"/>
          <w:color w:val="000000"/>
          <w:kern w:val="0"/>
          <w:szCs w:val="20"/>
        </w:rPr>
        <w:t xml:space="preserve"> 내역은 아래 기재와 같다</w:t>
      </w:r>
      <w:r>
        <w:rPr>
          <w:rFonts w:ascii="바탕" w:eastAsia="바탕" w:hAnsi="바탕" w:cs="굴림" w:hint="eastAsia"/>
          <w:color w:val="000000"/>
          <w:kern w:val="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366"/>
        <w:gridCol w:w="1320"/>
        <w:gridCol w:w="1154"/>
        <w:gridCol w:w="1399"/>
        <w:gridCol w:w="1662"/>
        <w:gridCol w:w="2115"/>
      </w:tblGrid>
      <w:tr w:rsidR="00767677" w14:paraId="2AD1C97B" w14:textId="77777777">
        <w:trPr>
          <w:trHeight w:val="333"/>
        </w:trPr>
        <w:tc>
          <w:tcPr>
            <w:tcW w:w="137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105B1F66"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금융기관</w:t>
            </w:r>
          </w:p>
        </w:tc>
        <w:tc>
          <w:tcPr>
            <w:tcW w:w="2489"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hideMark/>
          </w:tcPr>
          <w:p w14:paraId="12D04587"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제 공 담 보</w:t>
            </w:r>
          </w:p>
        </w:tc>
        <w:tc>
          <w:tcPr>
            <w:tcW w:w="3082"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hideMark/>
          </w:tcPr>
          <w:p w14:paraId="5B080BBB"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입 보 내 역</w:t>
            </w:r>
          </w:p>
        </w:tc>
        <w:tc>
          <w:tcPr>
            <w:tcW w:w="2131"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5EB6EDE8"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비 고</w:t>
            </w:r>
          </w:p>
        </w:tc>
      </w:tr>
      <w:tr w:rsidR="00767677" w14:paraId="0A200364" w14:textId="77777777">
        <w:trPr>
          <w:trHeight w:val="55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2B3240" w14:textId="77777777" w:rsidR="00767677" w:rsidRDefault="00767677">
            <w:pPr>
              <w:widowControl/>
              <w:autoSpaceDE/>
              <w:autoSpaceDN/>
              <w:spacing w:after="0"/>
              <w:jc w:val="left"/>
              <w:rPr>
                <w:rFonts w:ascii="바탕" w:eastAsia="바탕" w:hAnsi="바탕" w:cs="굴림"/>
                <w:color w:val="000000"/>
                <w:kern w:val="0"/>
                <w:szCs w:val="20"/>
              </w:rPr>
            </w:pPr>
          </w:p>
        </w:tc>
        <w:tc>
          <w:tcPr>
            <w:tcW w:w="1329" w:type="dxa"/>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0D338E6E"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담보종류</w:t>
            </w:r>
          </w:p>
        </w:tc>
        <w:tc>
          <w:tcPr>
            <w:tcW w:w="1160" w:type="dxa"/>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0DEBC8E3" w14:textId="77777777" w:rsidR="00767677" w:rsidRDefault="007A2C04">
            <w:pPr>
              <w:spacing w:after="0" w:line="240" w:lineRule="auto"/>
              <w:jc w:val="center"/>
              <w:textAlignment w:val="baseline"/>
              <w:rPr>
                <w:rFonts w:ascii="바탕" w:eastAsia="바탕" w:hAnsi="바탕" w:cs="굴림"/>
                <w:color w:val="000000"/>
                <w:kern w:val="0"/>
                <w:szCs w:val="20"/>
              </w:rPr>
            </w:pPr>
            <w:proofErr w:type="spellStart"/>
            <w:r>
              <w:rPr>
                <w:rFonts w:ascii="바탕" w:eastAsia="바탕" w:hAnsi="바탕" w:cs="굴림"/>
                <w:color w:val="000000"/>
                <w:kern w:val="0"/>
                <w:szCs w:val="20"/>
              </w:rPr>
              <w:t>설정액</w:t>
            </w:r>
            <w:proofErr w:type="spellEnd"/>
          </w:p>
          <w:p w14:paraId="29866569" w14:textId="77777777" w:rsidR="00767677" w:rsidRDefault="007A2C04">
            <w:pPr>
              <w:spacing w:after="0" w:line="240" w:lineRule="auto"/>
              <w:jc w:val="center"/>
              <w:textAlignment w:val="baseline"/>
              <w:rPr>
                <w:rFonts w:ascii="바탕" w:eastAsia="바탕" w:hAnsi="바탕" w:cs="굴림"/>
                <w:color w:val="000000"/>
                <w:kern w:val="0"/>
                <w:szCs w:val="20"/>
              </w:rPr>
            </w:pPr>
            <w:r>
              <w:rPr>
                <w:rFonts w:ascii="바탕" w:eastAsia="바탕" w:hAnsi="바탕" w:cs="굴림" w:hint="eastAsia"/>
                <w:color w:val="000000"/>
                <w:kern w:val="0"/>
                <w:szCs w:val="20"/>
              </w:rPr>
              <w:t>(</w:t>
            </w:r>
            <w:proofErr w:type="spellStart"/>
            <w:r>
              <w:rPr>
                <w:rFonts w:ascii="바탕" w:eastAsia="바탕" w:hAnsi="바탕" w:cs="굴림"/>
                <w:color w:val="000000"/>
                <w:kern w:val="0"/>
                <w:szCs w:val="20"/>
              </w:rPr>
              <w:t>실현가</w:t>
            </w:r>
            <w:proofErr w:type="spellEnd"/>
            <w:r>
              <w:rPr>
                <w:rFonts w:ascii="바탕" w:eastAsia="바탕" w:hAnsi="바탕" w:cs="굴림" w:hint="eastAsia"/>
                <w:color w:val="000000"/>
                <w:kern w:val="0"/>
                <w:szCs w:val="20"/>
              </w:rPr>
              <w:t>)</w:t>
            </w:r>
          </w:p>
        </w:tc>
        <w:tc>
          <w:tcPr>
            <w:tcW w:w="1408" w:type="dxa"/>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23ED48C9"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한 도</w:t>
            </w:r>
          </w:p>
        </w:tc>
        <w:tc>
          <w:tcPr>
            <w:tcW w:w="1674" w:type="dxa"/>
            <w:tcBorders>
              <w:top w:val="single" w:sz="4" w:space="0" w:color="000000"/>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hideMark/>
          </w:tcPr>
          <w:p w14:paraId="610E001D"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사 용 액</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27421B" w14:textId="77777777" w:rsidR="00767677" w:rsidRDefault="00767677">
            <w:pPr>
              <w:widowControl/>
              <w:autoSpaceDE/>
              <w:autoSpaceDN/>
              <w:spacing w:after="0"/>
              <w:jc w:val="left"/>
              <w:rPr>
                <w:rFonts w:ascii="바탕" w:eastAsia="바탕" w:hAnsi="바탕" w:cs="굴림"/>
                <w:color w:val="000000"/>
                <w:kern w:val="0"/>
                <w:szCs w:val="20"/>
              </w:rPr>
            </w:pPr>
          </w:p>
        </w:tc>
      </w:tr>
      <w:tr w:rsidR="00767677" w14:paraId="49C6F458" w14:textId="77777777">
        <w:trPr>
          <w:trHeight w:val="475"/>
        </w:trPr>
        <w:tc>
          <w:tcPr>
            <w:tcW w:w="1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ED74B" w14:textId="77777777" w:rsidR="00767677" w:rsidRDefault="00767677">
            <w:pPr>
              <w:spacing w:after="0"/>
              <w:jc w:val="center"/>
              <w:textAlignment w:val="baseline"/>
              <w:rPr>
                <w:rFonts w:ascii="바탕" w:eastAsia="바탕" w:hAnsi="바탕" w:cs="굴림"/>
                <w:color w:val="000000"/>
                <w:kern w:val="0"/>
                <w:szCs w:val="20"/>
              </w:rPr>
            </w:pPr>
          </w:p>
        </w:tc>
        <w:tc>
          <w:tcPr>
            <w:tcW w:w="1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6020E" w14:textId="77777777" w:rsidR="00767677" w:rsidRDefault="00767677">
            <w:pPr>
              <w:spacing w:after="0"/>
              <w:jc w:val="center"/>
              <w:textAlignment w:val="baseline"/>
              <w:rPr>
                <w:rFonts w:ascii="바탕" w:eastAsia="바탕" w:hAnsi="바탕" w:cs="굴림"/>
                <w:color w:val="000000"/>
                <w:kern w:val="0"/>
                <w:szCs w:val="20"/>
              </w:rPr>
            </w:pP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9BA90" w14:textId="77777777" w:rsidR="00767677" w:rsidRDefault="00767677">
            <w:pPr>
              <w:spacing w:after="0"/>
              <w:jc w:val="right"/>
              <w:textAlignment w:val="baseline"/>
              <w:rPr>
                <w:rFonts w:ascii="바탕" w:eastAsia="바탕" w:hAnsi="바탕" w:cs="굴림"/>
                <w:color w:val="000000"/>
                <w:kern w:val="0"/>
                <w:szCs w:val="20"/>
              </w:rPr>
            </w:pPr>
          </w:p>
        </w:tc>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6FA3B" w14:textId="77777777" w:rsidR="00767677" w:rsidRDefault="00767677">
            <w:pPr>
              <w:spacing w:after="0"/>
              <w:jc w:val="right"/>
              <w:textAlignment w:val="baseline"/>
              <w:rPr>
                <w:rFonts w:ascii="바탕" w:eastAsia="바탕" w:hAnsi="바탕" w:cs="굴림"/>
                <w:color w:val="000000"/>
                <w:kern w:val="0"/>
                <w:szCs w:val="20"/>
              </w:rPr>
            </w:pP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A940F" w14:textId="77777777" w:rsidR="00767677" w:rsidRDefault="00767677">
            <w:pPr>
              <w:spacing w:after="0"/>
              <w:jc w:val="right"/>
              <w:textAlignment w:val="baseline"/>
              <w:rPr>
                <w:rFonts w:ascii="바탕" w:eastAsia="바탕" w:hAnsi="바탕" w:cs="굴림"/>
                <w:color w:val="000000"/>
                <w:kern w:val="0"/>
                <w:szCs w:val="20"/>
              </w:rPr>
            </w:pPr>
          </w:p>
        </w:tc>
        <w:tc>
          <w:tcPr>
            <w:tcW w:w="2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EC922" w14:textId="77777777" w:rsidR="00767677" w:rsidRDefault="00767677">
            <w:pPr>
              <w:spacing w:after="0"/>
              <w:textAlignment w:val="baseline"/>
              <w:rPr>
                <w:rFonts w:ascii="바탕" w:eastAsia="바탕" w:hAnsi="바탕" w:cs="굴림"/>
                <w:color w:val="000000"/>
                <w:kern w:val="0"/>
                <w:szCs w:val="20"/>
              </w:rPr>
            </w:pPr>
          </w:p>
        </w:tc>
      </w:tr>
    </w:tbl>
    <w:p w14:paraId="7098A962" w14:textId="77777777" w:rsidR="00767677" w:rsidRDefault="00767677">
      <w:pPr>
        <w:tabs>
          <w:tab w:val="left" w:pos="1134"/>
        </w:tabs>
        <w:spacing w:after="0"/>
        <w:jc w:val="left"/>
        <w:textAlignment w:val="baseline"/>
        <w:rPr>
          <w:rFonts w:ascii="바탕" w:eastAsia="바탕" w:hAnsi="바탕" w:cs="굴림"/>
          <w:color w:val="000000"/>
          <w:kern w:val="0"/>
          <w:szCs w:val="20"/>
        </w:rPr>
      </w:pPr>
    </w:p>
    <w:p w14:paraId="2BA71781" w14:textId="77777777" w:rsidR="00767677" w:rsidRDefault="007A2C04">
      <w:pPr>
        <w:pStyle w:val="a6"/>
        <w:numPr>
          <w:ilvl w:val="0"/>
          <w:numId w:val="26"/>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회사의 금융기관 차입</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 발행 사채 등과 관련된 계약에는 본 거래로 인하여 당해 계약에서의 기한의 이익이 상실되거나 당해 계약의 상대방이 회사에 대하여 즉각적인 권리를 행사할 수 있는 내용이 포함되어 있지 않음을 회사는 진술하고 보장한다</w:t>
      </w:r>
      <w:r>
        <w:rPr>
          <w:rFonts w:ascii="바탕" w:eastAsia="바탕" w:hAnsi="바탕" w:cs="굴림" w:hint="eastAsia"/>
          <w:color w:val="000000"/>
          <w:kern w:val="0"/>
          <w:szCs w:val="20"/>
        </w:rPr>
        <w:t>.</w:t>
      </w:r>
    </w:p>
    <w:p w14:paraId="443D6FED" w14:textId="77777777" w:rsidR="00767677" w:rsidRDefault="00767677">
      <w:pPr>
        <w:widowControl/>
        <w:tabs>
          <w:tab w:val="left" w:pos="710"/>
          <w:tab w:val="left" w:pos="806"/>
        </w:tabs>
        <w:spacing w:after="0"/>
        <w:jc w:val="left"/>
        <w:textAlignment w:val="baseline"/>
        <w:rPr>
          <w:rFonts w:ascii="바탕" w:eastAsia="바탕" w:hAnsi="바탕" w:cs="굴림"/>
          <w:b/>
          <w:bCs/>
          <w:color w:val="000000"/>
          <w:kern w:val="0"/>
          <w:szCs w:val="20"/>
        </w:rPr>
      </w:pPr>
    </w:p>
    <w:p w14:paraId="03FBBC8E" w14:textId="77777777" w:rsidR="00767677" w:rsidRDefault="007A2C04">
      <w:pPr>
        <w:pStyle w:val="a6"/>
        <w:numPr>
          <w:ilvl w:val="0"/>
          <w:numId w:val="4"/>
        </w:numPr>
        <w:tabs>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재무제표에 관한 사항</w:t>
      </w:r>
      <w:r>
        <w:rPr>
          <w:rFonts w:ascii="바탕" w:eastAsia="바탕" w:hAnsi="바탕" w:cs="굴림" w:hint="eastAsia"/>
          <w:b/>
          <w:color w:val="000000"/>
          <w:kern w:val="0"/>
          <w:szCs w:val="20"/>
        </w:rPr>
        <w:t>)</w:t>
      </w:r>
    </w:p>
    <w:p w14:paraId="6B7D44D0" w14:textId="3540D6B6" w:rsidR="00767677" w:rsidRDefault="007A2C04">
      <w:pPr>
        <w:pStyle w:val="a6"/>
        <w:numPr>
          <w:ilvl w:val="0"/>
          <w:numId w:val="2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투자자에게 제공된 회사의 20[  ]</w:t>
      </w:r>
      <w:r>
        <w:rPr>
          <w:rFonts w:ascii="바탕" w:eastAsia="바탕" w:hAnsi="바탕" w:cs="굴림" w:hint="eastAsia"/>
          <w:color w:val="000000"/>
          <w:kern w:val="0"/>
          <w:szCs w:val="20"/>
        </w:rPr>
        <w:t xml:space="preserve">년 </w:t>
      </w:r>
      <w:r>
        <w:rPr>
          <w:rFonts w:ascii="바탕" w:eastAsia="바탕" w:hAnsi="바탕" w:cs="굴림"/>
          <w:color w:val="000000"/>
          <w:kern w:val="0"/>
          <w:szCs w:val="20"/>
        </w:rPr>
        <w:t>[ ]</w:t>
      </w:r>
      <w:r>
        <w:rPr>
          <w:rFonts w:ascii="바탕" w:eastAsia="바탕" w:hAnsi="바탕" w:cs="굴림" w:hint="eastAsia"/>
          <w:color w:val="000000"/>
          <w:kern w:val="0"/>
          <w:szCs w:val="20"/>
        </w:rPr>
        <w:t xml:space="preserve">월 </w:t>
      </w:r>
      <w:r>
        <w:rPr>
          <w:rFonts w:ascii="바탕" w:eastAsia="바탕" w:hAnsi="바탕" w:cs="굴림"/>
          <w:color w:val="000000"/>
          <w:kern w:val="0"/>
          <w:szCs w:val="20"/>
        </w:rPr>
        <w:t>[ ]</w:t>
      </w:r>
      <w:r>
        <w:rPr>
          <w:rFonts w:ascii="바탕" w:eastAsia="바탕" w:hAnsi="바탕" w:cs="굴림" w:hint="eastAsia"/>
          <w:color w:val="000000"/>
          <w:kern w:val="0"/>
          <w:szCs w:val="20"/>
        </w:rPr>
        <w:t>일</w:t>
      </w:r>
      <w:r>
        <w:rPr>
          <w:rFonts w:ascii="바탕" w:eastAsia="바탕" w:hAnsi="바탕" w:cs="굴림"/>
          <w:color w:val="000000"/>
          <w:kern w:val="0"/>
          <w:szCs w:val="20"/>
        </w:rPr>
        <w:t xml:space="preserve"> 기준 재무제표는 대한민국에서 통용되는 기업회계기준을 포함하여 일반적으로 인정되는 회계원칙</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및 관행에 따라 작성되었으며 </w:t>
      </w:r>
      <w:ins w:id="195" w:author="SL Partners" w:date="2025-03-10T22:21:00Z" w16du:dateUtc="2025-03-10T13:21:00Z">
        <w:r w:rsidR="00D33D45" w:rsidRPr="00D33D45">
          <w:rPr>
            <w:rFonts w:ascii="바탕" w:eastAsia="바탕" w:hAnsi="바탕" w:cs="굴림" w:hint="eastAsia"/>
            <w:color w:val="000000"/>
            <w:kern w:val="0"/>
            <w:szCs w:val="20"/>
          </w:rPr>
          <w:t>회사의</w:t>
        </w:r>
        <w:r w:rsidR="00D33D45" w:rsidRPr="00D33D45">
          <w:rPr>
            <w:rFonts w:ascii="바탕" w:eastAsia="바탕" w:hAnsi="바탕" w:cs="굴림"/>
            <w:color w:val="000000"/>
            <w:kern w:val="0"/>
            <w:szCs w:val="20"/>
          </w:rPr>
          <w:t xml:space="preserve"> 장부 및 기록과 일치하고, 해당 시점과 기간의 회사의 재무상태, 영업결과, 자본의 변동과 현금흐름을 중요성의 관점에서 일관되고, 적정하게 반영하고 있다. </w:t>
        </w:r>
      </w:ins>
      <w:ins w:id="196" w:author="SL Partners" w:date="2025-03-10T22:35:00Z" w16du:dateUtc="2025-03-10T13:35:00Z">
        <w:r w:rsidR="00F24903" w:rsidRPr="00F24903">
          <w:rPr>
            <w:rFonts w:ascii="바탕" w:eastAsia="바탕" w:hAnsi="바탕" w:cs="굴림" w:hint="eastAsia"/>
            <w:color w:val="000000"/>
            <w:kern w:val="0"/>
            <w:szCs w:val="20"/>
          </w:rPr>
          <w:t>회사의</w:t>
        </w:r>
        <w:r w:rsidR="00F24903" w:rsidRPr="00F24903">
          <w:rPr>
            <w:rFonts w:ascii="바탕" w:eastAsia="바탕" w:hAnsi="바탕" w:cs="굴림"/>
            <w:color w:val="000000"/>
            <w:kern w:val="0"/>
            <w:szCs w:val="20"/>
          </w:rPr>
          <w:t xml:space="preserve"> 최근 3년간 사업보고서, 분기검토보고서, 반기검토보고서는 중요사항에 관하여 거짓의 기재 또는 표시가 있거나 중요사항이 기재 또는 표시되지 않은 사유가 없다.</w:t>
        </w:r>
      </w:ins>
      <w:del w:id="197" w:author="SL Partners" w:date="2025-03-10T22:21:00Z" w16du:dateUtc="2025-03-10T13:21:00Z">
        <w:r w:rsidDel="00D33D45">
          <w:rPr>
            <w:rFonts w:ascii="바탕" w:eastAsia="바탕" w:hAnsi="바탕" w:cs="굴림"/>
            <w:color w:val="000000"/>
            <w:kern w:val="0"/>
            <w:szCs w:val="20"/>
          </w:rPr>
          <w:delText>회사의 재무상태 및 영업현황을 충실하게 반영하고</w:delText>
        </w:r>
        <w:r w:rsidDel="00D33D45">
          <w:rPr>
            <w:rFonts w:ascii="바탕" w:eastAsia="바탕" w:hAnsi="바탕" w:cs="굴림" w:hint="eastAsia"/>
            <w:color w:val="000000"/>
            <w:kern w:val="0"/>
            <w:szCs w:val="20"/>
          </w:rPr>
          <w:delText xml:space="preserve"> </w:delText>
        </w:r>
        <w:r w:rsidDel="00D33D45">
          <w:rPr>
            <w:rFonts w:ascii="바탕" w:eastAsia="바탕" w:hAnsi="바탕" w:cs="굴림"/>
            <w:color w:val="000000"/>
            <w:kern w:val="0"/>
            <w:szCs w:val="20"/>
          </w:rPr>
          <w:delText>있음을 회사는 진술하고 보장한다</w:delText>
        </w:r>
        <w:r w:rsidDel="00D33D45">
          <w:rPr>
            <w:rFonts w:ascii="바탕" w:eastAsia="바탕" w:hAnsi="바탕" w:cs="굴림" w:hint="eastAsia"/>
            <w:color w:val="000000"/>
            <w:kern w:val="0"/>
            <w:szCs w:val="20"/>
          </w:rPr>
          <w:delText>.</w:delText>
        </w:r>
      </w:del>
    </w:p>
    <w:p w14:paraId="3FC5C65D" w14:textId="77777777" w:rsidR="00767677" w:rsidRDefault="007A2C04">
      <w:pPr>
        <w:pStyle w:val="a6"/>
        <w:numPr>
          <w:ilvl w:val="0"/>
          <w:numId w:val="2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투자자에게 서면 고지된 것을 제외하고 상기 재무제표 기준일 이후에</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재무상태</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자산 및 부채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영업에 불리한 영향을 미칠 수 있는 중대한 변경이나 변동사항은 없음을 회사는 진술하고 보장한다</w:t>
      </w:r>
      <w:r>
        <w:rPr>
          <w:rFonts w:ascii="바탕" w:eastAsia="바탕" w:hAnsi="바탕" w:cs="굴림" w:hint="eastAsia"/>
          <w:color w:val="000000"/>
          <w:kern w:val="0"/>
          <w:szCs w:val="20"/>
        </w:rPr>
        <w:t>.</w:t>
      </w:r>
    </w:p>
    <w:p w14:paraId="2157BFB8" w14:textId="77777777" w:rsidR="00767677" w:rsidRDefault="007A2C04">
      <w:pPr>
        <w:pStyle w:val="a6"/>
        <w:numPr>
          <w:ilvl w:val="0"/>
          <w:numId w:val="27"/>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회사가 최선의 노력으로 파악한 결과 상기 재무제표에 기재되지 아니한 부외부채</w:t>
      </w:r>
      <w:r>
        <w:rPr>
          <w:rFonts w:ascii="바탕" w:eastAsia="바탕" w:hAnsi="바탕" w:cs="굴림" w:hint="eastAsia"/>
          <w:color w:val="000000"/>
          <w:kern w:val="0"/>
          <w:szCs w:val="20"/>
        </w:rPr>
        <w:t>(</w:t>
      </w:r>
      <w:r>
        <w:rPr>
          <w:rFonts w:ascii="바탕" w:eastAsia="바탕" w:hAnsi="바탕" w:cs="굴림"/>
          <w:color w:val="000000"/>
          <w:kern w:val="0"/>
          <w:szCs w:val="20"/>
        </w:rPr>
        <w:t>우발채무 포함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및 부외자산은 실사자료로 제시한 바와 같고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실사자료에 나타나지 아니한 사항으로서 투자자의 본 계약체결 및 </w:t>
      </w:r>
      <w:proofErr w:type="spellStart"/>
      <w:r>
        <w:rPr>
          <w:rFonts w:ascii="바탕" w:eastAsia="바탕" w:hAnsi="바탕" w:cs="굴림"/>
          <w:color w:val="000000"/>
          <w:kern w:val="0"/>
          <w:szCs w:val="20"/>
        </w:rPr>
        <w:t>거래완결에</w:t>
      </w:r>
      <w:proofErr w:type="spellEnd"/>
      <w:r>
        <w:rPr>
          <w:rFonts w:ascii="바탕" w:eastAsia="바탕" w:hAnsi="바탕" w:cs="굴림"/>
          <w:color w:val="000000"/>
          <w:kern w:val="0"/>
          <w:szCs w:val="20"/>
        </w:rPr>
        <w:t xml:space="preserve"> 영향을 줄 만한 중대한 부외부채 및 부외자산은 없다</w:t>
      </w:r>
      <w:r>
        <w:rPr>
          <w:rFonts w:ascii="바탕" w:eastAsia="바탕" w:hAnsi="바탕" w:cs="굴림" w:hint="eastAsia"/>
          <w:color w:val="000000"/>
          <w:kern w:val="0"/>
          <w:szCs w:val="20"/>
        </w:rPr>
        <w:t>.</w:t>
      </w:r>
    </w:p>
    <w:p w14:paraId="3E62B8D4" w14:textId="77777777" w:rsidR="00767677" w:rsidRDefault="00767677">
      <w:pPr>
        <w:widowControl/>
        <w:spacing w:after="0"/>
        <w:ind w:left="426" w:hanging="426"/>
        <w:jc w:val="left"/>
        <w:textAlignment w:val="baseline"/>
        <w:rPr>
          <w:rFonts w:ascii="바탕" w:eastAsia="바탕" w:hAnsi="바탕" w:cs="굴림"/>
          <w:color w:val="000000"/>
          <w:kern w:val="0"/>
          <w:szCs w:val="20"/>
        </w:rPr>
      </w:pPr>
    </w:p>
    <w:p w14:paraId="6C5985B0" w14:textId="77777777" w:rsidR="00767677" w:rsidRDefault="007A2C04">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(관계회사에 관한 사항)</w:t>
      </w:r>
    </w:p>
    <w:p w14:paraId="416AA7A0" w14:textId="77777777" w:rsidR="00767677" w:rsidRDefault="007A2C04">
      <w:pPr>
        <w:snapToGrid w:val="0"/>
        <w:spacing w:after="0"/>
        <w:ind w:leftChars="71" w:left="142"/>
        <w:textAlignment w:val="baseline"/>
        <w:rPr>
          <w:rFonts w:ascii="바탕" w:eastAsia="바탕" w:hAnsi="바탕" w:cs="굴림"/>
          <w:color w:val="000000"/>
          <w:kern w:val="0"/>
          <w:szCs w:val="20"/>
        </w:rPr>
      </w:pPr>
      <w:r>
        <w:rPr>
          <w:rFonts w:ascii="바탕" w:eastAsia="바탕" w:hAnsi="바탕" w:cs="굴림" w:hint="eastAsia"/>
          <w:color w:val="000000"/>
          <w:kern w:val="0"/>
          <w:szCs w:val="20"/>
        </w:rPr>
        <w:t xml:space="preserve">회사의 관계회사는 아래 기재와 같다. 여기서 </w:t>
      </w:r>
      <w:r>
        <w:rPr>
          <w:rFonts w:ascii="바탕" w:eastAsia="바탕" w:hAnsi="바탕" w:cs="굴림"/>
          <w:color w:val="000000"/>
          <w:kern w:val="0"/>
          <w:szCs w:val="20"/>
        </w:rPr>
        <w:t>“</w:t>
      </w:r>
      <w:r>
        <w:rPr>
          <w:rFonts w:ascii="바탕" w:eastAsia="바탕" w:hAnsi="바탕" w:cs="굴림" w:hint="eastAsia"/>
          <w:color w:val="000000"/>
          <w:kern w:val="0"/>
          <w:szCs w:val="20"/>
        </w:rPr>
        <w:t>관계회사</w:t>
      </w:r>
      <w:r>
        <w:rPr>
          <w:rFonts w:ascii="바탕" w:eastAsia="바탕" w:hAnsi="바탕" w:cs="굴림"/>
          <w:color w:val="000000"/>
          <w:kern w:val="0"/>
          <w:szCs w:val="20"/>
        </w:rPr>
        <w:t>”</w:t>
      </w:r>
      <w:r>
        <w:rPr>
          <w:rFonts w:ascii="바탕" w:eastAsia="바탕" w:hAnsi="바탕" w:cs="굴림" w:hint="eastAsia"/>
          <w:color w:val="000000"/>
          <w:kern w:val="0"/>
          <w:szCs w:val="20"/>
        </w:rPr>
        <w:t xml:space="preserve">란 회사 또는 이해관계인이 주식 또는 주식연계사채를 보유하고 있거나 기타 추후 주주로 인정될 수 있는 권리를 보유하고 있는 회사를 말한다. </w:t>
      </w:r>
    </w:p>
    <w:tbl>
      <w:tblPr>
        <w:tblW w:w="0" w:type="auto"/>
        <w:tblCellMar>
          <w:top w:w="15" w:type="dxa"/>
          <w:left w:w="15" w:type="dxa"/>
          <w:bottom w:w="15" w:type="dxa"/>
          <w:right w:w="15" w:type="dxa"/>
        </w:tblCellMar>
        <w:tblLook w:val="04A0" w:firstRow="1" w:lastRow="0" w:firstColumn="1" w:lastColumn="0" w:noHBand="0" w:noVBand="1"/>
      </w:tblPr>
      <w:tblGrid>
        <w:gridCol w:w="1838"/>
        <w:gridCol w:w="1639"/>
        <w:gridCol w:w="1790"/>
        <w:gridCol w:w="1790"/>
        <w:gridCol w:w="1963"/>
      </w:tblGrid>
      <w:tr w:rsidR="00767677" w14:paraId="67944125"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AD742D"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회사명</w:t>
            </w: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4EAE07"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소재지</w:t>
            </w: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577078E"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업종</w:t>
            </w: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69913A"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관계</w:t>
            </w: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F53236" w14:textId="77777777" w:rsidR="00767677" w:rsidRDefault="007A2C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r>
              <w:rPr>
                <w:rFonts w:ascii="바탕" w:eastAsia="바탕" w:hAnsi="바탕" w:cs="굴림" w:hint="eastAsia"/>
                <w:color w:val="000000"/>
                <w:szCs w:val="20"/>
              </w:rPr>
              <w:t>주주 구성</w:t>
            </w:r>
          </w:p>
        </w:tc>
      </w:tr>
      <w:tr w:rsidR="00767677" w14:paraId="636DBE67"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D940820"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088BBD"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E5C2E1"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71F6E5"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19A222"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r w:rsidR="00767677" w14:paraId="457124FC" w14:textId="77777777">
        <w:trPr>
          <w:trHeight w:val="414"/>
        </w:trPr>
        <w:tc>
          <w:tcPr>
            <w:tcW w:w="18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2E5D4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64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BCF078"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61DB3F"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7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24EDCE"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c>
          <w:tcPr>
            <w:tcW w:w="19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C3FA96" w14:textId="77777777" w:rsidR="00767677" w:rsidRDefault="0076767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ind w:firstLine="17"/>
              <w:jc w:val="center"/>
              <w:rPr>
                <w:rFonts w:ascii="바탕" w:eastAsia="바탕" w:hAnsi="바탕" w:cs="굴림"/>
                <w:color w:val="000000"/>
                <w:szCs w:val="20"/>
              </w:rPr>
            </w:pPr>
          </w:p>
        </w:tc>
      </w:tr>
    </w:tbl>
    <w:p w14:paraId="20A49EE1" w14:textId="77777777" w:rsidR="00767677" w:rsidRDefault="00767677">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b/>
          <w:color w:val="000000"/>
          <w:kern w:val="0"/>
          <w:szCs w:val="20"/>
        </w:rPr>
      </w:pPr>
    </w:p>
    <w:p w14:paraId="666FF494" w14:textId="77777777" w:rsidR="00767677" w:rsidRDefault="007A2C04">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법령 위반</w:t>
      </w:r>
      <w:r>
        <w:rPr>
          <w:rFonts w:ascii="바탕" w:eastAsia="바탕" w:hAnsi="바탕" w:cs="굴림" w:hint="eastAsia"/>
          <w:b/>
          <w:color w:val="000000"/>
          <w:kern w:val="0"/>
          <w:szCs w:val="20"/>
        </w:rPr>
        <w:t xml:space="preserve">, </w:t>
      </w:r>
      <w:r>
        <w:rPr>
          <w:rFonts w:ascii="바탕" w:eastAsia="바탕" w:hAnsi="바탕" w:cs="굴림"/>
          <w:b/>
          <w:color w:val="000000"/>
          <w:kern w:val="0"/>
          <w:szCs w:val="20"/>
        </w:rPr>
        <w:t>소송 등에 관한 사항</w:t>
      </w:r>
      <w:r>
        <w:rPr>
          <w:rFonts w:ascii="바탕" w:eastAsia="바탕" w:hAnsi="바탕" w:cs="굴림" w:hint="eastAsia"/>
          <w:b/>
          <w:color w:val="000000"/>
          <w:kern w:val="0"/>
          <w:szCs w:val="20"/>
        </w:rPr>
        <w:t>)</w:t>
      </w:r>
    </w:p>
    <w:p w14:paraId="7006BF9C" w14:textId="77777777" w:rsidR="00767677" w:rsidRDefault="007A2C04">
      <w:pPr>
        <w:pStyle w:val="a6"/>
        <w:numPr>
          <w:ilvl w:val="0"/>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회사는 현재 영위하고 있는 사업에 필요한 정부 인허가 등을 모두 적법하게</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보유하고 있으며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이 인허가 등이 취소될 위험에 처해 있지 않다</w:t>
      </w:r>
      <w:r>
        <w:rPr>
          <w:rFonts w:ascii="바탕" w:eastAsia="바탕" w:hAnsi="바탕" w:cs="굴림" w:hint="eastAsia"/>
          <w:color w:val="000000"/>
          <w:kern w:val="0"/>
          <w:szCs w:val="20"/>
        </w:rPr>
        <w:t>.</w:t>
      </w:r>
    </w:p>
    <w:p w14:paraId="4DF1A873" w14:textId="77777777" w:rsidR="00767677" w:rsidRDefault="007A2C04">
      <w:pPr>
        <w:pStyle w:val="a6"/>
        <w:numPr>
          <w:ilvl w:val="0"/>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회사는 회사의 자산</w:t>
      </w:r>
      <w:r>
        <w:rPr>
          <w:rFonts w:ascii="바탕" w:eastAsia="바탕" w:hAnsi="바탕" w:cs="굴림" w:hint="eastAsia"/>
          <w:color w:val="000000"/>
          <w:kern w:val="0"/>
          <w:szCs w:val="20"/>
        </w:rPr>
        <w:t>(</w:t>
      </w:r>
      <w:r>
        <w:rPr>
          <w:rFonts w:ascii="바탕" w:eastAsia="바탕" w:hAnsi="바탕" w:cs="굴림"/>
          <w:color w:val="000000"/>
          <w:kern w:val="0"/>
          <w:szCs w:val="20"/>
        </w:rPr>
        <w:t>부동산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설비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임차물 및 장비 등</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및 사업활동과 관련하여</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지역제한</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안전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공해 및 환경</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노동</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공정거래 관련 법규를 포함하여 회사와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그 생산과정 및 제품에 적용되는 제반법령</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규정 및 명령을 준수하였으며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부당하게 임금</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퇴직금 등을 미지급한 사실이 없다</w:t>
      </w:r>
      <w:r>
        <w:rPr>
          <w:rFonts w:ascii="바탕" w:eastAsia="바탕" w:hAnsi="바탕" w:cs="굴림" w:hint="eastAsia"/>
          <w:color w:val="000000"/>
          <w:kern w:val="0"/>
          <w:szCs w:val="20"/>
        </w:rPr>
        <w:t>.</w:t>
      </w:r>
    </w:p>
    <w:p w14:paraId="4AD82974" w14:textId="77777777" w:rsidR="00767677" w:rsidRDefault="007A2C04">
      <w:pPr>
        <w:pStyle w:val="a6"/>
        <w:numPr>
          <w:ilvl w:val="0"/>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투자자에게 서면 고지된 것을 제외하고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회사의 사업에 중요한 영향을 미치는</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것으로서 현재 진행되는 소송</w:t>
      </w:r>
      <w:r>
        <w:rPr>
          <w:rFonts w:ascii="바탕" w:eastAsia="바탕" w:hAnsi="바탕" w:cs="굴림" w:hint="eastAsia"/>
          <w:color w:val="000000"/>
          <w:kern w:val="0"/>
          <w:szCs w:val="20"/>
        </w:rPr>
        <w:t>(</w:t>
      </w:r>
      <w:r>
        <w:rPr>
          <w:rFonts w:ascii="바탕" w:eastAsia="바탕" w:hAnsi="바탕" w:cs="굴림"/>
          <w:color w:val="000000"/>
          <w:kern w:val="0"/>
          <w:szCs w:val="20"/>
        </w:rPr>
        <w:t>보전소송 포함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중재 또는 행정절차 기타 분쟁은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없음을 회사는 진술하고 보장한다</w:t>
      </w:r>
      <w:r>
        <w:rPr>
          <w:rFonts w:ascii="바탕" w:eastAsia="바탕" w:hAnsi="바탕" w:cs="굴림" w:hint="eastAsia"/>
          <w:color w:val="000000"/>
          <w:kern w:val="0"/>
          <w:szCs w:val="20"/>
        </w:rPr>
        <w:t>.</w:t>
      </w:r>
    </w:p>
    <w:p w14:paraId="61BB33A3" w14:textId="57CC72C0" w:rsidR="00767677" w:rsidDel="002858F5" w:rsidRDefault="007A2C04">
      <w:pPr>
        <w:pStyle w:val="a6"/>
        <w:numPr>
          <w:ilvl w:val="0"/>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198" w:author="SL Partners" w:date="2025-03-10T22:30:00Z" w16du:dateUtc="2025-03-10T13:30:00Z"/>
          <w:rFonts w:ascii="바탕" w:eastAsia="바탕" w:hAnsi="바탕" w:cs="굴림"/>
          <w:color w:val="000000"/>
          <w:kern w:val="0"/>
          <w:szCs w:val="20"/>
        </w:rPr>
        <w:pPrChange w:id="199"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del w:id="200" w:author="SL Partners" w:date="2025-03-10T22:30:00Z" w16du:dateUtc="2025-03-10T13:30:00Z">
        <w:r w:rsidDel="002858F5">
          <w:rPr>
            <w:rFonts w:ascii="바탕" w:eastAsia="바탕" w:hAnsi="바탕" w:cs="굴림"/>
            <w:color w:val="000000"/>
            <w:kern w:val="0"/>
            <w:szCs w:val="20"/>
          </w:rPr>
          <w:delText>회사는 현재 보유하고 있는 지</w:delText>
        </w:r>
        <w:r w:rsidDel="002858F5">
          <w:rPr>
            <w:rFonts w:ascii="바탕" w:eastAsia="바탕" w:hAnsi="바탕" w:cs="굴림" w:hint="eastAsia"/>
            <w:color w:val="000000"/>
            <w:kern w:val="0"/>
            <w:szCs w:val="20"/>
          </w:rPr>
          <w:delText>식</w:delText>
        </w:r>
        <w:r w:rsidDel="002858F5">
          <w:rPr>
            <w:rFonts w:ascii="바탕" w:eastAsia="바탕" w:hAnsi="바탕" w:cs="굴림"/>
            <w:color w:val="000000"/>
            <w:kern w:val="0"/>
            <w:szCs w:val="20"/>
          </w:rPr>
          <w:delText>재산권과 관련하여 소송</w:delText>
        </w:r>
        <w:r w:rsidDel="002858F5">
          <w:rPr>
            <w:rFonts w:ascii="바탕" w:eastAsia="바탕" w:hAnsi="바탕" w:cs="굴림" w:hint="eastAsia"/>
            <w:color w:val="000000"/>
            <w:kern w:val="0"/>
            <w:szCs w:val="20"/>
          </w:rPr>
          <w:delText xml:space="preserve">, </w:delText>
        </w:r>
        <w:r w:rsidDel="002858F5">
          <w:rPr>
            <w:rFonts w:ascii="바탕" w:eastAsia="바탕" w:hAnsi="바탕" w:cs="굴림"/>
            <w:color w:val="000000"/>
            <w:kern w:val="0"/>
            <w:szCs w:val="20"/>
          </w:rPr>
          <w:delText>중재 또는 기타 분쟁이 없으며</w:delText>
        </w:r>
        <w:r w:rsidDel="002858F5">
          <w:rPr>
            <w:rFonts w:ascii="바탕" w:eastAsia="바탕" w:hAnsi="바탕" w:cs="굴림" w:hint="eastAsia"/>
            <w:color w:val="000000"/>
            <w:kern w:val="0"/>
            <w:szCs w:val="20"/>
          </w:rPr>
          <w:delText xml:space="preserve">, </w:delText>
        </w:r>
        <w:r w:rsidDel="002858F5">
          <w:rPr>
            <w:rFonts w:ascii="바탕" w:eastAsia="바탕" w:hAnsi="바탕" w:cs="굴림"/>
            <w:color w:val="000000"/>
            <w:kern w:val="0"/>
            <w:szCs w:val="20"/>
          </w:rPr>
          <w:delText>추후 분쟁의 위험에 처해 있지 않다</w:delText>
        </w:r>
        <w:r w:rsidDel="002858F5">
          <w:rPr>
            <w:rFonts w:ascii="바탕" w:eastAsia="바탕" w:hAnsi="바탕" w:cs="굴림" w:hint="eastAsia"/>
            <w:color w:val="000000"/>
            <w:kern w:val="0"/>
            <w:szCs w:val="20"/>
          </w:rPr>
          <w:delText>.</w:delText>
        </w:r>
      </w:del>
    </w:p>
    <w:p w14:paraId="65B8CEA7" w14:textId="77777777" w:rsidR="00767677" w:rsidRDefault="007A2C04">
      <w:pPr>
        <w:pStyle w:val="a6"/>
        <w:numPr>
          <w:ilvl w:val="0"/>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01" w:author="SL Partners" w:date="2025-03-10T22:30:00Z" w16du:dateUtc="2025-03-10T13:30:00Z"/>
          <w:rFonts w:ascii="바탕" w:eastAsia="바탕" w:hAnsi="바탕" w:cs="굴림"/>
          <w:color w:val="000000"/>
          <w:kern w:val="0"/>
          <w:szCs w:val="20"/>
        </w:rPr>
      </w:pPr>
      <w:r>
        <w:rPr>
          <w:rFonts w:ascii="바탕" w:eastAsia="바탕" w:hAnsi="바탕" w:cs="굴림"/>
          <w:color w:val="000000"/>
          <w:kern w:val="0"/>
          <w:szCs w:val="20"/>
        </w:rPr>
        <w:t>회사는 주주총회 및 이사회 관련 제반 서류를 작성 비치하고 있으며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그와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관련된 법규 위반사항이 없다</w:t>
      </w:r>
      <w:r>
        <w:rPr>
          <w:rFonts w:ascii="바탕" w:eastAsia="바탕" w:hAnsi="바탕" w:cs="굴림" w:hint="eastAsia"/>
          <w:color w:val="000000"/>
          <w:kern w:val="0"/>
          <w:szCs w:val="20"/>
        </w:rPr>
        <w:t>.</w:t>
      </w:r>
    </w:p>
    <w:p w14:paraId="7B3E804D" w14:textId="77777777" w:rsidR="002858F5" w:rsidRPr="002858F5" w:rsidRDefault="002858F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Change w:id="202" w:author="SL Partners" w:date="2025-03-10T22:30:00Z" w16du:dateUtc="2025-03-10T13:30:00Z">
            <w:rPr/>
          </w:rPrChange>
        </w:rPr>
        <w:pPrChange w:id="203"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p>
    <w:p w14:paraId="2B83D943" w14:textId="22FDAD12" w:rsidR="002858F5" w:rsidRDefault="002858F5" w:rsidP="00395DFF">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ins w:id="204" w:author="SL Partners" w:date="2025-03-10T22:30:00Z" w16du:dateUtc="2025-03-10T13:30:00Z"/>
          <w:rFonts w:ascii="바탕" w:eastAsia="바탕" w:hAnsi="바탕" w:cs="굴림"/>
          <w:b/>
          <w:bCs/>
          <w:color w:val="000000"/>
          <w:kern w:val="0"/>
          <w:szCs w:val="20"/>
        </w:rPr>
      </w:pPr>
      <w:ins w:id="205" w:author="SL Partners" w:date="2025-03-10T22:30:00Z" w16du:dateUtc="2025-03-10T13:30:00Z">
        <w:r>
          <w:rPr>
            <w:rFonts w:ascii="바탕" w:eastAsia="바탕" w:hAnsi="바탕" w:cs="굴림" w:hint="eastAsia"/>
            <w:b/>
            <w:bCs/>
            <w:color w:val="000000"/>
            <w:kern w:val="0"/>
            <w:szCs w:val="20"/>
          </w:rPr>
          <w:t>(지식재산권에 관한 사항)</w:t>
        </w:r>
      </w:ins>
    </w:p>
    <w:p w14:paraId="7C04F32A" w14:textId="3661A448" w:rsidR="002858F5" w:rsidRPr="00AA501B" w:rsidRDefault="002858F5">
      <w:pPr>
        <w:pStyle w:val="a6"/>
        <w:numPr>
          <w:ilvl w:val="0"/>
          <w:numId w:val="7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06" w:author="SL Partners" w:date="2025-03-10T22:30:00Z" w16du:dateUtc="2025-03-10T13:30:00Z"/>
          <w:rFonts w:ascii="바탕" w:eastAsia="바탕" w:hAnsi="바탕" w:cs="굴림"/>
          <w:color w:val="000000"/>
          <w:kern w:val="0"/>
          <w:szCs w:val="20"/>
        </w:rPr>
        <w:pPrChange w:id="207"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08" w:author="SL Partners" w:date="2025-03-10T22:30:00Z" w16du:dateUtc="2025-03-10T13:30:00Z">
        <w:r w:rsidRPr="00AA501B">
          <w:rPr>
            <w:rFonts w:ascii="바탕" w:eastAsia="바탕" w:hAnsi="바탕" w:cs="굴림" w:hint="eastAsia"/>
            <w:color w:val="000000"/>
            <w:kern w:val="0"/>
            <w:szCs w:val="20"/>
          </w:rPr>
          <w:t>회사는</w:t>
        </w:r>
        <w:r w:rsidRPr="00AA501B">
          <w:rPr>
            <w:rFonts w:ascii="바탕" w:eastAsia="바탕" w:hAnsi="바탕" w:cs="굴림"/>
            <w:color w:val="000000"/>
            <w:kern w:val="0"/>
            <w:szCs w:val="20"/>
          </w:rPr>
          <w:t xml:space="preserve"> 그 사업과 관련하여 소유하거나 사용하고 있는 지식재산권(이하 “본건 지식재산권”)에 관하여 적법한 소유권 또는 사용권을 가지고 있고, 본건 지식재산권 중 회사가 소유하고 있는 지식재산권에 대해서는 아무런 제한부담이 존재하지 아니한다. </w:t>
        </w:r>
      </w:ins>
    </w:p>
    <w:p w14:paraId="64F191DC" w14:textId="3F6EAE5D" w:rsidR="002858F5" w:rsidRPr="00AA501B" w:rsidRDefault="00FA447E">
      <w:pPr>
        <w:pStyle w:val="a6"/>
        <w:numPr>
          <w:ilvl w:val="0"/>
          <w:numId w:val="7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09" w:author="SL Partners" w:date="2025-03-10T22:30:00Z" w16du:dateUtc="2025-03-10T13:30:00Z"/>
          <w:rFonts w:ascii="바탕" w:eastAsia="바탕" w:hAnsi="바탕" w:cs="굴림"/>
          <w:color w:val="000000"/>
          <w:kern w:val="0"/>
          <w:szCs w:val="20"/>
        </w:rPr>
        <w:pPrChange w:id="210"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11" w:author="SL Partners" w:date="2025-03-10T22:31:00Z" w16du:dateUtc="2025-03-10T13:31:00Z">
        <w:r>
          <w:rPr>
            <w:rFonts w:ascii="바탕" w:eastAsia="바탕" w:hAnsi="바탕" w:cs="굴림" w:hint="eastAsia"/>
            <w:color w:val="000000"/>
            <w:kern w:val="0"/>
            <w:szCs w:val="20"/>
          </w:rPr>
          <w:t>이해관계인</w:t>
        </w:r>
      </w:ins>
      <w:ins w:id="212" w:author="SL Partners" w:date="2025-03-10T22:30:00Z" w16du:dateUtc="2025-03-10T13:30:00Z">
        <w:r w:rsidR="002858F5" w:rsidRPr="00AA501B">
          <w:rPr>
            <w:rFonts w:ascii="바탕" w:eastAsia="바탕" w:hAnsi="바탕" w:cs="굴림"/>
            <w:color w:val="000000"/>
            <w:kern w:val="0"/>
            <w:szCs w:val="20"/>
          </w:rPr>
          <w:t xml:space="preserve"> 또는 그 특수관계인이 소유하고 있는 회사 관련 지식재산권은 존재하지 아니하고, 본건 지식재산권과 관련하여 제3자(회사의 전·현직 임직원을 포함)가 회사에 대하여 보상을 요구할 수 있는 권리는 존재하지 아니한다.  회사가 소유하고 있는 본건 지식재산권 중 직무발명에 해당하는 것과 관련하여, 회사는 관련 발명자로부터 관련 법령 및 계약에 따라 적법, 유효하게 권리를 승계하였으며, 해당 발명자에게 정당한 보상을 지급하였으며, 더 이상</w:t>
        </w:r>
        <w:r w:rsidR="002858F5" w:rsidRPr="00AA501B">
          <w:rPr>
            <w:rFonts w:ascii="바탕" w:eastAsia="바탕" w:hAnsi="바탕" w:cs="굴림" w:hint="eastAsia"/>
            <w:color w:val="000000"/>
            <w:kern w:val="0"/>
            <w:szCs w:val="20"/>
          </w:rPr>
          <w:t>의</w:t>
        </w:r>
        <w:r w:rsidR="002858F5" w:rsidRPr="00AA501B">
          <w:rPr>
            <w:rFonts w:ascii="바탕" w:eastAsia="바탕" w:hAnsi="바탕" w:cs="굴림"/>
            <w:color w:val="000000"/>
            <w:kern w:val="0"/>
            <w:szCs w:val="20"/>
          </w:rPr>
          <w:t xml:space="preserve"> 책임이나 채무(우발채무 포함)를 부담하지 아니한다.</w:t>
        </w:r>
      </w:ins>
    </w:p>
    <w:p w14:paraId="22758BA7" w14:textId="76C0C6CA" w:rsidR="002858F5" w:rsidRPr="00AA501B" w:rsidRDefault="002858F5">
      <w:pPr>
        <w:pStyle w:val="a6"/>
        <w:numPr>
          <w:ilvl w:val="0"/>
          <w:numId w:val="7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13" w:author="SL Partners" w:date="2025-03-10T22:30:00Z" w16du:dateUtc="2025-03-10T13:30:00Z"/>
          <w:rFonts w:ascii="바탕" w:eastAsia="바탕" w:hAnsi="바탕" w:cs="굴림"/>
          <w:color w:val="000000"/>
          <w:kern w:val="0"/>
          <w:szCs w:val="20"/>
        </w:rPr>
        <w:pPrChange w:id="214"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15" w:author="SL Partners" w:date="2025-03-10T22:30:00Z" w16du:dateUtc="2025-03-10T13:30:00Z">
        <w:r w:rsidRPr="00AA501B">
          <w:rPr>
            <w:rFonts w:ascii="바탕" w:eastAsia="바탕" w:hAnsi="바탕" w:cs="굴림" w:hint="eastAsia"/>
            <w:color w:val="000000"/>
            <w:kern w:val="0"/>
            <w:szCs w:val="20"/>
          </w:rPr>
          <w:t>회사의</w:t>
        </w:r>
        <w:r w:rsidRPr="00AA501B">
          <w:rPr>
            <w:rFonts w:ascii="바탕" w:eastAsia="바탕" w:hAnsi="바탕" w:cs="굴림"/>
            <w:color w:val="000000"/>
            <w:kern w:val="0"/>
            <w:szCs w:val="20"/>
          </w:rPr>
          <w:t xml:space="preserve"> 지식재산권 사용은 제3자의 지식재산권과 상충되거나 제3자의 지식재산권을 침해한 바 없고, 회사가 제3자의 지식재산권을 침해하였다는 취지의 통지를 수령한 바 없으며, </w:t>
        </w:r>
      </w:ins>
      <w:ins w:id="216" w:author="SL Partners" w:date="2025-03-10T22:31:00Z" w16du:dateUtc="2025-03-10T13:31:00Z">
        <w:r w:rsidR="00FA447E">
          <w:rPr>
            <w:rFonts w:ascii="바탕" w:eastAsia="바탕" w:hAnsi="바탕" w:cs="굴림" w:hint="eastAsia"/>
            <w:color w:val="000000"/>
            <w:kern w:val="0"/>
            <w:szCs w:val="20"/>
          </w:rPr>
          <w:t>회사 및 이해관계인이</w:t>
        </w:r>
      </w:ins>
      <w:ins w:id="217" w:author="SL Partners" w:date="2025-03-10T22:30:00Z" w16du:dateUtc="2025-03-10T13:30:00Z">
        <w:r w:rsidRPr="00AA501B">
          <w:rPr>
            <w:rFonts w:ascii="바탕" w:eastAsia="바탕" w:hAnsi="바탕" w:cs="굴림"/>
            <w:color w:val="000000"/>
            <w:kern w:val="0"/>
            <w:szCs w:val="20"/>
          </w:rPr>
          <w:t xml:space="preserve"> 알고 있는 한 그러한 우려도 없다.  </w:t>
        </w:r>
      </w:ins>
      <w:ins w:id="218" w:author="SL Partners" w:date="2025-03-10T22:31:00Z" w16du:dateUtc="2025-03-10T13:31:00Z">
        <w:r w:rsidR="00725545">
          <w:rPr>
            <w:rFonts w:ascii="바탕" w:eastAsia="바탕" w:hAnsi="바탕" w:cs="굴림" w:hint="eastAsia"/>
            <w:color w:val="000000"/>
            <w:kern w:val="0"/>
            <w:szCs w:val="20"/>
          </w:rPr>
          <w:t xml:space="preserve">회사 및 </w:t>
        </w:r>
        <w:r w:rsidR="00664651">
          <w:rPr>
            <w:rFonts w:ascii="바탕" w:eastAsia="바탕" w:hAnsi="바탕" w:cs="굴림" w:hint="eastAsia"/>
            <w:color w:val="000000"/>
            <w:kern w:val="0"/>
            <w:szCs w:val="20"/>
          </w:rPr>
          <w:t>이해관계인</w:t>
        </w:r>
      </w:ins>
      <w:ins w:id="219" w:author="SL Partners" w:date="2025-03-10T22:30:00Z" w16du:dateUtc="2025-03-10T13:30:00Z">
        <w:r w:rsidRPr="00AA501B">
          <w:rPr>
            <w:rFonts w:ascii="바탕" w:eastAsia="바탕" w:hAnsi="바탕" w:cs="굴림"/>
            <w:color w:val="000000"/>
            <w:kern w:val="0"/>
            <w:szCs w:val="20"/>
          </w:rPr>
          <w:t xml:space="preserve">이 알고 있는 한, 제3자가 회사의 본건 지식재산권을 침해한 바 없다. </w:t>
        </w:r>
      </w:ins>
    </w:p>
    <w:p w14:paraId="127B3A45" w14:textId="05D3B0FB" w:rsidR="002858F5" w:rsidRDefault="002858F5">
      <w:pPr>
        <w:pStyle w:val="a6"/>
        <w:numPr>
          <w:ilvl w:val="0"/>
          <w:numId w:val="7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20" w:author="SL Partners" w:date="2025-03-10T22:30:00Z" w16du:dateUtc="2025-03-10T13:30:00Z"/>
          <w:rFonts w:ascii="바탕" w:eastAsia="바탕" w:hAnsi="바탕" w:cs="굴림"/>
          <w:color w:val="000000"/>
          <w:kern w:val="0"/>
          <w:szCs w:val="20"/>
        </w:rPr>
        <w:pPrChange w:id="221" w:author="SL Partners" w:date="2025-03-10T22:30:00Z" w16du:dateUtc="2025-03-10T13:30: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22" w:author="SL Partners" w:date="2025-03-10T22:30:00Z" w16du:dateUtc="2025-03-10T13:30:00Z">
        <w:r w:rsidRPr="00AA501B">
          <w:rPr>
            <w:rFonts w:ascii="바탕" w:eastAsia="바탕" w:hAnsi="바탕" w:cs="굴림" w:hint="eastAsia"/>
            <w:color w:val="000000"/>
            <w:kern w:val="0"/>
            <w:szCs w:val="20"/>
          </w:rPr>
          <w:t>회사는</w:t>
        </w:r>
        <w:r w:rsidRPr="00AA501B">
          <w:rPr>
            <w:rFonts w:ascii="바탕" w:eastAsia="바탕" w:hAnsi="바탕" w:cs="굴림"/>
            <w:color w:val="000000"/>
            <w:kern w:val="0"/>
            <w:szCs w:val="20"/>
          </w:rPr>
          <w:t xml:space="preserve"> 그 영업비밀을 보호하고 제3자의 영업비밀을 침해하지 아니하기 위하여 유사한 규모 및 성격의 사업을 영위하는 다른 회사들이 통상적으로 취하고 있는 필요한 조치를 취하여 왔으며, 제3자의 영업비밀을 침해하고 있지 아니하며, 회사의 영업비밀을 침해하고 있는 제3자는 없다.</w:t>
        </w:r>
      </w:ins>
    </w:p>
    <w:p w14:paraId="7337ECCA" w14:textId="77777777" w:rsidR="002858F5" w:rsidRPr="002858F5" w:rsidRDefault="002858F5">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223" w:author="SL Partners" w:date="2025-03-10T22:30:00Z" w16du:dateUtc="2025-03-10T13:30:00Z"/>
          <w:rFonts w:ascii="바탕" w:eastAsia="바탕" w:hAnsi="바탕" w:cs="굴림"/>
          <w:b/>
          <w:bCs/>
          <w:color w:val="000000"/>
          <w:kern w:val="0"/>
          <w:szCs w:val="20"/>
          <w:rPrChange w:id="224" w:author="SL Partners" w:date="2025-03-10T22:30:00Z" w16du:dateUtc="2025-03-10T13:30:00Z">
            <w:rPr>
              <w:ins w:id="225" w:author="SL Partners" w:date="2025-03-10T22:30:00Z" w16du:dateUtc="2025-03-10T13:30:00Z"/>
            </w:rPr>
          </w:rPrChange>
        </w:rPr>
        <w:pPrChange w:id="226" w:author="SL Partners" w:date="2025-03-10T22:30:00Z" w16du:dateUtc="2025-03-10T13:30:00Z">
          <w:pPr>
            <w:pStyle w:val="a6"/>
            <w:numPr>
              <w:numId w:val="4"/>
            </w:numPr>
            <w:tabs>
              <w:tab w:val="left" w:pos="567"/>
              <w:tab w:val="left" w:pos="851"/>
              <w:tab w:val="num" w:pos="204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400"/>
          </w:pPr>
        </w:pPrChange>
      </w:pPr>
    </w:p>
    <w:p w14:paraId="7DDCBFB8" w14:textId="013363AF" w:rsidR="00767677" w:rsidRPr="00B13840" w:rsidRDefault="00395DFF">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ins w:id="227" w:author="SL Partners" w:date="2025-03-10T22:25:00Z" w16du:dateUtc="2025-03-10T13:25:00Z"/>
          <w:rFonts w:ascii="바탕" w:eastAsia="바탕" w:hAnsi="바탕" w:cs="굴림"/>
          <w:b/>
          <w:bCs/>
          <w:color w:val="000000"/>
          <w:kern w:val="0"/>
          <w:szCs w:val="20"/>
          <w:rPrChange w:id="228" w:author="SL Partners" w:date="2025-03-10T22:25:00Z" w16du:dateUtc="2025-03-10T13:25:00Z">
            <w:rPr>
              <w:ins w:id="229" w:author="SL Partners" w:date="2025-03-10T22:25:00Z" w16du:dateUtc="2025-03-10T13:25:00Z"/>
              <w:rFonts w:ascii="바탕" w:eastAsia="바탕" w:hAnsi="바탕" w:cs="굴림"/>
              <w:color w:val="000000"/>
              <w:kern w:val="0"/>
              <w:szCs w:val="20"/>
            </w:rPr>
          </w:rPrChange>
        </w:rPr>
        <w:pPrChange w:id="230" w:author="SL Partners" w:date="2025-03-10T22:25:00Z" w16du:dateUtc="2025-03-10T13:25:00Z">
          <w:pPr>
            <w:widowControl/>
            <w:spacing w:after="0"/>
            <w:ind w:left="426" w:hanging="426"/>
            <w:jc w:val="left"/>
            <w:textAlignment w:val="baseline"/>
          </w:pPr>
        </w:pPrChange>
      </w:pPr>
      <w:ins w:id="231" w:author="SL Partners" w:date="2025-03-10T22:25:00Z" w16du:dateUtc="2025-03-10T13:25:00Z">
        <w:r w:rsidRPr="00B13840">
          <w:rPr>
            <w:rFonts w:ascii="바탕" w:eastAsia="바탕" w:hAnsi="바탕" w:cs="굴림"/>
            <w:b/>
            <w:bCs/>
            <w:color w:val="000000"/>
            <w:kern w:val="0"/>
            <w:szCs w:val="20"/>
            <w:rPrChange w:id="232" w:author="SL Partners" w:date="2025-03-10T22:25:00Z" w16du:dateUtc="2025-03-10T13:25:00Z">
              <w:rPr>
                <w:rFonts w:ascii="바탕" w:eastAsia="바탕" w:hAnsi="바탕" w:cs="굴림"/>
                <w:color w:val="000000"/>
                <w:kern w:val="0"/>
                <w:szCs w:val="20"/>
              </w:rPr>
            </w:rPrChange>
          </w:rPr>
          <w:t xml:space="preserve">(근로관계에 </w:t>
        </w:r>
        <w:r w:rsidRPr="00B13840">
          <w:rPr>
            <w:rFonts w:ascii="바탕" w:eastAsia="바탕" w:hAnsi="바탕" w:cs="굴림" w:hint="eastAsia"/>
            <w:b/>
            <w:bCs/>
            <w:color w:val="000000"/>
            <w:kern w:val="0"/>
            <w:szCs w:val="20"/>
            <w:rPrChange w:id="233" w:author="SL Partners" w:date="2025-03-10T22:25:00Z" w16du:dateUtc="2025-03-10T13:25:00Z">
              <w:rPr>
                <w:rFonts w:ascii="바탕" w:eastAsia="바탕" w:hAnsi="바탕" w:cs="굴림" w:hint="eastAsia"/>
                <w:color w:val="000000"/>
                <w:kern w:val="0"/>
                <w:szCs w:val="20"/>
              </w:rPr>
            </w:rPrChange>
          </w:rPr>
          <w:t>관한</w:t>
        </w:r>
        <w:r w:rsidRPr="00B13840">
          <w:rPr>
            <w:rFonts w:ascii="바탕" w:eastAsia="바탕" w:hAnsi="바탕" w:cs="굴림"/>
            <w:b/>
            <w:bCs/>
            <w:color w:val="000000"/>
            <w:kern w:val="0"/>
            <w:szCs w:val="20"/>
            <w:rPrChange w:id="234" w:author="SL Partners" w:date="2025-03-10T22:25:00Z" w16du:dateUtc="2025-03-10T13:25:00Z">
              <w:rPr>
                <w:rFonts w:ascii="바탕" w:eastAsia="바탕" w:hAnsi="바탕" w:cs="굴림"/>
                <w:color w:val="000000"/>
                <w:kern w:val="0"/>
                <w:szCs w:val="20"/>
              </w:rPr>
            </w:rPrChange>
          </w:rPr>
          <w:t xml:space="preserve"> </w:t>
        </w:r>
        <w:r w:rsidRPr="00B13840">
          <w:rPr>
            <w:rFonts w:ascii="바탕" w:eastAsia="바탕" w:hAnsi="바탕" w:cs="굴림" w:hint="eastAsia"/>
            <w:b/>
            <w:bCs/>
            <w:color w:val="000000"/>
            <w:kern w:val="0"/>
            <w:szCs w:val="20"/>
            <w:rPrChange w:id="235" w:author="SL Partners" w:date="2025-03-10T22:25:00Z" w16du:dateUtc="2025-03-10T13:25:00Z">
              <w:rPr>
                <w:rFonts w:ascii="바탕" w:eastAsia="바탕" w:hAnsi="바탕" w:cs="굴림" w:hint="eastAsia"/>
                <w:color w:val="000000"/>
                <w:kern w:val="0"/>
                <w:szCs w:val="20"/>
              </w:rPr>
            </w:rPrChange>
          </w:rPr>
          <w:t>사항</w:t>
        </w:r>
        <w:r w:rsidRPr="00B13840">
          <w:rPr>
            <w:rFonts w:ascii="바탕" w:eastAsia="바탕" w:hAnsi="바탕" w:cs="굴림"/>
            <w:b/>
            <w:bCs/>
            <w:color w:val="000000"/>
            <w:kern w:val="0"/>
            <w:szCs w:val="20"/>
            <w:rPrChange w:id="236" w:author="SL Partners" w:date="2025-03-10T22:25:00Z" w16du:dateUtc="2025-03-10T13:25:00Z">
              <w:rPr>
                <w:rFonts w:ascii="바탕" w:eastAsia="바탕" w:hAnsi="바탕" w:cs="굴림"/>
                <w:color w:val="000000"/>
                <w:kern w:val="0"/>
                <w:szCs w:val="20"/>
              </w:rPr>
            </w:rPrChange>
          </w:rPr>
          <w:t>)</w:t>
        </w:r>
      </w:ins>
    </w:p>
    <w:p w14:paraId="3E374385" w14:textId="3E380974" w:rsidR="00395DFF" w:rsidRDefault="00286C73">
      <w:pPr>
        <w:pStyle w:val="a6"/>
        <w:numPr>
          <w:ilvl w:val="0"/>
          <w:numId w:val="7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37" w:author="SL Partners" w:date="2025-03-10T22:26:00Z" w16du:dateUtc="2025-03-10T13:26:00Z"/>
          <w:rFonts w:ascii="바탕" w:eastAsia="바탕" w:hAnsi="바탕" w:cs="굴림"/>
          <w:color w:val="000000"/>
          <w:kern w:val="0"/>
          <w:szCs w:val="20"/>
        </w:rPr>
        <w:pPrChange w:id="238" w:author="SL Partners" w:date="2025-03-10T22:26:00Z" w16du:dateUtc="2025-03-10T13:26:00Z">
          <w:pPr>
            <w:pStyle w:val="a6"/>
            <w:numPr>
              <w:numId w:val="2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39" w:author="SL Partners" w:date="2025-03-10T22:26:00Z" w16du:dateUtc="2025-03-10T13:26:00Z">
        <w:r w:rsidRPr="00286C73">
          <w:rPr>
            <w:rFonts w:ascii="바탕" w:eastAsia="바탕" w:hAnsi="바탕" w:cs="굴림" w:hint="eastAsia"/>
            <w:color w:val="000000"/>
            <w:kern w:val="0"/>
            <w:szCs w:val="20"/>
          </w:rPr>
          <w:t>회사는</w:t>
        </w:r>
        <w:r w:rsidRPr="00286C73">
          <w:rPr>
            <w:rFonts w:ascii="바탕" w:eastAsia="바탕" w:hAnsi="바탕" w:cs="굴림"/>
            <w:color w:val="000000"/>
            <w:kern w:val="0"/>
            <w:szCs w:val="20"/>
          </w:rPr>
          <w:t xml:space="preserve"> 본 계약 체결일 현재 회사의 임직원을 제외하고는 어떠한 자도 고용할 의무를 부담하지 아니하며, 근로기준법, 파견근로자 보호 등에 관한 법률 기타 근로관계 법령에 따라 사용자로서 책임을 부담하지 아니하고, 기간제근로자, 단시간근로자, 파견근로자 등에 대한 정규직 전환 의무를 부담하지 아니한다.</w:t>
        </w:r>
      </w:ins>
    </w:p>
    <w:p w14:paraId="444C8620" w14:textId="26856767" w:rsidR="00286C73" w:rsidRPr="00286C73" w:rsidRDefault="00286C73">
      <w:pPr>
        <w:pStyle w:val="a6"/>
        <w:numPr>
          <w:ilvl w:val="0"/>
          <w:numId w:val="7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40" w:author="SL Partners" w:date="2025-03-10T22:26:00Z" w16du:dateUtc="2025-03-10T13:26:00Z"/>
          <w:rFonts w:ascii="바탕" w:eastAsia="바탕" w:hAnsi="바탕" w:cs="굴림"/>
          <w:color w:val="000000"/>
          <w:kern w:val="0"/>
          <w:szCs w:val="20"/>
        </w:rPr>
        <w:pPrChange w:id="241" w:author="SL Partners" w:date="2025-03-10T22:27:00Z" w16du:dateUtc="2025-03-10T13:27:00Z">
          <w:pPr>
            <w:pStyle w:val="a6"/>
            <w:numPr>
              <w:numId w:val="7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242" w:author="SL Partners" w:date="2025-03-10T22:26:00Z" w16du:dateUtc="2025-03-10T13:26:00Z">
        <w:r w:rsidRPr="00286C73">
          <w:rPr>
            <w:rFonts w:ascii="바탕" w:eastAsia="바탕" w:hAnsi="바탕" w:cs="굴림" w:hint="eastAsia"/>
            <w:color w:val="000000"/>
            <w:kern w:val="0"/>
            <w:szCs w:val="20"/>
          </w:rPr>
          <w:lastRenderedPageBreak/>
          <w:t>회사는</w:t>
        </w:r>
        <w:r w:rsidRPr="00286C73">
          <w:rPr>
            <w:rFonts w:ascii="바탕" w:eastAsia="바탕" w:hAnsi="바탕" w:cs="굴림"/>
            <w:color w:val="000000"/>
            <w:kern w:val="0"/>
            <w:szCs w:val="20"/>
          </w:rPr>
          <w:t xml:space="preserve"> 근로기준법 등 인사 및 노무와 관련한 법령, 취업규칙을 포함한 내부규정, 단체협약 또는 근로계약을 위반한 사실이 없고, 이러한 법령, 내부규정, 단체협약 및 근로계약에 따라 근로자에게 제공할 의무가 있는 임금(최저임금 포함), 각종 수당, 상여금, 퇴직금, 근로시간, 휴일, 휴가, 기타 복리후생 등의 모든 근로조건을 준수하여 왔으며, 이와 관련하여 정부기관 또는 제3자로부터 고소, 고발, 지적, 민원 등을 </w:t>
        </w:r>
        <w:proofErr w:type="spellStart"/>
        <w:r w:rsidRPr="00286C73">
          <w:rPr>
            <w:rFonts w:ascii="바탕" w:eastAsia="바탕" w:hAnsi="바탕" w:cs="굴림"/>
            <w:color w:val="000000"/>
            <w:kern w:val="0"/>
            <w:szCs w:val="20"/>
          </w:rPr>
          <w:t>제기받거나</w:t>
        </w:r>
        <w:proofErr w:type="spellEnd"/>
        <w:r w:rsidRPr="00286C73">
          <w:rPr>
            <w:rFonts w:ascii="바탕" w:eastAsia="바탕" w:hAnsi="바탕" w:cs="굴림"/>
            <w:color w:val="000000"/>
            <w:kern w:val="0"/>
            <w:szCs w:val="20"/>
          </w:rPr>
          <w:t xml:space="preserve"> 조사가 개시되거나 그러할 만</w:t>
        </w:r>
        <w:r w:rsidRPr="00286C73">
          <w:rPr>
            <w:rFonts w:ascii="바탕" w:eastAsia="바탕" w:hAnsi="바탕" w:cs="굴림" w:hint="eastAsia"/>
            <w:color w:val="000000"/>
            <w:kern w:val="0"/>
            <w:szCs w:val="20"/>
          </w:rPr>
          <w:t>한</w:t>
        </w:r>
        <w:r w:rsidRPr="00286C73">
          <w:rPr>
            <w:rFonts w:ascii="바탕" w:eastAsia="바탕" w:hAnsi="바탕" w:cs="굴림"/>
            <w:color w:val="000000"/>
            <w:kern w:val="0"/>
            <w:szCs w:val="20"/>
          </w:rPr>
          <w:t xml:space="preserve"> 사정이 발생한 바 없다.  </w:t>
        </w:r>
      </w:ins>
    </w:p>
    <w:p w14:paraId="46C263F3" w14:textId="2A9026EB" w:rsidR="00286C73" w:rsidRPr="00286C73" w:rsidRDefault="000A64D9">
      <w:pPr>
        <w:pStyle w:val="a6"/>
        <w:numPr>
          <w:ilvl w:val="0"/>
          <w:numId w:val="7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43" w:author="SL Partners" w:date="2025-03-10T22:26:00Z" w16du:dateUtc="2025-03-10T13:26:00Z"/>
          <w:rFonts w:ascii="바탕" w:eastAsia="바탕" w:hAnsi="바탕" w:cs="굴림"/>
          <w:color w:val="000000"/>
          <w:kern w:val="0"/>
          <w:szCs w:val="20"/>
        </w:rPr>
        <w:pPrChange w:id="244" w:author="SL Partners" w:date="2025-03-10T22:27:00Z" w16du:dateUtc="2025-03-10T13:27:00Z">
          <w:pPr>
            <w:pStyle w:val="a6"/>
            <w:numPr>
              <w:numId w:val="7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245" w:author="SL Partners" w:date="2025-03-10T22:27:00Z" w16du:dateUtc="2025-03-10T13:27:00Z">
        <w:r>
          <w:rPr>
            <w:rFonts w:ascii="바탕" w:eastAsia="바탕" w:hAnsi="바탕" w:cs="굴림" w:hint="eastAsia"/>
            <w:color w:val="000000"/>
            <w:kern w:val="0"/>
            <w:szCs w:val="20"/>
          </w:rPr>
          <w:t>(</w:t>
        </w:r>
        <w:proofErr w:type="spellStart"/>
        <w:r>
          <w:rPr>
            <w:rFonts w:ascii="바탕" w:eastAsia="바탕" w:hAnsi="바탕" w:cs="굴림" w:hint="eastAsia"/>
            <w:color w:val="000000"/>
            <w:kern w:val="0"/>
            <w:szCs w:val="20"/>
          </w:rPr>
          <w:t>i</w:t>
        </w:r>
        <w:proofErr w:type="spellEnd"/>
        <w:r>
          <w:rPr>
            <w:rFonts w:ascii="바탕" w:eastAsia="바탕" w:hAnsi="바탕" w:cs="굴림" w:hint="eastAsia"/>
            <w:color w:val="000000"/>
            <w:kern w:val="0"/>
            <w:szCs w:val="20"/>
          </w:rPr>
          <w:t xml:space="preserve">) </w:t>
        </w:r>
      </w:ins>
      <w:ins w:id="246" w:author="SL Partners" w:date="2025-03-10T22:26:00Z" w16du:dateUtc="2025-03-10T13:26:00Z">
        <w:r w:rsidR="00286C73" w:rsidRPr="00286C73">
          <w:rPr>
            <w:rFonts w:ascii="바탕" w:eastAsia="바탕" w:hAnsi="바탕" w:cs="굴림"/>
            <w:color w:val="000000"/>
            <w:kern w:val="0"/>
            <w:szCs w:val="20"/>
          </w:rPr>
          <w:t>회사는 과거 5년간 파업 기타 노동조합 쟁의행위를 경험하지 않았고, 현재 파업, 휴업, 기타 쟁의행위가 진행 중에 있지 아니하며, (ii) 근로관계와 관련하여 회사에 대하여 진행 중인 근로자의 고충처리, 고소, 고발, 정부기관에 제소, 소송제기, 기타 민원 등은 존재하지 아니한다.  회사에는 노동조합이 존재하지 아니한다.</w:t>
        </w:r>
      </w:ins>
    </w:p>
    <w:p w14:paraId="03C93A61" w14:textId="77777777" w:rsidR="009A34D7" w:rsidRPr="009A34D7" w:rsidRDefault="009A34D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바탕" w:eastAsia="바탕" w:hAnsi="바탕" w:cs="굴림"/>
          <w:color w:val="000000"/>
          <w:kern w:val="0"/>
          <w:szCs w:val="20"/>
          <w:rPrChange w:id="247" w:author="SL Partners" w:date="2025-03-10T22:26:00Z" w16du:dateUtc="2025-03-10T13:26:00Z">
            <w:rPr/>
          </w:rPrChange>
        </w:rPr>
        <w:pPrChange w:id="248" w:author="SL Partners" w:date="2025-03-10T22:26:00Z" w16du:dateUtc="2025-03-10T13:26:00Z">
          <w:pPr>
            <w:widowControl/>
            <w:spacing w:after="0"/>
            <w:ind w:left="426" w:hanging="426"/>
            <w:jc w:val="left"/>
            <w:textAlignment w:val="baseline"/>
          </w:pPr>
        </w:pPrChange>
      </w:pPr>
    </w:p>
    <w:p w14:paraId="18B3FAFE" w14:textId="77777777" w:rsidR="00767677" w:rsidRDefault="007A2C04">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세금</w:t>
      </w:r>
      <w:r>
        <w:rPr>
          <w:rFonts w:ascii="바탕" w:eastAsia="바탕" w:hAnsi="바탕" w:cs="굴림" w:hint="eastAsia"/>
          <w:b/>
          <w:color w:val="000000"/>
          <w:kern w:val="0"/>
          <w:szCs w:val="20"/>
        </w:rPr>
        <w:t xml:space="preserve">, </w:t>
      </w:r>
      <w:r>
        <w:rPr>
          <w:rFonts w:ascii="바탕" w:eastAsia="바탕" w:hAnsi="바탕" w:cs="굴림"/>
          <w:b/>
          <w:color w:val="000000"/>
          <w:kern w:val="0"/>
          <w:szCs w:val="20"/>
        </w:rPr>
        <w:t>보험 등에 관한 사항</w:t>
      </w:r>
      <w:r>
        <w:rPr>
          <w:rFonts w:ascii="바탕" w:eastAsia="바탕" w:hAnsi="바탕" w:cs="굴림" w:hint="eastAsia"/>
          <w:b/>
          <w:color w:val="000000"/>
          <w:kern w:val="0"/>
          <w:szCs w:val="20"/>
        </w:rPr>
        <w:t>)</w:t>
      </w:r>
    </w:p>
    <w:p w14:paraId="237D26F1" w14:textId="5385AEAF" w:rsidR="00750322" w:rsidRPr="00750322" w:rsidRDefault="007A2C04">
      <w:pPr>
        <w:pStyle w:val="a6"/>
        <w:numPr>
          <w:ilvl w:val="0"/>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49" w:author="SL Partners" w:date="2025-03-10T22:28:00Z" w16du:dateUtc="2025-03-10T13:28:00Z"/>
          <w:rFonts w:ascii="바탕" w:eastAsia="바탕" w:hAnsi="바탕" w:cs="굴림"/>
          <w:color w:val="000000"/>
          <w:kern w:val="0"/>
          <w:szCs w:val="20"/>
        </w:rPr>
        <w:pPrChange w:id="250" w:author="SL Partners" w:date="2025-03-10T22:28:00Z" w16du:dateUtc="2025-03-10T13:28:00Z">
          <w:pPr>
            <w:pStyle w:val="a6"/>
            <w:numPr>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del w:id="251" w:author="SL Partners" w:date="2025-03-10T22:28:00Z" w16du:dateUtc="2025-03-10T13:28:00Z">
        <w:r w:rsidDel="00FA4833">
          <w:rPr>
            <w:rFonts w:ascii="바탕" w:eastAsia="바탕" w:hAnsi="바탕" w:cs="굴림"/>
            <w:color w:val="000000"/>
            <w:kern w:val="0"/>
            <w:szCs w:val="20"/>
          </w:rPr>
          <w:delText>회사는 국세</w:delText>
        </w:r>
        <w:r w:rsidDel="00FA4833">
          <w:rPr>
            <w:rFonts w:ascii="바탕" w:eastAsia="바탕" w:hAnsi="바탕" w:cs="굴림" w:hint="eastAsia"/>
            <w:color w:val="000000"/>
            <w:kern w:val="0"/>
            <w:szCs w:val="20"/>
          </w:rPr>
          <w:delText xml:space="preserve">, </w:delText>
        </w:r>
        <w:r w:rsidDel="00FA4833">
          <w:rPr>
            <w:rFonts w:ascii="바탕" w:eastAsia="바탕" w:hAnsi="바탕" w:cs="굴림"/>
            <w:color w:val="000000"/>
            <w:kern w:val="0"/>
            <w:szCs w:val="20"/>
          </w:rPr>
          <w:delText>지방세 등 고지된 납세 의무를 이행하였고</w:delText>
        </w:r>
        <w:r w:rsidDel="00FA4833">
          <w:rPr>
            <w:rFonts w:ascii="바탕" w:eastAsia="바탕" w:hAnsi="바탕" w:cs="굴림" w:hint="eastAsia"/>
            <w:color w:val="000000"/>
            <w:kern w:val="0"/>
            <w:szCs w:val="20"/>
          </w:rPr>
          <w:delText xml:space="preserve">, </w:delText>
        </w:r>
        <w:r w:rsidDel="00FA4833">
          <w:rPr>
            <w:rFonts w:ascii="바탕" w:eastAsia="바탕" w:hAnsi="바탕" w:cs="굴림"/>
            <w:color w:val="000000"/>
            <w:kern w:val="0"/>
            <w:szCs w:val="20"/>
          </w:rPr>
          <w:delText>납부할 의무가 있는 것으로 미납된 세금은 없음을 진술하고 보장한다</w:delText>
        </w:r>
        <w:r w:rsidDel="00FA4833">
          <w:rPr>
            <w:rFonts w:ascii="바탕" w:eastAsia="바탕" w:hAnsi="바탕" w:cs="굴림" w:hint="eastAsia"/>
            <w:color w:val="000000"/>
            <w:kern w:val="0"/>
            <w:szCs w:val="20"/>
          </w:rPr>
          <w:delText xml:space="preserve">. </w:delText>
        </w:r>
      </w:del>
      <w:ins w:id="252" w:author="SL Partners" w:date="2025-03-10T22:28:00Z" w16du:dateUtc="2025-03-10T13:28:00Z">
        <w:r w:rsidR="00750322" w:rsidRPr="00750322">
          <w:rPr>
            <w:rFonts w:ascii="바탕" w:eastAsia="바탕" w:hAnsi="바탕" w:cs="굴림" w:hint="eastAsia"/>
            <w:color w:val="000000"/>
            <w:kern w:val="0"/>
            <w:szCs w:val="20"/>
          </w:rPr>
          <w:t>회사는</w:t>
        </w:r>
        <w:r w:rsidR="00750322" w:rsidRPr="00750322">
          <w:rPr>
            <w:rFonts w:ascii="바탕" w:eastAsia="바탕" w:hAnsi="바탕" w:cs="굴림"/>
            <w:color w:val="000000"/>
            <w:kern w:val="0"/>
            <w:szCs w:val="20"/>
          </w:rPr>
          <w:t xml:space="preserve"> 그 영위하는 사업에 관하여 관련 법령에 따라 요구되는 바에 따라 (</w:t>
        </w:r>
        <w:proofErr w:type="spellStart"/>
        <w:r w:rsidR="00750322" w:rsidRPr="00750322">
          <w:rPr>
            <w:rFonts w:ascii="바탕" w:eastAsia="바탕" w:hAnsi="바탕" w:cs="굴림"/>
            <w:color w:val="000000"/>
            <w:kern w:val="0"/>
            <w:szCs w:val="20"/>
          </w:rPr>
          <w:t>i</w:t>
        </w:r>
        <w:proofErr w:type="spellEnd"/>
        <w:r w:rsidR="00750322" w:rsidRPr="00750322">
          <w:rPr>
            <w:rFonts w:ascii="바탕" w:eastAsia="바탕" w:hAnsi="바탕" w:cs="굴림"/>
            <w:color w:val="000000"/>
            <w:kern w:val="0"/>
            <w:szCs w:val="20"/>
          </w:rPr>
          <w:t>) 적법하게 그 기한 내에 납세신고를 하였고, (ii) 회사가 납부하여야 하는 모든 조세를 그 납부기한 내에 납부하였고(근로자, 채권자 또는 제3자에게 지급하여야 하는 금액에서 법령상 원천징수를 하여야 하는 모든 조세의 원천징수 및 납부 포함), (iii) 기한이 도래하지 않은 조세를 납부하기 위하여 충분한 적립금을 쌓아 왔다.</w:t>
        </w:r>
      </w:ins>
    </w:p>
    <w:p w14:paraId="134BBA9A" w14:textId="408F342A" w:rsidR="00750322" w:rsidRPr="00750322" w:rsidRDefault="00750322">
      <w:pPr>
        <w:pStyle w:val="a6"/>
        <w:numPr>
          <w:ilvl w:val="0"/>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53" w:author="SL Partners" w:date="2025-03-10T22:28:00Z" w16du:dateUtc="2025-03-10T13:28:00Z"/>
          <w:rFonts w:ascii="바탕" w:eastAsia="바탕" w:hAnsi="바탕" w:cs="굴림"/>
          <w:color w:val="000000"/>
          <w:kern w:val="0"/>
          <w:szCs w:val="20"/>
        </w:rPr>
        <w:pPrChange w:id="254" w:author="SL Partners" w:date="2025-03-10T22:28:00Z" w16du:dateUtc="2025-03-10T13:28:00Z">
          <w:pPr>
            <w:pStyle w:val="a6"/>
            <w:numPr>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255" w:author="SL Partners" w:date="2025-03-10T22:28:00Z" w16du:dateUtc="2025-03-10T13:28:00Z">
        <w:r w:rsidRPr="00750322">
          <w:rPr>
            <w:rFonts w:ascii="바탕" w:eastAsia="바탕" w:hAnsi="바탕" w:cs="굴림" w:hint="eastAsia"/>
            <w:color w:val="000000"/>
            <w:kern w:val="0"/>
            <w:szCs w:val="20"/>
          </w:rPr>
          <w:t>회사는</w:t>
        </w:r>
        <w:r w:rsidRPr="00750322">
          <w:rPr>
            <w:rFonts w:ascii="바탕" w:eastAsia="바탕" w:hAnsi="바탕" w:cs="굴림"/>
            <w:color w:val="000000"/>
            <w:kern w:val="0"/>
            <w:szCs w:val="20"/>
          </w:rPr>
          <w:t xml:space="preserve"> (</w:t>
        </w:r>
        <w:proofErr w:type="spellStart"/>
        <w:r w:rsidRPr="00750322">
          <w:rPr>
            <w:rFonts w:ascii="바탕" w:eastAsia="바탕" w:hAnsi="바탕" w:cs="굴림"/>
            <w:color w:val="000000"/>
            <w:kern w:val="0"/>
            <w:szCs w:val="20"/>
          </w:rPr>
          <w:t>i</w:t>
        </w:r>
        <w:proofErr w:type="spellEnd"/>
        <w:r w:rsidRPr="00750322">
          <w:rPr>
            <w:rFonts w:ascii="바탕" w:eastAsia="바탕" w:hAnsi="바탕" w:cs="굴림"/>
            <w:color w:val="000000"/>
            <w:kern w:val="0"/>
            <w:szCs w:val="20"/>
          </w:rPr>
          <w:t xml:space="preserve">) 조세 관련 법령, 법원의 판결이나 결정, 정부기관의 조치, 명령, 지시, 지도, 예규 기타 유권해석을 위반한 바 없고 (ii) 조세와 관련하여 정부기관으로부터 조사를 받고 있거나, 그러한 조사가 개시될 것을 예고 받은 바도 없으며, </w:t>
        </w:r>
        <w:r w:rsidR="00FA4833">
          <w:rPr>
            <w:rFonts w:ascii="바탕" w:eastAsia="바탕" w:hAnsi="바탕" w:cs="굴림" w:hint="eastAsia"/>
            <w:color w:val="000000"/>
            <w:kern w:val="0"/>
            <w:szCs w:val="20"/>
          </w:rPr>
          <w:t>회사 및 이해관계인</w:t>
        </w:r>
        <w:r w:rsidRPr="00750322">
          <w:rPr>
            <w:rFonts w:ascii="바탕" w:eastAsia="바탕" w:hAnsi="바탕" w:cs="굴림"/>
            <w:color w:val="000000"/>
            <w:kern w:val="0"/>
            <w:szCs w:val="20"/>
          </w:rPr>
          <w:t xml:space="preserve">이 알고 있는 한 그러한 조사가 개시될 우려도 없다.   </w:t>
        </w:r>
      </w:ins>
    </w:p>
    <w:p w14:paraId="4BB0B392" w14:textId="01E38793" w:rsidR="00767677" w:rsidRDefault="00750322">
      <w:pPr>
        <w:pStyle w:val="a6"/>
        <w:numPr>
          <w:ilvl w:val="0"/>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Change w:id="256" w:author="SL Partners" w:date="2025-03-10T22:28:00Z" w16du:dateUtc="2025-03-10T13:28:00Z">
          <w:pPr>
            <w:pStyle w:val="a6"/>
            <w:numPr>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257" w:author="SL Partners" w:date="2025-03-10T22:28:00Z" w16du:dateUtc="2025-03-10T13:28:00Z">
        <w:r w:rsidRPr="00750322">
          <w:rPr>
            <w:rFonts w:ascii="바탕" w:eastAsia="바탕" w:hAnsi="바탕" w:cs="굴림" w:hint="eastAsia"/>
            <w:color w:val="000000"/>
            <w:kern w:val="0"/>
            <w:szCs w:val="20"/>
          </w:rPr>
          <w:t>회사는</w:t>
        </w:r>
        <w:r w:rsidRPr="00750322">
          <w:rPr>
            <w:rFonts w:ascii="바탕" w:eastAsia="바탕" w:hAnsi="바탕" w:cs="굴림"/>
            <w:color w:val="000000"/>
            <w:kern w:val="0"/>
            <w:szCs w:val="20"/>
          </w:rPr>
          <w:t xml:space="preserve"> 다른 사람이 부담하여야 할 조세를 회사가 대신 부담하거나 공동으로 부담하도록 하는 계약을 체결한 사실이 없다.</w:t>
        </w:r>
      </w:ins>
    </w:p>
    <w:p w14:paraId="01FFFCC7" w14:textId="0BE98C34" w:rsidR="001E6FBA" w:rsidRDefault="001E6FBA">
      <w:pPr>
        <w:pStyle w:val="a6"/>
        <w:numPr>
          <w:ilvl w:val="0"/>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58" w:author="SL Partners" w:date="2025-03-10T22:32:00Z" w16du:dateUtc="2025-03-10T13:32:00Z"/>
          <w:rFonts w:ascii="바탕" w:eastAsia="바탕" w:hAnsi="바탕" w:cs="굴림"/>
          <w:color w:val="000000"/>
          <w:kern w:val="0"/>
          <w:szCs w:val="20"/>
        </w:rPr>
      </w:pPr>
      <w:ins w:id="259" w:author="SL Partners" w:date="2025-03-10T22:32:00Z" w16du:dateUtc="2025-03-10T13:32:00Z">
        <w:r w:rsidRPr="001E6FBA">
          <w:rPr>
            <w:rFonts w:ascii="바탕" w:eastAsia="바탕" w:hAnsi="바탕" w:cs="굴림" w:hint="eastAsia"/>
            <w:color w:val="000000"/>
            <w:kern w:val="0"/>
            <w:szCs w:val="20"/>
          </w:rPr>
          <w:t>회사는</w:t>
        </w:r>
        <w:r w:rsidRPr="001E6FBA">
          <w:rPr>
            <w:rFonts w:ascii="바탕" w:eastAsia="바탕" w:hAnsi="바탕" w:cs="굴림"/>
            <w:color w:val="000000"/>
            <w:kern w:val="0"/>
            <w:szCs w:val="20"/>
          </w:rPr>
          <w:t xml:space="preserve"> (</w:t>
        </w:r>
        <w:proofErr w:type="spellStart"/>
        <w:r w:rsidRPr="001E6FBA">
          <w:rPr>
            <w:rFonts w:ascii="바탕" w:eastAsia="바탕" w:hAnsi="바탕" w:cs="굴림"/>
            <w:color w:val="000000"/>
            <w:kern w:val="0"/>
            <w:szCs w:val="20"/>
          </w:rPr>
          <w:t>i</w:t>
        </w:r>
        <w:proofErr w:type="spellEnd"/>
        <w:r w:rsidRPr="001E6FBA">
          <w:rPr>
            <w:rFonts w:ascii="바탕" w:eastAsia="바탕" w:hAnsi="바탕" w:cs="굴림"/>
            <w:color w:val="000000"/>
            <w:kern w:val="0"/>
            <w:szCs w:val="20"/>
          </w:rPr>
          <w:t xml:space="preserve">) 법령 또는 회사가 당사자인 계약상 가입이 요구되는 보험 및 해당 산업의 기업들이 통상적으로 가입하는 보험에 모두 가입하였고, (ii) 그에 따른 보험료를 모두 지급하였으며 연체된 금액은 없으며, (iii) 회사가 체결한 모든 보험계약은 적법하게 체결되었으며 유효하게 존속 중이고, (iv) 위 보험계약의 보험금액은 대상회사의 통상적인 사업과정에 따른 사업수행에 따라 발생할 수 있는 손해나 위험을 </w:t>
        </w:r>
        <w:proofErr w:type="spellStart"/>
        <w:r w:rsidRPr="001E6FBA">
          <w:rPr>
            <w:rFonts w:ascii="바탕" w:eastAsia="바탕" w:hAnsi="바탕" w:cs="굴림"/>
            <w:color w:val="000000"/>
            <w:kern w:val="0"/>
            <w:szCs w:val="20"/>
          </w:rPr>
          <w:t>부보하기에</w:t>
        </w:r>
        <w:proofErr w:type="spellEnd"/>
        <w:r w:rsidRPr="001E6FBA">
          <w:rPr>
            <w:rFonts w:ascii="바탕" w:eastAsia="바탕" w:hAnsi="바탕" w:cs="굴림"/>
            <w:color w:val="000000"/>
            <w:kern w:val="0"/>
            <w:szCs w:val="20"/>
          </w:rPr>
          <w:t xml:space="preserve"> 충분하며, (v) 그 </w:t>
        </w:r>
        <w:proofErr w:type="spellStart"/>
        <w:r w:rsidRPr="001E6FBA">
          <w:rPr>
            <w:rFonts w:ascii="바탕" w:eastAsia="바탕" w:hAnsi="바탕" w:cs="굴림"/>
            <w:color w:val="000000"/>
            <w:kern w:val="0"/>
            <w:szCs w:val="20"/>
          </w:rPr>
          <w:t>부보</w:t>
        </w:r>
        <w:r w:rsidRPr="001E6FBA">
          <w:rPr>
            <w:rFonts w:ascii="바탕" w:eastAsia="바탕" w:hAnsi="바탕" w:cs="굴림" w:hint="eastAsia"/>
            <w:color w:val="000000"/>
            <w:kern w:val="0"/>
            <w:szCs w:val="20"/>
          </w:rPr>
          <w:t>되는</w:t>
        </w:r>
        <w:proofErr w:type="spellEnd"/>
        <w:r w:rsidRPr="001E6FBA">
          <w:rPr>
            <w:rFonts w:ascii="바탕" w:eastAsia="바탕" w:hAnsi="바탕" w:cs="굴림"/>
            <w:color w:val="000000"/>
            <w:kern w:val="0"/>
            <w:szCs w:val="20"/>
          </w:rPr>
          <w:t xml:space="preserve"> 금액을 초과하거나 해당 보험계약의 보험료에 반영되지 않는 보험사고가 발생한 사실이 없으며, (vi) 해당 보험의 보험금청구권에는 제한부담이 설정되어 있지 않다.</w:t>
        </w:r>
      </w:ins>
    </w:p>
    <w:p w14:paraId="54E5C4F3" w14:textId="02E8F343" w:rsidR="00767677" w:rsidDel="001E6FBA" w:rsidRDefault="007A2C04">
      <w:pPr>
        <w:pStyle w:val="a6"/>
        <w:numPr>
          <w:ilvl w:val="0"/>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del w:id="260" w:author="SL Partners" w:date="2025-03-10T22:32:00Z" w16du:dateUtc="2025-03-10T13:32:00Z"/>
          <w:rFonts w:ascii="바탕" w:eastAsia="바탕" w:hAnsi="바탕" w:cs="굴림"/>
          <w:color w:val="000000"/>
          <w:kern w:val="0"/>
          <w:szCs w:val="20"/>
        </w:rPr>
      </w:pPr>
      <w:del w:id="261" w:author="SL Partners" w:date="2025-03-10T22:32:00Z" w16du:dateUtc="2025-03-10T13:32:00Z">
        <w:r w:rsidDel="001E6FBA">
          <w:rPr>
            <w:rFonts w:ascii="바탕" w:eastAsia="바탕" w:hAnsi="바탕" w:cs="굴림"/>
            <w:color w:val="000000"/>
            <w:kern w:val="0"/>
            <w:szCs w:val="20"/>
          </w:rPr>
          <w:delText>회사는 회사 운영과 관련하여 필요한 제반 보험</w:delText>
        </w:r>
        <w:r w:rsidDel="001E6FBA">
          <w:rPr>
            <w:rFonts w:ascii="바탕" w:eastAsia="바탕" w:hAnsi="바탕" w:cs="굴림" w:hint="eastAsia"/>
            <w:color w:val="000000"/>
            <w:kern w:val="0"/>
            <w:szCs w:val="20"/>
          </w:rPr>
          <w:delText>(4</w:delText>
        </w:r>
        <w:r w:rsidDel="001E6FBA">
          <w:rPr>
            <w:rFonts w:ascii="바탕" w:eastAsia="바탕" w:hAnsi="바탕" w:cs="굴림"/>
            <w:color w:val="000000"/>
            <w:kern w:val="0"/>
            <w:szCs w:val="20"/>
          </w:rPr>
          <w:delText>대 보험</w:delText>
        </w:r>
        <w:r w:rsidDel="001E6FBA">
          <w:rPr>
            <w:rFonts w:ascii="바탕" w:eastAsia="바탕" w:hAnsi="바탕" w:cs="굴림" w:hint="eastAsia"/>
            <w:color w:val="000000"/>
            <w:kern w:val="0"/>
            <w:szCs w:val="20"/>
          </w:rPr>
          <w:delText xml:space="preserve">, </w:delText>
        </w:r>
        <w:r w:rsidDel="001E6FBA">
          <w:rPr>
            <w:rFonts w:ascii="바탕" w:eastAsia="바탕" w:hAnsi="바탕" w:cs="굴림"/>
            <w:color w:val="000000"/>
            <w:kern w:val="0"/>
            <w:szCs w:val="20"/>
          </w:rPr>
          <w:delText>기타 영업 관련</w:delText>
        </w:r>
        <w:r w:rsidDel="001E6FBA">
          <w:rPr>
            <w:rFonts w:ascii="바탕" w:eastAsia="바탕" w:hAnsi="바탕" w:cs="굴림" w:hint="eastAsia"/>
            <w:color w:val="000000"/>
            <w:kern w:val="0"/>
            <w:szCs w:val="20"/>
          </w:rPr>
          <w:delText xml:space="preserve"> </w:delText>
        </w:r>
        <w:r w:rsidDel="001E6FBA">
          <w:rPr>
            <w:rFonts w:ascii="바탕" w:eastAsia="바탕" w:hAnsi="바탕" w:cs="굴림"/>
            <w:color w:val="000000"/>
            <w:kern w:val="0"/>
            <w:szCs w:val="20"/>
          </w:rPr>
          <w:delText>필수적으로 가입해야 하거나 해당 업계에서 회사와 유사한 기업들이 통상적으로</w:delText>
        </w:r>
        <w:r w:rsidDel="001E6FBA">
          <w:rPr>
            <w:rFonts w:ascii="바탕" w:eastAsia="바탕" w:hAnsi="바탕" w:cs="굴림" w:hint="eastAsia"/>
            <w:color w:val="000000"/>
            <w:kern w:val="0"/>
            <w:szCs w:val="20"/>
          </w:rPr>
          <w:delText xml:space="preserve"> </w:delText>
        </w:r>
        <w:r w:rsidDel="001E6FBA">
          <w:rPr>
            <w:rFonts w:ascii="바탕" w:eastAsia="바탕" w:hAnsi="바탕" w:cs="굴림"/>
            <w:color w:val="000000"/>
            <w:kern w:val="0"/>
            <w:szCs w:val="20"/>
          </w:rPr>
          <w:delText>가입하고 있는 보험</w:delText>
        </w:r>
        <w:r w:rsidDel="001E6FBA">
          <w:rPr>
            <w:rFonts w:ascii="바탕" w:eastAsia="바탕" w:hAnsi="바탕" w:cs="굴림" w:hint="eastAsia"/>
            <w:color w:val="000000"/>
            <w:kern w:val="0"/>
            <w:szCs w:val="20"/>
          </w:rPr>
          <w:delText>)</w:delText>
        </w:r>
        <w:r w:rsidDel="001E6FBA">
          <w:rPr>
            <w:rFonts w:ascii="바탕" w:eastAsia="바탕" w:hAnsi="바탕" w:cs="굴림"/>
            <w:color w:val="000000"/>
            <w:kern w:val="0"/>
            <w:szCs w:val="20"/>
          </w:rPr>
          <w:delText>에 가입되어 있음을 진술하고 보장한다</w:delText>
        </w:r>
        <w:r w:rsidDel="001E6FBA">
          <w:rPr>
            <w:rFonts w:ascii="바탕" w:eastAsia="바탕" w:hAnsi="바탕" w:cs="굴림" w:hint="eastAsia"/>
            <w:color w:val="000000"/>
            <w:kern w:val="0"/>
            <w:szCs w:val="20"/>
          </w:rPr>
          <w:delText>.</w:delText>
        </w:r>
      </w:del>
    </w:p>
    <w:p w14:paraId="0DC1811C" w14:textId="77777777" w:rsidR="00767677" w:rsidRPr="00750322" w:rsidRDefault="00767677">
      <w:pPr>
        <w:pStyle w:val="a6"/>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color w:val="000000"/>
          <w:kern w:val="0"/>
          <w:szCs w:val="20"/>
          <w:rPrChange w:id="262" w:author="SL Partners" w:date="2025-03-10T22:28:00Z" w16du:dateUtc="2025-03-10T13:28:00Z">
            <w:rPr>
              <w:rFonts w:ascii="바탕" w:eastAsia="바탕" w:hAnsi="바탕" w:cs="굴림"/>
              <w:b/>
              <w:bCs/>
              <w:color w:val="000000"/>
              <w:kern w:val="0"/>
              <w:szCs w:val="20"/>
            </w:rPr>
          </w:rPrChange>
        </w:rPr>
        <w:pPrChange w:id="263" w:author="SL Partners" w:date="2025-03-10T22:28:00Z" w16du:dateUtc="2025-03-10T13:28:00Z">
          <w:pPr>
            <w:widowControl/>
            <w:tabs>
              <w:tab w:val="left" w:pos="710"/>
              <w:tab w:val="left" w:pos="806"/>
            </w:tabs>
            <w:spacing w:after="0"/>
            <w:jc w:val="left"/>
            <w:textAlignment w:val="baseline"/>
          </w:pPr>
        </w:pPrChange>
      </w:pPr>
    </w:p>
    <w:p w14:paraId="204E18CD" w14:textId="1012325B" w:rsidR="001E6FBA" w:rsidRDefault="001E6FBA">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ins w:id="264" w:author="SL Partners" w:date="2025-03-10T22:33:00Z" w16du:dateUtc="2025-03-10T13:33:00Z"/>
          <w:rFonts w:ascii="바탕" w:eastAsia="바탕" w:hAnsi="바탕" w:cs="굴림"/>
          <w:b/>
          <w:color w:val="000000"/>
          <w:kern w:val="0"/>
          <w:szCs w:val="20"/>
        </w:rPr>
      </w:pPr>
      <w:ins w:id="265" w:author="SL Partners" w:date="2025-03-10T22:33:00Z" w16du:dateUtc="2025-03-10T13:33:00Z">
        <w:r>
          <w:rPr>
            <w:rFonts w:ascii="바탕" w:eastAsia="바탕" w:hAnsi="바탕" w:cs="굴림" w:hint="eastAsia"/>
            <w:b/>
            <w:color w:val="000000"/>
            <w:kern w:val="0"/>
            <w:szCs w:val="20"/>
          </w:rPr>
          <w:t>(특수관계인 거래에 관한 사항)</w:t>
        </w:r>
      </w:ins>
    </w:p>
    <w:p w14:paraId="39D2524D" w14:textId="295414DA" w:rsidR="00682BDB" w:rsidRPr="00902C18" w:rsidRDefault="00682BDB">
      <w:pPr>
        <w:pStyle w:val="a6"/>
        <w:numPr>
          <w:ilvl w:val="0"/>
          <w:numId w:val="7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66" w:author="SL Partners" w:date="2025-03-10T22:33:00Z" w16du:dateUtc="2025-03-10T13:33:00Z"/>
          <w:rFonts w:ascii="바탕" w:eastAsia="바탕" w:hAnsi="바탕" w:cs="굴림"/>
          <w:bCs/>
          <w:color w:val="000000"/>
          <w:kern w:val="0"/>
          <w:szCs w:val="20"/>
        </w:rPr>
        <w:pPrChange w:id="267" w:author="SL Partners" w:date="2025-03-10T22:33:00Z" w16du:dateUtc="2025-03-10T13:33:00Z">
          <w:pPr>
            <w:pStyle w:val="a6"/>
            <w:numPr>
              <w:numId w:val="7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542" w:hanging="400"/>
          </w:pPr>
        </w:pPrChange>
      </w:pPr>
      <w:ins w:id="268" w:author="SL Partners" w:date="2025-03-10T22:33:00Z" w16du:dateUtc="2025-03-10T13:33:00Z">
        <w:r w:rsidRPr="00682BDB">
          <w:rPr>
            <w:rFonts w:ascii="바탕" w:eastAsia="바탕" w:hAnsi="바탕" w:cs="굴림" w:hint="eastAsia"/>
            <w:bCs/>
            <w:color w:val="000000"/>
            <w:kern w:val="0"/>
            <w:szCs w:val="20"/>
          </w:rPr>
          <w:t>회사를</w:t>
        </w:r>
        <w:r w:rsidRPr="00682BDB">
          <w:rPr>
            <w:rFonts w:ascii="바탕" w:eastAsia="바탕" w:hAnsi="바탕" w:cs="굴림"/>
            <w:bCs/>
            <w:color w:val="000000"/>
            <w:kern w:val="0"/>
            <w:szCs w:val="20"/>
          </w:rPr>
          <w:t xml:space="preserve"> 일방 당사자로 하고 회사</w:t>
        </w:r>
      </w:ins>
      <w:ins w:id="269" w:author="SL Partners" w:date="2025-03-10T22:34:00Z" w16du:dateUtc="2025-03-10T13:34:00Z">
        <w:r w:rsidR="002756AE">
          <w:rPr>
            <w:rFonts w:ascii="바탕" w:eastAsia="바탕" w:hAnsi="바탕" w:cs="굴림" w:hint="eastAsia"/>
            <w:bCs/>
            <w:color w:val="000000"/>
            <w:kern w:val="0"/>
            <w:szCs w:val="20"/>
          </w:rPr>
          <w:t xml:space="preserve"> 및 이해관계인</w:t>
        </w:r>
      </w:ins>
      <w:ins w:id="270" w:author="SL Partners" w:date="2025-03-10T22:33:00Z" w16du:dateUtc="2025-03-10T13:33:00Z">
        <w:r w:rsidRPr="00682BDB">
          <w:rPr>
            <w:rFonts w:ascii="바탕" w:eastAsia="바탕" w:hAnsi="바탕" w:cs="굴림"/>
            <w:bCs/>
            <w:color w:val="000000"/>
            <w:kern w:val="0"/>
            <w:szCs w:val="20"/>
          </w:rPr>
          <w:t xml:space="preserve">의 특수관계인, 계열회사 또는 주주를 상대방 </w:t>
        </w:r>
        <w:r w:rsidRPr="00902C18">
          <w:rPr>
            <w:rFonts w:ascii="바탕" w:eastAsia="바탕" w:hAnsi="바탕" w:cs="굴림"/>
            <w:bCs/>
            <w:color w:val="000000"/>
            <w:kern w:val="0"/>
            <w:szCs w:val="20"/>
          </w:rPr>
          <w:t xml:space="preserve">당사자로 하여 이루어진 모든 거래는 특수관계 없는 제3자와의 </w:t>
        </w:r>
        <w:proofErr w:type="spellStart"/>
        <w:r w:rsidRPr="00902C18">
          <w:rPr>
            <w:rFonts w:ascii="바탕" w:eastAsia="바탕" w:hAnsi="바탕" w:cs="굴림"/>
            <w:bCs/>
            <w:color w:val="000000"/>
            <w:kern w:val="0"/>
            <w:szCs w:val="20"/>
          </w:rPr>
          <w:t>거래에서와</w:t>
        </w:r>
        <w:proofErr w:type="spellEnd"/>
        <w:r w:rsidRPr="00902C18">
          <w:rPr>
            <w:rFonts w:ascii="바탕" w:eastAsia="바탕" w:hAnsi="바탕" w:cs="굴림"/>
            <w:bCs/>
            <w:color w:val="000000"/>
            <w:kern w:val="0"/>
            <w:szCs w:val="20"/>
          </w:rPr>
          <w:t xml:space="preserve"> 같은 공정한 거래 조건(arm’s length basis)으로 체결되고 그에 따라 이행되었다.  </w:t>
        </w:r>
      </w:ins>
    </w:p>
    <w:p w14:paraId="3E458D25" w14:textId="41CFD2AA" w:rsidR="005B26B8" w:rsidRPr="00682BDB" w:rsidRDefault="00902C18">
      <w:pPr>
        <w:pStyle w:val="a6"/>
        <w:numPr>
          <w:ilvl w:val="0"/>
          <w:numId w:val="75"/>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ins w:id="271" w:author="SL Partners" w:date="2025-03-10T22:33:00Z" w16du:dateUtc="2025-03-10T13:33:00Z"/>
          <w:rFonts w:ascii="바탕" w:eastAsia="바탕" w:hAnsi="바탕" w:cs="굴림"/>
          <w:bCs/>
          <w:color w:val="000000"/>
          <w:kern w:val="0"/>
          <w:szCs w:val="20"/>
          <w:rPrChange w:id="272" w:author="SL Partners" w:date="2025-03-10T22:33:00Z" w16du:dateUtc="2025-03-10T13:33:00Z">
            <w:rPr>
              <w:ins w:id="273" w:author="SL Partners" w:date="2025-03-10T22:33:00Z" w16du:dateUtc="2025-03-10T13:33:00Z"/>
              <w:rFonts w:ascii="바탕" w:eastAsia="바탕" w:hAnsi="바탕" w:cs="굴림"/>
              <w:b/>
              <w:color w:val="000000"/>
              <w:kern w:val="0"/>
              <w:szCs w:val="20"/>
            </w:rPr>
          </w:rPrChange>
        </w:rPr>
        <w:pPrChange w:id="274" w:author="SL Partners" w:date="2025-03-10T22:33:00Z" w16du:dateUtc="2025-03-10T13:33:00Z">
          <w:pPr>
            <w:pStyle w:val="a6"/>
            <w:numPr>
              <w:numId w:val="2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pPr>
        </w:pPrChange>
      </w:pPr>
      <w:ins w:id="275" w:author="SL Partners" w:date="2025-03-10T22:34:00Z" w16du:dateUtc="2025-03-10T13:34:00Z">
        <w:r>
          <w:rPr>
            <w:rFonts w:ascii="바탕" w:eastAsia="바탕" w:hAnsi="바탕" w:cs="굴림" w:hint="eastAsia"/>
            <w:bCs/>
            <w:color w:val="000000"/>
            <w:kern w:val="0"/>
            <w:szCs w:val="20"/>
          </w:rPr>
          <w:t>전항의</w:t>
        </w:r>
      </w:ins>
      <w:ins w:id="276" w:author="SL Partners" w:date="2025-03-10T22:33:00Z" w16du:dateUtc="2025-03-10T13:33:00Z">
        <w:r w:rsidR="00682BDB" w:rsidRPr="00902C18">
          <w:rPr>
            <w:rFonts w:ascii="바탕" w:eastAsia="바탕" w:hAnsi="바탕" w:cs="굴림"/>
            <w:bCs/>
            <w:color w:val="000000"/>
            <w:kern w:val="0"/>
            <w:szCs w:val="20"/>
          </w:rPr>
          <w:t xml:space="preserve"> 거래가 관련</w:t>
        </w:r>
        <w:r w:rsidR="00682BDB" w:rsidRPr="00682BDB">
          <w:rPr>
            <w:rFonts w:ascii="바탕" w:eastAsia="바탕" w:hAnsi="바탕" w:cs="굴림"/>
            <w:bCs/>
            <w:color w:val="000000"/>
            <w:kern w:val="0"/>
            <w:szCs w:val="20"/>
          </w:rPr>
          <w:t xml:space="preserve"> 법령에 위반되거나 이로 인하여 회사의 조세 부담이 증가하거나 회사 또는 그 임직원이 형사처벌, 과징금, 과태료 기타 형사적 또는 행정적 제재를 받을 우려가 없다.</w:t>
        </w:r>
      </w:ins>
    </w:p>
    <w:p w14:paraId="0DA0A7BC" w14:textId="77777777" w:rsidR="005B26B8" w:rsidRPr="005B26B8" w:rsidRDefault="005B26B8">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ins w:id="277" w:author="SL Partners" w:date="2025-03-10T22:33:00Z" w16du:dateUtc="2025-03-10T13:33:00Z"/>
          <w:rFonts w:ascii="바탕" w:eastAsia="바탕" w:hAnsi="바탕" w:cs="굴림"/>
          <w:b/>
          <w:color w:val="000000"/>
          <w:kern w:val="0"/>
          <w:szCs w:val="20"/>
          <w:rPrChange w:id="278" w:author="SL Partners" w:date="2025-03-10T22:33:00Z" w16du:dateUtc="2025-03-10T13:33:00Z">
            <w:rPr>
              <w:ins w:id="279" w:author="SL Partners" w:date="2025-03-10T22:33:00Z" w16du:dateUtc="2025-03-10T13:33:00Z"/>
            </w:rPr>
          </w:rPrChange>
        </w:rPr>
        <w:pPrChange w:id="280" w:author="SL Partners" w:date="2025-03-10T22:33:00Z" w16du:dateUtc="2025-03-10T13:33:00Z">
          <w:pPr>
            <w:pStyle w:val="a6"/>
            <w:numPr>
              <w:numId w:val="4"/>
            </w:numPr>
            <w:tabs>
              <w:tab w:val="left" w:pos="567"/>
              <w:tab w:val="left" w:pos="851"/>
              <w:tab w:val="num" w:pos="204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400"/>
          </w:pPr>
        </w:pPrChange>
      </w:pPr>
    </w:p>
    <w:p w14:paraId="5382D90D" w14:textId="32772834" w:rsidR="00767677" w:rsidRDefault="007A2C04">
      <w:pPr>
        <w:pStyle w:val="a6"/>
        <w:numPr>
          <w:ilvl w:val="0"/>
          <w:numId w:val="4"/>
        </w:num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바탕" w:eastAsia="바탕" w:hAnsi="바탕" w:cs="굴림"/>
          <w:b/>
          <w:color w:val="000000"/>
          <w:kern w:val="0"/>
          <w:szCs w:val="20"/>
        </w:rPr>
      </w:pPr>
      <w:r>
        <w:rPr>
          <w:rFonts w:ascii="바탕" w:eastAsia="바탕" w:hAnsi="바탕" w:cs="굴림" w:hint="eastAsia"/>
          <w:b/>
          <w:color w:val="000000"/>
          <w:kern w:val="0"/>
          <w:szCs w:val="20"/>
        </w:rPr>
        <w:t>(</w:t>
      </w:r>
      <w:r>
        <w:rPr>
          <w:rFonts w:ascii="바탕" w:eastAsia="바탕" w:hAnsi="바탕" w:cs="굴림"/>
          <w:b/>
          <w:color w:val="000000"/>
          <w:kern w:val="0"/>
          <w:szCs w:val="20"/>
        </w:rPr>
        <w:t>기타</w:t>
      </w:r>
      <w:r>
        <w:rPr>
          <w:rFonts w:ascii="바탕" w:eastAsia="바탕" w:hAnsi="바탕" w:cs="굴림" w:hint="eastAsia"/>
          <w:b/>
          <w:color w:val="000000"/>
          <w:kern w:val="0"/>
          <w:szCs w:val="20"/>
        </w:rPr>
        <w:t>)</w:t>
      </w:r>
    </w:p>
    <w:p w14:paraId="5DCDA54E" w14:textId="77777777" w:rsidR="00767677" w:rsidRDefault="007A2C04">
      <w:pPr>
        <w:snapToGrid w:val="0"/>
        <w:spacing w:after="0"/>
        <w:ind w:leftChars="71" w:left="142"/>
        <w:textAlignment w:val="baseline"/>
        <w:rPr>
          <w:rFonts w:ascii="바탕" w:eastAsia="바탕" w:hAnsi="바탕" w:cs="굴림"/>
          <w:color w:val="000000"/>
          <w:kern w:val="0"/>
          <w:szCs w:val="20"/>
        </w:rPr>
      </w:pPr>
      <w:r>
        <w:rPr>
          <w:rFonts w:ascii="바탕" w:eastAsia="바탕" w:hAnsi="바탕" w:cs="굴림"/>
          <w:color w:val="000000"/>
          <w:kern w:val="0"/>
          <w:szCs w:val="20"/>
        </w:rPr>
        <w:t>회사는 투자자 또는 그 실사관련 자문사들에게 제공한 주주명부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등기부등본</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정관 및 각종 계약서</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사업계획서 등 일체의 서면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서류</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정보 기타 자료는 제공일</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현재 회사에 관한 사항을 정확히 기재한 것으로서 모든 면에서 진실되고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거짓이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없으며</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중요한 사항을 생략하지 않았고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중대한 면에서 의미를 오도하지 않는다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회사의 임직원이 실사 과정에서 구두로 답변한 내용에 관하여도 고의 또는 과실로 허위 답변한 사실이 없음을 진술하고 보장한다</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단</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사업계획서 상에 미래에 대한 예측 및 기타 사업관련계획 사항은 경영환경의 변화 등에 따라 변경될 수 있으며 실제 발생할 수도 있고 발생하지 않을 수도 있다</w:t>
      </w:r>
      <w:r>
        <w:rPr>
          <w:rFonts w:ascii="바탕" w:eastAsia="바탕" w:hAnsi="바탕" w:cs="굴림" w:hint="eastAsia"/>
          <w:color w:val="000000"/>
          <w:kern w:val="0"/>
          <w:szCs w:val="20"/>
        </w:rPr>
        <w:t>.</w:t>
      </w:r>
    </w:p>
    <w:p w14:paraId="354B9C85" w14:textId="77777777" w:rsidR="00767677" w:rsidRDefault="00767677">
      <w:pPr>
        <w:snapToGrid w:val="0"/>
        <w:spacing w:after="0"/>
        <w:ind w:left="426" w:hanging="426"/>
        <w:jc w:val="left"/>
        <w:textAlignment w:val="baseline"/>
        <w:rPr>
          <w:rFonts w:ascii="바탕" w:eastAsia="바탕" w:hAnsi="바탕" w:cs="굴림"/>
          <w:color w:val="000000"/>
          <w:kern w:val="0"/>
          <w:szCs w:val="20"/>
        </w:rPr>
      </w:pPr>
    </w:p>
    <w:p w14:paraId="30C06579" w14:textId="77777777" w:rsidR="00767677" w:rsidRDefault="00767677">
      <w:pPr>
        <w:snapToGrid w:val="0"/>
        <w:spacing w:after="0"/>
        <w:ind w:left="426" w:hanging="426"/>
        <w:jc w:val="left"/>
        <w:textAlignment w:val="baseline"/>
        <w:rPr>
          <w:rFonts w:ascii="바탕" w:eastAsia="바탕" w:hAnsi="바탕" w:cs="굴림"/>
          <w:color w:val="000000"/>
          <w:kern w:val="0"/>
          <w:szCs w:val="20"/>
        </w:rPr>
      </w:pPr>
    </w:p>
    <w:p w14:paraId="60018D8D" w14:textId="77777777"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제</w:t>
      </w:r>
      <w:r>
        <w:rPr>
          <w:rFonts w:ascii="바탕" w:eastAsia="바탕" w:hAnsi="바탕" w:cs="굴림" w:hint="eastAsia"/>
          <w:b/>
          <w:bCs/>
          <w:color w:val="000000"/>
          <w:kern w:val="0"/>
          <w:szCs w:val="20"/>
        </w:rPr>
        <w:t>3</w:t>
      </w:r>
      <w:r>
        <w:rPr>
          <w:rFonts w:ascii="바탕" w:eastAsia="바탕" w:hAnsi="바탕" w:cs="굴림"/>
          <w:b/>
          <w:bCs/>
          <w:color w:val="000000"/>
          <w:kern w:val="0"/>
          <w:szCs w:val="20"/>
        </w:rPr>
        <w:t>장 이해관계인에 관한 사항</w:t>
      </w:r>
    </w:p>
    <w:p w14:paraId="36A035B6" w14:textId="77777777" w:rsidR="00767677" w:rsidRDefault="00767677">
      <w:pPr>
        <w:snapToGrid w:val="0"/>
        <w:spacing w:after="0"/>
        <w:ind w:firstLine="392"/>
        <w:jc w:val="left"/>
        <w:textAlignment w:val="baseline"/>
        <w:rPr>
          <w:rFonts w:ascii="바탕" w:eastAsia="바탕" w:hAnsi="바탕" w:cs="굴림"/>
          <w:b/>
          <w:bCs/>
          <w:color w:val="000000"/>
          <w:kern w:val="0"/>
          <w:szCs w:val="20"/>
        </w:rPr>
      </w:pPr>
    </w:p>
    <w:p w14:paraId="3B3958A4" w14:textId="38A6C1F3"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이해관계인은 투자자에 대하여 본</w:t>
      </w:r>
      <w:r>
        <w:rPr>
          <w:rFonts w:ascii="바탕" w:eastAsia="바탕" w:hAnsi="바탕" w:cs="굴림" w:hint="eastAsia"/>
          <w:color w:val="000000"/>
          <w:kern w:val="0"/>
          <w:szCs w:val="20"/>
        </w:rPr>
        <w:t xml:space="preserve"> 별지</w:t>
      </w:r>
      <w:r>
        <w:rPr>
          <w:rFonts w:ascii="바탕" w:eastAsia="바탕" w:hAnsi="바탕" w:cs="굴림"/>
          <w:color w:val="000000"/>
          <w:kern w:val="0"/>
          <w:szCs w:val="20"/>
        </w:rPr>
        <w:t>의 진술과 보장 사항이 본 계약의 중요한 내용을 이루는 것으로서 모두 진실되고 거짓이 없음을 보장하고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나아가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동 진술과 보장 사항이 </w:t>
      </w:r>
      <w:r w:rsidR="00287674">
        <w:rPr>
          <w:rFonts w:ascii="바탕" w:eastAsia="바탕" w:hAnsi="바탕" w:cs="굴림" w:hint="eastAsia"/>
          <w:color w:val="000000"/>
          <w:kern w:val="0"/>
          <w:szCs w:val="20"/>
        </w:rPr>
        <w:t>거짓으로 확인된 경우 이에 대하여 고의 또는 중과실이 있는 이해관계인은</w:t>
      </w:r>
      <w:r>
        <w:rPr>
          <w:rFonts w:ascii="바탕" w:eastAsia="바탕" w:hAnsi="바탕" w:cs="굴림"/>
          <w:color w:val="000000"/>
          <w:kern w:val="0"/>
          <w:szCs w:val="20"/>
        </w:rPr>
        <w:t xml:space="preserve"> 이로 인하여 투자자가 입게</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되는 모든 손해</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 xml:space="preserve">손실 및 비용을 </w:t>
      </w:r>
      <w:r>
        <w:rPr>
          <w:rFonts w:ascii="바탕" w:eastAsia="바탕" w:hAnsi="바탕" w:cs="굴림" w:hint="eastAsia"/>
          <w:color w:val="000000"/>
          <w:kern w:val="0"/>
          <w:szCs w:val="20"/>
        </w:rPr>
        <w:t xml:space="preserve">본 계약에 따라 </w:t>
      </w:r>
      <w:r>
        <w:rPr>
          <w:rFonts w:ascii="바탕" w:eastAsia="바탕" w:hAnsi="바탕" w:cs="굴림"/>
          <w:color w:val="000000"/>
          <w:kern w:val="0"/>
          <w:szCs w:val="20"/>
        </w:rPr>
        <w:t xml:space="preserve">회사와 </w:t>
      </w:r>
      <w:r>
        <w:rPr>
          <w:rFonts w:ascii="바탕" w:eastAsia="바탕" w:hAnsi="바탕" w:cs="굴림" w:hint="eastAsia"/>
          <w:color w:val="000000"/>
          <w:kern w:val="0"/>
          <w:szCs w:val="20"/>
        </w:rPr>
        <w:t>함께</w:t>
      </w:r>
      <w:r>
        <w:rPr>
          <w:rFonts w:ascii="바탕" w:eastAsia="바탕" w:hAnsi="바탕" w:cs="굴림"/>
          <w:color w:val="000000"/>
          <w:kern w:val="0"/>
          <w:szCs w:val="20"/>
        </w:rPr>
        <w:t xml:space="preserve"> 배상 또는 보상한다</w:t>
      </w:r>
      <w:r>
        <w:rPr>
          <w:rFonts w:ascii="바탕" w:eastAsia="바탕" w:hAnsi="바탕" w:cs="굴림" w:hint="eastAsia"/>
          <w:color w:val="000000"/>
          <w:kern w:val="0"/>
          <w:szCs w:val="20"/>
        </w:rPr>
        <w:t>.</w:t>
      </w:r>
    </w:p>
    <w:p w14:paraId="220A5708" w14:textId="77777777" w:rsidR="00767677" w:rsidRDefault="00767677">
      <w:pPr>
        <w:widowControl/>
        <w:spacing w:after="0"/>
        <w:jc w:val="left"/>
        <w:textAlignment w:val="baseline"/>
        <w:rPr>
          <w:rFonts w:ascii="바탕" w:eastAsia="바탕" w:hAnsi="바탕" w:cs="굴림"/>
          <w:color w:val="000000"/>
          <w:kern w:val="0"/>
          <w:szCs w:val="20"/>
        </w:rPr>
      </w:pPr>
    </w:p>
    <w:p w14:paraId="01B9A461"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Chars="0" w:left="851" w:hanging="851"/>
        <w:textAlignment w:val="baseline"/>
        <w:rPr>
          <w:rFonts w:ascii="바탕" w:eastAsia="바탕" w:hAnsi="바탕" w:cs="굴림"/>
          <w:color w:val="000000"/>
          <w:kern w:val="0"/>
          <w:szCs w:val="20"/>
        </w:rPr>
      </w:pPr>
      <w:r>
        <w:rPr>
          <w:rFonts w:ascii="바탕" w:eastAsia="바탕" w:hAnsi="바탕" w:cs="굴림"/>
          <w:color w:val="000000"/>
          <w:kern w:val="0"/>
          <w:szCs w:val="20"/>
        </w:rPr>
        <w:t>이해관계인은 위 제</w:t>
      </w:r>
      <w:r>
        <w:rPr>
          <w:rFonts w:ascii="바탕" w:eastAsia="바탕" w:hAnsi="바탕" w:cs="굴림" w:hint="eastAsia"/>
          <w:color w:val="000000"/>
          <w:kern w:val="0"/>
          <w:szCs w:val="20"/>
        </w:rPr>
        <w:t>1</w:t>
      </w:r>
      <w:r>
        <w:rPr>
          <w:rFonts w:ascii="바탕" w:eastAsia="바탕" w:hAnsi="바탕" w:cs="굴림"/>
          <w:color w:val="000000"/>
          <w:kern w:val="0"/>
          <w:szCs w:val="20"/>
        </w:rPr>
        <w:t>4조에 추가하여 다음 사항에 대하여 진술하고 보장한다</w:t>
      </w:r>
      <w:r>
        <w:rPr>
          <w:rFonts w:ascii="바탕" w:eastAsia="바탕" w:hAnsi="바탕" w:cs="굴림" w:hint="eastAsia"/>
          <w:color w:val="000000"/>
          <w:kern w:val="0"/>
          <w:szCs w:val="20"/>
        </w:rPr>
        <w:t>.</w:t>
      </w:r>
    </w:p>
    <w:p w14:paraId="49E3C1E1" w14:textId="77777777" w:rsidR="00767677" w:rsidRDefault="007A2C04">
      <w:pPr>
        <w:pStyle w:val="a6"/>
        <w:numPr>
          <w:ilvl w:val="0"/>
          <w:numId w:val="3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이해관계인이 가지고 있는 회사의 주식은 첨부하는 주주명부의 기재와 같고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이해관계인은 이를 자신의 계산으로 취득하였고 가장납입한 바가 없다</w:t>
      </w:r>
      <w:r>
        <w:rPr>
          <w:rFonts w:ascii="바탕" w:eastAsia="바탕" w:hAnsi="바탕" w:cs="굴림" w:hint="eastAsia"/>
          <w:color w:val="000000"/>
          <w:kern w:val="0"/>
          <w:szCs w:val="20"/>
        </w:rPr>
        <w:t>.</w:t>
      </w:r>
    </w:p>
    <w:p w14:paraId="4191A7C3" w14:textId="77777777" w:rsidR="00767677" w:rsidRDefault="007A2C04">
      <w:pPr>
        <w:pStyle w:val="a6"/>
        <w:numPr>
          <w:ilvl w:val="0"/>
          <w:numId w:val="3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위 주주명부는 이해관계인과 특수관계에 있는 주주들의 이름</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관계 및 그 소유주식수를 정확하게 표현하고 있다</w:t>
      </w:r>
      <w:r>
        <w:rPr>
          <w:rFonts w:ascii="바탕" w:eastAsia="바탕" w:hAnsi="바탕" w:cs="굴림" w:hint="eastAsia"/>
          <w:color w:val="000000"/>
          <w:kern w:val="0"/>
          <w:szCs w:val="20"/>
        </w:rPr>
        <w:t>.</w:t>
      </w:r>
    </w:p>
    <w:p w14:paraId="0BDDB836" w14:textId="77777777" w:rsidR="00767677" w:rsidRDefault="007A2C04">
      <w:pPr>
        <w:pStyle w:val="a6"/>
        <w:numPr>
          <w:ilvl w:val="0"/>
          <w:numId w:val="3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이해관계인이 본 계약을 체결하고 그 내용을 이행함에 있어 법령상 또는 계약상의 제한은 존재하지 아니한다</w:t>
      </w:r>
      <w:r>
        <w:rPr>
          <w:rFonts w:ascii="바탕" w:eastAsia="바탕" w:hAnsi="바탕" w:cs="굴림" w:hint="eastAsia"/>
          <w:color w:val="000000"/>
          <w:kern w:val="0"/>
          <w:szCs w:val="20"/>
        </w:rPr>
        <w:t>.</w:t>
      </w:r>
    </w:p>
    <w:p w14:paraId="53F0B753" w14:textId="77777777" w:rsidR="00767677" w:rsidRDefault="007A2C04">
      <w:pPr>
        <w:pStyle w:val="a6"/>
        <w:numPr>
          <w:ilvl w:val="0"/>
          <w:numId w:val="30"/>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이해관계인은 본 계약 체결일 현재 회사의 주주 또는 </w:t>
      </w:r>
      <w:proofErr w:type="spellStart"/>
      <w:r>
        <w:rPr>
          <w:rFonts w:ascii="바탕" w:eastAsia="바탕" w:hAnsi="바탕" w:cs="굴림"/>
          <w:color w:val="000000"/>
          <w:kern w:val="0"/>
          <w:szCs w:val="20"/>
        </w:rPr>
        <w:t>종업원으로서의</w:t>
      </w:r>
      <w:proofErr w:type="spellEnd"/>
      <w:r>
        <w:rPr>
          <w:rFonts w:ascii="바탕" w:eastAsia="바탕" w:hAnsi="바탕" w:cs="굴림"/>
          <w:color w:val="000000"/>
          <w:kern w:val="0"/>
          <w:szCs w:val="20"/>
        </w:rPr>
        <w:t xml:space="preserve"> 지위와</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관련하여 제</w:t>
      </w:r>
      <w:r>
        <w:rPr>
          <w:rFonts w:ascii="바탕" w:eastAsia="바탕" w:hAnsi="바탕" w:cs="굴림" w:hint="eastAsia"/>
          <w:color w:val="000000"/>
          <w:kern w:val="0"/>
          <w:szCs w:val="20"/>
        </w:rPr>
        <w:t>3</w:t>
      </w:r>
      <w:r>
        <w:rPr>
          <w:rFonts w:ascii="바탕" w:eastAsia="바탕" w:hAnsi="바탕" w:cs="굴림"/>
          <w:color w:val="000000"/>
          <w:kern w:val="0"/>
          <w:szCs w:val="20"/>
        </w:rPr>
        <w:t>자와 분쟁을 하고 있지 아니한다</w:t>
      </w:r>
      <w:r>
        <w:rPr>
          <w:rFonts w:ascii="바탕" w:eastAsia="바탕" w:hAnsi="바탕" w:cs="굴림" w:hint="eastAsia"/>
          <w:color w:val="000000"/>
          <w:kern w:val="0"/>
          <w:szCs w:val="20"/>
        </w:rPr>
        <w:t>.</w:t>
      </w:r>
    </w:p>
    <w:p w14:paraId="54B5BE79" w14:textId="77777777" w:rsidR="00767677" w:rsidRDefault="007A2C04">
      <w:pPr>
        <w:widowControl/>
        <w:tabs>
          <w:tab w:val="left" w:pos="850"/>
        </w:tabs>
        <w:spacing w:after="0"/>
        <w:jc w:val="left"/>
        <w:textAlignment w:val="baseline"/>
        <w:rPr>
          <w:rFonts w:ascii="바탕" w:eastAsia="바탕" w:hAnsi="바탕" w:cs="굴림"/>
          <w:color w:val="000000"/>
          <w:kern w:val="0"/>
          <w:szCs w:val="20"/>
        </w:rPr>
      </w:pPr>
      <w:r>
        <w:rPr>
          <w:rFonts w:ascii="바탕" w:eastAsia="바탕" w:hAnsi="바탕" w:cs="굴림"/>
          <w:color w:val="000000"/>
          <w:kern w:val="0"/>
          <w:szCs w:val="20"/>
        </w:rPr>
        <w:tab/>
      </w:r>
    </w:p>
    <w:p w14:paraId="5B590132" w14:textId="77777777" w:rsidR="00767677" w:rsidRDefault="007A2C04">
      <w:pPr>
        <w:pStyle w:val="a6"/>
        <w:widowControl/>
        <w:numPr>
          <w:ilvl w:val="0"/>
          <w:numId w:val="4"/>
        </w:numPr>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napToGrid w:val="0"/>
        <w:ind w:leftChars="0" w:left="851" w:hanging="851"/>
        <w:textAlignment w:val="baseline"/>
        <w:rPr>
          <w:rFonts w:ascii="바탕" w:eastAsia="바탕" w:hAnsi="바탕" w:cs="굴림"/>
          <w:b/>
          <w:bCs/>
          <w:color w:val="000000"/>
          <w:kern w:val="0"/>
          <w:szCs w:val="20"/>
        </w:rPr>
      </w:pPr>
      <w:r>
        <w:rPr>
          <w:rFonts w:ascii="바탕" w:eastAsia="바탕" w:hAnsi="바탕" w:cs="굴림"/>
          <w:color w:val="000000"/>
          <w:kern w:val="0"/>
          <w:szCs w:val="20"/>
        </w:rPr>
        <w:t xml:space="preserve">이해관계인은 </w:t>
      </w:r>
      <w:r>
        <w:rPr>
          <w:rFonts w:ascii="바탕" w:eastAsia="바탕" w:hAnsi="바탕" w:cs="굴림" w:hint="eastAsia"/>
          <w:color w:val="000000"/>
          <w:kern w:val="0"/>
          <w:szCs w:val="20"/>
        </w:rPr>
        <w:t>본 진술과 보장</w:t>
      </w:r>
      <w:r>
        <w:rPr>
          <w:rFonts w:ascii="바탕" w:eastAsia="바탕" w:hAnsi="바탕" w:cs="굴림"/>
          <w:color w:val="000000"/>
          <w:kern w:val="0"/>
          <w:szCs w:val="20"/>
        </w:rPr>
        <w:t xml:space="preserve"> 사항에 영향을 미칠 사유가 발생하는 경우에는 즉시 투자자에게 그 사유를 서면으로 통지하여야 하고</w:t>
      </w:r>
      <w:r>
        <w:rPr>
          <w:rFonts w:ascii="바탕" w:eastAsia="바탕" w:hAnsi="바탕" w:cs="굴림" w:hint="eastAsia"/>
          <w:color w:val="000000"/>
          <w:kern w:val="0"/>
          <w:szCs w:val="20"/>
        </w:rPr>
        <w:t xml:space="preserve">, </w:t>
      </w:r>
      <w:r>
        <w:rPr>
          <w:rFonts w:ascii="바탕" w:eastAsia="바탕" w:hAnsi="바탕" w:cs="굴림"/>
          <w:color w:val="000000"/>
          <w:kern w:val="0"/>
          <w:szCs w:val="20"/>
        </w:rPr>
        <w:t>투자자의 요청에 따라 적절한 대응조치를 취하여야 할 의무를 부담한다</w:t>
      </w:r>
      <w:r>
        <w:rPr>
          <w:rFonts w:ascii="바탕" w:eastAsia="바탕" w:hAnsi="바탕" w:cs="굴림" w:hint="eastAsia"/>
          <w:color w:val="000000"/>
          <w:kern w:val="0"/>
          <w:szCs w:val="20"/>
        </w:rPr>
        <w:t xml:space="preserve">. </w:t>
      </w:r>
    </w:p>
    <w:p w14:paraId="008FC1D2" w14:textId="77777777" w:rsidR="00767677" w:rsidRDefault="00767677">
      <w:pPr>
        <w:widowControl/>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napToGrid w:val="0"/>
        <w:jc w:val="left"/>
        <w:textAlignment w:val="baseline"/>
        <w:rPr>
          <w:rFonts w:ascii="바탕" w:eastAsia="바탕" w:hAnsi="바탕" w:cs="굴림"/>
          <w:b/>
          <w:bCs/>
          <w:color w:val="000000"/>
          <w:kern w:val="0"/>
          <w:szCs w:val="20"/>
        </w:rPr>
      </w:pPr>
    </w:p>
    <w:p w14:paraId="260B42EC" w14:textId="77777777" w:rsidR="00767677" w:rsidRDefault="007A2C04">
      <w:pPr>
        <w:pageBreakBefore/>
        <w:widowControl/>
        <w:tabs>
          <w:tab w:val="left" w:pos="851"/>
          <w:tab w:val="left" w:pos="1418"/>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napToGrid w:val="0"/>
        <w:jc w:val="left"/>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lastRenderedPageBreak/>
        <w:t>별지</w:t>
      </w:r>
      <w:r>
        <w:rPr>
          <w:rFonts w:ascii="바탕" w:eastAsia="바탕" w:hAnsi="바탕" w:cs="굴림" w:hint="eastAsia"/>
          <w:b/>
          <w:bCs/>
          <w:color w:val="000000"/>
          <w:kern w:val="0"/>
          <w:szCs w:val="20"/>
        </w:rPr>
        <w:t xml:space="preserve"> </w:t>
      </w:r>
      <w:r>
        <w:rPr>
          <w:rFonts w:ascii="바탕" w:eastAsia="바탕" w:hAnsi="바탕" w:cs="굴림"/>
          <w:b/>
          <w:bCs/>
          <w:color w:val="000000"/>
          <w:kern w:val="0"/>
          <w:szCs w:val="20"/>
        </w:rPr>
        <w:t>3.</w:t>
      </w:r>
    </w:p>
    <w:p w14:paraId="191322F7" w14:textId="77777777" w:rsidR="00767677" w:rsidRDefault="00767677">
      <w:pPr>
        <w:snapToGrid w:val="0"/>
        <w:spacing w:after="0"/>
        <w:jc w:val="left"/>
        <w:textAlignment w:val="baseline"/>
        <w:rPr>
          <w:rFonts w:ascii="바탕" w:eastAsia="바탕" w:hAnsi="바탕" w:cs="굴림"/>
          <w:b/>
          <w:bCs/>
          <w:color w:val="000000"/>
          <w:kern w:val="0"/>
          <w:szCs w:val="20"/>
        </w:rPr>
      </w:pPr>
    </w:p>
    <w:p w14:paraId="0E312ACC" w14:textId="77777777" w:rsidR="00767677" w:rsidRDefault="00767677">
      <w:pPr>
        <w:snapToGrid w:val="0"/>
        <w:spacing w:after="0"/>
        <w:jc w:val="left"/>
        <w:textAlignment w:val="baseline"/>
        <w:rPr>
          <w:rFonts w:ascii="바탕" w:eastAsia="바탕" w:hAnsi="바탕" w:cs="굴림"/>
          <w:b/>
          <w:bCs/>
          <w:color w:val="000000"/>
          <w:kern w:val="0"/>
          <w:szCs w:val="20"/>
        </w:rPr>
      </w:pPr>
    </w:p>
    <w:p w14:paraId="0F4393C4" w14:textId="51A1A62D" w:rsidR="00767677" w:rsidRDefault="007A2C04">
      <w:pPr>
        <w:snapToGrid w:val="0"/>
        <w:spacing w:after="0"/>
        <w:jc w:val="center"/>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투자금의 사용용도 및 실사 약정</w:t>
      </w:r>
      <w:r w:rsidR="008A0D93">
        <w:rPr>
          <w:rStyle w:val="af2"/>
          <w:rFonts w:ascii="바탕" w:eastAsia="바탕" w:hAnsi="바탕" w:cs="굴림"/>
          <w:b/>
          <w:bCs/>
          <w:color w:val="000000"/>
          <w:kern w:val="0"/>
          <w:szCs w:val="20"/>
        </w:rPr>
        <w:footnoteReference w:id="43"/>
      </w:r>
    </w:p>
    <w:p w14:paraId="2E887226" w14:textId="77777777" w:rsidR="00767677" w:rsidRDefault="00767677">
      <w:pPr>
        <w:snapToGrid w:val="0"/>
        <w:jc w:val="left"/>
        <w:textAlignment w:val="baseline"/>
        <w:rPr>
          <w:rFonts w:ascii="바탕" w:eastAsia="바탕" w:hAnsi="바탕" w:cs="굴림"/>
          <w:b/>
          <w:bCs/>
          <w:color w:val="000000"/>
          <w:kern w:val="0"/>
          <w:szCs w:val="20"/>
        </w:rPr>
      </w:pPr>
    </w:p>
    <w:p w14:paraId="438FF6E1" w14:textId="77777777" w:rsidR="00767677" w:rsidRDefault="00767677">
      <w:pPr>
        <w:snapToGrid w:val="0"/>
        <w:jc w:val="left"/>
        <w:textAlignment w:val="baseline"/>
        <w:rPr>
          <w:rFonts w:ascii="바탕" w:eastAsia="바탕" w:hAnsi="바탕" w:cs="굴림"/>
          <w:b/>
          <w:bCs/>
          <w:color w:val="000000"/>
          <w:kern w:val="0"/>
          <w:szCs w:val="20"/>
        </w:rPr>
      </w:pPr>
    </w:p>
    <w:p w14:paraId="04FEFA7C" w14:textId="77777777" w:rsidR="00767677" w:rsidRDefault="007A2C04">
      <w:pPr>
        <w:pStyle w:val="a6"/>
        <w:numPr>
          <w:ilvl w:val="1"/>
          <w:numId w:val="30"/>
        </w:numPr>
        <w:snapToGrid w:val="0"/>
        <w:spacing w:after="200"/>
        <w:ind w:leftChars="0" w:left="284" w:hanging="284"/>
        <w:jc w:val="left"/>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투자금 사용용도</w:t>
      </w:r>
    </w:p>
    <w:p w14:paraId="44DC0FA8" w14:textId="77777777" w:rsidR="00767677" w:rsidRDefault="007A2C04">
      <w:pPr>
        <w:widowControl/>
        <w:autoSpaceDE/>
        <w:autoSpaceDN/>
        <w:spacing w:after="0"/>
        <w:ind w:leftChars="71" w:left="142"/>
        <w:rPr>
          <w:rFonts w:ascii="바탕" w:eastAsia="바탕" w:hAnsi="바탕" w:cs="굴림"/>
          <w:kern w:val="0"/>
          <w:szCs w:val="20"/>
        </w:rPr>
      </w:pPr>
      <w:r>
        <w:rPr>
          <w:rFonts w:ascii="바탕" w:eastAsia="바탕" w:hAnsi="바탕" w:cs="굴림"/>
          <w:kern w:val="0"/>
          <w:szCs w:val="20"/>
        </w:rPr>
        <w:t>회사는 본 약정에 의하여 투자자로부터 받은 자금을 다음과 같은 용도에 사용하여야 한다</w:t>
      </w:r>
      <w:r>
        <w:rPr>
          <w:rFonts w:ascii="바탕" w:eastAsia="바탕" w:hAnsi="바탕" w:cs="굴림" w:hint="eastAsia"/>
          <w:kern w:val="0"/>
          <w:szCs w:val="20"/>
        </w:rPr>
        <w:t xml:space="preserve">. </w:t>
      </w:r>
      <w:r>
        <w:rPr>
          <w:rFonts w:ascii="바탕" w:eastAsia="바탕" w:hAnsi="바탕" w:cs="굴림"/>
          <w:kern w:val="0"/>
          <w:szCs w:val="20"/>
        </w:rPr>
        <w:t>단</w:t>
      </w:r>
      <w:r>
        <w:rPr>
          <w:rFonts w:ascii="바탕" w:eastAsia="바탕" w:hAnsi="바탕" w:cs="굴림" w:hint="eastAsia"/>
          <w:kern w:val="0"/>
          <w:szCs w:val="20"/>
        </w:rPr>
        <w:t xml:space="preserve">, </w:t>
      </w:r>
      <w:r>
        <w:rPr>
          <w:rFonts w:ascii="바탕" w:eastAsia="바탕" w:hAnsi="바탕" w:cs="굴림"/>
          <w:kern w:val="0"/>
          <w:szCs w:val="20"/>
        </w:rPr>
        <w:t>당초 체결한 투자계약서의 투자금 사용목적을 변경하고자 할 경우에는 투자자로부터 사전에 서면으로 동의를 받아야 한다</w:t>
      </w:r>
      <w:r>
        <w:rPr>
          <w:rFonts w:ascii="바탕" w:eastAsia="바탕" w:hAnsi="바탕" w:cs="굴림" w:hint="eastAsia"/>
          <w:kern w:val="0"/>
          <w:szCs w:val="20"/>
        </w:rPr>
        <w:t xml:space="preserve">. </w:t>
      </w:r>
    </w:p>
    <w:tbl>
      <w:tblPr>
        <w:tblW w:w="0" w:type="auto"/>
        <w:tblInd w:w="137" w:type="dxa"/>
        <w:tblCellMar>
          <w:top w:w="15" w:type="dxa"/>
          <w:left w:w="15" w:type="dxa"/>
          <w:bottom w:w="15" w:type="dxa"/>
          <w:right w:w="15" w:type="dxa"/>
        </w:tblCellMar>
        <w:tblLook w:val="04A0" w:firstRow="1" w:lastRow="0" w:firstColumn="1" w:lastColumn="0" w:noHBand="0" w:noVBand="1"/>
      </w:tblPr>
      <w:tblGrid>
        <w:gridCol w:w="3574"/>
        <w:gridCol w:w="2046"/>
        <w:gridCol w:w="3168"/>
      </w:tblGrid>
      <w:tr w:rsidR="00767677" w14:paraId="4957E397" w14:textId="77777777">
        <w:trPr>
          <w:trHeight w:val="296"/>
        </w:trPr>
        <w:tc>
          <w:tcPr>
            <w:tcW w:w="3574"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hideMark/>
          </w:tcPr>
          <w:p w14:paraId="49518B1B"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용 도</w:t>
            </w:r>
          </w:p>
        </w:tc>
        <w:tc>
          <w:tcPr>
            <w:tcW w:w="2046"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hideMark/>
          </w:tcPr>
          <w:p w14:paraId="585253F0"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금 액</w:t>
            </w:r>
          </w:p>
        </w:tc>
        <w:tc>
          <w:tcPr>
            <w:tcW w:w="3168" w:type="dxa"/>
            <w:tcBorders>
              <w:top w:val="single" w:sz="4" w:space="0" w:color="000000"/>
              <w:left w:val="single" w:sz="4" w:space="0" w:color="000000"/>
              <w:bottom w:val="double" w:sz="6" w:space="0" w:color="000000"/>
              <w:right w:val="single" w:sz="4" w:space="0" w:color="000000"/>
            </w:tcBorders>
            <w:tcMar>
              <w:top w:w="0" w:type="dxa"/>
              <w:left w:w="108" w:type="dxa"/>
              <w:bottom w:w="0" w:type="dxa"/>
              <w:right w:w="108" w:type="dxa"/>
            </w:tcMar>
            <w:hideMark/>
          </w:tcPr>
          <w:p w14:paraId="696B02D0"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비 고</w:t>
            </w:r>
          </w:p>
        </w:tc>
      </w:tr>
      <w:tr w:rsidR="00767677" w14:paraId="18D05A04" w14:textId="77777777">
        <w:trPr>
          <w:trHeight w:val="296"/>
        </w:trPr>
        <w:tc>
          <w:tcPr>
            <w:tcW w:w="3574"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305A0" w14:textId="77777777" w:rsidR="00767677" w:rsidRDefault="00767677">
            <w:pPr>
              <w:spacing w:after="0"/>
              <w:jc w:val="center"/>
              <w:textAlignment w:val="baseline"/>
              <w:rPr>
                <w:rFonts w:ascii="바탕" w:eastAsia="바탕" w:hAnsi="바탕" w:cs="굴림"/>
                <w:color w:val="000000"/>
                <w:kern w:val="0"/>
                <w:szCs w:val="20"/>
              </w:rPr>
            </w:pPr>
          </w:p>
        </w:tc>
        <w:tc>
          <w:tcPr>
            <w:tcW w:w="2046"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BA8F0" w14:textId="77777777" w:rsidR="00767677" w:rsidRDefault="00767677">
            <w:pPr>
              <w:spacing w:after="0"/>
              <w:jc w:val="center"/>
              <w:textAlignment w:val="baseline"/>
              <w:rPr>
                <w:rFonts w:ascii="바탕" w:eastAsia="바탕" w:hAnsi="바탕" w:cs="굴림"/>
                <w:color w:val="000000"/>
                <w:kern w:val="0"/>
                <w:szCs w:val="20"/>
              </w:rPr>
            </w:pPr>
          </w:p>
        </w:tc>
        <w:tc>
          <w:tcPr>
            <w:tcW w:w="3168" w:type="dxa"/>
            <w:tcBorders>
              <w:top w:val="double" w:sz="6"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CC28D" w14:textId="77777777" w:rsidR="00767677" w:rsidRDefault="00767677">
            <w:pPr>
              <w:spacing w:after="0"/>
              <w:jc w:val="right"/>
              <w:textAlignment w:val="baseline"/>
              <w:rPr>
                <w:rFonts w:ascii="바탕" w:eastAsia="바탕" w:hAnsi="바탕" w:cs="굴림"/>
                <w:color w:val="000000"/>
                <w:kern w:val="0"/>
                <w:szCs w:val="20"/>
              </w:rPr>
            </w:pPr>
          </w:p>
        </w:tc>
      </w:tr>
      <w:tr w:rsidR="00767677" w14:paraId="12CD9C8E" w14:textId="77777777">
        <w:trPr>
          <w:trHeight w:val="296"/>
        </w:trPr>
        <w:tc>
          <w:tcPr>
            <w:tcW w:w="35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A072D" w14:textId="77777777" w:rsidR="00767677" w:rsidRDefault="00767677">
            <w:pPr>
              <w:spacing w:after="0"/>
              <w:jc w:val="center"/>
              <w:textAlignment w:val="baseline"/>
              <w:rPr>
                <w:rFonts w:ascii="바탕" w:eastAsia="바탕" w:hAnsi="바탕" w:cs="굴림"/>
                <w:color w:val="000000"/>
                <w:kern w:val="0"/>
                <w:szCs w:val="20"/>
              </w:rPr>
            </w:pPr>
          </w:p>
        </w:tc>
        <w:tc>
          <w:tcPr>
            <w:tcW w:w="2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1F3E8" w14:textId="77777777" w:rsidR="00767677" w:rsidRDefault="00767677">
            <w:pPr>
              <w:spacing w:after="0"/>
              <w:jc w:val="center"/>
              <w:textAlignment w:val="baseline"/>
              <w:rPr>
                <w:rFonts w:ascii="바탕" w:eastAsia="바탕" w:hAnsi="바탕" w:cs="굴림"/>
                <w:color w:val="000000"/>
                <w:kern w:val="0"/>
                <w:szCs w:val="20"/>
              </w:rPr>
            </w:pPr>
          </w:p>
        </w:tc>
        <w:tc>
          <w:tcPr>
            <w:tcW w:w="3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6EBB7" w14:textId="77777777" w:rsidR="00767677" w:rsidRDefault="00767677">
            <w:pPr>
              <w:spacing w:after="0"/>
              <w:jc w:val="right"/>
              <w:textAlignment w:val="baseline"/>
              <w:rPr>
                <w:rFonts w:ascii="바탕" w:eastAsia="바탕" w:hAnsi="바탕" w:cs="굴림"/>
                <w:color w:val="000000"/>
                <w:kern w:val="0"/>
                <w:szCs w:val="20"/>
              </w:rPr>
            </w:pPr>
          </w:p>
        </w:tc>
      </w:tr>
      <w:tr w:rsidR="00767677" w14:paraId="3379D68C" w14:textId="77777777">
        <w:trPr>
          <w:trHeight w:val="296"/>
        </w:trPr>
        <w:tc>
          <w:tcPr>
            <w:tcW w:w="3574"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hideMark/>
          </w:tcPr>
          <w:p w14:paraId="74FBBB97" w14:textId="77777777" w:rsidR="00767677" w:rsidRDefault="007A2C04">
            <w:pPr>
              <w:spacing w:after="0"/>
              <w:jc w:val="center"/>
              <w:textAlignment w:val="baseline"/>
              <w:rPr>
                <w:rFonts w:ascii="바탕" w:eastAsia="바탕" w:hAnsi="바탕" w:cs="굴림"/>
                <w:color w:val="000000"/>
                <w:kern w:val="0"/>
                <w:szCs w:val="20"/>
              </w:rPr>
            </w:pPr>
            <w:r>
              <w:rPr>
                <w:rFonts w:ascii="바탕" w:eastAsia="바탕" w:hAnsi="바탕" w:cs="굴림"/>
                <w:color w:val="000000"/>
                <w:kern w:val="0"/>
                <w:szCs w:val="20"/>
              </w:rPr>
              <w:t>합 계</w:t>
            </w:r>
          </w:p>
        </w:tc>
        <w:tc>
          <w:tcPr>
            <w:tcW w:w="2046"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hideMark/>
          </w:tcPr>
          <w:p w14:paraId="78587F0C" w14:textId="77777777" w:rsidR="00767677" w:rsidRDefault="00767677">
            <w:pPr>
              <w:spacing w:after="0"/>
              <w:jc w:val="center"/>
              <w:textAlignment w:val="baseline"/>
              <w:rPr>
                <w:rFonts w:ascii="바탕" w:eastAsia="바탕" w:hAnsi="바탕" w:cs="굴림"/>
                <w:color w:val="000000"/>
                <w:kern w:val="0"/>
                <w:szCs w:val="20"/>
              </w:rPr>
            </w:pPr>
          </w:p>
        </w:tc>
        <w:tc>
          <w:tcPr>
            <w:tcW w:w="3168" w:type="dxa"/>
            <w:tcBorders>
              <w:top w:val="double" w:sz="6"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hideMark/>
          </w:tcPr>
          <w:p w14:paraId="760EDE7A" w14:textId="77777777" w:rsidR="00767677" w:rsidRDefault="00767677">
            <w:pPr>
              <w:spacing w:after="0"/>
              <w:jc w:val="right"/>
              <w:textAlignment w:val="baseline"/>
              <w:rPr>
                <w:rFonts w:ascii="바탕" w:eastAsia="바탕" w:hAnsi="바탕" w:cs="굴림"/>
                <w:color w:val="000000"/>
                <w:kern w:val="0"/>
                <w:szCs w:val="20"/>
              </w:rPr>
            </w:pPr>
          </w:p>
        </w:tc>
      </w:tr>
    </w:tbl>
    <w:p w14:paraId="642885CF" w14:textId="77777777" w:rsidR="00767677" w:rsidRDefault="00767677">
      <w:pPr>
        <w:autoSpaceDE/>
        <w:spacing w:after="0"/>
        <w:jc w:val="left"/>
        <w:textAlignment w:val="baseline"/>
        <w:rPr>
          <w:rFonts w:ascii="바탕" w:eastAsia="바탕" w:hAnsi="바탕" w:cs="굴림"/>
          <w:b/>
          <w:bCs/>
          <w:color w:val="000000"/>
          <w:kern w:val="0"/>
          <w:szCs w:val="20"/>
        </w:rPr>
      </w:pPr>
    </w:p>
    <w:p w14:paraId="01A244F3" w14:textId="77777777" w:rsidR="00767677" w:rsidRDefault="007A2C04">
      <w:pPr>
        <w:pStyle w:val="a6"/>
        <w:numPr>
          <w:ilvl w:val="1"/>
          <w:numId w:val="30"/>
        </w:numPr>
        <w:snapToGrid w:val="0"/>
        <w:spacing w:after="200"/>
        <w:ind w:leftChars="0" w:left="284" w:hanging="284"/>
        <w:jc w:val="left"/>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투자기업 투자자금 집행 실사 및 관리체계</w:t>
      </w:r>
    </w:p>
    <w:p w14:paraId="493BBD39" w14:textId="77777777" w:rsidR="00767677" w:rsidRDefault="007A2C04">
      <w:pPr>
        <w:widowControl/>
        <w:autoSpaceDE/>
        <w:autoSpaceDN/>
        <w:spacing w:after="0"/>
        <w:ind w:leftChars="71" w:left="142"/>
        <w:rPr>
          <w:rFonts w:ascii="바탕" w:eastAsia="바탕" w:hAnsi="바탕" w:cs="굴림"/>
          <w:kern w:val="0"/>
          <w:szCs w:val="20"/>
        </w:rPr>
      </w:pPr>
      <w:r>
        <w:rPr>
          <w:rFonts w:ascii="바탕" w:eastAsia="바탕" w:hAnsi="바탕" w:cs="굴림"/>
          <w:kern w:val="0"/>
          <w:szCs w:val="20"/>
        </w:rPr>
        <w:t>투자자는 투자금이 사용용도에 맞게 사용되었는지를 투자자가 지정하는 회계법인을 통하여 투자금 사용내역에 대한 실사를 진행할 수 있다</w:t>
      </w:r>
      <w:r>
        <w:rPr>
          <w:rFonts w:ascii="바탕" w:eastAsia="바탕" w:hAnsi="바탕" w:cs="굴림" w:hint="eastAsia"/>
          <w:kern w:val="0"/>
          <w:szCs w:val="20"/>
        </w:rPr>
        <w:t xml:space="preserve">. </w:t>
      </w:r>
      <w:r>
        <w:rPr>
          <w:rFonts w:ascii="바탕" w:eastAsia="바탕" w:hAnsi="바탕" w:cs="굴림"/>
          <w:kern w:val="0"/>
          <w:szCs w:val="20"/>
        </w:rPr>
        <w:t>회사는 투자자금 집행 실사와 관련하여 자금사용내역과 그 증빙을 제출하여야 하며 실사에 적극 협조하기로 한다</w:t>
      </w:r>
      <w:r>
        <w:rPr>
          <w:rFonts w:ascii="바탕" w:eastAsia="바탕" w:hAnsi="바탕" w:cs="굴림" w:hint="eastAsia"/>
          <w:kern w:val="0"/>
          <w:szCs w:val="20"/>
        </w:rPr>
        <w:t>.</w:t>
      </w:r>
    </w:p>
    <w:p w14:paraId="13D70E39" w14:textId="77777777" w:rsidR="00767677" w:rsidRDefault="00767677">
      <w:pPr>
        <w:snapToGrid w:val="0"/>
        <w:spacing w:after="0"/>
        <w:jc w:val="left"/>
        <w:textAlignment w:val="baseline"/>
        <w:rPr>
          <w:rFonts w:ascii="바탕" w:eastAsia="바탕" w:hAnsi="바탕" w:cs="굴림"/>
          <w:color w:val="000000"/>
          <w:kern w:val="0"/>
          <w:szCs w:val="20"/>
        </w:rPr>
      </w:pPr>
    </w:p>
    <w:p w14:paraId="3C496FD5" w14:textId="48352F1C" w:rsidR="00767677" w:rsidRDefault="008064FD">
      <w:pPr>
        <w:pStyle w:val="a6"/>
        <w:numPr>
          <w:ilvl w:val="1"/>
          <w:numId w:val="30"/>
        </w:numPr>
        <w:snapToGrid w:val="0"/>
        <w:spacing w:after="200"/>
        <w:ind w:leftChars="0" w:left="284" w:hanging="284"/>
        <w:jc w:val="left"/>
        <w:textAlignment w:val="baseline"/>
        <w:rPr>
          <w:rFonts w:ascii="바탕" w:eastAsia="바탕" w:hAnsi="바탕" w:cs="굴림"/>
          <w:b/>
          <w:bCs/>
          <w:color w:val="000000"/>
          <w:kern w:val="0"/>
          <w:szCs w:val="20"/>
        </w:rPr>
      </w:pPr>
      <w:r>
        <w:rPr>
          <w:rFonts w:ascii="바탕" w:eastAsia="바탕" w:hAnsi="바탕" w:cs="굴림" w:hint="eastAsia"/>
          <w:b/>
          <w:bCs/>
          <w:color w:val="000000"/>
          <w:kern w:val="0"/>
          <w:szCs w:val="20"/>
        </w:rPr>
        <w:t>대상거래 인지방안</w:t>
      </w:r>
    </w:p>
    <w:p w14:paraId="68541106" w14:textId="562E26BA" w:rsidR="00767677" w:rsidRDefault="008064FD">
      <w:pPr>
        <w:widowControl/>
        <w:autoSpaceDE/>
        <w:autoSpaceDN/>
        <w:spacing w:after="0"/>
        <w:ind w:leftChars="71" w:left="142"/>
        <w:rPr>
          <w:rFonts w:ascii="바탕" w:eastAsia="바탕" w:hAnsi="바탕" w:cs="굴림"/>
          <w:kern w:val="0"/>
          <w:szCs w:val="20"/>
        </w:rPr>
      </w:pPr>
      <w:r w:rsidRPr="008064FD">
        <w:rPr>
          <w:rFonts w:ascii="바탕" w:eastAsia="바탕" w:hAnsi="바탕" w:cs="굴림" w:hint="eastAsia"/>
          <w:kern w:val="0"/>
          <w:szCs w:val="20"/>
        </w:rPr>
        <w:t>회사는</w:t>
      </w:r>
      <w:r w:rsidRPr="008064FD">
        <w:rPr>
          <w:rFonts w:ascii="바탕" w:eastAsia="바탕" w:hAnsi="바탕" w:cs="굴림"/>
          <w:kern w:val="0"/>
          <w:szCs w:val="20"/>
        </w:rPr>
        <w:t xml:space="preserve"> 본 투자자금 약정서에 명시된 용도 외에 다른 용도로 사용하고자 하는 경우 시행일로부터 [30]일 이전에 서면으로 투자자의 동의를 구하여야 하며, 제3자에 대한 자금대여, 담보제공 및 제3자 주식을 매입한 경우에는 회사의 자금출처 조사 등을 포함한 거래 전반 실사를 실시한다.</w:t>
      </w:r>
      <w:r w:rsidR="007A2C04">
        <w:rPr>
          <w:rFonts w:ascii="바탕" w:eastAsia="바탕" w:hAnsi="바탕" w:cs="굴림" w:hint="eastAsia"/>
          <w:kern w:val="0"/>
          <w:szCs w:val="20"/>
        </w:rPr>
        <w:t xml:space="preserve"> </w:t>
      </w:r>
    </w:p>
    <w:p w14:paraId="7C1DFA6D" w14:textId="77777777" w:rsidR="00767677" w:rsidRDefault="00767677">
      <w:pPr>
        <w:snapToGrid w:val="0"/>
        <w:spacing w:after="0"/>
        <w:jc w:val="left"/>
        <w:textAlignment w:val="baseline"/>
        <w:rPr>
          <w:rFonts w:ascii="바탕" w:eastAsia="바탕" w:hAnsi="바탕" w:cs="굴림"/>
          <w:color w:val="000000"/>
          <w:kern w:val="0"/>
          <w:szCs w:val="20"/>
        </w:rPr>
      </w:pPr>
    </w:p>
    <w:p w14:paraId="251D3357" w14:textId="77777777" w:rsidR="00767677" w:rsidRDefault="007A2C04">
      <w:pPr>
        <w:pStyle w:val="a6"/>
        <w:numPr>
          <w:ilvl w:val="1"/>
          <w:numId w:val="30"/>
        </w:numPr>
        <w:snapToGrid w:val="0"/>
        <w:spacing w:after="200"/>
        <w:ind w:leftChars="0" w:left="284" w:hanging="284"/>
        <w:jc w:val="left"/>
        <w:textAlignment w:val="baseline"/>
        <w:rPr>
          <w:rFonts w:ascii="바탕" w:eastAsia="바탕" w:hAnsi="바탕" w:cs="굴림"/>
          <w:b/>
          <w:bCs/>
          <w:color w:val="000000"/>
          <w:kern w:val="0"/>
          <w:szCs w:val="20"/>
        </w:rPr>
      </w:pPr>
      <w:r>
        <w:rPr>
          <w:rFonts w:ascii="바탕" w:eastAsia="바탕" w:hAnsi="바탕" w:cs="굴림"/>
          <w:b/>
          <w:bCs/>
          <w:color w:val="000000"/>
          <w:kern w:val="0"/>
          <w:szCs w:val="20"/>
        </w:rPr>
        <w:t>위반시 처리</w:t>
      </w:r>
    </w:p>
    <w:p w14:paraId="6C47614D" w14:textId="6E59EF8F" w:rsidR="00767677" w:rsidRDefault="007A2C04">
      <w:pPr>
        <w:widowControl/>
        <w:autoSpaceDE/>
        <w:autoSpaceDN/>
        <w:spacing w:after="0"/>
        <w:ind w:leftChars="71" w:left="142"/>
        <w:rPr>
          <w:rFonts w:ascii="바탕" w:eastAsia="바탕" w:hAnsi="바탕" w:cs="굴림"/>
          <w:kern w:val="0"/>
          <w:szCs w:val="20"/>
        </w:rPr>
      </w:pPr>
      <w:r>
        <w:rPr>
          <w:rFonts w:ascii="바탕" w:eastAsia="바탕" w:hAnsi="바탕" w:cs="굴림"/>
          <w:kern w:val="0"/>
          <w:szCs w:val="20"/>
        </w:rPr>
        <w:t>회사가 본 약정서를 위반하는 경우</w:t>
      </w:r>
      <w:r>
        <w:rPr>
          <w:rFonts w:ascii="바탕" w:eastAsia="바탕" w:hAnsi="바탕" w:cs="굴림" w:hint="eastAsia"/>
          <w:kern w:val="0"/>
          <w:szCs w:val="20"/>
        </w:rPr>
        <w:t xml:space="preserve">, </w:t>
      </w:r>
      <w:r>
        <w:rPr>
          <w:rFonts w:ascii="바탕" w:eastAsia="바탕" w:hAnsi="바탕" w:cs="굴림"/>
          <w:kern w:val="0"/>
          <w:szCs w:val="20"/>
        </w:rPr>
        <w:t xml:space="preserve">투자자는 </w:t>
      </w:r>
      <w:r>
        <w:rPr>
          <w:rFonts w:ascii="바탕" w:eastAsia="바탕" w:hAnsi="바탕" w:cs="굴림" w:hint="eastAsia"/>
          <w:kern w:val="0"/>
          <w:szCs w:val="20"/>
        </w:rPr>
        <w:t>30</w:t>
      </w:r>
      <w:r>
        <w:rPr>
          <w:rFonts w:ascii="바탕" w:eastAsia="바탕" w:hAnsi="바탕" w:cs="굴림"/>
          <w:kern w:val="0"/>
          <w:szCs w:val="20"/>
        </w:rPr>
        <w:t>일 이내에 원상 회복을 요구하고 회사는 즉시 원상 회복 후 투자자가 요청하는 시기에 재실사를 실시한다</w:t>
      </w:r>
      <w:r>
        <w:rPr>
          <w:rFonts w:ascii="바탕" w:eastAsia="바탕" w:hAnsi="바탕" w:cs="굴림" w:hint="eastAsia"/>
          <w:kern w:val="0"/>
          <w:szCs w:val="20"/>
        </w:rPr>
        <w:t xml:space="preserve">. </w:t>
      </w:r>
      <w:r>
        <w:rPr>
          <w:rFonts w:ascii="바탕" w:eastAsia="바탕" w:hAnsi="바탕" w:cs="굴림"/>
          <w:kern w:val="0"/>
          <w:szCs w:val="20"/>
        </w:rPr>
        <w:t xml:space="preserve">만약 </w:t>
      </w:r>
      <w:r>
        <w:rPr>
          <w:rFonts w:ascii="바탕" w:eastAsia="바탕" w:hAnsi="바탕" w:cs="굴림" w:hint="eastAsia"/>
          <w:kern w:val="0"/>
          <w:szCs w:val="20"/>
        </w:rPr>
        <w:t xml:space="preserve">충실하게 </w:t>
      </w:r>
      <w:r>
        <w:rPr>
          <w:rFonts w:ascii="바탕" w:eastAsia="바탕" w:hAnsi="바탕" w:cs="굴림"/>
          <w:kern w:val="0"/>
          <w:szCs w:val="20"/>
        </w:rPr>
        <w:t>원상 회복이 이루어지</w:t>
      </w:r>
      <w:r>
        <w:rPr>
          <w:rFonts w:ascii="바탕" w:eastAsia="바탕" w:hAnsi="바탕" w:cs="굴림" w:hint="eastAsia"/>
          <w:kern w:val="0"/>
          <w:szCs w:val="20"/>
        </w:rPr>
        <w:t xml:space="preserve">는 경우 투자자는 그 정상을 참작하여 본 계약서 본문 </w:t>
      </w:r>
      <w:r>
        <w:rPr>
          <w:rFonts w:ascii="바탕" w:eastAsia="바탕" w:hAnsi="바탕" w:cs="굴림"/>
          <w:kern w:val="0"/>
          <w:szCs w:val="20"/>
        </w:rPr>
        <w:t>제</w:t>
      </w:r>
      <w:r>
        <w:rPr>
          <w:rFonts w:ascii="바탕" w:eastAsia="바탕" w:hAnsi="바탕" w:cs="굴림" w:hint="eastAsia"/>
          <w:kern w:val="0"/>
          <w:szCs w:val="20"/>
        </w:rPr>
        <w:t>4</w:t>
      </w:r>
      <w:r>
        <w:rPr>
          <w:rFonts w:ascii="바탕" w:eastAsia="바탕" w:hAnsi="바탕" w:cs="굴림"/>
          <w:kern w:val="0"/>
          <w:szCs w:val="20"/>
        </w:rPr>
        <w:t xml:space="preserve">장 </w:t>
      </w:r>
      <w:r>
        <w:rPr>
          <w:rFonts w:ascii="바탕" w:eastAsia="바탕" w:hAnsi="바탕" w:cs="굴림" w:hint="eastAsia"/>
          <w:kern w:val="0"/>
          <w:szCs w:val="20"/>
        </w:rPr>
        <w:t>계약 위반에 대한 책임을 묻지 않을 수 있다.</w:t>
      </w:r>
      <w:r w:rsidR="008064FD">
        <w:rPr>
          <w:rStyle w:val="af2"/>
          <w:rFonts w:ascii="바탕" w:eastAsia="바탕" w:hAnsi="바탕" w:cs="굴림"/>
          <w:kern w:val="0"/>
          <w:szCs w:val="20"/>
        </w:rPr>
        <w:footnoteReference w:id="44"/>
      </w:r>
    </w:p>
    <w:p w14:paraId="096CB8DE" w14:textId="77777777" w:rsidR="00767677" w:rsidRDefault="007A2C04">
      <w:pPr>
        <w:pageBreakBefore/>
        <w:widowControl/>
        <w:autoSpaceDE/>
        <w:autoSpaceDN/>
        <w:spacing w:after="0"/>
        <w:jc w:val="left"/>
        <w:rPr>
          <w:rFonts w:ascii="바탕" w:eastAsia="바탕" w:hAnsi="바탕" w:cs="굴림"/>
          <w:b/>
          <w:bCs/>
          <w:color w:val="000000"/>
          <w:kern w:val="0"/>
          <w:szCs w:val="20"/>
        </w:rPr>
      </w:pPr>
      <w:r>
        <w:rPr>
          <w:rFonts w:ascii="바탕" w:eastAsia="바탕" w:hAnsi="바탕" w:cs="굴림"/>
          <w:b/>
          <w:bCs/>
          <w:color w:val="000000"/>
          <w:kern w:val="0"/>
          <w:szCs w:val="20"/>
        </w:rPr>
        <w:lastRenderedPageBreak/>
        <w:t>(</w:t>
      </w:r>
      <w:r>
        <w:rPr>
          <w:rFonts w:ascii="바탕" w:eastAsia="바탕" w:hAnsi="바탕" w:cs="굴림" w:hint="eastAsia"/>
          <w:b/>
          <w:bCs/>
          <w:color w:val="000000"/>
          <w:kern w:val="0"/>
          <w:szCs w:val="20"/>
        </w:rPr>
        <w:t>첨부)</w:t>
      </w:r>
      <w:r>
        <w:rPr>
          <w:rFonts w:ascii="바탕" w:eastAsia="바탕" w:hAnsi="바탕" w:cs="굴림"/>
          <w:b/>
          <w:bCs/>
          <w:color w:val="000000"/>
          <w:kern w:val="0"/>
          <w:szCs w:val="20"/>
        </w:rPr>
        <w:t xml:space="preserve"> </w:t>
      </w:r>
    </w:p>
    <w:p w14:paraId="2AFCD3B9" w14:textId="77777777" w:rsidR="00767677" w:rsidRDefault="00767677">
      <w:pPr>
        <w:pStyle w:val="af0"/>
        <w:wordWrap w:val="0"/>
        <w:spacing w:before="0" w:beforeAutospacing="0" w:after="0" w:afterAutospacing="0" w:line="276" w:lineRule="auto"/>
        <w:jc w:val="center"/>
        <w:rPr>
          <w:b/>
          <w:bCs/>
          <w:sz w:val="20"/>
          <w:szCs w:val="20"/>
        </w:rPr>
      </w:pPr>
    </w:p>
    <w:p w14:paraId="40532717" w14:textId="77777777" w:rsidR="00767677" w:rsidRDefault="00767677">
      <w:pPr>
        <w:pStyle w:val="af0"/>
        <w:wordWrap w:val="0"/>
        <w:spacing w:before="0" w:beforeAutospacing="0" w:after="0" w:afterAutospacing="0" w:line="276" w:lineRule="auto"/>
        <w:jc w:val="center"/>
        <w:rPr>
          <w:b/>
          <w:bCs/>
          <w:sz w:val="20"/>
          <w:szCs w:val="20"/>
        </w:rPr>
      </w:pPr>
    </w:p>
    <w:p w14:paraId="510F70C0" w14:textId="77777777" w:rsidR="00767677" w:rsidRDefault="007A2C04">
      <w:pPr>
        <w:pStyle w:val="af0"/>
        <w:wordWrap w:val="0"/>
        <w:spacing w:before="0" w:beforeAutospacing="0" w:after="0" w:afterAutospacing="0" w:line="276" w:lineRule="auto"/>
        <w:jc w:val="center"/>
        <w:rPr>
          <w:b/>
          <w:sz w:val="20"/>
          <w:szCs w:val="20"/>
        </w:rPr>
      </w:pPr>
      <w:r>
        <w:rPr>
          <w:rFonts w:hint="eastAsia"/>
          <w:b/>
          <w:bCs/>
          <w:sz w:val="20"/>
          <w:szCs w:val="20"/>
        </w:rPr>
        <w:t>퇴사제한 및 경업금지 약정서</w:t>
      </w:r>
    </w:p>
    <w:p w14:paraId="586555F5" w14:textId="77777777" w:rsidR="00767677" w:rsidRDefault="00767677">
      <w:pPr>
        <w:pStyle w:val="af0"/>
        <w:wordWrap w:val="0"/>
        <w:spacing w:before="0" w:beforeAutospacing="0" w:after="0" w:afterAutospacing="0" w:line="276" w:lineRule="auto"/>
        <w:jc w:val="both"/>
        <w:rPr>
          <w:sz w:val="20"/>
          <w:szCs w:val="20"/>
        </w:rPr>
      </w:pPr>
    </w:p>
    <w:p w14:paraId="429F7A89" w14:textId="77777777" w:rsidR="00767677" w:rsidRDefault="00767677">
      <w:pPr>
        <w:pStyle w:val="af0"/>
        <w:wordWrap w:val="0"/>
        <w:spacing w:before="0" w:beforeAutospacing="0" w:after="0" w:afterAutospacing="0" w:line="276" w:lineRule="auto"/>
        <w:jc w:val="both"/>
        <w:rPr>
          <w:sz w:val="20"/>
          <w:szCs w:val="20"/>
        </w:rPr>
      </w:pPr>
    </w:p>
    <w:p w14:paraId="7B2CAE23" w14:textId="77777777" w:rsidR="00767677" w:rsidRDefault="007A2C04">
      <w:pPr>
        <w:pStyle w:val="af0"/>
        <w:numPr>
          <w:ilvl w:val="4"/>
          <w:numId w:val="42"/>
        </w:numPr>
        <w:wordWrap w:val="0"/>
        <w:spacing w:before="0" w:beforeAutospacing="0" w:after="0" w:afterAutospacing="0" w:line="276" w:lineRule="auto"/>
        <w:rPr>
          <w:b/>
          <w:bCs/>
          <w:sz w:val="20"/>
          <w:szCs w:val="20"/>
        </w:rPr>
      </w:pPr>
      <w:r>
        <w:rPr>
          <w:rFonts w:hint="eastAsia"/>
          <w:b/>
          <w:bCs/>
          <w:sz w:val="20"/>
          <w:szCs w:val="20"/>
        </w:rPr>
        <w:t xml:space="preserve"> 퇴사제한</w:t>
      </w:r>
    </w:p>
    <w:p w14:paraId="7C2162C8" w14:textId="77777777" w:rsidR="00767677" w:rsidRDefault="00767677">
      <w:pPr>
        <w:pStyle w:val="af0"/>
        <w:wordWrap w:val="0"/>
        <w:spacing w:before="0" w:beforeAutospacing="0" w:after="0" w:afterAutospacing="0" w:line="276" w:lineRule="auto"/>
        <w:ind w:left="851"/>
        <w:rPr>
          <w:b/>
          <w:bCs/>
          <w:sz w:val="20"/>
          <w:szCs w:val="20"/>
        </w:rPr>
      </w:pPr>
    </w:p>
    <w:p w14:paraId="27D78C6B" w14:textId="77777777" w:rsidR="00767677" w:rsidRDefault="007A2C04">
      <w:pPr>
        <w:pStyle w:val="af0"/>
        <w:numPr>
          <w:ilvl w:val="1"/>
          <w:numId w:val="40"/>
        </w:numPr>
        <w:wordWrap w:val="0"/>
        <w:spacing w:before="0" w:beforeAutospacing="0" w:after="0" w:afterAutospacing="0" w:line="276" w:lineRule="auto"/>
        <w:ind w:left="567" w:hanging="283"/>
        <w:rPr>
          <w:b/>
          <w:bCs/>
          <w:sz w:val="20"/>
          <w:szCs w:val="20"/>
        </w:rPr>
      </w:pPr>
      <w:r>
        <w:rPr>
          <w:b/>
          <w:bCs/>
          <w:sz w:val="20"/>
          <w:szCs w:val="20"/>
        </w:rPr>
        <w:t>퇴사가</w:t>
      </w:r>
      <w:r>
        <w:rPr>
          <w:rFonts w:hint="eastAsia"/>
          <w:b/>
          <w:bCs/>
          <w:sz w:val="20"/>
          <w:szCs w:val="20"/>
        </w:rPr>
        <w:t xml:space="preserve"> 제한되는 이해관계인</w:t>
      </w:r>
    </w:p>
    <w:p w14:paraId="13329ECB" w14:textId="77777777" w:rsidR="00767677" w:rsidRDefault="00767677">
      <w:pPr>
        <w:pStyle w:val="af0"/>
        <w:wordWrap w:val="0"/>
        <w:spacing w:before="0" w:beforeAutospacing="0" w:after="0" w:afterAutospacing="0" w:line="276" w:lineRule="auto"/>
        <w:ind w:left="851"/>
        <w:rPr>
          <w:b/>
          <w:bCs/>
          <w:sz w:val="20"/>
          <w:szCs w:val="20"/>
        </w:rPr>
      </w:pPr>
    </w:p>
    <w:tbl>
      <w:tblPr>
        <w:tblW w:w="0" w:type="auto"/>
        <w:jc w:val="both"/>
        <w:tblCellMar>
          <w:left w:w="0" w:type="dxa"/>
          <w:right w:w="0" w:type="dxa"/>
        </w:tblCellMar>
        <w:tblLook w:val="0000" w:firstRow="0" w:lastRow="0" w:firstColumn="0" w:lastColumn="0" w:noHBand="0" w:noVBand="0"/>
      </w:tblPr>
      <w:tblGrid>
        <w:gridCol w:w="990"/>
        <w:gridCol w:w="1134"/>
        <w:gridCol w:w="3260"/>
        <w:gridCol w:w="1740"/>
        <w:gridCol w:w="1870"/>
      </w:tblGrid>
      <w:tr w:rsidR="00767677" w14:paraId="12C1C639" w14:textId="77777777">
        <w:trPr>
          <w:jc w:val="both"/>
        </w:trPr>
        <w:tc>
          <w:tcPr>
            <w:tcW w:w="99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180294E2"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성</w:t>
            </w:r>
            <w:r>
              <w:rPr>
                <w:b/>
                <w:bCs/>
                <w:sz w:val="20"/>
                <w:szCs w:val="20"/>
              </w:rPr>
              <w:t xml:space="preserve"> 명</w:t>
            </w:r>
          </w:p>
        </w:tc>
        <w:tc>
          <w:tcPr>
            <w:tcW w:w="1134"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3616725A"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생년월일</w:t>
            </w:r>
          </w:p>
        </w:tc>
        <w:tc>
          <w:tcPr>
            <w:tcW w:w="3260" w:type="dxa"/>
            <w:tcBorders>
              <w:top w:val="single" w:sz="2" w:space="0" w:color="000000"/>
              <w:left w:val="single" w:sz="2" w:space="0" w:color="000000"/>
              <w:bottom w:val="single" w:sz="2" w:space="0" w:color="000000"/>
              <w:right w:val="single" w:sz="4" w:space="0" w:color="auto"/>
            </w:tcBorders>
            <w:shd w:val="clear" w:color="auto" w:fill="D9D9D9" w:themeFill="background1" w:themeFillShade="D9"/>
            <w:vAlign w:val="center"/>
          </w:tcPr>
          <w:p w14:paraId="162DAEC7"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주</w:t>
            </w:r>
            <w:r>
              <w:rPr>
                <w:b/>
                <w:bCs/>
                <w:sz w:val="20"/>
                <w:szCs w:val="20"/>
              </w:rPr>
              <w:t xml:space="preserve"> 소</w:t>
            </w:r>
          </w:p>
        </w:tc>
        <w:tc>
          <w:tcPr>
            <w:tcW w:w="1740" w:type="dxa"/>
            <w:tcBorders>
              <w:top w:val="single" w:sz="2" w:space="0" w:color="000000"/>
              <w:left w:val="single" w:sz="2" w:space="0" w:color="000000"/>
              <w:bottom w:val="single" w:sz="2" w:space="0" w:color="000000"/>
              <w:right w:val="single" w:sz="4" w:space="0" w:color="auto"/>
            </w:tcBorders>
            <w:shd w:val="clear" w:color="auto" w:fill="D9D9D9" w:themeFill="background1" w:themeFillShade="D9"/>
            <w:vAlign w:val="center"/>
          </w:tcPr>
          <w:p w14:paraId="7196D817"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퇴사 제한 기간</w:t>
            </w:r>
          </w:p>
        </w:tc>
        <w:tc>
          <w:tcPr>
            <w:tcW w:w="1870" w:type="dxa"/>
            <w:tcBorders>
              <w:top w:val="single" w:sz="2" w:space="0" w:color="000000"/>
              <w:left w:val="single" w:sz="4" w:space="0" w:color="auto"/>
              <w:bottom w:val="single" w:sz="2" w:space="0" w:color="000000"/>
              <w:right w:val="single" w:sz="2" w:space="0" w:color="000000"/>
            </w:tcBorders>
            <w:shd w:val="clear" w:color="auto" w:fill="D9D9D9" w:themeFill="background1" w:themeFillShade="D9"/>
            <w:vAlign w:val="center"/>
          </w:tcPr>
          <w:p w14:paraId="42ECD55A"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서명 또는 날인</w:t>
            </w:r>
          </w:p>
        </w:tc>
      </w:tr>
      <w:tr w:rsidR="00767677" w14:paraId="27ED62E7" w14:textId="77777777">
        <w:trPr>
          <w:jc w:val="both"/>
        </w:trPr>
        <w:tc>
          <w:tcPr>
            <w:tcW w:w="990" w:type="dxa"/>
            <w:tcBorders>
              <w:top w:val="single" w:sz="2" w:space="0" w:color="000000"/>
              <w:left w:val="single" w:sz="2" w:space="0" w:color="000000"/>
              <w:bottom w:val="single" w:sz="2" w:space="0" w:color="000000"/>
              <w:right w:val="single" w:sz="2" w:space="0" w:color="000000"/>
            </w:tcBorders>
            <w:vAlign w:val="center"/>
          </w:tcPr>
          <w:p w14:paraId="2EDE3B18" w14:textId="77777777" w:rsidR="00767677" w:rsidRDefault="00767677">
            <w:pPr>
              <w:pStyle w:val="af0"/>
              <w:wordWrap w:val="0"/>
              <w:spacing w:before="0" w:beforeAutospacing="0" w:after="0" w:afterAutospacing="0" w:line="276" w:lineRule="auto"/>
              <w:jc w:val="center"/>
              <w:rPr>
                <w:sz w:val="20"/>
                <w:szCs w:val="20"/>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1E8DDF03" w14:textId="77777777" w:rsidR="00767677" w:rsidRDefault="00767677">
            <w:pPr>
              <w:pStyle w:val="af0"/>
              <w:wordWrap w:val="0"/>
              <w:spacing w:before="0" w:beforeAutospacing="0" w:after="0" w:afterAutospacing="0" w:line="276" w:lineRule="auto"/>
              <w:jc w:val="center"/>
              <w:rPr>
                <w:sz w:val="20"/>
                <w:szCs w:val="20"/>
              </w:rPr>
            </w:pPr>
          </w:p>
        </w:tc>
        <w:tc>
          <w:tcPr>
            <w:tcW w:w="3260" w:type="dxa"/>
            <w:tcBorders>
              <w:top w:val="single" w:sz="2" w:space="0" w:color="000000"/>
              <w:left w:val="single" w:sz="2" w:space="0" w:color="000000"/>
              <w:bottom w:val="single" w:sz="2" w:space="0" w:color="000000"/>
              <w:right w:val="single" w:sz="4" w:space="0" w:color="auto"/>
            </w:tcBorders>
            <w:vAlign w:val="center"/>
          </w:tcPr>
          <w:p w14:paraId="43B14105" w14:textId="77777777" w:rsidR="00767677" w:rsidRDefault="00767677">
            <w:pPr>
              <w:pStyle w:val="af0"/>
              <w:wordWrap w:val="0"/>
              <w:spacing w:before="0" w:beforeAutospacing="0" w:after="0" w:afterAutospacing="0" w:line="276" w:lineRule="auto"/>
              <w:jc w:val="center"/>
              <w:rPr>
                <w:sz w:val="20"/>
                <w:szCs w:val="20"/>
              </w:rPr>
            </w:pPr>
          </w:p>
        </w:tc>
        <w:tc>
          <w:tcPr>
            <w:tcW w:w="1740" w:type="dxa"/>
            <w:tcBorders>
              <w:top w:val="single" w:sz="2" w:space="0" w:color="000000"/>
              <w:left w:val="single" w:sz="2" w:space="0" w:color="000000"/>
              <w:bottom w:val="single" w:sz="2" w:space="0" w:color="000000"/>
              <w:right w:val="single" w:sz="4" w:space="0" w:color="auto"/>
            </w:tcBorders>
            <w:vAlign w:val="center"/>
          </w:tcPr>
          <w:p w14:paraId="021828DF" w14:textId="77777777" w:rsidR="00767677" w:rsidRDefault="00767677">
            <w:pPr>
              <w:pStyle w:val="af0"/>
              <w:wordWrap w:val="0"/>
              <w:spacing w:before="0" w:beforeAutospacing="0" w:after="0" w:afterAutospacing="0" w:line="276" w:lineRule="auto"/>
              <w:jc w:val="center"/>
              <w:rPr>
                <w:sz w:val="20"/>
                <w:szCs w:val="20"/>
              </w:rPr>
            </w:pPr>
          </w:p>
        </w:tc>
        <w:tc>
          <w:tcPr>
            <w:tcW w:w="1870" w:type="dxa"/>
            <w:tcBorders>
              <w:top w:val="single" w:sz="2" w:space="0" w:color="000000"/>
              <w:left w:val="single" w:sz="4" w:space="0" w:color="auto"/>
              <w:bottom w:val="single" w:sz="2" w:space="0" w:color="000000"/>
              <w:right w:val="single" w:sz="2" w:space="0" w:color="000000"/>
            </w:tcBorders>
            <w:vAlign w:val="center"/>
          </w:tcPr>
          <w:p w14:paraId="73E4B47F" w14:textId="77777777" w:rsidR="00767677" w:rsidRDefault="00767677">
            <w:pPr>
              <w:pStyle w:val="af0"/>
              <w:wordWrap w:val="0"/>
              <w:spacing w:before="0" w:beforeAutospacing="0" w:after="0" w:afterAutospacing="0" w:line="276" w:lineRule="auto"/>
              <w:jc w:val="center"/>
              <w:rPr>
                <w:sz w:val="20"/>
                <w:szCs w:val="20"/>
              </w:rPr>
            </w:pPr>
          </w:p>
        </w:tc>
      </w:tr>
      <w:tr w:rsidR="00767677" w14:paraId="55A7F58E" w14:textId="77777777">
        <w:trPr>
          <w:jc w:val="both"/>
        </w:trPr>
        <w:tc>
          <w:tcPr>
            <w:tcW w:w="990" w:type="dxa"/>
            <w:tcBorders>
              <w:top w:val="single" w:sz="2" w:space="0" w:color="000000"/>
              <w:left w:val="single" w:sz="2" w:space="0" w:color="000000"/>
              <w:bottom w:val="single" w:sz="2" w:space="0" w:color="000000"/>
              <w:right w:val="single" w:sz="2" w:space="0" w:color="000000"/>
            </w:tcBorders>
            <w:vAlign w:val="center"/>
          </w:tcPr>
          <w:p w14:paraId="58F7FE93" w14:textId="77777777" w:rsidR="00767677" w:rsidRDefault="00767677">
            <w:pPr>
              <w:pStyle w:val="af0"/>
              <w:wordWrap w:val="0"/>
              <w:spacing w:before="0" w:beforeAutospacing="0" w:after="0" w:afterAutospacing="0" w:line="276" w:lineRule="auto"/>
              <w:jc w:val="center"/>
              <w:rPr>
                <w:sz w:val="20"/>
                <w:szCs w:val="20"/>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3CEE3242" w14:textId="77777777" w:rsidR="00767677" w:rsidRDefault="00767677">
            <w:pPr>
              <w:pStyle w:val="af0"/>
              <w:wordWrap w:val="0"/>
              <w:spacing w:before="0" w:beforeAutospacing="0" w:after="0" w:afterAutospacing="0" w:line="276" w:lineRule="auto"/>
              <w:jc w:val="center"/>
              <w:rPr>
                <w:sz w:val="20"/>
                <w:szCs w:val="20"/>
              </w:rPr>
            </w:pPr>
          </w:p>
        </w:tc>
        <w:tc>
          <w:tcPr>
            <w:tcW w:w="3260" w:type="dxa"/>
            <w:tcBorders>
              <w:top w:val="single" w:sz="2" w:space="0" w:color="000000"/>
              <w:left w:val="single" w:sz="2" w:space="0" w:color="000000"/>
              <w:bottom w:val="single" w:sz="2" w:space="0" w:color="000000"/>
              <w:right w:val="single" w:sz="4" w:space="0" w:color="auto"/>
            </w:tcBorders>
            <w:vAlign w:val="center"/>
          </w:tcPr>
          <w:p w14:paraId="190AD430" w14:textId="77777777" w:rsidR="00767677" w:rsidRDefault="00767677">
            <w:pPr>
              <w:pStyle w:val="af0"/>
              <w:wordWrap w:val="0"/>
              <w:spacing w:before="0" w:beforeAutospacing="0" w:after="0" w:afterAutospacing="0" w:line="276" w:lineRule="auto"/>
              <w:jc w:val="center"/>
              <w:rPr>
                <w:sz w:val="20"/>
                <w:szCs w:val="20"/>
              </w:rPr>
            </w:pPr>
          </w:p>
        </w:tc>
        <w:tc>
          <w:tcPr>
            <w:tcW w:w="1740" w:type="dxa"/>
            <w:tcBorders>
              <w:top w:val="single" w:sz="2" w:space="0" w:color="000000"/>
              <w:left w:val="single" w:sz="2" w:space="0" w:color="000000"/>
              <w:bottom w:val="single" w:sz="2" w:space="0" w:color="000000"/>
              <w:right w:val="single" w:sz="4" w:space="0" w:color="auto"/>
            </w:tcBorders>
            <w:vAlign w:val="center"/>
          </w:tcPr>
          <w:p w14:paraId="4F7AF07B" w14:textId="77777777" w:rsidR="00767677" w:rsidRDefault="00767677">
            <w:pPr>
              <w:pStyle w:val="af0"/>
              <w:wordWrap w:val="0"/>
              <w:spacing w:before="0" w:beforeAutospacing="0" w:after="0" w:afterAutospacing="0" w:line="276" w:lineRule="auto"/>
              <w:jc w:val="center"/>
              <w:rPr>
                <w:sz w:val="20"/>
                <w:szCs w:val="20"/>
              </w:rPr>
            </w:pPr>
          </w:p>
        </w:tc>
        <w:tc>
          <w:tcPr>
            <w:tcW w:w="1870" w:type="dxa"/>
            <w:tcBorders>
              <w:top w:val="single" w:sz="2" w:space="0" w:color="000000"/>
              <w:left w:val="single" w:sz="4" w:space="0" w:color="auto"/>
              <w:bottom w:val="single" w:sz="2" w:space="0" w:color="000000"/>
              <w:right w:val="single" w:sz="2" w:space="0" w:color="000000"/>
            </w:tcBorders>
            <w:vAlign w:val="center"/>
          </w:tcPr>
          <w:p w14:paraId="3A687D9E" w14:textId="77777777" w:rsidR="00767677" w:rsidRDefault="00767677">
            <w:pPr>
              <w:pStyle w:val="af0"/>
              <w:wordWrap w:val="0"/>
              <w:spacing w:before="0" w:beforeAutospacing="0" w:after="0" w:afterAutospacing="0" w:line="276" w:lineRule="auto"/>
              <w:jc w:val="center"/>
              <w:rPr>
                <w:sz w:val="20"/>
                <w:szCs w:val="20"/>
              </w:rPr>
            </w:pPr>
          </w:p>
        </w:tc>
      </w:tr>
    </w:tbl>
    <w:p w14:paraId="27843CA7" w14:textId="77777777" w:rsidR="00767677" w:rsidRDefault="00767677">
      <w:pPr>
        <w:pStyle w:val="af0"/>
        <w:wordWrap w:val="0"/>
        <w:spacing w:before="105" w:beforeAutospacing="0" w:after="0" w:afterAutospacing="0" w:line="276" w:lineRule="auto"/>
        <w:jc w:val="both"/>
        <w:rPr>
          <w:b/>
          <w:bCs/>
          <w:sz w:val="20"/>
          <w:szCs w:val="20"/>
        </w:rPr>
      </w:pPr>
    </w:p>
    <w:p w14:paraId="17179402" w14:textId="77777777" w:rsidR="00767677" w:rsidRDefault="007A2C04">
      <w:pPr>
        <w:pStyle w:val="af0"/>
        <w:numPr>
          <w:ilvl w:val="1"/>
          <w:numId w:val="40"/>
        </w:numPr>
        <w:wordWrap w:val="0"/>
        <w:spacing w:before="0" w:beforeAutospacing="0" w:after="0" w:afterAutospacing="0" w:line="276" w:lineRule="auto"/>
        <w:ind w:left="567" w:hanging="283"/>
        <w:rPr>
          <w:b/>
          <w:bCs/>
          <w:sz w:val="20"/>
          <w:szCs w:val="20"/>
        </w:rPr>
      </w:pPr>
      <w:r>
        <w:rPr>
          <w:b/>
          <w:bCs/>
          <w:sz w:val="20"/>
          <w:szCs w:val="20"/>
        </w:rPr>
        <w:t xml:space="preserve">위반시의 효과 </w:t>
      </w:r>
    </w:p>
    <w:p w14:paraId="7E95D32F" w14:textId="77777777" w:rsidR="00767677" w:rsidRDefault="007A2C04">
      <w:pPr>
        <w:pStyle w:val="af0"/>
        <w:wordWrap w:val="0"/>
        <w:spacing w:before="105" w:beforeAutospacing="0" w:after="0" w:afterAutospacing="0" w:line="276" w:lineRule="auto"/>
        <w:ind w:leftChars="283" w:left="566"/>
        <w:jc w:val="both"/>
        <w:rPr>
          <w:sz w:val="20"/>
          <w:szCs w:val="20"/>
        </w:rPr>
      </w:pPr>
      <w:r>
        <w:rPr>
          <w:rFonts w:hint="eastAsia"/>
          <w:sz w:val="20"/>
          <w:szCs w:val="20"/>
        </w:rPr>
        <w:t xml:space="preserve">위 퇴사제한 약정을 위반한 이해관계인은 퇴사일로부터 </w:t>
      </w:r>
      <w:r>
        <w:rPr>
          <w:sz w:val="20"/>
          <w:szCs w:val="20"/>
        </w:rPr>
        <w:t>10</w:t>
      </w:r>
      <w:r>
        <w:rPr>
          <w:rFonts w:hint="eastAsia"/>
          <w:sz w:val="20"/>
          <w:szCs w:val="20"/>
        </w:rPr>
        <w:t xml:space="preserve">일 이내에 투자자에게 </w:t>
      </w:r>
      <w:proofErr w:type="spellStart"/>
      <w:proofErr w:type="gramStart"/>
      <w:r>
        <w:rPr>
          <w:rFonts w:hint="eastAsia"/>
          <w:sz w:val="20"/>
          <w:szCs w:val="20"/>
        </w:rPr>
        <w:t>위약벌</w:t>
      </w:r>
      <w:proofErr w:type="spellEnd"/>
      <w:r>
        <w:rPr>
          <w:sz w:val="20"/>
          <w:szCs w:val="20"/>
        </w:rPr>
        <w:t xml:space="preserve"> :</w:t>
      </w:r>
      <w:proofErr w:type="gramEnd"/>
      <w:r>
        <w:rPr>
          <w:sz w:val="20"/>
          <w:szCs w:val="20"/>
        </w:rPr>
        <w:t xml:space="preserve"> </w:t>
      </w:r>
      <w:r>
        <w:rPr>
          <w:b/>
          <w:bCs/>
          <w:sz w:val="20"/>
          <w:szCs w:val="20"/>
        </w:rPr>
        <w:t xml:space="preserve">금 </w:t>
      </w:r>
      <w:proofErr w:type="gramStart"/>
      <w:r>
        <w:rPr>
          <w:b/>
          <w:bCs/>
          <w:sz w:val="20"/>
          <w:szCs w:val="20"/>
        </w:rPr>
        <w:t xml:space="preserve">[  </w:t>
      </w:r>
      <w:proofErr w:type="gramEnd"/>
      <w:r>
        <w:rPr>
          <w:b/>
          <w:bCs/>
          <w:sz w:val="20"/>
          <w:szCs w:val="20"/>
        </w:rPr>
        <w:t xml:space="preserve">          ]</w:t>
      </w:r>
      <w:proofErr w:type="gramStart"/>
      <w:r>
        <w:rPr>
          <w:b/>
          <w:bCs/>
          <w:sz w:val="20"/>
          <w:szCs w:val="20"/>
        </w:rPr>
        <w:t>원</w:t>
      </w:r>
      <w:r>
        <w:rPr>
          <w:sz w:val="20"/>
          <w:szCs w:val="20"/>
        </w:rPr>
        <w:t xml:space="preserve"> </w:t>
      </w:r>
      <w:r>
        <w:rPr>
          <w:rFonts w:hint="eastAsia"/>
          <w:sz w:val="20"/>
          <w:szCs w:val="20"/>
        </w:rPr>
        <w:t>을</w:t>
      </w:r>
      <w:proofErr w:type="gramEnd"/>
      <w:r>
        <w:rPr>
          <w:rFonts w:hint="eastAsia"/>
          <w:sz w:val="20"/>
          <w:szCs w:val="20"/>
        </w:rPr>
        <w:t xml:space="preserve"> 지급하여야 한다.</w:t>
      </w:r>
      <w:r>
        <w:rPr>
          <w:sz w:val="20"/>
          <w:szCs w:val="20"/>
        </w:rPr>
        <w:t xml:space="preserve"> </w:t>
      </w:r>
    </w:p>
    <w:p w14:paraId="54D3B6B2" w14:textId="77777777" w:rsidR="00767677" w:rsidRDefault="00767677">
      <w:pPr>
        <w:pStyle w:val="af0"/>
        <w:wordWrap w:val="0"/>
        <w:spacing w:before="0" w:beforeAutospacing="0" w:after="0" w:afterAutospacing="0" w:line="276" w:lineRule="auto"/>
        <w:rPr>
          <w:b/>
          <w:bCs/>
          <w:sz w:val="20"/>
          <w:szCs w:val="20"/>
        </w:rPr>
      </w:pPr>
    </w:p>
    <w:p w14:paraId="5914B7FC" w14:textId="77777777" w:rsidR="00767677" w:rsidRDefault="007A2C04">
      <w:pPr>
        <w:pStyle w:val="af0"/>
        <w:numPr>
          <w:ilvl w:val="4"/>
          <w:numId w:val="42"/>
        </w:numPr>
        <w:wordWrap w:val="0"/>
        <w:spacing w:before="0" w:beforeAutospacing="0" w:after="0" w:afterAutospacing="0" w:line="276" w:lineRule="auto"/>
        <w:rPr>
          <w:b/>
          <w:bCs/>
          <w:sz w:val="20"/>
          <w:szCs w:val="20"/>
        </w:rPr>
      </w:pPr>
      <w:r>
        <w:rPr>
          <w:b/>
          <w:bCs/>
          <w:sz w:val="20"/>
          <w:szCs w:val="20"/>
        </w:rPr>
        <w:t xml:space="preserve"> 경업금지약정을 체결하는 자 </w:t>
      </w:r>
    </w:p>
    <w:p w14:paraId="0AE318EA" w14:textId="77777777" w:rsidR="00767677" w:rsidRDefault="00767677">
      <w:pPr>
        <w:pStyle w:val="af0"/>
        <w:wordWrap w:val="0"/>
        <w:spacing w:before="0" w:beforeAutospacing="0" w:after="0" w:afterAutospacing="0" w:line="276" w:lineRule="auto"/>
        <w:rPr>
          <w:b/>
          <w:bCs/>
          <w:sz w:val="20"/>
          <w:szCs w:val="20"/>
        </w:rPr>
      </w:pPr>
    </w:p>
    <w:p w14:paraId="453F7EBB" w14:textId="77777777" w:rsidR="00767677" w:rsidRDefault="007A2C04">
      <w:pPr>
        <w:pStyle w:val="af0"/>
        <w:numPr>
          <w:ilvl w:val="0"/>
          <w:numId w:val="61"/>
        </w:numPr>
        <w:wordWrap w:val="0"/>
        <w:spacing w:before="0" w:beforeAutospacing="0" w:after="0" w:afterAutospacing="0" w:line="276" w:lineRule="auto"/>
        <w:ind w:left="567" w:hanging="283"/>
        <w:rPr>
          <w:sz w:val="20"/>
          <w:szCs w:val="20"/>
        </w:rPr>
      </w:pPr>
      <w:r>
        <w:rPr>
          <w:sz w:val="20"/>
          <w:szCs w:val="20"/>
        </w:rPr>
        <w:t xml:space="preserve">투자자 : 당사자 및 </w:t>
      </w:r>
      <w:proofErr w:type="spellStart"/>
      <w:r>
        <w:rPr>
          <w:sz w:val="20"/>
          <w:szCs w:val="20"/>
        </w:rPr>
        <w:t>이해관계인란의</w:t>
      </w:r>
      <w:proofErr w:type="spellEnd"/>
      <w:r>
        <w:rPr>
          <w:sz w:val="20"/>
          <w:szCs w:val="20"/>
        </w:rPr>
        <w:t xml:space="preserve"> 서명날인으로 갈음 </w:t>
      </w:r>
    </w:p>
    <w:p w14:paraId="2FEDAED7" w14:textId="77777777" w:rsidR="00767677" w:rsidRDefault="00767677">
      <w:pPr>
        <w:pStyle w:val="af0"/>
        <w:wordWrap w:val="0"/>
        <w:spacing w:before="0" w:beforeAutospacing="0" w:after="0" w:afterAutospacing="0" w:line="276" w:lineRule="auto"/>
        <w:ind w:left="567"/>
        <w:rPr>
          <w:sz w:val="20"/>
          <w:szCs w:val="20"/>
        </w:rPr>
      </w:pPr>
    </w:p>
    <w:p w14:paraId="4C593EF4" w14:textId="77777777" w:rsidR="00767677" w:rsidRDefault="007A2C04">
      <w:pPr>
        <w:pStyle w:val="af0"/>
        <w:numPr>
          <w:ilvl w:val="0"/>
          <w:numId w:val="61"/>
        </w:numPr>
        <w:wordWrap w:val="0"/>
        <w:spacing w:before="0" w:beforeAutospacing="0" w:after="0" w:afterAutospacing="0" w:line="276" w:lineRule="auto"/>
        <w:ind w:left="567" w:hanging="283"/>
        <w:rPr>
          <w:sz w:val="20"/>
          <w:szCs w:val="20"/>
        </w:rPr>
      </w:pPr>
      <w:r>
        <w:rPr>
          <w:sz w:val="20"/>
          <w:szCs w:val="20"/>
        </w:rPr>
        <w:t xml:space="preserve">회사 : 당사자 및 </w:t>
      </w:r>
      <w:proofErr w:type="spellStart"/>
      <w:r>
        <w:rPr>
          <w:sz w:val="20"/>
          <w:szCs w:val="20"/>
        </w:rPr>
        <w:t>이해관계인란의</w:t>
      </w:r>
      <w:proofErr w:type="spellEnd"/>
      <w:r>
        <w:rPr>
          <w:sz w:val="20"/>
          <w:szCs w:val="20"/>
        </w:rPr>
        <w:t xml:space="preserve"> 서명날인으로 갈음 </w:t>
      </w:r>
    </w:p>
    <w:p w14:paraId="16D0F01C" w14:textId="77777777" w:rsidR="00767677" w:rsidRDefault="00767677">
      <w:pPr>
        <w:pStyle w:val="af0"/>
        <w:wordWrap w:val="0"/>
        <w:spacing w:before="0" w:beforeAutospacing="0" w:after="0" w:afterAutospacing="0" w:line="276" w:lineRule="auto"/>
        <w:ind w:left="567"/>
        <w:rPr>
          <w:sz w:val="20"/>
          <w:szCs w:val="20"/>
        </w:rPr>
      </w:pPr>
    </w:p>
    <w:p w14:paraId="68981100" w14:textId="77777777" w:rsidR="00767677" w:rsidRDefault="007A2C04">
      <w:pPr>
        <w:pStyle w:val="af0"/>
        <w:numPr>
          <w:ilvl w:val="0"/>
          <w:numId w:val="61"/>
        </w:numPr>
        <w:wordWrap w:val="0"/>
        <w:spacing w:before="0" w:beforeAutospacing="0" w:after="0" w:afterAutospacing="0" w:line="276" w:lineRule="auto"/>
        <w:ind w:left="567" w:hanging="283"/>
        <w:rPr>
          <w:sz w:val="20"/>
          <w:szCs w:val="20"/>
        </w:rPr>
      </w:pPr>
      <w:r>
        <w:rPr>
          <w:sz w:val="20"/>
          <w:szCs w:val="20"/>
        </w:rPr>
        <w:t xml:space="preserve">이해관계인 : 당사자 및 </w:t>
      </w:r>
      <w:proofErr w:type="spellStart"/>
      <w:r>
        <w:rPr>
          <w:sz w:val="20"/>
          <w:szCs w:val="20"/>
        </w:rPr>
        <w:t>이해관계인란의</w:t>
      </w:r>
      <w:proofErr w:type="spellEnd"/>
      <w:r>
        <w:rPr>
          <w:sz w:val="20"/>
          <w:szCs w:val="20"/>
        </w:rPr>
        <w:t xml:space="preserve"> 서명날인으로 갈음 </w:t>
      </w:r>
    </w:p>
    <w:p w14:paraId="2CD11AFF" w14:textId="77777777" w:rsidR="00767677" w:rsidRDefault="00767677">
      <w:pPr>
        <w:pStyle w:val="af0"/>
        <w:wordWrap w:val="0"/>
        <w:spacing w:before="0" w:beforeAutospacing="0" w:after="0" w:afterAutospacing="0" w:line="276" w:lineRule="auto"/>
        <w:ind w:left="567"/>
        <w:rPr>
          <w:sz w:val="20"/>
          <w:szCs w:val="20"/>
        </w:rPr>
      </w:pPr>
    </w:p>
    <w:p w14:paraId="6D0574FC" w14:textId="77777777" w:rsidR="00767677" w:rsidRDefault="007A2C04">
      <w:pPr>
        <w:pStyle w:val="af0"/>
        <w:numPr>
          <w:ilvl w:val="0"/>
          <w:numId w:val="61"/>
        </w:numPr>
        <w:wordWrap w:val="0"/>
        <w:spacing w:before="0" w:beforeAutospacing="0" w:after="0" w:afterAutospacing="0" w:line="276" w:lineRule="auto"/>
        <w:ind w:left="567" w:hanging="283"/>
        <w:rPr>
          <w:sz w:val="20"/>
          <w:szCs w:val="20"/>
        </w:rPr>
      </w:pPr>
      <w:r>
        <w:rPr>
          <w:sz w:val="20"/>
          <w:szCs w:val="20"/>
        </w:rPr>
        <w:t>이해관계인 이외의 임직원</w:t>
      </w:r>
    </w:p>
    <w:p w14:paraId="0565EB46" w14:textId="77777777" w:rsidR="00767677" w:rsidRDefault="00767677">
      <w:pPr>
        <w:pStyle w:val="af0"/>
        <w:wordWrap w:val="0"/>
        <w:spacing w:before="0" w:beforeAutospacing="0" w:after="0" w:afterAutospacing="0" w:line="276" w:lineRule="auto"/>
        <w:rPr>
          <w:sz w:val="20"/>
          <w:szCs w:val="20"/>
        </w:rPr>
      </w:pPr>
    </w:p>
    <w:tbl>
      <w:tblPr>
        <w:tblW w:w="0" w:type="auto"/>
        <w:jc w:val="both"/>
        <w:tblCellMar>
          <w:left w:w="0" w:type="dxa"/>
          <w:right w:w="0" w:type="dxa"/>
        </w:tblCellMar>
        <w:tblLook w:val="0000" w:firstRow="0" w:lastRow="0" w:firstColumn="0" w:lastColumn="0" w:noHBand="0" w:noVBand="0"/>
      </w:tblPr>
      <w:tblGrid>
        <w:gridCol w:w="990"/>
        <w:gridCol w:w="1134"/>
        <w:gridCol w:w="3260"/>
        <w:gridCol w:w="1740"/>
        <w:gridCol w:w="1870"/>
      </w:tblGrid>
      <w:tr w:rsidR="00767677" w14:paraId="0F6E7712" w14:textId="77777777">
        <w:trPr>
          <w:jc w:val="both"/>
        </w:trPr>
        <w:tc>
          <w:tcPr>
            <w:tcW w:w="99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31FF9C7F"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성</w:t>
            </w:r>
            <w:r>
              <w:rPr>
                <w:b/>
                <w:bCs/>
                <w:sz w:val="20"/>
                <w:szCs w:val="20"/>
              </w:rPr>
              <w:t xml:space="preserve"> 명</w:t>
            </w:r>
          </w:p>
        </w:tc>
        <w:tc>
          <w:tcPr>
            <w:tcW w:w="1134"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3623733A"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생년월일</w:t>
            </w:r>
          </w:p>
        </w:tc>
        <w:tc>
          <w:tcPr>
            <w:tcW w:w="3260" w:type="dxa"/>
            <w:tcBorders>
              <w:top w:val="single" w:sz="2" w:space="0" w:color="000000"/>
              <w:left w:val="single" w:sz="2" w:space="0" w:color="000000"/>
              <w:bottom w:val="single" w:sz="2" w:space="0" w:color="000000"/>
              <w:right w:val="single" w:sz="4" w:space="0" w:color="auto"/>
            </w:tcBorders>
            <w:shd w:val="clear" w:color="auto" w:fill="D9D9D9" w:themeFill="background1" w:themeFillShade="D9"/>
            <w:vAlign w:val="center"/>
          </w:tcPr>
          <w:p w14:paraId="09084FAA"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주</w:t>
            </w:r>
            <w:r>
              <w:rPr>
                <w:b/>
                <w:bCs/>
                <w:sz w:val="20"/>
                <w:szCs w:val="20"/>
              </w:rPr>
              <w:t xml:space="preserve"> 소</w:t>
            </w:r>
          </w:p>
        </w:tc>
        <w:tc>
          <w:tcPr>
            <w:tcW w:w="1740" w:type="dxa"/>
            <w:tcBorders>
              <w:top w:val="single" w:sz="2" w:space="0" w:color="000000"/>
              <w:left w:val="single" w:sz="2" w:space="0" w:color="000000"/>
              <w:bottom w:val="single" w:sz="2" w:space="0" w:color="000000"/>
              <w:right w:val="single" w:sz="4" w:space="0" w:color="auto"/>
            </w:tcBorders>
            <w:shd w:val="clear" w:color="auto" w:fill="D9D9D9" w:themeFill="background1" w:themeFillShade="D9"/>
            <w:vAlign w:val="center"/>
          </w:tcPr>
          <w:p w14:paraId="1EE4ED33"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퇴사 제한 기간</w:t>
            </w:r>
          </w:p>
        </w:tc>
        <w:tc>
          <w:tcPr>
            <w:tcW w:w="1870" w:type="dxa"/>
            <w:tcBorders>
              <w:top w:val="single" w:sz="2" w:space="0" w:color="000000"/>
              <w:left w:val="single" w:sz="4" w:space="0" w:color="auto"/>
              <w:bottom w:val="single" w:sz="2" w:space="0" w:color="000000"/>
              <w:right w:val="single" w:sz="2" w:space="0" w:color="000000"/>
            </w:tcBorders>
            <w:shd w:val="clear" w:color="auto" w:fill="D9D9D9" w:themeFill="background1" w:themeFillShade="D9"/>
            <w:vAlign w:val="center"/>
          </w:tcPr>
          <w:p w14:paraId="4F6C7918" w14:textId="77777777" w:rsidR="00767677" w:rsidRDefault="007A2C04">
            <w:pPr>
              <w:pStyle w:val="af0"/>
              <w:wordWrap w:val="0"/>
              <w:spacing w:before="0" w:beforeAutospacing="0" w:after="0" w:afterAutospacing="0" w:line="276" w:lineRule="auto"/>
              <w:jc w:val="center"/>
              <w:rPr>
                <w:b/>
                <w:bCs/>
                <w:sz w:val="20"/>
                <w:szCs w:val="20"/>
              </w:rPr>
            </w:pPr>
            <w:r>
              <w:rPr>
                <w:rFonts w:hint="eastAsia"/>
                <w:b/>
                <w:bCs/>
                <w:sz w:val="20"/>
                <w:szCs w:val="20"/>
              </w:rPr>
              <w:t>서명 또는 날인</w:t>
            </w:r>
          </w:p>
        </w:tc>
      </w:tr>
      <w:tr w:rsidR="00767677" w14:paraId="28D1B52F" w14:textId="77777777">
        <w:trPr>
          <w:jc w:val="both"/>
        </w:trPr>
        <w:tc>
          <w:tcPr>
            <w:tcW w:w="990" w:type="dxa"/>
            <w:tcBorders>
              <w:top w:val="single" w:sz="2" w:space="0" w:color="000000"/>
              <w:left w:val="single" w:sz="2" w:space="0" w:color="000000"/>
              <w:bottom w:val="single" w:sz="2" w:space="0" w:color="000000"/>
              <w:right w:val="single" w:sz="2" w:space="0" w:color="000000"/>
            </w:tcBorders>
            <w:vAlign w:val="center"/>
          </w:tcPr>
          <w:p w14:paraId="1BDAAFDA" w14:textId="77777777" w:rsidR="00767677" w:rsidRDefault="00767677">
            <w:pPr>
              <w:pStyle w:val="af0"/>
              <w:wordWrap w:val="0"/>
              <w:spacing w:before="0" w:beforeAutospacing="0" w:after="0" w:afterAutospacing="0" w:line="276" w:lineRule="auto"/>
              <w:jc w:val="center"/>
              <w:rPr>
                <w:sz w:val="20"/>
                <w:szCs w:val="20"/>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2F990E85" w14:textId="77777777" w:rsidR="00767677" w:rsidRDefault="00767677">
            <w:pPr>
              <w:pStyle w:val="af0"/>
              <w:wordWrap w:val="0"/>
              <w:spacing w:before="0" w:beforeAutospacing="0" w:after="0" w:afterAutospacing="0" w:line="276" w:lineRule="auto"/>
              <w:jc w:val="center"/>
              <w:rPr>
                <w:sz w:val="20"/>
                <w:szCs w:val="20"/>
              </w:rPr>
            </w:pPr>
          </w:p>
        </w:tc>
        <w:tc>
          <w:tcPr>
            <w:tcW w:w="3260" w:type="dxa"/>
            <w:tcBorders>
              <w:top w:val="single" w:sz="2" w:space="0" w:color="000000"/>
              <w:left w:val="single" w:sz="2" w:space="0" w:color="000000"/>
              <w:bottom w:val="single" w:sz="2" w:space="0" w:color="000000"/>
              <w:right w:val="single" w:sz="4" w:space="0" w:color="auto"/>
            </w:tcBorders>
            <w:vAlign w:val="center"/>
          </w:tcPr>
          <w:p w14:paraId="1DCED35E" w14:textId="77777777" w:rsidR="00767677" w:rsidRDefault="00767677">
            <w:pPr>
              <w:pStyle w:val="af0"/>
              <w:wordWrap w:val="0"/>
              <w:spacing w:before="0" w:beforeAutospacing="0" w:after="0" w:afterAutospacing="0" w:line="276" w:lineRule="auto"/>
              <w:jc w:val="center"/>
              <w:rPr>
                <w:sz w:val="20"/>
                <w:szCs w:val="20"/>
              </w:rPr>
            </w:pPr>
          </w:p>
        </w:tc>
        <w:tc>
          <w:tcPr>
            <w:tcW w:w="1740" w:type="dxa"/>
            <w:tcBorders>
              <w:top w:val="single" w:sz="2" w:space="0" w:color="000000"/>
              <w:left w:val="single" w:sz="2" w:space="0" w:color="000000"/>
              <w:bottom w:val="single" w:sz="2" w:space="0" w:color="000000"/>
              <w:right w:val="single" w:sz="4" w:space="0" w:color="auto"/>
            </w:tcBorders>
            <w:vAlign w:val="center"/>
          </w:tcPr>
          <w:p w14:paraId="228F88D4" w14:textId="77777777" w:rsidR="00767677" w:rsidRDefault="00767677">
            <w:pPr>
              <w:pStyle w:val="af0"/>
              <w:wordWrap w:val="0"/>
              <w:spacing w:before="0" w:beforeAutospacing="0" w:after="0" w:afterAutospacing="0" w:line="276" w:lineRule="auto"/>
              <w:jc w:val="center"/>
              <w:rPr>
                <w:sz w:val="20"/>
                <w:szCs w:val="20"/>
              </w:rPr>
            </w:pPr>
          </w:p>
        </w:tc>
        <w:tc>
          <w:tcPr>
            <w:tcW w:w="1870" w:type="dxa"/>
            <w:tcBorders>
              <w:top w:val="single" w:sz="2" w:space="0" w:color="000000"/>
              <w:left w:val="single" w:sz="4" w:space="0" w:color="auto"/>
              <w:bottom w:val="single" w:sz="2" w:space="0" w:color="000000"/>
              <w:right w:val="single" w:sz="2" w:space="0" w:color="000000"/>
            </w:tcBorders>
            <w:vAlign w:val="center"/>
          </w:tcPr>
          <w:p w14:paraId="7780F206" w14:textId="77777777" w:rsidR="00767677" w:rsidRDefault="00767677">
            <w:pPr>
              <w:pStyle w:val="af0"/>
              <w:wordWrap w:val="0"/>
              <w:spacing w:before="0" w:beforeAutospacing="0" w:after="0" w:afterAutospacing="0" w:line="276" w:lineRule="auto"/>
              <w:jc w:val="center"/>
              <w:rPr>
                <w:sz w:val="20"/>
                <w:szCs w:val="20"/>
              </w:rPr>
            </w:pPr>
          </w:p>
        </w:tc>
      </w:tr>
      <w:tr w:rsidR="00767677" w14:paraId="761D89BF" w14:textId="77777777">
        <w:trPr>
          <w:jc w:val="both"/>
        </w:trPr>
        <w:tc>
          <w:tcPr>
            <w:tcW w:w="990" w:type="dxa"/>
            <w:tcBorders>
              <w:top w:val="single" w:sz="2" w:space="0" w:color="000000"/>
              <w:left w:val="single" w:sz="2" w:space="0" w:color="000000"/>
              <w:bottom w:val="single" w:sz="2" w:space="0" w:color="000000"/>
              <w:right w:val="single" w:sz="2" w:space="0" w:color="000000"/>
            </w:tcBorders>
            <w:vAlign w:val="center"/>
          </w:tcPr>
          <w:p w14:paraId="1020A039" w14:textId="77777777" w:rsidR="00767677" w:rsidRDefault="00767677">
            <w:pPr>
              <w:pStyle w:val="af0"/>
              <w:wordWrap w:val="0"/>
              <w:spacing w:before="0" w:beforeAutospacing="0" w:after="0" w:afterAutospacing="0" w:line="276" w:lineRule="auto"/>
              <w:jc w:val="center"/>
              <w:rPr>
                <w:sz w:val="20"/>
                <w:szCs w:val="20"/>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4EAF5D82" w14:textId="77777777" w:rsidR="00767677" w:rsidRDefault="00767677">
            <w:pPr>
              <w:pStyle w:val="af0"/>
              <w:wordWrap w:val="0"/>
              <w:spacing w:before="0" w:beforeAutospacing="0" w:after="0" w:afterAutospacing="0" w:line="276" w:lineRule="auto"/>
              <w:jc w:val="center"/>
              <w:rPr>
                <w:sz w:val="20"/>
                <w:szCs w:val="20"/>
              </w:rPr>
            </w:pPr>
          </w:p>
        </w:tc>
        <w:tc>
          <w:tcPr>
            <w:tcW w:w="3260" w:type="dxa"/>
            <w:tcBorders>
              <w:top w:val="single" w:sz="2" w:space="0" w:color="000000"/>
              <w:left w:val="single" w:sz="2" w:space="0" w:color="000000"/>
              <w:bottom w:val="single" w:sz="2" w:space="0" w:color="000000"/>
              <w:right w:val="single" w:sz="4" w:space="0" w:color="auto"/>
            </w:tcBorders>
            <w:vAlign w:val="center"/>
          </w:tcPr>
          <w:p w14:paraId="38A323E9" w14:textId="77777777" w:rsidR="00767677" w:rsidRDefault="00767677">
            <w:pPr>
              <w:pStyle w:val="af0"/>
              <w:wordWrap w:val="0"/>
              <w:spacing w:before="0" w:beforeAutospacing="0" w:after="0" w:afterAutospacing="0" w:line="276" w:lineRule="auto"/>
              <w:jc w:val="center"/>
              <w:rPr>
                <w:sz w:val="20"/>
                <w:szCs w:val="20"/>
              </w:rPr>
            </w:pPr>
          </w:p>
        </w:tc>
        <w:tc>
          <w:tcPr>
            <w:tcW w:w="1740" w:type="dxa"/>
            <w:tcBorders>
              <w:top w:val="single" w:sz="2" w:space="0" w:color="000000"/>
              <w:left w:val="single" w:sz="2" w:space="0" w:color="000000"/>
              <w:bottom w:val="single" w:sz="2" w:space="0" w:color="000000"/>
              <w:right w:val="single" w:sz="4" w:space="0" w:color="auto"/>
            </w:tcBorders>
            <w:vAlign w:val="center"/>
          </w:tcPr>
          <w:p w14:paraId="65A579C2" w14:textId="77777777" w:rsidR="00767677" w:rsidRDefault="00767677">
            <w:pPr>
              <w:pStyle w:val="af0"/>
              <w:wordWrap w:val="0"/>
              <w:spacing w:before="0" w:beforeAutospacing="0" w:after="0" w:afterAutospacing="0" w:line="276" w:lineRule="auto"/>
              <w:jc w:val="center"/>
              <w:rPr>
                <w:sz w:val="20"/>
                <w:szCs w:val="20"/>
              </w:rPr>
            </w:pPr>
          </w:p>
        </w:tc>
        <w:tc>
          <w:tcPr>
            <w:tcW w:w="1870" w:type="dxa"/>
            <w:tcBorders>
              <w:top w:val="single" w:sz="2" w:space="0" w:color="000000"/>
              <w:left w:val="single" w:sz="4" w:space="0" w:color="auto"/>
              <w:bottom w:val="single" w:sz="2" w:space="0" w:color="000000"/>
              <w:right w:val="single" w:sz="2" w:space="0" w:color="000000"/>
            </w:tcBorders>
            <w:vAlign w:val="center"/>
          </w:tcPr>
          <w:p w14:paraId="183CF8B2" w14:textId="77777777" w:rsidR="00767677" w:rsidRDefault="00767677">
            <w:pPr>
              <w:pStyle w:val="af0"/>
              <w:wordWrap w:val="0"/>
              <w:spacing w:before="0" w:beforeAutospacing="0" w:after="0" w:afterAutospacing="0" w:line="276" w:lineRule="auto"/>
              <w:jc w:val="center"/>
              <w:rPr>
                <w:sz w:val="20"/>
                <w:szCs w:val="20"/>
              </w:rPr>
            </w:pPr>
          </w:p>
        </w:tc>
      </w:tr>
    </w:tbl>
    <w:p w14:paraId="663A505B" w14:textId="77777777" w:rsidR="00767677" w:rsidRDefault="00767677">
      <w:pPr>
        <w:pStyle w:val="af0"/>
        <w:wordWrap w:val="0"/>
        <w:spacing w:before="0" w:beforeAutospacing="0" w:after="0" w:afterAutospacing="0" w:line="276" w:lineRule="auto"/>
        <w:rPr>
          <w:b/>
          <w:bCs/>
          <w:sz w:val="20"/>
          <w:szCs w:val="20"/>
        </w:rPr>
      </w:pPr>
    </w:p>
    <w:p w14:paraId="6629A985" w14:textId="77777777" w:rsidR="00767677" w:rsidRDefault="007A2C04">
      <w:pPr>
        <w:pStyle w:val="af0"/>
        <w:numPr>
          <w:ilvl w:val="4"/>
          <w:numId w:val="42"/>
        </w:numPr>
        <w:wordWrap w:val="0"/>
        <w:spacing w:before="0" w:beforeAutospacing="0" w:after="0" w:afterAutospacing="0" w:line="276" w:lineRule="auto"/>
        <w:rPr>
          <w:b/>
          <w:bCs/>
          <w:sz w:val="20"/>
          <w:szCs w:val="20"/>
        </w:rPr>
      </w:pPr>
      <w:r>
        <w:rPr>
          <w:b/>
          <w:bCs/>
          <w:sz w:val="20"/>
          <w:szCs w:val="20"/>
        </w:rPr>
        <w:t xml:space="preserve"> </w:t>
      </w:r>
      <w:r>
        <w:rPr>
          <w:rFonts w:hint="eastAsia"/>
          <w:b/>
          <w:bCs/>
          <w:sz w:val="20"/>
          <w:szCs w:val="20"/>
        </w:rPr>
        <w:t>경업금지</w:t>
      </w:r>
      <w:r>
        <w:rPr>
          <w:b/>
          <w:bCs/>
          <w:sz w:val="20"/>
          <w:szCs w:val="20"/>
        </w:rPr>
        <w:t xml:space="preserve">약정의 내용 </w:t>
      </w:r>
    </w:p>
    <w:p w14:paraId="675933D2" w14:textId="77777777" w:rsidR="00767677" w:rsidRDefault="007A2C04">
      <w:pPr>
        <w:pStyle w:val="af0"/>
        <w:wordWrap w:val="0"/>
        <w:spacing w:before="105" w:beforeAutospacing="0" w:after="0" w:afterAutospacing="0" w:line="276" w:lineRule="auto"/>
        <w:jc w:val="both"/>
        <w:rPr>
          <w:b/>
          <w:sz w:val="20"/>
          <w:szCs w:val="20"/>
        </w:rPr>
      </w:pPr>
      <w:r>
        <w:rPr>
          <w:rFonts w:hint="eastAsia"/>
          <w:b/>
          <w:sz w:val="20"/>
          <w:szCs w:val="20"/>
        </w:rPr>
        <w:t>제</w:t>
      </w:r>
      <w:r>
        <w:rPr>
          <w:b/>
          <w:sz w:val="20"/>
          <w:szCs w:val="20"/>
        </w:rPr>
        <w:t>1조</w:t>
      </w:r>
      <w:r>
        <w:rPr>
          <w:rFonts w:hint="eastAsia"/>
          <w:b/>
          <w:sz w:val="20"/>
          <w:szCs w:val="20"/>
        </w:rPr>
        <w:t xml:space="preserve"> </w:t>
      </w:r>
      <w:r>
        <w:rPr>
          <w:b/>
          <w:sz w:val="20"/>
          <w:szCs w:val="20"/>
        </w:rPr>
        <w:t xml:space="preserve">(계약의 목적) </w:t>
      </w:r>
    </w:p>
    <w:p w14:paraId="6425FDB1" w14:textId="77777777" w:rsidR="00767677" w:rsidRDefault="007A2C04">
      <w:pPr>
        <w:pStyle w:val="af0"/>
        <w:wordWrap w:val="0"/>
        <w:spacing w:before="0" w:beforeAutospacing="0" w:after="0" w:afterAutospacing="0" w:line="276" w:lineRule="auto"/>
        <w:ind w:leftChars="71" w:left="142"/>
        <w:jc w:val="both"/>
        <w:rPr>
          <w:sz w:val="20"/>
          <w:szCs w:val="20"/>
        </w:rPr>
      </w:pPr>
      <w:r>
        <w:rPr>
          <w:rFonts w:hint="eastAsia"/>
          <w:sz w:val="20"/>
          <w:szCs w:val="20"/>
        </w:rPr>
        <w:t>본</w:t>
      </w:r>
      <w:r>
        <w:rPr>
          <w:sz w:val="20"/>
          <w:szCs w:val="20"/>
        </w:rPr>
        <w:t xml:space="preserve"> 경업금지약정은 회사의 이해관계인 및 주요임직원으로 하여금 일정기간 동안 회사의 영업과 동일 또는 유사한 영업을 금지시킴으로써 회사의 영업을 보호함은 물론 투자자의 투자의 실효성을 확보함을 목적으로 한다. </w:t>
      </w:r>
    </w:p>
    <w:p w14:paraId="2082598D" w14:textId="77777777" w:rsidR="00767677" w:rsidRDefault="00767677">
      <w:pPr>
        <w:pStyle w:val="af0"/>
        <w:wordWrap w:val="0"/>
        <w:spacing w:before="0" w:beforeAutospacing="0" w:after="0" w:afterAutospacing="0" w:line="276" w:lineRule="auto"/>
        <w:ind w:firstLine="493"/>
        <w:jc w:val="both"/>
        <w:rPr>
          <w:sz w:val="20"/>
          <w:szCs w:val="20"/>
        </w:rPr>
      </w:pPr>
    </w:p>
    <w:p w14:paraId="43B23F6D" w14:textId="77777777" w:rsidR="00767677" w:rsidRDefault="007A2C04">
      <w:pPr>
        <w:pStyle w:val="af0"/>
        <w:wordWrap w:val="0"/>
        <w:spacing w:before="105" w:beforeAutospacing="0" w:after="0" w:afterAutospacing="0" w:line="276" w:lineRule="auto"/>
        <w:jc w:val="both"/>
        <w:rPr>
          <w:b/>
          <w:sz w:val="20"/>
          <w:szCs w:val="20"/>
        </w:rPr>
      </w:pPr>
      <w:r>
        <w:rPr>
          <w:rFonts w:hint="eastAsia"/>
          <w:b/>
          <w:sz w:val="20"/>
          <w:szCs w:val="20"/>
        </w:rPr>
        <w:t>제</w:t>
      </w:r>
      <w:r>
        <w:rPr>
          <w:b/>
          <w:sz w:val="20"/>
          <w:szCs w:val="20"/>
        </w:rPr>
        <w:t>2조</w:t>
      </w:r>
      <w:r>
        <w:rPr>
          <w:rFonts w:hint="eastAsia"/>
          <w:b/>
          <w:sz w:val="20"/>
          <w:szCs w:val="20"/>
        </w:rPr>
        <w:t xml:space="preserve"> </w:t>
      </w:r>
      <w:r>
        <w:rPr>
          <w:b/>
          <w:sz w:val="20"/>
          <w:szCs w:val="20"/>
        </w:rPr>
        <w:t>(경업지위의 취임</w:t>
      </w:r>
      <w:r>
        <w:rPr>
          <w:rFonts w:hint="eastAsia"/>
          <w:b/>
          <w:sz w:val="20"/>
          <w:szCs w:val="20"/>
        </w:rPr>
        <w:t xml:space="preserve"> </w:t>
      </w:r>
      <w:r>
        <w:rPr>
          <w:b/>
          <w:sz w:val="20"/>
          <w:szCs w:val="20"/>
        </w:rPr>
        <w:t xml:space="preserve">금지) </w:t>
      </w:r>
    </w:p>
    <w:p w14:paraId="28382432" w14:textId="77777777" w:rsidR="00767677" w:rsidRDefault="007A2C04">
      <w:pPr>
        <w:pStyle w:val="a6"/>
        <w:numPr>
          <w:ilvl w:val="0"/>
          <w:numId w:val="4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Chars="0" w:left="426" w:hanging="284"/>
        <w:rPr>
          <w:rFonts w:ascii="바탕" w:eastAsia="바탕" w:hAnsi="바탕" w:cs="굴림"/>
          <w:color w:val="000000"/>
          <w:kern w:val="0"/>
          <w:szCs w:val="20"/>
        </w:rPr>
      </w:pPr>
      <w:r>
        <w:rPr>
          <w:rFonts w:ascii="바탕" w:eastAsia="바탕" w:hAnsi="바탕"/>
          <w:szCs w:val="20"/>
        </w:rPr>
        <w:t>이해관계인 및 본 계약서에 서명날인한 이해관계인 이외의 임직원(이하 “</w:t>
      </w:r>
      <w:r>
        <w:rPr>
          <w:rFonts w:ascii="바탕" w:eastAsia="바탕" w:hAnsi="바탕" w:cs="굴림"/>
          <w:b/>
          <w:bCs/>
          <w:color w:val="000000"/>
          <w:kern w:val="0"/>
          <w:szCs w:val="20"/>
          <w:u w:val="single"/>
        </w:rPr>
        <w:t>경업금지의무자</w:t>
      </w:r>
      <w:r>
        <w:rPr>
          <w:rFonts w:ascii="바탕" w:eastAsia="바탕" w:hAnsi="바탕" w:cs="굴림"/>
          <w:color w:val="000000"/>
          <w:kern w:val="0"/>
          <w:szCs w:val="20"/>
        </w:rPr>
        <w:t xml:space="preserve">”라 한다)은 회사에 재직하는 기간 동안 투자자 및 회사의 </w:t>
      </w:r>
      <w:r>
        <w:rPr>
          <w:rFonts w:ascii="바탕" w:eastAsia="바탕" w:hAnsi="바탕" w:cs="굴림" w:hint="eastAsia"/>
          <w:color w:val="000000"/>
          <w:kern w:val="0"/>
          <w:szCs w:val="20"/>
        </w:rPr>
        <w:t>동의</w:t>
      </w:r>
      <w:r>
        <w:rPr>
          <w:rFonts w:ascii="바탕" w:eastAsia="바탕" w:hAnsi="바탕" w:cs="굴림"/>
          <w:color w:val="000000"/>
          <w:kern w:val="0"/>
          <w:szCs w:val="20"/>
        </w:rPr>
        <w:t xml:space="preserve"> 없이는 다른 기업의 무한책임사원, 이사, 피용자가 될 수 없다. </w:t>
      </w:r>
    </w:p>
    <w:p w14:paraId="0CD165B6" w14:textId="77777777" w:rsidR="00767677" w:rsidRDefault="007A2C04">
      <w:pPr>
        <w:pStyle w:val="a6"/>
        <w:numPr>
          <w:ilvl w:val="0"/>
          <w:numId w:val="4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Chars="0" w:left="426" w:hanging="284"/>
        <w:rPr>
          <w:rFonts w:ascii="바탕" w:eastAsia="바탕" w:hAnsi="바탕"/>
          <w:szCs w:val="20"/>
        </w:rPr>
      </w:pPr>
      <w:r>
        <w:rPr>
          <w:rFonts w:ascii="바탕" w:eastAsia="바탕" w:hAnsi="바탕" w:cs="굴림"/>
          <w:color w:val="000000"/>
          <w:kern w:val="0"/>
          <w:szCs w:val="20"/>
        </w:rPr>
        <w:t>경업금지의무자는</w:t>
      </w:r>
      <w:r>
        <w:rPr>
          <w:rFonts w:ascii="바탕" w:eastAsia="바탕" w:hAnsi="바탕"/>
          <w:szCs w:val="20"/>
        </w:rPr>
        <w:t xml:space="preserve"> 회사를 퇴사한 날로부터 </w:t>
      </w:r>
      <w:r>
        <w:rPr>
          <w:rFonts w:ascii="바탕" w:eastAsia="바탕" w:hAnsi="바탕" w:hint="eastAsia"/>
          <w:szCs w:val="20"/>
        </w:rPr>
        <w:t>[</w:t>
      </w:r>
      <w:r>
        <w:rPr>
          <w:rFonts w:ascii="바탕" w:eastAsia="바탕" w:hAnsi="바탕"/>
          <w:szCs w:val="20"/>
        </w:rPr>
        <w:t>2</w:t>
      </w:r>
      <w:r>
        <w:rPr>
          <w:rFonts w:ascii="바탕" w:eastAsia="바탕" w:hAnsi="바탕" w:hint="eastAsia"/>
          <w:szCs w:val="20"/>
        </w:rPr>
        <w:t>]</w:t>
      </w:r>
      <w:r>
        <w:rPr>
          <w:rFonts w:ascii="바탕" w:eastAsia="바탕" w:hAnsi="바탕"/>
          <w:szCs w:val="20"/>
        </w:rPr>
        <w:t xml:space="preserve">년의 기간 동안 투자자 및 회사의 </w:t>
      </w:r>
      <w:r>
        <w:rPr>
          <w:rFonts w:ascii="바탕" w:eastAsia="바탕" w:hAnsi="바탕" w:hint="eastAsia"/>
          <w:szCs w:val="20"/>
        </w:rPr>
        <w:t>동의</w:t>
      </w:r>
      <w:r>
        <w:rPr>
          <w:rFonts w:ascii="바탕" w:eastAsia="바탕" w:hAnsi="바탕"/>
          <w:szCs w:val="20"/>
        </w:rPr>
        <w:t xml:space="preserve"> 없이는 회사의 영업부류와 동일 또는 유사한 영업부류의 기업의 무한책임사원, 이사, 피용자가 </w:t>
      </w:r>
      <w:r>
        <w:rPr>
          <w:rFonts w:ascii="바탕" w:eastAsia="바탕" w:hAnsi="바탕"/>
          <w:szCs w:val="20"/>
        </w:rPr>
        <w:lastRenderedPageBreak/>
        <w:t xml:space="preserve">될 수 없다. </w:t>
      </w:r>
    </w:p>
    <w:p w14:paraId="5837BEE6" w14:textId="77777777" w:rsidR="00767677" w:rsidRDefault="00767677">
      <w:pPr>
        <w:pStyle w:val="af0"/>
        <w:wordWrap w:val="0"/>
        <w:spacing w:before="0" w:beforeAutospacing="0" w:after="0" w:afterAutospacing="0" w:line="276" w:lineRule="auto"/>
        <w:ind w:firstLine="495"/>
        <w:jc w:val="both"/>
        <w:rPr>
          <w:sz w:val="20"/>
          <w:szCs w:val="20"/>
        </w:rPr>
      </w:pPr>
    </w:p>
    <w:p w14:paraId="6DA357D7" w14:textId="77777777" w:rsidR="00767677" w:rsidRDefault="007A2C04">
      <w:pPr>
        <w:pStyle w:val="af0"/>
        <w:wordWrap w:val="0"/>
        <w:spacing w:before="105" w:beforeAutospacing="0" w:after="0" w:afterAutospacing="0" w:line="276" w:lineRule="auto"/>
        <w:jc w:val="both"/>
        <w:rPr>
          <w:b/>
          <w:sz w:val="20"/>
          <w:szCs w:val="20"/>
        </w:rPr>
      </w:pPr>
      <w:r>
        <w:rPr>
          <w:rFonts w:hint="eastAsia"/>
          <w:b/>
          <w:sz w:val="20"/>
          <w:szCs w:val="20"/>
        </w:rPr>
        <w:t>제</w:t>
      </w:r>
      <w:r>
        <w:rPr>
          <w:b/>
          <w:sz w:val="20"/>
          <w:szCs w:val="20"/>
        </w:rPr>
        <w:t>3조</w:t>
      </w:r>
      <w:r>
        <w:rPr>
          <w:rFonts w:hint="eastAsia"/>
          <w:b/>
          <w:sz w:val="20"/>
          <w:szCs w:val="20"/>
        </w:rPr>
        <w:t xml:space="preserve"> </w:t>
      </w:r>
      <w:r>
        <w:rPr>
          <w:b/>
          <w:sz w:val="20"/>
          <w:szCs w:val="20"/>
        </w:rPr>
        <w:t xml:space="preserve">(경업거래의 금지) </w:t>
      </w:r>
    </w:p>
    <w:p w14:paraId="2E6DCE97" w14:textId="77777777" w:rsidR="00767677" w:rsidRDefault="007A2C04">
      <w:pPr>
        <w:pStyle w:val="af0"/>
        <w:wordWrap w:val="0"/>
        <w:spacing w:before="0" w:beforeAutospacing="0" w:after="0" w:afterAutospacing="0" w:line="276" w:lineRule="auto"/>
        <w:ind w:leftChars="71" w:left="142"/>
        <w:jc w:val="both"/>
        <w:rPr>
          <w:sz w:val="20"/>
          <w:szCs w:val="20"/>
        </w:rPr>
      </w:pPr>
      <w:r>
        <w:rPr>
          <w:rFonts w:hint="eastAsia"/>
          <w:sz w:val="20"/>
          <w:szCs w:val="20"/>
        </w:rPr>
        <w:t>경업금지의무자는</w:t>
      </w:r>
      <w:r>
        <w:rPr>
          <w:sz w:val="20"/>
          <w:szCs w:val="20"/>
        </w:rPr>
        <w:t xml:space="preserve"> 회사에 재직하는 기간 동안 및 회사를 퇴사한 날로부터 </w:t>
      </w:r>
      <w:r>
        <w:rPr>
          <w:rFonts w:hint="eastAsia"/>
          <w:sz w:val="20"/>
          <w:szCs w:val="20"/>
        </w:rPr>
        <w:t>[</w:t>
      </w:r>
      <w:r>
        <w:rPr>
          <w:sz w:val="20"/>
          <w:szCs w:val="20"/>
        </w:rPr>
        <w:t>2</w:t>
      </w:r>
      <w:r>
        <w:rPr>
          <w:rFonts w:hint="eastAsia"/>
          <w:sz w:val="20"/>
          <w:szCs w:val="20"/>
        </w:rPr>
        <w:t>]</w:t>
      </w:r>
      <w:r>
        <w:rPr>
          <w:sz w:val="20"/>
          <w:szCs w:val="20"/>
        </w:rPr>
        <w:t xml:space="preserve">년의 기간 동안 투자자 및 회사의 </w:t>
      </w:r>
      <w:r>
        <w:rPr>
          <w:rFonts w:hint="eastAsia"/>
          <w:sz w:val="20"/>
          <w:szCs w:val="20"/>
        </w:rPr>
        <w:t>동의</w:t>
      </w:r>
      <w:r>
        <w:rPr>
          <w:sz w:val="20"/>
          <w:szCs w:val="20"/>
        </w:rPr>
        <w:t xml:space="preserve"> 없이는 자기 또는 제3자의 계산으로 회사의 영업부류와 동일 또는 유사한 영업부류에 속하는 거래를 하거나 기업을 운영할 수 없다. </w:t>
      </w:r>
    </w:p>
    <w:p w14:paraId="459B3785" w14:textId="77777777" w:rsidR="00767677" w:rsidRDefault="00767677">
      <w:pPr>
        <w:pStyle w:val="af0"/>
        <w:wordWrap w:val="0"/>
        <w:spacing w:before="0" w:beforeAutospacing="0" w:after="0" w:afterAutospacing="0" w:line="276" w:lineRule="auto"/>
        <w:ind w:firstLine="495"/>
        <w:jc w:val="both"/>
        <w:rPr>
          <w:sz w:val="20"/>
          <w:szCs w:val="20"/>
        </w:rPr>
      </w:pPr>
    </w:p>
    <w:p w14:paraId="6EADB9C9" w14:textId="77777777" w:rsidR="00767677" w:rsidRDefault="007A2C04">
      <w:pPr>
        <w:pStyle w:val="af0"/>
        <w:wordWrap w:val="0"/>
        <w:spacing w:before="105" w:beforeAutospacing="0" w:after="0" w:afterAutospacing="0" w:line="276" w:lineRule="auto"/>
        <w:jc w:val="both"/>
        <w:rPr>
          <w:b/>
          <w:sz w:val="20"/>
          <w:szCs w:val="20"/>
        </w:rPr>
      </w:pPr>
      <w:r>
        <w:rPr>
          <w:rFonts w:hint="eastAsia"/>
          <w:b/>
          <w:sz w:val="20"/>
          <w:szCs w:val="20"/>
        </w:rPr>
        <w:t>제</w:t>
      </w:r>
      <w:r>
        <w:rPr>
          <w:b/>
          <w:sz w:val="20"/>
          <w:szCs w:val="20"/>
        </w:rPr>
        <w:t>5조</w:t>
      </w:r>
      <w:r>
        <w:rPr>
          <w:rFonts w:hint="eastAsia"/>
          <w:b/>
          <w:sz w:val="20"/>
          <w:szCs w:val="20"/>
        </w:rPr>
        <w:t xml:space="preserve"> </w:t>
      </w:r>
      <w:r>
        <w:rPr>
          <w:b/>
          <w:sz w:val="20"/>
          <w:szCs w:val="20"/>
        </w:rPr>
        <w:t xml:space="preserve">(약정의 종료) </w:t>
      </w:r>
    </w:p>
    <w:p w14:paraId="19BD575F" w14:textId="5BC4BEF6" w:rsidR="00767677" w:rsidRDefault="007A2C04">
      <w:pPr>
        <w:pStyle w:val="af0"/>
        <w:wordWrap w:val="0"/>
        <w:spacing w:before="0" w:beforeAutospacing="0" w:after="0" w:afterAutospacing="0" w:line="276" w:lineRule="auto"/>
        <w:ind w:leftChars="71" w:left="142"/>
        <w:jc w:val="both"/>
        <w:rPr>
          <w:sz w:val="20"/>
          <w:szCs w:val="20"/>
        </w:rPr>
      </w:pPr>
      <w:r>
        <w:rPr>
          <w:rFonts w:hint="eastAsia"/>
          <w:sz w:val="20"/>
          <w:szCs w:val="20"/>
        </w:rPr>
        <w:t>회사</w:t>
      </w:r>
      <w:r>
        <w:rPr>
          <w:sz w:val="20"/>
          <w:szCs w:val="20"/>
        </w:rPr>
        <w:t xml:space="preserve">가 </w:t>
      </w:r>
      <w:r>
        <w:rPr>
          <w:rFonts w:hint="eastAsia"/>
          <w:sz w:val="20"/>
          <w:szCs w:val="20"/>
        </w:rPr>
        <w:t xml:space="preserve">회사의 주권을 </w:t>
      </w:r>
      <w:r w:rsidRPr="0033579F">
        <w:rPr>
          <w:rFonts w:hint="eastAsia"/>
          <w:sz w:val="20"/>
          <w:szCs w:val="20"/>
        </w:rPr>
        <w:t>유가증권시장에</w:t>
      </w:r>
      <w:r w:rsidRPr="0033579F">
        <w:rPr>
          <w:sz w:val="20"/>
          <w:szCs w:val="20"/>
        </w:rPr>
        <w:t xml:space="preserve"> </w:t>
      </w:r>
      <w:r w:rsidRPr="0033579F">
        <w:rPr>
          <w:rFonts w:hint="eastAsia"/>
          <w:sz w:val="20"/>
          <w:szCs w:val="20"/>
        </w:rPr>
        <w:t>상장하거나</w:t>
      </w:r>
      <w:r w:rsidRPr="0033579F">
        <w:rPr>
          <w:sz w:val="20"/>
          <w:szCs w:val="20"/>
        </w:rPr>
        <w:t xml:space="preserve"> </w:t>
      </w:r>
      <w:r w:rsidRPr="0033579F">
        <w:rPr>
          <w:rFonts w:hint="eastAsia"/>
          <w:sz w:val="20"/>
          <w:szCs w:val="20"/>
        </w:rPr>
        <w:t>코스닥시장에</w:t>
      </w:r>
      <w:r w:rsidRPr="0033579F">
        <w:rPr>
          <w:sz w:val="20"/>
          <w:szCs w:val="20"/>
        </w:rPr>
        <w:t xml:space="preserve"> </w:t>
      </w:r>
      <w:r w:rsidRPr="0033579F">
        <w:rPr>
          <w:rFonts w:hint="eastAsia"/>
          <w:sz w:val="20"/>
          <w:szCs w:val="20"/>
        </w:rPr>
        <w:t>등록하는</w:t>
      </w:r>
      <w:r w:rsidRPr="0033579F">
        <w:rPr>
          <w:sz w:val="20"/>
          <w:szCs w:val="20"/>
        </w:rPr>
        <w:t xml:space="preserve"> </w:t>
      </w:r>
      <w:r w:rsidRPr="0033579F">
        <w:rPr>
          <w:rFonts w:hint="eastAsia"/>
          <w:sz w:val="20"/>
          <w:szCs w:val="20"/>
        </w:rPr>
        <w:t>날</w:t>
      </w:r>
      <w:r>
        <w:rPr>
          <w:sz w:val="20"/>
          <w:szCs w:val="20"/>
        </w:rPr>
        <w:t xml:space="preserve"> 본 </w:t>
      </w:r>
      <w:r>
        <w:rPr>
          <w:rFonts w:hint="eastAsia"/>
          <w:sz w:val="20"/>
          <w:szCs w:val="20"/>
        </w:rPr>
        <w:t>약정</w:t>
      </w:r>
      <w:r>
        <w:rPr>
          <w:sz w:val="20"/>
          <w:szCs w:val="20"/>
        </w:rPr>
        <w:t>이 종료되는 것으로 한다.</w:t>
      </w:r>
      <w:r w:rsidR="0033579F">
        <w:rPr>
          <w:rFonts w:hint="eastAsia"/>
          <w:sz w:val="20"/>
          <w:szCs w:val="20"/>
        </w:rPr>
        <w:t xml:space="preserve"> 본 약정의</w:t>
      </w:r>
      <w:r w:rsidR="0033579F" w:rsidRPr="0033579F">
        <w:rPr>
          <w:sz w:val="20"/>
          <w:szCs w:val="20"/>
        </w:rPr>
        <w:t xml:space="preserve"> 종료는 그 이전에 이미 발생한 권리·의무 및 손해배상청구에는 영향을 미치지 아니한다.</w:t>
      </w:r>
      <w:r w:rsidR="0033579F">
        <w:rPr>
          <w:rStyle w:val="af2"/>
          <w:sz w:val="20"/>
          <w:szCs w:val="20"/>
        </w:rPr>
        <w:footnoteReference w:id="45"/>
      </w:r>
    </w:p>
    <w:p w14:paraId="0FCD9B06" w14:textId="77777777" w:rsidR="00767677" w:rsidRDefault="00767677">
      <w:pPr>
        <w:pStyle w:val="af0"/>
        <w:wordWrap w:val="0"/>
        <w:spacing w:before="0" w:beforeAutospacing="0" w:after="0" w:afterAutospacing="0" w:line="276" w:lineRule="auto"/>
        <w:ind w:firstLine="495"/>
        <w:jc w:val="both"/>
        <w:rPr>
          <w:sz w:val="20"/>
          <w:szCs w:val="20"/>
        </w:rPr>
      </w:pPr>
    </w:p>
    <w:p w14:paraId="5DC101E8" w14:textId="77777777" w:rsidR="00767677" w:rsidRDefault="007A2C04">
      <w:pPr>
        <w:pStyle w:val="af0"/>
        <w:wordWrap w:val="0"/>
        <w:spacing w:before="105" w:beforeAutospacing="0" w:after="0" w:afterAutospacing="0" w:line="276" w:lineRule="auto"/>
        <w:jc w:val="both"/>
        <w:rPr>
          <w:b/>
          <w:sz w:val="20"/>
          <w:szCs w:val="20"/>
        </w:rPr>
      </w:pPr>
      <w:r>
        <w:rPr>
          <w:rFonts w:hint="eastAsia"/>
          <w:b/>
          <w:sz w:val="20"/>
          <w:szCs w:val="20"/>
        </w:rPr>
        <w:t>제</w:t>
      </w:r>
      <w:r>
        <w:rPr>
          <w:b/>
          <w:sz w:val="20"/>
          <w:szCs w:val="20"/>
        </w:rPr>
        <w:t>6조</w:t>
      </w:r>
      <w:r>
        <w:rPr>
          <w:rFonts w:hint="eastAsia"/>
          <w:b/>
          <w:sz w:val="20"/>
          <w:szCs w:val="20"/>
        </w:rPr>
        <w:t xml:space="preserve"> </w:t>
      </w:r>
      <w:r>
        <w:rPr>
          <w:b/>
          <w:sz w:val="20"/>
          <w:szCs w:val="20"/>
        </w:rPr>
        <w:t xml:space="preserve">(위반의 효과) </w:t>
      </w:r>
    </w:p>
    <w:p w14:paraId="5072FB1F" w14:textId="77777777" w:rsidR="00767677" w:rsidRDefault="007A2C04">
      <w:pPr>
        <w:pStyle w:val="a6"/>
        <w:numPr>
          <w:ilvl w:val="0"/>
          <w:numId w:val="4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Chars="0" w:left="426" w:hanging="284"/>
        <w:rPr>
          <w:rFonts w:ascii="바탕" w:eastAsia="바탕" w:hAnsi="바탕" w:cs="굴림"/>
          <w:color w:val="000000"/>
          <w:kern w:val="0"/>
          <w:szCs w:val="20"/>
        </w:rPr>
      </w:pPr>
      <w:r>
        <w:rPr>
          <w:rFonts w:ascii="바탕" w:eastAsia="바탕" w:hAnsi="바탕" w:cs="굴림"/>
          <w:color w:val="000000"/>
          <w:kern w:val="0"/>
          <w:szCs w:val="20"/>
        </w:rPr>
        <w:t xml:space="preserve">경업금지의무자가 본 약정을 위반하는 경우 </w:t>
      </w:r>
      <w:r>
        <w:rPr>
          <w:rFonts w:ascii="바탕" w:eastAsia="바탕" w:hAnsi="바탕" w:cs="굴림" w:hint="eastAsia"/>
          <w:color w:val="000000"/>
          <w:kern w:val="0"/>
          <w:szCs w:val="20"/>
        </w:rPr>
        <w:t xml:space="preserve">경업을 함으로써 취득한 </w:t>
      </w:r>
      <w:proofErr w:type="spellStart"/>
      <w:r>
        <w:rPr>
          <w:rFonts w:ascii="바탕" w:eastAsia="바탕" w:hAnsi="바탕" w:cs="굴림" w:hint="eastAsia"/>
          <w:color w:val="000000"/>
          <w:kern w:val="0"/>
          <w:szCs w:val="20"/>
        </w:rPr>
        <w:t>금원</w:t>
      </w:r>
      <w:proofErr w:type="spellEnd"/>
      <w:r>
        <w:rPr>
          <w:rFonts w:ascii="바탕" w:eastAsia="바탕" w:hAnsi="바탕" w:cs="굴림" w:hint="eastAsia"/>
          <w:color w:val="000000"/>
          <w:kern w:val="0"/>
          <w:szCs w:val="20"/>
        </w:rPr>
        <w:t xml:space="preserve"> 내지 증권이 있는 경우에는 해당 </w:t>
      </w:r>
      <w:proofErr w:type="spellStart"/>
      <w:r>
        <w:rPr>
          <w:rFonts w:ascii="바탕" w:eastAsia="바탕" w:hAnsi="바탕" w:cs="굴림" w:hint="eastAsia"/>
          <w:color w:val="000000"/>
          <w:kern w:val="0"/>
          <w:szCs w:val="20"/>
        </w:rPr>
        <w:t>금원</w:t>
      </w:r>
      <w:proofErr w:type="spellEnd"/>
      <w:r>
        <w:rPr>
          <w:rFonts w:ascii="바탕" w:eastAsia="바탕" w:hAnsi="바탕" w:cs="굴림" w:hint="eastAsia"/>
          <w:color w:val="000000"/>
          <w:kern w:val="0"/>
          <w:szCs w:val="20"/>
        </w:rPr>
        <w:t xml:space="preserve"> 내지 증권을 투자자 또는 회사에게 지급 또는 교부하여야 하고, 이러한 </w:t>
      </w:r>
      <w:proofErr w:type="spellStart"/>
      <w:r>
        <w:rPr>
          <w:rFonts w:ascii="바탕" w:eastAsia="바탕" w:hAnsi="바탕" w:cs="굴림" w:hint="eastAsia"/>
          <w:color w:val="000000"/>
          <w:kern w:val="0"/>
          <w:szCs w:val="20"/>
        </w:rPr>
        <w:t>금원</w:t>
      </w:r>
      <w:proofErr w:type="spellEnd"/>
      <w:r>
        <w:rPr>
          <w:rFonts w:ascii="바탕" w:eastAsia="바탕" w:hAnsi="바탕" w:cs="굴림" w:hint="eastAsia"/>
          <w:color w:val="000000"/>
          <w:kern w:val="0"/>
          <w:szCs w:val="20"/>
        </w:rPr>
        <w:t xml:space="preserve"> 내지 증권이 금 </w:t>
      </w:r>
      <w:r>
        <w:rPr>
          <w:rFonts w:ascii="바탕" w:eastAsia="바탕" w:hAnsi="바탕" w:cs="굴림"/>
          <w:color w:val="000000"/>
          <w:kern w:val="0"/>
          <w:szCs w:val="20"/>
        </w:rPr>
        <w:t>[50,000,000]</w:t>
      </w:r>
      <w:r>
        <w:rPr>
          <w:rFonts w:ascii="바탕" w:eastAsia="바탕" w:hAnsi="바탕" w:cs="굴림" w:hint="eastAsia"/>
          <w:color w:val="000000"/>
          <w:kern w:val="0"/>
          <w:szCs w:val="20"/>
        </w:rPr>
        <w:t>원에 못 미치는 경우 그 차액을,</w:t>
      </w:r>
      <w:r>
        <w:rPr>
          <w:rFonts w:ascii="바탕" w:eastAsia="바탕" w:hAnsi="바탕" w:cs="굴림"/>
          <w:color w:val="000000"/>
          <w:kern w:val="0"/>
          <w:szCs w:val="20"/>
        </w:rPr>
        <w:t xml:space="preserve"> </w:t>
      </w:r>
      <w:r>
        <w:rPr>
          <w:rFonts w:ascii="바탕" w:eastAsia="바탕" w:hAnsi="바탕" w:cs="굴림" w:hint="eastAsia"/>
          <w:color w:val="000000"/>
          <w:kern w:val="0"/>
          <w:szCs w:val="20"/>
        </w:rPr>
        <w:t xml:space="preserve">경업을 함으로써 취득한 </w:t>
      </w:r>
      <w:proofErr w:type="spellStart"/>
      <w:r>
        <w:rPr>
          <w:rFonts w:ascii="바탕" w:eastAsia="바탕" w:hAnsi="바탕" w:cs="굴림" w:hint="eastAsia"/>
          <w:color w:val="000000"/>
          <w:kern w:val="0"/>
          <w:szCs w:val="20"/>
        </w:rPr>
        <w:t>금원</w:t>
      </w:r>
      <w:proofErr w:type="spellEnd"/>
      <w:r>
        <w:rPr>
          <w:rFonts w:ascii="바탕" w:eastAsia="바탕" w:hAnsi="바탕" w:cs="굴림" w:hint="eastAsia"/>
          <w:color w:val="000000"/>
          <w:kern w:val="0"/>
          <w:szCs w:val="20"/>
        </w:rPr>
        <w:t xml:space="preserve"> 내지 증권이 없는 경우에는 금 </w:t>
      </w:r>
      <w:r>
        <w:rPr>
          <w:rFonts w:ascii="바탕" w:eastAsia="바탕" w:hAnsi="바탕" w:cs="굴림"/>
          <w:color w:val="000000"/>
          <w:kern w:val="0"/>
          <w:szCs w:val="20"/>
        </w:rPr>
        <w:t>[50,000,000</w:t>
      </w:r>
      <w:r>
        <w:rPr>
          <w:rFonts w:ascii="바탕" w:eastAsia="바탕" w:hAnsi="바탕" w:cs="굴림" w:hint="eastAsia"/>
          <w:color w:val="000000"/>
          <w:kern w:val="0"/>
          <w:szCs w:val="20"/>
        </w:rPr>
        <w:t>]원을 투자자 또는 회사에게 위약벌로서 지급하여야 한다.</w:t>
      </w:r>
      <w:r>
        <w:rPr>
          <w:rFonts w:ascii="바탕" w:eastAsia="바탕" w:hAnsi="바탕" w:cs="굴림"/>
          <w:color w:val="000000"/>
          <w:kern w:val="0"/>
          <w:szCs w:val="20"/>
        </w:rPr>
        <w:t xml:space="preserve"> </w:t>
      </w:r>
    </w:p>
    <w:p w14:paraId="6618A5EE" w14:textId="77777777" w:rsidR="00767677" w:rsidRDefault="007A2C04">
      <w:pPr>
        <w:pStyle w:val="a6"/>
        <w:numPr>
          <w:ilvl w:val="0"/>
          <w:numId w:val="4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Chars="0" w:left="426" w:hanging="284"/>
        <w:rPr>
          <w:rFonts w:ascii="바탕" w:eastAsia="바탕" w:hAnsi="바탕" w:cs="굴림"/>
          <w:color w:val="000000"/>
          <w:kern w:val="0"/>
          <w:szCs w:val="20"/>
        </w:rPr>
      </w:pPr>
      <w:r>
        <w:rPr>
          <w:rFonts w:ascii="바탕" w:eastAsia="바탕" w:hAnsi="바탕" w:cs="굴림" w:hint="eastAsia"/>
          <w:color w:val="000000"/>
          <w:kern w:val="0"/>
          <w:szCs w:val="20"/>
        </w:rPr>
        <w:t xml:space="preserve">투자자 및 회사가 경업금지의무자로부터 전항의 </w:t>
      </w:r>
      <w:proofErr w:type="spellStart"/>
      <w:r>
        <w:rPr>
          <w:rFonts w:ascii="바탕" w:eastAsia="바탕" w:hAnsi="바탕" w:cs="굴림" w:hint="eastAsia"/>
          <w:color w:val="000000"/>
          <w:kern w:val="0"/>
          <w:szCs w:val="20"/>
        </w:rPr>
        <w:t>금원</w:t>
      </w:r>
      <w:proofErr w:type="spellEnd"/>
      <w:r>
        <w:rPr>
          <w:rFonts w:ascii="바탕" w:eastAsia="바탕" w:hAnsi="바탕" w:cs="굴림" w:hint="eastAsia"/>
          <w:color w:val="000000"/>
          <w:kern w:val="0"/>
          <w:szCs w:val="20"/>
        </w:rPr>
        <w:t xml:space="preserve"> 내지 증권을 지급 또는 교부 받는 경우 이를 동등하게 분배하기로 한다.</w:t>
      </w:r>
      <w:r>
        <w:rPr>
          <w:rFonts w:ascii="바탕" w:eastAsia="바탕" w:hAnsi="바탕" w:cs="굴림"/>
          <w:color w:val="000000"/>
          <w:kern w:val="0"/>
          <w:szCs w:val="20"/>
        </w:rPr>
        <w:t xml:space="preserve"> </w:t>
      </w:r>
    </w:p>
    <w:p w14:paraId="5AA29B36" w14:textId="77777777" w:rsidR="00767677" w:rsidRDefault="007A2C04">
      <w:pPr>
        <w:pStyle w:val="a6"/>
        <w:numPr>
          <w:ilvl w:val="0"/>
          <w:numId w:val="44"/>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Chars="0" w:left="426" w:hanging="284"/>
        <w:rPr>
          <w:rFonts w:ascii="바탕" w:eastAsia="바탕" w:hAnsi="바탕"/>
          <w:color w:val="000000"/>
          <w:szCs w:val="20"/>
        </w:rPr>
      </w:pPr>
      <w:r>
        <w:rPr>
          <w:rFonts w:ascii="바탕" w:eastAsia="바탕" w:hAnsi="바탕" w:cs="굴림"/>
          <w:color w:val="000000"/>
          <w:kern w:val="0"/>
          <w:szCs w:val="20"/>
        </w:rPr>
        <w:t>이해관계인 이외의 경업금지의무자가 본 약정을 위반한 경우 위반자는 회사에게 그로 인하여 입은 손해를</w:t>
      </w:r>
      <w:r>
        <w:rPr>
          <w:rFonts w:ascii="바탕" w:eastAsia="바탕" w:hAnsi="바탕"/>
          <w:color w:val="000000"/>
          <w:szCs w:val="20"/>
        </w:rPr>
        <w:t xml:space="preserve"> 배상하여야 한다. </w:t>
      </w:r>
    </w:p>
    <w:sectPr w:rsidR="00767677" w:rsidSect="00835553">
      <w:footerReference w:type="default" r:id="rId12"/>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pgNumType w:start="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L Partners" w:date="2025-03-11T09:52:00Z" w:initials="SLP">
    <w:p w14:paraId="297F1CA4" w14:textId="77777777" w:rsidR="00B45299" w:rsidRDefault="005A2B11" w:rsidP="00B45299">
      <w:pPr>
        <w:pStyle w:val="aa"/>
      </w:pPr>
      <w:r>
        <w:rPr>
          <w:rStyle w:val="a9"/>
        </w:rPr>
        <w:annotationRef/>
      </w:r>
      <w:r w:rsidR="00B45299">
        <w:t xml:space="preserve">We have explicitly clarified that the representations and warranties are given as of both the date of this Agreement and the closing date. Under the prior wording, there was a risk of misinterpretation that they would only apply between the date of contract execution and the closing date. </w:t>
      </w:r>
    </w:p>
    <w:p w14:paraId="0C7A79CD" w14:textId="77777777" w:rsidR="00B45299" w:rsidRDefault="00B45299" w:rsidP="00B45299">
      <w:pPr>
        <w:pStyle w:val="aa"/>
      </w:pPr>
    </w:p>
    <w:p w14:paraId="106E3D90" w14:textId="77777777" w:rsidR="00B45299" w:rsidRDefault="00B45299" w:rsidP="00B45299">
      <w:pPr>
        <w:pStyle w:val="aa"/>
      </w:pPr>
      <w:r>
        <w:t xml:space="preserve">본계약 체결시점과 거래종결일 시점을 기준으로 진술과 보장을 한다는 취지로 명확히 규정하였습니다. 기존 문구의 경우에는 계약체결일부터 거래종결일까지만 적용된다고 잘못 해석될 가능성도 배제될 수 없을 것으로 보입니다. </w:t>
      </w:r>
    </w:p>
  </w:comment>
  <w:comment w:id="11" w:author="SL Partners" w:date="2025-03-11T09:16:00Z" w:initials="SLP">
    <w:p w14:paraId="5F308F68" w14:textId="77777777" w:rsidR="00B45299" w:rsidRDefault="004803BC" w:rsidP="00B45299">
      <w:pPr>
        <w:pStyle w:val="aa"/>
      </w:pPr>
      <w:r>
        <w:rPr>
          <w:rStyle w:val="a9"/>
        </w:rPr>
        <w:annotationRef/>
      </w:r>
      <w:r w:rsidR="00B45299">
        <w:t>This provision stipulates that the investment funds shall not be used to repay the Company’s debts. However, any new liabilities the Company may incur as a result of breaching this Agreement are excluded from the scope of this restriction and we have included this language to include such liabilities arising from a breach of this Agreement.</w:t>
      </w:r>
    </w:p>
    <w:p w14:paraId="64FA80E4" w14:textId="77777777" w:rsidR="00B45299" w:rsidRDefault="00B45299" w:rsidP="00B45299">
      <w:pPr>
        <w:pStyle w:val="aa"/>
      </w:pPr>
    </w:p>
    <w:p w14:paraId="792F8B2F" w14:textId="77777777" w:rsidR="00B45299" w:rsidRDefault="00B45299" w:rsidP="00B45299">
      <w:pPr>
        <w:pStyle w:val="aa"/>
      </w:pPr>
      <w:r>
        <w:t xml:space="preserve">본 조항은 회사의 부채상환을 위하여는 투자금을 사용할 수 없도록 규정하고 있습니다. </w:t>
      </w:r>
    </w:p>
    <w:p w14:paraId="2FFB7A8B" w14:textId="77777777" w:rsidR="00B45299" w:rsidRDefault="00B45299" w:rsidP="00B45299">
      <w:pPr>
        <w:pStyle w:val="aa"/>
      </w:pPr>
    </w:p>
    <w:p w14:paraId="5E8E8F53" w14:textId="77777777" w:rsidR="00B45299" w:rsidRDefault="00B45299" w:rsidP="00B45299">
      <w:pPr>
        <w:pStyle w:val="aa"/>
      </w:pPr>
      <w:r>
        <w:t xml:space="preserve">다만 본 계약을 위반함으로써 회사가 새롭게 부담할 수 있는 부채는 적용대상에서 제외하였습니다. </w:t>
      </w:r>
    </w:p>
  </w:comment>
  <w:comment w:id="20" w:author="SL Partners" w:date="2025-03-11T09:47:00Z" w:initials="SLP">
    <w:p w14:paraId="32412122" w14:textId="77777777" w:rsidR="00CE518D" w:rsidRDefault="00DD2665" w:rsidP="00CE518D">
      <w:pPr>
        <w:pStyle w:val="aa"/>
      </w:pPr>
      <w:r>
        <w:rPr>
          <w:rStyle w:val="a9"/>
        </w:rPr>
        <w:annotationRef/>
      </w:r>
      <w:r w:rsidR="00CE518D">
        <w:t xml:space="preserve">We have clarified the language to reflect that the point in time to be considered for purposes of obtaining an approval or notice shall be the date of the BOD resolution or (if a BOD resolution is not required) the date on which a final decision for the management decision is made. </w:t>
      </w:r>
    </w:p>
    <w:p w14:paraId="07A0D904" w14:textId="77777777" w:rsidR="00CE518D" w:rsidRDefault="00CE518D" w:rsidP="00CE518D">
      <w:pPr>
        <w:pStyle w:val="aa"/>
      </w:pPr>
    </w:p>
    <w:p w14:paraId="33F4C3BE" w14:textId="77777777" w:rsidR="00CE518D" w:rsidRDefault="00CE518D" w:rsidP="00CE518D">
      <w:pPr>
        <w:pStyle w:val="aa"/>
      </w:pPr>
      <w:r>
        <w:t xml:space="preserve">경영사항에 대하여 사전 동의를 받기 위한 기준시점을 이사회 결의일 또는이사회 결의사항이 아닌 경우 그러한 최종 의사결정일로 명확히 규정하였습니다. </w:t>
      </w:r>
    </w:p>
  </w:comment>
  <w:comment w:id="34" w:author="SL Partners" w:date="2025-03-11T09:23:00Z" w:initials="SLP">
    <w:p w14:paraId="00936464" w14:textId="0CEC17B7" w:rsidR="00E4762C" w:rsidRDefault="0089704B" w:rsidP="00E4762C">
      <w:pPr>
        <w:pStyle w:val="aa"/>
      </w:pPr>
      <w:r>
        <w:rPr>
          <w:rStyle w:val="a9"/>
        </w:rPr>
        <w:annotationRef/>
      </w:r>
      <w:r w:rsidR="00E4762C">
        <w:t xml:space="preserve">We have expanded the list of items that may be designated as requiring prior consent, including significant management matters or major contracts. </w:t>
      </w:r>
    </w:p>
    <w:p w14:paraId="317F006F" w14:textId="77777777" w:rsidR="00E4762C" w:rsidRDefault="00E4762C" w:rsidP="00E4762C">
      <w:pPr>
        <w:pStyle w:val="aa"/>
      </w:pPr>
    </w:p>
    <w:p w14:paraId="70406D53" w14:textId="77777777" w:rsidR="00E4762C" w:rsidRDefault="00E4762C" w:rsidP="00E4762C">
      <w:pPr>
        <w:pStyle w:val="aa"/>
        <w:numPr>
          <w:ilvl w:val="0"/>
          <w:numId w:val="77"/>
        </w:numPr>
      </w:pPr>
      <w:r>
        <w:t>Any contract that grants or obtains from the counterparty an exclusive, sole, or preferential right.</w:t>
      </w:r>
    </w:p>
    <w:p w14:paraId="72AF0E09" w14:textId="77777777" w:rsidR="00E4762C" w:rsidRDefault="00E4762C" w:rsidP="00E4762C">
      <w:pPr>
        <w:pStyle w:val="aa"/>
        <w:numPr>
          <w:ilvl w:val="0"/>
          <w:numId w:val="77"/>
        </w:numPr>
      </w:pPr>
      <w:r>
        <w:t>Any collectively bargained agreement entered into with a labor union or Company employees, regardless of its name (including, without limitation, collective bargaining agreements, wage agreements, or labor-management agreements).</w:t>
      </w:r>
    </w:p>
    <w:p w14:paraId="40BA61AF" w14:textId="77777777" w:rsidR="00E4762C" w:rsidRDefault="00E4762C" w:rsidP="00E4762C">
      <w:pPr>
        <w:pStyle w:val="aa"/>
        <w:numPr>
          <w:ilvl w:val="0"/>
          <w:numId w:val="77"/>
        </w:numPr>
      </w:pPr>
      <w:r>
        <w:t>Any agreement concerning the licensing of intellectual property rights.</w:t>
      </w:r>
    </w:p>
    <w:p w14:paraId="49425E80" w14:textId="77777777" w:rsidR="00E4762C" w:rsidRDefault="00E4762C" w:rsidP="00E4762C">
      <w:pPr>
        <w:pStyle w:val="aa"/>
        <w:numPr>
          <w:ilvl w:val="0"/>
          <w:numId w:val="77"/>
        </w:numPr>
      </w:pPr>
      <w:r>
        <w:t>Any settlement or compromise agreement in connection with litigation or customer claims.</w:t>
      </w:r>
    </w:p>
    <w:p w14:paraId="12302BDF" w14:textId="77777777" w:rsidR="00E4762C" w:rsidRDefault="00E4762C" w:rsidP="00E4762C">
      <w:pPr>
        <w:pStyle w:val="aa"/>
        <w:numPr>
          <w:ilvl w:val="0"/>
          <w:numId w:val="77"/>
        </w:numPr>
      </w:pPr>
      <w:r>
        <w:t>Any contract entered into with a governmental authority.</w:t>
      </w:r>
    </w:p>
    <w:p w14:paraId="5D0FB58B" w14:textId="77777777" w:rsidR="00E4762C" w:rsidRDefault="00E4762C" w:rsidP="00E4762C">
      <w:pPr>
        <w:pStyle w:val="aa"/>
      </w:pPr>
    </w:p>
    <w:p w14:paraId="0BC69E05" w14:textId="77777777" w:rsidR="00E4762C" w:rsidRDefault="00E4762C" w:rsidP="00E4762C">
      <w:pPr>
        <w:pStyle w:val="aa"/>
      </w:pPr>
      <w:r>
        <w:t xml:space="preserve">주요 경영사항 내지 주요계약 등 사전 동의사항으로 추가할 수 있는 사항들을 추가하였습니다. </w:t>
      </w:r>
    </w:p>
  </w:comment>
  <w:comment w:id="52" w:author="SL Partners" w:date="2025-03-11T09:30:00Z" w:initials="SLP">
    <w:p w14:paraId="7648F68A" w14:textId="77777777" w:rsidR="00CE518D" w:rsidRDefault="00C47362" w:rsidP="00CE518D">
      <w:pPr>
        <w:pStyle w:val="aa"/>
      </w:pPr>
      <w:r>
        <w:rPr>
          <w:rStyle w:val="a9"/>
        </w:rPr>
        <w:annotationRef/>
      </w:r>
      <w:r w:rsidR="00CE518D">
        <w:t xml:space="preserve">We have incorporated a provision ensuring that the investor’s nominee director is granted the opportunity to attend the Board meetings. </w:t>
      </w:r>
    </w:p>
    <w:p w14:paraId="68270883" w14:textId="77777777" w:rsidR="00CE518D" w:rsidRDefault="00CE518D" w:rsidP="00CE518D">
      <w:pPr>
        <w:pStyle w:val="aa"/>
      </w:pPr>
    </w:p>
    <w:p w14:paraId="3CD16362" w14:textId="77777777" w:rsidR="00CE518D" w:rsidRDefault="00CE518D" w:rsidP="00CE518D">
      <w:pPr>
        <w:pStyle w:val="aa"/>
      </w:pPr>
      <w:r>
        <w:t xml:space="preserve">투자자 지명이사를 이사회에 참석할 기회를 보장하는 규정을 추가하였습니다. </w:t>
      </w:r>
    </w:p>
  </w:comment>
  <w:comment w:id="62" w:author="SL Partners" w:date="2025-03-11T09:31:00Z" w:initials="SLP">
    <w:p w14:paraId="3EDC0ABB" w14:textId="77777777" w:rsidR="00214E5C" w:rsidRDefault="00C47362" w:rsidP="00214E5C">
      <w:pPr>
        <w:pStyle w:val="aa"/>
      </w:pPr>
      <w:r>
        <w:rPr>
          <w:rStyle w:val="a9"/>
        </w:rPr>
        <w:annotationRef/>
      </w:r>
      <w:r w:rsidR="00214E5C">
        <w:t xml:space="preserve">In addition to the investor’s prior consent right on certain management matters, the Company could consider adding this  provision which would designate certain Board resolutions that must be resolved by the Board in the presence of the Investor's nominee director. This way the Investor's side would be able to oversee and confirm whether the Company's operations are properly conducted.  </w:t>
      </w:r>
    </w:p>
    <w:p w14:paraId="1A94726A" w14:textId="77777777" w:rsidR="00214E5C" w:rsidRDefault="00214E5C" w:rsidP="00214E5C">
      <w:pPr>
        <w:pStyle w:val="aa"/>
      </w:pPr>
    </w:p>
    <w:p w14:paraId="582328F7" w14:textId="77777777" w:rsidR="00214E5C" w:rsidRDefault="00214E5C" w:rsidP="00214E5C">
      <w:pPr>
        <w:pStyle w:val="aa"/>
      </w:pPr>
      <w:r>
        <w:t xml:space="preserve">투자자의 경영상 사전동의사항 외에도 이사회에 투자자 지명이사가 참석한다면, 이사회 결의사항을 미리 지정하여 투자자 지명이사로 하여금 회사 경영이 적절하게 이루어지고 있는지 관리감독할 수 있도록 규정을 추가할 수 있습니다. </w:t>
      </w:r>
    </w:p>
  </w:comment>
  <w:comment w:id="157" w:author="SL Partners" w:date="2025-03-11T09:49:00Z" w:initials="SLP">
    <w:p w14:paraId="0A9DF335" w14:textId="77777777" w:rsidR="004177DC" w:rsidRDefault="00EF2534" w:rsidP="004177DC">
      <w:pPr>
        <w:pStyle w:val="aa"/>
      </w:pPr>
      <w:r>
        <w:rPr>
          <w:rStyle w:val="a9"/>
        </w:rPr>
        <w:annotationRef/>
      </w:r>
      <w:r w:rsidR="004177DC">
        <w:t xml:space="preserve">We have added additional rights for the investor in connection with an initial public offering (IPO). </w:t>
      </w:r>
    </w:p>
    <w:p w14:paraId="6887F3D2" w14:textId="77777777" w:rsidR="004177DC" w:rsidRDefault="004177DC" w:rsidP="004177DC">
      <w:pPr>
        <w:pStyle w:val="aa"/>
      </w:pPr>
    </w:p>
    <w:p w14:paraId="42A1A8A3" w14:textId="77777777" w:rsidR="004177DC" w:rsidRDefault="004177DC" w:rsidP="004177DC">
      <w:pPr>
        <w:pStyle w:val="aa"/>
      </w:pPr>
      <w:r>
        <w:t>(4) Subject to applicable laws, upon an initial public offering (“IPO”), the Investor shall have the right to participate in the secondary sale of its shares in proportion to its shareholding percentage (for purposes of clarity, meaning the percentage that the Investor’s shares represent out of all outstanding shares of the Company held by all shareholders at the time of the IPO), on terms no less favorable than those offered to any other shareholder of the Company (excluding the Investor).</w:t>
      </w:r>
    </w:p>
    <w:p w14:paraId="4ECF5DE4" w14:textId="77777777" w:rsidR="004177DC" w:rsidRDefault="004177DC" w:rsidP="004177DC">
      <w:pPr>
        <w:pStyle w:val="aa"/>
      </w:pPr>
      <w:r>
        <w:t>(5) Without the Investor’s prior written consent, the Company shall not grant any other shareholder any IPO-related rights (including, without limitation, any demand right for an IPO or the right to sell existing shares) on terms that are more favorable or equivalent to those granted to the Investor under this Article.</w:t>
      </w:r>
    </w:p>
    <w:p w14:paraId="0451C428" w14:textId="77777777" w:rsidR="004177DC" w:rsidRDefault="004177DC" w:rsidP="004177DC">
      <w:pPr>
        <w:pStyle w:val="aa"/>
      </w:pPr>
    </w:p>
    <w:p w14:paraId="4FDEDB37" w14:textId="77777777" w:rsidR="004177DC" w:rsidRDefault="004177DC" w:rsidP="004177DC">
      <w:pPr>
        <w:pStyle w:val="aa"/>
      </w:pPr>
    </w:p>
    <w:p w14:paraId="1E8641A6" w14:textId="77777777" w:rsidR="004177DC" w:rsidRDefault="004177DC" w:rsidP="004177DC">
      <w:pPr>
        <w:pStyle w:val="aa"/>
      </w:pPr>
      <w:r>
        <w:t xml:space="preserve">기업공개시 투자자의 권리를 추가하였습니다. </w:t>
      </w:r>
    </w:p>
  </w:comment>
  <w:comment w:id="167" w:author="SL Partners" w:date="2025-03-11T10:01:00Z" w:initials="SLP">
    <w:p w14:paraId="33239F8B" w14:textId="77777777" w:rsidR="004177DC" w:rsidRDefault="00E4762C" w:rsidP="004177DC">
      <w:pPr>
        <w:pStyle w:val="aa"/>
      </w:pPr>
      <w:r>
        <w:rPr>
          <w:rStyle w:val="a9"/>
        </w:rPr>
        <w:annotationRef/>
      </w:r>
      <w:r w:rsidR="004177DC">
        <w:t xml:space="preserve">It appears that this provision contemplates proceeding with a par value split (“stock split”) in the event that the conversion price, once adjusted, drops below the shares’ par value. However, if the conversion price has already fallen below par value, a subsequent re-fixing following the stock split would likely result in the conversion price remaining below par value once again. Under the relevant legal framework in Korea, most notably Article 418 of the Korean Commercial Code, conversion prices set below par value are generally not permissible and, as such, the conversion price would effectively be fixed at par value. </w:t>
      </w:r>
    </w:p>
    <w:p w14:paraId="78AC699D" w14:textId="77777777" w:rsidR="004177DC" w:rsidRDefault="004177DC" w:rsidP="004177DC">
      <w:pPr>
        <w:pStyle w:val="aa"/>
      </w:pPr>
    </w:p>
    <w:p w14:paraId="1E63E35F" w14:textId="77777777" w:rsidR="004177DC" w:rsidRDefault="004177DC" w:rsidP="004177DC">
      <w:pPr>
        <w:pStyle w:val="aa"/>
      </w:pPr>
      <w:r>
        <w:t xml:space="preserve">전환가격 조정 후 전환가격이 액면가 미만이 되는 경우에 액면분할까지 진행하는 것을 고려한 규정으로 보입니다. 그러나, 이미 전환가격이 액면가 미만이 된 이상 액면분할을 하더라도 액면분할에 따른 리픽싱이 다시 이루어져 다시 액면가 미만의 가격이 될 것으로 보입니다. 전환가격이 액면가 미만인 경우에는 관련 법령상 액면가 미만의 전환가격은 인정될 수 없고 전환가격이 액면가로 fix될 것으로 보입니다. </w:t>
      </w:r>
    </w:p>
  </w:comment>
  <w:comment w:id="170" w:author="SL Partners" w:date="2025-03-10T22:36:00Z" w:initials="SLP">
    <w:p w14:paraId="0D4B5039" w14:textId="77777777" w:rsidR="004177DC" w:rsidRDefault="0067574C" w:rsidP="004177DC">
      <w:pPr>
        <w:pStyle w:val="aa"/>
      </w:pPr>
      <w:r>
        <w:rPr>
          <w:rStyle w:val="a9"/>
        </w:rPr>
        <w:annotationRef/>
      </w:r>
      <w:r w:rsidR="004177DC">
        <w:t xml:space="preserve">In order to revise the reps and warranties to be more comprehensive, we have revised the language (focusing on key items), so that the representations and warranties also cover more detailed factual matters. If, from the Company’s or any interested party’s perspective, these provisions seem too extensive, you may suggest adding qualifiers such as “to the knowledge of the Company and its affiliates” or “in all material respects,” which effectively would narrow the scope. </w:t>
      </w:r>
    </w:p>
    <w:p w14:paraId="1D51578D" w14:textId="77777777" w:rsidR="004177DC" w:rsidRDefault="004177DC" w:rsidP="004177DC">
      <w:pPr>
        <w:pStyle w:val="aa"/>
      </w:pPr>
    </w:p>
    <w:p w14:paraId="54988294" w14:textId="77777777" w:rsidR="004177DC" w:rsidRDefault="004177DC" w:rsidP="004177DC">
      <w:pPr>
        <w:pStyle w:val="aa"/>
      </w:pPr>
      <w:r>
        <w:t xml:space="preserve">전반적으로 진술과 보장이 촘촘한 편은 아닌 것으로 보입니다. 진술과 보장이 세부적인 사실관계에 대하여도 적용될 수 있도록 중요한 item 위주로 문구를 수정하였습니다. </w:t>
      </w:r>
    </w:p>
    <w:p w14:paraId="79D6571B" w14:textId="77777777" w:rsidR="004177DC" w:rsidRDefault="004177DC" w:rsidP="004177DC">
      <w:pPr>
        <w:pStyle w:val="aa"/>
      </w:pPr>
    </w:p>
    <w:p w14:paraId="6C880186" w14:textId="77777777" w:rsidR="004177DC" w:rsidRDefault="004177DC" w:rsidP="004177DC">
      <w:pPr>
        <w:pStyle w:val="aa"/>
      </w:pPr>
      <w:r>
        <w:t xml:space="preserve">회사 및 이해관계인 입장에서 너무 과하다고 판단되신다면, “회사 및 이해관계인이 알고 있는 한" 또는 "중요한 면에서" 라는 waiver를 추가하면 될 것으로 생각됩니다.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6E3D90" w15:done="0"/>
  <w15:commentEx w15:paraId="5E8E8F53" w15:done="0"/>
  <w15:commentEx w15:paraId="33F4C3BE" w15:done="0"/>
  <w15:commentEx w15:paraId="0BC69E05" w15:done="0"/>
  <w15:commentEx w15:paraId="3CD16362" w15:done="0"/>
  <w15:commentEx w15:paraId="582328F7" w15:done="0"/>
  <w15:commentEx w15:paraId="1E8641A6" w15:done="0"/>
  <w15:commentEx w15:paraId="1E63E35F" w15:done="0"/>
  <w15:commentEx w15:paraId="6C8801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1BB2B" w16cex:dateUtc="2025-03-11T00:52:00Z"/>
  <w16cex:commentExtensible w16cex:durableId="08EA346F" w16cex:dateUtc="2025-03-11T00:16:00Z"/>
  <w16cex:commentExtensible w16cex:durableId="21253A89" w16cex:dateUtc="2025-03-11T00:47:00Z"/>
  <w16cex:commentExtensible w16cex:durableId="30256295" w16cex:dateUtc="2025-03-11T00:23:00Z"/>
  <w16cex:commentExtensible w16cex:durableId="4F188EA3" w16cex:dateUtc="2025-03-11T00:30:00Z"/>
  <w16cex:commentExtensible w16cex:durableId="1F42369D" w16cex:dateUtc="2025-03-11T00:31:00Z"/>
  <w16cex:commentExtensible w16cex:durableId="2E00F150" w16cex:dateUtc="2025-03-11T00:49:00Z"/>
  <w16cex:commentExtensible w16cex:durableId="76BAD9BA" w16cex:dateUtc="2025-03-11T01:01:00Z"/>
  <w16cex:commentExtensible w16cex:durableId="082F7906" w16cex:dateUtc="2025-03-10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6E3D90" w16cid:durableId="2D31BB2B"/>
  <w16cid:commentId w16cid:paraId="5E8E8F53" w16cid:durableId="08EA346F"/>
  <w16cid:commentId w16cid:paraId="33F4C3BE" w16cid:durableId="21253A89"/>
  <w16cid:commentId w16cid:paraId="0BC69E05" w16cid:durableId="30256295"/>
  <w16cid:commentId w16cid:paraId="3CD16362" w16cid:durableId="4F188EA3"/>
  <w16cid:commentId w16cid:paraId="582328F7" w16cid:durableId="1F42369D"/>
  <w16cid:commentId w16cid:paraId="1E8641A6" w16cid:durableId="2E00F150"/>
  <w16cid:commentId w16cid:paraId="1E63E35F" w16cid:durableId="76BAD9BA"/>
  <w16cid:commentId w16cid:paraId="6C880186" w16cid:durableId="082F79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14C1" w14:textId="77777777" w:rsidR="00586660" w:rsidRDefault="00586660">
      <w:pPr>
        <w:spacing w:after="0" w:line="240" w:lineRule="auto"/>
      </w:pPr>
      <w:r>
        <w:separator/>
      </w:r>
    </w:p>
  </w:endnote>
  <w:endnote w:type="continuationSeparator" w:id="0">
    <w:p w14:paraId="1EAE79AE" w14:textId="77777777" w:rsidR="00586660" w:rsidRDefault="0058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명조">
    <w:altName w:val="바탕"/>
    <w:charset w:val="81"/>
    <w:family w:val="roman"/>
    <w:pitch w:val="variable"/>
    <w:sig w:usb0="800002A7" w:usb1="09D7FCFB" w:usb2="00000010" w:usb3="00000000" w:csb0="002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바탕" w:eastAsia="바탕" w:hAnsi="바탕"/>
      </w:rPr>
      <w:id w:val="-1895962973"/>
      <w:docPartObj>
        <w:docPartGallery w:val="Page Numbers (Bottom of Page)"/>
        <w:docPartUnique/>
      </w:docPartObj>
    </w:sdtPr>
    <w:sdtContent>
      <w:p w14:paraId="6DAE4B67" w14:textId="77777777" w:rsidR="00767677" w:rsidRDefault="007A2C04">
        <w:pPr>
          <w:pStyle w:val="a8"/>
          <w:jc w:val="center"/>
          <w:rPr>
            <w:rFonts w:ascii="바탕" w:eastAsia="바탕" w:hAnsi="바탕"/>
          </w:rPr>
        </w:pPr>
        <w:r>
          <w:rPr>
            <w:rFonts w:ascii="바탕" w:eastAsia="바탕" w:hAnsi="바탕"/>
          </w:rPr>
          <w:t xml:space="preserve">- </w:t>
        </w:r>
        <w:r>
          <w:rPr>
            <w:rFonts w:ascii="바탕" w:eastAsia="바탕" w:hAnsi="바탕"/>
          </w:rPr>
          <w:fldChar w:fldCharType="begin"/>
        </w:r>
        <w:r>
          <w:rPr>
            <w:rFonts w:ascii="바탕" w:eastAsia="바탕" w:hAnsi="바탕"/>
          </w:rPr>
          <w:instrText>PAGE   \* MERGEFORMAT</w:instrText>
        </w:r>
        <w:r>
          <w:rPr>
            <w:rFonts w:ascii="바탕" w:eastAsia="바탕" w:hAnsi="바탕"/>
          </w:rPr>
          <w:fldChar w:fldCharType="separate"/>
        </w:r>
        <w:r>
          <w:rPr>
            <w:rFonts w:ascii="바탕" w:eastAsia="바탕" w:hAnsi="바탕"/>
            <w:noProof/>
            <w:lang w:val="ko-KR"/>
          </w:rPr>
          <w:t>3</w:t>
        </w:r>
        <w:r>
          <w:rPr>
            <w:rFonts w:ascii="바탕" w:eastAsia="바탕" w:hAnsi="바탕"/>
          </w:rPr>
          <w:fldChar w:fldCharType="end"/>
        </w:r>
        <w:r>
          <w:rPr>
            <w:rFonts w:ascii="바탕" w:eastAsia="바탕" w:hAnsi="바탕"/>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7B74" w14:textId="77777777" w:rsidR="00586660" w:rsidRDefault="00586660">
      <w:pPr>
        <w:spacing w:after="0" w:line="240" w:lineRule="auto"/>
      </w:pPr>
      <w:r>
        <w:separator/>
      </w:r>
    </w:p>
  </w:footnote>
  <w:footnote w:type="continuationSeparator" w:id="0">
    <w:p w14:paraId="6D5855F4" w14:textId="77777777" w:rsidR="00586660" w:rsidRDefault="00586660">
      <w:pPr>
        <w:spacing w:after="0" w:line="240" w:lineRule="auto"/>
      </w:pPr>
      <w:r>
        <w:continuationSeparator/>
      </w:r>
    </w:p>
  </w:footnote>
  <w:footnote w:id="1">
    <w:p w14:paraId="2DB77BF1" w14:textId="3BC1F025" w:rsidR="008F450C" w:rsidRDefault="008F450C">
      <w:pPr>
        <w:pStyle w:val="af1"/>
      </w:pPr>
      <w:r>
        <w:rPr>
          <w:rStyle w:val="af2"/>
        </w:rPr>
        <w:footnoteRef/>
      </w:r>
      <w:r>
        <w:t xml:space="preserve"> </w:t>
      </w:r>
      <w:r>
        <w:rPr>
          <w:rFonts w:hint="eastAsia"/>
        </w:rPr>
        <w:t>투자자가 1인인 경우 수정 필요.</w:t>
      </w:r>
    </w:p>
  </w:footnote>
  <w:footnote w:id="2">
    <w:p w14:paraId="5FFD52FD" w14:textId="0BB1D4FD" w:rsidR="00AC1419" w:rsidRPr="00AC1419" w:rsidRDefault="00AC1419">
      <w:pPr>
        <w:pStyle w:val="af1"/>
      </w:pPr>
      <w:r>
        <w:rPr>
          <w:rStyle w:val="af2"/>
        </w:rPr>
        <w:footnoteRef/>
      </w:r>
      <w:r>
        <w:t xml:space="preserve"> </w:t>
      </w:r>
      <w:bookmarkStart w:id="0" w:name="_Hlk164675592"/>
      <w:r>
        <w:rPr>
          <w:rFonts w:hint="eastAsia"/>
        </w:rPr>
        <w:t xml:space="preserve">산업통상자원부가 실시하는 소재부품기술개발사업 투자심사와 관련하여 체결되는 투자계약인 경우에는 </w:t>
      </w:r>
      <w:r w:rsidR="00F704BA">
        <w:rPr>
          <w:rFonts w:hint="eastAsia"/>
        </w:rPr>
        <w:t>해당</w:t>
      </w:r>
      <w:r>
        <w:rPr>
          <w:rFonts w:hint="eastAsia"/>
        </w:rPr>
        <w:t xml:space="preserve"> 조항</w:t>
      </w:r>
      <w:bookmarkEnd w:id="0"/>
      <w:r w:rsidR="00F704BA">
        <w:rPr>
          <w:rFonts w:hint="eastAsia"/>
        </w:rPr>
        <w:t xml:space="preserve"> 추가.</w:t>
      </w:r>
    </w:p>
  </w:footnote>
  <w:footnote w:id="3">
    <w:p w14:paraId="43E0F4A6" w14:textId="1ECE441C" w:rsidR="00B57518" w:rsidRDefault="00B57518">
      <w:pPr>
        <w:pStyle w:val="af1"/>
      </w:pPr>
      <w:r>
        <w:rPr>
          <w:rStyle w:val="af2"/>
        </w:rPr>
        <w:footnoteRef/>
      </w:r>
      <w:r>
        <w:t xml:space="preserve"> </w:t>
      </w:r>
      <w:r>
        <w:rPr>
          <w:rFonts w:hint="eastAsia"/>
        </w:rPr>
        <w:t xml:space="preserve">계약 해제의 통지 방법 추가. 해제의 의사표시를 쉽게 하고자 한다면 </w:t>
      </w:r>
      <w:r>
        <w:t>‘</w:t>
      </w:r>
      <w:r>
        <w:rPr>
          <w:rFonts w:hint="eastAsia"/>
        </w:rPr>
        <w:t>서면통지</w:t>
      </w:r>
      <w:r>
        <w:t>’</w:t>
      </w:r>
      <w:r>
        <w:rPr>
          <w:rFonts w:hint="eastAsia"/>
        </w:rPr>
        <w:t xml:space="preserve"> 삭제</w:t>
      </w:r>
      <w:r w:rsidR="00F704BA">
        <w:rPr>
          <w:rFonts w:hint="eastAsia"/>
        </w:rPr>
        <w:t>.</w:t>
      </w:r>
    </w:p>
  </w:footnote>
  <w:footnote w:id="4">
    <w:p w14:paraId="05AC20BC" w14:textId="608AD775" w:rsidR="0043271A" w:rsidRPr="0043271A" w:rsidRDefault="0043271A">
      <w:pPr>
        <w:pStyle w:val="af1"/>
      </w:pPr>
      <w:r>
        <w:rPr>
          <w:rStyle w:val="af2"/>
        </w:rPr>
        <w:footnoteRef/>
      </w:r>
      <w:r>
        <w:t xml:space="preserve"> </w:t>
      </w:r>
      <w:r>
        <w:rPr>
          <w:rFonts w:hint="eastAsia"/>
        </w:rPr>
        <w:t xml:space="preserve">펀드에 따라서는 </w:t>
      </w:r>
      <w:r>
        <w:t>“</w:t>
      </w:r>
      <w:r>
        <w:rPr>
          <w:rFonts w:hint="eastAsia"/>
        </w:rPr>
        <w:t>대상거래</w:t>
      </w:r>
      <w:r>
        <w:t>”</w:t>
      </w:r>
      <w:r>
        <w:rPr>
          <w:rFonts w:hint="eastAsia"/>
        </w:rPr>
        <w:t xml:space="preserve">의 유형을 </w:t>
      </w:r>
      <w:r>
        <w:t>‘</w:t>
      </w:r>
      <w:r>
        <w:rPr>
          <w:rFonts w:hint="eastAsia"/>
        </w:rPr>
        <w:t xml:space="preserve">자금의 대여 </w:t>
      </w:r>
      <w:r w:rsidR="002C3D74">
        <w:rPr>
          <w:rFonts w:hint="eastAsia"/>
        </w:rPr>
        <w:t>또</w:t>
      </w:r>
      <w:r>
        <w:rPr>
          <w:rFonts w:hint="eastAsia"/>
        </w:rPr>
        <w:t>는 제3자의 주식 매입</w:t>
      </w:r>
      <w:r>
        <w:t>’</w:t>
      </w:r>
      <w:proofErr w:type="spellStart"/>
      <w:r>
        <w:rPr>
          <w:rFonts w:hint="eastAsia"/>
        </w:rPr>
        <w:t>으로만</w:t>
      </w:r>
      <w:proofErr w:type="spellEnd"/>
      <w:r>
        <w:rPr>
          <w:rFonts w:hint="eastAsia"/>
        </w:rPr>
        <w:t xml:space="preserve"> 규정하고 있는 경우가 있으므로(2022 삼성-SBI ESG 펀드), 펀드 규약 확인 필요. </w:t>
      </w:r>
    </w:p>
  </w:footnote>
  <w:footnote w:id="5">
    <w:p w14:paraId="3D958211" w14:textId="1A99C033" w:rsidR="00035761" w:rsidRPr="00CC0401" w:rsidRDefault="00035761">
      <w:pPr>
        <w:pStyle w:val="af1"/>
      </w:pPr>
      <w:r>
        <w:rPr>
          <w:rStyle w:val="af2"/>
        </w:rPr>
        <w:footnoteRef/>
      </w:r>
      <w:r>
        <w:t xml:space="preserve"> </w:t>
      </w:r>
      <w:r w:rsidR="00D52CB0">
        <w:rPr>
          <w:rFonts w:hint="eastAsia"/>
        </w:rPr>
        <w:t xml:space="preserve">회사 경영에 </w:t>
      </w:r>
      <w:r w:rsidR="00CC0401">
        <w:rPr>
          <w:rFonts w:hint="eastAsia"/>
        </w:rPr>
        <w:t>보다 깊게 개입하</w:t>
      </w:r>
      <w:r w:rsidR="001C3AE3">
        <w:rPr>
          <w:rFonts w:hint="eastAsia"/>
        </w:rPr>
        <w:t>고자 할 경우</w:t>
      </w:r>
      <w:r w:rsidR="00CC0401">
        <w:rPr>
          <w:rFonts w:hint="eastAsia"/>
        </w:rPr>
        <w:t xml:space="preserve"> </w:t>
      </w:r>
      <w:r w:rsidR="00CC0401">
        <w:t>“</w:t>
      </w:r>
      <w:r w:rsidR="00CC0401" w:rsidRPr="00B25337">
        <w:rPr>
          <w:rFonts w:hint="eastAsia"/>
          <w:u w:val="single"/>
        </w:rPr>
        <w:t xml:space="preserve">사용하여야 하고, 당해 계좌의 사용내역을 매분기 종료 </w:t>
      </w:r>
      <w:r w:rsidR="002D5495" w:rsidRPr="00B25337">
        <w:rPr>
          <w:rFonts w:hint="eastAsia"/>
          <w:u w:val="single"/>
        </w:rPr>
        <w:t>후</w:t>
      </w:r>
      <w:r w:rsidR="002D5495" w:rsidRPr="00B25337">
        <w:rPr>
          <w:u w:val="single"/>
        </w:rPr>
        <w:t xml:space="preserve"> </w:t>
      </w:r>
      <w:r w:rsidR="002D5495" w:rsidRPr="00B25337">
        <w:rPr>
          <w:rFonts w:hint="eastAsia"/>
          <w:u w:val="single"/>
        </w:rPr>
        <w:t>10일</w:t>
      </w:r>
      <w:r w:rsidR="002D5495" w:rsidRPr="00B25337">
        <w:rPr>
          <w:u w:val="single"/>
        </w:rPr>
        <w:t xml:space="preserve"> </w:t>
      </w:r>
      <w:r w:rsidR="002D5495" w:rsidRPr="00B25337">
        <w:rPr>
          <w:rFonts w:hint="eastAsia"/>
          <w:u w:val="single"/>
        </w:rPr>
        <w:t>이내에</w:t>
      </w:r>
      <w:r w:rsidR="002D5495" w:rsidRPr="00B25337">
        <w:rPr>
          <w:u w:val="single"/>
        </w:rPr>
        <w:t xml:space="preserve"> </w:t>
      </w:r>
      <w:r w:rsidR="002D5495" w:rsidRPr="00B25337">
        <w:rPr>
          <w:rFonts w:hint="eastAsia"/>
          <w:u w:val="single"/>
        </w:rPr>
        <w:t>투자자에게</w:t>
      </w:r>
      <w:r w:rsidR="002D5495" w:rsidRPr="00B25337">
        <w:rPr>
          <w:u w:val="single"/>
        </w:rPr>
        <w:t xml:space="preserve"> </w:t>
      </w:r>
      <w:r w:rsidR="002D5495" w:rsidRPr="00B25337">
        <w:rPr>
          <w:rFonts w:hint="eastAsia"/>
          <w:u w:val="single"/>
        </w:rPr>
        <w:t>제출하여야</w:t>
      </w:r>
      <w:r w:rsidR="002D5495" w:rsidRPr="00B25337">
        <w:rPr>
          <w:u w:val="single"/>
        </w:rPr>
        <w:t xml:space="preserve"> </w:t>
      </w:r>
      <w:r w:rsidR="002D5495" w:rsidRPr="00B25337">
        <w:rPr>
          <w:rFonts w:hint="eastAsia"/>
          <w:u w:val="single"/>
        </w:rPr>
        <w:t>한다</w:t>
      </w:r>
      <w:r w:rsidR="002D5495">
        <w:rPr>
          <w:rFonts w:hint="eastAsia"/>
        </w:rPr>
        <w:t>.</w:t>
      </w:r>
      <w:r w:rsidR="002D5495">
        <w:t>”</w:t>
      </w:r>
      <w:r w:rsidR="002D5495">
        <w:rPr>
          <w:rFonts w:hint="eastAsia"/>
        </w:rPr>
        <w:t>고 기재</w:t>
      </w:r>
      <w:r w:rsidR="00F704BA">
        <w:rPr>
          <w:rFonts w:hint="eastAsia"/>
        </w:rPr>
        <w:t>.</w:t>
      </w:r>
    </w:p>
  </w:footnote>
  <w:footnote w:id="6">
    <w:p w14:paraId="13816E0D" w14:textId="3FDA460C" w:rsidR="0077697A" w:rsidRDefault="0077697A">
      <w:pPr>
        <w:pStyle w:val="af1"/>
      </w:pPr>
      <w:r>
        <w:rPr>
          <w:rStyle w:val="af2"/>
        </w:rPr>
        <w:footnoteRef/>
      </w:r>
      <w:r>
        <w:t xml:space="preserve"> </w:t>
      </w:r>
      <w:r w:rsidR="00F71DD6">
        <w:rPr>
          <w:rFonts w:hint="eastAsia"/>
        </w:rPr>
        <w:t xml:space="preserve">(조합 규약 확인 필요) </w:t>
      </w:r>
      <w:r>
        <w:rPr>
          <w:rFonts w:hint="eastAsia"/>
        </w:rPr>
        <w:t xml:space="preserve">투자자가 지정하는 회계법인을 통하여 실사를 받아야 함을 명확하게 나타내기 위하여 문구 추가. </w:t>
      </w:r>
      <w:r w:rsidR="00B10DD1">
        <w:rPr>
          <w:rFonts w:hint="eastAsia"/>
        </w:rPr>
        <w:t>만일 투자 후 1년 이내 실사는 투자자 지</w:t>
      </w:r>
      <w:r w:rsidR="00087577">
        <w:rPr>
          <w:rFonts w:hint="eastAsia"/>
        </w:rPr>
        <w:t>정 회계법인이 아니어도 된다면 문구 삭제</w:t>
      </w:r>
      <w:r w:rsidR="00F704BA">
        <w:rPr>
          <w:rFonts w:hint="eastAsia"/>
        </w:rPr>
        <w:t>.</w:t>
      </w:r>
    </w:p>
  </w:footnote>
  <w:footnote w:id="7">
    <w:p w14:paraId="32A05487" w14:textId="22A34C59" w:rsidR="009A25B0" w:rsidRDefault="009A25B0">
      <w:pPr>
        <w:pStyle w:val="af1"/>
      </w:pPr>
      <w:r>
        <w:rPr>
          <w:rStyle w:val="af2"/>
        </w:rPr>
        <w:footnoteRef/>
      </w:r>
      <w:r>
        <w:t xml:space="preserve"> </w:t>
      </w:r>
      <w:r>
        <w:rPr>
          <w:rFonts w:hint="eastAsia"/>
        </w:rPr>
        <w:t>단서를 아래와 같이 수정 가능.</w:t>
      </w:r>
    </w:p>
    <w:p w14:paraId="3B391C0F" w14:textId="7350CA9F" w:rsidR="009A25B0" w:rsidRPr="009A25B0" w:rsidRDefault="009A25B0">
      <w:pPr>
        <w:pStyle w:val="af1"/>
      </w:pPr>
      <w:r>
        <w:rPr>
          <w:rFonts w:hAnsi="바탕" w:hint="eastAsia"/>
        </w:rPr>
        <w:t>「</w:t>
      </w:r>
      <w:r w:rsidR="002C3D74" w:rsidRPr="00B25337">
        <w:rPr>
          <w:rFonts w:hAnsi="바탕" w:hint="eastAsia"/>
          <w:highlight w:val="yellow"/>
        </w:rPr>
        <w:t>단</w:t>
      </w:r>
      <w:r w:rsidR="002C3D74" w:rsidRPr="00B25337">
        <w:rPr>
          <w:rFonts w:hAnsi="바탕"/>
          <w:highlight w:val="yellow"/>
        </w:rPr>
        <w:t xml:space="preserve">, </w:t>
      </w:r>
      <w:r w:rsidRPr="00B25337">
        <w:rPr>
          <w:rFonts w:hint="eastAsia"/>
          <w:highlight w:val="yellow"/>
        </w:rPr>
        <w:t>회사는 투자 후 1년 이내의 기간에 의무적으로 투자금 사용내역에 관한 실사를 받되, 투자금 소진율이 70% 미만인 경우에는 투자자의 요청에 따라 실사시기를 1년 연장할 수 있다. 상기</w:t>
      </w:r>
      <w:r w:rsidRPr="00B25337">
        <w:rPr>
          <w:highlight w:val="yellow"/>
        </w:rPr>
        <w:t xml:space="preserve"> </w:t>
      </w:r>
      <w:r w:rsidRPr="00B25337">
        <w:rPr>
          <w:rFonts w:hint="eastAsia"/>
          <w:highlight w:val="yellow"/>
        </w:rPr>
        <w:t>투자금</w:t>
      </w:r>
      <w:r w:rsidRPr="00B25337">
        <w:rPr>
          <w:highlight w:val="yellow"/>
        </w:rPr>
        <w:t xml:space="preserve"> </w:t>
      </w:r>
      <w:r w:rsidRPr="00B25337">
        <w:rPr>
          <w:rFonts w:hint="eastAsia"/>
          <w:highlight w:val="yellow"/>
        </w:rPr>
        <w:t>사용내역</w:t>
      </w:r>
      <w:r w:rsidRPr="00B25337">
        <w:rPr>
          <w:highlight w:val="yellow"/>
        </w:rPr>
        <w:t xml:space="preserve"> </w:t>
      </w:r>
      <w:r w:rsidRPr="00B25337">
        <w:rPr>
          <w:rFonts w:hint="eastAsia"/>
          <w:highlight w:val="yellow"/>
        </w:rPr>
        <w:t>실사에</w:t>
      </w:r>
      <w:r w:rsidRPr="00B25337">
        <w:rPr>
          <w:highlight w:val="yellow"/>
        </w:rPr>
        <w:t xml:space="preserve"> </w:t>
      </w:r>
      <w:r w:rsidRPr="00B25337">
        <w:rPr>
          <w:rFonts w:hint="eastAsia"/>
          <w:highlight w:val="yellow"/>
        </w:rPr>
        <w:t>소요되는</w:t>
      </w:r>
      <w:r w:rsidRPr="00B25337">
        <w:rPr>
          <w:highlight w:val="yellow"/>
        </w:rPr>
        <w:t xml:space="preserve"> </w:t>
      </w:r>
      <w:r w:rsidRPr="00B25337">
        <w:rPr>
          <w:rFonts w:hint="eastAsia"/>
          <w:highlight w:val="yellow"/>
        </w:rPr>
        <w:t>비용은</w:t>
      </w:r>
      <w:r w:rsidRPr="00B25337">
        <w:rPr>
          <w:highlight w:val="yellow"/>
        </w:rPr>
        <w:t xml:space="preserve"> </w:t>
      </w:r>
      <w:r w:rsidRPr="00B25337">
        <w:rPr>
          <w:rFonts w:hint="eastAsia"/>
          <w:highlight w:val="yellow"/>
        </w:rPr>
        <w:t>투자자가</w:t>
      </w:r>
      <w:r w:rsidRPr="00B25337">
        <w:rPr>
          <w:highlight w:val="yellow"/>
        </w:rPr>
        <w:t xml:space="preserve"> </w:t>
      </w:r>
      <w:r w:rsidRPr="00B25337">
        <w:rPr>
          <w:rFonts w:hint="eastAsia"/>
          <w:highlight w:val="yellow"/>
        </w:rPr>
        <w:t>부담하기로</w:t>
      </w:r>
      <w:r w:rsidRPr="00B25337">
        <w:rPr>
          <w:highlight w:val="yellow"/>
        </w:rPr>
        <w:t xml:space="preserve"> </w:t>
      </w:r>
      <w:r w:rsidRPr="00B25337">
        <w:rPr>
          <w:rFonts w:hint="eastAsia"/>
          <w:highlight w:val="yellow"/>
        </w:rPr>
        <w:t>하되,</w:t>
      </w:r>
      <w:r w:rsidRPr="00B25337">
        <w:rPr>
          <w:highlight w:val="yellow"/>
        </w:rPr>
        <w:t xml:space="preserve"> </w:t>
      </w:r>
      <w:r w:rsidRPr="00B25337">
        <w:rPr>
          <w:rFonts w:hint="eastAsia"/>
          <w:highlight w:val="yellow"/>
        </w:rPr>
        <w:t>실사</w:t>
      </w:r>
      <w:r w:rsidRPr="00B25337">
        <w:rPr>
          <w:highlight w:val="yellow"/>
        </w:rPr>
        <w:t xml:space="preserve"> </w:t>
      </w:r>
      <w:r w:rsidRPr="00B25337">
        <w:rPr>
          <w:rFonts w:hint="eastAsia"/>
          <w:highlight w:val="yellow"/>
        </w:rPr>
        <w:t>결과</w:t>
      </w:r>
      <w:r w:rsidRPr="00B25337">
        <w:rPr>
          <w:highlight w:val="yellow"/>
        </w:rPr>
        <w:t xml:space="preserve"> </w:t>
      </w:r>
      <w:r w:rsidRPr="00B25337">
        <w:rPr>
          <w:rFonts w:hint="eastAsia"/>
          <w:highlight w:val="yellow"/>
        </w:rPr>
        <w:t>투자금</w:t>
      </w:r>
      <w:r w:rsidRPr="00B25337">
        <w:rPr>
          <w:highlight w:val="yellow"/>
        </w:rPr>
        <w:t xml:space="preserve"> </w:t>
      </w:r>
      <w:r w:rsidRPr="00B25337">
        <w:rPr>
          <w:rFonts w:hint="eastAsia"/>
          <w:highlight w:val="yellow"/>
        </w:rPr>
        <w:t>사용용도</w:t>
      </w:r>
      <w:r w:rsidRPr="00B25337">
        <w:rPr>
          <w:highlight w:val="yellow"/>
        </w:rPr>
        <w:t xml:space="preserve"> </w:t>
      </w:r>
      <w:r w:rsidRPr="00B25337">
        <w:rPr>
          <w:rFonts w:hint="eastAsia"/>
          <w:highlight w:val="yellow"/>
        </w:rPr>
        <w:t>위반이</w:t>
      </w:r>
      <w:r w:rsidRPr="00B25337">
        <w:rPr>
          <w:highlight w:val="yellow"/>
        </w:rPr>
        <w:t xml:space="preserve"> </w:t>
      </w:r>
      <w:r w:rsidRPr="00B25337">
        <w:rPr>
          <w:rFonts w:hint="eastAsia"/>
          <w:highlight w:val="yellow"/>
        </w:rPr>
        <w:t>발견되었을</w:t>
      </w:r>
      <w:r w:rsidRPr="00B25337">
        <w:rPr>
          <w:highlight w:val="yellow"/>
        </w:rPr>
        <w:t xml:space="preserve"> </w:t>
      </w:r>
      <w:r w:rsidRPr="00B25337">
        <w:rPr>
          <w:rFonts w:hint="eastAsia"/>
          <w:highlight w:val="yellow"/>
        </w:rPr>
        <w:t>경우</w:t>
      </w:r>
      <w:r w:rsidRPr="00B25337">
        <w:rPr>
          <w:highlight w:val="yellow"/>
        </w:rPr>
        <w:t xml:space="preserve"> </w:t>
      </w:r>
      <w:r w:rsidRPr="00B25337">
        <w:rPr>
          <w:rFonts w:hint="eastAsia"/>
          <w:highlight w:val="yellow"/>
        </w:rPr>
        <w:t>회사가</w:t>
      </w:r>
      <w:r w:rsidRPr="00B25337">
        <w:rPr>
          <w:highlight w:val="yellow"/>
        </w:rPr>
        <w:t xml:space="preserve"> </w:t>
      </w:r>
      <w:r w:rsidRPr="00B25337">
        <w:rPr>
          <w:rFonts w:hint="eastAsia"/>
          <w:highlight w:val="yellow"/>
        </w:rPr>
        <w:t>부담하여야</w:t>
      </w:r>
      <w:r w:rsidRPr="00B25337">
        <w:rPr>
          <w:highlight w:val="yellow"/>
        </w:rPr>
        <w:t xml:space="preserve"> </w:t>
      </w:r>
      <w:r w:rsidRPr="00B25337">
        <w:rPr>
          <w:rFonts w:hint="eastAsia"/>
          <w:highlight w:val="yellow"/>
        </w:rPr>
        <w:t>한다.</w:t>
      </w:r>
      <w:r>
        <w:rPr>
          <w:rFonts w:hAnsi="바탕" w:hint="eastAsia"/>
        </w:rPr>
        <w:t>」</w:t>
      </w:r>
    </w:p>
  </w:footnote>
  <w:footnote w:id="8">
    <w:p w14:paraId="0E302158" w14:textId="53F406D8" w:rsidR="00E74B0C" w:rsidRDefault="00E74B0C">
      <w:pPr>
        <w:pStyle w:val="af1"/>
      </w:pPr>
      <w:r>
        <w:rPr>
          <w:rStyle w:val="af2"/>
        </w:rPr>
        <w:footnoteRef/>
      </w:r>
      <w:r>
        <w:t xml:space="preserve"> </w:t>
      </w:r>
      <w:r>
        <w:rPr>
          <w:rFonts w:hint="eastAsia"/>
        </w:rPr>
        <w:t>규약</w:t>
      </w:r>
      <w:r w:rsidR="00560B96">
        <w:rPr>
          <w:rFonts w:hint="eastAsia"/>
        </w:rPr>
        <w:t>(2022삼성SBI ESG</w:t>
      </w:r>
      <w:r w:rsidR="00B30B40">
        <w:rPr>
          <w:rFonts w:hint="eastAsia"/>
        </w:rPr>
        <w:t xml:space="preserve">, 2022대신-SBI </w:t>
      </w:r>
      <w:proofErr w:type="spellStart"/>
      <w:r w:rsidR="00B30B40">
        <w:rPr>
          <w:rFonts w:hint="eastAsia"/>
        </w:rPr>
        <w:t>코넥스</w:t>
      </w:r>
      <w:proofErr w:type="spellEnd"/>
      <w:r w:rsidR="00560B96">
        <w:rPr>
          <w:rFonts w:hint="eastAsia"/>
        </w:rPr>
        <w:t>)</w:t>
      </w:r>
      <w:r>
        <w:rPr>
          <w:rFonts w:hint="eastAsia"/>
        </w:rPr>
        <w:t>의 내용에 따라서는 아래와 같이 수정 가능.</w:t>
      </w:r>
    </w:p>
    <w:p w14:paraId="2AF0ECDE" w14:textId="3809BF9A" w:rsidR="00E74B0C" w:rsidRPr="00E74B0C" w:rsidRDefault="00E74B0C">
      <w:pPr>
        <w:pStyle w:val="af1"/>
      </w:pPr>
      <w:r>
        <w:rPr>
          <w:rFonts w:hAnsi="바탕" w:hint="eastAsia"/>
        </w:rPr>
        <w:t>「</w:t>
      </w:r>
      <w:r w:rsidR="00B30B40" w:rsidRPr="00B25337">
        <w:rPr>
          <w:rFonts w:hAnsi="바탕" w:hint="eastAsia"/>
          <w:highlight w:val="yellow"/>
        </w:rPr>
        <w:t>단</w:t>
      </w:r>
      <w:r w:rsidR="00B30B40" w:rsidRPr="00B25337">
        <w:rPr>
          <w:rFonts w:hAnsi="바탕"/>
          <w:highlight w:val="yellow"/>
        </w:rPr>
        <w:t xml:space="preserve">, </w:t>
      </w:r>
      <w:r w:rsidRPr="00B25337">
        <w:rPr>
          <w:rFonts w:hAnsi="바탕" w:hint="eastAsia"/>
          <w:highlight w:val="yellow"/>
        </w:rPr>
        <w:t>회사는</w:t>
      </w:r>
      <w:r w:rsidRPr="00B25337">
        <w:rPr>
          <w:rFonts w:hAnsi="바탕"/>
          <w:highlight w:val="yellow"/>
        </w:rPr>
        <w:t xml:space="preserve"> </w:t>
      </w:r>
      <w:r w:rsidR="00560B96">
        <w:rPr>
          <w:rFonts w:hAnsi="바탕" w:hint="eastAsia"/>
          <w:highlight w:val="yellow"/>
        </w:rPr>
        <w:t xml:space="preserve">투자금 </w:t>
      </w:r>
      <w:r w:rsidRPr="00B25337">
        <w:rPr>
          <w:rFonts w:hAnsi="바탕" w:hint="eastAsia"/>
          <w:highlight w:val="yellow"/>
        </w:rPr>
        <w:t>납입일로부터</w:t>
      </w:r>
      <w:r w:rsidRPr="00B25337">
        <w:rPr>
          <w:rFonts w:hAnsi="바탕"/>
          <w:highlight w:val="yellow"/>
        </w:rPr>
        <w:t xml:space="preserve"> 1년이 경과한 날 또는 </w:t>
      </w:r>
      <w:r w:rsidR="00164B94">
        <w:rPr>
          <w:rFonts w:hAnsi="바탕" w:hint="eastAsia"/>
          <w:highlight w:val="yellow"/>
        </w:rPr>
        <w:t xml:space="preserve">투자자에 의하여 </w:t>
      </w:r>
      <w:r w:rsidR="00560B96">
        <w:rPr>
          <w:rFonts w:hAnsi="바탕" w:hint="eastAsia"/>
          <w:highlight w:val="yellow"/>
        </w:rPr>
        <w:t>투자금 소진</w:t>
      </w:r>
      <w:r w:rsidRPr="00B25337">
        <w:rPr>
          <w:rFonts w:hAnsi="바탕"/>
          <w:highlight w:val="yellow"/>
        </w:rPr>
        <w:t xml:space="preserve">을 완료한 </w:t>
      </w:r>
      <w:r w:rsidR="00164B94">
        <w:rPr>
          <w:rFonts w:hAnsi="바탕" w:hint="eastAsia"/>
          <w:highlight w:val="yellow"/>
        </w:rPr>
        <w:t xml:space="preserve">것으로 파악된 </w:t>
      </w:r>
      <w:r w:rsidRPr="00B25337">
        <w:rPr>
          <w:rFonts w:hAnsi="바탕"/>
          <w:highlight w:val="yellow"/>
        </w:rPr>
        <w:t>날 중 먼저 도래하는 날로부터 30일 이내</w:t>
      </w:r>
      <w:r w:rsidR="00560B96">
        <w:rPr>
          <w:rFonts w:hAnsi="바탕" w:hint="eastAsia"/>
          <w:highlight w:val="yellow"/>
        </w:rPr>
        <w:t>에</w:t>
      </w:r>
      <w:r w:rsidRPr="00B25337">
        <w:rPr>
          <w:rFonts w:hAnsi="바탕"/>
          <w:highlight w:val="yellow"/>
        </w:rPr>
        <w:t xml:space="preserve"> </w:t>
      </w:r>
      <w:r w:rsidR="001D0C34">
        <w:rPr>
          <w:rFonts w:hAnsi="바탕" w:hint="eastAsia"/>
          <w:highlight w:val="yellow"/>
        </w:rPr>
        <w:t>(</w:t>
      </w:r>
      <w:r w:rsidR="00511FDB">
        <w:rPr>
          <w:rFonts w:hAnsi="바탕" w:hint="eastAsia"/>
          <w:highlight w:val="yellow"/>
        </w:rPr>
        <w:t>투자자가 지정하는</w:t>
      </w:r>
      <w:r w:rsidR="001D0C34">
        <w:rPr>
          <w:rFonts w:hAnsi="바탕" w:hint="eastAsia"/>
          <w:highlight w:val="yellow"/>
        </w:rPr>
        <w:t>)</w:t>
      </w:r>
      <w:r w:rsidR="00511FDB">
        <w:rPr>
          <w:rFonts w:hAnsi="바탕" w:hint="eastAsia"/>
          <w:highlight w:val="yellow"/>
        </w:rPr>
        <w:t xml:space="preserve"> 회계법인을 통하여 </w:t>
      </w:r>
      <w:r w:rsidR="00560B96">
        <w:rPr>
          <w:rFonts w:hAnsi="바탕" w:hint="eastAsia"/>
          <w:highlight w:val="yellow"/>
        </w:rPr>
        <w:t>투자금 사용내</w:t>
      </w:r>
      <w:r w:rsidRPr="00B25337">
        <w:rPr>
          <w:rFonts w:hAnsi="바탕"/>
          <w:highlight w:val="yellow"/>
        </w:rPr>
        <w:t>역</w:t>
      </w:r>
      <w:r w:rsidR="00DC42CF">
        <w:rPr>
          <w:rFonts w:hAnsi="바탕" w:hint="eastAsia"/>
          <w:highlight w:val="yellow"/>
        </w:rPr>
        <w:t xml:space="preserve">에 대한 </w:t>
      </w:r>
      <w:r w:rsidRPr="00B25337">
        <w:rPr>
          <w:rFonts w:hAnsi="바탕" w:hint="eastAsia"/>
          <w:highlight w:val="yellow"/>
        </w:rPr>
        <w:t>실사를</w:t>
      </w:r>
      <w:r w:rsidRPr="00B25337">
        <w:rPr>
          <w:rFonts w:hAnsi="바탕"/>
          <w:highlight w:val="yellow"/>
        </w:rPr>
        <w:t xml:space="preserve"> </w:t>
      </w:r>
      <w:r w:rsidRPr="00B25337">
        <w:rPr>
          <w:rFonts w:hAnsi="바탕" w:hint="eastAsia"/>
          <w:highlight w:val="yellow"/>
        </w:rPr>
        <w:t>받아야</w:t>
      </w:r>
      <w:r w:rsidRPr="00B25337">
        <w:rPr>
          <w:rFonts w:hAnsi="바탕"/>
          <w:highlight w:val="yellow"/>
        </w:rPr>
        <w:t xml:space="preserve"> </w:t>
      </w:r>
      <w:r w:rsidRPr="00B25337">
        <w:rPr>
          <w:rFonts w:hAnsi="바탕" w:hint="eastAsia"/>
          <w:highlight w:val="yellow"/>
        </w:rPr>
        <w:t>한다</w:t>
      </w:r>
      <w:r w:rsidRPr="00B25337">
        <w:rPr>
          <w:rFonts w:hAnsi="바탕"/>
          <w:highlight w:val="yellow"/>
        </w:rPr>
        <w:t>.</w:t>
      </w:r>
      <w:r>
        <w:rPr>
          <w:rFonts w:hAnsi="바탕" w:hint="eastAsia"/>
        </w:rPr>
        <w:t>」</w:t>
      </w:r>
    </w:p>
  </w:footnote>
  <w:footnote w:id="9">
    <w:p w14:paraId="73F4BB96" w14:textId="10394AF7" w:rsidR="008778F7" w:rsidRPr="008778F7" w:rsidRDefault="008778F7">
      <w:pPr>
        <w:pStyle w:val="af1"/>
      </w:pPr>
      <w:r>
        <w:rPr>
          <w:rStyle w:val="af2"/>
        </w:rPr>
        <w:footnoteRef/>
      </w:r>
      <w:r>
        <w:t xml:space="preserve"> </w:t>
      </w:r>
      <w:r>
        <w:rPr>
          <w:rFonts w:hint="eastAsia"/>
        </w:rPr>
        <w:t>[</w:t>
      </w:r>
      <w:proofErr w:type="spellStart"/>
      <w:r>
        <w:rPr>
          <w:rFonts w:hint="eastAsia"/>
        </w:rPr>
        <w:t>소부장</w:t>
      </w:r>
      <w:proofErr w:type="spellEnd"/>
      <w:r>
        <w:rPr>
          <w:rFonts w:hint="eastAsia"/>
        </w:rPr>
        <w:t xml:space="preserve"> 내용 추가] 투자금 상환금지 기간 이내에 투자금을 </w:t>
      </w:r>
      <w:r w:rsidR="00F704BA">
        <w:rPr>
          <w:rFonts w:hAnsi="바탕" w:hint="eastAsia"/>
        </w:rPr>
        <w:t>「</w:t>
      </w:r>
      <w:r w:rsidR="00F704BA">
        <w:rPr>
          <w:rFonts w:hint="eastAsia"/>
        </w:rPr>
        <w:t xml:space="preserve">해당 투자기관으로의 부채상환, 투기적 목적(원금 </w:t>
      </w:r>
      <w:proofErr w:type="spellStart"/>
      <w:r w:rsidR="00F704BA">
        <w:rPr>
          <w:rFonts w:hint="eastAsia"/>
        </w:rPr>
        <w:t>미보장</w:t>
      </w:r>
      <w:proofErr w:type="spellEnd"/>
      <w:r w:rsidR="00F704BA">
        <w:rPr>
          <w:rFonts w:hint="eastAsia"/>
        </w:rPr>
        <w:t xml:space="preserve">)의 금융상품 예치, 제3자 </w:t>
      </w:r>
      <w:proofErr w:type="spellStart"/>
      <w:r w:rsidR="00F704BA">
        <w:rPr>
          <w:rFonts w:hint="eastAsia"/>
        </w:rPr>
        <w:t>자금대여</w:t>
      </w:r>
      <w:r w:rsidR="00F704BA">
        <w:rPr>
          <w:rFonts w:hAnsi="바탕" w:hint="eastAsia"/>
        </w:rPr>
        <w:t>」</w:t>
      </w:r>
      <w:r w:rsidR="00F704BA">
        <w:rPr>
          <w:rFonts w:hint="eastAsia"/>
        </w:rPr>
        <w:t>등</w:t>
      </w:r>
      <w:proofErr w:type="spellEnd"/>
      <w:r w:rsidR="00F704BA">
        <w:rPr>
          <w:rFonts w:hint="eastAsia"/>
        </w:rPr>
        <w:t xml:space="preserve"> 기술개발 사업 취지에 반하여 사용하지 않을 것임을 명시.</w:t>
      </w:r>
    </w:p>
  </w:footnote>
  <w:footnote w:id="10">
    <w:p w14:paraId="51F96580" w14:textId="35B25FC7" w:rsidR="00C02751" w:rsidRPr="00C02751" w:rsidRDefault="00C02751">
      <w:pPr>
        <w:pStyle w:val="af1"/>
      </w:pPr>
      <w:r>
        <w:rPr>
          <w:rStyle w:val="af2"/>
        </w:rPr>
        <w:footnoteRef/>
      </w:r>
      <w:r>
        <w:t xml:space="preserve"> </w:t>
      </w:r>
      <w:r>
        <w:rPr>
          <w:rFonts w:hint="eastAsia"/>
        </w:rPr>
        <w:t>투자금 사용에 대한 감독을 강화하기 위한 조항.</w:t>
      </w:r>
    </w:p>
  </w:footnote>
  <w:footnote w:id="11">
    <w:p w14:paraId="5B8A2FA6" w14:textId="2351E2E1" w:rsidR="0073389F" w:rsidRPr="0073389F" w:rsidRDefault="0073389F">
      <w:pPr>
        <w:pStyle w:val="af1"/>
      </w:pPr>
      <w:r>
        <w:rPr>
          <w:rStyle w:val="af2"/>
        </w:rPr>
        <w:footnoteRef/>
      </w:r>
      <w:r>
        <w:t xml:space="preserve"> </w:t>
      </w:r>
      <w:r>
        <w:rPr>
          <w:rFonts w:hint="eastAsia"/>
        </w:rPr>
        <w:t>서면동의를 얻어 시행한 사항에 대하여 결과를 통지할 의무를 추가</w:t>
      </w:r>
      <w:r w:rsidR="00F704BA">
        <w:rPr>
          <w:rFonts w:hint="eastAsia"/>
        </w:rPr>
        <w:t>.</w:t>
      </w:r>
    </w:p>
  </w:footnote>
  <w:footnote w:id="12">
    <w:p w14:paraId="65B22559" w14:textId="75E07EE9" w:rsidR="00ED3C87" w:rsidRPr="00E112AB" w:rsidRDefault="00ED3C87">
      <w:pPr>
        <w:pStyle w:val="af1"/>
      </w:pPr>
      <w:r>
        <w:rPr>
          <w:rStyle w:val="af2"/>
        </w:rPr>
        <w:footnoteRef/>
      </w:r>
      <w:r>
        <w:t xml:space="preserve"> </w:t>
      </w:r>
      <w:r w:rsidR="00EF1F85">
        <w:rPr>
          <w:rFonts w:hint="eastAsia"/>
        </w:rPr>
        <w:t xml:space="preserve">경영 간섭을 강화하기 위하여 </w:t>
      </w:r>
      <w:r w:rsidR="00302B53">
        <w:rPr>
          <w:rFonts w:hAnsi="바탕" w:hint="eastAsia"/>
        </w:rPr>
        <w:t>「</w:t>
      </w:r>
      <w:r w:rsidR="00E112AB" w:rsidRPr="00B25337">
        <w:rPr>
          <w:rFonts w:hint="eastAsia"/>
          <w:highlight w:val="yellow"/>
        </w:rPr>
        <w:t>이사회</w:t>
      </w:r>
      <w:r w:rsidR="00E112AB" w:rsidRPr="00B25337">
        <w:rPr>
          <w:highlight w:val="yellow"/>
        </w:rPr>
        <w:t xml:space="preserve"> </w:t>
      </w:r>
      <w:r w:rsidR="00E112AB" w:rsidRPr="00B25337">
        <w:rPr>
          <w:rFonts w:hint="eastAsia"/>
          <w:highlight w:val="yellow"/>
        </w:rPr>
        <w:t>규정의</w:t>
      </w:r>
      <w:r w:rsidR="00E112AB" w:rsidRPr="00B25337">
        <w:rPr>
          <w:highlight w:val="yellow"/>
        </w:rPr>
        <w:t xml:space="preserve"> </w:t>
      </w:r>
      <w:r w:rsidR="00E112AB" w:rsidRPr="00B25337">
        <w:rPr>
          <w:rFonts w:hint="eastAsia"/>
          <w:highlight w:val="yellow"/>
        </w:rPr>
        <w:t>제정</w:t>
      </w:r>
      <w:r w:rsidR="00E112AB" w:rsidRPr="00B25337">
        <w:rPr>
          <w:highlight w:val="yellow"/>
        </w:rPr>
        <w:t xml:space="preserve"> </w:t>
      </w:r>
      <w:r w:rsidR="00E112AB" w:rsidRPr="00B25337">
        <w:rPr>
          <w:rFonts w:hint="eastAsia"/>
          <w:highlight w:val="yellow"/>
        </w:rPr>
        <w:t>또는</w:t>
      </w:r>
      <w:r w:rsidR="00E112AB" w:rsidRPr="00B25337">
        <w:rPr>
          <w:highlight w:val="yellow"/>
        </w:rPr>
        <w:t xml:space="preserve"> </w:t>
      </w:r>
      <w:r w:rsidR="00E112AB" w:rsidRPr="00B25337">
        <w:rPr>
          <w:rFonts w:hint="eastAsia"/>
          <w:highlight w:val="yellow"/>
        </w:rPr>
        <w:t>변경,</w:t>
      </w:r>
      <w:r w:rsidR="00E112AB" w:rsidRPr="00B25337">
        <w:rPr>
          <w:highlight w:val="yellow"/>
        </w:rPr>
        <w:t xml:space="preserve"> </w:t>
      </w:r>
      <w:r w:rsidR="00E112AB" w:rsidRPr="00B25337">
        <w:rPr>
          <w:rFonts w:hint="eastAsia"/>
          <w:highlight w:val="yellow"/>
        </w:rPr>
        <w:t>임원</w:t>
      </w:r>
      <w:r w:rsidR="00E112AB" w:rsidRPr="00B25337">
        <w:rPr>
          <w:highlight w:val="yellow"/>
        </w:rPr>
        <w:t xml:space="preserve"> </w:t>
      </w:r>
      <w:r w:rsidR="00E112AB" w:rsidRPr="00B25337">
        <w:rPr>
          <w:rFonts w:hint="eastAsia"/>
          <w:highlight w:val="yellow"/>
        </w:rPr>
        <w:t>퇴직금</w:t>
      </w:r>
      <w:r w:rsidR="00E112AB" w:rsidRPr="00B25337">
        <w:rPr>
          <w:highlight w:val="yellow"/>
        </w:rPr>
        <w:t xml:space="preserve"> </w:t>
      </w:r>
      <w:r w:rsidR="00E112AB" w:rsidRPr="00B25337">
        <w:rPr>
          <w:rFonts w:hint="eastAsia"/>
          <w:highlight w:val="yellow"/>
        </w:rPr>
        <w:t>지급규정</w:t>
      </w:r>
      <w:r w:rsidR="00E112AB" w:rsidRPr="00B25337">
        <w:rPr>
          <w:highlight w:val="yellow"/>
        </w:rPr>
        <w:t xml:space="preserve"> </w:t>
      </w:r>
      <w:r w:rsidR="00E112AB" w:rsidRPr="00B25337">
        <w:rPr>
          <w:rFonts w:hint="eastAsia"/>
          <w:highlight w:val="yellow"/>
        </w:rPr>
        <w:t>기타</w:t>
      </w:r>
      <w:r w:rsidR="00E112AB" w:rsidRPr="00B25337">
        <w:rPr>
          <w:highlight w:val="yellow"/>
        </w:rPr>
        <w:t xml:space="preserve"> </w:t>
      </w:r>
      <w:r w:rsidR="00E112AB" w:rsidRPr="00B25337">
        <w:rPr>
          <w:rFonts w:hint="eastAsia"/>
          <w:highlight w:val="yellow"/>
        </w:rPr>
        <w:t>비용</w:t>
      </w:r>
      <w:r w:rsidR="00E112AB" w:rsidRPr="00B25337">
        <w:rPr>
          <w:highlight w:val="yellow"/>
        </w:rPr>
        <w:t xml:space="preserve"> </w:t>
      </w:r>
      <w:r w:rsidR="00E112AB" w:rsidRPr="00B25337">
        <w:rPr>
          <w:rFonts w:hint="eastAsia"/>
          <w:highlight w:val="yellow"/>
        </w:rPr>
        <w:t>지출이</w:t>
      </w:r>
      <w:r w:rsidR="00E112AB" w:rsidRPr="00B25337">
        <w:rPr>
          <w:highlight w:val="yellow"/>
        </w:rPr>
        <w:t xml:space="preserve"> </w:t>
      </w:r>
      <w:r w:rsidR="00E112AB" w:rsidRPr="00B25337">
        <w:rPr>
          <w:rFonts w:hint="eastAsia"/>
          <w:highlight w:val="yellow"/>
        </w:rPr>
        <w:t>수반되는</w:t>
      </w:r>
      <w:r w:rsidR="00E112AB" w:rsidRPr="00B25337">
        <w:rPr>
          <w:highlight w:val="yellow"/>
        </w:rPr>
        <w:t xml:space="preserve"> </w:t>
      </w:r>
      <w:r w:rsidR="00E112AB" w:rsidRPr="00B25337">
        <w:rPr>
          <w:rFonts w:hint="eastAsia"/>
          <w:highlight w:val="yellow"/>
        </w:rPr>
        <w:t>내규의</w:t>
      </w:r>
      <w:r w:rsidR="00E112AB" w:rsidRPr="00B25337">
        <w:rPr>
          <w:highlight w:val="yellow"/>
        </w:rPr>
        <w:t xml:space="preserve"> </w:t>
      </w:r>
      <w:r w:rsidR="00E112AB" w:rsidRPr="00B25337">
        <w:rPr>
          <w:rFonts w:hint="eastAsia"/>
          <w:highlight w:val="yellow"/>
        </w:rPr>
        <w:t>제정</w:t>
      </w:r>
      <w:r w:rsidR="00E112AB" w:rsidRPr="00B25337">
        <w:rPr>
          <w:highlight w:val="yellow"/>
        </w:rPr>
        <w:t xml:space="preserve"> </w:t>
      </w:r>
      <w:r w:rsidR="00E112AB" w:rsidRPr="00B25337">
        <w:rPr>
          <w:rFonts w:hint="eastAsia"/>
          <w:highlight w:val="yellow"/>
        </w:rPr>
        <w:t>또는</w:t>
      </w:r>
      <w:r w:rsidR="00E112AB" w:rsidRPr="00B25337">
        <w:rPr>
          <w:highlight w:val="yellow"/>
        </w:rPr>
        <w:t xml:space="preserve"> </w:t>
      </w:r>
      <w:r w:rsidR="00E112AB" w:rsidRPr="00B25337">
        <w:rPr>
          <w:rFonts w:hint="eastAsia"/>
          <w:highlight w:val="yellow"/>
        </w:rPr>
        <w:t>변경</w:t>
      </w:r>
      <w:r w:rsidR="00302B53">
        <w:rPr>
          <w:rFonts w:hAnsi="바탕" w:hint="eastAsia"/>
          <w:highlight w:val="yellow"/>
        </w:rPr>
        <w:t>」</w:t>
      </w:r>
      <w:r w:rsidR="00E112AB">
        <w:rPr>
          <w:rFonts w:hint="eastAsia"/>
        </w:rPr>
        <w:t xml:space="preserve"> 추가 가</w:t>
      </w:r>
      <w:r w:rsidR="001D3538">
        <w:rPr>
          <w:rFonts w:hint="eastAsia"/>
        </w:rPr>
        <w:t>능</w:t>
      </w:r>
      <w:r w:rsidR="00F704BA">
        <w:rPr>
          <w:rFonts w:hint="eastAsia"/>
        </w:rPr>
        <w:t>.</w:t>
      </w:r>
    </w:p>
  </w:footnote>
  <w:footnote w:id="13">
    <w:p w14:paraId="0A2D05B3" w14:textId="6D103248" w:rsidR="00E43333" w:rsidRDefault="00E43333">
      <w:pPr>
        <w:pStyle w:val="af1"/>
      </w:pPr>
      <w:r>
        <w:rPr>
          <w:rStyle w:val="af2"/>
        </w:rPr>
        <w:footnoteRef/>
      </w:r>
      <w:r>
        <w:t xml:space="preserve"> </w:t>
      </w:r>
      <w:r>
        <w:rPr>
          <w:rFonts w:hint="eastAsia"/>
        </w:rPr>
        <w:t xml:space="preserve">이에 더하여 </w:t>
      </w:r>
      <w:r>
        <w:rPr>
          <w:rFonts w:hAnsi="바탕" w:hint="eastAsia"/>
        </w:rPr>
        <w:t>「</w:t>
      </w:r>
      <w:r w:rsidRPr="00B25337">
        <w:rPr>
          <w:rFonts w:hint="eastAsia"/>
          <w:highlight w:val="yellow"/>
        </w:rPr>
        <w:t xml:space="preserve">임원에 대한 특별상여금, 위로금 또는 이와 유사하거나 이에 준하는 </w:t>
      </w:r>
      <w:proofErr w:type="spellStart"/>
      <w:r w:rsidRPr="00B25337">
        <w:rPr>
          <w:rFonts w:hint="eastAsia"/>
          <w:highlight w:val="yellow"/>
        </w:rPr>
        <w:t>금원</w:t>
      </w:r>
      <w:proofErr w:type="spellEnd"/>
      <w:r w:rsidRPr="00B25337">
        <w:rPr>
          <w:rFonts w:hint="eastAsia"/>
          <w:highlight w:val="yellow"/>
        </w:rPr>
        <w:t xml:space="preserve"> 내지 대가의 </w:t>
      </w:r>
      <w:proofErr w:type="spellStart"/>
      <w:r w:rsidRPr="00B25337">
        <w:rPr>
          <w:rFonts w:hint="eastAsia"/>
          <w:highlight w:val="yellow"/>
        </w:rPr>
        <w:t>지급</w:t>
      </w:r>
      <w:r>
        <w:rPr>
          <w:rFonts w:hAnsi="바탕" w:hint="eastAsia"/>
        </w:rPr>
        <w:t>」</w:t>
      </w:r>
      <w:r>
        <w:rPr>
          <w:rFonts w:hint="eastAsia"/>
        </w:rPr>
        <w:t>을</w:t>
      </w:r>
      <w:proofErr w:type="spellEnd"/>
      <w:r>
        <w:rPr>
          <w:rFonts w:hint="eastAsia"/>
        </w:rPr>
        <w:t xml:space="preserve"> 추가할 수 있음.</w:t>
      </w:r>
    </w:p>
  </w:footnote>
  <w:footnote w:id="14">
    <w:p w14:paraId="42DC3CA2" w14:textId="603B0D1E" w:rsidR="00734848" w:rsidRDefault="00734848">
      <w:pPr>
        <w:pStyle w:val="af1"/>
      </w:pPr>
      <w:r>
        <w:rPr>
          <w:rStyle w:val="af2"/>
        </w:rPr>
        <w:footnoteRef/>
      </w:r>
      <w:r>
        <w:rPr>
          <w:rFonts w:hint="eastAsia"/>
        </w:rPr>
        <w:t xml:space="preserve"> IPO </w:t>
      </w:r>
      <w:proofErr w:type="spellStart"/>
      <w:r>
        <w:rPr>
          <w:rFonts w:hint="eastAsia"/>
        </w:rPr>
        <w:t>주관사</w:t>
      </w:r>
      <w:proofErr w:type="spellEnd"/>
      <w:r>
        <w:rPr>
          <w:rFonts w:hint="eastAsia"/>
        </w:rPr>
        <w:t xml:space="preserve"> 선정 및/또는 변경에 대한 동의권은 당사가 </w:t>
      </w:r>
      <w:r w:rsidR="00C25345">
        <w:t>‘</w:t>
      </w:r>
      <w:r>
        <w:rPr>
          <w:rFonts w:hint="eastAsia"/>
        </w:rPr>
        <w:t>단독</w:t>
      </w:r>
      <w:r w:rsidR="00C25345">
        <w:t>’</w:t>
      </w:r>
      <w:r>
        <w:rPr>
          <w:rFonts w:hint="eastAsia"/>
        </w:rPr>
        <w:t xml:space="preserve"> 업무집행조합원인 경우에는 기재하되, </w:t>
      </w:r>
      <w:proofErr w:type="spellStart"/>
      <w:r>
        <w:rPr>
          <w:rFonts w:hint="eastAsia"/>
        </w:rPr>
        <w:t>공동업무집행조합원인</w:t>
      </w:r>
      <w:proofErr w:type="spellEnd"/>
      <w:r>
        <w:rPr>
          <w:rFonts w:hint="eastAsia"/>
        </w:rPr>
        <w:t xml:space="preserve"> 경우 준법감시/법무실과 협의 필요</w:t>
      </w:r>
      <w:r w:rsidR="001710AD">
        <w:rPr>
          <w:rFonts w:hint="eastAsia"/>
        </w:rPr>
        <w:t xml:space="preserve">(공동업무집행조합원 중 어느 하나를 주관사로 선정하는 경우 이해상충을 방지하기 위하여 </w:t>
      </w:r>
      <w:r w:rsidR="00274A09">
        <w:rPr>
          <w:rFonts w:hint="eastAsia"/>
        </w:rPr>
        <w:t xml:space="preserve">다음과 같은 단서 추가 가능: </w:t>
      </w:r>
      <w:r w:rsidR="00274A09" w:rsidRPr="00274A09">
        <w:rPr>
          <w:rFonts w:hint="eastAsia"/>
        </w:rPr>
        <w:t>“단</w:t>
      </w:r>
      <w:r w:rsidR="00274A09" w:rsidRPr="00274A09">
        <w:t xml:space="preserve">, 주관사의 선정 및/또는 변경에 이해관계가 있는 업무집행조합원은 </w:t>
      </w:r>
      <w:r w:rsidR="00EF4ADD">
        <w:rPr>
          <w:rFonts w:hint="eastAsia"/>
        </w:rPr>
        <w:t xml:space="preserve">투자자의 </w:t>
      </w:r>
      <w:proofErr w:type="spellStart"/>
      <w:r w:rsidR="00274A09" w:rsidRPr="00274A09">
        <w:t>동의권</w:t>
      </w:r>
      <w:proofErr w:type="spellEnd"/>
      <w:r w:rsidR="00274A09" w:rsidRPr="00274A09">
        <w:t xml:space="preserve"> 행사</w:t>
      </w:r>
      <w:r w:rsidR="00EF4ADD">
        <w:rPr>
          <w:rFonts w:hint="eastAsia"/>
        </w:rPr>
        <w:t>에 참여</w:t>
      </w:r>
      <w:r w:rsidR="00274A09" w:rsidRPr="00274A09">
        <w:t>할 수 없다."</w:t>
      </w:r>
      <w:r w:rsidR="001710AD">
        <w:rPr>
          <w:rFonts w:hint="eastAsia"/>
        </w:rPr>
        <w:t>)</w:t>
      </w:r>
      <w:r>
        <w:rPr>
          <w:rFonts w:hint="eastAsia"/>
        </w:rPr>
        <w:t>.</w:t>
      </w:r>
    </w:p>
  </w:footnote>
  <w:footnote w:id="15">
    <w:p w14:paraId="3DD7FA92" w14:textId="790C56F8" w:rsidR="0043388A" w:rsidRDefault="0043388A">
      <w:pPr>
        <w:pStyle w:val="af1"/>
      </w:pPr>
      <w:r>
        <w:rPr>
          <w:rStyle w:val="af2"/>
        </w:rPr>
        <w:footnoteRef/>
      </w:r>
      <w:r>
        <w:t xml:space="preserve"> </w:t>
      </w:r>
      <w:r>
        <w:rPr>
          <w:rFonts w:hint="eastAsia"/>
        </w:rPr>
        <w:t>제3호</w:t>
      </w:r>
      <w:r w:rsidR="0018050C">
        <w:rPr>
          <w:rFonts w:hint="eastAsia"/>
        </w:rPr>
        <w:t xml:space="preserve"> </w:t>
      </w:r>
      <w:r>
        <w:rPr>
          <w:rFonts w:hint="eastAsia"/>
        </w:rPr>
        <w:t xml:space="preserve">대신 </w:t>
      </w:r>
      <w:r w:rsidR="007A54A1">
        <w:rPr>
          <w:rFonts w:hint="eastAsia"/>
        </w:rPr>
        <w:t>이와 같이 기재 가능</w:t>
      </w:r>
    </w:p>
  </w:footnote>
  <w:footnote w:id="16">
    <w:p w14:paraId="3D32CA4E" w14:textId="73C1FA28" w:rsidR="000039E5" w:rsidRDefault="000039E5">
      <w:pPr>
        <w:pStyle w:val="af1"/>
      </w:pPr>
      <w:r>
        <w:rPr>
          <w:rStyle w:val="af2"/>
        </w:rPr>
        <w:footnoteRef/>
      </w:r>
      <w:r>
        <w:t xml:space="preserve"> </w:t>
      </w:r>
      <w:r w:rsidR="00731EB3">
        <w:rPr>
          <w:rFonts w:hint="eastAsia"/>
        </w:rPr>
        <w:t xml:space="preserve">회사 또는 이해관계인에게 보고 및 자료 제출을 해 줄 것을 요청하고자 하는 사항이 있다면 별도의 서면에 기재(본 계약서에 기재할 경우 </w:t>
      </w:r>
      <w:r w:rsidR="00196B6F">
        <w:rPr>
          <w:rFonts w:hint="eastAsia"/>
        </w:rPr>
        <w:t>회사 등이 이에 대해 삭제 요청할 수 있고</w:t>
      </w:r>
      <w:r w:rsidR="005B4D5B">
        <w:rPr>
          <w:rFonts w:hint="eastAsia"/>
        </w:rPr>
        <w:t>, 이후 추가 및 삭제가 어렵기 때문에)</w:t>
      </w:r>
      <w:r w:rsidR="00B40985">
        <w:rPr>
          <w:rFonts w:hint="eastAsia"/>
        </w:rPr>
        <w:t>. 아래의 사항들을 추가할 수 있음</w:t>
      </w:r>
      <w:r w:rsidR="004C226D">
        <w:rPr>
          <w:rFonts w:hint="eastAsia"/>
        </w:rPr>
        <w:t>.</w:t>
      </w:r>
    </w:p>
    <w:p w14:paraId="389985F2" w14:textId="27B68DD4" w:rsidR="00B40985" w:rsidRDefault="00B40985" w:rsidP="00B40985">
      <w:pPr>
        <w:pStyle w:val="af1"/>
        <w:numPr>
          <w:ilvl w:val="0"/>
          <w:numId w:val="68"/>
        </w:numPr>
      </w:pPr>
      <w:r>
        <w:rPr>
          <w:rFonts w:hint="eastAsia"/>
        </w:rPr>
        <w:t>임직원이 업무에 관하여 형사고소/고발을 받은 경우</w:t>
      </w:r>
    </w:p>
    <w:p w14:paraId="3C59B6E0" w14:textId="3AEC2704" w:rsidR="00B40985" w:rsidRDefault="000B1B82" w:rsidP="00B40985">
      <w:pPr>
        <w:pStyle w:val="af1"/>
        <w:numPr>
          <w:ilvl w:val="0"/>
          <w:numId w:val="68"/>
        </w:numPr>
      </w:pPr>
      <w:r>
        <w:rPr>
          <w:rFonts w:hint="eastAsia"/>
        </w:rPr>
        <w:t xml:space="preserve">회사 또는 이해관계인에 대하여 </w:t>
      </w:r>
      <w:r w:rsidR="00B40985">
        <w:rPr>
          <w:rFonts w:hint="eastAsia"/>
        </w:rPr>
        <w:t>국세청 및 관할 세무서의 세무조사가 개시된 때</w:t>
      </w:r>
    </w:p>
    <w:p w14:paraId="0FA107EA" w14:textId="5D816890" w:rsidR="00B40985" w:rsidRDefault="000B1B82" w:rsidP="00B40985">
      <w:pPr>
        <w:pStyle w:val="af1"/>
        <w:numPr>
          <w:ilvl w:val="0"/>
          <w:numId w:val="68"/>
        </w:numPr>
      </w:pPr>
      <w:r>
        <w:rPr>
          <w:rFonts w:hint="eastAsia"/>
        </w:rPr>
        <w:t xml:space="preserve">회사 또는 이해관계인이 </w:t>
      </w:r>
      <w:r w:rsidR="00B40985">
        <w:rPr>
          <w:rFonts w:hint="eastAsia"/>
        </w:rPr>
        <w:t>조세체납처분을 받은 경우</w:t>
      </w:r>
    </w:p>
    <w:p w14:paraId="7DAB60B4" w14:textId="62DB5CFA" w:rsidR="000B1B82" w:rsidRDefault="000B1B82" w:rsidP="00B40985">
      <w:pPr>
        <w:pStyle w:val="af1"/>
        <w:numPr>
          <w:ilvl w:val="0"/>
          <w:numId w:val="68"/>
        </w:numPr>
      </w:pPr>
      <w:r>
        <w:rPr>
          <w:rFonts w:hint="eastAsia"/>
        </w:rPr>
        <w:t xml:space="preserve">회사가 </w:t>
      </w:r>
      <w:r w:rsidR="00B40985">
        <w:rPr>
          <w:rFonts w:hint="eastAsia"/>
        </w:rPr>
        <w:t>직전 사업연도말 자산총액의 10% 이상에 해당하는 재산에 대하여 압류명령, 가압류 또는 가처분 결정 통지</w:t>
      </w:r>
      <w:r>
        <w:rPr>
          <w:rFonts w:hint="eastAsia"/>
        </w:rPr>
        <w:t>를 받은 때 또는 기타의 방법에 의한 강제집행개시의 신청이 있는 경우</w:t>
      </w:r>
    </w:p>
    <w:p w14:paraId="3AE93CE8" w14:textId="77777777" w:rsidR="000B1B82" w:rsidRDefault="000B1B82" w:rsidP="00B40985">
      <w:pPr>
        <w:pStyle w:val="af1"/>
        <w:numPr>
          <w:ilvl w:val="0"/>
          <w:numId w:val="68"/>
        </w:numPr>
      </w:pPr>
      <w:r>
        <w:rPr>
          <w:rFonts w:hint="eastAsia"/>
        </w:rPr>
        <w:t xml:space="preserve">회사가 제세공과금에 대하여 </w:t>
      </w:r>
      <w:proofErr w:type="spellStart"/>
      <w:r>
        <w:rPr>
          <w:rFonts w:hint="eastAsia"/>
        </w:rPr>
        <w:t>납기전</w:t>
      </w:r>
      <w:proofErr w:type="spellEnd"/>
      <w:r>
        <w:rPr>
          <w:rFonts w:hint="eastAsia"/>
        </w:rPr>
        <w:t xml:space="preserve"> 납부고지를 받은 경우</w:t>
      </w:r>
    </w:p>
    <w:p w14:paraId="45079806" w14:textId="77777777" w:rsidR="000B1B82" w:rsidRDefault="000B1B82" w:rsidP="00B40985">
      <w:pPr>
        <w:pStyle w:val="af1"/>
        <w:numPr>
          <w:ilvl w:val="0"/>
          <w:numId w:val="68"/>
        </w:numPr>
      </w:pPr>
      <w:r>
        <w:rPr>
          <w:rFonts w:hint="eastAsia"/>
        </w:rPr>
        <w:t>매출거래처의 부도 등 매출거래처에 대한 매출채권의 대손이 합리적으로 예상되는 경우</w:t>
      </w:r>
    </w:p>
    <w:p w14:paraId="788C35AD" w14:textId="77777777" w:rsidR="000B1B82" w:rsidRDefault="000B1B82" w:rsidP="00B40985">
      <w:pPr>
        <w:pStyle w:val="af1"/>
        <w:numPr>
          <w:ilvl w:val="0"/>
          <w:numId w:val="68"/>
        </w:numPr>
      </w:pPr>
      <w:r>
        <w:rPr>
          <w:rFonts w:hint="eastAsia"/>
        </w:rPr>
        <w:t>주식회사의 외부감사에 관한 법률에 따른 분식회계가 발생한 사실이 밝혀진 경우</w:t>
      </w:r>
    </w:p>
    <w:p w14:paraId="5F560F18" w14:textId="238BB73A" w:rsidR="00B40985" w:rsidRDefault="000B1B82" w:rsidP="00B25337">
      <w:pPr>
        <w:pStyle w:val="af1"/>
        <w:numPr>
          <w:ilvl w:val="0"/>
          <w:numId w:val="68"/>
        </w:numPr>
      </w:pPr>
      <w:r>
        <w:rPr>
          <w:rFonts w:hint="eastAsia"/>
        </w:rPr>
        <w:t>영업활동의 전부 또는 일부가 정지된 때</w:t>
      </w:r>
    </w:p>
  </w:footnote>
  <w:footnote w:id="17">
    <w:p w14:paraId="1E8EB523" w14:textId="4EE2ED39" w:rsidR="00522F32" w:rsidRPr="00522F32" w:rsidRDefault="00522F32">
      <w:pPr>
        <w:pStyle w:val="af1"/>
      </w:pPr>
      <w:r>
        <w:rPr>
          <w:rStyle w:val="af2"/>
        </w:rPr>
        <w:footnoteRef/>
      </w:r>
      <w:r>
        <w:t xml:space="preserve"> </w:t>
      </w:r>
      <w:r>
        <w:rPr>
          <w:rFonts w:hint="eastAsia"/>
        </w:rPr>
        <w:t xml:space="preserve">대상회사가 </w:t>
      </w:r>
      <w:r>
        <w:t>“</w:t>
      </w:r>
      <w:r>
        <w:rPr>
          <w:rFonts w:hint="eastAsia"/>
        </w:rPr>
        <w:t>벤처기업육성에 관한 특별조치법</w:t>
      </w:r>
      <w:r>
        <w:t>”</w:t>
      </w:r>
      <w:r>
        <w:rPr>
          <w:rFonts w:hint="eastAsia"/>
        </w:rPr>
        <w:t xml:space="preserve">상의 벤처기업에 해당할 경우 인수기업의 임직원 및 전문성을 보유한 자에 대하여도 주식매수선택권을 부여할 수 있으므로, 이 부분 </w:t>
      </w:r>
      <w:r>
        <w:t>“</w:t>
      </w:r>
      <w:r>
        <w:rPr>
          <w:rFonts w:hint="eastAsia"/>
        </w:rPr>
        <w:t>임직원</w:t>
      </w:r>
      <w:r>
        <w:t>”</w:t>
      </w:r>
      <w:r>
        <w:rPr>
          <w:rFonts w:hint="eastAsia"/>
        </w:rPr>
        <w:t xml:space="preserve">을 </w:t>
      </w:r>
      <w:r>
        <w:t>“</w:t>
      </w:r>
      <w:r>
        <w:rPr>
          <w:rFonts w:hint="eastAsia"/>
        </w:rPr>
        <w:t>자</w:t>
      </w:r>
      <w:r>
        <w:t>”</w:t>
      </w:r>
      <w:r>
        <w:rPr>
          <w:rFonts w:hint="eastAsia"/>
        </w:rPr>
        <w:t>로 수정할 필요가 있음</w:t>
      </w:r>
      <w:r w:rsidR="00FB2B0F">
        <w:rPr>
          <w:rFonts w:hint="eastAsia"/>
        </w:rPr>
        <w:t>(전문성을 보유한 자에 대한 주식매수선택권 부여에는 투자자의 동의를 요하지 않는다고 해석하는 기업들이 있음)</w:t>
      </w:r>
    </w:p>
  </w:footnote>
  <w:footnote w:id="18">
    <w:p w14:paraId="05A8C940" w14:textId="7765449F" w:rsidR="00336C00" w:rsidRPr="00DA272C" w:rsidRDefault="00336C00">
      <w:pPr>
        <w:pStyle w:val="af1"/>
      </w:pPr>
      <w:r>
        <w:rPr>
          <w:rStyle w:val="af2"/>
        </w:rPr>
        <w:footnoteRef/>
      </w:r>
      <w:r>
        <w:t xml:space="preserve"> </w:t>
      </w:r>
      <w:r w:rsidR="007F09C2">
        <w:rPr>
          <w:rFonts w:hint="eastAsia"/>
        </w:rPr>
        <w:t xml:space="preserve">참관인을 지명하고자 하는 경우 : </w:t>
      </w:r>
      <w:r w:rsidR="00DA272C">
        <w:rPr>
          <w:rFonts w:hint="eastAsia"/>
        </w:rPr>
        <w:t xml:space="preserve">투자자는 </w:t>
      </w:r>
      <w:proofErr w:type="spellStart"/>
      <w:r w:rsidR="00DA272C">
        <w:rPr>
          <w:rFonts w:hint="eastAsia"/>
        </w:rPr>
        <w:t>의결권없이</w:t>
      </w:r>
      <w:proofErr w:type="spellEnd"/>
      <w:r w:rsidR="00DA272C">
        <w:rPr>
          <w:rFonts w:hint="eastAsia"/>
        </w:rPr>
        <w:t xml:space="preserve"> 이사회에 참관하고 발언할 수 있는 참관인(이하 </w:t>
      </w:r>
      <w:r w:rsidR="00DA272C">
        <w:t>“</w:t>
      </w:r>
      <w:r w:rsidR="00DA272C">
        <w:rPr>
          <w:rFonts w:hint="eastAsia"/>
        </w:rPr>
        <w:t>투자자 지명참관인</w:t>
      </w:r>
      <w:r w:rsidR="00DA272C">
        <w:t>”</w:t>
      </w:r>
      <w:r w:rsidR="00DA272C">
        <w:rPr>
          <w:rFonts w:hint="eastAsia"/>
        </w:rPr>
        <w:t xml:space="preserve">)을 지명할 수 </w:t>
      </w:r>
      <w:r w:rsidR="002A32D6">
        <w:rPr>
          <w:rFonts w:hint="eastAsia"/>
        </w:rPr>
        <w:t>있으며</w:t>
      </w:r>
      <w:r w:rsidR="00DA272C">
        <w:rPr>
          <w:rFonts w:hint="eastAsia"/>
        </w:rPr>
        <w:t xml:space="preserve">, </w:t>
      </w:r>
      <w:r w:rsidR="00C8720A">
        <w:rPr>
          <w:rFonts w:hint="eastAsia"/>
        </w:rPr>
        <w:t xml:space="preserve">회사는 참관인이 이사회를 참관할 수 있도록 이사회 개최 시 안건 및 개최 일시, 장소를 서면으로 통지하여야 한다. </w:t>
      </w:r>
    </w:p>
  </w:footnote>
  <w:footnote w:id="19">
    <w:p w14:paraId="3A501CAC" w14:textId="6FF43557" w:rsidR="00F71DD6" w:rsidRPr="00F71DD6" w:rsidRDefault="00F71DD6">
      <w:pPr>
        <w:pStyle w:val="af1"/>
      </w:pPr>
      <w:r>
        <w:rPr>
          <w:rStyle w:val="af2"/>
        </w:rPr>
        <w:footnoteRef/>
      </w:r>
      <w:r>
        <w:t xml:space="preserve"> </w:t>
      </w:r>
      <w:r>
        <w:t>‘</w:t>
      </w:r>
      <w:r>
        <w:rPr>
          <w:rFonts w:hint="eastAsia"/>
        </w:rPr>
        <w:t>기업공개</w:t>
      </w:r>
      <w:r>
        <w:t>’</w:t>
      </w:r>
      <w:r>
        <w:rPr>
          <w:rFonts w:hint="eastAsia"/>
        </w:rPr>
        <w:t xml:space="preserve">가 투자의 전제 조건이 되는 경우 이해관계인(대주주)에 대하여 기업공개 의무를 부과하고 이에 대한 위반 시 주식매수청구, </w:t>
      </w:r>
      <w:proofErr w:type="spellStart"/>
      <w:r>
        <w:rPr>
          <w:rFonts w:hint="eastAsia"/>
        </w:rPr>
        <w:t>위약벌</w:t>
      </w:r>
      <w:proofErr w:type="spellEnd"/>
      <w:r>
        <w:rPr>
          <w:rFonts w:hint="eastAsia"/>
        </w:rPr>
        <w:t xml:space="preserve"> 및 손해배상 청구를 할 수 있도록 규정할 수 있음. 반면 회사에 대하여는 기업공개 의무를 부과하지 않음. 회사에 대하여 기업공개 의무를 부과하고, </w:t>
      </w:r>
      <w:r w:rsidR="00E47FE9">
        <w:rPr>
          <w:rFonts w:hint="eastAsia"/>
        </w:rPr>
        <w:t>이</w:t>
      </w:r>
      <w:r>
        <w:rPr>
          <w:rFonts w:hint="eastAsia"/>
        </w:rPr>
        <w:t xml:space="preserve">에 대한 위반 시 이해관계인에게 주식매수청구 등을 할 수 있다고 규정할 경우 관리규정 제9조제3항제2호(제3자 연대책임 부담 제한) 위반 가능성 있음. </w:t>
      </w:r>
    </w:p>
  </w:footnote>
  <w:footnote w:id="20">
    <w:p w14:paraId="4DDDD21D" w14:textId="31DDE393" w:rsidR="002D15B9" w:rsidRDefault="002D15B9">
      <w:pPr>
        <w:pStyle w:val="af1"/>
      </w:pPr>
      <w:r>
        <w:rPr>
          <w:rStyle w:val="af2"/>
        </w:rPr>
        <w:footnoteRef/>
      </w:r>
      <w:r>
        <w:t xml:space="preserve"> </w:t>
      </w:r>
      <w:r w:rsidR="00013387">
        <w:rPr>
          <w:rFonts w:hint="eastAsia"/>
        </w:rPr>
        <w:t>기간(IPO 등 추진 기간)을</w:t>
      </w:r>
      <w:r>
        <w:rPr>
          <w:rFonts w:hint="eastAsia"/>
        </w:rPr>
        <w:t xml:space="preserve"> 특정할 수 있음</w:t>
      </w:r>
      <w:r w:rsidR="00013387">
        <w:rPr>
          <w:rFonts w:hint="eastAsia"/>
        </w:rPr>
        <w:t xml:space="preserve">. 기간을 특정하는 경우 </w:t>
      </w:r>
      <w:r w:rsidR="008F7020">
        <w:rPr>
          <w:rFonts w:hint="eastAsia"/>
        </w:rPr>
        <w:t>협의에 의해 최대로 연장할 수 있는 기간을 정할 수 있음.</w:t>
      </w:r>
    </w:p>
  </w:footnote>
  <w:footnote w:id="21">
    <w:p w14:paraId="79EA306F" w14:textId="201B19DB" w:rsidR="0073655D" w:rsidRPr="0073655D" w:rsidRDefault="0073655D">
      <w:pPr>
        <w:pStyle w:val="af1"/>
      </w:pPr>
      <w:r>
        <w:rPr>
          <w:rStyle w:val="af2"/>
        </w:rPr>
        <w:footnoteRef/>
      </w:r>
      <w:r>
        <w:t xml:space="preserve"> </w:t>
      </w:r>
      <w:r w:rsidRPr="0073655D">
        <w:rPr>
          <w:rFonts w:hint="eastAsia"/>
        </w:rPr>
        <w:t>만일</w:t>
      </w:r>
      <w:r w:rsidRPr="0073655D">
        <w:t xml:space="preserve"> 본 조 이전에 </w:t>
      </w:r>
      <w:r w:rsidRPr="0073655D">
        <w:t>‘</w:t>
      </w:r>
      <w:r w:rsidRPr="0073655D">
        <w:t>기업공개(IPO)</w:t>
      </w:r>
      <w:r w:rsidRPr="0073655D">
        <w:t>’</w:t>
      </w:r>
      <w:r w:rsidRPr="0073655D">
        <w:t>에 대한 정의를 별도로 하</w:t>
      </w:r>
      <w:r>
        <w:rPr>
          <w:rFonts w:hint="eastAsia"/>
        </w:rPr>
        <w:t>였다면,</w:t>
      </w:r>
      <w:r w:rsidRPr="0073655D">
        <w:t xml:space="preserve"> 「회사의 주권이 유가증권시장과 코스닥시장에 상장 또는 등록(이하 </w:t>
      </w:r>
      <w:r w:rsidRPr="0073655D">
        <w:t>“</w:t>
      </w:r>
      <w:r w:rsidRPr="0073655D">
        <w:t>기업공개</w:t>
      </w:r>
      <w:r w:rsidRPr="0073655D">
        <w:t>”</w:t>
      </w:r>
      <w:r w:rsidRPr="0073655D">
        <w:t>)」라는 문구</w:t>
      </w:r>
      <w:r>
        <w:rPr>
          <w:rFonts w:hint="eastAsia"/>
        </w:rPr>
        <w:t xml:space="preserve"> 대</w:t>
      </w:r>
      <w:r w:rsidR="00E43333">
        <w:rPr>
          <w:rFonts w:hint="eastAsia"/>
        </w:rPr>
        <w:t>신</w:t>
      </w:r>
      <w:r>
        <w:rPr>
          <w:rFonts w:hint="eastAsia"/>
        </w:rPr>
        <w:t xml:space="preserve"> </w:t>
      </w:r>
      <w:r>
        <w:t>‘</w:t>
      </w:r>
      <w:r>
        <w:rPr>
          <w:rFonts w:hint="eastAsia"/>
        </w:rPr>
        <w:t>기업공개</w:t>
      </w:r>
      <w:r>
        <w:t>’</w:t>
      </w:r>
      <w:r>
        <w:rPr>
          <w:rFonts w:hint="eastAsia"/>
        </w:rPr>
        <w:t>로 수정</w:t>
      </w:r>
      <w:r w:rsidRPr="0073655D">
        <w:t>.</w:t>
      </w:r>
    </w:p>
  </w:footnote>
  <w:footnote w:id="22">
    <w:p w14:paraId="21B52F5E" w14:textId="294B77C3" w:rsidR="00057067" w:rsidRPr="00057067" w:rsidRDefault="00057067">
      <w:pPr>
        <w:pStyle w:val="af1"/>
      </w:pPr>
      <w:r>
        <w:rPr>
          <w:rStyle w:val="af2"/>
        </w:rPr>
        <w:footnoteRef/>
      </w:r>
      <w:r>
        <w:t xml:space="preserve"> </w:t>
      </w:r>
      <w:r w:rsidRPr="00057067">
        <w:rPr>
          <w:rFonts w:hint="eastAsia"/>
        </w:rPr>
        <w:t>기업공개</w:t>
      </w:r>
      <w:r w:rsidRPr="00057067">
        <w:t xml:space="preserve"> 요건을 사실상 충족하고 있음을 객관적으로 확정할 수 있어야 본 조항의 실익이 있음. 투자자가 지정한 증권사 혹은 투자자의 서면동의를 받은 </w:t>
      </w:r>
      <w:r w:rsidR="0073655D">
        <w:rPr>
          <w:rFonts w:hint="eastAsia"/>
        </w:rPr>
        <w:t>상장</w:t>
      </w:r>
      <w:r w:rsidRPr="00057067">
        <w:t xml:space="preserve">주관사로부터 회사에 대하여 </w:t>
      </w:r>
      <w:r w:rsidRPr="00057067">
        <w:t>“</w:t>
      </w:r>
      <w:r w:rsidRPr="00057067">
        <w:t>상장요건충족</w:t>
      </w:r>
      <w:r w:rsidRPr="00057067">
        <w:t>”</w:t>
      </w:r>
      <w:r w:rsidRPr="00057067">
        <w:t>의 의견을 받은 경우가 이에 해당하는 것으로 규정할 수 있음. 또는</w:t>
      </w:r>
      <w:r w:rsidR="0073655D">
        <w:rPr>
          <w:rFonts w:hint="eastAsia"/>
        </w:rPr>
        <w:t xml:space="preserve"> 회사가 코스닥 상장규정 </w:t>
      </w:r>
      <w:r w:rsidR="00AD7DA3">
        <w:rPr>
          <w:rFonts w:hint="eastAsia"/>
        </w:rPr>
        <w:t>제28조(형식적 심사요건)제1항제2호 각 목의 어느 하나에 해당하는 경우가 이에 해당하는 것으로 규정할 수 있음.</w:t>
      </w:r>
    </w:p>
  </w:footnote>
  <w:footnote w:id="23">
    <w:p w14:paraId="7367594D" w14:textId="6FC9679B" w:rsidR="009E30CB" w:rsidRPr="009E30CB" w:rsidRDefault="009E30CB">
      <w:pPr>
        <w:pStyle w:val="af1"/>
      </w:pPr>
      <w:r>
        <w:rPr>
          <w:rStyle w:val="af2"/>
        </w:rPr>
        <w:footnoteRef/>
      </w:r>
      <w:r>
        <w:t xml:space="preserve"> </w:t>
      </w:r>
      <w:r>
        <w:rPr>
          <w:rFonts w:hint="eastAsia"/>
        </w:rPr>
        <w:t xml:space="preserve">기업공개에 대한 서면 요구에 대하여 구체적인 조치를 취하지 않을 경우에 주식매수청구를 할 수 있는 근거를 기재함. 다만, 이해관계인의 연대책임 제한 규제를 감안하여 </w:t>
      </w:r>
      <w:r w:rsidR="007F0F38">
        <w:rPr>
          <w:rFonts w:hint="eastAsia"/>
        </w:rPr>
        <w:t>이해관계인은 회사가 구체적인 조치를 취하도록 업무를 수행할 의무를 위반하였을 때 주식매수</w:t>
      </w:r>
      <w:r w:rsidR="00391BA2">
        <w:rPr>
          <w:rFonts w:hint="eastAsia"/>
        </w:rPr>
        <w:t>청구의 대상이 됨</w:t>
      </w:r>
    </w:p>
  </w:footnote>
  <w:footnote w:id="24">
    <w:p w14:paraId="1782C91D" w14:textId="7A037DA3" w:rsidR="009924C2" w:rsidRPr="00B03B78" w:rsidRDefault="009924C2">
      <w:pPr>
        <w:pStyle w:val="af1"/>
      </w:pPr>
      <w:r>
        <w:rPr>
          <w:rStyle w:val="af2"/>
        </w:rPr>
        <w:footnoteRef/>
      </w:r>
      <w:r>
        <w:t xml:space="preserve"> </w:t>
      </w:r>
      <w:r>
        <w:rPr>
          <w:rFonts w:hint="eastAsia"/>
        </w:rPr>
        <w:t xml:space="preserve">M&amp;A를 통한 구주매출 시 당사가 보유한 지분을 다른 주주가 보유한 지분보다 먼저 매각되도록 하고자 한다면 다음과 같은 조항을 삽입할 수 있음. </w:t>
      </w:r>
      <w:r>
        <w:t>“</w:t>
      </w:r>
      <w:r>
        <w:rPr>
          <w:rFonts w:hint="eastAsia"/>
        </w:rPr>
        <w:t>회사 및 이해관계인은 투자자 보유 회사 발행주식 전부(또는 투자자의 요청이 있는 경우, 투자자가 특정한 일부)가 투자자 외의 주주가 보유한 회사 발행주식보다 우선적으로 구주매출 될 수 있도록 하여야 한다.</w:t>
      </w:r>
      <w:r w:rsidR="00B03B78">
        <w:t>”</w:t>
      </w:r>
    </w:p>
  </w:footnote>
  <w:footnote w:id="25">
    <w:p w14:paraId="4AEF8F16" w14:textId="1D59B658" w:rsidR="00AE1521" w:rsidRPr="00AE1521" w:rsidRDefault="00AE1521">
      <w:pPr>
        <w:pStyle w:val="af1"/>
      </w:pPr>
      <w:r>
        <w:rPr>
          <w:rStyle w:val="af2"/>
        </w:rPr>
        <w:footnoteRef/>
      </w:r>
      <w:r>
        <w:t xml:space="preserve"> </w:t>
      </w:r>
      <w:r>
        <w:rPr>
          <w:rFonts w:hint="eastAsia"/>
        </w:rPr>
        <w:t>계약상 지위 양도를 위하여 본 조항을 추가하거나 아래 박스의 조항을 추가할 수 있음.</w:t>
      </w:r>
    </w:p>
  </w:footnote>
  <w:footnote w:id="26">
    <w:p w14:paraId="09689DAC" w14:textId="49C542C0" w:rsidR="00E95D9A" w:rsidRPr="00E95D9A" w:rsidRDefault="00E95D9A">
      <w:pPr>
        <w:pStyle w:val="af1"/>
      </w:pPr>
      <w:r>
        <w:rPr>
          <w:rStyle w:val="af2"/>
        </w:rPr>
        <w:footnoteRef/>
      </w:r>
      <w:r>
        <w:t xml:space="preserve"> </w:t>
      </w:r>
      <w:r>
        <w:rPr>
          <w:rFonts w:hint="eastAsia"/>
        </w:rPr>
        <w:t>별첨 1. 계약승계확약서 작성 필요.</w:t>
      </w:r>
    </w:p>
  </w:footnote>
  <w:footnote w:id="27">
    <w:p w14:paraId="78F64E83" w14:textId="6B960E5B" w:rsidR="00186F35" w:rsidRPr="00186F35" w:rsidRDefault="00186F35">
      <w:pPr>
        <w:pStyle w:val="af1"/>
      </w:pPr>
      <w:r>
        <w:rPr>
          <w:rStyle w:val="af2"/>
        </w:rPr>
        <w:footnoteRef/>
      </w:r>
      <w:r>
        <w:t xml:space="preserve"> </w:t>
      </w:r>
      <w:r w:rsidR="007F1BC1">
        <w:rPr>
          <w:rFonts w:hint="eastAsia"/>
        </w:rPr>
        <w:t>매수하고자 하는 수량이 공동매도대상 지분 합계보다 적은 경우를 대비하여 신설</w:t>
      </w:r>
      <w:r w:rsidR="00A86EAF">
        <w:rPr>
          <w:rFonts w:hint="eastAsia"/>
        </w:rPr>
        <w:t>.</w:t>
      </w:r>
    </w:p>
  </w:footnote>
  <w:footnote w:id="28">
    <w:p w14:paraId="5504D17A" w14:textId="52CBE041" w:rsidR="007F6481" w:rsidRPr="007F6481" w:rsidRDefault="007F6481">
      <w:pPr>
        <w:pStyle w:val="af1"/>
      </w:pPr>
      <w:r>
        <w:rPr>
          <w:rStyle w:val="af2"/>
        </w:rPr>
        <w:footnoteRef/>
      </w:r>
      <w:r>
        <w:t xml:space="preserve"> </w:t>
      </w:r>
      <w:r w:rsidR="00A86EAF" w:rsidRPr="00A86EAF">
        <w:rPr>
          <w:rFonts w:hint="eastAsia"/>
        </w:rPr>
        <w:t>투자자도</w:t>
      </w:r>
      <w:r w:rsidR="00A86EAF" w:rsidRPr="00A86EAF">
        <w:t xml:space="preserve"> 경영권 프리미엄을 향유할 수 있</w:t>
      </w:r>
      <w:r w:rsidR="00A86EAF">
        <w:rPr>
          <w:rFonts w:hint="eastAsia"/>
        </w:rPr>
        <w:t>도록</w:t>
      </w:r>
      <w:r w:rsidR="00A86EAF" w:rsidRPr="00A86EAF">
        <w:t xml:space="preserve"> 본 조항 신설</w:t>
      </w:r>
      <w:r w:rsidR="00A86EAF">
        <w:rPr>
          <w:rFonts w:hint="eastAsia"/>
        </w:rPr>
        <w:t>.</w:t>
      </w:r>
    </w:p>
  </w:footnote>
  <w:footnote w:id="29">
    <w:p w14:paraId="18DAB213" w14:textId="32E41993" w:rsidR="001D4D7D" w:rsidRPr="001D4D7D" w:rsidRDefault="001D4D7D">
      <w:pPr>
        <w:pStyle w:val="af1"/>
      </w:pPr>
      <w:r>
        <w:rPr>
          <w:rStyle w:val="af2"/>
        </w:rPr>
        <w:footnoteRef/>
      </w:r>
      <w:r>
        <w:t xml:space="preserve"> </w:t>
      </w:r>
      <w:r>
        <w:rPr>
          <w:rFonts w:hint="eastAsia"/>
        </w:rPr>
        <w:t xml:space="preserve">투자자가 다수인 경우 투자자마다 주식매수청구권의 행사를 선택할 수 있으므로 </w:t>
      </w:r>
      <w:r>
        <w:t>‘</w:t>
      </w:r>
      <w:r>
        <w:rPr>
          <w:rFonts w:hint="eastAsia"/>
        </w:rPr>
        <w:t>각</w:t>
      </w:r>
      <w:r>
        <w:t>’</w:t>
      </w:r>
      <w:r>
        <w:rPr>
          <w:rFonts w:hint="eastAsia"/>
        </w:rPr>
        <w:t xml:space="preserve"> 추가.</w:t>
      </w:r>
    </w:p>
  </w:footnote>
  <w:footnote w:id="30">
    <w:p w14:paraId="49E4350E" w14:textId="4BDB26AE" w:rsidR="00211C05" w:rsidRPr="00211C05" w:rsidRDefault="00211C05">
      <w:pPr>
        <w:pStyle w:val="af1"/>
      </w:pPr>
      <w:r>
        <w:rPr>
          <w:rStyle w:val="af2"/>
        </w:rPr>
        <w:footnoteRef/>
      </w:r>
      <w:r>
        <w:t xml:space="preserve"> </w:t>
      </w:r>
      <w:r w:rsidR="009A22ED" w:rsidRPr="009A22ED">
        <w:rPr>
          <w:rFonts w:hint="eastAsia"/>
        </w:rPr>
        <w:t>투자자가</w:t>
      </w:r>
      <w:r w:rsidR="009A22ED" w:rsidRPr="009A22ED">
        <w:t xml:space="preserve"> 다수인 경우 투자자마다 주식매수청구권의 행사를 선택할 수 있으므로 </w:t>
      </w:r>
      <w:r w:rsidR="009A22ED" w:rsidRPr="009A22ED">
        <w:t>‘</w:t>
      </w:r>
      <w:r w:rsidR="009A22ED" w:rsidRPr="009A22ED">
        <w:t>각</w:t>
      </w:r>
      <w:r w:rsidR="009A22ED" w:rsidRPr="009A22ED">
        <w:t>’</w:t>
      </w:r>
      <w:r w:rsidR="009A22ED" w:rsidRPr="009A22ED">
        <w:t xml:space="preserve"> 추가.</w:t>
      </w:r>
    </w:p>
  </w:footnote>
  <w:footnote w:id="31">
    <w:p w14:paraId="100644EA" w14:textId="3FBFC01D" w:rsidR="00F71DD6" w:rsidRPr="00F71DD6" w:rsidRDefault="00F71DD6">
      <w:pPr>
        <w:pStyle w:val="af1"/>
      </w:pPr>
      <w:r>
        <w:rPr>
          <w:rStyle w:val="af2"/>
        </w:rPr>
        <w:footnoteRef/>
      </w:r>
      <w:r>
        <w:t xml:space="preserve"> </w:t>
      </w:r>
      <w:r w:rsidRPr="00F71DD6">
        <w:rPr>
          <w:rFonts w:hint="eastAsia"/>
        </w:rPr>
        <w:t>제</w:t>
      </w:r>
      <w:r w:rsidRPr="00F71DD6">
        <w:t xml:space="preserve">14조(기업공개 및 M&amp;A에 관한 사항) 제1항의 의무(투자자 요구 시 </w:t>
      </w:r>
      <w:proofErr w:type="spellStart"/>
      <w:r w:rsidRPr="00F71DD6">
        <w:t>주관사</w:t>
      </w:r>
      <w:proofErr w:type="spellEnd"/>
      <w:r w:rsidRPr="00F71DD6">
        <w:t xml:space="preserve"> 선정 등 구체적 절차 이행 의무)를 이해관계인 고유 의무로 보아 본 조항 기재</w:t>
      </w:r>
      <w:r>
        <w:rPr>
          <w:rFonts w:hint="eastAsia"/>
        </w:rPr>
        <w:t>함</w:t>
      </w:r>
      <w:r w:rsidRPr="00F71DD6">
        <w:t xml:space="preserve">. 다만, 보수적으로 보아 이해관계인에 대한 </w:t>
      </w:r>
      <w:proofErr w:type="spellStart"/>
      <w:r w:rsidRPr="00F71DD6">
        <w:t>주매청은</w:t>
      </w:r>
      <w:proofErr w:type="spellEnd"/>
      <w:r w:rsidRPr="00F71DD6">
        <w:t xml:space="preserve"> 기재하지 않는 것이 적정할 것으로 보</w:t>
      </w:r>
      <w:r>
        <w:rPr>
          <w:rFonts w:hint="eastAsia"/>
        </w:rPr>
        <w:t>임.</w:t>
      </w:r>
    </w:p>
  </w:footnote>
  <w:footnote w:id="32">
    <w:p w14:paraId="3F582D64" w14:textId="28B1C532" w:rsidR="002D0351" w:rsidRPr="002D0351" w:rsidRDefault="002D0351">
      <w:pPr>
        <w:pStyle w:val="af1"/>
      </w:pPr>
      <w:r>
        <w:rPr>
          <w:rStyle w:val="af2"/>
        </w:rPr>
        <w:footnoteRef/>
      </w:r>
      <w:r>
        <w:t xml:space="preserve"> </w:t>
      </w:r>
      <w:r>
        <w:rPr>
          <w:rFonts w:hint="eastAsia"/>
        </w:rPr>
        <w:t>펀드규약/</w:t>
      </w:r>
      <w:proofErr w:type="spellStart"/>
      <w:r>
        <w:rPr>
          <w:rFonts w:hint="eastAsia"/>
        </w:rPr>
        <w:t>투심위</w:t>
      </w:r>
      <w:proofErr w:type="spellEnd"/>
      <w:r>
        <w:rPr>
          <w:rFonts w:hint="eastAsia"/>
        </w:rPr>
        <w:t xml:space="preserve"> 보고 내용 확인 필요.</w:t>
      </w:r>
    </w:p>
  </w:footnote>
  <w:footnote w:id="33">
    <w:p w14:paraId="0AFF13A5" w14:textId="169A10FB" w:rsidR="002D0351" w:rsidRDefault="002D0351">
      <w:pPr>
        <w:pStyle w:val="af1"/>
      </w:pPr>
      <w:r>
        <w:rPr>
          <w:rStyle w:val="af2"/>
        </w:rPr>
        <w:footnoteRef/>
      </w:r>
      <w:r>
        <w:t xml:space="preserve"> </w:t>
      </w:r>
      <w:r>
        <w:rPr>
          <w:rFonts w:hint="eastAsia"/>
        </w:rPr>
        <w:t>회사가 지가주식취득절차의 이행을 지연하는 것을 방지하기 위하여 아래와 같이 수정 가능.</w:t>
      </w:r>
    </w:p>
    <w:p w14:paraId="28E559FB" w14:textId="134A9121" w:rsidR="002D0351" w:rsidRPr="002D0351" w:rsidRDefault="002D0351">
      <w:pPr>
        <w:pStyle w:val="af1"/>
      </w:pPr>
      <w:r>
        <w:rPr>
          <w:rFonts w:hAnsi="바탕" w:hint="eastAsia"/>
        </w:rPr>
        <w:t>「</w:t>
      </w:r>
      <w:r w:rsidRPr="00B25337">
        <w:rPr>
          <w:rFonts w:hint="eastAsia"/>
          <w:highlight w:val="yellow"/>
        </w:rPr>
        <w:t>투자자의</w:t>
      </w:r>
      <w:r w:rsidRPr="00B25337">
        <w:rPr>
          <w:highlight w:val="yellow"/>
        </w:rPr>
        <w:t xml:space="preserve"> </w:t>
      </w:r>
      <w:r w:rsidRPr="00B25337">
        <w:rPr>
          <w:rFonts w:hint="eastAsia"/>
          <w:highlight w:val="yellow"/>
        </w:rPr>
        <w:t>회사에</w:t>
      </w:r>
      <w:r w:rsidRPr="00B25337">
        <w:rPr>
          <w:highlight w:val="yellow"/>
        </w:rPr>
        <w:t xml:space="preserve"> </w:t>
      </w:r>
      <w:r w:rsidRPr="00B25337">
        <w:rPr>
          <w:rFonts w:hint="eastAsia"/>
          <w:highlight w:val="yellow"/>
        </w:rPr>
        <w:t>대한</w:t>
      </w:r>
      <w:r w:rsidRPr="00B25337">
        <w:rPr>
          <w:highlight w:val="yellow"/>
        </w:rPr>
        <w:t xml:space="preserve"> </w:t>
      </w:r>
      <w:r w:rsidRPr="00B25337">
        <w:rPr>
          <w:rFonts w:hint="eastAsia"/>
          <w:highlight w:val="yellow"/>
        </w:rPr>
        <w:t>주식매수청구권</w:t>
      </w:r>
      <w:r w:rsidRPr="00B25337">
        <w:rPr>
          <w:highlight w:val="yellow"/>
        </w:rPr>
        <w:t xml:space="preserve"> </w:t>
      </w:r>
      <w:r w:rsidRPr="00B25337">
        <w:rPr>
          <w:rFonts w:hint="eastAsia"/>
          <w:highlight w:val="yellow"/>
        </w:rPr>
        <w:t>행사는</w:t>
      </w:r>
      <w:r w:rsidRPr="00B25337">
        <w:rPr>
          <w:highlight w:val="yellow"/>
        </w:rPr>
        <w:t xml:space="preserve"> </w:t>
      </w:r>
      <w:r w:rsidRPr="00B25337">
        <w:rPr>
          <w:rFonts w:hint="eastAsia"/>
          <w:highlight w:val="yellow"/>
        </w:rPr>
        <w:t>매수청구</w:t>
      </w:r>
      <w:r w:rsidRPr="00B25337">
        <w:rPr>
          <w:highlight w:val="yellow"/>
        </w:rPr>
        <w:t xml:space="preserve"> </w:t>
      </w:r>
      <w:r w:rsidRPr="00B25337">
        <w:rPr>
          <w:rFonts w:hint="eastAsia"/>
          <w:highlight w:val="yellow"/>
        </w:rPr>
        <w:t>대상주식의</w:t>
      </w:r>
      <w:r w:rsidRPr="00B25337">
        <w:rPr>
          <w:highlight w:val="yellow"/>
        </w:rPr>
        <w:t xml:space="preserve"> </w:t>
      </w:r>
      <w:r w:rsidRPr="00B25337">
        <w:rPr>
          <w:rFonts w:hint="eastAsia"/>
          <w:highlight w:val="yellow"/>
        </w:rPr>
        <w:t>종류</w:t>
      </w:r>
      <w:r w:rsidRPr="00B25337">
        <w:rPr>
          <w:highlight w:val="yellow"/>
        </w:rPr>
        <w:t xml:space="preserve"> </w:t>
      </w:r>
      <w:r w:rsidRPr="00B25337">
        <w:rPr>
          <w:rFonts w:hint="eastAsia"/>
          <w:highlight w:val="yellow"/>
        </w:rPr>
        <w:t>및</w:t>
      </w:r>
      <w:r w:rsidRPr="00B25337">
        <w:rPr>
          <w:highlight w:val="yellow"/>
        </w:rPr>
        <w:t xml:space="preserve"> </w:t>
      </w:r>
      <w:r w:rsidRPr="00B25337">
        <w:rPr>
          <w:rFonts w:hint="eastAsia"/>
          <w:highlight w:val="yellow"/>
        </w:rPr>
        <w:t>수,</w:t>
      </w:r>
      <w:r w:rsidRPr="00B25337">
        <w:rPr>
          <w:highlight w:val="yellow"/>
        </w:rPr>
        <w:t xml:space="preserve"> </w:t>
      </w:r>
      <w:r w:rsidRPr="00B25337">
        <w:rPr>
          <w:rFonts w:hint="eastAsia"/>
          <w:highlight w:val="yellow"/>
        </w:rPr>
        <w:t>거래예정일을</w:t>
      </w:r>
      <w:r w:rsidRPr="00B25337">
        <w:rPr>
          <w:highlight w:val="yellow"/>
        </w:rPr>
        <w:t xml:space="preserve"> </w:t>
      </w:r>
      <w:r w:rsidRPr="00B25337">
        <w:rPr>
          <w:rFonts w:hint="eastAsia"/>
          <w:highlight w:val="yellow"/>
        </w:rPr>
        <w:t>기재한</w:t>
      </w:r>
      <w:r w:rsidRPr="00B25337">
        <w:rPr>
          <w:highlight w:val="yellow"/>
        </w:rPr>
        <w:t xml:space="preserve"> </w:t>
      </w:r>
      <w:r w:rsidRPr="00B25337">
        <w:rPr>
          <w:rFonts w:hint="eastAsia"/>
          <w:highlight w:val="yellow"/>
        </w:rPr>
        <w:t>서면으로</w:t>
      </w:r>
      <w:r w:rsidRPr="00B25337">
        <w:rPr>
          <w:highlight w:val="yellow"/>
        </w:rPr>
        <w:t xml:space="preserve"> </w:t>
      </w:r>
      <w:r w:rsidRPr="00B25337">
        <w:rPr>
          <w:rFonts w:hint="eastAsia"/>
          <w:highlight w:val="yellow"/>
        </w:rPr>
        <w:t>하며,</w:t>
      </w:r>
      <w:r w:rsidRPr="00B25337">
        <w:rPr>
          <w:highlight w:val="yellow"/>
        </w:rPr>
        <w:t xml:space="preserve"> </w:t>
      </w:r>
      <w:r w:rsidRPr="00B25337">
        <w:rPr>
          <w:rFonts w:hint="eastAsia"/>
          <w:highlight w:val="yellow"/>
        </w:rPr>
        <w:t>해당</w:t>
      </w:r>
      <w:r w:rsidRPr="00B25337">
        <w:rPr>
          <w:highlight w:val="yellow"/>
        </w:rPr>
        <w:t xml:space="preserve"> </w:t>
      </w:r>
      <w:r w:rsidRPr="00B25337">
        <w:rPr>
          <w:rFonts w:hint="eastAsia"/>
          <w:highlight w:val="yellow"/>
        </w:rPr>
        <w:t>서면이</w:t>
      </w:r>
      <w:r w:rsidRPr="00B25337">
        <w:rPr>
          <w:highlight w:val="yellow"/>
        </w:rPr>
        <w:t xml:space="preserve"> </w:t>
      </w:r>
      <w:r w:rsidRPr="00B25337">
        <w:rPr>
          <w:rFonts w:hint="eastAsia"/>
          <w:highlight w:val="yellow"/>
        </w:rPr>
        <w:t>회사에</w:t>
      </w:r>
      <w:r w:rsidRPr="00B25337">
        <w:rPr>
          <w:highlight w:val="yellow"/>
        </w:rPr>
        <w:t xml:space="preserve"> </w:t>
      </w:r>
      <w:r w:rsidRPr="00B25337">
        <w:rPr>
          <w:rFonts w:hint="eastAsia"/>
          <w:highlight w:val="yellow"/>
        </w:rPr>
        <w:t>도달한</w:t>
      </w:r>
      <w:r w:rsidRPr="00B25337">
        <w:rPr>
          <w:highlight w:val="yellow"/>
        </w:rPr>
        <w:t xml:space="preserve"> </w:t>
      </w:r>
      <w:r w:rsidRPr="00B25337">
        <w:rPr>
          <w:rFonts w:hint="eastAsia"/>
          <w:highlight w:val="yellow"/>
        </w:rPr>
        <w:t>때</w:t>
      </w:r>
      <w:r w:rsidRPr="00B25337">
        <w:rPr>
          <w:highlight w:val="yellow"/>
        </w:rPr>
        <w:t xml:space="preserve"> </w:t>
      </w:r>
      <w:r w:rsidRPr="00B25337">
        <w:rPr>
          <w:rFonts w:hint="eastAsia"/>
          <w:highlight w:val="yellow"/>
        </w:rPr>
        <w:t>주식매매계약이</w:t>
      </w:r>
      <w:r w:rsidRPr="00B25337">
        <w:rPr>
          <w:highlight w:val="yellow"/>
        </w:rPr>
        <w:t xml:space="preserve"> </w:t>
      </w:r>
      <w:r w:rsidRPr="00B25337">
        <w:rPr>
          <w:rFonts w:hint="eastAsia"/>
          <w:highlight w:val="yellow"/>
        </w:rPr>
        <w:t>체결된</w:t>
      </w:r>
      <w:r w:rsidRPr="00B25337">
        <w:rPr>
          <w:highlight w:val="yellow"/>
        </w:rPr>
        <w:t xml:space="preserve"> </w:t>
      </w:r>
      <w:r w:rsidRPr="00B25337">
        <w:rPr>
          <w:rFonts w:hint="eastAsia"/>
          <w:highlight w:val="yellow"/>
        </w:rPr>
        <w:t>것으로</w:t>
      </w:r>
      <w:r w:rsidRPr="00B25337">
        <w:rPr>
          <w:highlight w:val="yellow"/>
        </w:rPr>
        <w:t xml:space="preserve"> </w:t>
      </w:r>
      <w:r w:rsidRPr="00B25337">
        <w:rPr>
          <w:rFonts w:hint="eastAsia"/>
          <w:highlight w:val="yellow"/>
        </w:rPr>
        <w:t>간주하고</w:t>
      </w:r>
      <w:r w:rsidR="00087AC2" w:rsidRPr="00B25337">
        <w:rPr>
          <w:highlight w:val="yellow"/>
        </w:rPr>
        <w:t>,</w:t>
      </w:r>
      <w:r>
        <w:rPr>
          <w:rFonts w:hint="eastAsia"/>
        </w:rPr>
        <w:t xml:space="preserve"> </w:t>
      </w:r>
      <w:r w:rsidRPr="00B25337">
        <w:rPr>
          <w:rFonts w:hint="eastAsia"/>
          <w:highlight w:val="yellow"/>
        </w:rPr>
        <w:t>회사는</w:t>
      </w:r>
      <w:r w:rsidRPr="00B25337">
        <w:rPr>
          <w:highlight w:val="yellow"/>
        </w:rPr>
        <w:t xml:space="preserve"> </w:t>
      </w:r>
      <w:r w:rsidRPr="00B25337">
        <w:rPr>
          <w:rFonts w:hint="eastAsia"/>
          <w:highlight w:val="yellow"/>
        </w:rPr>
        <w:t>그로부터</w:t>
      </w:r>
      <w:r w:rsidRPr="00B25337">
        <w:rPr>
          <w:highlight w:val="yellow"/>
        </w:rPr>
        <w:t xml:space="preserve"> </w:t>
      </w:r>
      <w:r w:rsidRPr="00B25337">
        <w:rPr>
          <w:rFonts w:hint="eastAsia"/>
          <w:highlight w:val="yellow"/>
        </w:rPr>
        <w:t>1개월</w:t>
      </w:r>
      <w:r w:rsidRPr="00B25337">
        <w:rPr>
          <w:highlight w:val="yellow"/>
        </w:rPr>
        <w:t xml:space="preserve"> </w:t>
      </w:r>
      <w:r w:rsidRPr="00B25337">
        <w:rPr>
          <w:rFonts w:hint="eastAsia"/>
          <w:highlight w:val="yellow"/>
        </w:rPr>
        <w:t>내에</w:t>
      </w:r>
      <w:r w:rsidRPr="00B25337">
        <w:rPr>
          <w:highlight w:val="yellow"/>
        </w:rPr>
        <w:t xml:space="preserve"> </w:t>
      </w:r>
      <w:r w:rsidRPr="00B25337">
        <w:rPr>
          <w:rFonts w:hint="eastAsia"/>
          <w:highlight w:val="yellow"/>
        </w:rPr>
        <w:t>상법이</w:t>
      </w:r>
      <w:r w:rsidRPr="00B25337">
        <w:rPr>
          <w:highlight w:val="yellow"/>
        </w:rPr>
        <w:t xml:space="preserve"> </w:t>
      </w:r>
      <w:r w:rsidRPr="00B25337">
        <w:rPr>
          <w:rFonts w:hint="eastAsia"/>
          <w:highlight w:val="yellow"/>
        </w:rPr>
        <w:t>정하고</w:t>
      </w:r>
      <w:r w:rsidRPr="00B25337">
        <w:rPr>
          <w:highlight w:val="yellow"/>
        </w:rPr>
        <w:t xml:space="preserve"> </w:t>
      </w:r>
      <w:r w:rsidRPr="00B25337">
        <w:rPr>
          <w:rFonts w:hint="eastAsia"/>
          <w:highlight w:val="yellow"/>
        </w:rPr>
        <w:t>있는</w:t>
      </w:r>
      <w:r w:rsidRPr="00B25337">
        <w:rPr>
          <w:highlight w:val="yellow"/>
        </w:rPr>
        <w:t xml:space="preserve"> </w:t>
      </w:r>
      <w:r w:rsidRPr="00B25337">
        <w:rPr>
          <w:rFonts w:hint="eastAsia"/>
          <w:highlight w:val="yellow"/>
        </w:rPr>
        <w:t>자기주식취득절차를</w:t>
      </w:r>
      <w:r w:rsidRPr="00B25337">
        <w:rPr>
          <w:highlight w:val="yellow"/>
        </w:rPr>
        <w:t xml:space="preserve"> </w:t>
      </w:r>
      <w:r w:rsidRPr="00B25337">
        <w:rPr>
          <w:rFonts w:hint="eastAsia"/>
          <w:highlight w:val="yellow"/>
        </w:rPr>
        <w:t>이행하여야</w:t>
      </w:r>
      <w:r w:rsidRPr="00B25337">
        <w:rPr>
          <w:highlight w:val="yellow"/>
        </w:rPr>
        <w:t xml:space="preserve"> </w:t>
      </w:r>
      <w:r w:rsidRPr="00B25337">
        <w:rPr>
          <w:rFonts w:hint="eastAsia"/>
          <w:highlight w:val="yellow"/>
        </w:rPr>
        <w:t>한다.</w:t>
      </w:r>
      <w:r w:rsidR="00087AC2">
        <w:rPr>
          <w:rFonts w:hAnsi="바탕" w:hint="eastAsia"/>
        </w:rPr>
        <w:t>」</w:t>
      </w:r>
      <w:r>
        <w:rPr>
          <w:rFonts w:hint="eastAsia"/>
        </w:rPr>
        <w:t xml:space="preserve"> </w:t>
      </w:r>
    </w:p>
  </w:footnote>
  <w:footnote w:id="34">
    <w:p w14:paraId="1E0F94E5" w14:textId="3A4D907A" w:rsidR="00087AC2" w:rsidRPr="00087AC2" w:rsidRDefault="00087AC2">
      <w:pPr>
        <w:pStyle w:val="af1"/>
      </w:pPr>
      <w:r>
        <w:rPr>
          <w:rStyle w:val="af2"/>
        </w:rPr>
        <w:footnoteRef/>
      </w:r>
      <w:r>
        <w:t xml:space="preserve"> </w:t>
      </w:r>
      <w:r w:rsidRPr="00087AC2">
        <w:rPr>
          <w:rFonts w:hint="eastAsia"/>
        </w:rPr>
        <w:t>투자자가</w:t>
      </w:r>
      <w:r w:rsidRPr="00087AC2">
        <w:t xml:space="preserve"> 다수인 경우 투자자마다 주식매수청구권의 행사를 선택할 수 있으므로 </w:t>
      </w:r>
      <w:r w:rsidRPr="00087AC2">
        <w:t>‘</w:t>
      </w:r>
      <w:r w:rsidRPr="00087AC2">
        <w:t>각</w:t>
      </w:r>
      <w:r w:rsidRPr="00087AC2">
        <w:t>’</w:t>
      </w:r>
      <w:r w:rsidRPr="00087AC2">
        <w:t xml:space="preserve"> 추가.</w:t>
      </w:r>
    </w:p>
  </w:footnote>
  <w:footnote w:id="35">
    <w:p w14:paraId="34E398B8" w14:textId="69AC3453" w:rsidR="00087AC2" w:rsidRPr="00087AC2" w:rsidRDefault="00087AC2">
      <w:pPr>
        <w:pStyle w:val="af1"/>
      </w:pPr>
      <w:r>
        <w:rPr>
          <w:rStyle w:val="af2"/>
        </w:rPr>
        <w:footnoteRef/>
      </w:r>
      <w:r>
        <w:t xml:space="preserve"> </w:t>
      </w:r>
      <w:r w:rsidRPr="00087AC2">
        <w:rPr>
          <w:rFonts w:hint="eastAsia"/>
        </w:rPr>
        <w:t>투자자가</w:t>
      </w:r>
      <w:r w:rsidRPr="00087AC2">
        <w:t xml:space="preserve"> 다수인 경우 투자자마다 주식매수청구권의 행사를 선택할 수 있으므로 </w:t>
      </w:r>
      <w:r w:rsidRPr="00087AC2">
        <w:t>‘</w:t>
      </w:r>
      <w:r w:rsidRPr="00087AC2">
        <w:t>각</w:t>
      </w:r>
      <w:r w:rsidRPr="00087AC2">
        <w:t>’</w:t>
      </w:r>
      <w:r w:rsidRPr="00087AC2">
        <w:t xml:space="preserve"> 추가.</w:t>
      </w:r>
    </w:p>
  </w:footnote>
  <w:footnote w:id="36">
    <w:p w14:paraId="78FB118D" w14:textId="14A7BDE2" w:rsidR="00D659E5" w:rsidRPr="00D659E5" w:rsidRDefault="00D659E5">
      <w:pPr>
        <w:pStyle w:val="af1"/>
      </w:pPr>
      <w:r>
        <w:rPr>
          <w:rStyle w:val="af2"/>
        </w:rPr>
        <w:footnoteRef/>
      </w:r>
      <w:r>
        <w:t xml:space="preserve"> </w:t>
      </w:r>
      <w:r w:rsidRPr="00D659E5">
        <w:rPr>
          <w:rFonts w:hint="eastAsia"/>
        </w:rPr>
        <w:t>투자자가</w:t>
      </w:r>
      <w:r w:rsidRPr="00D659E5">
        <w:t xml:space="preserve"> 다수인 경우 투자자마다 주식매수청구권의 행사를 선택할 수 있으므로 </w:t>
      </w:r>
      <w:r w:rsidRPr="00D659E5">
        <w:t>‘</w:t>
      </w:r>
      <w:r w:rsidRPr="00D659E5">
        <w:t>각</w:t>
      </w:r>
      <w:r w:rsidRPr="00D659E5">
        <w:t>’</w:t>
      </w:r>
      <w:r w:rsidRPr="00D659E5">
        <w:t xml:space="preserve"> 추가.</w:t>
      </w:r>
    </w:p>
  </w:footnote>
  <w:footnote w:id="37">
    <w:p w14:paraId="40D9632F" w14:textId="4B4C4F28" w:rsidR="00D659E5" w:rsidRPr="00D659E5" w:rsidRDefault="00D659E5">
      <w:pPr>
        <w:pStyle w:val="af1"/>
      </w:pPr>
      <w:r>
        <w:rPr>
          <w:rStyle w:val="af2"/>
        </w:rPr>
        <w:footnoteRef/>
      </w:r>
      <w:r>
        <w:t xml:space="preserve"> </w:t>
      </w:r>
      <w:r w:rsidRPr="00D659E5">
        <w:rPr>
          <w:rFonts w:hint="eastAsia"/>
        </w:rPr>
        <w:t>펀드규약</w:t>
      </w:r>
      <w:r w:rsidRPr="00D659E5">
        <w:t>/</w:t>
      </w:r>
      <w:proofErr w:type="spellStart"/>
      <w:r w:rsidRPr="00D659E5">
        <w:t>투심위</w:t>
      </w:r>
      <w:proofErr w:type="spellEnd"/>
      <w:r w:rsidRPr="00D659E5">
        <w:t xml:space="preserve"> 보고 내용 확인 필요.</w:t>
      </w:r>
    </w:p>
  </w:footnote>
  <w:footnote w:id="38">
    <w:p w14:paraId="142899CF" w14:textId="4B5F2E70" w:rsidR="006311E4" w:rsidRPr="006311E4" w:rsidRDefault="006311E4">
      <w:pPr>
        <w:pStyle w:val="af1"/>
      </w:pPr>
      <w:r>
        <w:rPr>
          <w:rStyle w:val="af2"/>
        </w:rPr>
        <w:footnoteRef/>
      </w:r>
      <w:r>
        <w:t xml:space="preserve"> </w:t>
      </w:r>
      <w:r w:rsidRPr="006311E4">
        <w:rPr>
          <w:rFonts w:hint="eastAsia"/>
        </w:rPr>
        <w:t>제</w:t>
      </w:r>
      <w:r w:rsidRPr="006311E4">
        <w:t xml:space="preserve">2장(경영에 관한 사항), 제3장(주식 처분에 관한 사항)이 본건 신주(RCPS) 총수의 10% 미만이 된 경우, 즉 본건 신주를 보통주로 전환한 경우에도 종료될 수 있기 때문에 </w:t>
      </w:r>
      <w:r>
        <w:rPr>
          <w:rFonts w:hint="eastAsia"/>
        </w:rPr>
        <w:t>문구 추가.</w:t>
      </w:r>
    </w:p>
  </w:footnote>
  <w:footnote w:id="39">
    <w:p w14:paraId="5DDE5564" w14:textId="3C0DEB14" w:rsidR="0045179F" w:rsidRDefault="0045179F">
      <w:pPr>
        <w:pStyle w:val="af1"/>
      </w:pPr>
      <w:r>
        <w:rPr>
          <w:rStyle w:val="af2"/>
        </w:rPr>
        <w:footnoteRef/>
      </w:r>
      <w:r>
        <w:t xml:space="preserve"> </w:t>
      </w:r>
      <w:r>
        <w:rPr>
          <w:rFonts w:hint="eastAsia"/>
        </w:rPr>
        <w:t>본 조항 대신에 아래와 같은 형태로 규정할 수 있음</w:t>
      </w:r>
    </w:p>
    <w:p w14:paraId="6AFB0643" w14:textId="0337D70C" w:rsidR="0045179F" w:rsidRPr="0045179F" w:rsidRDefault="0045179F">
      <w:pPr>
        <w:pStyle w:val="af1"/>
      </w:pPr>
      <w:r>
        <w:rPr>
          <w:rFonts w:ascii="맑은 고딕" w:eastAsia="맑은 고딕" w:hAnsi="맑은 고딕" w:hint="eastAsia"/>
        </w:rPr>
        <w:t>②</w:t>
      </w:r>
      <w:r>
        <w:rPr>
          <w:rFonts w:hint="eastAsia"/>
        </w:rPr>
        <w:t xml:space="preserve"> 본 계약에 위배되지 아니한 방법으로 투자자가 보유하는 지분을 매도한 경우, 투자자의 결정 및 통지에 따라 투자자의 본 계약상 권리는 지분 매수인에게도 승계된다. </w:t>
      </w:r>
    </w:p>
  </w:footnote>
  <w:footnote w:id="40">
    <w:p w14:paraId="71AD124F" w14:textId="308A0043" w:rsidR="000110FF" w:rsidRPr="000110FF" w:rsidRDefault="000110FF">
      <w:pPr>
        <w:pStyle w:val="af1"/>
      </w:pPr>
      <w:r>
        <w:rPr>
          <w:rStyle w:val="af2"/>
        </w:rPr>
        <w:footnoteRef/>
      </w:r>
      <w:r>
        <w:t xml:space="preserve"> </w:t>
      </w:r>
      <w:proofErr w:type="spellStart"/>
      <w:r w:rsidR="006815D9">
        <w:rPr>
          <w:rFonts w:hint="eastAsia"/>
        </w:rPr>
        <w:t>코넥스</w:t>
      </w:r>
      <w:proofErr w:type="spellEnd"/>
      <w:r w:rsidR="006815D9">
        <w:rPr>
          <w:rFonts w:hint="eastAsia"/>
        </w:rPr>
        <w:t xml:space="preserve"> 펀드의 경우 </w:t>
      </w:r>
      <w:r w:rsidR="006815D9">
        <w:t>“</w:t>
      </w:r>
      <w:r w:rsidR="006815D9">
        <w:rPr>
          <w:rFonts w:hint="eastAsia"/>
        </w:rPr>
        <w:t xml:space="preserve">회사 및 이해관계인은 본건 투자금 납입 이후 회사의 </w:t>
      </w:r>
      <w:proofErr w:type="spellStart"/>
      <w:r w:rsidR="006815D9">
        <w:rPr>
          <w:rFonts w:hint="eastAsia"/>
        </w:rPr>
        <w:t>코넥스시장</w:t>
      </w:r>
      <w:proofErr w:type="spellEnd"/>
      <w:r w:rsidR="006815D9">
        <w:rPr>
          <w:rFonts w:hint="eastAsia"/>
        </w:rPr>
        <w:t xml:space="preserve"> 상장을 위해 노력하여야 한다.</w:t>
      </w:r>
      <w:r w:rsidR="006815D9">
        <w:t>”</w:t>
      </w:r>
      <w:r w:rsidR="006815D9">
        <w:rPr>
          <w:rFonts w:hint="eastAsia"/>
        </w:rPr>
        <w:t xml:space="preserve">는 조항 </w:t>
      </w:r>
      <w:r w:rsidR="0052543A">
        <w:rPr>
          <w:rFonts w:hint="eastAsia"/>
        </w:rPr>
        <w:t>기재</w:t>
      </w:r>
    </w:p>
  </w:footnote>
  <w:footnote w:id="41">
    <w:p w14:paraId="0A876DFD" w14:textId="2C4D8DB7" w:rsidR="008A0D93" w:rsidRPr="008A0D93" w:rsidRDefault="008A0D93">
      <w:pPr>
        <w:pStyle w:val="af1"/>
      </w:pPr>
      <w:r>
        <w:rPr>
          <w:rStyle w:val="af2"/>
        </w:rPr>
        <w:footnoteRef/>
      </w:r>
      <w:r>
        <w:t xml:space="preserve"> </w:t>
      </w:r>
      <w:r w:rsidRPr="008A0D93">
        <w:rPr>
          <w:rFonts w:hint="eastAsia"/>
        </w:rPr>
        <w:t>회사의</w:t>
      </w:r>
      <w:r w:rsidRPr="008A0D93">
        <w:t xml:space="preserve"> 정관 확인 필요. 정관에 '액면가' / </w:t>
      </w:r>
      <w:r w:rsidRPr="008A0D93">
        <w:t>‘</w:t>
      </w:r>
      <w:proofErr w:type="spellStart"/>
      <w:r w:rsidRPr="008A0D93">
        <w:t>발행가액</w:t>
      </w:r>
      <w:proofErr w:type="spellEnd"/>
      <w:r w:rsidRPr="008A0D93">
        <w:t>' 중 어느 기준으로 기재되어 있는지 확인 필요</w:t>
      </w:r>
    </w:p>
  </w:footnote>
  <w:footnote w:id="42">
    <w:p w14:paraId="20319D2A" w14:textId="1DF17C98" w:rsidR="008C27A2" w:rsidRDefault="008C27A2">
      <w:pPr>
        <w:pStyle w:val="af1"/>
      </w:pPr>
      <w:r>
        <w:rPr>
          <w:rStyle w:val="af2"/>
        </w:rPr>
        <w:footnoteRef/>
      </w:r>
      <w:r>
        <w:t xml:space="preserve"> </w:t>
      </w:r>
      <w:r w:rsidR="005A4419">
        <w:rPr>
          <w:rFonts w:hint="eastAsia"/>
        </w:rPr>
        <w:t xml:space="preserve">실적 </w:t>
      </w:r>
      <w:proofErr w:type="spellStart"/>
      <w:r w:rsidR="005A4419">
        <w:rPr>
          <w:rFonts w:hint="eastAsia"/>
        </w:rPr>
        <w:t>리픽싱</w:t>
      </w:r>
      <w:r w:rsidR="00F15CD8">
        <w:rPr>
          <w:rFonts w:hint="eastAsia"/>
        </w:rPr>
        <w:t>을</w:t>
      </w:r>
      <w:proofErr w:type="spellEnd"/>
      <w:r w:rsidR="00F15CD8">
        <w:rPr>
          <w:rFonts w:hint="eastAsia"/>
        </w:rPr>
        <w:t xml:space="preserve"> 추가할 수 있음.</w:t>
      </w:r>
    </w:p>
    <w:p w14:paraId="6D5CEE0C" w14:textId="3680DCAF" w:rsidR="005A4419" w:rsidRPr="008C27A2" w:rsidRDefault="005A4419">
      <w:pPr>
        <w:pStyle w:val="af1"/>
      </w:pPr>
      <w:r>
        <w:rPr>
          <w:rFonts w:hint="eastAsia"/>
        </w:rPr>
        <w:t xml:space="preserve">(예시) 회사의 2024년 및 2025년 각 감사보고서(외부감사인의 적정의견을 받은 </w:t>
      </w:r>
      <w:r w:rsidR="005D7CF9">
        <w:rPr>
          <w:rFonts w:hint="eastAsia"/>
        </w:rPr>
        <w:t>감사보고서) 상의 EBITDA</w:t>
      </w:r>
      <w:r w:rsidR="00394718">
        <w:rPr>
          <w:rFonts w:hint="eastAsia"/>
        </w:rPr>
        <w:t xml:space="preserve">를 기준으로 </w:t>
      </w:r>
      <w:r w:rsidR="00394718">
        <w:t>‘</w:t>
      </w:r>
      <w:r w:rsidR="00394718">
        <w:rPr>
          <w:rFonts w:hint="eastAsia"/>
        </w:rPr>
        <w:t xml:space="preserve">2024년 및 2025년 합산 </w:t>
      </w:r>
      <w:r w:rsidR="00F15CD8" w:rsidRPr="00F15CD8">
        <w:t xml:space="preserve">EBITDA가 110억원의 90%보다 미달할 경우 그 미달 비율만큼 직전 </w:t>
      </w:r>
      <w:proofErr w:type="spellStart"/>
      <w:r w:rsidR="00F15CD8" w:rsidRPr="00F15CD8">
        <w:t>전환가액에서</w:t>
      </w:r>
      <w:proofErr w:type="spellEnd"/>
      <w:r w:rsidR="00F15CD8" w:rsidRPr="00F15CD8">
        <w:t xml:space="preserve"> 하향 조정한다. 본 호에 따른 전환가격 조정은 2025년 감사보고서 발행 즉시 이루어진다. 단, 본 호에 따른 전환가격의 조정은 조정 전 전환가격의 80%를 하한으로 한다.</w:t>
      </w:r>
    </w:p>
  </w:footnote>
  <w:footnote w:id="43">
    <w:p w14:paraId="4170E3CA" w14:textId="3AE5B4D7" w:rsidR="008A0D93" w:rsidRPr="008A0D93" w:rsidRDefault="008A0D93">
      <w:pPr>
        <w:pStyle w:val="af1"/>
      </w:pPr>
      <w:r>
        <w:rPr>
          <w:rStyle w:val="af2"/>
        </w:rPr>
        <w:footnoteRef/>
      </w:r>
      <w:r>
        <w:t xml:space="preserve"> </w:t>
      </w:r>
      <w:r w:rsidRPr="008A0D93">
        <w:rPr>
          <w:rFonts w:hint="eastAsia"/>
        </w:rPr>
        <w:t>“</w:t>
      </w:r>
      <w:r w:rsidRPr="008A0D93">
        <w:t>1. 투자금 사용용도"</w:t>
      </w:r>
      <w:proofErr w:type="spellStart"/>
      <w:r w:rsidRPr="008A0D93">
        <w:t>에</w:t>
      </w:r>
      <w:proofErr w:type="spellEnd"/>
      <w:r w:rsidRPr="008A0D93">
        <w:t xml:space="preserve"> 기재되어 있지 않은 용도로 투자금을 사용하기 위해서는 투자자의 별도 승인을 얻어야 함. 만일 </w:t>
      </w:r>
      <w:r w:rsidRPr="008A0D93">
        <w:t>“</w:t>
      </w:r>
      <w:r w:rsidRPr="008A0D93">
        <w:t>차입금 상환"을 강력하게 제한하고자 한다면 "3. 투자금 사용 제한"</w:t>
      </w:r>
      <w:proofErr w:type="spellStart"/>
      <w:r w:rsidRPr="008A0D93">
        <w:t>에</w:t>
      </w:r>
      <w:proofErr w:type="spellEnd"/>
      <w:r w:rsidRPr="008A0D93">
        <w:t xml:space="preserve"> '제3자에 대한 자금대여 및 제3자 주식 매입' 외에 '차입금 상환'을 추가할 수 있음</w:t>
      </w:r>
    </w:p>
  </w:footnote>
  <w:footnote w:id="44">
    <w:p w14:paraId="0FB9A950" w14:textId="77777777" w:rsidR="008064FD" w:rsidRDefault="008064FD">
      <w:pPr>
        <w:pStyle w:val="af1"/>
      </w:pPr>
      <w:r>
        <w:rPr>
          <w:rStyle w:val="af2"/>
        </w:rPr>
        <w:footnoteRef/>
      </w:r>
      <w:r>
        <w:t xml:space="preserve"> </w:t>
      </w:r>
      <w:r>
        <w:rPr>
          <w:rFonts w:hint="eastAsia"/>
        </w:rPr>
        <w:t>규약에 이와 같은 조항이 없는 경우 아래와 같이 수정.</w:t>
      </w:r>
    </w:p>
    <w:p w14:paraId="0B48285B" w14:textId="468983F0" w:rsidR="008064FD" w:rsidRPr="008064FD" w:rsidRDefault="008064FD">
      <w:pPr>
        <w:pStyle w:val="af1"/>
      </w:pPr>
      <w:r>
        <w:t>“</w:t>
      </w:r>
      <w:r w:rsidRPr="008064FD">
        <w:t xml:space="preserve">회사가 </w:t>
      </w:r>
      <w:r w:rsidRPr="008064FD">
        <w:rPr>
          <w:rFonts w:hint="eastAsia"/>
        </w:rPr>
        <w:t>본</w:t>
      </w:r>
      <w:r w:rsidRPr="008064FD">
        <w:t xml:space="preserve"> 약정</w:t>
      </w:r>
      <w:r w:rsidRPr="008064FD">
        <w:rPr>
          <w:rFonts w:hint="eastAsia"/>
        </w:rPr>
        <w:t>을</w:t>
      </w:r>
      <w:r w:rsidRPr="008064FD">
        <w:t xml:space="preserve"> 위반하는 경우, 투자자는 회사에게 </w:t>
      </w:r>
      <w:r>
        <w:rPr>
          <w:rFonts w:hint="eastAsia"/>
        </w:rPr>
        <w:t>본 계약서 본문 제4장 계약 위반에 대한 책임을 물</w:t>
      </w:r>
      <w:r w:rsidRPr="008064FD">
        <w:rPr>
          <w:rFonts w:hint="eastAsia"/>
        </w:rPr>
        <w:t>을</w:t>
      </w:r>
      <w:r w:rsidRPr="008064FD">
        <w:t xml:space="preserve"> </w:t>
      </w:r>
      <w:r w:rsidRPr="008064FD">
        <w:rPr>
          <w:rFonts w:hint="eastAsia"/>
        </w:rPr>
        <w:t>수</w:t>
      </w:r>
      <w:r w:rsidRPr="008064FD">
        <w:t xml:space="preserve"> </w:t>
      </w:r>
      <w:r w:rsidRPr="008064FD">
        <w:rPr>
          <w:rFonts w:hint="eastAsia"/>
        </w:rPr>
        <w:t>있다</w:t>
      </w:r>
      <w:r w:rsidRPr="008064FD">
        <w:t>.</w:t>
      </w:r>
      <w:r>
        <w:t>”</w:t>
      </w:r>
    </w:p>
  </w:footnote>
  <w:footnote w:id="45">
    <w:p w14:paraId="25DEC18E" w14:textId="7AD5F581" w:rsidR="0033579F" w:rsidRDefault="0033579F">
      <w:pPr>
        <w:pStyle w:val="af1"/>
      </w:pPr>
      <w:r>
        <w:rPr>
          <w:rStyle w:val="af2"/>
        </w:rPr>
        <w:footnoteRef/>
      </w:r>
      <w:r>
        <w:t xml:space="preserve"> </w:t>
      </w:r>
      <w:r>
        <w:rPr>
          <w:rFonts w:hint="eastAsia"/>
        </w:rPr>
        <w:t xml:space="preserve">본 약정이 종료되더라도 </w:t>
      </w:r>
      <w:proofErr w:type="spellStart"/>
      <w:r>
        <w:rPr>
          <w:rFonts w:hint="eastAsia"/>
        </w:rPr>
        <w:t>위약벌</w:t>
      </w:r>
      <w:proofErr w:type="spellEnd"/>
      <w:r>
        <w:rPr>
          <w:rFonts w:hint="eastAsia"/>
        </w:rPr>
        <w:t xml:space="preserve"> 및 손해배상청구를 할 수 있음을 명확하게 나타내기 위하여 추가.</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23FC"/>
    <w:multiLevelType w:val="hybridMultilevel"/>
    <w:tmpl w:val="BFACBAB4"/>
    <w:lvl w:ilvl="0" w:tplc="04090011">
      <w:start w:val="1"/>
      <w:numFmt w:val="decimalEnclosedCircle"/>
      <w:lvlText w:val="%1"/>
      <w:lvlJc w:val="left"/>
      <w:pPr>
        <w:ind w:left="1158" w:hanging="400"/>
      </w:pPr>
    </w:lvl>
    <w:lvl w:ilvl="1" w:tplc="0D303D6E">
      <w:start w:val="1"/>
      <w:numFmt w:val="decimal"/>
      <w:lvlText w:val="%2."/>
      <w:lvlJc w:val="left"/>
      <w:pPr>
        <w:ind w:left="1863" w:hanging="705"/>
      </w:pPr>
      <w:rPr>
        <w:rFonts w:hint="default"/>
      </w:rPr>
    </w:lvl>
    <w:lvl w:ilvl="2" w:tplc="0409001B" w:tentative="1">
      <w:start w:val="1"/>
      <w:numFmt w:val="lowerRoman"/>
      <w:lvlText w:val="%3."/>
      <w:lvlJc w:val="right"/>
      <w:pPr>
        <w:ind w:left="1958" w:hanging="400"/>
      </w:pPr>
    </w:lvl>
    <w:lvl w:ilvl="3" w:tplc="0409000F" w:tentative="1">
      <w:start w:val="1"/>
      <w:numFmt w:val="decimal"/>
      <w:lvlText w:val="%4."/>
      <w:lvlJc w:val="left"/>
      <w:pPr>
        <w:ind w:left="2358" w:hanging="400"/>
      </w:pPr>
    </w:lvl>
    <w:lvl w:ilvl="4" w:tplc="04090019" w:tentative="1">
      <w:start w:val="1"/>
      <w:numFmt w:val="upperLetter"/>
      <w:lvlText w:val="%5."/>
      <w:lvlJc w:val="left"/>
      <w:pPr>
        <w:ind w:left="2758" w:hanging="400"/>
      </w:pPr>
    </w:lvl>
    <w:lvl w:ilvl="5" w:tplc="0409001B" w:tentative="1">
      <w:start w:val="1"/>
      <w:numFmt w:val="lowerRoman"/>
      <w:lvlText w:val="%6."/>
      <w:lvlJc w:val="right"/>
      <w:pPr>
        <w:ind w:left="3158" w:hanging="400"/>
      </w:pPr>
    </w:lvl>
    <w:lvl w:ilvl="6" w:tplc="0409000F" w:tentative="1">
      <w:start w:val="1"/>
      <w:numFmt w:val="decimal"/>
      <w:lvlText w:val="%7."/>
      <w:lvlJc w:val="left"/>
      <w:pPr>
        <w:ind w:left="3558" w:hanging="400"/>
      </w:pPr>
    </w:lvl>
    <w:lvl w:ilvl="7" w:tplc="04090019" w:tentative="1">
      <w:start w:val="1"/>
      <w:numFmt w:val="upperLetter"/>
      <w:lvlText w:val="%8."/>
      <w:lvlJc w:val="left"/>
      <w:pPr>
        <w:ind w:left="3958" w:hanging="400"/>
      </w:pPr>
    </w:lvl>
    <w:lvl w:ilvl="8" w:tplc="0409001B" w:tentative="1">
      <w:start w:val="1"/>
      <w:numFmt w:val="lowerRoman"/>
      <w:lvlText w:val="%9."/>
      <w:lvlJc w:val="right"/>
      <w:pPr>
        <w:ind w:left="4358" w:hanging="400"/>
      </w:pPr>
    </w:lvl>
  </w:abstractNum>
  <w:abstractNum w:abstractNumId="1" w15:restartNumberingAfterBreak="0">
    <w:nsid w:val="034C3915"/>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2" w15:restartNumberingAfterBreak="0">
    <w:nsid w:val="05537CFF"/>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 w15:restartNumberingAfterBreak="0">
    <w:nsid w:val="058C0585"/>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 w15:restartNumberingAfterBreak="0">
    <w:nsid w:val="079F7D0C"/>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5" w15:restartNumberingAfterBreak="0">
    <w:nsid w:val="08E56BED"/>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 w15:restartNumberingAfterBreak="0">
    <w:nsid w:val="0984356E"/>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7" w15:restartNumberingAfterBreak="0">
    <w:nsid w:val="0A4526A1"/>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8" w15:restartNumberingAfterBreak="0">
    <w:nsid w:val="0E016E0A"/>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1592EAA"/>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2DE7774"/>
    <w:multiLevelType w:val="hybridMultilevel"/>
    <w:tmpl w:val="93582F26"/>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1" w15:restartNumberingAfterBreak="0">
    <w:nsid w:val="14E84DA5"/>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2" w15:restartNumberingAfterBreak="0">
    <w:nsid w:val="162413CD"/>
    <w:multiLevelType w:val="hybridMultilevel"/>
    <w:tmpl w:val="D17E8942"/>
    <w:lvl w:ilvl="0" w:tplc="09DCACBA">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9365EE1"/>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4" w15:restartNumberingAfterBreak="0">
    <w:nsid w:val="1B1C3C56"/>
    <w:multiLevelType w:val="hybridMultilevel"/>
    <w:tmpl w:val="FEA0F4B4"/>
    <w:lvl w:ilvl="0" w:tplc="3EBAC5EE">
      <w:start w:val="1"/>
      <w:numFmt w:val="decimal"/>
      <w:suff w:val="space"/>
      <w:lvlText w:val="제%1조"/>
      <w:lvlJc w:val="left"/>
      <w:pPr>
        <w:ind w:left="1110" w:hanging="400"/>
      </w:pPr>
      <w:rPr>
        <w:rFonts w:hint="eastAsia"/>
        <w:b/>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B5A7DEC"/>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6" w15:restartNumberingAfterBreak="0">
    <w:nsid w:val="1DA445C6"/>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7" w15:restartNumberingAfterBreak="0">
    <w:nsid w:val="1FBB0B36"/>
    <w:multiLevelType w:val="hybridMultilevel"/>
    <w:tmpl w:val="3A3C75A8"/>
    <w:lvl w:ilvl="0" w:tplc="FFFFFFFF">
      <w:start w:val="1"/>
      <w:numFmt w:val="decimal"/>
      <w:lvlText w:val="%1."/>
      <w:lvlJc w:val="left"/>
      <w:pPr>
        <w:ind w:left="1640" w:hanging="40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8" w15:restartNumberingAfterBreak="0">
    <w:nsid w:val="23D71CBB"/>
    <w:multiLevelType w:val="multilevel"/>
    <w:tmpl w:val="A7E6BE78"/>
    <w:lvl w:ilvl="0">
      <w:start w:val="1"/>
      <w:numFmt w:val="decimal"/>
      <w:pStyle w:val="1"/>
      <w:lvlText w:val="제%1장"/>
      <w:lvlJc w:val="left"/>
      <w:pPr>
        <w:ind w:left="0" w:firstLine="0"/>
      </w:pPr>
    </w:lvl>
    <w:lvl w:ilvl="1">
      <w:start w:val="1"/>
      <w:numFmt w:val="decimal"/>
      <w:pStyle w:val="1-1"/>
      <w:lvlText w:val="제%1-%2조"/>
      <w:lvlJc w:val="left"/>
      <w:pPr>
        <w:ind w:left="964" w:hanging="964"/>
      </w:pPr>
      <w:rPr>
        <w:rFonts w:ascii="나눔명조" w:eastAsia="나눔명조" w:hAnsi="나눔명조"/>
        <w:b/>
        <w:bCs w:val="0"/>
        <w:lang w:val="en-US"/>
      </w:rPr>
    </w:lvl>
    <w:lvl w:ilvl="2">
      <w:start w:val="1"/>
      <w:numFmt w:val="decimalEnclosedCircle"/>
      <w:pStyle w:val="10"/>
      <w:lvlText w:val="%3"/>
      <w:lvlJc w:val="left"/>
      <w:pPr>
        <w:ind w:left="567" w:hanging="397"/>
      </w:pPr>
    </w:lvl>
    <w:lvl w:ilvl="3">
      <w:start w:val="1"/>
      <w:numFmt w:val="decimal"/>
      <w:pStyle w:val="11"/>
      <w:lvlText w:val="%4."/>
      <w:lvlJc w:val="left"/>
      <w:pPr>
        <w:ind w:left="964" w:hanging="397"/>
      </w:pPr>
      <w:rPr>
        <w:rFonts w:ascii="나눔명조" w:eastAsia="나눔명조" w:hAnsi="나눔명조"/>
      </w:rPr>
    </w:lvl>
    <w:lvl w:ilvl="4">
      <w:start w:val="1"/>
      <w:numFmt w:val="ganada"/>
      <w:pStyle w:val="a"/>
      <w:lvlText w:val="%5."/>
      <w:lvlJc w:val="left"/>
      <w:pPr>
        <w:ind w:left="1361" w:hanging="397"/>
      </w:pPr>
    </w:lvl>
    <w:lvl w:ilvl="5">
      <w:start w:val="1"/>
      <w:numFmt w:val="decimal"/>
      <w:pStyle w:val="12"/>
      <w:lvlText w:val="%6)"/>
      <w:lvlJc w:val="left"/>
      <w:pPr>
        <w:ind w:left="1758" w:hanging="397"/>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2473089C"/>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20" w15:restartNumberingAfterBreak="0">
    <w:nsid w:val="256F5874"/>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25B960CE"/>
    <w:multiLevelType w:val="hybridMultilevel"/>
    <w:tmpl w:val="BFACBAB4"/>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22" w15:restartNumberingAfterBreak="0">
    <w:nsid w:val="28656BC5"/>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28951029"/>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289F10EC"/>
    <w:multiLevelType w:val="hybridMultilevel"/>
    <w:tmpl w:val="3A3C75A8"/>
    <w:lvl w:ilvl="0" w:tplc="0D303D6E">
      <w:start w:val="1"/>
      <w:numFmt w:val="decimal"/>
      <w:lvlText w:val="%1."/>
      <w:lvlJc w:val="left"/>
      <w:pPr>
        <w:ind w:left="1640" w:hanging="40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2BF75807"/>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2F6F60E3"/>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27" w15:restartNumberingAfterBreak="0">
    <w:nsid w:val="30100DE1"/>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31DF7B1E"/>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29" w15:restartNumberingAfterBreak="0">
    <w:nsid w:val="31E553F2"/>
    <w:multiLevelType w:val="hybridMultilevel"/>
    <w:tmpl w:val="DFA69D7C"/>
    <w:lvl w:ilvl="0" w:tplc="B996620C">
      <w:start w:val="1"/>
      <w:numFmt w:val="decimal"/>
      <w:lvlText w:val="%1."/>
      <w:lvlJc w:val="left"/>
      <w:pPr>
        <w:tabs>
          <w:tab w:val="num" w:pos="851"/>
        </w:tabs>
        <w:ind w:left="1701" w:hanging="501"/>
      </w:pPr>
      <w:rPr>
        <w:rFonts w:hint="default"/>
      </w:rPr>
    </w:lvl>
    <w:lvl w:ilvl="1" w:tplc="AC6C5546">
      <w:start w:val="1"/>
      <w:numFmt w:val="decimal"/>
      <w:lvlText w:val="제%2조"/>
      <w:lvlJc w:val="left"/>
      <w:pPr>
        <w:tabs>
          <w:tab w:val="num" w:pos="1419"/>
        </w:tabs>
        <w:ind w:left="1419" w:hanging="851"/>
      </w:pPr>
      <w:rPr>
        <w:rFonts w:hint="default"/>
        <w:lang w:val="en-US"/>
      </w:rPr>
    </w:lvl>
    <w:lvl w:ilvl="2" w:tplc="84EA97F4">
      <w:start w:val="1"/>
      <w:numFmt w:val="decimalEnclosedCircle"/>
      <w:lvlText w:val="%3"/>
      <w:lvlJc w:val="left"/>
      <w:pPr>
        <w:tabs>
          <w:tab w:val="num" w:pos="851"/>
        </w:tabs>
        <w:ind w:left="851" w:hanging="851"/>
      </w:pPr>
      <w:rPr>
        <w:rFonts w:hint="default"/>
      </w:rPr>
    </w:lvl>
    <w:lvl w:ilvl="3" w:tplc="0409000F">
      <w:start w:val="1"/>
      <w:numFmt w:val="decimal"/>
      <w:lvlText w:val="%4."/>
      <w:lvlJc w:val="left"/>
      <w:pPr>
        <w:tabs>
          <w:tab w:val="num" w:pos="2000"/>
        </w:tabs>
        <w:ind w:left="2000" w:hanging="400"/>
      </w:pPr>
    </w:lvl>
    <w:lvl w:ilvl="4" w:tplc="63C4E774">
      <w:start w:val="1"/>
      <w:numFmt w:val="upperRoman"/>
      <w:suff w:val="nothing"/>
      <w:lvlText w:val="%5."/>
      <w:lvlJc w:val="left"/>
      <w:pPr>
        <w:ind w:left="0" w:firstLine="0"/>
      </w:pPr>
      <w:rPr>
        <w:rFonts w:hint="default"/>
      </w:r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336B5A4D"/>
    <w:multiLevelType w:val="hybridMultilevel"/>
    <w:tmpl w:val="BFACBAB4"/>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31" w15:restartNumberingAfterBreak="0">
    <w:nsid w:val="36645760"/>
    <w:multiLevelType w:val="hybridMultilevel"/>
    <w:tmpl w:val="024C93B8"/>
    <w:lvl w:ilvl="0" w:tplc="04090011">
      <w:start w:val="1"/>
      <w:numFmt w:val="decimalEnclosedCircle"/>
      <w:lvlText w:val="%1"/>
      <w:lvlJc w:val="left"/>
      <w:pPr>
        <w:ind w:left="542" w:hanging="400"/>
      </w:pPr>
    </w:lvl>
    <w:lvl w:ilvl="1" w:tplc="D0668D8C">
      <w:start w:val="1"/>
      <w:numFmt w:val="decimal"/>
      <w:lvlText w:val="%2."/>
      <w:lvlJc w:val="left"/>
      <w:pPr>
        <w:ind w:left="1639" w:hanging="399"/>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2" w15:restartNumberingAfterBreak="0">
    <w:nsid w:val="366E5F5C"/>
    <w:multiLevelType w:val="hybridMultilevel"/>
    <w:tmpl w:val="348E7374"/>
    <w:lvl w:ilvl="0" w:tplc="04090011">
      <w:start w:val="1"/>
      <w:numFmt w:val="decimalEnclosedCircle"/>
      <w:lvlText w:val="%1"/>
      <w:lvlJc w:val="left"/>
      <w:pPr>
        <w:tabs>
          <w:tab w:val="num" w:pos="851"/>
        </w:tabs>
        <w:ind w:left="851" w:hanging="851"/>
      </w:pPr>
      <w:rPr>
        <w:rFonts w:hint="default"/>
      </w:rPr>
    </w:lvl>
    <w:lvl w:ilvl="1" w:tplc="B796A558">
      <w:start w:val="1"/>
      <w:numFmt w:val="decimal"/>
      <w:lvlText w:val="%2."/>
      <w:lvlJc w:val="left"/>
      <w:pPr>
        <w:tabs>
          <w:tab w:val="num" w:pos="451"/>
        </w:tabs>
        <w:ind w:left="1301" w:hanging="501"/>
      </w:pPr>
      <w:rPr>
        <w:rFonts w:hint="default"/>
        <w:b/>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3" w15:restartNumberingAfterBreak="0">
    <w:nsid w:val="38C47084"/>
    <w:multiLevelType w:val="hybridMultilevel"/>
    <w:tmpl w:val="9F6EE1EC"/>
    <w:lvl w:ilvl="0" w:tplc="A1084E1A">
      <w:start w:val="1"/>
      <w:numFmt w:val="ganada"/>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4" w15:restartNumberingAfterBreak="0">
    <w:nsid w:val="38DF7521"/>
    <w:multiLevelType w:val="hybridMultilevel"/>
    <w:tmpl w:val="4BB0F56C"/>
    <w:lvl w:ilvl="0" w:tplc="B99ADE1A">
      <w:start w:val="1"/>
      <w:numFmt w:val="decimal"/>
      <w:lvlText w:val="%1."/>
      <w:lvlJc w:val="left"/>
      <w:pPr>
        <w:tabs>
          <w:tab w:val="num" w:pos="451"/>
        </w:tabs>
        <w:ind w:left="1301" w:hanging="501"/>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400132C3"/>
    <w:multiLevelType w:val="hybridMultilevel"/>
    <w:tmpl w:val="BFACBAB4"/>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36" w15:restartNumberingAfterBreak="0">
    <w:nsid w:val="400D6C38"/>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7" w15:restartNumberingAfterBreak="0">
    <w:nsid w:val="4230761F"/>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8" w15:restartNumberingAfterBreak="0">
    <w:nsid w:val="443573C8"/>
    <w:multiLevelType w:val="hybridMultilevel"/>
    <w:tmpl w:val="E0D27B0A"/>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8DAED0F4">
      <w:start w:val="1"/>
      <w:numFmt w:val="ganada"/>
      <w:lvlText w:val="%3."/>
      <w:lvlJc w:val="left"/>
      <w:pPr>
        <w:ind w:left="1302" w:hanging="360"/>
      </w:pPr>
      <w:rPr>
        <w:rFonts w:hint="default"/>
      </w:r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9" w15:restartNumberingAfterBreak="0">
    <w:nsid w:val="446774D3"/>
    <w:multiLevelType w:val="hybridMultilevel"/>
    <w:tmpl w:val="934410B0"/>
    <w:lvl w:ilvl="0" w:tplc="1F660F3C">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44B17403"/>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1" w15:restartNumberingAfterBreak="0">
    <w:nsid w:val="45992FC4"/>
    <w:multiLevelType w:val="hybridMultilevel"/>
    <w:tmpl w:val="3A3C75A8"/>
    <w:lvl w:ilvl="0" w:tplc="FFFFFFFF">
      <w:start w:val="1"/>
      <w:numFmt w:val="decimal"/>
      <w:lvlText w:val="%1."/>
      <w:lvlJc w:val="left"/>
      <w:pPr>
        <w:ind w:left="400" w:hanging="400"/>
      </w:pPr>
      <w:rPr>
        <w:rFonts w:hint="default"/>
      </w:rPr>
    </w:lvl>
    <w:lvl w:ilvl="1" w:tplc="FFFFFFFF" w:tentative="1">
      <w:start w:val="1"/>
      <w:numFmt w:val="upperLetter"/>
      <w:lvlText w:val="%2."/>
      <w:lvlJc w:val="left"/>
      <w:pPr>
        <w:ind w:left="-40" w:hanging="400"/>
      </w:pPr>
    </w:lvl>
    <w:lvl w:ilvl="2" w:tplc="FFFFFFFF" w:tentative="1">
      <w:start w:val="1"/>
      <w:numFmt w:val="lowerRoman"/>
      <w:lvlText w:val="%3."/>
      <w:lvlJc w:val="right"/>
      <w:pPr>
        <w:ind w:left="360" w:hanging="400"/>
      </w:pPr>
    </w:lvl>
    <w:lvl w:ilvl="3" w:tplc="FFFFFFFF" w:tentative="1">
      <w:start w:val="1"/>
      <w:numFmt w:val="decimal"/>
      <w:lvlText w:val="%4."/>
      <w:lvlJc w:val="left"/>
      <w:pPr>
        <w:ind w:left="760" w:hanging="400"/>
      </w:pPr>
    </w:lvl>
    <w:lvl w:ilvl="4" w:tplc="FFFFFFFF" w:tentative="1">
      <w:start w:val="1"/>
      <w:numFmt w:val="upperLetter"/>
      <w:lvlText w:val="%5."/>
      <w:lvlJc w:val="left"/>
      <w:pPr>
        <w:ind w:left="1160" w:hanging="400"/>
      </w:pPr>
    </w:lvl>
    <w:lvl w:ilvl="5" w:tplc="FFFFFFFF" w:tentative="1">
      <w:start w:val="1"/>
      <w:numFmt w:val="lowerRoman"/>
      <w:lvlText w:val="%6."/>
      <w:lvlJc w:val="right"/>
      <w:pPr>
        <w:ind w:left="1560" w:hanging="400"/>
      </w:pPr>
    </w:lvl>
    <w:lvl w:ilvl="6" w:tplc="FFFFFFFF" w:tentative="1">
      <w:start w:val="1"/>
      <w:numFmt w:val="decimal"/>
      <w:lvlText w:val="%7."/>
      <w:lvlJc w:val="left"/>
      <w:pPr>
        <w:ind w:left="1960" w:hanging="400"/>
      </w:pPr>
    </w:lvl>
    <w:lvl w:ilvl="7" w:tplc="FFFFFFFF" w:tentative="1">
      <w:start w:val="1"/>
      <w:numFmt w:val="upperLetter"/>
      <w:lvlText w:val="%8."/>
      <w:lvlJc w:val="left"/>
      <w:pPr>
        <w:ind w:left="2360" w:hanging="400"/>
      </w:pPr>
    </w:lvl>
    <w:lvl w:ilvl="8" w:tplc="FFFFFFFF" w:tentative="1">
      <w:start w:val="1"/>
      <w:numFmt w:val="lowerRoman"/>
      <w:lvlText w:val="%9."/>
      <w:lvlJc w:val="right"/>
      <w:pPr>
        <w:ind w:left="2760" w:hanging="400"/>
      </w:pPr>
    </w:lvl>
  </w:abstractNum>
  <w:abstractNum w:abstractNumId="42" w15:restartNumberingAfterBreak="0">
    <w:nsid w:val="4A9C7A80"/>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3" w15:restartNumberingAfterBreak="0">
    <w:nsid w:val="4AFC5D87"/>
    <w:multiLevelType w:val="hybridMultilevel"/>
    <w:tmpl w:val="93582F26"/>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44" w15:restartNumberingAfterBreak="0">
    <w:nsid w:val="4C504BCE"/>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5" w15:restartNumberingAfterBreak="0">
    <w:nsid w:val="4CFC19C6"/>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4D237433"/>
    <w:multiLevelType w:val="hybridMultilevel"/>
    <w:tmpl w:val="F306D752"/>
    <w:lvl w:ilvl="0" w:tplc="299CC4C8">
      <w:start w:val="1"/>
      <w:numFmt w:val="decimal"/>
      <w:suff w:val="space"/>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4D881B46"/>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8" w15:restartNumberingAfterBreak="0">
    <w:nsid w:val="4EC04FDF"/>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5211121A"/>
    <w:multiLevelType w:val="hybridMultilevel"/>
    <w:tmpl w:val="D95E95D6"/>
    <w:lvl w:ilvl="0" w:tplc="FFFFFFFF">
      <w:start w:val="1"/>
      <w:numFmt w:val="decimalEnclosedCircle"/>
      <w:lvlText w:val="%1"/>
      <w:lvlJc w:val="left"/>
      <w:pPr>
        <w:ind w:left="866" w:hanging="440"/>
      </w:pPr>
    </w:lvl>
    <w:lvl w:ilvl="1" w:tplc="FFFFFFFF" w:tentative="1">
      <w:start w:val="1"/>
      <w:numFmt w:val="upp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upp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upperLetter"/>
      <w:lvlText w:val="%8."/>
      <w:lvlJc w:val="left"/>
      <w:pPr>
        <w:ind w:left="3946" w:hanging="440"/>
      </w:pPr>
    </w:lvl>
    <w:lvl w:ilvl="8" w:tplc="FFFFFFFF" w:tentative="1">
      <w:start w:val="1"/>
      <w:numFmt w:val="lowerRoman"/>
      <w:lvlText w:val="%9."/>
      <w:lvlJc w:val="right"/>
      <w:pPr>
        <w:ind w:left="4386" w:hanging="440"/>
      </w:pPr>
    </w:lvl>
  </w:abstractNum>
  <w:abstractNum w:abstractNumId="50" w15:restartNumberingAfterBreak="0">
    <w:nsid w:val="52DC0876"/>
    <w:multiLevelType w:val="hybridMultilevel"/>
    <w:tmpl w:val="B4F6ECFE"/>
    <w:lvl w:ilvl="0" w:tplc="04090011">
      <w:start w:val="1"/>
      <w:numFmt w:val="decimalEnclosedCircle"/>
      <w:lvlText w:val="%1"/>
      <w:lvlJc w:val="left"/>
      <w:pPr>
        <w:ind w:left="866" w:hanging="440"/>
      </w:p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51" w15:restartNumberingAfterBreak="0">
    <w:nsid w:val="56F662D6"/>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52" w15:restartNumberingAfterBreak="0">
    <w:nsid w:val="57621E35"/>
    <w:multiLevelType w:val="hybridMultilevel"/>
    <w:tmpl w:val="3A3C75A8"/>
    <w:lvl w:ilvl="0" w:tplc="0D303D6E">
      <w:start w:val="1"/>
      <w:numFmt w:val="decimal"/>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58200283"/>
    <w:multiLevelType w:val="hybridMultilevel"/>
    <w:tmpl w:val="2CBEBA7C"/>
    <w:lvl w:ilvl="0" w:tplc="886AEC2E">
      <w:start w:val="1"/>
      <w:numFmt w:val="decimalEnclosedCircle"/>
      <w:pStyle w:val="13"/>
      <w:lvlText w:val="%1"/>
      <w:lvlJc w:val="left"/>
      <w:pPr>
        <w:ind w:left="928" w:hanging="360"/>
      </w:pPr>
      <w:rPr>
        <w:rFonts w:hint="default"/>
        <w:lang w:eastAsia="ko-KR"/>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54" w15:restartNumberingAfterBreak="0">
    <w:nsid w:val="58FA33E1"/>
    <w:multiLevelType w:val="hybridMultilevel"/>
    <w:tmpl w:val="47804F08"/>
    <w:lvl w:ilvl="0" w:tplc="02E2FEB6">
      <w:start w:val="1"/>
      <w:numFmt w:val="decimal"/>
      <w:lvlText w:val="제%1조"/>
      <w:lvlJc w:val="left"/>
      <w:pPr>
        <w:tabs>
          <w:tab w:val="num" w:pos="2041"/>
        </w:tabs>
        <w:ind w:left="2000" w:hanging="400"/>
      </w:pPr>
      <w:rPr>
        <w:rFonts w:hint="eastAsia"/>
        <w:b/>
      </w:rPr>
    </w:lvl>
    <w:lvl w:ilvl="1" w:tplc="04090019">
      <w:start w:val="1"/>
      <w:numFmt w:val="upperLetter"/>
      <w:lvlText w:val="%2."/>
      <w:lvlJc w:val="left"/>
      <w:pPr>
        <w:ind w:left="2400" w:hanging="400"/>
      </w:pPr>
    </w:lvl>
    <w:lvl w:ilvl="2" w:tplc="0409001B" w:tentative="1">
      <w:start w:val="1"/>
      <w:numFmt w:val="lowerRoman"/>
      <w:lvlText w:val="%3."/>
      <w:lvlJc w:val="right"/>
      <w:pPr>
        <w:ind w:left="2800" w:hanging="400"/>
      </w:pPr>
    </w:lvl>
    <w:lvl w:ilvl="3" w:tplc="0409000F" w:tentative="1">
      <w:start w:val="1"/>
      <w:numFmt w:val="decimal"/>
      <w:lvlText w:val="%4."/>
      <w:lvlJc w:val="left"/>
      <w:pPr>
        <w:ind w:left="3200" w:hanging="400"/>
      </w:pPr>
    </w:lvl>
    <w:lvl w:ilvl="4" w:tplc="04090019" w:tentative="1">
      <w:start w:val="1"/>
      <w:numFmt w:val="upperLetter"/>
      <w:lvlText w:val="%5."/>
      <w:lvlJc w:val="left"/>
      <w:pPr>
        <w:ind w:left="3600" w:hanging="400"/>
      </w:pPr>
    </w:lvl>
    <w:lvl w:ilvl="5" w:tplc="0409001B" w:tentative="1">
      <w:start w:val="1"/>
      <w:numFmt w:val="lowerRoman"/>
      <w:lvlText w:val="%6."/>
      <w:lvlJc w:val="right"/>
      <w:pPr>
        <w:ind w:left="4000" w:hanging="400"/>
      </w:pPr>
    </w:lvl>
    <w:lvl w:ilvl="6" w:tplc="0409000F" w:tentative="1">
      <w:start w:val="1"/>
      <w:numFmt w:val="decimal"/>
      <w:lvlText w:val="%7."/>
      <w:lvlJc w:val="left"/>
      <w:pPr>
        <w:ind w:left="4400" w:hanging="400"/>
      </w:pPr>
    </w:lvl>
    <w:lvl w:ilvl="7" w:tplc="04090019" w:tentative="1">
      <w:start w:val="1"/>
      <w:numFmt w:val="upperLetter"/>
      <w:lvlText w:val="%8."/>
      <w:lvlJc w:val="left"/>
      <w:pPr>
        <w:ind w:left="4800" w:hanging="400"/>
      </w:pPr>
    </w:lvl>
    <w:lvl w:ilvl="8" w:tplc="0409001B" w:tentative="1">
      <w:start w:val="1"/>
      <w:numFmt w:val="lowerRoman"/>
      <w:lvlText w:val="%9."/>
      <w:lvlJc w:val="right"/>
      <w:pPr>
        <w:ind w:left="5200" w:hanging="400"/>
      </w:pPr>
    </w:lvl>
  </w:abstractNum>
  <w:abstractNum w:abstractNumId="55" w15:restartNumberingAfterBreak="0">
    <w:nsid w:val="5B6C19F1"/>
    <w:multiLevelType w:val="hybridMultilevel"/>
    <w:tmpl w:val="ACF488DC"/>
    <w:lvl w:ilvl="0" w:tplc="0409000F">
      <w:start w:val="1"/>
      <w:numFmt w:val="decimal"/>
      <w:lvlText w:val="%1."/>
      <w:lvlJc w:val="left"/>
      <w:pPr>
        <w:ind w:left="866" w:hanging="440"/>
      </w:p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56" w15:restartNumberingAfterBreak="0">
    <w:nsid w:val="5D4F711C"/>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57" w15:restartNumberingAfterBreak="0">
    <w:nsid w:val="600C0868"/>
    <w:multiLevelType w:val="hybridMultilevel"/>
    <w:tmpl w:val="3A3C75A8"/>
    <w:lvl w:ilvl="0" w:tplc="FFFFFFFF">
      <w:start w:val="1"/>
      <w:numFmt w:val="decimal"/>
      <w:lvlText w:val="%1."/>
      <w:lvlJc w:val="left"/>
      <w:pPr>
        <w:ind w:left="1640" w:hanging="40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8" w15:restartNumberingAfterBreak="0">
    <w:nsid w:val="628E3B8E"/>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59" w15:restartNumberingAfterBreak="0">
    <w:nsid w:val="633C45B7"/>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0" w15:restartNumberingAfterBreak="0">
    <w:nsid w:val="63910395"/>
    <w:multiLevelType w:val="hybridMultilevel"/>
    <w:tmpl w:val="E6AE44DA"/>
    <w:lvl w:ilvl="0" w:tplc="0409000F">
      <w:start w:val="1"/>
      <w:numFmt w:val="decimal"/>
      <w:lvlText w:val="%1."/>
      <w:lvlJc w:val="left"/>
      <w:pPr>
        <w:ind w:left="1240" w:hanging="400"/>
      </w:pPr>
    </w:lvl>
    <w:lvl w:ilvl="1" w:tplc="0D303D6E">
      <w:start w:val="1"/>
      <w:numFmt w:val="decimal"/>
      <w:lvlText w:val="%2."/>
      <w:lvlJc w:val="left"/>
      <w:pPr>
        <w:ind w:left="1640" w:hanging="400"/>
      </w:pPr>
      <w:rPr>
        <w:rFonts w:hint="default"/>
      </w:rPr>
    </w:lvl>
    <w:lvl w:ilvl="2" w:tplc="E3E43AE6">
      <w:start w:val="1"/>
      <w:numFmt w:val="ganada"/>
      <w:lvlText w:val="%3."/>
      <w:lvlJc w:val="left"/>
      <w:pPr>
        <w:ind w:left="2015" w:hanging="375"/>
      </w:pPr>
      <w:rPr>
        <w:rFonts w:ascii="바탕" w:eastAsia="바탕" w:hAnsi="바탕" w:cs="굴림"/>
      </w:r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61" w15:restartNumberingAfterBreak="0">
    <w:nsid w:val="6656303B"/>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2" w15:restartNumberingAfterBreak="0">
    <w:nsid w:val="67CC3BEE"/>
    <w:multiLevelType w:val="hybridMultilevel"/>
    <w:tmpl w:val="06C2C0BC"/>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63" w15:restartNumberingAfterBreak="0">
    <w:nsid w:val="69257780"/>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4" w15:restartNumberingAfterBreak="0">
    <w:nsid w:val="6A0F017F"/>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5" w15:restartNumberingAfterBreak="0">
    <w:nsid w:val="6AD37E6D"/>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6" w15:restartNumberingAfterBreak="0">
    <w:nsid w:val="6DD13544"/>
    <w:multiLevelType w:val="hybridMultilevel"/>
    <w:tmpl w:val="E346B26C"/>
    <w:lvl w:ilvl="0" w:tplc="5A9475D6">
      <w:start w:val="1"/>
      <w:numFmt w:val="decimal"/>
      <w:suff w:val="space"/>
      <w:lvlText w:val="%1."/>
      <w:lvlJc w:val="left"/>
      <w:pPr>
        <w:ind w:left="164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15:restartNumberingAfterBreak="0">
    <w:nsid w:val="6E283D0A"/>
    <w:multiLevelType w:val="hybridMultilevel"/>
    <w:tmpl w:val="B6B0EED4"/>
    <w:lvl w:ilvl="0" w:tplc="E3E43AE6">
      <w:start w:val="1"/>
      <w:numFmt w:val="ganada"/>
      <w:lvlText w:val="%1."/>
      <w:lvlJc w:val="left"/>
      <w:pPr>
        <w:ind w:left="2015" w:hanging="375"/>
      </w:pPr>
      <w:rPr>
        <w:rFonts w:ascii="바탕" w:eastAsia="바탕" w:hAnsi="바탕" w:cs="굴림"/>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15:restartNumberingAfterBreak="0">
    <w:nsid w:val="6FA6709F"/>
    <w:multiLevelType w:val="hybridMultilevel"/>
    <w:tmpl w:val="FCB2D90E"/>
    <w:lvl w:ilvl="0" w:tplc="75907FE6">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9" w15:restartNumberingAfterBreak="0">
    <w:nsid w:val="70BA5706"/>
    <w:multiLevelType w:val="hybridMultilevel"/>
    <w:tmpl w:val="AFFAB5BC"/>
    <w:lvl w:ilvl="0" w:tplc="7E66796C">
      <w:start w:val="1"/>
      <w:numFmt w:val="decimal"/>
      <w:lvlText w:val="%1."/>
      <w:lvlJc w:val="left"/>
      <w:pPr>
        <w:ind w:left="1020" w:hanging="360"/>
      </w:pPr>
    </w:lvl>
    <w:lvl w:ilvl="1" w:tplc="BD922776">
      <w:start w:val="1"/>
      <w:numFmt w:val="decimal"/>
      <w:lvlText w:val="%2."/>
      <w:lvlJc w:val="left"/>
      <w:pPr>
        <w:ind w:left="1020" w:hanging="360"/>
      </w:pPr>
    </w:lvl>
    <w:lvl w:ilvl="2" w:tplc="455E96AC">
      <w:start w:val="1"/>
      <w:numFmt w:val="decimal"/>
      <w:lvlText w:val="%3."/>
      <w:lvlJc w:val="left"/>
      <w:pPr>
        <w:ind w:left="1020" w:hanging="360"/>
      </w:pPr>
    </w:lvl>
    <w:lvl w:ilvl="3" w:tplc="BF189BC4">
      <w:start w:val="1"/>
      <w:numFmt w:val="decimal"/>
      <w:lvlText w:val="%4."/>
      <w:lvlJc w:val="left"/>
      <w:pPr>
        <w:ind w:left="1020" w:hanging="360"/>
      </w:pPr>
    </w:lvl>
    <w:lvl w:ilvl="4" w:tplc="55948F10">
      <w:start w:val="1"/>
      <w:numFmt w:val="decimal"/>
      <w:lvlText w:val="%5."/>
      <w:lvlJc w:val="left"/>
      <w:pPr>
        <w:ind w:left="1020" w:hanging="360"/>
      </w:pPr>
    </w:lvl>
    <w:lvl w:ilvl="5" w:tplc="DAAEC87A">
      <w:start w:val="1"/>
      <w:numFmt w:val="decimal"/>
      <w:lvlText w:val="%6."/>
      <w:lvlJc w:val="left"/>
      <w:pPr>
        <w:ind w:left="1020" w:hanging="360"/>
      </w:pPr>
    </w:lvl>
    <w:lvl w:ilvl="6" w:tplc="8084A8B4">
      <w:start w:val="1"/>
      <w:numFmt w:val="decimal"/>
      <w:lvlText w:val="%7."/>
      <w:lvlJc w:val="left"/>
      <w:pPr>
        <w:ind w:left="1020" w:hanging="360"/>
      </w:pPr>
    </w:lvl>
    <w:lvl w:ilvl="7" w:tplc="8252FACA">
      <w:start w:val="1"/>
      <w:numFmt w:val="decimal"/>
      <w:lvlText w:val="%8."/>
      <w:lvlJc w:val="left"/>
      <w:pPr>
        <w:ind w:left="1020" w:hanging="360"/>
      </w:pPr>
    </w:lvl>
    <w:lvl w:ilvl="8" w:tplc="D9147DC8">
      <w:start w:val="1"/>
      <w:numFmt w:val="decimal"/>
      <w:lvlText w:val="%9."/>
      <w:lvlJc w:val="left"/>
      <w:pPr>
        <w:ind w:left="1020" w:hanging="360"/>
      </w:pPr>
    </w:lvl>
  </w:abstractNum>
  <w:abstractNum w:abstractNumId="70" w15:restartNumberingAfterBreak="0">
    <w:nsid w:val="721A32CA"/>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71" w15:restartNumberingAfterBreak="0">
    <w:nsid w:val="72E87E1F"/>
    <w:multiLevelType w:val="hybridMultilevel"/>
    <w:tmpl w:val="BFACBAB4"/>
    <w:lvl w:ilvl="0" w:tplc="FFFFFFFF">
      <w:start w:val="1"/>
      <w:numFmt w:val="decimalEnclosedCircle"/>
      <w:lvlText w:val="%1"/>
      <w:lvlJc w:val="left"/>
      <w:pPr>
        <w:ind w:left="542" w:hanging="400"/>
      </w:p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72" w15:restartNumberingAfterBreak="0">
    <w:nsid w:val="75A34102"/>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73" w15:restartNumberingAfterBreak="0">
    <w:nsid w:val="767B1EAA"/>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74" w15:restartNumberingAfterBreak="0">
    <w:nsid w:val="7932500C"/>
    <w:multiLevelType w:val="hybridMultilevel"/>
    <w:tmpl w:val="3A3C75A8"/>
    <w:lvl w:ilvl="0" w:tplc="0D303D6E">
      <w:start w:val="1"/>
      <w:numFmt w:val="decimal"/>
      <w:lvlText w:val="%1."/>
      <w:lvlJc w:val="left"/>
      <w:pPr>
        <w:ind w:left="400" w:hanging="400"/>
      </w:pPr>
      <w:rPr>
        <w:rFonts w:hint="default"/>
      </w:rPr>
    </w:lvl>
    <w:lvl w:ilvl="1" w:tplc="04090019" w:tentative="1">
      <w:start w:val="1"/>
      <w:numFmt w:val="upperLetter"/>
      <w:lvlText w:val="%2."/>
      <w:lvlJc w:val="left"/>
      <w:pPr>
        <w:ind w:left="-40" w:hanging="400"/>
      </w:pPr>
    </w:lvl>
    <w:lvl w:ilvl="2" w:tplc="0409001B" w:tentative="1">
      <w:start w:val="1"/>
      <w:numFmt w:val="lowerRoman"/>
      <w:lvlText w:val="%3."/>
      <w:lvlJc w:val="right"/>
      <w:pPr>
        <w:ind w:left="360" w:hanging="400"/>
      </w:pPr>
    </w:lvl>
    <w:lvl w:ilvl="3" w:tplc="0409000F" w:tentative="1">
      <w:start w:val="1"/>
      <w:numFmt w:val="decimal"/>
      <w:lvlText w:val="%4."/>
      <w:lvlJc w:val="left"/>
      <w:pPr>
        <w:ind w:left="760" w:hanging="400"/>
      </w:pPr>
    </w:lvl>
    <w:lvl w:ilvl="4" w:tplc="04090019" w:tentative="1">
      <w:start w:val="1"/>
      <w:numFmt w:val="upperLetter"/>
      <w:lvlText w:val="%5."/>
      <w:lvlJc w:val="left"/>
      <w:pPr>
        <w:ind w:left="1160" w:hanging="400"/>
      </w:pPr>
    </w:lvl>
    <w:lvl w:ilvl="5" w:tplc="0409001B" w:tentative="1">
      <w:start w:val="1"/>
      <w:numFmt w:val="lowerRoman"/>
      <w:lvlText w:val="%6."/>
      <w:lvlJc w:val="right"/>
      <w:pPr>
        <w:ind w:left="1560" w:hanging="400"/>
      </w:pPr>
    </w:lvl>
    <w:lvl w:ilvl="6" w:tplc="0409000F" w:tentative="1">
      <w:start w:val="1"/>
      <w:numFmt w:val="decimal"/>
      <w:lvlText w:val="%7."/>
      <w:lvlJc w:val="left"/>
      <w:pPr>
        <w:ind w:left="1960" w:hanging="400"/>
      </w:pPr>
    </w:lvl>
    <w:lvl w:ilvl="7" w:tplc="04090019" w:tentative="1">
      <w:start w:val="1"/>
      <w:numFmt w:val="upperLetter"/>
      <w:lvlText w:val="%8."/>
      <w:lvlJc w:val="left"/>
      <w:pPr>
        <w:ind w:left="2360" w:hanging="400"/>
      </w:pPr>
    </w:lvl>
    <w:lvl w:ilvl="8" w:tplc="0409001B" w:tentative="1">
      <w:start w:val="1"/>
      <w:numFmt w:val="lowerRoman"/>
      <w:lvlText w:val="%9."/>
      <w:lvlJc w:val="right"/>
      <w:pPr>
        <w:ind w:left="2760" w:hanging="400"/>
      </w:pPr>
    </w:lvl>
  </w:abstractNum>
  <w:abstractNum w:abstractNumId="75" w15:restartNumberingAfterBreak="0">
    <w:nsid w:val="7BD034A7"/>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76" w15:restartNumberingAfterBreak="0">
    <w:nsid w:val="7C5F1696"/>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num w:numId="1" w16cid:durableId="2024478890">
    <w:abstractNumId w:val="14"/>
  </w:num>
  <w:num w:numId="2" w16cid:durableId="1707484024">
    <w:abstractNumId w:val="61"/>
  </w:num>
  <w:num w:numId="3" w16cid:durableId="1716078745">
    <w:abstractNumId w:val="60"/>
  </w:num>
  <w:num w:numId="4" w16cid:durableId="900559358">
    <w:abstractNumId w:val="54"/>
  </w:num>
  <w:num w:numId="5" w16cid:durableId="949893520">
    <w:abstractNumId w:val="65"/>
  </w:num>
  <w:num w:numId="6" w16cid:durableId="954554753">
    <w:abstractNumId w:val="46"/>
  </w:num>
  <w:num w:numId="7" w16cid:durableId="1919362511">
    <w:abstractNumId w:val="28"/>
  </w:num>
  <w:num w:numId="8" w16cid:durableId="2047365438">
    <w:abstractNumId w:val="52"/>
  </w:num>
  <w:num w:numId="9" w16cid:durableId="1322082063">
    <w:abstractNumId w:val="47"/>
  </w:num>
  <w:num w:numId="10" w16cid:durableId="631131187">
    <w:abstractNumId w:val="40"/>
  </w:num>
  <w:num w:numId="11" w16cid:durableId="363480937">
    <w:abstractNumId w:val="1"/>
  </w:num>
  <w:num w:numId="12" w16cid:durableId="1178422538">
    <w:abstractNumId w:val="73"/>
  </w:num>
  <w:num w:numId="13" w16cid:durableId="1865708583">
    <w:abstractNumId w:val="63"/>
  </w:num>
  <w:num w:numId="14" w16cid:durableId="1162040101">
    <w:abstractNumId w:val="56"/>
  </w:num>
  <w:num w:numId="15" w16cid:durableId="23872354">
    <w:abstractNumId w:val="0"/>
  </w:num>
  <w:num w:numId="16" w16cid:durableId="1525095284">
    <w:abstractNumId w:val="16"/>
  </w:num>
  <w:num w:numId="17" w16cid:durableId="112790811">
    <w:abstractNumId w:val="10"/>
  </w:num>
  <w:num w:numId="18" w16cid:durableId="511648505">
    <w:abstractNumId w:val="45"/>
  </w:num>
  <w:num w:numId="19" w16cid:durableId="1205025881">
    <w:abstractNumId w:val="27"/>
  </w:num>
  <w:num w:numId="20" w16cid:durableId="2118939786">
    <w:abstractNumId w:val="38"/>
  </w:num>
  <w:num w:numId="21" w16cid:durableId="1597013681">
    <w:abstractNumId w:val="5"/>
  </w:num>
  <w:num w:numId="22" w16cid:durableId="1411777519">
    <w:abstractNumId w:val="3"/>
  </w:num>
  <w:num w:numId="23" w16cid:durableId="789256">
    <w:abstractNumId w:val="74"/>
  </w:num>
  <w:num w:numId="24" w16cid:durableId="1497726110">
    <w:abstractNumId w:val="44"/>
  </w:num>
  <w:num w:numId="25" w16cid:durableId="191961110">
    <w:abstractNumId w:val="75"/>
  </w:num>
  <w:num w:numId="26" w16cid:durableId="770127159">
    <w:abstractNumId w:val="51"/>
  </w:num>
  <w:num w:numId="27" w16cid:durableId="1690252298">
    <w:abstractNumId w:val="6"/>
  </w:num>
  <w:num w:numId="28" w16cid:durableId="432551954">
    <w:abstractNumId w:val="58"/>
  </w:num>
  <w:num w:numId="29" w16cid:durableId="565721741">
    <w:abstractNumId w:val="15"/>
  </w:num>
  <w:num w:numId="30" w16cid:durableId="1390375306">
    <w:abstractNumId w:val="11"/>
  </w:num>
  <w:num w:numId="31" w16cid:durableId="304895562">
    <w:abstractNumId w:val="36"/>
  </w:num>
  <w:num w:numId="32" w16cid:durableId="2066222255">
    <w:abstractNumId w:val="42"/>
  </w:num>
  <w:num w:numId="33" w16cid:durableId="692264867">
    <w:abstractNumId w:val="23"/>
  </w:num>
  <w:num w:numId="34" w16cid:durableId="475220228">
    <w:abstractNumId w:val="31"/>
  </w:num>
  <w:num w:numId="35" w16cid:durableId="2005207853">
    <w:abstractNumId w:val="37"/>
  </w:num>
  <w:num w:numId="36" w16cid:durableId="308679657">
    <w:abstractNumId w:val="7"/>
  </w:num>
  <w:num w:numId="37" w16cid:durableId="1715614264">
    <w:abstractNumId w:val="53"/>
  </w:num>
  <w:num w:numId="38" w16cid:durableId="1945570630">
    <w:abstractNumId w:val="72"/>
  </w:num>
  <w:num w:numId="39" w16cid:durableId="620646274">
    <w:abstractNumId w:val="4"/>
  </w:num>
  <w:num w:numId="40" w16cid:durableId="1816140105">
    <w:abstractNumId w:val="32"/>
  </w:num>
  <w:num w:numId="41" w16cid:durableId="894121375">
    <w:abstractNumId w:val="70"/>
  </w:num>
  <w:num w:numId="42" w16cid:durableId="238096687">
    <w:abstractNumId w:val="29"/>
  </w:num>
  <w:num w:numId="43" w16cid:durableId="251281738">
    <w:abstractNumId w:val="13"/>
  </w:num>
  <w:num w:numId="44" w16cid:durableId="265621991">
    <w:abstractNumId w:val="59"/>
  </w:num>
  <w:num w:numId="45" w16cid:durableId="1786074978">
    <w:abstractNumId w:val="18"/>
  </w:num>
  <w:num w:numId="46" w16cid:durableId="1752922064">
    <w:abstractNumId w:val="76"/>
  </w:num>
  <w:num w:numId="47" w16cid:durableId="94328423">
    <w:abstractNumId w:val="19"/>
  </w:num>
  <w:num w:numId="48" w16cid:durableId="1615939242">
    <w:abstractNumId w:val="64"/>
  </w:num>
  <w:num w:numId="49" w16cid:durableId="1426806009">
    <w:abstractNumId w:val="2"/>
  </w:num>
  <w:num w:numId="50" w16cid:durableId="1006789392">
    <w:abstractNumId w:val="24"/>
  </w:num>
  <w:num w:numId="51" w16cid:durableId="711006133">
    <w:abstractNumId w:val="26"/>
  </w:num>
  <w:num w:numId="52" w16cid:durableId="587814505">
    <w:abstractNumId w:val="22"/>
  </w:num>
  <w:num w:numId="53" w16cid:durableId="996953000">
    <w:abstractNumId w:val="20"/>
  </w:num>
  <w:num w:numId="54" w16cid:durableId="2012641800">
    <w:abstractNumId w:val="9"/>
  </w:num>
  <w:num w:numId="55" w16cid:durableId="1013801583">
    <w:abstractNumId w:val="66"/>
  </w:num>
  <w:num w:numId="56" w16cid:durableId="709955860">
    <w:abstractNumId w:val="25"/>
  </w:num>
  <w:num w:numId="57" w16cid:durableId="1544630427">
    <w:abstractNumId w:val="48"/>
  </w:num>
  <w:num w:numId="58" w16cid:durableId="1898783046">
    <w:abstractNumId w:val="67"/>
  </w:num>
  <w:num w:numId="59" w16cid:durableId="648364402">
    <w:abstractNumId w:val="39"/>
  </w:num>
  <w:num w:numId="60" w16cid:durableId="1913730447">
    <w:abstractNumId w:val="8"/>
  </w:num>
  <w:num w:numId="61" w16cid:durableId="1035234111">
    <w:abstractNumId w:val="34"/>
  </w:num>
  <w:num w:numId="62" w16cid:durableId="583420888">
    <w:abstractNumId w:val="17"/>
  </w:num>
  <w:num w:numId="63" w16cid:durableId="60954781">
    <w:abstractNumId w:val="57"/>
  </w:num>
  <w:num w:numId="64" w16cid:durableId="1849831795">
    <w:abstractNumId w:val="21"/>
  </w:num>
  <w:num w:numId="65" w16cid:durableId="589314814">
    <w:abstractNumId w:val="41"/>
  </w:num>
  <w:num w:numId="66" w16cid:durableId="699941680">
    <w:abstractNumId w:val="33"/>
  </w:num>
  <w:num w:numId="67" w16cid:durableId="1535118544">
    <w:abstractNumId w:val="68"/>
  </w:num>
  <w:num w:numId="68" w16cid:durableId="1617633501">
    <w:abstractNumId w:val="12"/>
  </w:num>
  <w:num w:numId="69" w16cid:durableId="819615012">
    <w:abstractNumId w:val="55"/>
  </w:num>
  <w:num w:numId="70" w16cid:durableId="287706908">
    <w:abstractNumId w:val="50"/>
  </w:num>
  <w:num w:numId="71" w16cid:durableId="1421482599">
    <w:abstractNumId w:val="62"/>
  </w:num>
  <w:num w:numId="72" w16cid:durableId="1119451874">
    <w:abstractNumId w:val="43"/>
  </w:num>
  <w:num w:numId="73" w16cid:durableId="811481342">
    <w:abstractNumId w:val="71"/>
  </w:num>
  <w:num w:numId="74" w16cid:durableId="274949343">
    <w:abstractNumId w:val="30"/>
  </w:num>
  <w:num w:numId="75" w16cid:durableId="477040472">
    <w:abstractNumId w:val="35"/>
  </w:num>
  <w:num w:numId="76" w16cid:durableId="279147636">
    <w:abstractNumId w:val="49"/>
  </w:num>
  <w:num w:numId="77" w16cid:durableId="1873108157">
    <w:abstractNumId w:val="69"/>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L Partners">
    <w15:presenceInfo w15:providerId="None" w15:userId="SL Partners"/>
  </w15:person>
  <w15:person w15:author="Suh Jiwon">
    <w15:presenceInfo w15:providerId="AD" w15:userId="S::jwsuh@slpartners.kr::09c13bac-95d6-4287-9641-d14eff408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ko-KR"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677"/>
    <w:rsid w:val="000039E5"/>
    <w:rsid w:val="000110FF"/>
    <w:rsid w:val="00013387"/>
    <w:rsid w:val="00032A2A"/>
    <w:rsid w:val="0003346D"/>
    <w:rsid w:val="00034D50"/>
    <w:rsid w:val="00035761"/>
    <w:rsid w:val="00036999"/>
    <w:rsid w:val="000378C0"/>
    <w:rsid w:val="00041118"/>
    <w:rsid w:val="000415E2"/>
    <w:rsid w:val="0005015C"/>
    <w:rsid w:val="00051DB7"/>
    <w:rsid w:val="00057067"/>
    <w:rsid w:val="0005739C"/>
    <w:rsid w:val="00061A76"/>
    <w:rsid w:val="000658E5"/>
    <w:rsid w:val="00066020"/>
    <w:rsid w:val="00066382"/>
    <w:rsid w:val="000831AD"/>
    <w:rsid w:val="000869D3"/>
    <w:rsid w:val="00087577"/>
    <w:rsid w:val="00087AC2"/>
    <w:rsid w:val="00090B17"/>
    <w:rsid w:val="0009105A"/>
    <w:rsid w:val="00092931"/>
    <w:rsid w:val="00094E1F"/>
    <w:rsid w:val="000A64D9"/>
    <w:rsid w:val="000B1B82"/>
    <w:rsid w:val="000B30D8"/>
    <w:rsid w:val="000C76DE"/>
    <w:rsid w:val="000D0483"/>
    <w:rsid w:val="000D5B19"/>
    <w:rsid w:val="000F73D6"/>
    <w:rsid w:val="00104FED"/>
    <w:rsid w:val="001117B4"/>
    <w:rsid w:val="00111A4B"/>
    <w:rsid w:val="00121E15"/>
    <w:rsid w:val="00131F72"/>
    <w:rsid w:val="00136490"/>
    <w:rsid w:val="00140D35"/>
    <w:rsid w:val="00147FDE"/>
    <w:rsid w:val="00152E12"/>
    <w:rsid w:val="00153244"/>
    <w:rsid w:val="00162B96"/>
    <w:rsid w:val="00164B94"/>
    <w:rsid w:val="001676CA"/>
    <w:rsid w:val="00170555"/>
    <w:rsid w:val="001710AD"/>
    <w:rsid w:val="0018050C"/>
    <w:rsid w:val="00186F35"/>
    <w:rsid w:val="00187981"/>
    <w:rsid w:val="00191061"/>
    <w:rsid w:val="00192675"/>
    <w:rsid w:val="00196B6F"/>
    <w:rsid w:val="00196FE6"/>
    <w:rsid w:val="001A1DF5"/>
    <w:rsid w:val="001A494E"/>
    <w:rsid w:val="001B02E3"/>
    <w:rsid w:val="001C08D6"/>
    <w:rsid w:val="001C3AE3"/>
    <w:rsid w:val="001C5BA0"/>
    <w:rsid w:val="001D0C34"/>
    <w:rsid w:val="001D3538"/>
    <w:rsid w:val="001D3C85"/>
    <w:rsid w:val="001D4D7D"/>
    <w:rsid w:val="001D572C"/>
    <w:rsid w:val="001E3388"/>
    <w:rsid w:val="001E64D7"/>
    <w:rsid w:val="001E6FBA"/>
    <w:rsid w:val="001E7E6B"/>
    <w:rsid w:val="001F1B73"/>
    <w:rsid w:val="001F374C"/>
    <w:rsid w:val="00203ABD"/>
    <w:rsid w:val="002065B1"/>
    <w:rsid w:val="00211C05"/>
    <w:rsid w:val="00214E5C"/>
    <w:rsid w:val="00217FE0"/>
    <w:rsid w:val="00234636"/>
    <w:rsid w:val="00247335"/>
    <w:rsid w:val="00247C09"/>
    <w:rsid w:val="00254133"/>
    <w:rsid w:val="002541B7"/>
    <w:rsid w:val="00257D2D"/>
    <w:rsid w:val="00267503"/>
    <w:rsid w:val="00272795"/>
    <w:rsid w:val="00272E07"/>
    <w:rsid w:val="00274A09"/>
    <w:rsid w:val="002756AE"/>
    <w:rsid w:val="00280088"/>
    <w:rsid w:val="00283DBE"/>
    <w:rsid w:val="002858F5"/>
    <w:rsid w:val="00286C73"/>
    <w:rsid w:val="00286E37"/>
    <w:rsid w:val="00287674"/>
    <w:rsid w:val="002924C1"/>
    <w:rsid w:val="00293CB2"/>
    <w:rsid w:val="00293DEA"/>
    <w:rsid w:val="002947E9"/>
    <w:rsid w:val="002959F2"/>
    <w:rsid w:val="002A32D6"/>
    <w:rsid w:val="002A52A3"/>
    <w:rsid w:val="002A75E0"/>
    <w:rsid w:val="002B0A75"/>
    <w:rsid w:val="002B21CE"/>
    <w:rsid w:val="002B3AE7"/>
    <w:rsid w:val="002C3D74"/>
    <w:rsid w:val="002C41EA"/>
    <w:rsid w:val="002D0351"/>
    <w:rsid w:val="002D14ED"/>
    <w:rsid w:val="002D15B9"/>
    <w:rsid w:val="002D1DA3"/>
    <w:rsid w:val="002D4EA6"/>
    <w:rsid w:val="002D5495"/>
    <w:rsid w:val="002E4276"/>
    <w:rsid w:val="002E43F2"/>
    <w:rsid w:val="002E5A52"/>
    <w:rsid w:val="002E6B02"/>
    <w:rsid w:val="002F0D81"/>
    <w:rsid w:val="002F3EEB"/>
    <w:rsid w:val="00300B94"/>
    <w:rsid w:val="00302B53"/>
    <w:rsid w:val="00305D7A"/>
    <w:rsid w:val="00306781"/>
    <w:rsid w:val="003150F7"/>
    <w:rsid w:val="00323973"/>
    <w:rsid w:val="00327B7F"/>
    <w:rsid w:val="00327E6D"/>
    <w:rsid w:val="0033579F"/>
    <w:rsid w:val="0033641C"/>
    <w:rsid w:val="00336C00"/>
    <w:rsid w:val="003514BB"/>
    <w:rsid w:val="00352AB8"/>
    <w:rsid w:val="00356332"/>
    <w:rsid w:val="00360E84"/>
    <w:rsid w:val="003649D4"/>
    <w:rsid w:val="003658A0"/>
    <w:rsid w:val="00370214"/>
    <w:rsid w:val="00373D60"/>
    <w:rsid w:val="00386902"/>
    <w:rsid w:val="00387FE9"/>
    <w:rsid w:val="00391BA2"/>
    <w:rsid w:val="00394718"/>
    <w:rsid w:val="0039531B"/>
    <w:rsid w:val="00395DFF"/>
    <w:rsid w:val="003B074A"/>
    <w:rsid w:val="003B08FC"/>
    <w:rsid w:val="003C239D"/>
    <w:rsid w:val="003C31EA"/>
    <w:rsid w:val="003C7228"/>
    <w:rsid w:val="003E299A"/>
    <w:rsid w:val="003E4DF6"/>
    <w:rsid w:val="003F4AC0"/>
    <w:rsid w:val="003F685B"/>
    <w:rsid w:val="0040198C"/>
    <w:rsid w:val="00405C1A"/>
    <w:rsid w:val="004177DC"/>
    <w:rsid w:val="00421E5F"/>
    <w:rsid w:val="0043271A"/>
    <w:rsid w:val="0043388A"/>
    <w:rsid w:val="00437BD0"/>
    <w:rsid w:val="0045179F"/>
    <w:rsid w:val="00464FE2"/>
    <w:rsid w:val="004735E3"/>
    <w:rsid w:val="00473EB1"/>
    <w:rsid w:val="004803BC"/>
    <w:rsid w:val="00483B30"/>
    <w:rsid w:val="00487F52"/>
    <w:rsid w:val="0049727D"/>
    <w:rsid w:val="00497A77"/>
    <w:rsid w:val="004A231E"/>
    <w:rsid w:val="004B6FD3"/>
    <w:rsid w:val="004C17E1"/>
    <w:rsid w:val="004C1E31"/>
    <w:rsid w:val="004C226D"/>
    <w:rsid w:val="004E61BD"/>
    <w:rsid w:val="004F54A4"/>
    <w:rsid w:val="00507E6C"/>
    <w:rsid w:val="00511FDB"/>
    <w:rsid w:val="00512F78"/>
    <w:rsid w:val="00522F32"/>
    <w:rsid w:val="005233B8"/>
    <w:rsid w:val="00524082"/>
    <w:rsid w:val="0052543A"/>
    <w:rsid w:val="0053062F"/>
    <w:rsid w:val="0053073D"/>
    <w:rsid w:val="00544571"/>
    <w:rsid w:val="005604F0"/>
    <w:rsid w:val="00560B96"/>
    <w:rsid w:val="0057423C"/>
    <w:rsid w:val="005745D5"/>
    <w:rsid w:val="00580FC3"/>
    <w:rsid w:val="00586618"/>
    <w:rsid w:val="00586660"/>
    <w:rsid w:val="00587578"/>
    <w:rsid w:val="00592917"/>
    <w:rsid w:val="005A123E"/>
    <w:rsid w:val="005A2B11"/>
    <w:rsid w:val="005A4419"/>
    <w:rsid w:val="005A7FBD"/>
    <w:rsid w:val="005B26B8"/>
    <w:rsid w:val="005B4D5B"/>
    <w:rsid w:val="005C1CC4"/>
    <w:rsid w:val="005C2AB9"/>
    <w:rsid w:val="005C5BCB"/>
    <w:rsid w:val="005D7CF9"/>
    <w:rsid w:val="005E4554"/>
    <w:rsid w:val="005F204A"/>
    <w:rsid w:val="005F7896"/>
    <w:rsid w:val="0060589E"/>
    <w:rsid w:val="00605FC0"/>
    <w:rsid w:val="00607417"/>
    <w:rsid w:val="00621FA7"/>
    <w:rsid w:val="006272C8"/>
    <w:rsid w:val="006311E4"/>
    <w:rsid w:val="00635813"/>
    <w:rsid w:val="00635C27"/>
    <w:rsid w:val="0063659F"/>
    <w:rsid w:val="00636DFE"/>
    <w:rsid w:val="00644284"/>
    <w:rsid w:val="006531E5"/>
    <w:rsid w:val="00657D0D"/>
    <w:rsid w:val="00664651"/>
    <w:rsid w:val="00666290"/>
    <w:rsid w:val="00671807"/>
    <w:rsid w:val="0067574C"/>
    <w:rsid w:val="006815D9"/>
    <w:rsid w:val="00682BDB"/>
    <w:rsid w:val="00683722"/>
    <w:rsid w:val="00683ED7"/>
    <w:rsid w:val="006912D7"/>
    <w:rsid w:val="00691A22"/>
    <w:rsid w:val="00694D1B"/>
    <w:rsid w:val="006967B3"/>
    <w:rsid w:val="006A17BF"/>
    <w:rsid w:val="006A18E1"/>
    <w:rsid w:val="006A2417"/>
    <w:rsid w:val="006A6677"/>
    <w:rsid w:val="006C5967"/>
    <w:rsid w:val="006D1B8D"/>
    <w:rsid w:val="006D23B8"/>
    <w:rsid w:val="006E69D3"/>
    <w:rsid w:val="006F16A8"/>
    <w:rsid w:val="006F49BF"/>
    <w:rsid w:val="006F4BBF"/>
    <w:rsid w:val="006F5E2E"/>
    <w:rsid w:val="006F6956"/>
    <w:rsid w:val="007026D8"/>
    <w:rsid w:val="00716A86"/>
    <w:rsid w:val="00720534"/>
    <w:rsid w:val="007213F4"/>
    <w:rsid w:val="00721613"/>
    <w:rsid w:val="0072464F"/>
    <w:rsid w:val="00725545"/>
    <w:rsid w:val="0073116D"/>
    <w:rsid w:val="00731EB3"/>
    <w:rsid w:val="0073389F"/>
    <w:rsid w:val="00734848"/>
    <w:rsid w:val="0073655D"/>
    <w:rsid w:val="00744A5C"/>
    <w:rsid w:val="00750322"/>
    <w:rsid w:val="007511F3"/>
    <w:rsid w:val="00756339"/>
    <w:rsid w:val="00765734"/>
    <w:rsid w:val="00767677"/>
    <w:rsid w:val="00772012"/>
    <w:rsid w:val="00772B01"/>
    <w:rsid w:val="0077697A"/>
    <w:rsid w:val="007A062F"/>
    <w:rsid w:val="007A2C04"/>
    <w:rsid w:val="007A54A1"/>
    <w:rsid w:val="007B244A"/>
    <w:rsid w:val="007C0C38"/>
    <w:rsid w:val="007C3012"/>
    <w:rsid w:val="007C4145"/>
    <w:rsid w:val="007C46B3"/>
    <w:rsid w:val="007D4067"/>
    <w:rsid w:val="007D5409"/>
    <w:rsid w:val="007E5558"/>
    <w:rsid w:val="007F09C2"/>
    <w:rsid w:val="007F0F38"/>
    <w:rsid w:val="007F1BC1"/>
    <w:rsid w:val="007F3919"/>
    <w:rsid w:val="007F58FB"/>
    <w:rsid w:val="007F6481"/>
    <w:rsid w:val="007F75CC"/>
    <w:rsid w:val="00803E98"/>
    <w:rsid w:val="008064FD"/>
    <w:rsid w:val="00816039"/>
    <w:rsid w:val="00817F89"/>
    <w:rsid w:val="008254EF"/>
    <w:rsid w:val="008317BA"/>
    <w:rsid w:val="008326FD"/>
    <w:rsid w:val="008326FF"/>
    <w:rsid w:val="00835553"/>
    <w:rsid w:val="00840084"/>
    <w:rsid w:val="008441B4"/>
    <w:rsid w:val="00851136"/>
    <w:rsid w:val="00851F69"/>
    <w:rsid w:val="008630ED"/>
    <w:rsid w:val="008739AC"/>
    <w:rsid w:val="008754D6"/>
    <w:rsid w:val="00875D67"/>
    <w:rsid w:val="00875D6F"/>
    <w:rsid w:val="008778F7"/>
    <w:rsid w:val="0088382D"/>
    <w:rsid w:val="00890EE3"/>
    <w:rsid w:val="0089190A"/>
    <w:rsid w:val="008939AF"/>
    <w:rsid w:val="00895E89"/>
    <w:rsid w:val="0089704B"/>
    <w:rsid w:val="008A0D93"/>
    <w:rsid w:val="008B0260"/>
    <w:rsid w:val="008C2092"/>
    <w:rsid w:val="008C27A2"/>
    <w:rsid w:val="008C4C8A"/>
    <w:rsid w:val="008D1636"/>
    <w:rsid w:val="008D2646"/>
    <w:rsid w:val="008E2C0F"/>
    <w:rsid w:val="008E4FAA"/>
    <w:rsid w:val="008E59AE"/>
    <w:rsid w:val="008E6659"/>
    <w:rsid w:val="008E7B48"/>
    <w:rsid w:val="008F34A9"/>
    <w:rsid w:val="008F3E10"/>
    <w:rsid w:val="008F450C"/>
    <w:rsid w:val="008F7020"/>
    <w:rsid w:val="00902C18"/>
    <w:rsid w:val="00904708"/>
    <w:rsid w:val="0090508A"/>
    <w:rsid w:val="00914C58"/>
    <w:rsid w:val="009271AA"/>
    <w:rsid w:val="0093453B"/>
    <w:rsid w:val="00937BBA"/>
    <w:rsid w:val="0094069C"/>
    <w:rsid w:val="0094326C"/>
    <w:rsid w:val="00946D5D"/>
    <w:rsid w:val="00954CFA"/>
    <w:rsid w:val="00956BEA"/>
    <w:rsid w:val="009713AC"/>
    <w:rsid w:val="00971EA0"/>
    <w:rsid w:val="00972034"/>
    <w:rsid w:val="00991B92"/>
    <w:rsid w:val="009924C2"/>
    <w:rsid w:val="00995328"/>
    <w:rsid w:val="009A05A3"/>
    <w:rsid w:val="009A22ED"/>
    <w:rsid w:val="009A25B0"/>
    <w:rsid w:val="009A34D7"/>
    <w:rsid w:val="009A51AC"/>
    <w:rsid w:val="009B12AE"/>
    <w:rsid w:val="009B39EA"/>
    <w:rsid w:val="009B785E"/>
    <w:rsid w:val="009C3C47"/>
    <w:rsid w:val="009E30CB"/>
    <w:rsid w:val="009E40A5"/>
    <w:rsid w:val="009F03D9"/>
    <w:rsid w:val="00A00B1F"/>
    <w:rsid w:val="00A01508"/>
    <w:rsid w:val="00A023E7"/>
    <w:rsid w:val="00A06EDE"/>
    <w:rsid w:val="00A12D6C"/>
    <w:rsid w:val="00A1357F"/>
    <w:rsid w:val="00A14F4D"/>
    <w:rsid w:val="00A17069"/>
    <w:rsid w:val="00A27167"/>
    <w:rsid w:val="00A30892"/>
    <w:rsid w:val="00A30F56"/>
    <w:rsid w:val="00A32E8F"/>
    <w:rsid w:val="00A473DE"/>
    <w:rsid w:val="00A5115A"/>
    <w:rsid w:val="00A5174C"/>
    <w:rsid w:val="00A56455"/>
    <w:rsid w:val="00A7545F"/>
    <w:rsid w:val="00A86EAF"/>
    <w:rsid w:val="00A93443"/>
    <w:rsid w:val="00AA1F28"/>
    <w:rsid w:val="00AA2543"/>
    <w:rsid w:val="00AA501B"/>
    <w:rsid w:val="00AB33F5"/>
    <w:rsid w:val="00AB51C5"/>
    <w:rsid w:val="00AB6D03"/>
    <w:rsid w:val="00AC1419"/>
    <w:rsid w:val="00AD7DA3"/>
    <w:rsid w:val="00AE1521"/>
    <w:rsid w:val="00AF28A7"/>
    <w:rsid w:val="00AF709D"/>
    <w:rsid w:val="00AF735E"/>
    <w:rsid w:val="00AF7E5C"/>
    <w:rsid w:val="00B03B78"/>
    <w:rsid w:val="00B10DD1"/>
    <w:rsid w:val="00B11889"/>
    <w:rsid w:val="00B12975"/>
    <w:rsid w:val="00B134CB"/>
    <w:rsid w:val="00B13840"/>
    <w:rsid w:val="00B15EE3"/>
    <w:rsid w:val="00B25337"/>
    <w:rsid w:val="00B30B40"/>
    <w:rsid w:val="00B40985"/>
    <w:rsid w:val="00B43E4F"/>
    <w:rsid w:val="00B45299"/>
    <w:rsid w:val="00B55520"/>
    <w:rsid w:val="00B57518"/>
    <w:rsid w:val="00B62951"/>
    <w:rsid w:val="00B660FE"/>
    <w:rsid w:val="00B7111E"/>
    <w:rsid w:val="00B71778"/>
    <w:rsid w:val="00B805FF"/>
    <w:rsid w:val="00B81E25"/>
    <w:rsid w:val="00B96B05"/>
    <w:rsid w:val="00B974CD"/>
    <w:rsid w:val="00BC5C28"/>
    <w:rsid w:val="00BD2EEB"/>
    <w:rsid w:val="00BD3732"/>
    <w:rsid w:val="00BD5FB2"/>
    <w:rsid w:val="00BE2A22"/>
    <w:rsid w:val="00BE63DA"/>
    <w:rsid w:val="00BF36E4"/>
    <w:rsid w:val="00BF511E"/>
    <w:rsid w:val="00C01F9D"/>
    <w:rsid w:val="00C02751"/>
    <w:rsid w:val="00C04C76"/>
    <w:rsid w:val="00C05475"/>
    <w:rsid w:val="00C07526"/>
    <w:rsid w:val="00C07B0F"/>
    <w:rsid w:val="00C140CD"/>
    <w:rsid w:val="00C16AAA"/>
    <w:rsid w:val="00C25345"/>
    <w:rsid w:val="00C27932"/>
    <w:rsid w:val="00C27F73"/>
    <w:rsid w:val="00C31FE7"/>
    <w:rsid w:val="00C47362"/>
    <w:rsid w:val="00C541A4"/>
    <w:rsid w:val="00C5748D"/>
    <w:rsid w:val="00C600E4"/>
    <w:rsid w:val="00C6280C"/>
    <w:rsid w:val="00C76128"/>
    <w:rsid w:val="00C816B2"/>
    <w:rsid w:val="00C8720A"/>
    <w:rsid w:val="00C8736C"/>
    <w:rsid w:val="00C87D7F"/>
    <w:rsid w:val="00CA2659"/>
    <w:rsid w:val="00CA4887"/>
    <w:rsid w:val="00CA6C3A"/>
    <w:rsid w:val="00CB090E"/>
    <w:rsid w:val="00CC0401"/>
    <w:rsid w:val="00CC1595"/>
    <w:rsid w:val="00CC2037"/>
    <w:rsid w:val="00CC2A23"/>
    <w:rsid w:val="00CC564E"/>
    <w:rsid w:val="00CD74AC"/>
    <w:rsid w:val="00CE518D"/>
    <w:rsid w:val="00CE7161"/>
    <w:rsid w:val="00D031D3"/>
    <w:rsid w:val="00D05883"/>
    <w:rsid w:val="00D12C6C"/>
    <w:rsid w:val="00D33D45"/>
    <w:rsid w:val="00D37119"/>
    <w:rsid w:val="00D37BFA"/>
    <w:rsid w:val="00D40D49"/>
    <w:rsid w:val="00D41901"/>
    <w:rsid w:val="00D41ACB"/>
    <w:rsid w:val="00D452C8"/>
    <w:rsid w:val="00D51040"/>
    <w:rsid w:val="00D52CB0"/>
    <w:rsid w:val="00D57979"/>
    <w:rsid w:val="00D63823"/>
    <w:rsid w:val="00D64899"/>
    <w:rsid w:val="00D65818"/>
    <w:rsid w:val="00D659E5"/>
    <w:rsid w:val="00D6769B"/>
    <w:rsid w:val="00D76E5E"/>
    <w:rsid w:val="00D84662"/>
    <w:rsid w:val="00D928EC"/>
    <w:rsid w:val="00D938E7"/>
    <w:rsid w:val="00D97B98"/>
    <w:rsid w:val="00DA0E07"/>
    <w:rsid w:val="00DA272C"/>
    <w:rsid w:val="00DA2E83"/>
    <w:rsid w:val="00DA708B"/>
    <w:rsid w:val="00DB1EA1"/>
    <w:rsid w:val="00DB4657"/>
    <w:rsid w:val="00DC42CF"/>
    <w:rsid w:val="00DC6C8C"/>
    <w:rsid w:val="00DD2665"/>
    <w:rsid w:val="00DE0241"/>
    <w:rsid w:val="00DE1547"/>
    <w:rsid w:val="00DF27CF"/>
    <w:rsid w:val="00E00B94"/>
    <w:rsid w:val="00E015A7"/>
    <w:rsid w:val="00E02AC9"/>
    <w:rsid w:val="00E02C98"/>
    <w:rsid w:val="00E04277"/>
    <w:rsid w:val="00E112AB"/>
    <w:rsid w:val="00E21D8E"/>
    <w:rsid w:val="00E24266"/>
    <w:rsid w:val="00E31793"/>
    <w:rsid w:val="00E36249"/>
    <w:rsid w:val="00E42DF7"/>
    <w:rsid w:val="00E43333"/>
    <w:rsid w:val="00E43D8D"/>
    <w:rsid w:val="00E4633C"/>
    <w:rsid w:val="00E4762C"/>
    <w:rsid w:val="00E47FE9"/>
    <w:rsid w:val="00E51E26"/>
    <w:rsid w:val="00E548F2"/>
    <w:rsid w:val="00E57389"/>
    <w:rsid w:val="00E61ACB"/>
    <w:rsid w:val="00E63746"/>
    <w:rsid w:val="00E66862"/>
    <w:rsid w:val="00E703A2"/>
    <w:rsid w:val="00E714B9"/>
    <w:rsid w:val="00E73848"/>
    <w:rsid w:val="00E74B0C"/>
    <w:rsid w:val="00E81781"/>
    <w:rsid w:val="00E86CF7"/>
    <w:rsid w:val="00E86DD0"/>
    <w:rsid w:val="00E9082F"/>
    <w:rsid w:val="00E909A8"/>
    <w:rsid w:val="00E9341A"/>
    <w:rsid w:val="00E95D9A"/>
    <w:rsid w:val="00E962CA"/>
    <w:rsid w:val="00EA57B1"/>
    <w:rsid w:val="00EB45C7"/>
    <w:rsid w:val="00EC71DD"/>
    <w:rsid w:val="00ED3C87"/>
    <w:rsid w:val="00EE057D"/>
    <w:rsid w:val="00EE4DC2"/>
    <w:rsid w:val="00EE7F06"/>
    <w:rsid w:val="00EF1F85"/>
    <w:rsid w:val="00EF2534"/>
    <w:rsid w:val="00EF4ADD"/>
    <w:rsid w:val="00F073E7"/>
    <w:rsid w:val="00F11D0B"/>
    <w:rsid w:val="00F15CD8"/>
    <w:rsid w:val="00F24903"/>
    <w:rsid w:val="00F31A64"/>
    <w:rsid w:val="00F439A7"/>
    <w:rsid w:val="00F44917"/>
    <w:rsid w:val="00F53163"/>
    <w:rsid w:val="00F544B1"/>
    <w:rsid w:val="00F55C56"/>
    <w:rsid w:val="00F704BA"/>
    <w:rsid w:val="00F718E0"/>
    <w:rsid w:val="00F71DD6"/>
    <w:rsid w:val="00F82496"/>
    <w:rsid w:val="00F94457"/>
    <w:rsid w:val="00F94572"/>
    <w:rsid w:val="00FA447E"/>
    <w:rsid w:val="00FA4833"/>
    <w:rsid w:val="00FB05EB"/>
    <w:rsid w:val="00FB087D"/>
    <w:rsid w:val="00FB2B0F"/>
    <w:rsid w:val="00FB3991"/>
    <w:rsid w:val="00FC1FC8"/>
    <w:rsid w:val="00FC44C7"/>
    <w:rsid w:val="00FC4F00"/>
    <w:rsid w:val="00FC5637"/>
    <w:rsid w:val="00FD72CF"/>
    <w:rsid w:val="00FE05E8"/>
    <w:rsid w:val="00FF27E1"/>
    <w:rsid w:val="00FF2A2A"/>
    <w:rsid w:val="00FF4B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6EF3B"/>
  <w15:docId w15:val="{8A6FF78B-CA7E-4A40-B769-A308191D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napToGrid w:val="0"/>
      <w:spacing w:after="0" w:line="384" w:lineRule="auto"/>
      <w:textAlignment w:val="baseline"/>
    </w:pPr>
    <w:rPr>
      <w:rFonts w:ascii="굴림" w:eastAsia="굴림" w:hAnsi="굴림" w:cs="굴림"/>
      <w:color w:val="000000"/>
      <w:kern w:val="0"/>
      <w:szCs w:val="20"/>
    </w:rPr>
  </w:style>
  <w:style w:type="paragraph" w:customStyle="1" w:styleId="MS">
    <w:name w:val="MS바탕글"/>
    <w:basedOn w:val="a0"/>
    <w:pPr>
      <w:spacing w:after="0" w:line="240" w:lineRule="auto"/>
      <w:textAlignment w:val="baseline"/>
    </w:pPr>
    <w:rPr>
      <w:rFonts w:ascii="굴림" w:eastAsia="굴림" w:hAnsi="굴림" w:cs="굴림"/>
      <w:color w:val="000000"/>
      <w:kern w:val="0"/>
      <w:szCs w:val="20"/>
    </w:rPr>
  </w:style>
  <w:style w:type="paragraph" w:customStyle="1" w:styleId="MsoNoteHeading0">
    <w:name w:val="MsoNoteHeading"/>
    <w:basedOn w:val="a0"/>
    <w:pPr>
      <w:spacing w:after="0" w:line="240" w:lineRule="auto"/>
      <w:jc w:val="center"/>
      <w:textAlignment w:val="baseline"/>
    </w:pPr>
    <w:rPr>
      <w:rFonts w:ascii="굴림" w:eastAsia="굴림" w:hAnsi="굴림" w:cs="굴림"/>
      <w:b/>
      <w:bCs/>
      <w:color w:val="000000"/>
      <w:kern w:val="0"/>
      <w:sz w:val="22"/>
    </w:rPr>
  </w:style>
  <w:style w:type="paragraph" w:customStyle="1" w:styleId="a5">
    <w:name w:val="국문유형"/>
    <w:basedOn w:val="a0"/>
    <w:pPr>
      <w:autoSpaceDE/>
      <w:spacing w:after="0" w:line="2300" w:lineRule="exact"/>
      <w:textAlignment w:val="baseline"/>
    </w:pPr>
    <w:rPr>
      <w:rFonts w:ascii="굴림" w:eastAsia="굴림" w:hAnsi="굴림" w:cs="굴림"/>
      <w:color w:val="000000"/>
      <w:kern w:val="0"/>
      <w:sz w:val="24"/>
      <w:szCs w:val="24"/>
    </w:rPr>
  </w:style>
  <w:style w:type="paragraph" w:customStyle="1" w:styleId="MsoListParagraph0">
    <w:name w:val="MsoListParagraph"/>
    <w:basedOn w:val="a0"/>
    <w:pPr>
      <w:spacing w:after="0" w:line="240" w:lineRule="auto"/>
      <w:ind w:left="1600"/>
      <w:textAlignment w:val="baseline"/>
    </w:pPr>
    <w:rPr>
      <w:rFonts w:ascii="굴림" w:eastAsia="굴림" w:hAnsi="굴림" w:cs="굴림"/>
      <w:color w:val="000000"/>
      <w:kern w:val="0"/>
      <w:szCs w:val="20"/>
    </w:rPr>
  </w:style>
  <w:style w:type="paragraph" w:styleId="a6">
    <w:name w:val="List Paragraph"/>
    <w:basedOn w:val="a0"/>
    <w:uiPriority w:val="34"/>
    <w:qFormat/>
    <w:pPr>
      <w:spacing w:after="0" w:line="240" w:lineRule="auto"/>
      <w:ind w:leftChars="400" w:left="800"/>
    </w:pPr>
  </w:style>
  <w:style w:type="paragraph" w:styleId="a7">
    <w:name w:val="header"/>
    <w:basedOn w:val="a0"/>
    <w:link w:val="Char"/>
    <w:uiPriority w:val="99"/>
    <w:unhideWhenUsed/>
    <w:pPr>
      <w:tabs>
        <w:tab w:val="center" w:pos="4513"/>
        <w:tab w:val="right" w:pos="9026"/>
      </w:tabs>
      <w:snapToGrid w:val="0"/>
    </w:pPr>
  </w:style>
  <w:style w:type="character" w:customStyle="1" w:styleId="Char">
    <w:name w:val="머리글 Char"/>
    <w:basedOn w:val="a1"/>
    <w:link w:val="a7"/>
    <w:uiPriority w:val="99"/>
  </w:style>
  <w:style w:type="paragraph" w:styleId="a8">
    <w:name w:val="footer"/>
    <w:basedOn w:val="a0"/>
    <w:link w:val="Char0"/>
    <w:uiPriority w:val="99"/>
    <w:unhideWhenUsed/>
    <w:pPr>
      <w:tabs>
        <w:tab w:val="center" w:pos="4513"/>
        <w:tab w:val="right" w:pos="9026"/>
      </w:tabs>
      <w:snapToGrid w:val="0"/>
    </w:pPr>
  </w:style>
  <w:style w:type="character" w:customStyle="1" w:styleId="Char0">
    <w:name w:val="바닥글 Char"/>
    <w:basedOn w:val="a1"/>
    <w:link w:val="a8"/>
    <w:uiPriority w:val="99"/>
  </w:style>
  <w:style w:type="character" w:styleId="a9">
    <w:name w:val="annotation reference"/>
    <w:basedOn w:val="a1"/>
    <w:uiPriority w:val="99"/>
    <w:semiHidden/>
    <w:unhideWhenUsed/>
    <w:rPr>
      <w:sz w:val="18"/>
      <w:szCs w:val="18"/>
    </w:rPr>
  </w:style>
  <w:style w:type="paragraph" w:styleId="aa">
    <w:name w:val="annotation text"/>
    <w:basedOn w:val="a0"/>
    <w:link w:val="Char1"/>
    <w:uiPriority w:val="99"/>
    <w:unhideWhenUsed/>
    <w:pPr>
      <w:jc w:val="left"/>
    </w:pPr>
  </w:style>
  <w:style w:type="character" w:customStyle="1" w:styleId="Char1">
    <w:name w:val="메모 텍스트 Char"/>
    <w:basedOn w:val="a1"/>
    <w:link w:val="aa"/>
    <w:uiPriority w:val="99"/>
  </w:style>
  <w:style w:type="paragraph" w:styleId="ab">
    <w:name w:val="Balloon Text"/>
    <w:basedOn w:val="a0"/>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1"/>
    <w:link w:val="ab"/>
    <w:uiPriority w:val="99"/>
    <w:semiHidden/>
    <w:rPr>
      <w:rFonts w:asciiTheme="majorHAnsi" w:eastAsiaTheme="majorEastAsia" w:hAnsiTheme="majorHAnsi" w:cstheme="majorBidi"/>
      <w:sz w:val="18"/>
      <w:szCs w:val="18"/>
    </w:rPr>
  </w:style>
  <w:style w:type="paragraph" w:styleId="ac">
    <w:name w:val="annotation subject"/>
    <w:basedOn w:val="aa"/>
    <w:next w:val="aa"/>
    <w:link w:val="Char3"/>
    <w:uiPriority w:val="99"/>
    <w:semiHidden/>
    <w:unhideWhenUsed/>
    <w:rPr>
      <w:b/>
      <w:bCs/>
    </w:rPr>
  </w:style>
  <w:style w:type="character" w:customStyle="1" w:styleId="Char3">
    <w:name w:val="메모 주제 Char"/>
    <w:basedOn w:val="Char1"/>
    <w:link w:val="ac"/>
    <w:uiPriority w:val="99"/>
    <w:semiHidden/>
    <w:rPr>
      <w:b/>
      <w:bCs/>
    </w:rPr>
  </w:style>
  <w:style w:type="paragraph" w:styleId="ad">
    <w:name w:val="Revision"/>
    <w:hidden/>
    <w:uiPriority w:val="99"/>
    <w:semiHidden/>
    <w:pPr>
      <w:spacing w:after="0" w:line="240" w:lineRule="auto"/>
      <w:jc w:val="left"/>
    </w:pPr>
  </w:style>
  <w:style w:type="table" w:styleId="ae">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0"/>
    <w:link w:val="Char4"/>
    <w:uiPriority w:val="99"/>
    <w:semiHidden/>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4">
    <w:name w:val="본문 Char"/>
    <w:basedOn w:val="a1"/>
    <w:link w:val="af"/>
    <w:uiPriority w:val="99"/>
    <w:semiHidden/>
    <w:rPr>
      <w:rFonts w:ascii="함초롬바탕" w:eastAsia="굴림" w:hAnsi="굴림" w:cs="굴림"/>
      <w:color w:val="000000"/>
      <w:kern w:val="0"/>
      <w:szCs w:val="20"/>
    </w:rPr>
  </w:style>
  <w:style w:type="paragraph" w:styleId="af0">
    <w:name w:val="Normal (Web)"/>
    <w:basedOn w:val="a0"/>
    <w:link w:val="Char5"/>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paragraph" w:customStyle="1" w:styleId="13">
    <w:name w:val="스타일1"/>
    <w:basedOn w:val="af0"/>
    <w:link w:val="1Char"/>
    <w:qFormat/>
    <w:pPr>
      <w:numPr>
        <w:numId w:val="37"/>
      </w:numPr>
      <w:spacing w:before="105" w:beforeAutospacing="0" w:after="105" w:afterAutospacing="0" w:line="480" w:lineRule="atLeast"/>
      <w:jc w:val="both"/>
    </w:pPr>
    <w:rPr>
      <w:color w:val="000000"/>
      <w:szCs w:val="23"/>
    </w:rPr>
  </w:style>
  <w:style w:type="character" w:customStyle="1" w:styleId="Char5">
    <w:name w:val="일반 (웹) Char"/>
    <w:basedOn w:val="a1"/>
    <w:link w:val="af0"/>
    <w:rPr>
      <w:rFonts w:ascii="바탕" w:eastAsia="바탕" w:hAnsi="바탕" w:cs="Times New Roman"/>
      <w:kern w:val="0"/>
      <w:sz w:val="24"/>
      <w:szCs w:val="24"/>
    </w:rPr>
  </w:style>
  <w:style w:type="character" w:customStyle="1" w:styleId="1Char">
    <w:name w:val="스타일1 Char"/>
    <w:basedOn w:val="Char5"/>
    <w:link w:val="13"/>
    <w:rPr>
      <w:rFonts w:ascii="바탕" w:eastAsia="바탕" w:hAnsi="바탕" w:cs="Times New Roman"/>
      <w:color w:val="000000"/>
      <w:kern w:val="0"/>
      <w:sz w:val="24"/>
      <w:szCs w:val="23"/>
    </w:rPr>
  </w:style>
  <w:style w:type="paragraph" w:styleId="af1">
    <w:name w:val="footnote text"/>
    <w:basedOn w:val="a0"/>
    <w:link w:val="Char6"/>
    <w:semiHidden/>
    <w:pPr>
      <w:snapToGrid w:val="0"/>
      <w:spacing w:after="0" w:line="240" w:lineRule="auto"/>
      <w:jc w:val="left"/>
    </w:pPr>
    <w:rPr>
      <w:rFonts w:ascii="바탕" w:eastAsia="바탕" w:hAnsi="Times New Roman" w:cs="Times New Roman"/>
      <w:szCs w:val="24"/>
    </w:rPr>
  </w:style>
  <w:style w:type="character" w:customStyle="1" w:styleId="Char6">
    <w:name w:val="각주 텍스트 Char"/>
    <w:basedOn w:val="a1"/>
    <w:link w:val="af1"/>
    <w:semiHidden/>
    <w:rPr>
      <w:rFonts w:ascii="바탕" w:eastAsia="바탕" w:hAnsi="Times New Roman" w:cs="Times New Roman"/>
      <w:szCs w:val="24"/>
    </w:rPr>
  </w:style>
  <w:style w:type="character" w:styleId="af2">
    <w:name w:val="footnote reference"/>
    <w:basedOn w:val="a1"/>
    <w:semiHidden/>
    <w:rPr>
      <w:vertAlign w:val="superscript"/>
    </w:rPr>
  </w:style>
  <w:style w:type="paragraph" w:customStyle="1" w:styleId="1">
    <w:name w:val="제1장"/>
    <w:qFormat/>
    <w:pPr>
      <w:numPr>
        <w:numId w:val="45"/>
      </w:numPr>
      <w:wordWrap w:val="0"/>
      <w:spacing w:before="480" w:after="0" w:line="240" w:lineRule="auto"/>
      <w:jc w:val="center"/>
    </w:pPr>
    <w:rPr>
      <w:rFonts w:ascii="나눔명조" w:eastAsia="나눔명조" w:hAnsi="나눔명조" w:cstheme="majorBidi"/>
      <w:b/>
      <w:bCs/>
      <w:szCs w:val="24"/>
    </w:rPr>
  </w:style>
  <w:style w:type="paragraph" w:customStyle="1" w:styleId="1-1">
    <w:name w:val="제1-1조"/>
    <w:link w:val="1-1Char"/>
    <w:qFormat/>
    <w:pPr>
      <w:numPr>
        <w:ilvl w:val="1"/>
        <w:numId w:val="45"/>
      </w:numPr>
      <w:wordWrap w:val="0"/>
      <w:spacing w:before="360" w:after="0" w:line="240" w:lineRule="auto"/>
    </w:pPr>
    <w:rPr>
      <w:rFonts w:asciiTheme="majorHAnsi" w:eastAsia="나눔명조" w:hAnsiTheme="majorHAnsi" w:cstheme="majorBidi"/>
      <w:b/>
      <w:szCs w:val="20"/>
    </w:rPr>
  </w:style>
  <w:style w:type="character" w:customStyle="1" w:styleId="1-1Char">
    <w:name w:val="제1-1조 Char"/>
    <w:basedOn w:val="a1"/>
    <w:link w:val="1-1"/>
    <w:rPr>
      <w:rFonts w:asciiTheme="majorHAnsi" w:eastAsia="나눔명조" w:hAnsiTheme="majorHAnsi" w:cstheme="majorBidi"/>
      <w:b/>
      <w:szCs w:val="20"/>
    </w:rPr>
  </w:style>
  <w:style w:type="paragraph" w:customStyle="1" w:styleId="10">
    <w:name w:val="제1항"/>
    <w:link w:val="1Char0"/>
    <w:autoRedefine/>
    <w:qFormat/>
    <w:pPr>
      <w:numPr>
        <w:ilvl w:val="2"/>
        <w:numId w:val="45"/>
      </w:numPr>
      <w:wordWrap w:val="0"/>
      <w:spacing w:after="0" w:line="240" w:lineRule="auto"/>
    </w:pPr>
    <w:rPr>
      <w:rFonts w:ascii="나눔명조" w:eastAsia="나눔명조" w:hAnsi="나눔명조" w:cstheme="majorBidi"/>
      <w:szCs w:val="20"/>
    </w:rPr>
  </w:style>
  <w:style w:type="paragraph" w:customStyle="1" w:styleId="11">
    <w:name w:val="제1호"/>
    <w:link w:val="1Char1"/>
    <w:autoRedefine/>
    <w:qFormat/>
    <w:pPr>
      <w:numPr>
        <w:ilvl w:val="3"/>
        <w:numId w:val="45"/>
      </w:numPr>
      <w:tabs>
        <w:tab w:val="left" w:pos="567"/>
        <w:tab w:val="left" w:pos="2977"/>
        <w:tab w:val="left" w:pos="4253"/>
        <w:tab w:val="left" w:pos="4886"/>
        <w:tab w:val="left" w:pos="5103"/>
        <w:tab w:val="left" w:pos="5474"/>
        <w:tab w:val="left" w:pos="8647"/>
      </w:tabs>
      <w:wordWrap w:val="0"/>
      <w:spacing w:after="0" w:line="240" w:lineRule="auto"/>
    </w:pPr>
    <w:rPr>
      <w:rFonts w:ascii="나눔명조" w:eastAsia="나눔명조" w:hAnsi="나눔명조" w:cstheme="majorBidi"/>
      <w:bCs/>
      <w:szCs w:val="20"/>
    </w:rPr>
  </w:style>
  <w:style w:type="character" w:customStyle="1" w:styleId="1Char0">
    <w:name w:val="제1항 Char"/>
    <w:basedOn w:val="a1"/>
    <w:link w:val="10"/>
    <w:rPr>
      <w:rFonts w:ascii="나눔명조" w:eastAsia="나눔명조" w:hAnsi="나눔명조" w:cstheme="majorBidi"/>
      <w:szCs w:val="20"/>
    </w:rPr>
  </w:style>
  <w:style w:type="paragraph" w:customStyle="1" w:styleId="a">
    <w:name w:val="가목"/>
    <w:qFormat/>
    <w:pPr>
      <w:numPr>
        <w:ilvl w:val="4"/>
        <w:numId w:val="45"/>
      </w:numPr>
      <w:wordWrap w:val="0"/>
      <w:spacing w:after="0" w:line="240" w:lineRule="auto"/>
    </w:pPr>
    <w:rPr>
      <w:rFonts w:asciiTheme="majorHAnsi" w:eastAsia="나눔명조" w:hAnsiTheme="majorHAnsi" w:cstheme="majorBidi"/>
      <w:szCs w:val="20"/>
    </w:rPr>
  </w:style>
  <w:style w:type="paragraph" w:customStyle="1" w:styleId="12">
    <w:name w:val="1)"/>
    <w:qFormat/>
    <w:pPr>
      <w:numPr>
        <w:ilvl w:val="5"/>
        <w:numId w:val="45"/>
      </w:numPr>
      <w:wordWrap w:val="0"/>
      <w:spacing w:after="0" w:line="240" w:lineRule="auto"/>
    </w:pPr>
    <w:rPr>
      <w:rFonts w:ascii="나눔명조" w:eastAsia="나눔명조" w:hAnsi="나눔명조" w:cstheme="majorBidi"/>
      <w:szCs w:val="20"/>
    </w:rPr>
  </w:style>
  <w:style w:type="character" w:customStyle="1" w:styleId="1Char1">
    <w:name w:val="제1호 Char"/>
    <w:basedOn w:val="a1"/>
    <w:link w:val="11"/>
    <w:rPr>
      <w:rFonts w:ascii="나눔명조" w:eastAsia="나눔명조" w:hAnsi="나눔명조" w:cstheme="majorBidi"/>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4240">
      <w:bodyDiv w:val="1"/>
      <w:marLeft w:val="0"/>
      <w:marRight w:val="0"/>
      <w:marTop w:val="0"/>
      <w:marBottom w:val="0"/>
      <w:divBdr>
        <w:top w:val="none" w:sz="0" w:space="0" w:color="auto"/>
        <w:left w:val="none" w:sz="0" w:space="0" w:color="auto"/>
        <w:bottom w:val="none" w:sz="0" w:space="0" w:color="auto"/>
        <w:right w:val="none" w:sz="0" w:space="0" w:color="auto"/>
      </w:divBdr>
    </w:div>
    <w:div w:id="310716788">
      <w:bodyDiv w:val="1"/>
      <w:marLeft w:val="0"/>
      <w:marRight w:val="0"/>
      <w:marTop w:val="0"/>
      <w:marBottom w:val="0"/>
      <w:divBdr>
        <w:top w:val="none" w:sz="0" w:space="0" w:color="auto"/>
        <w:left w:val="none" w:sz="0" w:space="0" w:color="auto"/>
        <w:bottom w:val="none" w:sz="0" w:space="0" w:color="auto"/>
        <w:right w:val="none" w:sz="0" w:space="0" w:color="auto"/>
      </w:divBdr>
    </w:div>
    <w:div w:id="574244221">
      <w:bodyDiv w:val="1"/>
      <w:marLeft w:val="0"/>
      <w:marRight w:val="0"/>
      <w:marTop w:val="0"/>
      <w:marBottom w:val="0"/>
      <w:divBdr>
        <w:top w:val="none" w:sz="0" w:space="0" w:color="auto"/>
        <w:left w:val="none" w:sz="0" w:space="0" w:color="auto"/>
        <w:bottom w:val="none" w:sz="0" w:space="0" w:color="auto"/>
        <w:right w:val="none" w:sz="0" w:space="0" w:color="auto"/>
      </w:divBdr>
    </w:div>
    <w:div w:id="854003402">
      <w:bodyDiv w:val="1"/>
      <w:marLeft w:val="0"/>
      <w:marRight w:val="0"/>
      <w:marTop w:val="0"/>
      <w:marBottom w:val="0"/>
      <w:divBdr>
        <w:top w:val="none" w:sz="0" w:space="0" w:color="auto"/>
        <w:left w:val="none" w:sz="0" w:space="0" w:color="auto"/>
        <w:bottom w:val="none" w:sz="0" w:space="0" w:color="auto"/>
        <w:right w:val="none" w:sz="0" w:space="0" w:color="auto"/>
      </w:divBdr>
    </w:div>
    <w:div w:id="961618468">
      <w:bodyDiv w:val="1"/>
      <w:marLeft w:val="0"/>
      <w:marRight w:val="0"/>
      <w:marTop w:val="0"/>
      <w:marBottom w:val="0"/>
      <w:divBdr>
        <w:top w:val="none" w:sz="0" w:space="0" w:color="auto"/>
        <w:left w:val="none" w:sz="0" w:space="0" w:color="auto"/>
        <w:bottom w:val="none" w:sz="0" w:space="0" w:color="auto"/>
        <w:right w:val="none" w:sz="0" w:space="0" w:color="auto"/>
      </w:divBdr>
    </w:div>
    <w:div w:id="962923358">
      <w:bodyDiv w:val="1"/>
      <w:marLeft w:val="0"/>
      <w:marRight w:val="0"/>
      <w:marTop w:val="0"/>
      <w:marBottom w:val="0"/>
      <w:divBdr>
        <w:top w:val="none" w:sz="0" w:space="0" w:color="auto"/>
        <w:left w:val="none" w:sz="0" w:space="0" w:color="auto"/>
        <w:bottom w:val="none" w:sz="0" w:space="0" w:color="auto"/>
        <w:right w:val="none" w:sz="0" w:space="0" w:color="auto"/>
      </w:divBdr>
    </w:div>
    <w:div w:id="1209146135">
      <w:bodyDiv w:val="1"/>
      <w:marLeft w:val="0"/>
      <w:marRight w:val="0"/>
      <w:marTop w:val="0"/>
      <w:marBottom w:val="0"/>
      <w:divBdr>
        <w:top w:val="none" w:sz="0" w:space="0" w:color="auto"/>
        <w:left w:val="none" w:sz="0" w:space="0" w:color="auto"/>
        <w:bottom w:val="none" w:sz="0" w:space="0" w:color="auto"/>
        <w:right w:val="none" w:sz="0" w:space="0" w:color="auto"/>
      </w:divBdr>
    </w:div>
    <w:div w:id="1356496679">
      <w:bodyDiv w:val="1"/>
      <w:marLeft w:val="0"/>
      <w:marRight w:val="0"/>
      <w:marTop w:val="0"/>
      <w:marBottom w:val="0"/>
      <w:divBdr>
        <w:top w:val="none" w:sz="0" w:space="0" w:color="auto"/>
        <w:left w:val="none" w:sz="0" w:space="0" w:color="auto"/>
        <w:bottom w:val="none" w:sz="0" w:space="0" w:color="auto"/>
        <w:right w:val="none" w:sz="0" w:space="0" w:color="auto"/>
      </w:divBdr>
    </w:div>
    <w:div w:id="1399749827">
      <w:bodyDiv w:val="1"/>
      <w:marLeft w:val="0"/>
      <w:marRight w:val="0"/>
      <w:marTop w:val="0"/>
      <w:marBottom w:val="0"/>
      <w:divBdr>
        <w:top w:val="none" w:sz="0" w:space="0" w:color="auto"/>
        <w:left w:val="none" w:sz="0" w:space="0" w:color="auto"/>
        <w:bottom w:val="none" w:sz="0" w:space="0" w:color="auto"/>
        <w:right w:val="none" w:sz="0" w:space="0" w:color="auto"/>
      </w:divBdr>
    </w:div>
    <w:div w:id="1796947475">
      <w:bodyDiv w:val="1"/>
      <w:marLeft w:val="0"/>
      <w:marRight w:val="0"/>
      <w:marTop w:val="0"/>
      <w:marBottom w:val="0"/>
      <w:divBdr>
        <w:top w:val="none" w:sz="0" w:space="0" w:color="auto"/>
        <w:left w:val="none" w:sz="0" w:space="0" w:color="auto"/>
        <w:bottom w:val="none" w:sz="0" w:space="0" w:color="auto"/>
        <w:right w:val="none" w:sz="0" w:space="0" w:color="auto"/>
      </w:divBdr>
    </w:div>
    <w:div w:id="1896548737">
      <w:bodyDiv w:val="1"/>
      <w:marLeft w:val="0"/>
      <w:marRight w:val="0"/>
      <w:marTop w:val="0"/>
      <w:marBottom w:val="0"/>
      <w:divBdr>
        <w:top w:val="none" w:sz="0" w:space="0" w:color="auto"/>
        <w:left w:val="none" w:sz="0" w:space="0" w:color="auto"/>
        <w:bottom w:val="none" w:sz="0" w:space="0" w:color="auto"/>
        <w:right w:val="none" w:sz="0" w:space="0" w:color="auto"/>
      </w:divBdr>
    </w:div>
    <w:div w:id="198542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6751BCE-0111-446B-9256-A75725753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33</Pages>
  <Words>5843</Words>
  <Characters>33309</Characters>
  <Application>Microsoft Office Word</Application>
  <DocSecurity>0</DocSecurity>
  <Lines>277</Lines>
  <Paragraphs>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류권영</dc:creator>
  <cp:lastModifiedBy>Suh Jiwon</cp:lastModifiedBy>
  <cp:revision>5</cp:revision>
  <cp:lastPrinted>2021-01-13T13:45:00Z</cp:lastPrinted>
  <dcterms:created xsi:type="dcterms:W3CDTF">2025-03-11T03:41:00Z</dcterms:created>
  <dcterms:modified xsi:type="dcterms:W3CDTF">2025-10-01T02:45:00Z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2025-03-10T12:39:47Z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05505697-47b2-4baa-859d-c2461dff1a6e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