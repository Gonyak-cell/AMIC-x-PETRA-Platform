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963C0" w14:textId="77777777" w:rsidR="00196687" w:rsidRPr="0025240B" w:rsidRDefault="00196687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szCs w:val="20"/>
        </w:rPr>
      </w:pPr>
    </w:p>
    <w:p w14:paraId="76D49BD5" w14:textId="77777777" w:rsidR="00196687" w:rsidRPr="0025240B" w:rsidRDefault="00196687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szCs w:val="20"/>
        </w:rPr>
      </w:pPr>
    </w:p>
    <w:p w14:paraId="556B2779" w14:textId="77777777" w:rsidR="00196687" w:rsidRPr="0025240B" w:rsidRDefault="00196687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szCs w:val="20"/>
        </w:rPr>
      </w:pPr>
    </w:p>
    <w:p w14:paraId="4C29F06D" w14:textId="45FFDF77" w:rsidR="008B7742" w:rsidRDefault="008B7742" w:rsidP="0025240B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szCs w:val="20"/>
        </w:rPr>
      </w:pPr>
    </w:p>
    <w:p w14:paraId="042CAA5B" w14:textId="40901B88" w:rsidR="0025240B" w:rsidRDefault="0025240B" w:rsidP="0025240B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szCs w:val="20"/>
        </w:rPr>
      </w:pPr>
    </w:p>
    <w:p w14:paraId="737D0C44" w14:textId="1F4C8112" w:rsidR="0025240B" w:rsidRDefault="0025240B" w:rsidP="0025240B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szCs w:val="20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5240B" w14:paraId="3B083507" w14:textId="77777777" w:rsidTr="0025240B">
        <w:tc>
          <w:tcPr>
            <w:tcW w:w="9344" w:type="dxa"/>
          </w:tcPr>
          <w:p w14:paraId="556EDE82" w14:textId="77777777" w:rsidR="0025240B" w:rsidRPr="0025240B" w:rsidRDefault="0025240B" w:rsidP="0025240B">
            <w:pPr>
              <w:widowControl/>
              <w:wordWrap/>
              <w:autoSpaceDE/>
              <w:autoSpaceDN/>
              <w:jc w:val="center"/>
              <w:rPr>
                <w:rFonts w:eastAsia="바탕체"/>
                <w:b/>
                <w:bCs/>
                <w:sz w:val="56"/>
                <w:szCs w:val="56"/>
              </w:rPr>
            </w:pPr>
            <w:r w:rsidRPr="0025240B">
              <w:rPr>
                <w:rFonts w:eastAsia="바탕체"/>
                <w:b/>
                <w:bCs/>
                <w:sz w:val="56"/>
                <w:szCs w:val="56"/>
              </w:rPr>
              <w:t>상환전환우선주</w:t>
            </w:r>
            <w:r w:rsidRPr="0025240B">
              <w:rPr>
                <w:rFonts w:eastAsia="바탕체"/>
                <w:b/>
                <w:bCs/>
                <w:sz w:val="56"/>
                <w:szCs w:val="56"/>
              </w:rPr>
              <w:t>(RCPS)</w:t>
            </w:r>
          </w:p>
          <w:p w14:paraId="0526C2B4" w14:textId="09A49736" w:rsidR="0025240B" w:rsidRPr="0025240B" w:rsidRDefault="0025240B" w:rsidP="0025240B">
            <w:pPr>
              <w:widowControl/>
              <w:wordWrap/>
              <w:autoSpaceDE/>
              <w:autoSpaceDN/>
              <w:jc w:val="center"/>
              <w:rPr>
                <w:rFonts w:eastAsia="바탕체"/>
                <w:b/>
                <w:bCs/>
                <w:sz w:val="44"/>
                <w:szCs w:val="44"/>
              </w:rPr>
            </w:pPr>
            <w:r w:rsidRPr="0025240B">
              <w:rPr>
                <w:rFonts w:eastAsia="바탕체"/>
                <w:b/>
                <w:bCs/>
                <w:sz w:val="56"/>
                <w:szCs w:val="56"/>
              </w:rPr>
              <w:t>투자</w:t>
            </w:r>
            <w:r w:rsidRPr="0025240B">
              <w:rPr>
                <w:rFonts w:eastAsia="바탕체"/>
                <w:b/>
                <w:bCs/>
                <w:sz w:val="56"/>
                <w:szCs w:val="56"/>
              </w:rPr>
              <w:t xml:space="preserve"> </w:t>
            </w:r>
            <w:r w:rsidRPr="0025240B">
              <w:rPr>
                <w:rFonts w:eastAsia="바탕체"/>
                <w:b/>
                <w:bCs/>
                <w:sz w:val="56"/>
                <w:szCs w:val="56"/>
              </w:rPr>
              <w:t>계약서</w:t>
            </w:r>
          </w:p>
        </w:tc>
      </w:tr>
    </w:tbl>
    <w:p w14:paraId="55004676" w14:textId="77777777" w:rsidR="0025240B" w:rsidRPr="0025240B" w:rsidRDefault="0025240B" w:rsidP="0025240B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szCs w:val="20"/>
        </w:rPr>
      </w:pPr>
    </w:p>
    <w:p w14:paraId="7AC50A66" w14:textId="1DF56418" w:rsidR="00196687" w:rsidRDefault="00196687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6A0DBA91" w14:textId="2BBB4251" w:rsidR="00AB1CAC" w:rsidRDefault="00AB1CAC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49EBD7A5" w14:textId="77BCB3F3" w:rsidR="00AB1CAC" w:rsidRDefault="00AB1CAC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1D505768" w14:textId="2E35FA70" w:rsidR="00AB1CAC" w:rsidRDefault="00AB1CAC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67D5635E" w14:textId="0051EE56" w:rsidR="00AB1CAC" w:rsidRDefault="00AB1CAC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6230FCE8" w14:textId="0C633BCF" w:rsidR="00AB1CAC" w:rsidRDefault="00AB1CAC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55FA28CC" w14:textId="78FC0794" w:rsidR="00AB1CAC" w:rsidRDefault="00AB1CAC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77BBA110" w14:textId="741EDD05" w:rsidR="00AB1CAC" w:rsidRDefault="00AB1CAC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5F11EC8B" w14:textId="77777777" w:rsidR="00AB1CAC" w:rsidRDefault="00AB1CAC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45AC8172" w14:textId="05EEB960" w:rsidR="0025240B" w:rsidRDefault="0025240B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324A4BE0" w14:textId="674DAC76" w:rsidR="0025240B" w:rsidRDefault="0025240B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29DE0DC6" w14:textId="46C335C7" w:rsidR="0025240B" w:rsidRDefault="0025240B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7EA155F7" w14:textId="0E6BCE28" w:rsidR="0025240B" w:rsidRDefault="0025240B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p w14:paraId="58D09DE3" w14:textId="5645E0A2" w:rsidR="0025240B" w:rsidRDefault="0025240B" w:rsidP="0019668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바탕체" w:hAnsi="Times New Roman" w:cs="Times New Roman"/>
          <w:b/>
          <w:bCs/>
          <w:szCs w:val="20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05"/>
        <w:gridCol w:w="6939"/>
      </w:tblGrid>
      <w:tr w:rsidR="0025240B" w14:paraId="3AC75175" w14:textId="77777777" w:rsidTr="00DB20E1">
        <w:tc>
          <w:tcPr>
            <w:tcW w:w="9344" w:type="dxa"/>
            <w:gridSpan w:val="2"/>
          </w:tcPr>
          <w:p w14:paraId="13C2FF42" w14:textId="2F7D4134" w:rsidR="0025240B" w:rsidRPr="0025240B" w:rsidRDefault="0025240B" w:rsidP="0025240B">
            <w:pPr>
              <w:widowControl/>
              <w:wordWrap/>
              <w:autoSpaceDE/>
              <w:autoSpaceDN/>
              <w:jc w:val="center"/>
              <w:rPr>
                <w:rFonts w:eastAsia="바탕체"/>
                <w:b/>
                <w:bCs/>
                <w:sz w:val="28"/>
                <w:szCs w:val="28"/>
              </w:rPr>
            </w:pPr>
            <w:proofErr w:type="gramStart"/>
            <w:r w:rsidRPr="0025240B">
              <w:rPr>
                <w:rFonts w:eastAsia="바탕체" w:hint="eastAsia"/>
                <w:b/>
                <w:bCs/>
                <w:sz w:val="28"/>
                <w:szCs w:val="28"/>
              </w:rPr>
              <w:t>계약체결일</w:t>
            </w:r>
            <w:r w:rsidRPr="0025240B">
              <w:rPr>
                <w:rFonts w:eastAsia="바탕체" w:hint="eastAsia"/>
                <w:b/>
                <w:bCs/>
                <w:sz w:val="28"/>
                <w:szCs w:val="28"/>
              </w:rPr>
              <w:t xml:space="preserve"> </w:t>
            </w:r>
            <w:r w:rsidRPr="0025240B">
              <w:rPr>
                <w:rFonts w:eastAsia="바탕체"/>
                <w:b/>
                <w:bCs/>
                <w:sz w:val="28"/>
                <w:szCs w:val="28"/>
              </w:rPr>
              <w:t>:</w:t>
            </w:r>
            <w:proofErr w:type="gramEnd"/>
            <w:r w:rsidRPr="0025240B">
              <w:rPr>
                <w:rFonts w:eastAsia="바탕체"/>
                <w:b/>
                <w:bCs/>
                <w:sz w:val="28"/>
                <w:szCs w:val="28"/>
              </w:rPr>
              <w:t xml:space="preserve">  </w:t>
            </w:r>
            <w:r w:rsidRPr="0025240B">
              <w:rPr>
                <w:rFonts w:eastAsia="바탕체"/>
                <w:b/>
                <w:bCs/>
                <w:sz w:val="28"/>
                <w:szCs w:val="28"/>
                <w:highlight w:val="yellow"/>
              </w:rPr>
              <w:t>202</w:t>
            </w:r>
            <w:r w:rsidR="00D83100">
              <w:rPr>
                <w:rFonts w:eastAsia="바탕체"/>
                <w:b/>
                <w:bCs/>
                <w:sz w:val="28"/>
                <w:szCs w:val="28"/>
                <w:highlight w:val="yellow"/>
              </w:rPr>
              <w:t>3</w:t>
            </w:r>
            <w:r w:rsidRPr="0025240B">
              <w:rPr>
                <w:rFonts w:eastAsia="바탕체" w:hint="eastAsia"/>
                <w:b/>
                <w:bCs/>
                <w:sz w:val="28"/>
                <w:szCs w:val="28"/>
                <w:highlight w:val="yellow"/>
              </w:rPr>
              <w:t>년</w:t>
            </w:r>
            <w:r w:rsidRPr="0025240B">
              <w:rPr>
                <w:rFonts w:eastAsia="바탕체" w:hint="eastAsia"/>
                <w:b/>
                <w:bCs/>
                <w:sz w:val="28"/>
                <w:szCs w:val="28"/>
                <w:highlight w:val="yellow"/>
              </w:rPr>
              <w:t xml:space="preserve"> </w:t>
            </w:r>
            <w:r w:rsidR="00D83100">
              <w:rPr>
                <w:rFonts w:eastAsia="바탕체"/>
                <w:b/>
                <w:bCs/>
                <w:sz w:val="28"/>
                <w:szCs w:val="28"/>
                <w:highlight w:val="yellow"/>
              </w:rPr>
              <w:t>12</w:t>
            </w:r>
            <w:r w:rsidRPr="0025240B">
              <w:rPr>
                <w:rFonts w:eastAsia="바탕체" w:hint="eastAsia"/>
                <w:b/>
                <w:bCs/>
                <w:sz w:val="28"/>
                <w:szCs w:val="28"/>
                <w:highlight w:val="yellow"/>
              </w:rPr>
              <w:t>월</w:t>
            </w:r>
            <w:r w:rsidRPr="0025240B">
              <w:rPr>
                <w:rFonts w:eastAsia="바탕체" w:hint="eastAsia"/>
                <w:b/>
                <w:bCs/>
                <w:sz w:val="28"/>
                <w:szCs w:val="28"/>
                <w:highlight w:val="yellow"/>
              </w:rPr>
              <w:t xml:space="preserve"> </w:t>
            </w:r>
            <w:r w:rsidR="00D83100">
              <w:rPr>
                <w:rFonts w:eastAsia="바탕체"/>
                <w:b/>
                <w:bCs/>
                <w:sz w:val="28"/>
                <w:szCs w:val="28"/>
                <w:highlight w:val="yellow"/>
              </w:rPr>
              <w:t>20</w:t>
            </w:r>
            <w:r w:rsidRPr="0025240B">
              <w:rPr>
                <w:rFonts w:eastAsia="바탕체" w:hint="eastAsia"/>
                <w:b/>
                <w:bCs/>
                <w:sz w:val="28"/>
                <w:szCs w:val="28"/>
                <w:highlight w:val="yellow"/>
              </w:rPr>
              <w:t>일</w:t>
            </w:r>
          </w:p>
        </w:tc>
      </w:tr>
      <w:tr w:rsidR="0025240B" w14:paraId="09738EFF" w14:textId="77777777" w:rsidTr="0025240B">
        <w:tc>
          <w:tcPr>
            <w:tcW w:w="2405" w:type="dxa"/>
            <w:vAlign w:val="center"/>
          </w:tcPr>
          <w:p w14:paraId="6D43EAD0" w14:textId="12A361FB" w:rsidR="0025240B" w:rsidRPr="0025240B" w:rsidRDefault="0025240B" w:rsidP="0025240B">
            <w:pPr>
              <w:widowControl/>
              <w:wordWrap/>
              <w:autoSpaceDE/>
              <w:autoSpaceDN/>
              <w:rPr>
                <w:rFonts w:eastAsia="바탕체"/>
                <w:b/>
                <w:bCs/>
                <w:sz w:val="28"/>
                <w:szCs w:val="28"/>
              </w:rPr>
            </w:pPr>
            <w:r>
              <w:rPr>
                <w:rFonts w:eastAsia="바탕체" w:hint="eastAsia"/>
                <w:b/>
                <w:bCs/>
                <w:sz w:val="28"/>
                <w:szCs w:val="28"/>
              </w:rPr>
              <w:t>투자자</w:t>
            </w:r>
          </w:p>
        </w:tc>
        <w:tc>
          <w:tcPr>
            <w:tcW w:w="6939" w:type="dxa"/>
            <w:vAlign w:val="center"/>
          </w:tcPr>
          <w:p w14:paraId="61941842" w14:textId="3381E903" w:rsidR="0025240B" w:rsidRPr="0025240B" w:rsidRDefault="000B77ED" w:rsidP="0025240B">
            <w:pPr>
              <w:widowControl/>
              <w:wordWrap/>
              <w:autoSpaceDE/>
              <w:autoSpaceDN/>
              <w:rPr>
                <w:rFonts w:eastAsia="바탕체"/>
                <w:b/>
                <w:bCs/>
                <w:sz w:val="28"/>
                <w:szCs w:val="28"/>
                <w:highlight w:val="yellow"/>
              </w:rPr>
            </w:pPr>
            <w:proofErr w:type="spellStart"/>
            <w:r>
              <w:rPr>
                <w:rFonts w:eastAsia="바탕체" w:hint="eastAsia"/>
                <w:b/>
                <w:bCs/>
                <w:sz w:val="28"/>
                <w:szCs w:val="28"/>
                <w:highlight w:val="yellow"/>
              </w:rPr>
              <w:t>신성장에듀테크전략투자조합</w:t>
            </w:r>
            <w:proofErr w:type="spellEnd"/>
          </w:p>
        </w:tc>
      </w:tr>
      <w:tr w:rsidR="0025240B" w14:paraId="74E614CF" w14:textId="77777777" w:rsidTr="0025240B">
        <w:tc>
          <w:tcPr>
            <w:tcW w:w="2405" w:type="dxa"/>
            <w:vAlign w:val="center"/>
          </w:tcPr>
          <w:p w14:paraId="31417925" w14:textId="0377EE23" w:rsidR="0025240B" w:rsidRPr="0025240B" w:rsidRDefault="0025240B" w:rsidP="0025240B">
            <w:pPr>
              <w:widowControl/>
              <w:wordWrap/>
              <w:autoSpaceDE/>
              <w:autoSpaceDN/>
              <w:rPr>
                <w:rFonts w:eastAsia="바탕체"/>
                <w:b/>
                <w:bCs/>
                <w:sz w:val="28"/>
                <w:szCs w:val="28"/>
              </w:rPr>
            </w:pPr>
            <w:r>
              <w:rPr>
                <w:rFonts w:eastAsia="바탕체" w:hint="eastAsia"/>
                <w:b/>
                <w:bCs/>
                <w:sz w:val="28"/>
                <w:szCs w:val="28"/>
              </w:rPr>
              <w:t>발행회사</w:t>
            </w:r>
          </w:p>
        </w:tc>
        <w:tc>
          <w:tcPr>
            <w:tcW w:w="6939" w:type="dxa"/>
            <w:vAlign w:val="center"/>
          </w:tcPr>
          <w:p w14:paraId="37D1563C" w14:textId="5F93CB20" w:rsidR="0025240B" w:rsidRPr="0025240B" w:rsidRDefault="000B77ED" w:rsidP="0025240B">
            <w:pPr>
              <w:widowControl/>
              <w:wordWrap/>
              <w:autoSpaceDE/>
              <w:autoSpaceDN/>
              <w:rPr>
                <w:rFonts w:eastAsia="바탕체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eastAsia="바탕체" w:hint="eastAsia"/>
                <w:b/>
                <w:bCs/>
                <w:sz w:val="28"/>
                <w:szCs w:val="28"/>
                <w:highlight w:val="yellow"/>
              </w:rPr>
              <w:t>주식회사</w:t>
            </w:r>
            <w:r>
              <w:rPr>
                <w:rFonts w:eastAsia="바탕체" w:hint="eastAsia"/>
                <w:b/>
                <w:bCs/>
                <w:sz w:val="28"/>
                <w:szCs w:val="28"/>
                <w:highlight w:val="yellow"/>
              </w:rPr>
              <w:t xml:space="preserve"> </w:t>
            </w:r>
            <w:proofErr w:type="spellStart"/>
            <w:r>
              <w:rPr>
                <w:rFonts w:eastAsia="바탕체" w:hint="eastAsia"/>
                <w:b/>
                <w:bCs/>
                <w:sz w:val="28"/>
                <w:szCs w:val="28"/>
                <w:highlight w:val="yellow"/>
              </w:rPr>
              <w:t>렌쥴리에듀테인먼트</w:t>
            </w:r>
            <w:proofErr w:type="spellEnd"/>
          </w:p>
        </w:tc>
      </w:tr>
      <w:tr w:rsidR="0025240B" w14:paraId="34A76D6D" w14:textId="77777777" w:rsidTr="0025240B">
        <w:tc>
          <w:tcPr>
            <w:tcW w:w="2405" w:type="dxa"/>
            <w:vAlign w:val="center"/>
          </w:tcPr>
          <w:p w14:paraId="39B9414F" w14:textId="1B1502FD" w:rsidR="0025240B" w:rsidRPr="0025240B" w:rsidRDefault="0025240B" w:rsidP="0025240B">
            <w:pPr>
              <w:widowControl/>
              <w:wordWrap/>
              <w:autoSpaceDE/>
              <w:autoSpaceDN/>
              <w:rPr>
                <w:rFonts w:eastAsia="바탕체"/>
                <w:b/>
                <w:bCs/>
                <w:sz w:val="28"/>
                <w:szCs w:val="28"/>
              </w:rPr>
            </w:pPr>
            <w:r>
              <w:rPr>
                <w:rFonts w:eastAsia="바탕체" w:hint="eastAsia"/>
                <w:b/>
                <w:bCs/>
                <w:sz w:val="28"/>
                <w:szCs w:val="28"/>
              </w:rPr>
              <w:t>이해관계인</w:t>
            </w:r>
          </w:p>
        </w:tc>
        <w:tc>
          <w:tcPr>
            <w:tcW w:w="6939" w:type="dxa"/>
            <w:vAlign w:val="center"/>
          </w:tcPr>
          <w:p w14:paraId="130B5423" w14:textId="5F072575" w:rsidR="0025240B" w:rsidRPr="0025240B" w:rsidRDefault="000B77ED" w:rsidP="0025240B">
            <w:pPr>
              <w:widowControl/>
              <w:wordWrap/>
              <w:autoSpaceDE/>
              <w:autoSpaceDN/>
              <w:rPr>
                <w:rFonts w:eastAsia="바탕체"/>
                <w:b/>
                <w:bCs/>
                <w:sz w:val="28"/>
                <w:szCs w:val="28"/>
                <w:highlight w:val="yellow"/>
              </w:rPr>
            </w:pPr>
            <w:proofErr w:type="spellStart"/>
            <w:r>
              <w:rPr>
                <w:rFonts w:eastAsia="바탕체" w:hint="eastAsia"/>
                <w:b/>
                <w:bCs/>
                <w:sz w:val="28"/>
                <w:szCs w:val="28"/>
                <w:highlight w:val="yellow"/>
              </w:rPr>
              <w:t>이대오</w:t>
            </w:r>
            <w:proofErr w:type="spellEnd"/>
          </w:p>
        </w:tc>
      </w:tr>
    </w:tbl>
    <w:p w14:paraId="443001AF" w14:textId="77777777" w:rsidR="00196687" w:rsidRPr="00571710" w:rsidRDefault="00196687" w:rsidP="00196687">
      <w:pPr>
        <w:widowControl/>
        <w:wordWrap/>
        <w:autoSpaceDE/>
        <w:autoSpaceDN/>
        <w:spacing w:after="0" w:line="240" w:lineRule="auto"/>
        <w:jc w:val="center"/>
        <w:rPr>
          <w:rFonts w:ascii="Times New Roman" w:eastAsia="바탕체" w:hAnsi="Times New Roman" w:cs="Times New Roman"/>
          <w:b/>
          <w:bCs/>
          <w:szCs w:val="20"/>
        </w:rPr>
        <w:sectPr w:rsidR="00196687" w:rsidRPr="00571710" w:rsidSect="0019668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1134" w:bottom="1701" w:left="1418" w:header="851" w:footer="99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pgNumType w:start="1"/>
          <w:cols w:space="425"/>
          <w:docGrid w:type="lines" w:linePitch="360"/>
        </w:sectPr>
      </w:pPr>
    </w:p>
    <w:p w14:paraId="00BD78F6" w14:textId="28EA766C" w:rsidR="00196687" w:rsidRPr="00571710" w:rsidRDefault="008B7742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rPr>
          <w:rFonts w:ascii="Times New Roman" w:eastAsia="바탕체" w:hAnsi="Times New Roman" w:cs="Times New Roman"/>
          <w:kern w:val="0"/>
          <w:sz w:val="32"/>
          <w:szCs w:val="32"/>
        </w:rPr>
      </w:pPr>
      <w:r w:rsidRPr="00571710">
        <w:rPr>
          <w:rFonts w:ascii="Times New Roman" w:eastAsia="바탕체" w:hAnsi="Times New Roman" w:cs="Times New Roman"/>
          <w:b/>
          <w:bCs/>
          <w:kern w:val="0"/>
          <w:sz w:val="32"/>
          <w:szCs w:val="32"/>
        </w:rPr>
        <w:lastRenderedPageBreak/>
        <w:t>상환전환</w:t>
      </w:r>
      <w:r w:rsidR="00196687" w:rsidRPr="00571710">
        <w:rPr>
          <w:rFonts w:ascii="Times New Roman" w:eastAsia="바탕체" w:hAnsi="Times New Roman" w:cs="Times New Roman"/>
          <w:b/>
          <w:bCs/>
          <w:kern w:val="0"/>
          <w:sz w:val="32"/>
          <w:szCs w:val="32"/>
        </w:rPr>
        <w:t>우선주</w:t>
      </w:r>
      <w:r w:rsidR="00196687" w:rsidRPr="00571710">
        <w:rPr>
          <w:rFonts w:ascii="Times New Roman" w:eastAsia="바탕체" w:hAnsi="Times New Roman" w:cs="Times New Roman"/>
          <w:b/>
          <w:bCs/>
          <w:kern w:val="0"/>
          <w:sz w:val="32"/>
          <w:szCs w:val="32"/>
        </w:rPr>
        <w:t xml:space="preserve"> </w:t>
      </w:r>
      <w:r w:rsidR="00196687" w:rsidRPr="00571710">
        <w:rPr>
          <w:rFonts w:ascii="Times New Roman" w:eastAsia="바탕체" w:hAnsi="Times New Roman" w:cs="Times New Roman"/>
          <w:b/>
          <w:bCs/>
          <w:kern w:val="0"/>
          <w:sz w:val="32"/>
          <w:szCs w:val="32"/>
        </w:rPr>
        <w:t>투자</w:t>
      </w:r>
      <w:r w:rsidR="00196687" w:rsidRPr="00571710">
        <w:rPr>
          <w:rFonts w:ascii="Times New Roman" w:eastAsia="바탕체" w:hAnsi="Times New Roman" w:cs="Times New Roman"/>
          <w:b/>
          <w:bCs/>
          <w:kern w:val="0"/>
          <w:sz w:val="32"/>
          <w:szCs w:val="32"/>
        </w:rPr>
        <w:t xml:space="preserve"> </w:t>
      </w:r>
      <w:r w:rsidR="00196687" w:rsidRPr="00571710">
        <w:rPr>
          <w:rFonts w:ascii="Times New Roman" w:eastAsia="바탕체" w:hAnsi="Times New Roman" w:cs="Times New Roman"/>
          <w:b/>
          <w:bCs/>
          <w:kern w:val="0"/>
          <w:sz w:val="32"/>
          <w:szCs w:val="32"/>
        </w:rPr>
        <w:t>계약서</w:t>
      </w:r>
    </w:p>
    <w:p w14:paraId="7FD6156F" w14:textId="77777777" w:rsidR="00196687" w:rsidRPr="001157B4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530139A3" w14:textId="78F05B50" w:rsidR="00196687" w:rsidRPr="00696C1C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아래의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당사자들은</w:t>
      </w:r>
      <w:r w:rsidRPr="00696C1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1F031A">
        <w:rPr>
          <w:rFonts w:ascii="Times New Roman" w:hAnsi="Times New Roman"/>
          <w:kern w:val="0"/>
          <w:rPrChange w:id="2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[</w:t>
      </w:r>
      <w:r w:rsidR="005D1E75" w:rsidRPr="001F031A">
        <w:rPr>
          <w:rFonts w:ascii="Times New Roman" w:hAnsi="Times New Roman"/>
          <w:kern w:val="0"/>
          <w:rPrChange w:id="3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20</w:t>
      </w:r>
      <w:r w:rsidR="00E61680" w:rsidRPr="001F031A">
        <w:rPr>
          <w:rFonts w:ascii="Times New Roman" w:hAnsi="Times New Roman"/>
          <w:kern w:val="0"/>
          <w:rPrChange w:id="4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2</w:t>
      </w:r>
      <w:r w:rsidR="00D83100" w:rsidRPr="001F031A">
        <w:rPr>
          <w:rFonts w:ascii="Times New Roman" w:hAnsi="Times New Roman"/>
          <w:kern w:val="0"/>
          <w:rPrChange w:id="5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3</w:t>
      </w:r>
      <w:r w:rsidRPr="001F031A">
        <w:rPr>
          <w:rFonts w:ascii="Times New Roman" w:hAnsi="Times New Roman"/>
          <w:kern w:val="0"/>
          <w:rPrChange w:id="6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]</w:t>
      </w:r>
      <w:r w:rsidRPr="001F031A">
        <w:rPr>
          <w:rFonts w:ascii="Times New Roman" w:hAnsi="Times New Roman"/>
          <w:kern w:val="0"/>
          <w:rPrChange w:id="7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년</w:t>
      </w:r>
      <w:r w:rsidRPr="001F031A">
        <w:rPr>
          <w:rFonts w:ascii="Times New Roman" w:hAnsi="Times New Roman"/>
          <w:kern w:val="0"/>
          <w:rPrChange w:id="8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 xml:space="preserve"> </w:t>
      </w:r>
      <w:r w:rsidR="00E61680" w:rsidRPr="001F031A">
        <w:rPr>
          <w:rFonts w:ascii="Times New Roman" w:hAnsi="Times New Roman"/>
          <w:kern w:val="0"/>
          <w:rPrChange w:id="9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[</w:t>
      </w:r>
      <w:r w:rsidR="00D83100" w:rsidRPr="001F031A">
        <w:rPr>
          <w:rFonts w:ascii="Times New Roman" w:hAnsi="Times New Roman"/>
          <w:kern w:val="0"/>
          <w:rPrChange w:id="10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12</w:t>
      </w:r>
      <w:r w:rsidR="00E61680" w:rsidRPr="001F031A">
        <w:rPr>
          <w:rFonts w:ascii="Times New Roman" w:hAnsi="Times New Roman"/>
          <w:kern w:val="0"/>
          <w:rPrChange w:id="11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]</w:t>
      </w:r>
      <w:r w:rsidR="00E61680" w:rsidRPr="001F031A">
        <w:rPr>
          <w:rFonts w:ascii="Times New Roman" w:hAnsi="Times New Roman"/>
          <w:kern w:val="0"/>
          <w:rPrChange w:id="12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월</w:t>
      </w:r>
      <w:r w:rsidR="00E61680" w:rsidRPr="001F031A">
        <w:rPr>
          <w:rFonts w:ascii="Times New Roman" w:hAnsi="Times New Roman"/>
          <w:kern w:val="0"/>
          <w:rPrChange w:id="13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 xml:space="preserve"> [</w:t>
      </w:r>
      <w:r w:rsidR="00D83100" w:rsidRPr="001F031A">
        <w:rPr>
          <w:rFonts w:ascii="Times New Roman" w:hAnsi="Times New Roman"/>
          <w:kern w:val="0"/>
          <w:rPrChange w:id="14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20</w:t>
      </w:r>
      <w:r w:rsidR="00E61680" w:rsidRPr="001F031A">
        <w:rPr>
          <w:rFonts w:ascii="Times New Roman" w:hAnsi="Times New Roman"/>
          <w:kern w:val="0"/>
          <w:rPrChange w:id="15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]</w:t>
      </w:r>
      <w:r w:rsidR="00FD3236" w:rsidRPr="001F031A">
        <w:rPr>
          <w:rFonts w:ascii="Times New Roman" w:hAnsi="Times New Roman"/>
          <w:kern w:val="0"/>
          <w:rPrChange w:id="16" w:author="Lim YoungHoon" w:date="2023-12-11T03:09:00Z">
            <w:rPr>
              <w:rFonts w:ascii="Times New Roman" w:hAnsi="Times New Roman"/>
              <w:kern w:val="0"/>
              <w:highlight w:val="red"/>
            </w:rPr>
          </w:rPrChange>
        </w:rPr>
        <w:t>일</w:t>
      </w:r>
      <w:r w:rsidRPr="00696C1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다음과</w:t>
      </w:r>
      <w:r w:rsidRPr="00696C1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같이</w:t>
      </w:r>
      <w:r w:rsidRPr="00696C1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8B7742" w:rsidRPr="00696C1C">
        <w:rPr>
          <w:rFonts w:ascii="Times New Roman" w:eastAsia="바탕체" w:hAnsi="Times New Roman" w:cs="Times New Roman"/>
          <w:kern w:val="0"/>
          <w:szCs w:val="20"/>
        </w:rPr>
        <w:t>상환전환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우선주</w:t>
      </w:r>
      <w:r w:rsidR="002911AE" w:rsidRPr="00696C1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투자계약서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(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이하</w:t>
      </w:r>
      <w:r w:rsidRPr="00696C1C">
        <w:rPr>
          <w:rFonts w:ascii="Times New Roman" w:eastAsia="바탕체" w:hAnsi="Times New Roman" w:cs="Times New Roman"/>
          <w:kern w:val="0"/>
          <w:szCs w:val="20"/>
        </w:rPr>
        <w:t xml:space="preserve"> “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본</w:t>
      </w:r>
      <w:r w:rsidRPr="00696C1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계약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(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서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)”)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를</w:t>
      </w:r>
      <w:r w:rsidRPr="00696C1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체결한다</w:t>
      </w:r>
      <w:r w:rsidRPr="00696C1C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710D0066" w14:textId="77777777" w:rsidR="00196687" w:rsidRPr="00696C1C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572D43A2" w14:textId="6349F950" w:rsidR="00196687" w:rsidRPr="00696C1C" w:rsidRDefault="00196687" w:rsidP="00571710">
      <w:pPr>
        <w:tabs>
          <w:tab w:val="left" w:pos="1560"/>
        </w:tabs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696C1C">
        <w:rPr>
          <w:rFonts w:ascii="Times New Roman" w:eastAsia="바탕체" w:hAnsi="Times New Roman" w:cs="Times New Roman"/>
          <w:szCs w:val="20"/>
        </w:rPr>
        <w:t xml:space="preserve">1. </w:t>
      </w:r>
      <w:r w:rsidRPr="00696C1C">
        <w:rPr>
          <w:rFonts w:ascii="Times New Roman" w:eastAsia="바탕체" w:hAnsi="Times New Roman" w:cs="Times New Roman"/>
          <w:szCs w:val="20"/>
        </w:rPr>
        <w:t>투자자</w:t>
      </w:r>
      <w:r w:rsidRPr="00696C1C">
        <w:rPr>
          <w:rFonts w:ascii="Times New Roman" w:eastAsia="바탕체" w:hAnsi="Times New Roman" w:cs="Times New Roman"/>
          <w:szCs w:val="20"/>
        </w:rPr>
        <w:t xml:space="preserve">: </w:t>
      </w:r>
      <w:r w:rsidRPr="00696C1C">
        <w:rPr>
          <w:rFonts w:ascii="Times New Roman" w:eastAsia="바탕체" w:hAnsi="Times New Roman" w:cs="Times New Roman"/>
          <w:szCs w:val="20"/>
        </w:rPr>
        <w:tab/>
      </w:r>
      <w:proofErr w:type="spellStart"/>
      <w:r w:rsidR="00E31EE7" w:rsidRPr="001F031A">
        <w:rPr>
          <w:rFonts w:ascii="Times New Roman" w:hAnsi="Times New Roman" w:hint="eastAsia"/>
          <w:rPrChange w:id="17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신성장에듀테크전략투자조합</w:t>
      </w:r>
      <w:proofErr w:type="spellEnd"/>
      <w:r w:rsidR="00AA6186" w:rsidRPr="001F031A">
        <w:rPr>
          <w:rFonts w:ascii="Times New Roman" w:hAnsi="Times New Roman"/>
          <w:rPrChange w:id="18" w:author="Lim YoungHoon" w:date="2023-12-11T03:09:00Z">
            <w:rPr>
              <w:rFonts w:ascii="Times New Roman" w:hAnsi="Times New Roman"/>
              <w:highlight w:val="red"/>
            </w:rPr>
          </w:rPrChange>
        </w:rPr>
        <w:t>(</w:t>
      </w:r>
      <w:r w:rsidR="00AA6186" w:rsidRPr="001F031A">
        <w:rPr>
          <w:rFonts w:ascii="Times New Roman" w:hAnsi="Times New Roman"/>
          <w:rPrChange w:id="19" w:author="Lim YoungHoon" w:date="2023-12-11T03:09:00Z">
            <w:rPr>
              <w:rFonts w:ascii="Times New Roman" w:hAnsi="Times New Roman"/>
              <w:highlight w:val="red"/>
            </w:rPr>
          </w:rPrChange>
        </w:rPr>
        <w:t>이하</w:t>
      </w:r>
      <w:r w:rsidR="00AA6186" w:rsidRPr="001F031A">
        <w:rPr>
          <w:rFonts w:ascii="Times New Roman" w:hAnsi="Times New Roman"/>
          <w:rPrChange w:id="20" w:author="Lim YoungHoon" w:date="2023-12-11T03:09:00Z">
            <w:rPr>
              <w:rFonts w:ascii="Times New Roman" w:hAnsi="Times New Roman"/>
              <w:highlight w:val="red"/>
            </w:rPr>
          </w:rPrChange>
        </w:rPr>
        <w:t xml:space="preserve"> “</w:t>
      </w:r>
      <w:r w:rsidR="00AA6186" w:rsidRPr="001F031A">
        <w:rPr>
          <w:rFonts w:ascii="Times New Roman" w:hAnsi="Times New Roman"/>
          <w:rPrChange w:id="21" w:author="Lim YoungHoon" w:date="2023-12-11T03:09:00Z">
            <w:rPr>
              <w:rFonts w:ascii="Times New Roman" w:hAnsi="Times New Roman"/>
              <w:highlight w:val="red"/>
            </w:rPr>
          </w:rPrChange>
        </w:rPr>
        <w:t>투자자</w:t>
      </w:r>
      <w:r w:rsidR="00AA6186" w:rsidRPr="001F031A">
        <w:rPr>
          <w:rFonts w:ascii="Times New Roman" w:hAnsi="Times New Roman"/>
          <w:rPrChange w:id="22" w:author="Lim YoungHoon" w:date="2023-12-11T03:09:00Z">
            <w:rPr>
              <w:rFonts w:ascii="Times New Roman" w:hAnsi="Times New Roman"/>
              <w:highlight w:val="red"/>
            </w:rPr>
          </w:rPrChange>
        </w:rPr>
        <w:t>”)</w:t>
      </w:r>
    </w:p>
    <w:p w14:paraId="7E8883AD" w14:textId="4B17FAF2" w:rsidR="00196687" w:rsidRPr="00696C1C" w:rsidRDefault="001157B4" w:rsidP="001157B4">
      <w:pPr>
        <w:tabs>
          <w:tab w:val="left" w:pos="1560"/>
        </w:tabs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696C1C">
        <w:rPr>
          <w:rFonts w:ascii="Times New Roman" w:eastAsia="바탕체" w:hAnsi="Times New Roman" w:cs="Times New Roman"/>
          <w:szCs w:val="20"/>
        </w:rPr>
        <w:tab/>
      </w:r>
      <w:r w:rsidR="00196687" w:rsidRPr="00696C1C">
        <w:rPr>
          <w:rFonts w:ascii="Times New Roman" w:eastAsia="바탕체" w:hAnsi="Times New Roman" w:cs="Times New Roman"/>
          <w:szCs w:val="20"/>
        </w:rPr>
        <w:t>주소</w:t>
      </w:r>
      <w:r w:rsidR="00196687" w:rsidRPr="00696C1C">
        <w:rPr>
          <w:rFonts w:ascii="Times New Roman" w:eastAsia="바탕체" w:hAnsi="Times New Roman" w:cs="Times New Roman"/>
          <w:szCs w:val="20"/>
        </w:rPr>
        <w:t xml:space="preserve">: </w:t>
      </w:r>
      <w:r w:rsidR="00CF4247" w:rsidRPr="00696C1C">
        <w:rPr>
          <w:rFonts w:ascii="Times New Roman" w:eastAsia="바탕체" w:hAnsi="Times New Roman" w:cs="Times New Roman"/>
          <w:szCs w:val="20"/>
        </w:rPr>
        <w:t>서울특별시</w:t>
      </w:r>
      <w:r w:rsidR="00CF4247" w:rsidRPr="00696C1C">
        <w:rPr>
          <w:rFonts w:ascii="Times New Roman" w:eastAsia="바탕체" w:hAnsi="Times New Roman" w:cs="Times New Roman"/>
          <w:szCs w:val="20"/>
        </w:rPr>
        <w:t xml:space="preserve"> </w:t>
      </w:r>
      <w:r w:rsidR="00CF4247" w:rsidRPr="00696C1C">
        <w:rPr>
          <w:rFonts w:ascii="Times New Roman" w:eastAsia="바탕체" w:hAnsi="Times New Roman" w:cs="Times New Roman"/>
          <w:szCs w:val="20"/>
        </w:rPr>
        <w:t>영등포구</w:t>
      </w:r>
      <w:r w:rsidR="00CF4247" w:rsidRPr="00696C1C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="00CF4247" w:rsidRPr="00696C1C">
        <w:rPr>
          <w:rFonts w:ascii="Times New Roman" w:eastAsia="바탕체" w:hAnsi="Times New Roman" w:cs="Times New Roman"/>
          <w:szCs w:val="20"/>
        </w:rPr>
        <w:t>국제금융로</w:t>
      </w:r>
      <w:proofErr w:type="spellEnd"/>
      <w:r w:rsidR="00CF4247" w:rsidRPr="00696C1C">
        <w:rPr>
          <w:rFonts w:ascii="Times New Roman" w:eastAsia="바탕체" w:hAnsi="Times New Roman" w:cs="Times New Roman"/>
          <w:szCs w:val="20"/>
        </w:rPr>
        <w:t xml:space="preserve"> 10, 15</w:t>
      </w:r>
      <w:r w:rsidR="00CF4247" w:rsidRPr="00696C1C">
        <w:rPr>
          <w:rFonts w:ascii="Times New Roman" w:eastAsia="바탕체" w:hAnsi="Times New Roman" w:cs="Times New Roman"/>
          <w:szCs w:val="20"/>
        </w:rPr>
        <w:t>층</w:t>
      </w:r>
      <w:r w:rsidR="00CF4247" w:rsidRPr="00696C1C">
        <w:rPr>
          <w:rFonts w:ascii="Times New Roman" w:eastAsia="바탕체" w:hAnsi="Times New Roman" w:cs="Times New Roman"/>
          <w:szCs w:val="20"/>
        </w:rPr>
        <w:t>(</w:t>
      </w:r>
      <w:r w:rsidR="00CF4247" w:rsidRPr="00696C1C">
        <w:rPr>
          <w:rFonts w:ascii="Times New Roman" w:eastAsia="바탕체" w:hAnsi="Times New Roman" w:cs="Times New Roman"/>
          <w:szCs w:val="20"/>
        </w:rPr>
        <w:t>여의도동</w:t>
      </w:r>
      <w:r w:rsidR="00CF4247" w:rsidRPr="00696C1C">
        <w:rPr>
          <w:rFonts w:ascii="Times New Roman" w:eastAsia="바탕체" w:hAnsi="Times New Roman" w:cs="Times New Roman"/>
          <w:szCs w:val="20"/>
        </w:rPr>
        <w:t>, Two IFC)</w:t>
      </w:r>
    </w:p>
    <w:p w14:paraId="2B4A134E" w14:textId="14251DC7" w:rsidR="001157B4" w:rsidRPr="00696C1C" w:rsidRDefault="001157B4" w:rsidP="001F031A">
      <w:pPr>
        <w:tabs>
          <w:tab w:val="left" w:pos="1560"/>
        </w:tabs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  <w:pPrChange w:id="23" w:author="Lim YoungHoon" w:date="2023-12-11T03:09:00Z">
          <w:pPr>
            <w:tabs>
              <w:tab w:val="left" w:pos="0"/>
            </w:tabs>
            <w:wordWrap/>
            <w:adjustRightInd w:val="0"/>
            <w:snapToGrid w:val="0"/>
            <w:spacing w:after="60" w:line="360" w:lineRule="auto"/>
          </w:pPr>
        </w:pPrChange>
      </w:pPr>
      <w:del w:id="24" w:author="Lim YoungHoon" w:date="2023-12-11T03:09:00Z">
        <w:r w:rsidRPr="001157B4">
          <w:rPr>
            <w:rFonts w:ascii="Times New Roman" w:eastAsia="바탕체" w:hAnsi="Times New Roman" w:cs="Times New Roman"/>
            <w:szCs w:val="20"/>
          </w:rPr>
          <w:tab/>
        </w:r>
      </w:del>
      <w:r w:rsidRPr="00696C1C">
        <w:rPr>
          <w:rFonts w:ascii="Times New Roman" w:eastAsia="바탕체" w:hAnsi="Times New Roman" w:cs="Times New Roman"/>
          <w:szCs w:val="20"/>
        </w:rPr>
        <w:tab/>
      </w:r>
      <w:r w:rsidR="00CF4247" w:rsidRPr="001F031A">
        <w:rPr>
          <w:rFonts w:ascii="Times New Roman" w:hAnsi="Times New Roman"/>
          <w:rPrChange w:id="25" w:author="Lim YoungHoon" w:date="2023-12-11T03:09:00Z">
            <w:rPr>
              <w:rFonts w:ascii="Times New Roman" w:hAnsi="Times New Roman"/>
              <w:highlight w:val="red"/>
            </w:rPr>
          </w:rPrChange>
        </w:rPr>
        <w:t>공동</w:t>
      </w:r>
      <w:r w:rsidR="00CF4247" w:rsidRPr="00696C1C">
        <w:rPr>
          <w:rFonts w:ascii="Times New Roman" w:eastAsia="바탕체" w:hAnsi="Times New Roman" w:cs="Times New Roman"/>
          <w:szCs w:val="20"/>
        </w:rPr>
        <w:t>업무집행조합원</w:t>
      </w:r>
      <w:r w:rsidR="00CF4247" w:rsidRPr="00696C1C">
        <w:rPr>
          <w:rFonts w:ascii="Times New Roman" w:eastAsia="바탕체" w:hAnsi="Times New Roman" w:cs="Times New Roman"/>
          <w:szCs w:val="20"/>
        </w:rPr>
        <w:t xml:space="preserve"> </w:t>
      </w:r>
      <w:r w:rsidR="00CF4247" w:rsidRPr="00696C1C">
        <w:rPr>
          <w:rFonts w:ascii="Times New Roman" w:eastAsia="바탕체" w:hAnsi="Times New Roman" w:cs="Times New Roman"/>
          <w:szCs w:val="20"/>
        </w:rPr>
        <w:t>주식회사</w:t>
      </w:r>
      <w:r w:rsidR="00CF4247" w:rsidRPr="00696C1C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="00CF4247" w:rsidRPr="00696C1C">
        <w:rPr>
          <w:rFonts w:ascii="Times New Roman" w:eastAsia="바탕체" w:hAnsi="Times New Roman" w:cs="Times New Roman"/>
          <w:szCs w:val="20"/>
        </w:rPr>
        <w:t>빌랑스인베스트먼트</w:t>
      </w:r>
      <w:proofErr w:type="spellEnd"/>
      <w:r w:rsidR="00C421F4" w:rsidRPr="00696C1C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C421F4" w:rsidRPr="00696C1C">
        <w:rPr>
          <w:rFonts w:ascii="Times New Roman" w:eastAsia="바탕체" w:hAnsi="Times New Roman" w:cs="Times New Roman" w:hint="eastAsia"/>
          <w:szCs w:val="20"/>
        </w:rPr>
        <w:t>대표이사</w:t>
      </w:r>
      <w:r w:rsidR="00C421F4" w:rsidRPr="00696C1C">
        <w:rPr>
          <w:rFonts w:ascii="Times New Roman" w:eastAsia="바탕체" w:hAnsi="Times New Roman" w:cs="Times New Roman" w:hint="eastAsia"/>
          <w:szCs w:val="20"/>
        </w:rPr>
        <w:t xml:space="preserve"> </w:t>
      </w:r>
      <w:proofErr w:type="spellStart"/>
      <w:r w:rsidR="00C421F4" w:rsidRPr="00696C1C">
        <w:rPr>
          <w:rFonts w:ascii="Times New Roman" w:eastAsia="바탕체" w:hAnsi="Times New Roman" w:cs="Times New Roman" w:hint="eastAsia"/>
          <w:szCs w:val="20"/>
        </w:rPr>
        <w:t>길현범</w:t>
      </w:r>
      <w:proofErr w:type="spellEnd"/>
    </w:p>
    <w:p w14:paraId="56307E48" w14:textId="19A1484E" w:rsidR="00196687" w:rsidRPr="00571710" w:rsidRDefault="001157B4" w:rsidP="00571710">
      <w:pPr>
        <w:tabs>
          <w:tab w:val="left" w:pos="1560"/>
        </w:tabs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696C1C">
        <w:rPr>
          <w:rFonts w:ascii="Times New Roman" w:eastAsia="바탕체" w:hAnsi="Times New Roman" w:cs="Times New Roman"/>
          <w:szCs w:val="20"/>
        </w:rPr>
        <w:tab/>
      </w:r>
      <w:r w:rsidRPr="001F031A">
        <w:rPr>
          <w:rFonts w:ascii="Times New Roman" w:hAnsi="Times New Roman" w:hint="eastAsia"/>
          <w:rPrChange w:id="26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공동업무집행조합원</w:t>
      </w:r>
      <w:r w:rsidRPr="001F031A">
        <w:rPr>
          <w:rFonts w:ascii="Times New Roman" w:hAnsi="Times New Roman" w:hint="eastAsia"/>
          <w:rPrChange w:id="27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 xml:space="preserve"> </w:t>
      </w:r>
      <w:r w:rsidR="000B77ED" w:rsidRPr="001F031A">
        <w:rPr>
          <w:rFonts w:ascii="Times New Roman" w:hAnsi="Times New Roman" w:hint="eastAsia"/>
          <w:rPrChange w:id="28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주식회사</w:t>
      </w:r>
      <w:r w:rsidR="000B77ED" w:rsidRPr="001F031A">
        <w:rPr>
          <w:rFonts w:ascii="Times New Roman" w:hAnsi="Times New Roman" w:hint="eastAsia"/>
          <w:rPrChange w:id="29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 xml:space="preserve"> </w:t>
      </w:r>
      <w:proofErr w:type="spellStart"/>
      <w:r w:rsidR="000B77ED" w:rsidRPr="001F031A">
        <w:rPr>
          <w:rFonts w:ascii="Times New Roman" w:hAnsi="Times New Roman" w:hint="eastAsia"/>
          <w:rPrChange w:id="30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구름인베스트먼트</w:t>
      </w:r>
      <w:proofErr w:type="spellEnd"/>
      <w:r w:rsidR="000B77ED" w:rsidRPr="001F031A">
        <w:rPr>
          <w:rFonts w:ascii="Times New Roman" w:hAnsi="Times New Roman" w:hint="eastAsia"/>
          <w:rPrChange w:id="31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 xml:space="preserve"> </w:t>
      </w:r>
      <w:r w:rsidR="000E21BA" w:rsidRPr="001F031A">
        <w:rPr>
          <w:rFonts w:ascii="Times New Roman" w:hAnsi="Times New Roman" w:hint="eastAsia"/>
          <w:rPrChange w:id="32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대표이사</w:t>
      </w:r>
      <w:r w:rsidR="000E21BA" w:rsidRPr="001F031A">
        <w:rPr>
          <w:rFonts w:ascii="Times New Roman" w:hAnsi="Times New Roman" w:hint="eastAsia"/>
          <w:rPrChange w:id="33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 xml:space="preserve"> </w:t>
      </w:r>
      <w:r w:rsidR="000B77ED" w:rsidRPr="001F031A">
        <w:rPr>
          <w:rFonts w:ascii="Times New Roman" w:hAnsi="Times New Roman" w:hint="eastAsia"/>
          <w:rPrChange w:id="34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이기주</w:t>
      </w:r>
    </w:p>
    <w:p w14:paraId="142E3D0A" w14:textId="77777777" w:rsidR="00A646D3" w:rsidRPr="00571710" w:rsidRDefault="00A646D3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6EF4BA3D" w14:textId="1A1EE7EA" w:rsidR="00196687" w:rsidRPr="00696C1C" w:rsidRDefault="00196687" w:rsidP="00571710">
      <w:pPr>
        <w:tabs>
          <w:tab w:val="left" w:pos="1560"/>
        </w:tabs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696C1C">
        <w:rPr>
          <w:rFonts w:ascii="Times New Roman" w:eastAsia="바탕체" w:hAnsi="Times New Roman" w:cs="Times New Roman"/>
          <w:szCs w:val="20"/>
        </w:rPr>
        <w:t xml:space="preserve">2. </w:t>
      </w:r>
      <w:r w:rsidR="0025240B" w:rsidRPr="00696C1C">
        <w:rPr>
          <w:rFonts w:ascii="Times New Roman" w:eastAsia="바탕체" w:hAnsi="Times New Roman" w:cs="Times New Roman" w:hint="eastAsia"/>
          <w:szCs w:val="20"/>
        </w:rPr>
        <w:t>발행</w:t>
      </w:r>
      <w:r w:rsidRPr="00696C1C">
        <w:rPr>
          <w:rFonts w:ascii="Times New Roman" w:eastAsia="바탕체" w:hAnsi="Times New Roman" w:cs="Times New Roman"/>
          <w:szCs w:val="20"/>
        </w:rPr>
        <w:t>회사</w:t>
      </w:r>
      <w:r w:rsidRPr="00696C1C">
        <w:rPr>
          <w:rFonts w:ascii="Times New Roman" w:eastAsia="바탕체" w:hAnsi="Times New Roman" w:cs="Times New Roman"/>
          <w:szCs w:val="20"/>
        </w:rPr>
        <w:t>:</w:t>
      </w:r>
      <w:r w:rsidRPr="00696C1C">
        <w:rPr>
          <w:rFonts w:ascii="Times New Roman" w:eastAsia="바탕체" w:hAnsi="Times New Roman" w:cs="Times New Roman"/>
          <w:szCs w:val="20"/>
        </w:rPr>
        <w:tab/>
      </w:r>
      <w:r w:rsidR="000B77ED" w:rsidRPr="00696C1C">
        <w:rPr>
          <w:rFonts w:ascii="Times New Roman" w:eastAsia="바탕체" w:hAnsi="Times New Roman" w:cs="Times New Roman" w:hint="eastAsia"/>
          <w:szCs w:val="20"/>
        </w:rPr>
        <w:t>주식회사</w:t>
      </w:r>
      <w:r w:rsidR="000B77ED" w:rsidRPr="00696C1C">
        <w:rPr>
          <w:rFonts w:ascii="Times New Roman" w:eastAsia="바탕체" w:hAnsi="Times New Roman" w:cs="Times New Roman" w:hint="eastAsia"/>
          <w:szCs w:val="20"/>
        </w:rPr>
        <w:t xml:space="preserve"> </w:t>
      </w:r>
      <w:proofErr w:type="spellStart"/>
      <w:r w:rsidR="000B77ED" w:rsidRPr="001F031A">
        <w:rPr>
          <w:rFonts w:ascii="Times New Roman" w:hAnsi="Times New Roman" w:hint="eastAsia"/>
          <w:rPrChange w:id="35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렌쥴리에듀테인먼트</w:t>
      </w:r>
      <w:proofErr w:type="spellEnd"/>
      <w:r w:rsidRPr="001F031A">
        <w:rPr>
          <w:rFonts w:ascii="Times New Roman" w:hAnsi="Times New Roman"/>
          <w:rPrChange w:id="36" w:author="Lim YoungHoon" w:date="2023-12-11T03:09:00Z">
            <w:rPr>
              <w:rFonts w:ascii="Times New Roman" w:hAnsi="Times New Roman"/>
              <w:highlight w:val="red"/>
            </w:rPr>
          </w:rPrChange>
        </w:rPr>
        <w:t>(</w:t>
      </w:r>
      <w:r w:rsidRPr="001F031A">
        <w:rPr>
          <w:rFonts w:ascii="Times New Roman" w:hAnsi="Times New Roman"/>
          <w:rPrChange w:id="37" w:author="Lim YoungHoon" w:date="2023-12-11T03:09:00Z">
            <w:rPr>
              <w:rFonts w:ascii="Times New Roman" w:hAnsi="Times New Roman"/>
              <w:highlight w:val="red"/>
            </w:rPr>
          </w:rPrChange>
        </w:rPr>
        <w:t>이하</w:t>
      </w:r>
      <w:r w:rsidRPr="001F031A">
        <w:rPr>
          <w:rFonts w:ascii="Times New Roman" w:hAnsi="Times New Roman"/>
          <w:rPrChange w:id="38" w:author="Lim YoungHoon" w:date="2023-12-11T03:09:00Z">
            <w:rPr>
              <w:rFonts w:ascii="Times New Roman" w:hAnsi="Times New Roman"/>
              <w:highlight w:val="red"/>
            </w:rPr>
          </w:rPrChange>
        </w:rPr>
        <w:t xml:space="preserve"> “</w:t>
      </w:r>
      <w:r w:rsidRPr="001F031A">
        <w:rPr>
          <w:rFonts w:ascii="Times New Roman" w:hAnsi="Times New Roman"/>
          <w:rPrChange w:id="39" w:author="Lim YoungHoon" w:date="2023-12-11T03:09:00Z">
            <w:rPr>
              <w:rFonts w:ascii="Times New Roman" w:hAnsi="Times New Roman"/>
              <w:highlight w:val="red"/>
            </w:rPr>
          </w:rPrChange>
        </w:rPr>
        <w:t>회사</w:t>
      </w:r>
      <w:r w:rsidRPr="001F031A">
        <w:rPr>
          <w:rFonts w:ascii="Times New Roman" w:hAnsi="Times New Roman"/>
          <w:rPrChange w:id="40" w:author="Lim YoungHoon" w:date="2023-12-11T03:09:00Z">
            <w:rPr>
              <w:rFonts w:ascii="Times New Roman" w:hAnsi="Times New Roman"/>
              <w:highlight w:val="red"/>
            </w:rPr>
          </w:rPrChange>
        </w:rPr>
        <w:t>”)</w:t>
      </w:r>
    </w:p>
    <w:p w14:paraId="3D99AC06" w14:textId="05C693C6" w:rsidR="00196687" w:rsidRPr="00696C1C" w:rsidRDefault="00196687" w:rsidP="00571710">
      <w:pPr>
        <w:tabs>
          <w:tab w:val="left" w:pos="1560"/>
        </w:tabs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696C1C">
        <w:rPr>
          <w:rFonts w:ascii="Times New Roman" w:eastAsia="바탕체" w:hAnsi="Times New Roman" w:cs="Times New Roman"/>
          <w:szCs w:val="20"/>
        </w:rPr>
        <w:tab/>
      </w:r>
      <w:r w:rsidRPr="00696C1C">
        <w:rPr>
          <w:rFonts w:ascii="Times New Roman" w:eastAsia="바탕체" w:hAnsi="Times New Roman" w:cs="Times New Roman"/>
          <w:szCs w:val="20"/>
        </w:rPr>
        <w:t>주소</w:t>
      </w:r>
      <w:r w:rsidRPr="00696C1C">
        <w:rPr>
          <w:rFonts w:ascii="Times New Roman" w:eastAsia="바탕체" w:hAnsi="Times New Roman" w:cs="Times New Roman"/>
          <w:szCs w:val="20"/>
        </w:rPr>
        <w:t xml:space="preserve">: </w:t>
      </w:r>
      <w:r w:rsidR="000B77ED" w:rsidRPr="001F031A">
        <w:rPr>
          <w:rFonts w:ascii="Times New Roman" w:hAnsi="Times New Roman" w:hint="eastAsia"/>
          <w:rPrChange w:id="41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서울특별시</w:t>
      </w:r>
      <w:r w:rsidR="000B77ED" w:rsidRPr="001F031A">
        <w:rPr>
          <w:rFonts w:ascii="Times New Roman" w:hAnsi="Times New Roman" w:hint="eastAsia"/>
          <w:rPrChange w:id="42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 xml:space="preserve"> </w:t>
      </w:r>
      <w:r w:rsidR="000B77ED" w:rsidRPr="001F031A">
        <w:rPr>
          <w:rFonts w:ascii="Times New Roman" w:hAnsi="Times New Roman" w:hint="eastAsia"/>
          <w:rPrChange w:id="43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마포구</w:t>
      </w:r>
      <w:r w:rsidR="000B77ED" w:rsidRPr="001F031A">
        <w:rPr>
          <w:rFonts w:ascii="Times New Roman" w:hAnsi="Times New Roman" w:hint="eastAsia"/>
          <w:rPrChange w:id="44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 xml:space="preserve"> </w:t>
      </w:r>
      <w:proofErr w:type="spellStart"/>
      <w:r w:rsidR="000B77ED" w:rsidRPr="001F031A">
        <w:rPr>
          <w:rFonts w:ascii="Times New Roman" w:hAnsi="Times New Roman" w:hint="eastAsia"/>
          <w:rPrChange w:id="45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성암로</w:t>
      </w:r>
      <w:proofErr w:type="spellEnd"/>
      <w:r w:rsidR="000B77ED" w:rsidRPr="001F031A">
        <w:rPr>
          <w:rFonts w:ascii="Times New Roman" w:hAnsi="Times New Roman" w:hint="eastAsia"/>
          <w:rPrChange w:id="46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 xml:space="preserve"> </w:t>
      </w:r>
      <w:r w:rsidR="000B77ED" w:rsidRPr="001F031A">
        <w:rPr>
          <w:rFonts w:ascii="Times New Roman" w:hAnsi="Times New Roman"/>
          <w:rPrChange w:id="47" w:author="Lim YoungHoon" w:date="2023-12-11T03:09:00Z">
            <w:rPr>
              <w:rFonts w:ascii="Times New Roman" w:hAnsi="Times New Roman"/>
              <w:highlight w:val="red"/>
            </w:rPr>
          </w:rPrChange>
        </w:rPr>
        <w:t>189, 1701</w:t>
      </w:r>
      <w:r w:rsidR="000B77ED" w:rsidRPr="001F031A">
        <w:rPr>
          <w:rFonts w:ascii="Times New Roman" w:hAnsi="Times New Roman" w:hint="eastAsia"/>
          <w:rPrChange w:id="48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호</w:t>
      </w:r>
      <w:r w:rsidR="000B77ED" w:rsidRPr="001F031A">
        <w:rPr>
          <w:rFonts w:ascii="Times New Roman" w:hAnsi="Times New Roman" w:hint="eastAsia"/>
          <w:rPrChange w:id="49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(</w:t>
      </w:r>
      <w:r w:rsidR="000B77ED" w:rsidRPr="001F031A">
        <w:rPr>
          <w:rFonts w:ascii="Times New Roman" w:hAnsi="Times New Roman" w:hint="eastAsia"/>
          <w:rPrChange w:id="50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상암동</w:t>
      </w:r>
      <w:r w:rsidR="000B77ED" w:rsidRPr="001F031A">
        <w:rPr>
          <w:rFonts w:ascii="Times New Roman" w:hAnsi="Times New Roman" w:hint="eastAsia"/>
          <w:rPrChange w:id="51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,</w:t>
      </w:r>
      <w:r w:rsidR="000B77ED" w:rsidRPr="001F031A">
        <w:rPr>
          <w:rFonts w:ascii="Times New Roman" w:hAnsi="Times New Roman"/>
          <w:rPrChange w:id="52" w:author="Lim YoungHoon" w:date="2023-12-11T03:09:00Z">
            <w:rPr>
              <w:rFonts w:ascii="Times New Roman" w:hAnsi="Times New Roman"/>
              <w:highlight w:val="red"/>
            </w:rPr>
          </w:rPrChange>
        </w:rPr>
        <w:t xml:space="preserve"> </w:t>
      </w:r>
      <w:proofErr w:type="spellStart"/>
      <w:r w:rsidR="000B77ED" w:rsidRPr="001F031A">
        <w:rPr>
          <w:rFonts w:ascii="Times New Roman" w:hAnsi="Times New Roman" w:hint="eastAsia"/>
          <w:rPrChange w:id="53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중소기업디엠씨타워</w:t>
      </w:r>
      <w:proofErr w:type="spellEnd"/>
      <w:r w:rsidR="000B77ED" w:rsidRPr="001F031A">
        <w:rPr>
          <w:rFonts w:ascii="Times New Roman" w:hAnsi="Times New Roman" w:hint="eastAsia"/>
          <w:rPrChange w:id="54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)</w:t>
      </w:r>
    </w:p>
    <w:p w14:paraId="4B693161" w14:textId="1F7F5BF7" w:rsidR="00196687" w:rsidRPr="00696C1C" w:rsidRDefault="00CF4247" w:rsidP="00571710">
      <w:pPr>
        <w:tabs>
          <w:tab w:val="left" w:pos="1560"/>
        </w:tabs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696C1C">
        <w:rPr>
          <w:rFonts w:ascii="Times New Roman" w:eastAsia="바탕체" w:hAnsi="Times New Roman" w:cs="Times New Roman"/>
          <w:szCs w:val="20"/>
        </w:rPr>
        <w:tab/>
      </w:r>
      <w:r w:rsidR="00196687" w:rsidRPr="00696C1C">
        <w:rPr>
          <w:rFonts w:ascii="Times New Roman" w:eastAsia="바탕체" w:hAnsi="Times New Roman" w:cs="Times New Roman"/>
          <w:szCs w:val="20"/>
        </w:rPr>
        <w:t>대표이사</w:t>
      </w:r>
      <w:r w:rsidR="00196687" w:rsidRPr="00696C1C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="000B77ED" w:rsidRPr="001F031A">
        <w:rPr>
          <w:rFonts w:ascii="Times New Roman" w:hAnsi="Times New Roman" w:hint="eastAsia"/>
          <w:rPrChange w:id="55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이대오</w:t>
      </w:r>
      <w:proofErr w:type="spellEnd"/>
    </w:p>
    <w:p w14:paraId="1D982FDB" w14:textId="77777777" w:rsidR="00196687" w:rsidRPr="00696C1C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564CDB88" w14:textId="3DE22CF4" w:rsidR="00196687" w:rsidRPr="001F031A" w:rsidRDefault="00196687" w:rsidP="00571710">
      <w:pPr>
        <w:tabs>
          <w:tab w:val="left" w:pos="1560"/>
        </w:tabs>
        <w:wordWrap/>
        <w:adjustRightInd w:val="0"/>
        <w:snapToGrid w:val="0"/>
        <w:spacing w:after="60" w:line="360" w:lineRule="auto"/>
        <w:rPr>
          <w:rFonts w:ascii="Times New Roman" w:hAnsi="Times New Roman"/>
          <w:rPrChange w:id="56" w:author="Lim YoungHoon" w:date="2023-12-11T03:09:00Z">
            <w:rPr>
              <w:rFonts w:ascii="Times New Roman" w:hAnsi="Times New Roman"/>
              <w:highlight w:val="red"/>
            </w:rPr>
          </w:rPrChange>
        </w:rPr>
      </w:pPr>
      <w:r w:rsidRPr="00696C1C">
        <w:rPr>
          <w:rFonts w:ascii="Times New Roman" w:eastAsia="바탕체" w:hAnsi="Times New Roman" w:cs="Times New Roman"/>
          <w:szCs w:val="20"/>
        </w:rPr>
        <w:t xml:space="preserve">3. </w:t>
      </w:r>
      <w:r w:rsidRPr="00696C1C">
        <w:rPr>
          <w:rFonts w:ascii="Times New Roman" w:eastAsia="바탕체" w:hAnsi="Times New Roman" w:cs="Times New Roman"/>
          <w:szCs w:val="20"/>
        </w:rPr>
        <w:t>이해관계인</w:t>
      </w:r>
      <w:r w:rsidRPr="00696C1C">
        <w:rPr>
          <w:rFonts w:ascii="Times New Roman" w:eastAsia="바탕체" w:hAnsi="Times New Roman" w:cs="Times New Roman"/>
          <w:szCs w:val="20"/>
        </w:rPr>
        <w:t>:</w:t>
      </w:r>
      <w:r w:rsidR="00CF4247" w:rsidRPr="00696C1C">
        <w:rPr>
          <w:rFonts w:ascii="Times New Roman" w:eastAsia="바탕체" w:hAnsi="Times New Roman" w:cs="Times New Roman"/>
          <w:szCs w:val="20"/>
        </w:rPr>
        <w:tab/>
      </w:r>
      <w:proofErr w:type="spellStart"/>
      <w:r w:rsidR="000B77ED" w:rsidRPr="001F031A">
        <w:rPr>
          <w:rFonts w:ascii="Times New Roman" w:hAnsi="Times New Roman" w:hint="eastAsia"/>
          <w:rPrChange w:id="57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이대오</w:t>
      </w:r>
      <w:proofErr w:type="spellEnd"/>
      <w:r w:rsidR="00AA6186" w:rsidRPr="001F031A">
        <w:rPr>
          <w:rFonts w:ascii="Times New Roman" w:hAnsi="Times New Roman"/>
          <w:rPrChange w:id="58" w:author="Lim YoungHoon" w:date="2023-12-11T03:09:00Z">
            <w:rPr>
              <w:rFonts w:ascii="Times New Roman" w:hAnsi="Times New Roman"/>
              <w:highlight w:val="red"/>
            </w:rPr>
          </w:rPrChange>
        </w:rPr>
        <w:t>(</w:t>
      </w:r>
      <w:r w:rsidR="00AA6186" w:rsidRPr="001F031A">
        <w:rPr>
          <w:rFonts w:ascii="Times New Roman" w:hAnsi="Times New Roman"/>
          <w:rPrChange w:id="59" w:author="Lim YoungHoon" w:date="2023-12-11T03:09:00Z">
            <w:rPr>
              <w:rFonts w:ascii="Times New Roman" w:hAnsi="Times New Roman"/>
              <w:highlight w:val="red"/>
            </w:rPr>
          </w:rPrChange>
        </w:rPr>
        <w:t>이하</w:t>
      </w:r>
      <w:r w:rsidR="00AA6186" w:rsidRPr="001F031A">
        <w:rPr>
          <w:rFonts w:ascii="Times New Roman" w:hAnsi="Times New Roman"/>
          <w:rPrChange w:id="60" w:author="Lim YoungHoon" w:date="2023-12-11T03:09:00Z">
            <w:rPr>
              <w:rFonts w:ascii="Times New Roman" w:hAnsi="Times New Roman"/>
              <w:highlight w:val="red"/>
            </w:rPr>
          </w:rPrChange>
        </w:rPr>
        <w:t xml:space="preserve"> “</w:t>
      </w:r>
      <w:r w:rsidR="00AA6186" w:rsidRPr="001F031A">
        <w:rPr>
          <w:rFonts w:ascii="Times New Roman" w:hAnsi="Times New Roman"/>
          <w:rPrChange w:id="61" w:author="Lim YoungHoon" w:date="2023-12-11T03:09:00Z">
            <w:rPr>
              <w:rFonts w:ascii="Times New Roman" w:hAnsi="Times New Roman"/>
              <w:highlight w:val="red"/>
            </w:rPr>
          </w:rPrChange>
        </w:rPr>
        <w:t>이해관계인</w:t>
      </w:r>
      <w:r w:rsidR="001C5F34" w:rsidRPr="001F031A">
        <w:rPr>
          <w:rFonts w:ascii="Times New Roman" w:hAnsi="Times New Roman"/>
          <w:rPrChange w:id="62" w:author="Lim YoungHoon" w:date="2023-12-11T03:09:00Z">
            <w:rPr>
              <w:rFonts w:ascii="Times New Roman" w:hAnsi="Times New Roman"/>
              <w:highlight w:val="red"/>
            </w:rPr>
          </w:rPrChange>
        </w:rPr>
        <w:t>1</w:t>
      </w:r>
      <w:r w:rsidR="00AA6186" w:rsidRPr="001F031A">
        <w:rPr>
          <w:rFonts w:ascii="Times New Roman" w:hAnsi="Times New Roman"/>
          <w:rPrChange w:id="63" w:author="Lim YoungHoon" w:date="2023-12-11T03:09:00Z">
            <w:rPr>
              <w:rFonts w:ascii="Times New Roman" w:hAnsi="Times New Roman"/>
              <w:highlight w:val="red"/>
            </w:rPr>
          </w:rPrChange>
        </w:rPr>
        <w:t>”)</w:t>
      </w:r>
    </w:p>
    <w:p w14:paraId="5D8ED4A9" w14:textId="10A0E34A" w:rsidR="00196687" w:rsidRPr="001F031A" w:rsidRDefault="00196687" w:rsidP="00571710">
      <w:pPr>
        <w:tabs>
          <w:tab w:val="left" w:pos="1560"/>
        </w:tabs>
        <w:wordWrap/>
        <w:adjustRightInd w:val="0"/>
        <w:snapToGrid w:val="0"/>
        <w:spacing w:after="60" w:line="360" w:lineRule="auto"/>
        <w:rPr>
          <w:rFonts w:ascii="Times New Roman" w:hAnsi="Times New Roman"/>
          <w:rPrChange w:id="64" w:author="Lim YoungHoon" w:date="2023-12-11T03:09:00Z">
            <w:rPr>
              <w:rFonts w:ascii="Times New Roman" w:hAnsi="Times New Roman"/>
              <w:highlight w:val="red"/>
            </w:rPr>
          </w:rPrChange>
        </w:rPr>
      </w:pPr>
      <w:r w:rsidRPr="001F031A">
        <w:rPr>
          <w:rFonts w:ascii="Times New Roman" w:hAnsi="Times New Roman"/>
          <w:rPrChange w:id="65" w:author="Lim YoungHoon" w:date="2023-12-11T03:09:00Z">
            <w:rPr>
              <w:rFonts w:ascii="Times New Roman" w:hAnsi="Times New Roman"/>
              <w:highlight w:val="red"/>
            </w:rPr>
          </w:rPrChange>
        </w:rPr>
        <w:t xml:space="preserve">           </w:t>
      </w:r>
      <w:r w:rsidR="00353036" w:rsidRPr="001F031A">
        <w:rPr>
          <w:rFonts w:ascii="Times New Roman" w:hAnsi="Times New Roman"/>
          <w:rPrChange w:id="66" w:author="Lim YoungHoon" w:date="2023-12-11T03:09:00Z">
            <w:rPr>
              <w:rFonts w:ascii="Times New Roman" w:hAnsi="Times New Roman"/>
              <w:highlight w:val="red"/>
            </w:rPr>
          </w:rPrChange>
        </w:rPr>
        <w:t xml:space="preserve"> </w:t>
      </w:r>
      <w:r w:rsidR="00CF4247" w:rsidRPr="001F031A">
        <w:rPr>
          <w:rFonts w:ascii="Times New Roman" w:hAnsi="Times New Roman"/>
          <w:rPrChange w:id="67" w:author="Lim YoungHoon" w:date="2023-12-11T03:09:00Z">
            <w:rPr>
              <w:rFonts w:ascii="Times New Roman" w:hAnsi="Times New Roman"/>
              <w:highlight w:val="red"/>
            </w:rPr>
          </w:rPrChange>
        </w:rPr>
        <w:tab/>
      </w:r>
      <w:r w:rsidRPr="001F031A">
        <w:rPr>
          <w:rFonts w:ascii="Times New Roman" w:hAnsi="Times New Roman"/>
          <w:rPrChange w:id="68" w:author="Lim YoungHoon" w:date="2023-12-11T03:09:00Z">
            <w:rPr>
              <w:rFonts w:ascii="Times New Roman" w:hAnsi="Times New Roman"/>
              <w:highlight w:val="red"/>
            </w:rPr>
          </w:rPrChange>
        </w:rPr>
        <w:t>주소</w:t>
      </w:r>
      <w:r w:rsidRPr="001F031A">
        <w:rPr>
          <w:rFonts w:ascii="Times New Roman" w:hAnsi="Times New Roman"/>
          <w:rPrChange w:id="69" w:author="Lim YoungHoon" w:date="2023-12-11T03:09:00Z">
            <w:rPr>
              <w:rFonts w:ascii="Times New Roman" w:hAnsi="Times New Roman"/>
              <w:highlight w:val="red"/>
            </w:rPr>
          </w:rPrChange>
        </w:rPr>
        <w:t xml:space="preserve">: </w:t>
      </w:r>
      <w:r w:rsidR="000B77ED" w:rsidRPr="001F031A">
        <w:rPr>
          <w:rFonts w:ascii="Times New Roman" w:hAnsi="Times New Roman" w:hint="eastAsia"/>
          <w:rPrChange w:id="70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서울특별시</w:t>
      </w:r>
      <w:r w:rsidR="000B77ED" w:rsidRPr="001F031A">
        <w:rPr>
          <w:rFonts w:ascii="Times New Roman" w:hAnsi="Times New Roman" w:hint="eastAsia"/>
          <w:rPrChange w:id="71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 xml:space="preserve"> </w:t>
      </w:r>
      <w:r w:rsidR="000B77ED" w:rsidRPr="001F031A">
        <w:rPr>
          <w:rFonts w:ascii="Times New Roman" w:hAnsi="Times New Roman" w:hint="eastAsia"/>
          <w:rPrChange w:id="72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마포구</w:t>
      </w:r>
      <w:r w:rsidR="000B77ED" w:rsidRPr="001F031A">
        <w:rPr>
          <w:rFonts w:ascii="Times New Roman" w:hAnsi="Times New Roman" w:hint="eastAsia"/>
          <w:rPrChange w:id="73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 xml:space="preserve"> </w:t>
      </w:r>
      <w:proofErr w:type="spellStart"/>
      <w:r w:rsidR="000B77ED" w:rsidRPr="001F031A">
        <w:rPr>
          <w:rFonts w:ascii="Times New Roman" w:hAnsi="Times New Roman" w:hint="eastAsia"/>
          <w:rPrChange w:id="74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월드컵북로</w:t>
      </w:r>
      <w:proofErr w:type="spellEnd"/>
      <w:r w:rsidR="000B77ED" w:rsidRPr="001F031A">
        <w:rPr>
          <w:rFonts w:ascii="Times New Roman" w:hAnsi="Times New Roman" w:hint="eastAsia"/>
          <w:rPrChange w:id="75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3</w:t>
      </w:r>
      <w:r w:rsidR="000B77ED" w:rsidRPr="001F031A">
        <w:rPr>
          <w:rFonts w:ascii="Times New Roman" w:hAnsi="Times New Roman"/>
          <w:rPrChange w:id="76" w:author="Lim YoungHoon" w:date="2023-12-11T03:09:00Z">
            <w:rPr>
              <w:rFonts w:ascii="Times New Roman" w:hAnsi="Times New Roman"/>
              <w:highlight w:val="red"/>
            </w:rPr>
          </w:rPrChange>
        </w:rPr>
        <w:t>8</w:t>
      </w:r>
      <w:r w:rsidR="000B77ED" w:rsidRPr="001F031A">
        <w:rPr>
          <w:rFonts w:ascii="Times New Roman" w:hAnsi="Times New Roman" w:hint="eastAsia"/>
          <w:rPrChange w:id="77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길</w:t>
      </w:r>
      <w:r w:rsidR="000B77ED" w:rsidRPr="001F031A">
        <w:rPr>
          <w:rFonts w:ascii="Times New Roman" w:hAnsi="Times New Roman" w:hint="eastAsia"/>
          <w:rPrChange w:id="78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 xml:space="preserve"> </w:t>
      </w:r>
      <w:r w:rsidR="000B77ED" w:rsidRPr="001F031A">
        <w:rPr>
          <w:rFonts w:ascii="Times New Roman" w:hAnsi="Times New Roman"/>
          <w:rPrChange w:id="79" w:author="Lim YoungHoon" w:date="2023-12-11T03:09:00Z">
            <w:rPr>
              <w:rFonts w:ascii="Times New Roman" w:hAnsi="Times New Roman"/>
              <w:highlight w:val="red"/>
            </w:rPr>
          </w:rPrChange>
        </w:rPr>
        <w:t>53, 107</w:t>
      </w:r>
      <w:r w:rsidR="000B77ED" w:rsidRPr="001F031A">
        <w:rPr>
          <w:rFonts w:ascii="Times New Roman" w:hAnsi="Times New Roman" w:hint="eastAsia"/>
          <w:rPrChange w:id="80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동</w:t>
      </w:r>
      <w:r w:rsidR="000B77ED" w:rsidRPr="001F031A">
        <w:rPr>
          <w:rFonts w:ascii="Times New Roman" w:hAnsi="Times New Roman" w:hint="eastAsia"/>
          <w:rPrChange w:id="81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 xml:space="preserve"> </w:t>
      </w:r>
      <w:r w:rsidR="000B77ED" w:rsidRPr="001F031A">
        <w:rPr>
          <w:rFonts w:ascii="Times New Roman" w:hAnsi="Times New Roman"/>
          <w:rPrChange w:id="82" w:author="Lim YoungHoon" w:date="2023-12-11T03:09:00Z">
            <w:rPr>
              <w:rFonts w:ascii="Times New Roman" w:hAnsi="Times New Roman"/>
              <w:highlight w:val="red"/>
            </w:rPr>
          </w:rPrChange>
        </w:rPr>
        <w:t>2102</w:t>
      </w:r>
      <w:r w:rsidR="000B77ED" w:rsidRPr="001F031A">
        <w:rPr>
          <w:rFonts w:ascii="Times New Roman" w:hAnsi="Times New Roman" w:hint="eastAsia"/>
          <w:rPrChange w:id="83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호</w:t>
      </w:r>
      <w:r w:rsidR="000B77ED" w:rsidRPr="001F031A">
        <w:rPr>
          <w:rFonts w:ascii="Times New Roman" w:hAnsi="Times New Roman" w:hint="eastAsia"/>
          <w:rPrChange w:id="84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(</w:t>
      </w:r>
      <w:r w:rsidR="000B77ED" w:rsidRPr="001F031A">
        <w:rPr>
          <w:rFonts w:ascii="Times New Roman" w:hAnsi="Times New Roman" w:hint="eastAsia"/>
          <w:rPrChange w:id="85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중동</w:t>
      </w:r>
      <w:r w:rsidR="000B77ED" w:rsidRPr="001F031A">
        <w:rPr>
          <w:rFonts w:ascii="Times New Roman" w:hAnsi="Times New Roman" w:hint="eastAsia"/>
          <w:rPrChange w:id="86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,</w:t>
      </w:r>
      <w:r w:rsidR="000B77ED" w:rsidRPr="001F031A">
        <w:rPr>
          <w:rFonts w:ascii="Times New Roman" w:hAnsi="Times New Roman"/>
          <w:rPrChange w:id="87" w:author="Lim YoungHoon" w:date="2023-12-11T03:09:00Z">
            <w:rPr>
              <w:rFonts w:ascii="Times New Roman" w:hAnsi="Times New Roman"/>
              <w:highlight w:val="red"/>
            </w:rPr>
          </w:rPrChange>
        </w:rPr>
        <w:t xml:space="preserve"> </w:t>
      </w:r>
      <w:proofErr w:type="spellStart"/>
      <w:r w:rsidR="000B77ED" w:rsidRPr="001F031A">
        <w:rPr>
          <w:rFonts w:ascii="Times New Roman" w:hAnsi="Times New Roman" w:hint="eastAsia"/>
          <w:rPrChange w:id="88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월드컵참누리아파트</w:t>
      </w:r>
      <w:proofErr w:type="spellEnd"/>
      <w:r w:rsidR="000B77ED" w:rsidRPr="001F031A">
        <w:rPr>
          <w:rFonts w:ascii="Times New Roman" w:hAnsi="Times New Roman" w:hint="eastAsia"/>
          <w:rPrChange w:id="89" w:author="Lim YoungHoon" w:date="2023-12-11T03:09:00Z">
            <w:rPr>
              <w:rFonts w:ascii="Times New Roman" w:hAnsi="Times New Roman" w:hint="eastAsia"/>
              <w:highlight w:val="red"/>
            </w:rPr>
          </w:rPrChange>
        </w:rPr>
        <w:t>)</w:t>
      </w:r>
    </w:p>
    <w:p w14:paraId="4B813295" w14:textId="6EF40A45" w:rsidR="00196687" w:rsidRPr="00571710" w:rsidRDefault="00196687" w:rsidP="001F031A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  <w:pPrChange w:id="90" w:author="Lim YoungHoon" w:date="2023-12-11T03:09:00Z">
          <w:pPr>
            <w:tabs>
              <w:tab w:val="left" w:pos="1560"/>
            </w:tabs>
            <w:wordWrap/>
            <w:adjustRightInd w:val="0"/>
            <w:snapToGrid w:val="0"/>
            <w:spacing w:after="60" w:line="360" w:lineRule="auto"/>
          </w:pPr>
        </w:pPrChange>
      </w:pPr>
      <w:r w:rsidRPr="001F031A">
        <w:rPr>
          <w:rFonts w:ascii="Times New Roman" w:hAnsi="Times New Roman"/>
          <w:rPrChange w:id="91" w:author="Lim YoungHoon" w:date="2023-12-11T03:09:00Z">
            <w:rPr>
              <w:rFonts w:ascii="Times New Roman" w:hAnsi="Times New Roman"/>
              <w:highlight w:val="red"/>
            </w:rPr>
          </w:rPrChange>
        </w:rPr>
        <w:t xml:space="preserve">            </w:t>
      </w:r>
      <w:del w:id="92" w:author="Lim YoungHoon" w:date="2023-12-11T03:09:00Z">
        <w:r w:rsidR="00CF4247" w:rsidRPr="00D83100">
          <w:rPr>
            <w:rFonts w:ascii="Times New Roman" w:eastAsia="바탕체" w:hAnsi="Times New Roman" w:cs="Times New Roman"/>
            <w:szCs w:val="20"/>
            <w:highlight w:val="red"/>
          </w:rPr>
          <w:tab/>
        </w:r>
      </w:del>
      <w:ins w:id="93" w:author="Lim YoungHoon" w:date="2023-12-11T03:09:00Z">
        <w:r w:rsidR="00696C1C">
          <w:rPr>
            <w:rFonts w:ascii="Times New Roman" w:eastAsia="바탕체" w:hAnsi="Times New Roman" w:cs="Times New Roman"/>
            <w:szCs w:val="20"/>
          </w:rPr>
          <w:t xml:space="preserve">   </w:t>
        </w:r>
      </w:ins>
      <w:r w:rsidRPr="001F031A">
        <w:rPr>
          <w:rFonts w:ascii="Times New Roman" w:hAnsi="Times New Roman"/>
          <w:rPrChange w:id="94" w:author="Lim YoungHoon" w:date="2023-12-11T03:09:00Z">
            <w:rPr>
              <w:rFonts w:ascii="Times New Roman" w:hAnsi="Times New Roman"/>
              <w:highlight w:val="red"/>
            </w:rPr>
          </w:rPrChange>
        </w:rPr>
        <w:t>생년월일</w:t>
      </w:r>
      <w:r w:rsidRPr="001F031A">
        <w:rPr>
          <w:rFonts w:ascii="Times New Roman" w:hAnsi="Times New Roman"/>
          <w:rPrChange w:id="95" w:author="Lim YoungHoon" w:date="2023-12-11T03:09:00Z">
            <w:rPr>
              <w:rFonts w:ascii="Times New Roman" w:hAnsi="Times New Roman"/>
              <w:highlight w:val="red"/>
            </w:rPr>
          </w:rPrChange>
        </w:rPr>
        <w:t>: 19</w:t>
      </w:r>
      <w:r w:rsidR="000B77ED" w:rsidRPr="001F031A">
        <w:rPr>
          <w:rFonts w:ascii="Times New Roman" w:hAnsi="Times New Roman"/>
          <w:rPrChange w:id="96" w:author="Lim YoungHoon" w:date="2023-12-11T03:09:00Z">
            <w:rPr>
              <w:rFonts w:ascii="Times New Roman" w:hAnsi="Times New Roman"/>
              <w:highlight w:val="red"/>
            </w:rPr>
          </w:rPrChange>
        </w:rPr>
        <w:t>70</w:t>
      </w:r>
      <w:r w:rsidR="00CF4247" w:rsidRPr="001F031A">
        <w:rPr>
          <w:rFonts w:ascii="Times New Roman" w:hAnsi="Times New Roman"/>
          <w:rPrChange w:id="97" w:author="Lim YoungHoon" w:date="2023-12-11T03:09:00Z">
            <w:rPr>
              <w:rFonts w:ascii="Times New Roman" w:hAnsi="Times New Roman"/>
              <w:highlight w:val="red"/>
            </w:rPr>
          </w:rPrChange>
        </w:rPr>
        <w:t>년</w:t>
      </w:r>
      <w:r w:rsidR="00BD0536" w:rsidRPr="001F031A">
        <w:rPr>
          <w:rFonts w:ascii="Times New Roman" w:hAnsi="Times New Roman"/>
          <w:rPrChange w:id="98" w:author="Lim YoungHoon" w:date="2023-12-11T03:09:00Z">
            <w:rPr>
              <w:rFonts w:ascii="Times New Roman" w:hAnsi="Times New Roman"/>
              <w:highlight w:val="red"/>
            </w:rPr>
          </w:rPrChange>
        </w:rPr>
        <w:t xml:space="preserve"> </w:t>
      </w:r>
      <w:r w:rsidR="000B77ED" w:rsidRPr="001F031A">
        <w:rPr>
          <w:rFonts w:ascii="Times New Roman" w:hAnsi="Times New Roman"/>
          <w:rPrChange w:id="99" w:author="Lim YoungHoon" w:date="2023-12-11T03:09:00Z">
            <w:rPr>
              <w:rFonts w:ascii="Times New Roman" w:hAnsi="Times New Roman"/>
              <w:highlight w:val="red"/>
            </w:rPr>
          </w:rPrChange>
        </w:rPr>
        <w:t>10</w:t>
      </w:r>
      <w:r w:rsidR="00CF4247" w:rsidRPr="001F031A">
        <w:rPr>
          <w:rFonts w:ascii="Times New Roman" w:hAnsi="Times New Roman"/>
          <w:rPrChange w:id="100" w:author="Lim YoungHoon" w:date="2023-12-11T03:09:00Z">
            <w:rPr>
              <w:rFonts w:ascii="Times New Roman" w:hAnsi="Times New Roman"/>
              <w:highlight w:val="red"/>
            </w:rPr>
          </w:rPrChange>
        </w:rPr>
        <w:t>월</w:t>
      </w:r>
      <w:r w:rsidR="00BD0536" w:rsidRPr="001F031A">
        <w:rPr>
          <w:rFonts w:ascii="Times New Roman" w:hAnsi="Times New Roman"/>
          <w:rPrChange w:id="101" w:author="Lim YoungHoon" w:date="2023-12-11T03:09:00Z">
            <w:rPr>
              <w:rFonts w:ascii="Times New Roman" w:hAnsi="Times New Roman"/>
              <w:highlight w:val="red"/>
            </w:rPr>
          </w:rPrChange>
        </w:rPr>
        <w:t xml:space="preserve"> </w:t>
      </w:r>
      <w:r w:rsidR="000B77ED" w:rsidRPr="001F031A">
        <w:rPr>
          <w:rFonts w:ascii="Times New Roman" w:hAnsi="Times New Roman"/>
          <w:rPrChange w:id="102" w:author="Lim YoungHoon" w:date="2023-12-11T03:09:00Z">
            <w:rPr>
              <w:rFonts w:ascii="Times New Roman" w:hAnsi="Times New Roman"/>
              <w:highlight w:val="red"/>
            </w:rPr>
          </w:rPrChange>
        </w:rPr>
        <w:t>17</w:t>
      </w:r>
      <w:r w:rsidR="00E10336" w:rsidRPr="001F031A">
        <w:rPr>
          <w:rFonts w:ascii="Times New Roman" w:hAnsi="Times New Roman"/>
          <w:rPrChange w:id="103" w:author="Lim YoungHoon" w:date="2023-12-11T03:09:00Z">
            <w:rPr>
              <w:rFonts w:ascii="Times New Roman" w:hAnsi="Times New Roman"/>
              <w:highlight w:val="red"/>
            </w:rPr>
          </w:rPrChange>
        </w:rPr>
        <w:t>일</w:t>
      </w:r>
    </w:p>
    <w:p w14:paraId="60FBC476" w14:textId="23253913" w:rsidR="001C5F34" w:rsidRPr="00571710" w:rsidRDefault="001C5F34" w:rsidP="000B77ED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62EF4484" w14:textId="6DD8870F" w:rsidR="008B7742" w:rsidRPr="007367B6" w:rsidRDefault="008B7742" w:rsidP="007367B6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26C24795" w14:textId="1FC4837E" w:rsidR="007367B6" w:rsidRPr="007367B6" w:rsidRDefault="007367B6" w:rsidP="007367B6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 w:rsidRPr="007367B6">
        <w:rPr>
          <w:rFonts w:ascii="Times New Roman" w:eastAsia="바탕체" w:hAnsi="Times New Roman" w:cs="Times New Roman" w:hint="eastAsia"/>
          <w:kern w:val="0"/>
          <w:szCs w:val="20"/>
        </w:rPr>
        <w:t>이하</w:t>
      </w:r>
      <w:r w:rsidRPr="007367B6">
        <w:rPr>
          <w:rFonts w:ascii="Times New Roman" w:eastAsia="바탕체" w:hAnsi="Times New Roman" w:cs="Times New Roman" w:hint="eastAsia"/>
          <w:kern w:val="0"/>
          <w:szCs w:val="20"/>
        </w:rPr>
        <w:t>,</w:t>
      </w:r>
      <w:r w:rsidRPr="007367B6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</w:t>
      </w:r>
      <w:r>
        <w:rPr>
          <w:rFonts w:ascii="Times New Roman" w:eastAsia="바탕체" w:hAnsi="Times New Roman" w:cs="Times New Roman" w:hint="eastAsia"/>
          <w:kern w:val="0"/>
          <w:szCs w:val="20"/>
        </w:rPr>
        <w:t>,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회사</w:t>
      </w:r>
      <w:r>
        <w:rPr>
          <w:rFonts w:ascii="Times New Roman" w:eastAsia="바탕체" w:hAnsi="Times New Roman" w:cs="Times New Roman" w:hint="eastAsia"/>
          <w:kern w:val="0"/>
          <w:szCs w:val="20"/>
        </w:rPr>
        <w:t>,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이해관계인을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개별적으로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/>
          <w:kern w:val="0"/>
          <w:szCs w:val="20"/>
        </w:rPr>
        <w:t>“</w:t>
      </w:r>
      <w:r>
        <w:rPr>
          <w:rFonts w:ascii="Times New Roman" w:eastAsia="바탕체" w:hAnsi="Times New Roman" w:cs="Times New Roman" w:hint="eastAsia"/>
          <w:kern w:val="0"/>
          <w:szCs w:val="20"/>
        </w:rPr>
        <w:t>당사자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”, </w:t>
      </w:r>
      <w:r>
        <w:rPr>
          <w:rFonts w:ascii="Times New Roman" w:eastAsia="바탕체" w:hAnsi="Times New Roman" w:cs="Times New Roman" w:hint="eastAsia"/>
          <w:kern w:val="0"/>
          <w:szCs w:val="20"/>
        </w:rPr>
        <w:t>총칭하여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/>
          <w:kern w:val="0"/>
          <w:szCs w:val="20"/>
        </w:rPr>
        <w:t>“</w:t>
      </w:r>
      <w:r>
        <w:rPr>
          <w:rFonts w:ascii="Times New Roman" w:eastAsia="바탕체" w:hAnsi="Times New Roman" w:cs="Times New Roman" w:hint="eastAsia"/>
          <w:kern w:val="0"/>
          <w:szCs w:val="20"/>
        </w:rPr>
        <w:t>당사자들</w:t>
      </w:r>
      <w:r>
        <w:rPr>
          <w:rFonts w:ascii="Times New Roman" w:eastAsia="바탕체" w:hAnsi="Times New Roman" w:cs="Times New Roman"/>
          <w:kern w:val="0"/>
          <w:szCs w:val="20"/>
        </w:rPr>
        <w:t>”</w:t>
      </w:r>
      <w:r>
        <w:rPr>
          <w:rFonts w:ascii="Times New Roman" w:eastAsia="바탕체" w:hAnsi="Times New Roman" w:cs="Times New Roman" w:hint="eastAsia"/>
          <w:kern w:val="0"/>
          <w:szCs w:val="20"/>
        </w:rPr>
        <w:t>이라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한다</w:t>
      </w:r>
      <w:r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01D63F39" w14:textId="77777777" w:rsidR="007367B6" w:rsidRPr="007367B6" w:rsidRDefault="007367B6" w:rsidP="007367B6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327E440B" w14:textId="77777777" w:rsidR="001157B4" w:rsidRPr="00D9664F" w:rsidRDefault="001157B4" w:rsidP="001157B4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바탕" w:eastAsia="바탕" w:hAnsi="바탕" w:cs="Times New Roman"/>
          <w:color w:val="000000"/>
          <w:kern w:val="0"/>
          <w:szCs w:val="23"/>
        </w:rPr>
      </w:pPr>
      <w:r w:rsidRPr="00D9664F">
        <w:rPr>
          <w:rFonts w:ascii="바탕" w:eastAsia="바탕" w:hAnsi="바탕" w:cs="Times New Roman" w:hint="eastAsia"/>
          <w:color w:val="000000"/>
          <w:kern w:val="0"/>
          <w:szCs w:val="23"/>
        </w:rPr>
        <w:t xml:space="preserve">본 계약은 </w:t>
      </w:r>
      <w:r w:rsidRPr="001157B4">
        <w:rPr>
          <w:rFonts w:ascii="Times New Roman" w:eastAsia="바탕체" w:hAnsi="Times New Roman" w:cs="Times New Roman" w:hint="eastAsia"/>
          <w:kern w:val="0"/>
          <w:szCs w:val="20"/>
        </w:rPr>
        <w:t>회사가</w:t>
      </w:r>
      <w:r w:rsidRPr="00D9664F">
        <w:rPr>
          <w:rFonts w:ascii="바탕" w:eastAsia="바탕" w:hAnsi="바탕" w:cs="Times New Roman" w:hint="eastAsia"/>
          <w:color w:val="000000"/>
          <w:kern w:val="0"/>
          <w:szCs w:val="23"/>
        </w:rPr>
        <w:t xml:space="preserve"> 사업을 영위하는데 소요되는 재원조달의 일환으로 시행하는 신주 발행에 투자자가 참여함에 있어서 </w:t>
      </w:r>
      <w:r>
        <w:rPr>
          <w:rFonts w:ascii="바탕" w:eastAsia="바탕" w:hAnsi="바탕" w:cs="Times New Roman" w:hint="eastAsia"/>
          <w:color w:val="000000"/>
          <w:kern w:val="0"/>
          <w:szCs w:val="23"/>
        </w:rPr>
        <w:t xml:space="preserve">다음과 같이 </w:t>
      </w:r>
      <w:r w:rsidRPr="00D9664F">
        <w:rPr>
          <w:rFonts w:ascii="바탕" w:eastAsia="바탕" w:hAnsi="바탕" w:cs="Times New Roman" w:hint="eastAsia"/>
          <w:color w:val="000000"/>
          <w:kern w:val="0"/>
          <w:szCs w:val="23"/>
        </w:rPr>
        <w:t>당사자들 사이에 발생하는 법률관계를 확정하고,</w:t>
      </w:r>
      <w:r w:rsidRPr="00D9664F">
        <w:rPr>
          <w:rFonts w:ascii="바탕" w:eastAsia="바탕" w:hAnsi="바탕" w:cs="Times New Roman"/>
          <w:color w:val="000000"/>
          <w:kern w:val="0"/>
          <w:szCs w:val="23"/>
        </w:rPr>
        <w:t xml:space="preserve"> </w:t>
      </w:r>
      <w:r w:rsidRPr="00D9664F">
        <w:rPr>
          <w:rFonts w:ascii="바탕" w:eastAsia="바탕" w:hAnsi="바탕" w:cs="Times New Roman" w:hint="eastAsia"/>
          <w:color w:val="000000"/>
          <w:kern w:val="0"/>
          <w:szCs w:val="23"/>
        </w:rPr>
        <w:t>나아가 본 계약을 체결한 이후 회사의 운영에 관한 일정한 사항을 정하는 데 그 목적이 있다.</w:t>
      </w:r>
    </w:p>
    <w:p w14:paraId="46E5060D" w14:textId="5B25E8CD" w:rsidR="001157B4" w:rsidRPr="001157B4" w:rsidRDefault="001157B4" w:rsidP="00571710">
      <w:pPr>
        <w:wordWrap/>
        <w:adjustRightInd w:val="0"/>
        <w:snapToGrid w:val="0"/>
        <w:spacing w:after="60" w:line="360" w:lineRule="auto"/>
        <w:jc w:val="center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5860F6A2" w14:textId="77777777" w:rsidR="001157B4" w:rsidRPr="00571710" w:rsidRDefault="001157B4" w:rsidP="00571710">
      <w:pPr>
        <w:wordWrap/>
        <w:adjustRightInd w:val="0"/>
        <w:snapToGrid w:val="0"/>
        <w:spacing w:after="60" w:line="360" w:lineRule="auto"/>
        <w:jc w:val="center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7C80055E" w14:textId="77777777" w:rsidR="001157B4" w:rsidRDefault="001157B4">
      <w:pPr>
        <w:widowControl/>
        <w:wordWrap/>
        <w:autoSpaceDE/>
        <w:autoSpaceDN/>
        <w:rPr>
          <w:rFonts w:ascii="Times New Roman" w:eastAsia="바탕체" w:hAnsi="Times New Roman" w:cs="Times New Roman"/>
          <w:b/>
          <w:bCs/>
          <w:kern w:val="0"/>
          <w:szCs w:val="20"/>
        </w:rPr>
      </w:pPr>
      <w:r>
        <w:rPr>
          <w:rFonts w:ascii="Times New Roman" w:eastAsia="바탕체" w:hAnsi="Times New Roman" w:cs="Times New Roman"/>
          <w:b/>
          <w:bCs/>
          <w:kern w:val="0"/>
          <w:szCs w:val="20"/>
        </w:rPr>
        <w:br w:type="page"/>
      </w:r>
    </w:p>
    <w:p w14:paraId="675EE6C4" w14:textId="7C3AF2C2" w:rsidR="00CF4247" w:rsidRPr="00A64A92" w:rsidRDefault="00CF4247" w:rsidP="00571710">
      <w:pPr>
        <w:wordWrap/>
        <w:adjustRightInd w:val="0"/>
        <w:snapToGrid w:val="0"/>
        <w:spacing w:after="60" w:line="360" w:lineRule="auto"/>
        <w:jc w:val="center"/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</w:pP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lastRenderedPageBreak/>
        <w:t xml:space="preserve">- </w:t>
      </w: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다</w:t>
      </w: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  </w:t>
      </w: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음</w:t>
      </w: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-</w:t>
      </w:r>
    </w:p>
    <w:p w14:paraId="6E174DDD" w14:textId="77777777" w:rsidR="00196687" w:rsidRPr="00571710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0F1319E3" w14:textId="77777777" w:rsidR="00196687" w:rsidRPr="00A64A92" w:rsidRDefault="00196687" w:rsidP="00A64A92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outlineLvl w:val="0"/>
        <w:rPr>
          <w:rFonts w:ascii="Times New Roman" w:eastAsia="바탕체" w:hAnsi="Times New Roman" w:cs="Times New Roman"/>
          <w:b/>
          <w:kern w:val="0"/>
          <w:sz w:val="28"/>
          <w:szCs w:val="28"/>
        </w:rPr>
      </w:pPr>
      <w:r w:rsidRPr="00A64A92">
        <w:rPr>
          <w:rFonts w:ascii="Times New Roman" w:eastAsia="바탕체" w:hAnsi="Times New Roman" w:cs="Times New Roman"/>
          <w:b/>
          <w:kern w:val="0"/>
          <w:sz w:val="28"/>
          <w:szCs w:val="28"/>
        </w:rPr>
        <w:t>제</w:t>
      </w:r>
      <w:r w:rsidRPr="00A64A92">
        <w:rPr>
          <w:rFonts w:ascii="Times New Roman" w:eastAsia="바탕체" w:hAnsi="Times New Roman" w:cs="Times New Roman"/>
          <w:b/>
          <w:kern w:val="0"/>
          <w:sz w:val="28"/>
          <w:szCs w:val="28"/>
        </w:rPr>
        <w:t>1</w:t>
      </w:r>
      <w:proofErr w:type="gramStart"/>
      <w:r w:rsidRPr="00A64A92">
        <w:rPr>
          <w:rFonts w:ascii="Times New Roman" w:eastAsia="바탕체" w:hAnsi="Times New Roman" w:cs="Times New Roman"/>
          <w:b/>
          <w:kern w:val="0"/>
          <w:sz w:val="28"/>
          <w:szCs w:val="28"/>
        </w:rPr>
        <w:t>장</w:t>
      </w:r>
      <w:r w:rsidRPr="00A64A92">
        <w:rPr>
          <w:rFonts w:ascii="Times New Roman" w:eastAsia="바탕체" w:hAnsi="Times New Roman" w:cs="Times New Roman"/>
          <w:b/>
          <w:kern w:val="0"/>
          <w:sz w:val="28"/>
          <w:szCs w:val="28"/>
        </w:rPr>
        <w:t xml:space="preserve">  </w:t>
      </w:r>
      <w:r w:rsidRPr="00A64A92">
        <w:rPr>
          <w:rFonts w:ascii="Times New Roman" w:eastAsia="바탕체" w:hAnsi="Times New Roman" w:cs="Times New Roman"/>
          <w:b/>
          <w:kern w:val="0"/>
          <w:sz w:val="28"/>
          <w:szCs w:val="28"/>
        </w:rPr>
        <w:t>신주의</w:t>
      </w:r>
      <w:proofErr w:type="gramEnd"/>
      <w:r w:rsidRPr="00A64A92">
        <w:rPr>
          <w:rFonts w:ascii="Times New Roman" w:eastAsia="바탕체" w:hAnsi="Times New Roman" w:cs="Times New Roman"/>
          <w:b/>
          <w:kern w:val="0"/>
          <w:sz w:val="28"/>
          <w:szCs w:val="28"/>
        </w:rPr>
        <w:t xml:space="preserve"> </w:t>
      </w:r>
      <w:r w:rsidRPr="00A64A92">
        <w:rPr>
          <w:rFonts w:ascii="Times New Roman" w:eastAsia="바탕체" w:hAnsi="Times New Roman" w:cs="Times New Roman"/>
          <w:b/>
          <w:kern w:val="0"/>
          <w:sz w:val="28"/>
          <w:szCs w:val="28"/>
        </w:rPr>
        <w:t>인수에</w:t>
      </w:r>
      <w:r w:rsidRPr="00A64A92">
        <w:rPr>
          <w:rFonts w:ascii="Times New Roman" w:eastAsia="바탕체" w:hAnsi="Times New Roman" w:cs="Times New Roman"/>
          <w:b/>
          <w:kern w:val="0"/>
          <w:sz w:val="28"/>
          <w:szCs w:val="28"/>
        </w:rPr>
        <w:t xml:space="preserve"> </w:t>
      </w:r>
      <w:r w:rsidRPr="00A64A92">
        <w:rPr>
          <w:rFonts w:ascii="Times New Roman" w:eastAsia="바탕체" w:hAnsi="Times New Roman" w:cs="Times New Roman"/>
          <w:b/>
          <w:kern w:val="0"/>
          <w:sz w:val="28"/>
          <w:szCs w:val="28"/>
        </w:rPr>
        <w:t>관한</w:t>
      </w:r>
      <w:r w:rsidRPr="00A64A92">
        <w:rPr>
          <w:rFonts w:ascii="Times New Roman" w:eastAsia="바탕체" w:hAnsi="Times New Roman" w:cs="Times New Roman"/>
          <w:b/>
          <w:kern w:val="0"/>
          <w:sz w:val="28"/>
          <w:szCs w:val="28"/>
        </w:rPr>
        <w:t xml:space="preserve"> </w:t>
      </w:r>
      <w:r w:rsidRPr="00A64A92">
        <w:rPr>
          <w:rFonts w:ascii="Times New Roman" w:eastAsia="바탕체" w:hAnsi="Times New Roman" w:cs="Times New Roman"/>
          <w:b/>
          <w:kern w:val="0"/>
          <w:sz w:val="28"/>
          <w:szCs w:val="28"/>
        </w:rPr>
        <w:t>사항</w:t>
      </w:r>
    </w:p>
    <w:p w14:paraId="1DA0C0CB" w14:textId="77777777" w:rsidR="00446D4C" w:rsidRDefault="00446D4C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kern w:val="0"/>
          <w:szCs w:val="20"/>
        </w:rPr>
        <w:sectPr w:rsidR="00446D4C" w:rsidSect="0049748C">
          <w:headerReference w:type="default" r:id="rId12"/>
          <w:footerReference w:type="default" r:id="rId13"/>
          <w:pgSz w:w="11906" w:h="16838"/>
          <w:pgMar w:top="1134" w:right="1134" w:bottom="1701" w:left="1418" w:header="567" w:footer="992" w:gutter="0"/>
          <w:pgNumType w:start="1"/>
          <w:cols w:space="425"/>
          <w:titlePg/>
          <w:docGrid w:type="lines" w:linePitch="360"/>
        </w:sectPr>
      </w:pPr>
    </w:p>
    <w:p w14:paraId="233AF500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del w:id="106" w:author="Lim YoungHoon" w:date="2023-12-11T03:09:00Z"/>
          <w:rFonts w:ascii="Times New Roman" w:eastAsia="바탕체" w:hAnsi="Times New Roman" w:cs="Times New Roman"/>
          <w:b/>
          <w:kern w:val="0"/>
          <w:szCs w:val="20"/>
        </w:rPr>
      </w:pPr>
      <w:bookmarkStart w:id="107" w:name="제1조"/>
      <w:bookmarkEnd w:id="107"/>
    </w:p>
    <w:p w14:paraId="043C6365" w14:textId="27D5C543" w:rsidR="00196687" w:rsidRPr="00F917F4" w:rsidRDefault="00802F73" w:rsidP="00F917F4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del w:id="108" w:author="Lim YoungHoon" w:date="2023-12-11T03:09:00Z">
        <w:r>
          <w:rPr>
            <w:rFonts w:ascii="Times New Roman" w:eastAsia="바탕체" w:hint="eastAsia"/>
            <w:b/>
            <w:kern w:val="0"/>
            <w:szCs w:val="20"/>
          </w:rPr>
          <w:delText xml:space="preserve"> </w:delText>
        </w:r>
      </w:del>
      <w:r w:rsidR="00196687" w:rsidRPr="00F917F4">
        <w:rPr>
          <w:rFonts w:ascii="Times New Roman" w:eastAsia="바탕체"/>
          <w:b/>
          <w:kern w:val="0"/>
          <w:szCs w:val="20"/>
        </w:rPr>
        <w:t>신주의</w:t>
      </w:r>
      <w:r w:rsidR="00196687" w:rsidRPr="00F917F4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F917F4">
        <w:rPr>
          <w:rFonts w:ascii="Times New Roman" w:eastAsia="바탕체"/>
          <w:b/>
          <w:kern w:val="0"/>
          <w:szCs w:val="20"/>
        </w:rPr>
        <w:t>발행과</w:t>
      </w:r>
      <w:r w:rsidR="00196687" w:rsidRPr="00F917F4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F917F4">
        <w:rPr>
          <w:rFonts w:ascii="Times New Roman" w:eastAsia="바탕체"/>
          <w:b/>
          <w:kern w:val="0"/>
          <w:szCs w:val="20"/>
        </w:rPr>
        <w:t>인수</w:t>
      </w:r>
    </w:p>
    <w:p w14:paraId="1BBDC993" w14:textId="4D821AAD" w:rsidR="00196687" w:rsidRPr="00571710" w:rsidRDefault="00196687">
      <w:pPr>
        <w:widowControl/>
        <w:numPr>
          <w:ilvl w:val="0"/>
          <w:numId w:val="45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따라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다음과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같은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종류주식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(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우선주식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우선주식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”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”)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발행하고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인수한다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5149961F" w14:textId="3FCBB33B" w:rsidR="006F4C22" w:rsidRDefault="006F4C22" w:rsidP="001157B4">
      <w:pPr>
        <w:widowControl/>
        <w:numPr>
          <w:ilvl w:val="1"/>
          <w:numId w:val="1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>
        <w:rPr>
          <w:rFonts w:ascii="Times New Roman" w:eastAsia="바탕체" w:hAnsi="Times New Roman" w:cs="Times New Roman" w:hint="eastAsia"/>
          <w:kern w:val="0"/>
          <w:szCs w:val="20"/>
        </w:rPr>
        <w:t>발행회사의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proofErr w:type="gramStart"/>
      <w:r>
        <w:rPr>
          <w:rFonts w:ascii="Times New Roman" w:eastAsia="바탕체" w:hAnsi="Times New Roman" w:cs="Times New Roman" w:hint="eastAsia"/>
          <w:kern w:val="0"/>
          <w:szCs w:val="20"/>
        </w:rPr>
        <w:t>상호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/>
          <w:kern w:val="0"/>
          <w:szCs w:val="20"/>
        </w:rPr>
        <w:t>:</w:t>
      </w:r>
      <w:proofErr w:type="gramEnd"/>
      <w:r>
        <w:rPr>
          <w:rFonts w:ascii="Times New Roman" w:eastAsia="바탕체" w:hAnsi="Times New Roman" w:cs="Times New Roman"/>
          <w:kern w:val="0"/>
          <w:szCs w:val="20"/>
        </w:rPr>
        <w:t xml:space="preserve"> [</w:t>
      </w:r>
      <w:r w:rsidR="000B77ED">
        <w:rPr>
          <w:rFonts w:ascii="Times New Roman" w:eastAsia="바탕체" w:hAnsi="Times New Roman" w:cs="Times New Roman" w:hint="eastAsia"/>
          <w:kern w:val="0"/>
          <w:szCs w:val="20"/>
        </w:rPr>
        <w:t>주식회사</w:t>
      </w:r>
      <w:r w:rsidR="000B77E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proofErr w:type="spellStart"/>
      <w:r w:rsidR="000B77ED">
        <w:rPr>
          <w:rFonts w:ascii="Times New Roman" w:eastAsia="바탕체" w:hAnsi="Times New Roman" w:cs="Times New Roman" w:hint="eastAsia"/>
          <w:kern w:val="0"/>
          <w:szCs w:val="20"/>
        </w:rPr>
        <w:t>렌쥴리에듀테인먼트</w:t>
      </w:r>
      <w:proofErr w:type="spellEnd"/>
      <w:r>
        <w:rPr>
          <w:rFonts w:ascii="Times New Roman" w:eastAsia="바탕체" w:hAnsi="Times New Roman" w:cs="Times New Roman"/>
          <w:kern w:val="0"/>
          <w:szCs w:val="20"/>
          <w:u w:val="single"/>
        </w:rPr>
        <w:t>]</w:t>
      </w:r>
    </w:p>
    <w:p w14:paraId="7B3487E1" w14:textId="30C76D7A" w:rsidR="00196687" w:rsidRPr="00571710" w:rsidRDefault="00196687" w:rsidP="001157B4">
      <w:pPr>
        <w:widowControl/>
        <w:numPr>
          <w:ilvl w:val="1"/>
          <w:numId w:val="1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기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발행주식의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gramStart"/>
      <w:r w:rsidRPr="00571710">
        <w:rPr>
          <w:rFonts w:ascii="Times New Roman" w:eastAsia="바탕체" w:hAnsi="Times New Roman" w:cs="Times New Roman"/>
          <w:kern w:val="0"/>
          <w:szCs w:val="20"/>
        </w:rPr>
        <w:t>총수</w:t>
      </w:r>
      <w:r w:rsidR="00F6687E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:</w:t>
      </w:r>
      <w:proofErr w:type="gramEnd"/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spellStart"/>
      <w:r w:rsidR="00BB0B40" w:rsidRPr="00571710">
        <w:rPr>
          <w:rFonts w:ascii="Times New Roman" w:eastAsia="바탕체" w:hAnsi="Times New Roman" w:cs="Times New Roman"/>
          <w:kern w:val="0"/>
          <w:szCs w:val="20"/>
        </w:rPr>
        <w:t>보통주</w:t>
      </w:r>
      <w:proofErr w:type="spellEnd"/>
      <w:r w:rsidR="00BB0B40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460B63">
        <w:rPr>
          <w:rFonts w:ascii="Times New Roman" w:eastAsia="바탕체" w:hAnsi="Times New Roman" w:cs="Times New Roman"/>
          <w:kern w:val="0"/>
          <w:szCs w:val="20"/>
        </w:rPr>
        <w:t>[</w:t>
      </w:r>
      <w:r w:rsidR="000B77ED">
        <w:rPr>
          <w:rFonts w:ascii="Times New Roman" w:eastAsia="바탕체" w:hAnsi="Times New Roman" w:cs="Times New Roman"/>
          <w:kern w:val="0"/>
          <w:szCs w:val="20"/>
          <w:u w:val="single"/>
        </w:rPr>
        <w:t>1,200,000</w:t>
      </w:r>
      <w:r w:rsidR="00460B63">
        <w:rPr>
          <w:rFonts w:ascii="Times New Roman" w:eastAsia="바탕체" w:hAnsi="Times New Roman" w:cs="Times New Roman"/>
          <w:kern w:val="0"/>
          <w:szCs w:val="20"/>
          <w:u w:val="single"/>
        </w:rPr>
        <w:t>]</w:t>
      </w:r>
      <w:r w:rsidR="006F0AA5" w:rsidRPr="00571710">
        <w:rPr>
          <w:rFonts w:ascii="Times New Roman" w:eastAsia="바탕체" w:hAnsi="Times New Roman" w:cs="Times New Roman"/>
          <w:kern w:val="0"/>
          <w:szCs w:val="20"/>
        </w:rPr>
        <w:t>주</w:t>
      </w:r>
      <w:r w:rsidR="00CF4247"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="00CF4247" w:rsidRPr="00571710">
        <w:rPr>
          <w:rFonts w:ascii="Times New Roman" w:eastAsia="바탕체" w:hAnsi="Times New Roman" w:cs="Times New Roman"/>
          <w:kern w:val="0"/>
          <w:szCs w:val="20"/>
        </w:rPr>
        <w:t>우선주</w:t>
      </w:r>
      <w:r w:rsidR="00CF4247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460B63">
        <w:rPr>
          <w:rFonts w:ascii="Times New Roman" w:eastAsia="바탕체" w:hAnsi="Times New Roman" w:cs="Times New Roman"/>
          <w:kern w:val="0"/>
          <w:szCs w:val="20"/>
        </w:rPr>
        <w:t>[</w:t>
      </w:r>
      <w:r w:rsidR="000B77ED">
        <w:rPr>
          <w:rFonts w:ascii="Times New Roman" w:eastAsia="바탕체" w:hAnsi="Times New Roman" w:cs="Times New Roman"/>
          <w:kern w:val="0"/>
          <w:szCs w:val="20"/>
          <w:u w:val="single"/>
        </w:rPr>
        <w:t>0</w:t>
      </w:r>
      <w:r w:rsidR="00460B63">
        <w:rPr>
          <w:rFonts w:ascii="Times New Roman" w:eastAsia="바탕체" w:hAnsi="Times New Roman" w:cs="Times New Roman"/>
          <w:kern w:val="0"/>
          <w:szCs w:val="20"/>
          <w:u w:val="single"/>
        </w:rPr>
        <w:t>]</w:t>
      </w:r>
      <w:r w:rsidR="00460B63">
        <w:rPr>
          <w:rFonts w:ascii="Times New Roman" w:eastAsia="바탕체" w:hAnsi="Times New Roman" w:cs="Times New Roman" w:hint="eastAsia"/>
          <w:kern w:val="0"/>
          <w:szCs w:val="20"/>
        </w:rPr>
        <w:t>주</w:t>
      </w:r>
    </w:p>
    <w:p w14:paraId="294DCBB5" w14:textId="7D097DE6" w:rsidR="00196687" w:rsidRPr="00571710" w:rsidRDefault="00196687" w:rsidP="001157B4">
      <w:pPr>
        <w:widowControl/>
        <w:numPr>
          <w:ilvl w:val="1"/>
          <w:numId w:val="1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신주의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종류와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gramStart"/>
      <w:r w:rsidRPr="00571710">
        <w:rPr>
          <w:rFonts w:ascii="Times New Roman" w:eastAsia="바탕체" w:hAnsi="Times New Roman" w:cs="Times New Roman"/>
          <w:kern w:val="0"/>
          <w:szCs w:val="20"/>
        </w:rPr>
        <w:t>수</w:t>
      </w:r>
      <w:r w:rsidR="00916D74">
        <w:rPr>
          <w:rFonts w:ascii="Times New Roman" w:eastAsia="바탕체" w:hAnsi="Times New Roman" w:cs="Times New Roman" w:hint="eastAsia"/>
          <w:kern w:val="0"/>
          <w:szCs w:val="20"/>
        </w:rPr>
        <w:t>량</w:t>
      </w:r>
      <w:r w:rsidR="00F6687E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:</w:t>
      </w:r>
      <w:proofErr w:type="gramEnd"/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7607D7" w:rsidRPr="00571710">
        <w:rPr>
          <w:rFonts w:ascii="Times New Roman" w:eastAsia="바탕체" w:hAnsi="Times New Roman" w:cs="Times New Roman"/>
          <w:kern w:val="0"/>
          <w:szCs w:val="20"/>
        </w:rPr>
        <w:t>상환전환우선주</w:t>
      </w:r>
      <w:r w:rsidR="007607D7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460B63">
        <w:rPr>
          <w:rFonts w:ascii="Times New Roman" w:eastAsia="바탕체" w:hAnsi="Times New Roman" w:cs="Times New Roman"/>
          <w:kern w:val="0"/>
          <w:szCs w:val="20"/>
        </w:rPr>
        <w:t>[</w:t>
      </w:r>
      <w:r w:rsidR="00460B63" w:rsidRPr="00460B63">
        <w:rPr>
          <w:rFonts w:ascii="Times New Roman" w:eastAsia="바탕체" w:hAnsi="Times New Roman" w:cs="Times New Roman"/>
          <w:kern w:val="0"/>
          <w:szCs w:val="20"/>
          <w:highlight w:val="red"/>
          <w:u w:val="single"/>
        </w:rPr>
        <w:t>***</w:t>
      </w:r>
      <w:r w:rsidR="00460B63">
        <w:rPr>
          <w:rFonts w:ascii="Times New Roman" w:eastAsia="바탕체" w:hAnsi="Times New Roman" w:cs="Times New Roman"/>
          <w:kern w:val="0"/>
          <w:szCs w:val="20"/>
          <w:u w:val="single"/>
        </w:rPr>
        <w:t>]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주</w:t>
      </w:r>
      <w:r w:rsidR="00DE1E33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</w:p>
    <w:p w14:paraId="288CBA18" w14:textId="4E69DA42" w:rsidR="00196687" w:rsidRPr="00571710" w:rsidRDefault="00196687" w:rsidP="001157B4">
      <w:pPr>
        <w:widowControl/>
        <w:numPr>
          <w:ilvl w:val="1"/>
          <w:numId w:val="1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1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주의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gramStart"/>
      <w:r w:rsidR="007C0FB9">
        <w:rPr>
          <w:rFonts w:ascii="Times New Roman" w:eastAsia="바탕체" w:hAnsi="Times New Roman" w:cs="Times New Roman" w:hint="eastAsia"/>
          <w:kern w:val="0"/>
          <w:szCs w:val="20"/>
        </w:rPr>
        <w:t>액면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금액</w:t>
      </w:r>
      <w:r w:rsidR="00F6687E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:</w:t>
      </w:r>
      <w:proofErr w:type="gramEnd"/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금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bookmarkStart w:id="109" w:name="_Hlk123808979"/>
      <w:del w:id="110" w:author="Lim YoungHoon" w:date="2023-12-11T03:09:00Z">
        <w:r w:rsidR="00460B63">
          <w:rPr>
            <w:rFonts w:ascii="Times New Roman" w:eastAsia="바탕체" w:hAnsi="Times New Roman" w:cs="Times New Roman"/>
            <w:kern w:val="0"/>
            <w:szCs w:val="20"/>
          </w:rPr>
          <w:delText>[</w:delText>
        </w:r>
        <w:r w:rsidR="00460B63" w:rsidRPr="00460B63">
          <w:rPr>
            <w:rFonts w:ascii="Times New Roman" w:eastAsia="바탕체" w:hAnsi="Times New Roman" w:cs="Times New Roman"/>
            <w:kern w:val="0"/>
            <w:szCs w:val="20"/>
            <w:highlight w:val="red"/>
            <w:u w:val="single"/>
          </w:rPr>
          <w:delText>***</w:delText>
        </w:r>
        <w:r w:rsidR="00460B63">
          <w:rPr>
            <w:rFonts w:ascii="Times New Roman" w:eastAsia="바탕체" w:hAnsi="Times New Roman" w:cs="Times New Roman"/>
            <w:kern w:val="0"/>
            <w:szCs w:val="20"/>
            <w:u w:val="single"/>
          </w:rPr>
          <w:delText>]</w:delText>
        </w:r>
      </w:del>
      <w:ins w:id="111" w:author="Lim YoungHoon" w:date="2023-12-11T03:09:00Z">
        <w:r w:rsidR="00460B63">
          <w:rPr>
            <w:rFonts w:ascii="Times New Roman" w:eastAsia="바탕체" w:hAnsi="Times New Roman" w:cs="Times New Roman"/>
            <w:kern w:val="0"/>
            <w:szCs w:val="20"/>
          </w:rPr>
          <w:t>[</w:t>
        </w:r>
        <w:r w:rsidR="0097689B">
          <w:rPr>
            <w:rFonts w:ascii="Times New Roman" w:eastAsia="바탕체" w:hAnsi="Times New Roman" w:cs="Times New Roman"/>
            <w:kern w:val="0"/>
            <w:szCs w:val="20"/>
          </w:rPr>
          <w:t>500</w:t>
        </w:r>
        <w:r w:rsidR="00460B63">
          <w:rPr>
            <w:rFonts w:ascii="Times New Roman" w:eastAsia="바탕체" w:hAnsi="Times New Roman" w:cs="Times New Roman"/>
            <w:kern w:val="0"/>
            <w:szCs w:val="20"/>
            <w:u w:val="single"/>
          </w:rPr>
          <w:t>]</w:t>
        </w:r>
      </w:ins>
      <w:bookmarkEnd w:id="109"/>
      <w:r w:rsidRPr="00571710">
        <w:rPr>
          <w:rFonts w:ascii="Times New Roman" w:eastAsia="바탕체" w:hAnsi="Times New Roman" w:cs="Times New Roman"/>
          <w:kern w:val="0"/>
          <w:szCs w:val="20"/>
        </w:rPr>
        <w:t>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</w:p>
    <w:p w14:paraId="39CBEE4E" w14:textId="3608BFB4" w:rsidR="00196687" w:rsidRPr="00571710" w:rsidRDefault="00196687" w:rsidP="001157B4">
      <w:pPr>
        <w:widowControl/>
        <w:numPr>
          <w:ilvl w:val="1"/>
          <w:numId w:val="1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본건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1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주당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kern w:val="0"/>
          <w:szCs w:val="20"/>
        </w:rPr>
        <w:t>발행가액</w:t>
      </w:r>
      <w:proofErr w:type="spellEnd"/>
      <w:r w:rsidRPr="00571710">
        <w:rPr>
          <w:rFonts w:ascii="Times New Roman" w:eastAsia="바탕체" w:hAnsi="Times New Roman" w:cs="Times New Roman"/>
          <w:kern w:val="0"/>
          <w:szCs w:val="20"/>
        </w:rPr>
        <w:t>(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인수가액</w:t>
      </w:r>
      <w:proofErr w:type="gramStart"/>
      <w:r w:rsidRPr="00571710">
        <w:rPr>
          <w:rFonts w:ascii="Times New Roman" w:eastAsia="바탕체" w:hAnsi="Times New Roman" w:cs="Times New Roman"/>
          <w:kern w:val="0"/>
          <w:szCs w:val="20"/>
        </w:rPr>
        <w:t>)</w:t>
      </w:r>
      <w:r w:rsidR="00F6687E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:</w:t>
      </w:r>
      <w:proofErr w:type="gramEnd"/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금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460B63">
        <w:rPr>
          <w:rFonts w:ascii="Times New Roman" w:eastAsia="바탕체" w:hAnsi="Times New Roman" w:cs="Times New Roman"/>
          <w:kern w:val="0"/>
          <w:szCs w:val="20"/>
        </w:rPr>
        <w:t>[</w:t>
      </w:r>
      <w:r w:rsidR="000B77ED">
        <w:rPr>
          <w:rFonts w:ascii="Times New Roman" w:eastAsia="바탕체" w:hAnsi="Times New Roman" w:cs="Times New Roman"/>
          <w:kern w:val="0"/>
          <w:szCs w:val="20"/>
          <w:u w:val="single"/>
        </w:rPr>
        <w:t>20,000</w:t>
      </w:r>
      <w:r w:rsidR="00460B63">
        <w:rPr>
          <w:rFonts w:ascii="Times New Roman" w:eastAsia="바탕체" w:hAnsi="Times New Roman" w:cs="Times New Roman"/>
          <w:kern w:val="0"/>
          <w:szCs w:val="20"/>
          <w:u w:val="single"/>
        </w:rPr>
        <w:t>]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원</w:t>
      </w:r>
    </w:p>
    <w:p w14:paraId="5F81FA07" w14:textId="4DE70492" w:rsidR="00196687" w:rsidRPr="00571710" w:rsidRDefault="00196687" w:rsidP="001157B4">
      <w:pPr>
        <w:widowControl/>
        <w:numPr>
          <w:ilvl w:val="1"/>
          <w:numId w:val="1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본건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총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gramStart"/>
      <w:r w:rsidRPr="00571710">
        <w:rPr>
          <w:rFonts w:ascii="Times New Roman" w:eastAsia="바탕체" w:hAnsi="Times New Roman" w:cs="Times New Roman"/>
          <w:kern w:val="0"/>
          <w:szCs w:val="20"/>
        </w:rPr>
        <w:t>인수대금</w:t>
      </w:r>
      <w:r w:rsidR="00F6687E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:</w:t>
      </w:r>
      <w:proofErr w:type="gramEnd"/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금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del w:id="112" w:author="Lim YoungHoon" w:date="2023-12-11T03:09:00Z">
        <w:r w:rsidR="00460B63" w:rsidRPr="00D83100">
          <w:rPr>
            <w:rFonts w:ascii="Times New Roman" w:eastAsia="바탕체" w:hAnsi="Times New Roman" w:cs="Times New Roman"/>
            <w:kern w:val="0"/>
            <w:szCs w:val="20"/>
            <w:highlight w:val="red"/>
          </w:rPr>
          <w:delText>[</w:delText>
        </w:r>
        <w:r w:rsidR="00D83100" w:rsidRPr="00D83100">
          <w:rPr>
            <w:rFonts w:ascii="Times New Roman" w:eastAsia="바탕체" w:hAnsi="Times New Roman" w:cs="Times New Roman"/>
            <w:kern w:val="0"/>
            <w:szCs w:val="20"/>
            <w:highlight w:val="red"/>
            <w:u w:val="single"/>
          </w:rPr>
          <w:delText>500</w:delText>
        </w:r>
        <w:r w:rsidR="00460B63" w:rsidRPr="00D83100">
          <w:rPr>
            <w:rFonts w:ascii="Times New Roman" w:eastAsia="바탕체" w:hAnsi="Times New Roman" w:cs="Times New Roman"/>
            <w:kern w:val="0"/>
            <w:szCs w:val="20"/>
            <w:highlight w:val="red"/>
            <w:u w:val="single"/>
          </w:rPr>
          <w:delText>]</w:delText>
        </w:r>
      </w:del>
      <w:ins w:id="113" w:author="Lim YoungHoon" w:date="2023-12-11T03:09:00Z">
        <w:r w:rsidR="00460B63" w:rsidRPr="00D83100">
          <w:rPr>
            <w:rFonts w:ascii="Times New Roman" w:eastAsia="바탕체" w:hAnsi="Times New Roman" w:cs="Times New Roman"/>
            <w:kern w:val="0"/>
            <w:szCs w:val="20"/>
            <w:highlight w:val="red"/>
          </w:rPr>
          <w:t>[</w:t>
        </w:r>
        <w:r w:rsidR="0097689B">
          <w:rPr>
            <w:rFonts w:ascii="Times New Roman" w:eastAsia="바탕체" w:hAnsi="Times New Roman" w:cs="Times New Roman"/>
            <w:kern w:val="0"/>
            <w:szCs w:val="20"/>
            <w:highlight w:val="red"/>
          </w:rPr>
          <w:t>**</w:t>
        </w:r>
        <w:r w:rsidR="00460B63" w:rsidRPr="00D83100">
          <w:rPr>
            <w:rFonts w:ascii="Times New Roman" w:eastAsia="바탕체" w:hAnsi="Times New Roman" w:cs="Times New Roman"/>
            <w:kern w:val="0"/>
            <w:szCs w:val="20"/>
            <w:highlight w:val="red"/>
            <w:u w:val="single"/>
          </w:rPr>
          <w:t>]</w:t>
        </w:r>
      </w:ins>
      <w:r w:rsidR="00457CD9" w:rsidRPr="00571710">
        <w:rPr>
          <w:rFonts w:ascii="Times New Roman" w:eastAsia="바탕체" w:hAnsi="Times New Roman" w:cs="Times New Roman"/>
          <w:kern w:val="0"/>
          <w:szCs w:val="20"/>
        </w:rPr>
        <w:t>원</w:t>
      </w:r>
      <w:r w:rsidR="00217E28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217E28">
        <w:rPr>
          <w:rFonts w:ascii="Times New Roman" w:eastAsia="바탕체" w:hAnsi="Times New Roman" w:cs="Times New Roman"/>
          <w:kern w:val="0"/>
          <w:szCs w:val="20"/>
        </w:rPr>
        <w:t>(</w:t>
      </w:r>
      <w:r w:rsidR="00217E28">
        <w:rPr>
          <w:rFonts w:ascii="Times New Roman" w:eastAsia="바탕체" w:hAnsi="Times New Roman" w:cs="Times New Roman" w:hint="eastAsia"/>
          <w:kern w:val="0"/>
          <w:szCs w:val="20"/>
        </w:rPr>
        <w:t>이하</w:t>
      </w:r>
      <w:r w:rsidR="00217E28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217E28">
        <w:rPr>
          <w:rFonts w:ascii="Times New Roman" w:eastAsia="바탕체" w:hAnsi="Times New Roman" w:cs="Times New Roman"/>
          <w:kern w:val="0"/>
          <w:szCs w:val="20"/>
        </w:rPr>
        <w:t>“</w:t>
      </w:r>
      <w:r w:rsidR="00217E28">
        <w:rPr>
          <w:rFonts w:ascii="Times New Roman" w:eastAsia="바탕체" w:hAnsi="Times New Roman" w:cs="Times New Roman" w:hint="eastAsia"/>
          <w:kern w:val="0"/>
          <w:szCs w:val="20"/>
        </w:rPr>
        <w:t>투자금</w:t>
      </w:r>
      <w:r w:rsidR="00217E28">
        <w:rPr>
          <w:rFonts w:ascii="Times New Roman" w:eastAsia="바탕체" w:hAnsi="Times New Roman" w:cs="Times New Roman"/>
          <w:kern w:val="0"/>
          <w:szCs w:val="20"/>
        </w:rPr>
        <w:t>”)</w:t>
      </w:r>
    </w:p>
    <w:p w14:paraId="1861DAA1" w14:textId="0924BE24" w:rsidR="00196687" w:rsidRDefault="00196687" w:rsidP="001157B4">
      <w:pPr>
        <w:widowControl/>
        <w:numPr>
          <w:ilvl w:val="1"/>
          <w:numId w:val="1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본건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gramStart"/>
      <w:r w:rsidRPr="00571710">
        <w:rPr>
          <w:rFonts w:ascii="Times New Roman" w:eastAsia="바탕체" w:hAnsi="Times New Roman" w:cs="Times New Roman"/>
          <w:kern w:val="0"/>
          <w:szCs w:val="20"/>
        </w:rPr>
        <w:t>납입기일</w:t>
      </w:r>
      <w:r w:rsidR="00F6687E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:</w:t>
      </w:r>
      <w:proofErr w:type="gramEnd"/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E61680" w:rsidRPr="00460B63">
        <w:rPr>
          <w:rFonts w:ascii="Times New Roman" w:eastAsia="바탕체" w:hAnsi="Times New Roman" w:cs="Times New Roman"/>
          <w:kern w:val="0"/>
          <w:szCs w:val="20"/>
          <w:highlight w:val="red"/>
        </w:rPr>
        <w:t>[</w:t>
      </w:r>
      <w:r w:rsidRPr="00460B63">
        <w:rPr>
          <w:rFonts w:ascii="Times New Roman" w:eastAsia="바탕체" w:hAnsi="Times New Roman" w:cs="Times New Roman"/>
          <w:kern w:val="0"/>
          <w:szCs w:val="20"/>
          <w:highlight w:val="red"/>
        </w:rPr>
        <w:t>20</w:t>
      </w:r>
      <w:r w:rsidR="00E10336" w:rsidRPr="00460B63">
        <w:rPr>
          <w:rFonts w:ascii="Times New Roman" w:eastAsia="바탕체" w:hAnsi="Times New Roman" w:cs="Times New Roman"/>
          <w:kern w:val="0"/>
          <w:szCs w:val="20"/>
          <w:highlight w:val="red"/>
        </w:rPr>
        <w:t>2</w:t>
      </w:r>
      <w:r w:rsidR="00E31EE7">
        <w:rPr>
          <w:rFonts w:ascii="Times New Roman" w:eastAsia="바탕체" w:hAnsi="Times New Roman" w:cs="Times New Roman"/>
          <w:kern w:val="0"/>
          <w:szCs w:val="20"/>
          <w:highlight w:val="red"/>
        </w:rPr>
        <w:t>3</w:t>
      </w:r>
      <w:r w:rsidR="00E61680" w:rsidRPr="00460B63">
        <w:rPr>
          <w:rFonts w:ascii="Times New Roman" w:eastAsia="바탕체" w:hAnsi="Times New Roman" w:cs="Times New Roman"/>
          <w:kern w:val="0"/>
          <w:szCs w:val="20"/>
          <w:highlight w:val="red"/>
        </w:rPr>
        <w:t>]</w:t>
      </w:r>
      <w:r w:rsidRPr="00460B63">
        <w:rPr>
          <w:rFonts w:ascii="Times New Roman" w:eastAsia="바탕체" w:hAnsi="Times New Roman" w:cs="Times New Roman"/>
          <w:kern w:val="0"/>
          <w:szCs w:val="20"/>
          <w:highlight w:val="red"/>
        </w:rPr>
        <w:t>년</w:t>
      </w:r>
      <w:r w:rsidRPr="00460B63">
        <w:rPr>
          <w:rFonts w:ascii="Times New Roman" w:eastAsia="바탕체" w:hAnsi="Times New Roman" w:cs="Times New Roman"/>
          <w:kern w:val="0"/>
          <w:szCs w:val="20"/>
          <w:highlight w:val="red"/>
        </w:rPr>
        <w:t xml:space="preserve"> </w:t>
      </w:r>
      <w:r w:rsidR="00E61680" w:rsidRPr="00460B63">
        <w:rPr>
          <w:rFonts w:ascii="Times New Roman" w:eastAsia="바탕체" w:hAnsi="Times New Roman" w:cs="Times New Roman"/>
          <w:kern w:val="0"/>
          <w:szCs w:val="20"/>
          <w:highlight w:val="red"/>
        </w:rPr>
        <w:t>[</w:t>
      </w:r>
      <w:r w:rsidR="00E31EE7">
        <w:rPr>
          <w:rFonts w:ascii="Times New Roman" w:eastAsia="바탕체" w:hAnsi="Times New Roman" w:cs="Times New Roman"/>
          <w:kern w:val="0"/>
          <w:szCs w:val="20"/>
          <w:highlight w:val="red"/>
        </w:rPr>
        <w:t>12</w:t>
      </w:r>
      <w:r w:rsidR="00E61680" w:rsidRPr="00460B63">
        <w:rPr>
          <w:rFonts w:ascii="Times New Roman" w:eastAsia="바탕체" w:hAnsi="Times New Roman" w:cs="Times New Roman"/>
          <w:kern w:val="0"/>
          <w:szCs w:val="20"/>
          <w:highlight w:val="red"/>
        </w:rPr>
        <w:t>]</w:t>
      </w:r>
      <w:r w:rsidR="00E61680" w:rsidRPr="00460B63">
        <w:rPr>
          <w:rFonts w:ascii="Times New Roman" w:eastAsia="바탕체" w:hAnsi="Times New Roman" w:cs="Times New Roman"/>
          <w:kern w:val="0"/>
          <w:szCs w:val="20"/>
          <w:highlight w:val="red"/>
        </w:rPr>
        <w:t>월</w:t>
      </w:r>
      <w:r w:rsidR="00E61680" w:rsidRPr="00460B63">
        <w:rPr>
          <w:rFonts w:ascii="Times New Roman" w:eastAsia="바탕체" w:hAnsi="Times New Roman" w:cs="Times New Roman"/>
          <w:kern w:val="0"/>
          <w:szCs w:val="20"/>
          <w:highlight w:val="red"/>
        </w:rPr>
        <w:t xml:space="preserve"> [</w:t>
      </w:r>
      <w:r w:rsidR="00E31EE7">
        <w:rPr>
          <w:rFonts w:ascii="Times New Roman" w:eastAsia="바탕체" w:hAnsi="Times New Roman" w:cs="Times New Roman"/>
          <w:kern w:val="0"/>
          <w:szCs w:val="20"/>
          <w:highlight w:val="red"/>
        </w:rPr>
        <w:t>22</w:t>
      </w:r>
      <w:r w:rsidR="00E61680" w:rsidRPr="00460B63">
        <w:rPr>
          <w:rFonts w:ascii="Times New Roman" w:eastAsia="바탕체" w:hAnsi="Times New Roman" w:cs="Times New Roman"/>
          <w:kern w:val="0"/>
          <w:szCs w:val="20"/>
          <w:highlight w:val="red"/>
        </w:rPr>
        <w:t>]</w:t>
      </w:r>
      <w:r w:rsidR="00E61680" w:rsidRPr="00460B63">
        <w:rPr>
          <w:rFonts w:ascii="Times New Roman" w:eastAsia="바탕체" w:hAnsi="Times New Roman" w:cs="Times New Roman"/>
          <w:kern w:val="0"/>
          <w:szCs w:val="20"/>
          <w:highlight w:val="red"/>
        </w:rPr>
        <w:t>일</w:t>
      </w:r>
      <w:ins w:id="114" w:author="Lim YoungHoon" w:date="2023-12-11T03:09:00Z">
        <w:r w:rsidR="005250AC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5250AC">
          <w:rPr>
            <w:rFonts w:ascii="Times New Roman" w:eastAsia="바탕체" w:hAnsi="Times New Roman" w:cs="Times New Roman" w:hint="eastAsia"/>
            <w:kern w:val="0"/>
            <w:szCs w:val="20"/>
            <w:highlight w:val="red"/>
          </w:rPr>
          <w:t>또는</w:t>
        </w:r>
        <w:r w:rsidR="005250AC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5250AC">
          <w:rPr>
            <w:rFonts w:ascii="Times New Roman" w:eastAsia="바탕체" w:hAnsi="Times New Roman" w:cs="Times New Roman" w:hint="eastAsia"/>
            <w:kern w:val="0"/>
            <w:szCs w:val="20"/>
            <w:highlight w:val="red"/>
          </w:rPr>
          <w:t>당사자가</w:t>
        </w:r>
        <w:r w:rsidR="005250AC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5250AC">
          <w:rPr>
            <w:rFonts w:ascii="Times New Roman" w:eastAsia="바탕체" w:hAnsi="Times New Roman" w:cs="Times New Roman" w:hint="eastAsia"/>
            <w:kern w:val="0"/>
            <w:szCs w:val="20"/>
            <w:highlight w:val="red"/>
          </w:rPr>
          <w:t>별도</w:t>
        </w:r>
        <w:r w:rsidR="005250AC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5250AC">
          <w:rPr>
            <w:rFonts w:ascii="Times New Roman" w:eastAsia="바탕체" w:hAnsi="Times New Roman" w:cs="Times New Roman" w:hint="eastAsia"/>
            <w:kern w:val="0"/>
            <w:szCs w:val="20"/>
            <w:highlight w:val="red"/>
          </w:rPr>
          <w:t>합의하는</w:t>
        </w:r>
        <w:r w:rsidR="005250AC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5250AC">
          <w:rPr>
            <w:rFonts w:ascii="Times New Roman" w:eastAsia="바탕체" w:hAnsi="Times New Roman" w:cs="Times New Roman" w:hint="eastAsia"/>
            <w:kern w:val="0"/>
            <w:szCs w:val="20"/>
            <w:highlight w:val="red"/>
          </w:rPr>
          <w:t>날</w:t>
        </w:r>
      </w:ins>
    </w:p>
    <w:p w14:paraId="3843CB30" w14:textId="73407020" w:rsidR="006F4C22" w:rsidRPr="00571710" w:rsidRDefault="006F4C22" w:rsidP="001157B4">
      <w:pPr>
        <w:widowControl/>
        <w:numPr>
          <w:ilvl w:val="1"/>
          <w:numId w:val="1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proofErr w:type="spellStart"/>
      <w:r>
        <w:rPr>
          <w:rFonts w:ascii="Times New Roman" w:eastAsia="바탕체" w:hAnsi="Times New Roman" w:cs="Times New Roman" w:hint="eastAsia"/>
          <w:kern w:val="0"/>
          <w:szCs w:val="20"/>
        </w:rPr>
        <w:t>주금의</w:t>
      </w:r>
      <w:proofErr w:type="spellEnd"/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proofErr w:type="gramStart"/>
      <w:r>
        <w:rPr>
          <w:rFonts w:ascii="Times New Roman" w:eastAsia="바탕체" w:hAnsi="Times New Roman" w:cs="Times New Roman" w:hint="eastAsia"/>
          <w:kern w:val="0"/>
          <w:szCs w:val="20"/>
        </w:rPr>
        <w:t>납입장소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/>
          <w:kern w:val="0"/>
          <w:szCs w:val="20"/>
        </w:rPr>
        <w:t>:</w:t>
      </w:r>
      <w:proofErr w:type="gramEnd"/>
      <w:r>
        <w:rPr>
          <w:rFonts w:ascii="Times New Roman" w:eastAsia="바탕체" w:hAnsi="Times New Roman" w:cs="Times New Roman"/>
          <w:kern w:val="0"/>
          <w:szCs w:val="20"/>
        </w:rPr>
        <w:t xml:space="preserve"> [</w:t>
      </w:r>
      <w:r w:rsidRPr="00460B63">
        <w:rPr>
          <w:rFonts w:ascii="Times New Roman" w:eastAsia="바탕체" w:hAnsi="Times New Roman" w:cs="Times New Roman"/>
          <w:kern w:val="0"/>
          <w:szCs w:val="20"/>
          <w:highlight w:val="red"/>
          <w:u w:val="single"/>
        </w:rPr>
        <w:t>***</w:t>
      </w:r>
      <w:r>
        <w:rPr>
          <w:rFonts w:ascii="Times New Roman" w:eastAsia="바탕체" w:hAnsi="Times New Roman" w:cs="Times New Roman"/>
          <w:kern w:val="0"/>
          <w:szCs w:val="20"/>
          <w:u w:val="single"/>
        </w:rPr>
        <w:t>]</w:t>
      </w:r>
    </w:p>
    <w:p w14:paraId="7D0CFE2B" w14:textId="77777777" w:rsidR="00196687" w:rsidRPr="00571710" w:rsidRDefault="00196687" w:rsidP="001157B4">
      <w:pPr>
        <w:widowControl/>
        <w:numPr>
          <w:ilvl w:val="1"/>
          <w:numId w:val="1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투자자에게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배정할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총수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38"/>
        <w:gridCol w:w="2891"/>
        <w:gridCol w:w="2894"/>
      </w:tblGrid>
      <w:tr w:rsidR="007607D7" w:rsidRPr="00571710" w14:paraId="74E5E465" w14:textId="77777777" w:rsidTr="001157B4">
        <w:trPr>
          <w:trHeight w:val="340"/>
        </w:trPr>
        <w:tc>
          <w:tcPr>
            <w:tcW w:w="3138" w:type="dxa"/>
            <w:vAlign w:val="center"/>
          </w:tcPr>
          <w:p w14:paraId="6977483A" w14:textId="77777777" w:rsidR="007607D7" w:rsidRPr="00571710" w:rsidRDefault="007607D7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투자자명</w:t>
            </w:r>
          </w:p>
        </w:tc>
        <w:tc>
          <w:tcPr>
            <w:tcW w:w="2891" w:type="dxa"/>
            <w:vAlign w:val="center"/>
          </w:tcPr>
          <w:p w14:paraId="201AB8AE" w14:textId="77777777" w:rsidR="007607D7" w:rsidRPr="00571710" w:rsidRDefault="007607D7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배정할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주식의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총수</w:t>
            </w:r>
          </w:p>
        </w:tc>
        <w:tc>
          <w:tcPr>
            <w:tcW w:w="2894" w:type="dxa"/>
            <w:vAlign w:val="center"/>
          </w:tcPr>
          <w:p w14:paraId="3C2BBC5C" w14:textId="0D703B09" w:rsidR="007607D7" w:rsidRPr="00571710" w:rsidRDefault="007607D7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납입</w:t>
            </w:r>
            <w:r w:rsidR="00460B63">
              <w:rPr>
                <w:rFonts w:ascii="Times New Roman" w:eastAsia="바탕체" w:hAnsi="Times New Roman" w:cs="Times New Roman" w:hint="eastAsia"/>
                <w:kern w:val="0"/>
                <w:sz w:val="19"/>
                <w:szCs w:val="19"/>
              </w:rPr>
              <w:t>할</w:t>
            </w:r>
            <w:r w:rsidR="00460B63">
              <w:rPr>
                <w:rFonts w:ascii="Times New Roman" w:eastAsia="바탕체" w:hAnsi="Times New Roman" w:cs="Times New Roman" w:hint="eastAsia"/>
                <w:kern w:val="0"/>
                <w:sz w:val="19"/>
                <w:szCs w:val="19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총액</w:t>
            </w:r>
          </w:p>
        </w:tc>
      </w:tr>
      <w:tr w:rsidR="007607D7" w:rsidRPr="00571710" w14:paraId="125D06C9" w14:textId="77777777" w:rsidTr="001157B4">
        <w:trPr>
          <w:trHeight w:val="340"/>
        </w:trPr>
        <w:tc>
          <w:tcPr>
            <w:tcW w:w="3138" w:type="dxa"/>
            <w:vAlign w:val="center"/>
          </w:tcPr>
          <w:p w14:paraId="3277E1C4" w14:textId="39EF0DAC" w:rsidR="007607D7" w:rsidRPr="00571710" w:rsidRDefault="000B77ED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bCs/>
                <w:kern w:val="0"/>
                <w:sz w:val="19"/>
                <w:szCs w:val="19"/>
              </w:rPr>
            </w:pPr>
            <w:proofErr w:type="spellStart"/>
            <w:r w:rsidRPr="000B77ED">
              <w:rPr>
                <w:rFonts w:ascii="Times New Roman" w:eastAsia="바탕체" w:hAnsi="Times New Roman" w:cs="Times New Roman" w:hint="eastAsia"/>
                <w:bCs/>
                <w:kern w:val="0"/>
                <w:sz w:val="19"/>
                <w:szCs w:val="19"/>
              </w:rPr>
              <w:t>신성장에듀테크전략투자조합</w:t>
            </w:r>
            <w:proofErr w:type="spellEnd"/>
          </w:p>
        </w:tc>
        <w:tc>
          <w:tcPr>
            <w:tcW w:w="2891" w:type="dxa"/>
            <w:vAlign w:val="center"/>
          </w:tcPr>
          <w:p w14:paraId="3C1CE569" w14:textId="427C9E55" w:rsidR="007607D7" w:rsidRPr="00571710" w:rsidRDefault="00460B63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bCs/>
                <w:kern w:val="0"/>
                <w:sz w:val="19"/>
                <w:szCs w:val="19"/>
              </w:rPr>
            </w:pPr>
            <w:r>
              <w:rPr>
                <w:rFonts w:ascii="Times New Roman" w:eastAsia="바탕체" w:hAnsi="Times New Roman" w:cs="Times New Roman"/>
                <w:kern w:val="0"/>
                <w:szCs w:val="20"/>
              </w:rPr>
              <w:t>[</w:t>
            </w:r>
            <w:r w:rsidRPr="00460B63">
              <w:rPr>
                <w:rFonts w:ascii="Times New Roman" w:eastAsia="바탕체" w:hAnsi="Times New Roman" w:cs="Times New Roman"/>
                <w:kern w:val="0"/>
                <w:szCs w:val="20"/>
                <w:highlight w:val="red"/>
                <w:u w:val="single"/>
              </w:rPr>
              <w:t>***</w:t>
            </w:r>
            <w:r>
              <w:rPr>
                <w:rFonts w:ascii="Times New Roman" w:eastAsia="바탕체" w:hAnsi="Times New Roman" w:cs="Times New Roman"/>
                <w:kern w:val="0"/>
                <w:szCs w:val="20"/>
                <w:u w:val="single"/>
              </w:rPr>
              <w:t>]</w:t>
            </w:r>
            <w:r w:rsidR="00E10336" w:rsidRPr="00571710">
              <w:rPr>
                <w:rFonts w:ascii="Times New Roman" w:eastAsia="바탕체" w:hAnsi="Times New Roman" w:cs="Times New Roman"/>
                <w:bCs/>
                <w:kern w:val="0"/>
                <w:sz w:val="19"/>
                <w:szCs w:val="19"/>
              </w:rPr>
              <w:t>주</w:t>
            </w:r>
          </w:p>
        </w:tc>
        <w:tc>
          <w:tcPr>
            <w:tcW w:w="2894" w:type="dxa"/>
            <w:vAlign w:val="center"/>
          </w:tcPr>
          <w:p w14:paraId="3B99B261" w14:textId="1115BCCC" w:rsidR="007607D7" w:rsidRPr="00571710" w:rsidRDefault="00460B63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bCs/>
                <w:kern w:val="0"/>
                <w:sz w:val="19"/>
                <w:szCs w:val="19"/>
              </w:rPr>
            </w:pPr>
            <w:r>
              <w:rPr>
                <w:rFonts w:ascii="Times New Roman" w:eastAsia="바탕체" w:hAnsi="Times New Roman" w:cs="Times New Roman"/>
                <w:kern w:val="0"/>
                <w:szCs w:val="20"/>
              </w:rPr>
              <w:t>[</w:t>
            </w:r>
            <w:r w:rsidRPr="00460B63">
              <w:rPr>
                <w:rFonts w:ascii="Times New Roman" w:eastAsia="바탕체" w:hAnsi="Times New Roman" w:cs="Times New Roman"/>
                <w:kern w:val="0"/>
                <w:szCs w:val="20"/>
                <w:highlight w:val="red"/>
                <w:u w:val="single"/>
              </w:rPr>
              <w:t>***</w:t>
            </w:r>
            <w:r>
              <w:rPr>
                <w:rFonts w:ascii="Times New Roman" w:eastAsia="바탕체" w:hAnsi="Times New Roman" w:cs="Times New Roman"/>
                <w:kern w:val="0"/>
                <w:szCs w:val="20"/>
                <w:u w:val="single"/>
              </w:rPr>
              <w:t>]</w:t>
            </w:r>
            <w:r w:rsidR="007607D7" w:rsidRPr="00571710">
              <w:rPr>
                <w:rFonts w:ascii="Times New Roman" w:eastAsia="바탕체" w:hAnsi="Times New Roman" w:cs="Times New Roman"/>
                <w:bCs/>
                <w:kern w:val="0"/>
                <w:sz w:val="19"/>
                <w:szCs w:val="19"/>
              </w:rPr>
              <w:t>원</w:t>
            </w:r>
          </w:p>
        </w:tc>
      </w:tr>
    </w:tbl>
    <w:p w14:paraId="70BF36D1" w14:textId="77777777" w:rsidR="00460B63" w:rsidRDefault="00460B63" w:rsidP="00460B63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18E320F4" w14:textId="24ED17FE" w:rsidR="00460B63" w:rsidRPr="00775D14" w:rsidRDefault="00460B63">
      <w:pPr>
        <w:widowControl/>
        <w:numPr>
          <w:ilvl w:val="0"/>
          <w:numId w:val="45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" w:hAnsi="Times New Roman" w:cs="Times New Roman"/>
          <w:color w:val="000000"/>
          <w:kern w:val="0"/>
          <w:szCs w:val="23"/>
        </w:rPr>
      </w:pP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회사는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납입기일로부터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3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영업일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전까지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투자자에게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proofErr w:type="spellStart"/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주금의</w:t>
      </w:r>
      <w:proofErr w:type="spellEnd"/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납입을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위한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은행의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예금계좌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(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혹은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투자자가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별단예금계좌를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통해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납입하고자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할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경우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해당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계좌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정보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)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를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통지하여야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하고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,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투자자는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체" w:hAnsi="Times New Roman" w:cs="Times New Roman"/>
          <w:kern w:val="0"/>
          <w:szCs w:val="20"/>
        </w:rPr>
        <w:t>납입기일까지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본건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우선주식의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인수대금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전액을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회사가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통지하는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은행의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예금계좌에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송금하여야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 xml:space="preserve"> 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한다</w:t>
      </w:r>
      <w:r w:rsidRPr="00775D14">
        <w:rPr>
          <w:rFonts w:ascii="Times New Roman" w:eastAsia="바탕" w:hAnsi="Times New Roman" w:cs="Times New Roman"/>
          <w:color w:val="000000"/>
          <w:kern w:val="0"/>
          <w:szCs w:val="23"/>
        </w:rPr>
        <w:t>.</w:t>
      </w:r>
    </w:p>
    <w:p w14:paraId="7FB094FD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3450A4F9" w14:textId="6AEC9C96" w:rsidR="00196687" w:rsidRPr="00571710" w:rsidRDefault="00802F73" w:rsidP="00F917F4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bookmarkStart w:id="115" w:name="제2조"/>
      <w:bookmarkEnd w:id="115"/>
      <w:r>
        <w:rPr>
          <w:rFonts w:ascii="Times New Roman" w:eastAsia="바탕체" w:hint="eastAsia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거래의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완결</w:t>
      </w:r>
    </w:p>
    <w:p w14:paraId="14D5C6FE" w14:textId="75350F92" w:rsidR="00196687" w:rsidRPr="00571710" w:rsidRDefault="00196687">
      <w:pPr>
        <w:widowControl/>
        <w:numPr>
          <w:ilvl w:val="0"/>
          <w:numId w:val="57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투자자는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8A224C" w:rsidRPr="00571710">
        <w:rPr>
          <w:rFonts w:ascii="Times New Roman" w:eastAsia="바탕체" w:hAnsi="Times New Roman" w:cs="Times New Roman"/>
          <w:kern w:val="0"/>
          <w:szCs w:val="20"/>
        </w:rPr>
        <w:t>납입기일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당사자들이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달리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합의하는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날에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hyperlink w:anchor="제3조" w:history="1">
        <w:r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제</w:t>
        </w:r>
        <w:r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3</w:t>
        </w:r>
        <w:r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조</w:t>
        </w:r>
      </w:hyperlink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소정의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선행조건의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충족을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조건으로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인수대금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전액을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통지하는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지정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은행의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예금계좌에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송금하여야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한다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인수대금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전액이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지정한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은행의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계좌에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납입된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거래가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완결된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것으로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보고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날을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계약에서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‘</w:t>
      </w:r>
      <w:proofErr w:type="spellStart"/>
      <w:r w:rsidRPr="00571710">
        <w:rPr>
          <w:rFonts w:ascii="Times New Roman" w:eastAsia="바탕체" w:hAnsi="Times New Roman" w:cs="Times New Roman"/>
          <w:kern w:val="0"/>
          <w:szCs w:val="20"/>
        </w:rPr>
        <w:t>거래완결일</w:t>
      </w:r>
      <w:proofErr w:type="spellEnd"/>
      <w:r w:rsidRPr="00571710">
        <w:rPr>
          <w:rFonts w:ascii="Times New Roman" w:eastAsia="바탕체" w:hAnsi="Times New Roman" w:cs="Times New Roman"/>
          <w:kern w:val="0"/>
          <w:szCs w:val="20"/>
        </w:rPr>
        <w:t>’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한다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683FAC47" w14:textId="28210D9D" w:rsidR="00196687" w:rsidRPr="00571710" w:rsidRDefault="00196687">
      <w:pPr>
        <w:widowControl/>
        <w:numPr>
          <w:ilvl w:val="0"/>
          <w:numId w:val="57"/>
        </w:numPr>
        <w:wordWrap/>
        <w:autoSpaceDE/>
        <w:autoSpaceDN/>
        <w:adjustRightInd w:val="0"/>
        <w:snapToGrid w:val="0"/>
        <w:spacing w:after="60" w:line="360" w:lineRule="auto"/>
        <w:ind w:left="284" w:hangingChars="142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납입기일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다음날에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우선주식을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발행하여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주주명부에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변동사항을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기재하고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자본증가의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상업등기를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신청하여야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460B63">
        <w:rPr>
          <w:rFonts w:ascii="Times New Roman" w:eastAsia="바탕체" w:hAnsi="Times New Roman" w:cs="Times New Roman" w:hint="eastAsia"/>
          <w:kern w:val="0"/>
          <w:szCs w:val="20"/>
        </w:rPr>
        <w:t>한다</w:t>
      </w:r>
      <w:r w:rsidR="00460B63">
        <w:rPr>
          <w:rFonts w:ascii="Times New Roman" w:eastAsia="바탕체" w:hAnsi="Times New Roman" w:cs="Times New Roman" w:hint="eastAsia"/>
          <w:kern w:val="0"/>
          <w:szCs w:val="20"/>
        </w:rPr>
        <w:t>.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다만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주권은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사이의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협의에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의하여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발행하지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아니할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있다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6DC10DDC" w14:textId="2AA73A10" w:rsidR="00196687" w:rsidRPr="00571710" w:rsidRDefault="00196687">
      <w:pPr>
        <w:widowControl/>
        <w:numPr>
          <w:ilvl w:val="0"/>
          <w:numId w:val="57"/>
        </w:numPr>
        <w:wordWrap/>
        <w:autoSpaceDE/>
        <w:autoSpaceDN/>
        <w:adjustRightInd w:val="0"/>
        <w:snapToGrid w:val="0"/>
        <w:spacing w:after="60" w:line="360" w:lineRule="auto"/>
        <w:ind w:left="284" w:hangingChars="142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납입기일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다음날에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다음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각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호의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서류</w:t>
      </w:r>
      <w:r w:rsidR="00460B6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460B63">
        <w:rPr>
          <w:rFonts w:ascii="Times New Roman" w:eastAsia="바탕체" w:hAnsi="Times New Roman" w:cs="Times New Roman" w:hint="eastAsia"/>
          <w:kern w:val="0"/>
          <w:szCs w:val="20"/>
        </w:rPr>
        <w:t>및</w:t>
      </w:r>
      <w:r w:rsidR="00460B6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hyperlink w:anchor="별지4서류목록" w:history="1">
        <w:r w:rsidR="00460B63"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(</w:t>
        </w:r>
        <w:r w:rsidR="00460B63" w:rsidRPr="00775D14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별지</w:t>
        </w:r>
        <w:r w:rsidR="00460B63" w:rsidRPr="00775D14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460B63"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4</w:t>
        </w:r>
        <w:r w:rsidR="00460B63"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)</w:t>
        </w:r>
        <w:r w:rsidR="00460B63" w:rsidRPr="00775D14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의</w:t>
        </w:r>
        <w:r w:rsidR="00460B63" w:rsidRPr="00775D14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460B63" w:rsidRPr="00775D14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서류</w:t>
        </w:r>
      </w:hyperlink>
      <w:r w:rsidRPr="00571710">
        <w:rPr>
          <w:rFonts w:ascii="Times New Roman" w:eastAsia="바탕체" w:hAnsi="Times New Roman" w:cs="Times New Roman"/>
          <w:kern w:val="0"/>
          <w:szCs w:val="20"/>
        </w:rPr>
        <w:t>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투자자에게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교부하여야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한다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단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="008123EC" w:rsidRPr="00571710">
        <w:rPr>
          <w:rFonts w:ascii="Times New Roman" w:eastAsia="바탕체" w:hAnsi="Times New Roman" w:cs="Times New Roman"/>
          <w:kern w:val="0"/>
          <w:szCs w:val="20"/>
        </w:rPr>
        <w:t>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2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호의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서류는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요청이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있을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경우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납입기일에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투자자에게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교부하여야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460B63">
        <w:rPr>
          <w:rFonts w:ascii="Times New Roman" w:eastAsia="바탕체" w:hAnsi="Times New Roman" w:cs="Times New Roman" w:hint="eastAsia"/>
          <w:kern w:val="0"/>
          <w:szCs w:val="20"/>
        </w:rPr>
        <w:t>한다</w:t>
      </w:r>
      <w:r w:rsidR="00460B63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223DAA9C" w14:textId="3DFDB832" w:rsidR="00196687" w:rsidRPr="00571710" w:rsidRDefault="00196687">
      <w:pPr>
        <w:widowControl/>
        <w:numPr>
          <w:ilvl w:val="1"/>
          <w:numId w:val="57"/>
        </w:numPr>
        <w:wordWrap/>
        <w:autoSpaceDE/>
        <w:autoSpaceDN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의한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주주권을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표창하는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주권</w:t>
      </w:r>
      <w:r w:rsidR="008123EC" w:rsidRPr="00571710">
        <w:rPr>
          <w:rFonts w:ascii="Times New Roman" w:eastAsia="바탕체" w:hAnsi="Times New Roman" w:cs="Times New Roman"/>
          <w:kern w:val="0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만약</w:t>
      </w:r>
      <w:r w:rsidR="008123EC" w:rsidRPr="00571710">
        <w:rPr>
          <w:rFonts w:ascii="Times New Roman" w:eastAsia="바탕체" w:hAnsi="Times New Roman" w:cs="Times New Roman"/>
          <w:kern w:val="0"/>
          <w:szCs w:val="20"/>
        </w:rPr>
        <w:t>,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220E00"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="008123EC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조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2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항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단서에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의하여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주권이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발행되지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않는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경우에는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주주로서의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권리를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증명하는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주주권증서</w:t>
      </w:r>
      <w:r w:rsidR="0096418D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30F1593B" w14:textId="34899EB0" w:rsidR="00BF1C3B" w:rsidRPr="00BF1C3B" w:rsidRDefault="00196687">
      <w:pPr>
        <w:widowControl/>
        <w:numPr>
          <w:ilvl w:val="1"/>
          <w:numId w:val="57"/>
        </w:numPr>
        <w:wordWrap/>
        <w:autoSpaceDE/>
        <w:autoSpaceDN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본건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우선주식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인수대금의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납입영수증</w:t>
      </w:r>
      <w:r w:rsidR="00BF1C3B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08CCC053" w14:textId="04A21D58" w:rsidR="00BF1C3B" w:rsidRPr="00BF1C3B" w:rsidRDefault="00BF1C3B">
      <w:pPr>
        <w:widowControl/>
        <w:numPr>
          <w:ilvl w:val="1"/>
          <w:numId w:val="57"/>
        </w:numPr>
        <w:wordWrap/>
        <w:autoSpaceDE/>
        <w:autoSpaceDN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kern w:val="0"/>
          <w:szCs w:val="20"/>
        </w:rPr>
      </w:pP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회사의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proofErr w:type="spellStart"/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주금</w:t>
      </w:r>
      <w:proofErr w:type="spellEnd"/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납입일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현재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유효한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정관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,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법인등기부등본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(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정관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변경이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필요한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경우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변경된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사항이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명시된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정관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및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법인등기부등본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)</w:t>
      </w:r>
      <w:r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31FAD671" w14:textId="5A4C5C09" w:rsidR="00BF1C3B" w:rsidRPr="00BF1C3B" w:rsidRDefault="00BF1C3B">
      <w:pPr>
        <w:widowControl/>
        <w:numPr>
          <w:ilvl w:val="1"/>
          <w:numId w:val="57"/>
        </w:numPr>
        <w:wordWrap/>
        <w:autoSpaceDE/>
        <w:autoSpaceDN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kern w:val="0"/>
          <w:szCs w:val="20"/>
        </w:rPr>
      </w:pP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투자자의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본건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우선주식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인수를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승인하는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회사의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이사회의사록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사본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(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필요할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경우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,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주주총회의사록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사본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)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기타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관련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서류</w:t>
      </w:r>
      <w:r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77955686" w14:textId="77777777" w:rsidR="00BF1C3B" w:rsidRPr="00BF1C3B" w:rsidRDefault="00BF1C3B">
      <w:pPr>
        <w:widowControl/>
        <w:numPr>
          <w:ilvl w:val="1"/>
          <w:numId w:val="57"/>
        </w:numPr>
        <w:wordWrap/>
        <w:autoSpaceDE/>
        <w:autoSpaceDN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kern w:val="0"/>
          <w:szCs w:val="20"/>
        </w:rPr>
      </w:pP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기타</w:t>
      </w:r>
      <w:r w:rsidRPr="00BF1C3B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/>
          <w:kern w:val="0"/>
          <w:szCs w:val="20"/>
        </w:rPr>
        <w:t>본</w:t>
      </w:r>
      <w:r w:rsidRPr="00BF1C3B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/>
          <w:kern w:val="0"/>
          <w:szCs w:val="20"/>
        </w:rPr>
        <w:t>계약상의</w:t>
      </w:r>
      <w:r w:rsidRPr="00BF1C3B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본건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>우선</w:t>
      </w:r>
      <w:r w:rsidRPr="00BF1C3B">
        <w:rPr>
          <w:rFonts w:ascii="Times New Roman" w:eastAsia="바탕체" w:hAnsi="Times New Roman" w:cs="Times New Roman"/>
          <w:kern w:val="0"/>
          <w:szCs w:val="20"/>
        </w:rPr>
        <w:t>주식</w:t>
      </w:r>
      <w:r w:rsidRPr="00BF1C3B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/>
          <w:kern w:val="0"/>
          <w:szCs w:val="20"/>
        </w:rPr>
        <w:t>인수를</w:t>
      </w:r>
      <w:r w:rsidRPr="00BF1C3B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/>
          <w:kern w:val="0"/>
          <w:szCs w:val="20"/>
        </w:rPr>
        <w:t>적법</w:t>
      </w:r>
      <w:r w:rsidRPr="00BF1C3B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BF1C3B">
        <w:rPr>
          <w:rFonts w:ascii="Times New Roman" w:eastAsia="바탕체" w:hAnsi="Times New Roman" w:cs="Times New Roman"/>
          <w:kern w:val="0"/>
          <w:szCs w:val="20"/>
        </w:rPr>
        <w:t>유효하게</w:t>
      </w:r>
      <w:r w:rsidRPr="00BF1C3B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/>
          <w:kern w:val="0"/>
          <w:szCs w:val="20"/>
        </w:rPr>
        <w:t>하는</w:t>
      </w:r>
      <w:r w:rsidRPr="00BF1C3B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/>
          <w:kern w:val="0"/>
          <w:szCs w:val="20"/>
        </w:rPr>
        <w:t>것으로서</w:t>
      </w:r>
      <w:r w:rsidRPr="00BF1C3B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/>
          <w:kern w:val="0"/>
          <w:szCs w:val="20"/>
        </w:rPr>
        <w:t>투자자가</w:t>
      </w:r>
      <w:r w:rsidRPr="00BF1C3B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/>
          <w:kern w:val="0"/>
          <w:szCs w:val="20"/>
        </w:rPr>
        <w:t>요청하는</w:t>
      </w:r>
      <w:r w:rsidRPr="00BF1C3B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BF1C3B">
        <w:rPr>
          <w:rFonts w:ascii="Times New Roman" w:eastAsia="바탕체" w:hAnsi="Times New Roman" w:cs="Times New Roman"/>
          <w:kern w:val="0"/>
          <w:szCs w:val="20"/>
        </w:rPr>
        <w:t>자료</w:t>
      </w:r>
    </w:p>
    <w:p w14:paraId="5A4C98B8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478BB2C5" w14:textId="7BCFB8AC" w:rsidR="00196687" w:rsidRPr="00571710" w:rsidRDefault="00802F73" w:rsidP="00F917F4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kern w:val="0"/>
          <w:szCs w:val="20"/>
        </w:rPr>
      </w:pPr>
      <w:bookmarkStart w:id="116" w:name="제3조"/>
      <w:bookmarkEnd w:id="116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투자의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선행조건</w:t>
      </w:r>
    </w:p>
    <w:p w14:paraId="555606EF" w14:textId="522A3AA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kern w:val="0"/>
          <w:szCs w:val="20"/>
        </w:rPr>
        <w:t>주금의</w:t>
      </w:r>
      <w:proofErr w:type="spellEnd"/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납입기일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현재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다음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각</w:t>
      </w:r>
      <w:r w:rsidR="008123EC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호의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조건이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충족되는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것을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이행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및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효력발생의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선행조건으로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한다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6054D0B8" w14:textId="75B10E02" w:rsidR="00196687" w:rsidRPr="00571710" w:rsidRDefault="00196687">
      <w:pPr>
        <w:widowControl/>
        <w:numPr>
          <w:ilvl w:val="0"/>
          <w:numId w:val="22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및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이해관계인이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따라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이행하여야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의무</w:t>
      </w:r>
      <w:r w:rsidR="008123EC" w:rsidRPr="00571710">
        <w:rPr>
          <w:rFonts w:ascii="Times New Roman" w:eastAsia="바탕체" w:hAnsi="Times New Roman" w:cs="Times New Roman"/>
          <w:kern w:val="0"/>
          <w:szCs w:val="20"/>
        </w:rPr>
        <w:t>를</w:t>
      </w:r>
      <w:r w:rsidR="008123EC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이행하였을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것</w:t>
      </w:r>
      <w:r w:rsidR="00594C54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30D81124" w14:textId="29E29D16" w:rsidR="00196687" w:rsidRPr="00571710" w:rsidRDefault="00196687">
      <w:pPr>
        <w:widowControl/>
        <w:numPr>
          <w:ilvl w:val="0"/>
          <w:numId w:val="22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및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이해관계인이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계약에서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행한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진술과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보장이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진실되고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정확할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것</w:t>
      </w:r>
      <w:r w:rsidR="00594C54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6C1653F0" w14:textId="24736BB3" w:rsidR="00196687" w:rsidRPr="00571710" w:rsidRDefault="00196687">
      <w:pPr>
        <w:widowControl/>
        <w:numPr>
          <w:ilvl w:val="0"/>
          <w:numId w:val="22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따라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인수하기로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예정된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발행을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금지하거나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제한하는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등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이행을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방해하는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소송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기타의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절차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(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행정절차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감사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등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포함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)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진행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중이거나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진행될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우려가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없을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것</w:t>
      </w:r>
      <w:r w:rsidR="00594C54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2F9F116E" w14:textId="13020962" w:rsidR="00196687" w:rsidRDefault="00196687">
      <w:pPr>
        <w:widowControl/>
        <w:numPr>
          <w:ilvl w:val="0"/>
          <w:numId w:val="22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이행과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관련하여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필요한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정부의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인허가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등을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획득하였을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것</w:t>
      </w:r>
      <w:r w:rsidR="00594C54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502EBD0E" w14:textId="190DAF69" w:rsidR="00855D13" w:rsidRPr="00855D13" w:rsidRDefault="00855D13" w:rsidP="00855D13">
      <w:pPr>
        <w:widowControl/>
        <w:numPr>
          <w:ilvl w:val="0"/>
          <w:numId w:val="22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이행과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관련하여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필요한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3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자의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동의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등을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획득하였을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것</w:t>
      </w:r>
      <w:r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046C6A87" w14:textId="13541701" w:rsidR="00196687" w:rsidRDefault="00196687">
      <w:pPr>
        <w:widowControl/>
        <w:numPr>
          <w:ilvl w:val="0"/>
          <w:numId w:val="22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이행과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관련하여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필요한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관련법령의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절차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(</w:t>
      </w:r>
      <w:r w:rsidR="00594C54">
        <w:rPr>
          <w:rFonts w:ascii="바탕체" w:eastAsia="바탕체" w:hAnsi="바탕체" w:cs="Times New Roman" w:hint="eastAsia"/>
          <w:kern w:val="0"/>
          <w:szCs w:val="20"/>
        </w:rPr>
        <w:t>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상법</w:t>
      </w:r>
      <w:r w:rsidR="00594C54">
        <w:rPr>
          <w:rFonts w:ascii="바탕체" w:eastAsia="바탕체" w:hAnsi="바탕체" w:cs="Times New Roman" w:hint="eastAsia"/>
          <w:kern w:val="0"/>
          <w:szCs w:val="20"/>
        </w:rPr>
        <w:t>」</w:t>
      </w:r>
      <w:r w:rsidR="00594C54">
        <w:rPr>
          <w:rFonts w:ascii="Times New Roman" w:eastAsia="바탕체" w:hAnsi="Times New Roman" w:cs="Times New Roman" w:hint="eastAsia"/>
          <w:kern w:val="0"/>
          <w:szCs w:val="20"/>
        </w:rPr>
        <w:t>,</w:t>
      </w:r>
      <w:r w:rsidR="00594C54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594C54">
        <w:rPr>
          <w:rFonts w:ascii="바탕체" w:eastAsia="바탕체" w:hAnsi="바탕체" w:cs="Times New Roman" w:hint="eastAsia"/>
          <w:kern w:val="0"/>
          <w:szCs w:val="20"/>
        </w:rPr>
        <w:t>「자본시장과 금융투자업에 관한 법률」 등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)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준수</w:t>
      </w:r>
      <w:r w:rsidR="00A748E1">
        <w:rPr>
          <w:rFonts w:ascii="Times New Roman" w:eastAsia="바탕체" w:hAnsi="Times New Roman" w:cs="Times New Roman" w:hint="eastAsia"/>
          <w:kern w:val="0"/>
          <w:szCs w:val="20"/>
        </w:rPr>
        <w:t>하고</w:t>
      </w:r>
      <w:r w:rsidR="00A748E1">
        <w:rPr>
          <w:rFonts w:ascii="Times New Roman" w:eastAsia="바탕체" w:hAnsi="Times New Roman" w:cs="Times New Roman" w:hint="eastAsia"/>
          <w:kern w:val="0"/>
          <w:szCs w:val="20"/>
        </w:rPr>
        <w:t>,</w:t>
      </w:r>
      <w:r w:rsidR="00A748E1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A748E1">
        <w:rPr>
          <w:rFonts w:ascii="Times New Roman" w:eastAsia="바탕체" w:hAnsi="Times New Roman" w:cs="Times New Roman" w:hint="eastAsia"/>
          <w:kern w:val="0"/>
          <w:szCs w:val="20"/>
        </w:rPr>
        <w:t>정관</w:t>
      </w:r>
      <w:r w:rsidR="00A748E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748E1">
        <w:rPr>
          <w:rFonts w:ascii="Times New Roman" w:eastAsia="바탕체" w:hAnsi="Times New Roman" w:cs="Times New Roman" w:hint="eastAsia"/>
          <w:kern w:val="0"/>
          <w:szCs w:val="20"/>
        </w:rPr>
        <w:t>변경절차</w:t>
      </w:r>
      <w:r w:rsidR="00A748E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748E1">
        <w:rPr>
          <w:rFonts w:ascii="Times New Roman" w:eastAsia="바탕체" w:hAnsi="Times New Roman" w:cs="Times New Roman" w:hint="eastAsia"/>
          <w:kern w:val="0"/>
          <w:szCs w:val="20"/>
        </w:rPr>
        <w:t>등을</w:t>
      </w:r>
      <w:r w:rsidR="00A748E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748E1">
        <w:rPr>
          <w:rFonts w:ascii="Times New Roman" w:eastAsia="바탕체" w:hAnsi="Times New Roman" w:cs="Times New Roman" w:hint="eastAsia"/>
          <w:kern w:val="0"/>
          <w:szCs w:val="20"/>
        </w:rPr>
        <w:t>완료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하였을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것</w:t>
      </w:r>
      <w:r w:rsidR="00594C54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1C033A63" w14:textId="2D6327CA" w:rsidR="00855D13" w:rsidRPr="00571710" w:rsidRDefault="00855D13">
      <w:pPr>
        <w:widowControl/>
        <w:numPr>
          <w:ilvl w:val="0"/>
          <w:numId w:val="22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>
        <w:rPr>
          <w:rFonts w:ascii="Times New Roman" w:eastAsia="바탕체" w:hAnsi="Times New Roman" w:cs="Times New Roman" w:hint="eastAsia"/>
          <w:kern w:val="0"/>
          <w:szCs w:val="20"/>
        </w:rPr>
        <w:t>회사가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동의없이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정관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및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내부규칙을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변경하거나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협의없이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이사회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결의</w:t>
      </w:r>
      <w:r>
        <w:rPr>
          <w:rFonts w:ascii="Times New Roman" w:eastAsia="바탕체" w:hAnsi="Times New Roman" w:cs="Times New Roman" w:hint="eastAsia"/>
          <w:kern w:val="0"/>
          <w:szCs w:val="20"/>
        </w:rPr>
        <w:t>,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주주총회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결의를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하지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않았을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것</w:t>
      </w:r>
      <w:r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726D9441" w14:textId="4FFA2BA7" w:rsidR="00196687" w:rsidRPr="00EE15E5" w:rsidRDefault="00196687">
      <w:pPr>
        <w:widowControl/>
        <w:numPr>
          <w:ilvl w:val="0"/>
          <w:numId w:val="22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체결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855D13">
        <w:rPr>
          <w:rFonts w:ascii="Times New Roman" w:eastAsia="바탕체" w:hAnsi="Times New Roman" w:cs="Times New Roman" w:hint="eastAsia"/>
          <w:kern w:val="0"/>
          <w:szCs w:val="20"/>
        </w:rPr>
        <w:t>재무구조</w:t>
      </w:r>
      <w:r w:rsidR="00855D13">
        <w:rPr>
          <w:rFonts w:ascii="Times New Roman" w:eastAsia="바탕체" w:hAnsi="Times New Roman" w:cs="Times New Roman" w:hint="eastAsia"/>
          <w:kern w:val="0"/>
          <w:szCs w:val="20"/>
        </w:rPr>
        <w:t>,</w:t>
      </w:r>
      <w:r w:rsidR="00855D13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재무상황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경영상태에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855D13">
        <w:rPr>
          <w:rFonts w:ascii="Times New Roman" w:eastAsia="바탕체" w:hAnsi="Times New Roman" w:cs="Times New Roman" w:hint="eastAsia"/>
          <w:kern w:val="0"/>
          <w:szCs w:val="20"/>
        </w:rPr>
        <w:t>통상적인지</w:t>
      </w:r>
      <w:r w:rsidR="00855D1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55D13">
        <w:rPr>
          <w:rFonts w:ascii="Times New Roman" w:eastAsia="바탕체" w:hAnsi="Times New Roman" w:cs="Times New Roman" w:hint="eastAsia"/>
          <w:kern w:val="0"/>
          <w:szCs w:val="20"/>
        </w:rPr>
        <w:t>않은</w:t>
      </w:r>
      <w:r w:rsidR="00855D1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55D13">
        <w:rPr>
          <w:rFonts w:ascii="Times New Roman" w:eastAsia="바탕체" w:hAnsi="Times New Roman" w:cs="Times New Roman" w:hint="eastAsia"/>
          <w:kern w:val="0"/>
          <w:szCs w:val="20"/>
        </w:rPr>
        <w:t>변동</w:t>
      </w:r>
      <w:r w:rsidR="00855D1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55D13">
        <w:rPr>
          <w:rFonts w:ascii="Times New Roman" w:eastAsia="바탕체" w:hAnsi="Times New Roman" w:cs="Times New Roman" w:hint="eastAsia"/>
          <w:kern w:val="0"/>
          <w:szCs w:val="20"/>
        </w:rPr>
        <w:t>내지</w:t>
      </w:r>
      <w:r w:rsidR="00855D1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55D13" w:rsidRPr="00EE15E5">
        <w:rPr>
          <w:rFonts w:ascii="Times New Roman" w:eastAsia="바탕체" w:hAnsi="Times New Roman" w:cs="Times New Roman" w:hint="eastAsia"/>
          <w:kern w:val="0"/>
          <w:szCs w:val="20"/>
        </w:rPr>
        <w:t>부정적인</w:t>
      </w:r>
      <w:r w:rsidR="00855D13"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55D13" w:rsidRPr="00EE15E5">
        <w:rPr>
          <w:rFonts w:ascii="Times New Roman" w:eastAsia="바탕체" w:hAnsi="Times New Roman" w:cs="Times New Roman" w:hint="eastAsia"/>
          <w:kern w:val="0"/>
          <w:szCs w:val="20"/>
        </w:rPr>
        <w:t>변동</w:t>
      </w:r>
      <w:r w:rsidR="00855D13" w:rsidRPr="00EE15E5">
        <w:rPr>
          <w:rFonts w:ascii="Times New Roman" w:eastAsia="바탕체" w:hAnsi="Times New Roman" w:cs="Times New Roman" w:hint="eastAsia"/>
          <w:kern w:val="0"/>
          <w:szCs w:val="20"/>
        </w:rPr>
        <w:t>,</w:t>
      </w:r>
      <w:r w:rsidR="00855D13" w:rsidRPr="00EE15E5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855D13" w:rsidRPr="00EE15E5">
        <w:rPr>
          <w:rFonts w:ascii="Times New Roman" w:eastAsia="바탕체" w:hAnsi="Times New Roman" w:cs="Times New Roman" w:hint="eastAsia"/>
          <w:kern w:val="0"/>
          <w:szCs w:val="20"/>
        </w:rPr>
        <w:t>통상적인</w:t>
      </w:r>
      <w:r w:rsidR="00855D13"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55D13" w:rsidRPr="00EE15E5">
        <w:rPr>
          <w:rFonts w:ascii="Times New Roman" w:eastAsia="바탕체" w:hAnsi="Times New Roman" w:cs="Times New Roman" w:hint="eastAsia"/>
          <w:kern w:val="0"/>
          <w:szCs w:val="20"/>
        </w:rPr>
        <w:t>영업활동에서</w:t>
      </w:r>
      <w:r w:rsidR="00855D13"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55D13" w:rsidRPr="00EE15E5">
        <w:rPr>
          <w:rFonts w:ascii="Times New Roman" w:eastAsia="바탕체" w:hAnsi="Times New Roman" w:cs="Times New Roman" w:hint="eastAsia"/>
          <w:kern w:val="0"/>
          <w:szCs w:val="20"/>
        </w:rPr>
        <w:t>벗어나는</w:t>
      </w:r>
      <w:r w:rsidR="00855D13"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748E1" w:rsidRPr="00EE15E5">
        <w:rPr>
          <w:rFonts w:ascii="Times New Roman" w:eastAsia="바탕체" w:hAnsi="Times New Roman" w:cs="Times New Roman" w:hint="eastAsia"/>
          <w:kern w:val="0"/>
          <w:szCs w:val="20"/>
        </w:rPr>
        <w:t>사항이</w:t>
      </w:r>
      <w:r w:rsidR="00A748E1"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748E1" w:rsidRPr="00EE15E5">
        <w:rPr>
          <w:rFonts w:ascii="Times New Roman" w:eastAsia="바탕체" w:hAnsi="Times New Roman" w:cs="Times New Roman" w:hint="eastAsia"/>
          <w:kern w:val="0"/>
          <w:szCs w:val="20"/>
        </w:rPr>
        <w:t>발생하지</w:t>
      </w:r>
      <w:r w:rsidR="00A748E1"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748E1" w:rsidRPr="00EE15E5">
        <w:rPr>
          <w:rFonts w:ascii="Times New Roman" w:eastAsia="바탕체" w:hAnsi="Times New Roman" w:cs="Times New Roman" w:hint="eastAsia"/>
          <w:kern w:val="0"/>
          <w:szCs w:val="20"/>
        </w:rPr>
        <w:t>않았을</w:t>
      </w:r>
      <w:r w:rsidR="00A748E1"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kern w:val="0"/>
          <w:szCs w:val="20"/>
        </w:rPr>
        <w:t>것</w:t>
      </w:r>
      <w:r w:rsidR="00A748E1" w:rsidRPr="00EE15E5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4B697325" w14:textId="56CE45EF" w:rsidR="00855D13" w:rsidRPr="00EE15E5" w:rsidRDefault="00855D13">
      <w:pPr>
        <w:widowControl/>
        <w:numPr>
          <w:ilvl w:val="0"/>
          <w:numId w:val="22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회사가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이해관계인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및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이해관계인이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아닌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경업금지의무자로부터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hyperlink w:anchor="별지3퇴사제한및경업금지약정서" w:history="1">
        <w:r w:rsidRPr="00EE15E5">
          <w:rPr>
            <w:rStyle w:val="af7"/>
            <w:rFonts w:ascii="Times New Roman" w:eastAsia="바탕체" w:hAnsi="Times New Roman" w:cs="Times New Roman"/>
            <w:kern w:val="0"/>
            <w:szCs w:val="20"/>
          </w:rPr>
          <w:t>(</w:t>
        </w:r>
        <w:r w:rsidRPr="00EE15E5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별지</w:t>
        </w:r>
        <w:r w:rsidRPr="00EE15E5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3)</w:t>
        </w:r>
        <w:r w:rsidRPr="00EE15E5">
          <w:rPr>
            <w:rStyle w:val="af7"/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Pr="00EE15E5">
          <w:rPr>
            <w:rStyle w:val="af7"/>
            <w:rFonts w:ascii="Times New Roman" w:eastAsia="바탕체" w:hAnsi="Times New Roman" w:cs="Times New Roman"/>
            <w:kern w:val="0"/>
            <w:szCs w:val="20"/>
          </w:rPr>
          <w:t>퇴사제한</w:t>
        </w:r>
        <w:r w:rsidRPr="00EE15E5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Pr="00EE15E5">
          <w:rPr>
            <w:rStyle w:val="af7"/>
            <w:rFonts w:ascii="Times New Roman" w:eastAsia="바탕체" w:hAnsi="Times New Roman" w:cs="Times New Roman"/>
            <w:kern w:val="0"/>
            <w:szCs w:val="20"/>
          </w:rPr>
          <w:t>및</w:t>
        </w:r>
        <w:r w:rsidRPr="00EE15E5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Pr="00EE15E5">
          <w:rPr>
            <w:rStyle w:val="af7"/>
            <w:rFonts w:ascii="Times New Roman" w:eastAsia="바탕체" w:hAnsi="Times New Roman" w:cs="Times New Roman"/>
            <w:kern w:val="0"/>
            <w:szCs w:val="20"/>
          </w:rPr>
          <w:t>경업금지</w:t>
        </w:r>
        <w:r w:rsidRPr="00EE15E5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Pr="00EE15E5">
          <w:rPr>
            <w:rStyle w:val="af7"/>
            <w:rFonts w:ascii="Times New Roman" w:eastAsia="바탕체" w:hAnsi="Times New Roman" w:cs="Times New Roman"/>
            <w:kern w:val="0"/>
            <w:szCs w:val="20"/>
          </w:rPr>
          <w:t>약정서</w:t>
        </w:r>
      </w:hyperlink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에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서명날인을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받아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투자자에게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교부할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것</w:t>
      </w:r>
      <w:r w:rsidRPr="00EE15E5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70DD6FE8" w14:textId="77777777" w:rsidR="00196687" w:rsidRPr="00EE15E5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kern w:val="0"/>
          <w:szCs w:val="20"/>
        </w:rPr>
      </w:pPr>
    </w:p>
    <w:p w14:paraId="7A1AFF81" w14:textId="2A854B4F" w:rsidR="00196687" w:rsidRPr="00EE15E5" w:rsidRDefault="00802F73" w:rsidP="00F917F4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kern w:val="0"/>
          <w:szCs w:val="20"/>
        </w:rPr>
      </w:pPr>
      <w:bookmarkStart w:id="117" w:name="제4조"/>
      <w:bookmarkEnd w:id="117"/>
      <w:r w:rsidRPr="00EE15E5">
        <w:rPr>
          <w:rFonts w:ascii="Times New Roman" w:eastAsia="바탕체" w:hint="eastAsia"/>
          <w:b/>
          <w:kern w:val="0"/>
          <w:szCs w:val="20"/>
        </w:rPr>
        <w:t xml:space="preserve"> </w:t>
      </w:r>
      <w:r w:rsidR="00C90F1D" w:rsidRPr="00EE15E5">
        <w:rPr>
          <w:rFonts w:ascii="Times New Roman" w:eastAsia="바탕체" w:hint="eastAsia"/>
          <w:b/>
          <w:kern w:val="0"/>
          <w:szCs w:val="20"/>
        </w:rPr>
        <w:t>회사</w:t>
      </w:r>
      <w:r w:rsidR="00C90F1D" w:rsidRPr="00EE15E5">
        <w:rPr>
          <w:rFonts w:ascii="Times New Roman" w:eastAsia="바탕체" w:hint="eastAsia"/>
          <w:b/>
          <w:kern w:val="0"/>
          <w:szCs w:val="20"/>
        </w:rPr>
        <w:t xml:space="preserve"> </w:t>
      </w:r>
      <w:r w:rsidR="00C90F1D" w:rsidRPr="00EE15E5">
        <w:rPr>
          <w:rFonts w:ascii="Times New Roman" w:eastAsia="바탕체" w:hint="eastAsia"/>
          <w:b/>
          <w:kern w:val="0"/>
          <w:szCs w:val="20"/>
        </w:rPr>
        <w:t>및</w:t>
      </w:r>
      <w:r w:rsidR="00C90F1D" w:rsidRPr="00EE15E5">
        <w:rPr>
          <w:rFonts w:ascii="Times New Roman" w:eastAsia="바탕체" w:hint="eastAsia"/>
          <w:b/>
          <w:kern w:val="0"/>
          <w:szCs w:val="20"/>
        </w:rPr>
        <w:t xml:space="preserve"> </w:t>
      </w:r>
      <w:r w:rsidR="00C90F1D" w:rsidRPr="00EE15E5">
        <w:rPr>
          <w:rFonts w:ascii="Times New Roman" w:eastAsia="바탕체" w:hint="eastAsia"/>
          <w:b/>
          <w:kern w:val="0"/>
          <w:szCs w:val="20"/>
        </w:rPr>
        <w:t>이해관계인의</w:t>
      </w:r>
      <w:r w:rsidR="00C90F1D" w:rsidRPr="00EE15E5">
        <w:rPr>
          <w:rFonts w:ascii="Times New Roman" w:eastAsia="바탕체" w:hint="eastAsia"/>
          <w:b/>
          <w:kern w:val="0"/>
          <w:szCs w:val="20"/>
        </w:rPr>
        <w:t xml:space="preserve"> </w:t>
      </w:r>
      <w:r w:rsidR="00196687" w:rsidRPr="00EE15E5">
        <w:rPr>
          <w:rFonts w:ascii="Times New Roman" w:eastAsia="바탕체"/>
          <w:b/>
          <w:kern w:val="0"/>
          <w:szCs w:val="20"/>
        </w:rPr>
        <w:t>진술과</w:t>
      </w:r>
      <w:r w:rsidR="00196687" w:rsidRPr="00EE15E5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EE15E5">
        <w:rPr>
          <w:rFonts w:ascii="Times New Roman" w:eastAsia="바탕체"/>
          <w:b/>
          <w:kern w:val="0"/>
          <w:szCs w:val="20"/>
        </w:rPr>
        <w:t>보장</w:t>
      </w:r>
    </w:p>
    <w:p w14:paraId="78C8EB2D" w14:textId="7CF10854" w:rsidR="00196687" w:rsidRPr="00EE15E5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이해관계인은</w:t>
      </w:r>
      <w:r w:rsidRPr="00EE15E5">
        <w:rPr>
          <w:rFonts w:ascii="Times New Roman" w:eastAsia="바탕체" w:hAnsi="Times New Roman" w:cs="Times New Roman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본</w:t>
      </w:r>
      <w:r w:rsidRPr="00EE15E5">
        <w:rPr>
          <w:rFonts w:ascii="Times New Roman" w:eastAsia="바탕체" w:hAnsi="Times New Roman" w:cs="Times New Roman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계약</w:t>
      </w:r>
      <w:r w:rsidRPr="00EE15E5">
        <w:rPr>
          <w:rFonts w:ascii="Times New Roman" w:eastAsia="바탕체" w:hAnsi="Times New Roman" w:cs="Times New Roman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체결일로부터</w:t>
      </w:r>
      <w:r w:rsidRPr="00EE15E5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EE15E5">
        <w:rPr>
          <w:rFonts w:ascii="Times New Roman" w:eastAsia="바탕체" w:hAnsi="Times New Roman" w:cs="Times New Roman"/>
          <w:szCs w:val="20"/>
        </w:rPr>
        <w:t>거래완결일까지</w:t>
      </w:r>
      <w:proofErr w:type="spellEnd"/>
      <w:r w:rsidRPr="00EE15E5">
        <w:rPr>
          <w:rFonts w:ascii="Times New Roman" w:eastAsia="바탕체" w:hAnsi="Times New Roman" w:cs="Times New Roman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각자</w:t>
      </w:r>
      <w:r w:rsidRPr="00EE15E5">
        <w:rPr>
          <w:rFonts w:ascii="Times New Roman" w:eastAsia="바탕체" w:hAnsi="Times New Roman" w:cs="Times New Roman"/>
          <w:szCs w:val="20"/>
        </w:rPr>
        <w:t xml:space="preserve"> </w:t>
      </w:r>
      <w:hyperlink w:anchor="별지1진술과보장" w:history="1">
        <w:r w:rsidR="00C70CD8" w:rsidRPr="00EE15E5">
          <w:rPr>
            <w:rStyle w:val="af7"/>
            <w:rFonts w:ascii="Times New Roman" w:eastAsia="바탕체" w:hAnsi="Times New Roman" w:cs="Times New Roman"/>
            <w:szCs w:val="20"/>
          </w:rPr>
          <w:t>(</w:t>
        </w:r>
        <w:r w:rsidR="00C70CD8" w:rsidRPr="00EE15E5">
          <w:rPr>
            <w:rStyle w:val="af7"/>
            <w:rFonts w:ascii="Times New Roman" w:eastAsia="바탕체" w:hAnsi="Times New Roman" w:cs="Times New Roman" w:hint="eastAsia"/>
            <w:szCs w:val="20"/>
          </w:rPr>
          <w:t>별지</w:t>
        </w:r>
        <w:r w:rsidR="00C70CD8" w:rsidRPr="00EE15E5">
          <w:rPr>
            <w:rStyle w:val="af7"/>
            <w:rFonts w:ascii="Times New Roman" w:eastAsia="바탕체" w:hAnsi="Times New Roman" w:cs="Times New Roman" w:hint="eastAsia"/>
            <w:szCs w:val="20"/>
          </w:rPr>
          <w:t xml:space="preserve"> </w:t>
        </w:r>
        <w:r w:rsidR="00C70CD8" w:rsidRPr="00EE15E5">
          <w:rPr>
            <w:rStyle w:val="af7"/>
            <w:rFonts w:ascii="Times New Roman" w:eastAsia="바탕체" w:hAnsi="Times New Roman" w:cs="Times New Roman"/>
            <w:szCs w:val="20"/>
          </w:rPr>
          <w:t>1</w:t>
        </w:r>
        <w:proofErr w:type="gramStart"/>
        <w:r w:rsidR="00C70CD8" w:rsidRPr="00EE15E5">
          <w:rPr>
            <w:rStyle w:val="af7"/>
            <w:rFonts w:ascii="Times New Roman" w:eastAsia="바탕체" w:hAnsi="Times New Roman" w:cs="Times New Roman"/>
            <w:szCs w:val="20"/>
          </w:rPr>
          <w:t xml:space="preserve">) </w:t>
        </w:r>
        <w:r w:rsidRPr="00EE15E5">
          <w:rPr>
            <w:rStyle w:val="af7"/>
            <w:rFonts w:ascii="Times New Roman" w:eastAsia="바탕체" w:hAnsi="Times New Roman" w:cs="Times New Roman"/>
            <w:szCs w:val="20"/>
          </w:rPr>
          <w:t>의</w:t>
        </w:r>
        <w:proofErr w:type="gramEnd"/>
        <w:r w:rsidRPr="00EE15E5">
          <w:rPr>
            <w:rStyle w:val="af7"/>
            <w:rFonts w:ascii="Times New Roman" w:eastAsia="바탕체" w:hAnsi="Times New Roman" w:cs="Times New Roman"/>
            <w:szCs w:val="20"/>
          </w:rPr>
          <w:t xml:space="preserve"> </w:t>
        </w:r>
        <w:r w:rsidRPr="00EE15E5">
          <w:rPr>
            <w:rStyle w:val="af7"/>
            <w:rFonts w:ascii="Times New Roman" w:eastAsia="바탕체" w:hAnsi="Times New Roman" w:cs="Times New Roman"/>
            <w:szCs w:val="20"/>
          </w:rPr>
          <w:t>진술과</w:t>
        </w:r>
        <w:r w:rsidRPr="00EE15E5">
          <w:rPr>
            <w:rStyle w:val="af7"/>
            <w:rFonts w:ascii="Times New Roman" w:eastAsia="바탕체" w:hAnsi="Times New Roman" w:cs="Times New Roman"/>
            <w:szCs w:val="20"/>
          </w:rPr>
          <w:t xml:space="preserve"> </w:t>
        </w:r>
        <w:r w:rsidRPr="00EE15E5">
          <w:rPr>
            <w:rStyle w:val="af7"/>
            <w:rFonts w:ascii="Times New Roman" w:eastAsia="바탕체" w:hAnsi="Times New Roman" w:cs="Times New Roman"/>
            <w:szCs w:val="20"/>
          </w:rPr>
          <w:t>보장</w:t>
        </w:r>
      </w:hyperlink>
      <w:r w:rsidRPr="00EE15E5">
        <w:rPr>
          <w:rFonts w:ascii="Times New Roman" w:eastAsia="바탕체" w:hAnsi="Times New Roman" w:cs="Times New Roman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사항이</w:t>
      </w:r>
      <w:r w:rsidRPr="00EE15E5">
        <w:rPr>
          <w:rFonts w:ascii="Times New Roman" w:eastAsia="바탕체" w:hAnsi="Times New Roman" w:cs="Times New Roman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진실되고</w:t>
      </w:r>
      <w:r w:rsidRPr="00EE15E5">
        <w:rPr>
          <w:rFonts w:ascii="Times New Roman" w:eastAsia="바탕체" w:hAnsi="Times New Roman" w:cs="Times New Roman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정확함을</w:t>
      </w:r>
      <w:r w:rsidRPr="00EE15E5">
        <w:rPr>
          <w:rFonts w:ascii="Times New Roman" w:eastAsia="바탕체" w:hAnsi="Times New Roman" w:cs="Times New Roman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진술하고</w:t>
      </w:r>
      <w:r w:rsidRPr="00EE15E5">
        <w:rPr>
          <w:rFonts w:ascii="Times New Roman" w:eastAsia="바탕체" w:hAnsi="Times New Roman" w:cs="Times New Roman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보장한다</w:t>
      </w:r>
      <w:r w:rsidRPr="00EE15E5">
        <w:rPr>
          <w:rFonts w:ascii="Times New Roman" w:eastAsia="바탕체" w:hAnsi="Times New Roman" w:cs="Times New Roman"/>
          <w:szCs w:val="20"/>
        </w:rPr>
        <w:t>.</w:t>
      </w:r>
    </w:p>
    <w:p w14:paraId="29AC5CDE" w14:textId="56A6E98B" w:rsidR="00AF150B" w:rsidRPr="00EE15E5" w:rsidRDefault="00AF150B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1CFB16D8" w14:textId="39158942" w:rsidR="00C90F1D" w:rsidRPr="00EE15E5" w:rsidRDefault="00C90F1D" w:rsidP="00C90F1D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kern w:val="0"/>
          <w:szCs w:val="20"/>
        </w:rPr>
      </w:pPr>
      <w:r w:rsidRPr="00EE15E5">
        <w:rPr>
          <w:rFonts w:ascii="Times New Roman" w:eastAsia="바탕체" w:hint="eastAsia"/>
          <w:b/>
          <w:kern w:val="0"/>
          <w:szCs w:val="20"/>
        </w:rPr>
        <w:t xml:space="preserve"> </w:t>
      </w:r>
      <w:r w:rsidRPr="00EE15E5">
        <w:rPr>
          <w:rFonts w:ascii="Times New Roman" w:eastAsia="바탕체" w:hint="eastAsia"/>
          <w:b/>
          <w:kern w:val="0"/>
          <w:szCs w:val="20"/>
        </w:rPr>
        <w:t>투자자의</w:t>
      </w:r>
      <w:r w:rsidRPr="00EE15E5">
        <w:rPr>
          <w:rFonts w:ascii="Times New Roman" w:eastAsia="바탕체" w:hint="eastAsia"/>
          <w:b/>
          <w:kern w:val="0"/>
          <w:szCs w:val="20"/>
        </w:rPr>
        <w:t xml:space="preserve"> </w:t>
      </w:r>
      <w:r w:rsidRPr="00EE15E5">
        <w:rPr>
          <w:rFonts w:ascii="Times New Roman" w:eastAsia="바탕체"/>
          <w:b/>
          <w:kern w:val="0"/>
          <w:szCs w:val="20"/>
        </w:rPr>
        <w:t>진술과</w:t>
      </w:r>
      <w:r w:rsidRPr="00EE15E5">
        <w:rPr>
          <w:rFonts w:ascii="Times New Roman" w:eastAsia="바탕체"/>
          <w:b/>
          <w:kern w:val="0"/>
          <w:szCs w:val="20"/>
        </w:rPr>
        <w:t xml:space="preserve"> </w:t>
      </w:r>
      <w:r w:rsidRPr="00EE15E5">
        <w:rPr>
          <w:rFonts w:ascii="Times New Roman" w:eastAsia="바탕체"/>
          <w:b/>
          <w:kern w:val="0"/>
          <w:szCs w:val="20"/>
        </w:rPr>
        <w:t>보장</w:t>
      </w:r>
    </w:p>
    <w:p w14:paraId="0BEF1684" w14:textId="77777777" w:rsidR="00C90F1D" w:rsidRDefault="00C90F1D" w:rsidP="00C90F1D">
      <w:pPr>
        <w:kinsoku w:val="0"/>
        <w:wordWrap/>
        <w:adjustRightInd w:val="0"/>
        <w:snapToGrid w:val="0"/>
        <w:spacing w:after="60" w:line="360" w:lineRule="auto"/>
        <w:rPr>
          <w:rFonts w:ascii="HY신명조" w:eastAsia="HY신명조"/>
          <w:sz w:val="22"/>
        </w:rPr>
      </w:pPr>
      <w:r w:rsidRPr="00EE15E5">
        <w:rPr>
          <w:rFonts w:ascii="Times New Roman" w:eastAsia="바탕체" w:hAnsi="Times New Roman" w:cs="Times New Roman"/>
          <w:szCs w:val="20"/>
        </w:rPr>
        <w:t>“</w:t>
      </w:r>
      <w:r w:rsidRPr="00EE15E5">
        <w:rPr>
          <w:rFonts w:ascii="Times New Roman" w:eastAsia="바탕체" w:hAnsi="Times New Roman" w:cs="Times New Roman" w:hint="eastAsia"/>
          <w:szCs w:val="20"/>
        </w:rPr>
        <w:t>투자자</w:t>
      </w:r>
      <w:r w:rsidRPr="00EE15E5">
        <w:rPr>
          <w:rFonts w:ascii="Times New Roman" w:eastAsia="바탕체" w:hAnsi="Times New Roman" w:cs="Times New Roman"/>
          <w:szCs w:val="20"/>
        </w:rPr>
        <w:t>”</w:t>
      </w:r>
      <w:r w:rsidRPr="00EE15E5">
        <w:rPr>
          <w:rFonts w:ascii="Times New Roman" w:eastAsia="바탕체" w:hAnsi="Times New Roman" w:cs="Times New Roman" w:hint="eastAsia"/>
          <w:szCs w:val="20"/>
        </w:rPr>
        <w:t>는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본</w:t>
      </w:r>
      <w:r w:rsidRPr="00EE15E5">
        <w:rPr>
          <w:rFonts w:ascii="Times New Roman" w:eastAsia="바탕체" w:hAnsi="Times New Roman" w:cs="Times New Roman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계약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체결일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뿐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아니라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/>
          <w:szCs w:val="20"/>
        </w:rPr>
        <w:t>“</w:t>
      </w:r>
      <w:r w:rsidRPr="00EE15E5">
        <w:rPr>
          <w:rFonts w:ascii="Times New Roman" w:eastAsia="바탕체" w:hAnsi="Times New Roman" w:cs="Times New Roman" w:hint="eastAsia"/>
          <w:szCs w:val="20"/>
        </w:rPr>
        <w:t>거래종결일</w:t>
      </w:r>
      <w:r w:rsidRPr="00EE15E5">
        <w:rPr>
          <w:rFonts w:ascii="Times New Roman" w:eastAsia="바탕체" w:hAnsi="Times New Roman" w:cs="Times New Roman"/>
          <w:szCs w:val="20"/>
        </w:rPr>
        <w:t xml:space="preserve">” </w:t>
      </w:r>
      <w:r w:rsidRPr="00EE15E5">
        <w:rPr>
          <w:rFonts w:ascii="Times New Roman" w:eastAsia="바탕체" w:hAnsi="Times New Roman" w:cs="Times New Roman" w:hint="eastAsia"/>
          <w:szCs w:val="20"/>
        </w:rPr>
        <w:t>현재에도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다음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각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항의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사실이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중요한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부분에서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진실되고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정확함을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진술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및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보증한다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. </w:t>
      </w:r>
      <w:r w:rsidRPr="00EE15E5">
        <w:rPr>
          <w:rFonts w:ascii="Times New Roman" w:eastAsia="바탕체" w:hAnsi="Times New Roman" w:cs="Times New Roman" w:hint="eastAsia"/>
          <w:szCs w:val="20"/>
        </w:rPr>
        <w:t>다만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, </w:t>
      </w:r>
      <w:r w:rsidRPr="00EE15E5">
        <w:rPr>
          <w:rFonts w:ascii="Times New Roman" w:eastAsia="바탕체" w:hAnsi="Times New Roman" w:cs="Times New Roman" w:hint="eastAsia"/>
          <w:szCs w:val="20"/>
        </w:rPr>
        <w:t>어느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특정일을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기준으로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하여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언급하고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있는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진술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및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보증사항은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그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특정일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현재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진실하고</w:t>
      </w:r>
      <w:r w:rsidRPr="00EE15E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EE15E5">
        <w:rPr>
          <w:rFonts w:ascii="Times New Roman" w:eastAsia="바탕체" w:hAnsi="Times New Roman" w:cs="Times New Roman" w:hint="eastAsia"/>
          <w:szCs w:val="20"/>
        </w:rPr>
        <w:t>정확함을</w:t>
      </w:r>
      <w:r w:rsidRPr="00C90F1D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szCs w:val="20"/>
        </w:rPr>
        <w:t>의미한다</w:t>
      </w:r>
      <w:r w:rsidRPr="00C90F1D">
        <w:rPr>
          <w:rFonts w:ascii="Times New Roman" w:eastAsia="바탕체" w:hAnsi="Times New Roman" w:cs="Times New Roman" w:hint="eastAsia"/>
          <w:szCs w:val="20"/>
        </w:rPr>
        <w:t>.</w:t>
      </w:r>
    </w:p>
    <w:p w14:paraId="1AC7CA59" w14:textId="119501D0" w:rsidR="00C90F1D" w:rsidRDefault="00C90F1D">
      <w:pPr>
        <w:widowControl/>
        <w:numPr>
          <w:ilvl w:val="0"/>
          <w:numId w:val="72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C90F1D">
        <w:rPr>
          <w:rFonts w:ascii="Times New Roman" w:eastAsia="바탕체" w:hAnsi="Times New Roman" w:cs="Times New Roman"/>
          <w:kern w:val="0"/>
          <w:szCs w:val="20"/>
        </w:rPr>
        <w:t>“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투자자</w:t>
      </w:r>
      <w:r w:rsidRPr="00C90F1D">
        <w:rPr>
          <w:rFonts w:ascii="Times New Roman" w:eastAsia="바탕체" w:hAnsi="Times New Roman" w:cs="Times New Roman"/>
          <w:kern w:val="0"/>
          <w:szCs w:val="20"/>
        </w:rPr>
        <w:t>”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는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대한민국의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법률에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따라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적법하게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설립되어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유효하게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존속하고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있다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6AB4A24A" w14:textId="77777777" w:rsidR="00C90F1D" w:rsidRDefault="00C90F1D">
      <w:pPr>
        <w:widowControl/>
        <w:numPr>
          <w:ilvl w:val="0"/>
          <w:numId w:val="72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C90F1D">
        <w:rPr>
          <w:rFonts w:ascii="Times New Roman" w:eastAsia="바탕체" w:hAnsi="Times New Roman" w:cs="Times New Roman"/>
          <w:kern w:val="0"/>
          <w:szCs w:val="20"/>
        </w:rPr>
        <w:t>“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투자자</w:t>
      </w:r>
      <w:r w:rsidRPr="00C90F1D">
        <w:rPr>
          <w:rFonts w:ascii="Times New Roman" w:eastAsia="바탕체" w:hAnsi="Times New Roman" w:cs="Times New Roman"/>
          <w:kern w:val="0"/>
          <w:szCs w:val="20"/>
        </w:rPr>
        <w:t>”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는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/>
          <w:kern w:val="0"/>
          <w:szCs w:val="20"/>
        </w:rPr>
        <w:t>본</w:t>
      </w:r>
      <w:r w:rsidRPr="00C90F1D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/>
          <w:kern w:val="0"/>
          <w:szCs w:val="20"/>
        </w:rPr>
        <w:t>계약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을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체결하고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,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이행하는데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필요한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모든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법적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권한을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보유하고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있다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5C5A5D26" w14:textId="09534448" w:rsidR="00C90F1D" w:rsidRPr="00C90F1D" w:rsidRDefault="00C90F1D">
      <w:pPr>
        <w:widowControl/>
        <w:numPr>
          <w:ilvl w:val="0"/>
          <w:numId w:val="72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kern w:val="0"/>
          <w:szCs w:val="20"/>
        </w:rPr>
      </w:pPr>
      <w:r w:rsidRPr="00C90F1D">
        <w:rPr>
          <w:rFonts w:ascii="Times New Roman" w:eastAsia="바탕체" w:hAnsi="Times New Roman" w:cs="Times New Roman"/>
          <w:kern w:val="0"/>
          <w:szCs w:val="20"/>
        </w:rPr>
        <w:t>본</w:t>
      </w:r>
      <w:r w:rsidRPr="00C90F1D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/>
          <w:kern w:val="0"/>
          <w:szCs w:val="20"/>
        </w:rPr>
        <w:t>계약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에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의한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/>
          <w:kern w:val="0"/>
          <w:szCs w:val="20"/>
        </w:rPr>
        <w:t>“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투자자</w:t>
      </w:r>
      <w:r w:rsidRPr="00C90F1D">
        <w:rPr>
          <w:rFonts w:ascii="Times New Roman" w:eastAsia="바탕체" w:hAnsi="Times New Roman" w:cs="Times New Roman"/>
          <w:kern w:val="0"/>
          <w:szCs w:val="20"/>
        </w:rPr>
        <w:t>”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의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/>
          <w:kern w:val="0"/>
          <w:szCs w:val="20"/>
        </w:rPr>
        <w:t>“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본건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우선주식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인수대금</w:t>
      </w:r>
      <w:r w:rsidRPr="00C90F1D">
        <w:rPr>
          <w:rFonts w:ascii="Times New Roman" w:eastAsia="바탕체" w:hAnsi="Times New Roman" w:cs="Times New Roman"/>
          <w:kern w:val="0"/>
          <w:szCs w:val="20"/>
        </w:rPr>
        <w:t>”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지급의무는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적법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,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유효한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것으로서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집행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가능한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법적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의무이다</w:t>
      </w:r>
      <w:r w:rsidRPr="00C90F1D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3B5A22A0" w14:textId="77777777" w:rsidR="00C90F1D" w:rsidRPr="00C90F1D" w:rsidRDefault="00C90F1D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5D6C9A16" w14:textId="674DDD8C" w:rsidR="00196687" w:rsidRPr="00571710" w:rsidRDefault="00802F73" w:rsidP="00F917F4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bookmarkStart w:id="118" w:name="제5조"/>
      <w:bookmarkEnd w:id="118"/>
      <w:r>
        <w:rPr>
          <w:rFonts w:ascii="Times New Roman" w:eastAsia="바탕체" w:hint="eastAsia"/>
          <w:b/>
          <w:kern w:val="0"/>
          <w:szCs w:val="20"/>
        </w:rPr>
        <w:t xml:space="preserve"> </w:t>
      </w:r>
      <w:proofErr w:type="spellStart"/>
      <w:r w:rsidR="00196687" w:rsidRPr="00571710">
        <w:rPr>
          <w:rFonts w:ascii="Times New Roman" w:eastAsia="바탕체"/>
          <w:b/>
          <w:kern w:val="0"/>
          <w:szCs w:val="20"/>
        </w:rPr>
        <w:t>거래완결</w:t>
      </w:r>
      <w:proofErr w:type="spellEnd"/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전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해제</w:t>
      </w:r>
    </w:p>
    <w:p w14:paraId="2A6026F8" w14:textId="77777777" w:rsidR="00196687" w:rsidRPr="00571710" w:rsidRDefault="00196687">
      <w:pPr>
        <w:numPr>
          <w:ilvl w:val="0"/>
          <w:numId w:val="23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거래완결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당사자들의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서면합의에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해제할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45C3BDED" w14:textId="0DF544BC" w:rsidR="00196687" w:rsidRPr="00571710" w:rsidRDefault="00196687">
      <w:pPr>
        <w:numPr>
          <w:ilvl w:val="0"/>
          <w:numId w:val="23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호에서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거래완결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귀책사유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당사자에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해제될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거래완결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후에는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7042A8">
        <w:rPr>
          <w:rFonts w:ascii="Times New Roman" w:eastAsia="바탕체" w:hAnsi="Times New Roman" w:cs="Times New Roman"/>
          <w:szCs w:val="20"/>
        </w:rPr>
        <w:t>본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계약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hyperlink w:anchor="제28조" w:history="1">
        <w:r w:rsidRPr="007042A8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Pr="007042A8">
          <w:rPr>
            <w:rStyle w:val="af7"/>
            <w:rFonts w:ascii="Times New Roman" w:eastAsia="바탕체" w:hAnsi="Times New Roman" w:cs="Times New Roman"/>
            <w:szCs w:val="20"/>
          </w:rPr>
          <w:t>2</w:t>
        </w:r>
        <w:r w:rsidR="003215C3">
          <w:rPr>
            <w:rStyle w:val="af7"/>
            <w:rFonts w:ascii="Times New Roman" w:eastAsia="바탕체" w:hAnsi="Times New Roman" w:cs="Times New Roman"/>
            <w:szCs w:val="20"/>
          </w:rPr>
          <w:t>9</w:t>
        </w:r>
        <w:r w:rsidRPr="007042A8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Pr="007042A8">
        <w:rPr>
          <w:rFonts w:ascii="Times New Roman" w:eastAsia="바탕체" w:hAnsi="Times New Roman" w:cs="Times New Roman"/>
          <w:szCs w:val="20"/>
        </w:rPr>
        <w:t>에서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정한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주식매수청구는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별론으로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8123EC"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 xml:space="preserve">)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해제하지는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못한다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015A1208" w14:textId="7E03A3ED" w:rsidR="00196687" w:rsidRPr="00571710" w:rsidRDefault="00196687" w:rsidP="00571710">
      <w:pPr>
        <w:numPr>
          <w:ilvl w:val="2"/>
          <w:numId w:val="4"/>
        </w:numPr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일방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당사자가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위반하고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진술과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</w:t>
      </w:r>
      <w:r w:rsidRPr="00571710">
        <w:rPr>
          <w:rFonts w:ascii="Times New Roman" w:eastAsia="바탕체" w:hAnsi="Times New Roman" w:cs="Times New Roman"/>
          <w:szCs w:val="20"/>
        </w:rPr>
        <w:t xml:space="preserve">) </w:t>
      </w:r>
      <w:r w:rsidRPr="00571710">
        <w:rPr>
          <w:rFonts w:ascii="Times New Roman" w:eastAsia="바탕체" w:hAnsi="Times New Roman" w:cs="Times New Roman"/>
          <w:szCs w:val="20"/>
        </w:rPr>
        <w:t>상대방의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8A224C" w:rsidRPr="00571710">
        <w:rPr>
          <w:rFonts w:ascii="Times New Roman" w:eastAsia="바탕체" w:hAnsi="Times New Roman" w:cs="Times New Roman"/>
          <w:szCs w:val="20"/>
        </w:rPr>
        <w:t>[</w:t>
      </w:r>
      <w:r w:rsidRPr="00571710">
        <w:rPr>
          <w:rFonts w:ascii="Times New Roman" w:eastAsia="바탕체" w:hAnsi="Times New Roman" w:cs="Times New Roman"/>
          <w:szCs w:val="20"/>
        </w:rPr>
        <w:t>5</w:t>
      </w:r>
      <w:r w:rsidR="008A224C" w:rsidRPr="00571710">
        <w:rPr>
          <w:rFonts w:ascii="Times New Roman" w:eastAsia="바탕체" w:hAnsi="Times New Roman" w:cs="Times New Roman"/>
          <w:szCs w:val="20"/>
        </w:rPr>
        <w:t>]</w:t>
      </w:r>
      <w:r w:rsidRPr="00571710">
        <w:rPr>
          <w:rFonts w:ascii="Times New Roman" w:eastAsia="바탕체" w:hAnsi="Times New Roman" w:cs="Times New Roman"/>
          <w:szCs w:val="20"/>
        </w:rPr>
        <w:t>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치유하지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</w:p>
    <w:p w14:paraId="777263B7" w14:textId="462A711E" w:rsidR="00196687" w:rsidRPr="00571710" w:rsidRDefault="00034C3B" w:rsidP="00571710">
      <w:pPr>
        <w:numPr>
          <w:ilvl w:val="2"/>
          <w:numId w:val="4"/>
        </w:numPr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hyperlink w:anchor="제3조" w:history="1">
        <w:r w:rsidR="00196687" w:rsidRPr="00775D14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196687" w:rsidRPr="00775D14">
          <w:rPr>
            <w:rStyle w:val="af7"/>
            <w:rFonts w:ascii="Times New Roman" w:eastAsia="바탕체" w:hAnsi="Times New Roman" w:cs="Times New Roman"/>
            <w:szCs w:val="20"/>
          </w:rPr>
          <w:t>3</w:t>
        </w:r>
        <w:r w:rsidR="00196687" w:rsidRPr="00775D14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="00196687" w:rsidRPr="00571710">
        <w:rPr>
          <w:rFonts w:ascii="Times New Roman" w:eastAsia="바탕체" w:hAnsi="Times New Roman" w:cs="Times New Roman"/>
          <w:szCs w:val="20"/>
        </w:rPr>
        <w:t>의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선행조건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="00196687" w:rsidRPr="00571710">
        <w:rPr>
          <w:rFonts w:ascii="Times New Roman" w:eastAsia="바탕체" w:hAnsi="Times New Roman" w:cs="Times New Roman"/>
          <w:szCs w:val="20"/>
        </w:rPr>
        <w:t>불충족</w:t>
      </w:r>
      <w:proofErr w:type="spellEnd"/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기타의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사유로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="00196687" w:rsidRPr="00571710">
        <w:rPr>
          <w:rFonts w:ascii="Times New Roman" w:eastAsia="바탕체" w:hAnsi="Times New Roman" w:cs="Times New Roman"/>
          <w:szCs w:val="20"/>
        </w:rPr>
        <w:t>거래완결이</w:t>
      </w:r>
      <w:proofErr w:type="spellEnd"/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8A224C" w:rsidRPr="00571710">
        <w:rPr>
          <w:rFonts w:ascii="Times New Roman" w:eastAsia="바탕체" w:hAnsi="Times New Roman" w:cs="Times New Roman"/>
          <w:szCs w:val="20"/>
          <w:highlight w:val="red"/>
        </w:rPr>
        <w:t>[</w:t>
      </w:r>
      <w:r w:rsidR="00196687" w:rsidRPr="00571710">
        <w:rPr>
          <w:rFonts w:ascii="Times New Roman" w:eastAsia="바탕체" w:hAnsi="Times New Roman" w:cs="Times New Roman"/>
          <w:szCs w:val="20"/>
          <w:highlight w:val="red"/>
        </w:rPr>
        <w:t>20</w:t>
      </w:r>
      <w:r w:rsidR="00E31EE7">
        <w:rPr>
          <w:rFonts w:ascii="Times New Roman" w:eastAsia="바탕체" w:hAnsi="Times New Roman" w:cs="Times New Roman"/>
          <w:szCs w:val="20"/>
          <w:highlight w:val="red"/>
        </w:rPr>
        <w:t>23</w:t>
      </w:r>
      <w:r w:rsidR="008A224C" w:rsidRPr="00571710">
        <w:rPr>
          <w:rFonts w:ascii="Times New Roman" w:eastAsia="바탕체" w:hAnsi="Times New Roman" w:cs="Times New Roman"/>
          <w:szCs w:val="20"/>
          <w:highlight w:val="red"/>
        </w:rPr>
        <w:t>]</w:t>
      </w:r>
      <w:r w:rsidR="00196687" w:rsidRPr="00571710">
        <w:rPr>
          <w:rFonts w:ascii="Times New Roman" w:eastAsia="바탕체" w:hAnsi="Times New Roman" w:cs="Times New Roman"/>
          <w:szCs w:val="20"/>
          <w:highlight w:val="red"/>
        </w:rPr>
        <w:t>년</w:t>
      </w:r>
      <w:r w:rsidR="00196687" w:rsidRPr="00571710">
        <w:rPr>
          <w:rFonts w:ascii="Times New Roman" w:eastAsia="바탕체" w:hAnsi="Times New Roman" w:cs="Times New Roman"/>
          <w:szCs w:val="20"/>
          <w:highlight w:val="red"/>
        </w:rPr>
        <w:t xml:space="preserve"> </w:t>
      </w:r>
      <w:r w:rsidR="00E31EE7">
        <w:rPr>
          <w:rFonts w:ascii="Times New Roman" w:eastAsia="바탕체" w:hAnsi="Times New Roman" w:cs="Times New Roman"/>
          <w:szCs w:val="20"/>
          <w:highlight w:val="red"/>
        </w:rPr>
        <w:t>[12</w:t>
      </w:r>
      <w:r w:rsidR="00E61680" w:rsidRPr="00571710">
        <w:rPr>
          <w:rFonts w:ascii="Times New Roman" w:eastAsia="바탕체" w:hAnsi="Times New Roman" w:cs="Times New Roman"/>
          <w:szCs w:val="20"/>
          <w:highlight w:val="red"/>
        </w:rPr>
        <w:t>]</w:t>
      </w:r>
      <w:r w:rsidR="00E61680" w:rsidRPr="00571710">
        <w:rPr>
          <w:rFonts w:ascii="Times New Roman" w:eastAsia="바탕체" w:hAnsi="Times New Roman" w:cs="Times New Roman"/>
          <w:szCs w:val="20"/>
          <w:highlight w:val="red"/>
        </w:rPr>
        <w:t>월</w:t>
      </w:r>
      <w:r w:rsidR="00E61680" w:rsidRPr="00571710">
        <w:rPr>
          <w:rFonts w:ascii="Times New Roman" w:eastAsia="바탕체" w:hAnsi="Times New Roman" w:cs="Times New Roman"/>
          <w:szCs w:val="20"/>
          <w:highlight w:val="red"/>
        </w:rPr>
        <w:t xml:space="preserve"> [</w:t>
      </w:r>
      <w:r w:rsidR="00E31EE7">
        <w:rPr>
          <w:rFonts w:ascii="Times New Roman" w:eastAsia="바탕체" w:hAnsi="Times New Roman" w:cs="Times New Roman"/>
          <w:szCs w:val="20"/>
          <w:highlight w:val="red"/>
        </w:rPr>
        <w:t>22</w:t>
      </w:r>
      <w:r w:rsidR="00E61680" w:rsidRPr="00571710">
        <w:rPr>
          <w:rFonts w:ascii="Times New Roman" w:eastAsia="바탕체" w:hAnsi="Times New Roman" w:cs="Times New Roman"/>
          <w:szCs w:val="20"/>
          <w:highlight w:val="red"/>
        </w:rPr>
        <w:t>]</w:t>
      </w:r>
      <w:r w:rsidR="00E61680" w:rsidRPr="00571710">
        <w:rPr>
          <w:rFonts w:ascii="Times New Roman" w:eastAsia="바탕체" w:hAnsi="Times New Roman" w:cs="Times New Roman"/>
          <w:szCs w:val="20"/>
        </w:rPr>
        <w:t>일</w:t>
      </w:r>
      <w:r w:rsidR="00196687" w:rsidRPr="00571710">
        <w:rPr>
          <w:rFonts w:ascii="Times New Roman" w:eastAsia="바탕체" w:hAnsi="Times New Roman" w:cs="Times New Roman"/>
          <w:szCs w:val="20"/>
        </w:rPr>
        <w:t>까지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이루어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지지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아니하는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경우</w:t>
      </w:r>
      <w:r w:rsidR="008123EC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및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선행조건이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충족될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수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없는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것이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확실해진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경우</w:t>
      </w:r>
    </w:p>
    <w:p w14:paraId="7A686721" w14:textId="0ACD99A5" w:rsidR="00196687" w:rsidRPr="00571710" w:rsidRDefault="00196687">
      <w:pPr>
        <w:numPr>
          <w:ilvl w:val="0"/>
          <w:numId w:val="23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="008A224C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2</w:t>
      </w:r>
      <w:r w:rsidRPr="00571710">
        <w:rPr>
          <w:rFonts w:ascii="Times New Roman" w:eastAsia="바탕체" w:hAnsi="Times New Roman" w:cs="Times New Roman"/>
          <w:szCs w:val="20"/>
        </w:rPr>
        <w:t>항에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귀책사유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당사자는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상대방에게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손해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회계실사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법률실사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비용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포함한다</w:t>
      </w:r>
      <w:r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배상하여야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4F5CC48D" w14:textId="00080937" w:rsidR="00491806" w:rsidRPr="00571710" w:rsidRDefault="00491806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4A4493BC" w14:textId="558841B7" w:rsidR="00112E79" w:rsidRPr="00112E79" w:rsidRDefault="00802F73" w:rsidP="00F917F4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bookmarkStart w:id="119" w:name="제6조"/>
      <w:bookmarkStart w:id="120" w:name="_Toc9431300"/>
      <w:bookmarkEnd w:id="119"/>
      <w:r>
        <w:rPr>
          <w:rFonts w:ascii="Times New Roman" w:eastAsia="바탕체" w:hint="eastAsia"/>
          <w:b/>
          <w:kern w:val="0"/>
          <w:szCs w:val="20"/>
        </w:rPr>
        <w:t xml:space="preserve"> </w:t>
      </w:r>
      <w:r w:rsidR="00112E79" w:rsidRPr="00112E79">
        <w:rPr>
          <w:rFonts w:ascii="Times New Roman" w:eastAsia="바탕체"/>
          <w:b/>
          <w:kern w:val="0"/>
          <w:szCs w:val="20"/>
        </w:rPr>
        <w:t>면책</w:t>
      </w:r>
      <w:bookmarkEnd w:id="120"/>
    </w:p>
    <w:p w14:paraId="43E46737" w14:textId="024FF670" w:rsidR="00112E79" w:rsidRPr="00112E79" w:rsidRDefault="00034C3B" w:rsidP="00112E79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hyperlink w:anchor="제4조" w:history="1">
        <w:r w:rsidR="00112E79" w:rsidRPr="00775D14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제</w:t>
        </w:r>
        <w:r w:rsidR="00112E79"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4</w:t>
        </w:r>
        <w:r w:rsidR="00112E79"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조</w:t>
        </w:r>
      </w:hyperlink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에서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정한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회사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또는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이해관계인의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진술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및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보장이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허위이거나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부정확한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경우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또는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회사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또는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이해관계인이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hyperlink w:anchor="제3조" w:history="1">
        <w:r w:rsidR="00112E79"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제</w:t>
        </w:r>
        <w:r w:rsidR="00112E79"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3</w:t>
        </w:r>
        <w:r w:rsidR="00112E79"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조</w:t>
        </w:r>
      </w:hyperlink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에서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정한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사항을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포함하여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본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계약에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따라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이행되어야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할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의무를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위반하거나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이행하지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아니하는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경우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회사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및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이해관계인은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그로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인하여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투자자가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입은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모든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손해와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손실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(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재무실사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비용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소송비용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변호사비용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포함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)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로부터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그러한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손해와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손실이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없었던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것과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동일한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수준으로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투자자를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spellStart"/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면책시켜야</w:t>
      </w:r>
      <w:proofErr w:type="spellEnd"/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한다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(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투자자가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입은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모든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손해와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손실에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대한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배상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및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보상</w:t>
      </w:r>
      <w:r w:rsidR="00112E79" w:rsidRPr="00112E79">
        <w:rPr>
          <w:rFonts w:ascii="Times New Roman" w:eastAsia="바탕체" w:hAnsi="Times New Roman" w:cs="Times New Roman" w:hint="eastAsia"/>
          <w:kern w:val="0"/>
          <w:szCs w:val="20"/>
        </w:rPr>
        <w:t>을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포함하되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그에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한정되지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아니한다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).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본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조에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따른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면책과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관련하여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회사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및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이해관계인은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회사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및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이해관계인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각각이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부담하는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의무에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대하여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연대책임을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부담한다</w:t>
      </w:r>
      <w:r w:rsidR="00112E79" w:rsidRPr="00112E79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55C384E5" w14:textId="48CE20D4" w:rsidR="00112E79" w:rsidRDefault="00112E79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26CE447A" w14:textId="77777777" w:rsidR="00112E79" w:rsidRPr="00571710" w:rsidRDefault="00112E79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2933EC50" w14:textId="77777777" w:rsidR="00196687" w:rsidRPr="00A64A92" w:rsidRDefault="00196687" w:rsidP="00A64A92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outlineLvl w:val="0"/>
        <w:rPr>
          <w:rFonts w:ascii="Times New Roman" w:eastAsia="바탕체" w:hAnsi="Times New Roman" w:cs="Times New Roman"/>
          <w:kern w:val="0"/>
          <w:sz w:val="28"/>
          <w:szCs w:val="28"/>
        </w:rPr>
      </w:pP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제</w:t>
      </w: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2</w:t>
      </w:r>
      <w:proofErr w:type="gramStart"/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장</w:t>
      </w: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 </w:t>
      </w: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종류주식</w:t>
      </w:r>
      <w:proofErr w:type="gramEnd"/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(</w:t>
      </w: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우선주</w:t>
      </w: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)</w:t>
      </w: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의</w:t>
      </w: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A64A92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내용</w:t>
      </w:r>
    </w:p>
    <w:p w14:paraId="47FD815E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6358D7DA" w14:textId="51E4E73F" w:rsidR="00196687" w:rsidRPr="00571710" w:rsidRDefault="00802F73" w:rsidP="004D26D5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bookmarkStart w:id="121" w:name="제7조"/>
      <w:bookmarkEnd w:id="121"/>
      <w:r>
        <w:rPr>
          <w:rFonts w:ascii="Times New Roman" w:eastAsia="바탕체" w:hint="eastAsia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의결권에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관한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사항</w:t>
      </w:r>
    </w:p>
    <w:p w14:paraId="625DA4D4" w14:textId="77777777" w:rsidR="00196687" w:rsidRPr="00571710" w:rsidRDefault="00196687">
      <w:pPr>
        <w:numPr>
          <w:ilvl w:val="0"/>
          <w:numId w:val="5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일주당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동일하게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일개의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의결권을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갖는다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보통주로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후의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보통주식은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일주당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일개의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의결권을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갖는다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3D8942AA" w14:textId="77777777" w:rsidR="00196687" w:rsidRPr="00571710" w:rsidRDefault="00196687">
      <w:pPr>
        <w:numPr>
          <w:ilvl w:val="0"/>
          <w:numId w:val="5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불리한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주주총회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결의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때에는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주주총회와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별도로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안건에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종류주주총회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결의를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거쳐야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55CF51F1" w14:textId="32A732C7" w:rsidR="00196687" w:rsidRDefault="00196687">
      <w:pPr>
        <w:numPr>
          <w:ilvl w:val="0"/>
          <w:numId w:val="5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존속기간은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납입기일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다음날로부터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1F031A">
        <w:rPr>
          <w:rFonts w:ascii="Times New Roman" w:hAnsi="Times New Roman"/>
          <w:highlight w:val="yellow"/>
          <w:rPrChange w:id="122" w:author="Lim YoungHoon" w:date="2023-12-11T03:09:00Z">
            <w:rPr>
              <w:rFonts w:ascii="Times New Roman" w:hAnsi="Times New Roman"/>
              <w:highlight w:val="red"/>
            </w:rPr>
          </w:rPrChange>
        </w:rPr>
        <w:t>[</w:t>
      </w:r>
      <w:del w:id="123" w:author="Lim YoungHoon" w:date="2023-12-11T03:09:00Z">
        <w:r w:rsidRPr="00A64A92">
          <w:rPr>
            <w:rFonts w:ascii="Times New Roman" w:eastAsia="바탕체" w:hAnsi="Times New Roman" w:cs="Times New Roman"/>
            <w:szCs w:val="20"/>
            <w:highlight w:val="red"/>
          </w:rPr>
          <w:delText>10</w:delText>
        </w:r>
      </w:del>
      <w:ins w:id="124" w:author="Lim YoungHoon" w:date="2023-12-11T03:09:00Z">
        <w:r w:rsidR="007F4E17" w:rsidRPr="001F031A">
          <w:rPr>
            <w:rFonts w:ascii="Times New Roman" w:eastAsia="바탕체" w:hAnsi="Times New Roman" w:cs="Times New Roman"/>
            <w:szCs w:val="20"/>
            <w:highlight w:val="yellow"/>
          </w:rPr>
          <w:t>5</w:t>
        </w:r>
      </w:ins>
      <w:r w:rsidRPr="001F031A">
        <w:rPr>
          <w:rFonts w:ascii="Times New Roman" w:hAnsi="Times New Roman"/>
          <w:highlight w:val="yellow"/>
          <w:rPrChange w:id="125" w:author="Lim YoungHoon" w:date="2023-12-11T03:09:00Z">
            <w:rPr>
              <w:rFonts w:ascii="Times New Roman" w:hAnsi="Times New Roman"/>
              <w:highlight w:val="red"/>
            </w:rPr>
          </w:rPrChange>
        </w:rPr>
        <w:t>]</w:t>
      </w:r>
      <w:r w:rsidRPr="00571710">
        <w:rPr>
          <w:rFonts w:ascii="Times New Roman" w:eastAsia="바탕체" w:hAnsi="Times New Roman" w:cs="Times New Roman"/>
          <w:szCs w:val="20"/>
        </w:rPr>
        <w:t>년으로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존속기간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존속기간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만료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별도의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의사표시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전환된다</w:t>
      </w:r>
      <w:r w:rsidRPr="00571710">
        <w:rPr>
          <w:rFonts w:ascii="Times New Roman" w:eastAsia="바탕체" w:hAnsi="Times New Roman" w:cs="Times New Roman"/>
          <w:szCs w:val="20"/>
        </w:rPr>
        <w:t>.</w:t>
      </w:r>
      <w:ins w:id="126" w:author="Lim YoungHoon" w:date="2023-12-11T03:09:00Z">
        <w:r w:rsidR="00E31B5C">
          <w:rPr>
            <w:rFonts w:ascii="Times New Roman" w:eastAsia="바탕체" w:hAnsi="Times New Roman" w:cs="Times New Roman"/>
            <w:szCs w:val="20"/>
          </w:rPr>
          <w:t xml:space="preserve"> </w:t>
        </w:r>
        <w:r w:rsidR="00E31B5C">
          <w:rPr>
            <w:rFonts w:ascii="Times New Roman" w:eastAsia="바탕체" w:hAnsi="Times New Roman" w:cs="Times New Roman" w:hint="eastAsia"/>
            <w:szCs w:val="20"/>
          </w:rPr>
          <w:t>단</w:t>
        </w:r>
        <w:r w:rsidR="00E31B5C">
          <w:rPr>
            <w:rFonts w:ascii="Times New Roman" w:eastAsia="바탕체" w:hAnsi="Times New Roman" w:cs="Times New Roman"/>
            <w:szCs w:val="20"/>
          </w:rPr>
          <w:t xml:space="preserve">, </w:t>
        </w:r>
        <w:r w:rsidR="00490421">
          <w:rPr>
            <w:rFonts w:ascii="Times New Roman" w:eastAsia="바탕체" w:hAnsi="Times New Roman" w:cs="Times New Roman" w:hint="eastAsia"/>
            <w:szCs w:val="20"/>
          </w:rPr>
          <w:t>위</w:t>
        </w:r>
        <w:r w:rsidR="00490421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490421">
          <w:rPr>
            <w:rFonts w:ascii="Times New Roman" w:eastAsia="바탕체" w:hAnsi="Times New Roman" w:cs="Times New Roman" w:hint="eastAsia"/>
            <w:szCs w:val="20"/>
          </w:rPr>
          <w:t>존속기간은</w:t>
        </w:r>
        <w:r w:rsidR="00490421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B6310" w:rsidRPr="00015067">
          <w:rPr>
            <w:rFonts w:ascii="Times New Roman" w:eastAsia="바탕체" w:hAnsi="Times New Roman" w:cs="Times New Roman" w:hint="eastAsia"/>
            <w:szCs w:val="20"/>
          </w:rPr>
          <w:t>조합원</w:t>
        </w:r>
        <w:r w:rsidR="005B6310" w:rsidRPr="0001506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B6310" w:rsidRPr="00015067">
          <w:rPr>
            <w:rFonts w:ascii="Times New Roman" w:eastAsia="바탕체" w:hAnsi="Times New Roman" w:cs="Times New Roman" w:hint="eastAsia"/>
            <w:szCs w:val="20"/>
          </w:rPr>
          <w:t>특별결의</w:t>
        </w:r>
        <w:r w:rsidR="005B6310">
          <w:rPr>
            <w:rFonts w:ascii="Times New Roman" w:eastAsia="바탕체" w:hAnsi="Times New Roman" w:cs="Times New Roman" w:hint="eastAsia"/>
            <w:szCs w:val="20"/>
          </w:rPr>
          <w:t>에</w:t>
        </w:r>
        <w:r w:rsidR="005B631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B6310">
          <w:rPr>
            <w:rFonts w:ascii="Times New Roman" w:eastAsia="바탕체" w:hAnsi="Times New Roman" w:cs="Times New Roman" w:hint="eastAsia"/>
            <w:szCs w:val="20"/>
          </w:rPr>
          <w:t>의하여</w:t>
        </w:r>
        <w:r w:rsidR="005B631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B6310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단축</w:t>
        </w:r>
        <w:r w:rsidR="005B6310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5B6310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또는</w:t>
        </w:r>
        <w:r w:rsidR="005B6310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5B6310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연장</w:t>
        </w:r>
        <w:r w:rsidR="005B6310">
          <w:rPr>
            <w:rFonts w:ascii="Times New Roman" w:eastAsia="바탕체" w:hAnsi="Times New Roman" w:cs="Times New Roman" w:hint="eastAsia"/>
            <w:szCs w:val="20"/>
          </w:rPr>
          <w:t>할</w:t>
        </w:r>
        <w:r w:rsidR="005B631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B6310">
          <w:rPr>
            <w:rFonts w:ascii="Times New Roman" w:eastAsia="바탕체" w:hAnsi="Times New Roman" w:cs="Times New Roman" w:hint="eastAsia"/>
            <w:szCs w:val="20"/>
          </w:rPr>
          <w:t>수</w:t>
        </w:r>
        <w:r w:rsidR="005B631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B6310">
          <w:rPr>
            <w:rFonts w:ascii="Times New Roman" w:eastAsia="바탕체" w:hAnsi="Times New Roman" w:cs="Times New Roman" w:hint="eastAsia"/>
            <w:szCs w:val="20"/>
          </w:rPr>
          <w:t>있으며</w:t>
        </w:r>
        <w:r w:rsidR="005B6310">
          <w:rPr>
            <w:rFonts w:ascii="Times New Roman" w:eastAsia="바탕체" w:hAnsi="Times New Roman" w:cs="Times New Roman" w:hint="eastAsia"/>
            <w:szCs w:val="20"/>
          </w:rPr>
          <w:t>,</w:t>
        </w:r>
        <w:r w:rsidR="005B6310">
          <w:rPr>
            <w:rFonts w:ascii="Times New Roman" w:eastAsia="바탕체" w:hAnsi="Times New Roman" w:cs="Times New Roman"/>
            <w:szCs w:val="20"/>
          </w:rPr>
          <w:t xml:space="preserve"> </w:t>
        </w:r>
        <w:r w:rsidR="005B6310">
          <w:rPr>
            <w:rFonts w:ascii="Times New Roman" w:eastAsia="바탕체" w:hAnsi="Times New Roman" w:cs="Times New Roman" w:hint="eastAsia"/>
            <w:szCs w:val="20"/>
          </w:rPr>
          <w:t>연장을</w:t>
        </w:r>
        <w:r w:rsidR="005B631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B6310">
          <w:rPr>
            <w:rFonts w:ascii="Times New Roman" w:eastAsia="바탕체" w:hAnsi="Times New Roman" w:cs="Times New Roman" w:hint="eastAsia"/>
            <w:szCs w:val="20"/>
          </w:rPr>
          <w:t>결의한</w:t>
        </w:r>
        <w:r w:rsidR="005B631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B6310">
          <w:rPr>
            <w:rFonts w:ascii="Times New Roman" w:eastAsia="바탕체" w:hAnsi="Times New Roman" w:cs="Times New Roman" w:hint="eastAsia"/>
            <w:szCs w:val="20"/>
          </w:rPr>
          <w:t>경우에는</w:t>
        </w:r>
        <w:r w:rsidR="005B631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443D8">
          <w:rPr>
            <w:rFonts w:ascii="Times New Roman" w:eastAsia="바탕체" w:hAnsi="Times New Roman" w:cs="Times New Roman"/>
            <w:szCs w:val="20"/>
          </w:rPr>
          <w:t>1</w:t>
        </w:r>
        <w:r w:rsidR="00F443D8">
          <w:rPr>
            <w:rFonts w:ascii="Times New Roman" w:eastAsia="바탕체" w:hAnsi="Times New Roman" w:cs="Times New Roman" w:hint="eastAsia"/>
            <w:szCs w:val="20"/>
          </w:rPr>
          <w:t>년씩</w:t>
        </w:r>
        <w:r w:rsidR="00F443D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443D8">
          <w:rPr>
            <w:rFonts w:ascii="Times New Roman" w:eastAsia="바탕체" w:hAnsi="Times New Roman" w:cs="Times New Roman" w:hint="eastAsia"/>
            <w:szCs w:val="20"/>
          </w:rPr>
          <w:t>최대</w:t>
        </w:r>
        <w:r w:rsidR="00F443D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443D8">
          <w:rPr>
            <w:rFonts w:ascii="Times New Roman" w:eastAsia="바탕체" w:hAnsi="Times New Roman" w:cs="Times New Roman"/>
            <w:szCs w:val="20"/>
          </w:rPr>
          <w:t>2</w:t>
        </w:r>
        <w:r w:rsidR="00F443D8">
          <w:rPr>
            <w:rFonts w:ascii="Times New Roman" w:eastAsia="바탕체" w:hAnsi="Times New Roman" w:cs="Times New Roman" w:hint="eastAsia"/>
            <w:szCs w:val="20"/>
          </w:rPr>
          <w:t>회를</w:t>
        </w:r>
        <w:r w:rsidR="00F443D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443D8">
          <w:rPr>
            <w:rFonts w:ascii="Times New Roman" w:eastAsia="바탕체" w:hAnsi="Times New Roman" w:cs="Times New Roman" w:hint="eastAsia"/>
            <w:szCs w:val="20"/>
          </w:rPr>
          <w:t>한도로</w:t>
        </w:r>
        <w:r w:rsidR="00F443D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443D8">
          <w:rPr>
            <w:rFonts w:ascii="Times New Roman" w:eastAsia="바탕체" w:hAnsi="Times New Roman" w:cs="Times New Roman" w:hint="eastAsia"/>
            <w:szCs w:val="20"/>
          </w:rPr>
          <w:t>연장할</w:t>
        </w:r>
        <w:r w:rsidR="00F443D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443D8">
          <w:rPr>
            <w:rFonts w:ascii="Times New Roman" w:eastAsia="바탕체" w:hAnsi="Times New Roman" w:cs="Times New Roman" w:hint="eastAsia"/>
            <w:szCs w:val="20"/>
          </w:rPr>
          <w:t>수</w:t>
        </w:r>
        <w:r w:rsidR="00F443D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443D8">
          <w:rPr>
            <w:rFonts w:ascii="Times New Roman" w:eastAsia="바탕체" w:hAnsi="Times New Roman" w:cs="Times New Roman" w:hint="eastAsia"/>
            <w:szCs w:val="20"/>
          </w:rPr>
          <w:t>있다</w:t>
        </w:r>
        <w:r w:rsidR="00F443D8">
          <w:rPr>
            <w:rFonts w:ascii="Times New Roman" w:eastAsia="바탕체" w:hAnsi="Times New Roman" w:cs="Times New Roman" w:hint="eastAsia"/>
            <w:szCs w:val="20"/>
          </w:rPr>
          <w:t>.</w:t>
        </w:r>
        <w:r w:rsidR="00F443D8">
          <w:rPr>
            <w:rFonts w:ascii="Times New Roman" w:eastAsia="바탕체" w:hAnsi="Times New Roman" w:cs="Times New Roman"/>
            <w:szCs w:val="20"/>
          </w:rPr>
          <w:t xml:space="preserve"> </w:t>
        </w:r>
      </w:ins>
    </w:p>
    <w:p w14:paraId="7F0ACB3B" w14:textId="2CBA8CDA" w:rsidR="000E1121" w:rsidRDefault="000E1121" w:rsidP="001F031A">
      <w:pPr>
        <w:wordWrap/>
        <w:adjustRightInd w:val="0"/>
        <w:snapToGrid w:val="0"/>
        <w:spacing w:after="60" w:line="360" w:lineRule="auto"/>
        <w:ind w:left="284"/>
        <w:rPr>
          <w:ins w:id="127" w:author="Lim YoungHoon" w:date="2023-12-11T03:09:00Z"/>
          <w:rFonts w:ascii="Times New Roman" w:eastAsia="바탕체" w:hAnsi="Times New Roman" w:cs="Times New Roman" w:hint="eastAsia"/>
          <w:szCs w:val="20"/>
        </w:rPr>
      </w:pPr>
      <w:ins w:id="128" w:author="Lim YoungHoon" w:date="2023-12-11T03:09:00Z"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(</w:t>
        </w:r>
        <w:r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SL Partners: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제시해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주신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주요계약조건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상에는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365EA" w:rsidRPr="001F031A">
          <w:rPr>
            <w:rFonts w:ascii="Times New Roman" w:eastAsia="바탕체" w:hAnsi="Times New Roman" w:cs="Times New Roman"/>
            <w:szCs w:val="20"/>
            <w:highlight w:val="yellow"/>
          </w:rPr>
          <w:t>“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조기해산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및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존속기간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연장을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규약상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조합원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특별결의에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따른다</w:t>
        </w:r>
        <w:r w:rsidR="003365EA" w:rsidRPr="001F031A">
          <w:rPr>
            <w:rFonts w:ascii="Times New Roman" w:eastAsia="바탕체" w:hAnsi="Times New Roman" w:cs="Times New Roman"/>
            <w:szCs w:val="20"/>
            <w:highlight w:val="yellow"/>
          </w:rPr>
          <w:t>”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고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하셨는데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,</w:t>
        </w:r>
        <w:r w:rsidR="003365EA"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 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여기서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/>
            <w:szCs w:val="20"/>
            <w:highlight w:val="yellow"/>
          </w:rPr>
          <w:t>“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조기해산</w:t>
        </w:r>
        <w:r w:rsidR="00017048" w:rsidRPr="001F031A">
          <w:rPr>
            <w:rFonts w:ascii="Times New Roman" w:eastAsia="바탕체" w:hAnsi="Times New Roman" w:cs="Times New Roman"/>
            <w:szCs w:val="20"/>
            <w:highlight w:val="yellow"/>
          </w:rPr>
          <w:t>”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이라는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것은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우선주식의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/>
            <w:szCs w:val="20"/>
            <w:highlight w:val="yellow"/>
          </w:rPr>
          <w:t>“</w:t>
        </w:r>
        <w:r w:rsidR="003365EA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존속기간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의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단축</w:t>
        </w:r>
        <w:r w:rsidR="00017048" w:rsidRPr="001F031A">
          <w:rPr>
            <w:rFonts w:ascii="Times New Roman" w:eastAsia="바탕체" w:hAnsi="Times New Roman" w:cs="Times New Roman"/>
            <w:szCs w:val="20"/>
            <w:highlight w:val="yellow"/>
          </w:rPr>
          <w:t>”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을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의미하는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것이겠지요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?</w:t>
        </w:r>
        <w:r w:rsidR="00017048"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맥락상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주식투자계약서에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조합의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조기해산을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규정하는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것은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맞지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않는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것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같아서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확인요청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드립니다</w:t>
        </w:r>
        <w:r w:rsidR="00017048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)</w:t>
        </w:r>
        <w:r w:rsidR="003365EA">
          <w:rPr>
            <w:rFonts w:ascii="Times New Roman" w:eastAsia="바탕체" w:hAnsi="Times New Roman" w:cs="Times New Roman"/>
            <w:szCs w:val="20"/>
          </w:rPr>
          <w:t xml:space="preserve"> </w:t>
        </w:r>
      </w:ins>
    </w:p>
    <w:p w14:paraId="56A4281D" w14:textId="77777777" w:rsidR="00A64A92" w:rsidRPr="00571710" w:rsidRDefault="00A64A92" w:rsidP="00A64A92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0D8770C2" w14:textId="73D1C7A4" w:rsidR="00196687" w:rsidRPr="00571710" w:rsidRDefault="00802F73" w:rsidP="004D26D5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bookmarkStart w:id="129" w:name="제8조"/>
      <w:bookmarkEnd w:id="129"/>
      <w:r>
        <w:rPr>
          <w:rFonts w:ascii="Times New Roman" w:eastAsia="바탕체" w:hint="eastAsia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배당에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있어서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우선권에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관한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사항</w:t>
      </w:r>
    </w:p>
    <w:p w14:paraId="1FFD6CAA" w14:textId="3F5CF84E" w:rsidR="00196687" w:rsidRPr="00571710" w:rsidRDefault="00196687">
      <w:pPr>
        <w:numPr>
          <w:ilvl w:val="0"/>
          <w:numId w:val="6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참가적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누적적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인수인은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동안</w:t>
      </w:r>
      <w:r w:rsidRPr="00571710">
        <w:rPr>
          <w:rFonts w:ascii="Times New Roman" w:eastAsia="바탕체" w:hAnsi="Times New Roman" w:cs="Times New Roman"/>
          <w:szCs w:val="20"/>
        </w:rPr>
        <w:t xml:space="preserve"> 1</w:t>
      </w:r>
      <w:r w:rsidRPr="00571710">
        <w:rPr>
          <w:rFonts w:ascii="Times New Roman" w:eastAsia="바탕체" w:hAnsi="Times New Roman" w:cs="Times New Roman"/>
          <w:szCs w:val="20"/>
        </w:rPr>
        <w:t>주당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AC2142" w:rsidRPr="00AC2142">
        <w:rPr>
          <w:rFonts w:ascii="Times New Roman" w:eastAsia="바탕체" w:hAnsi="Times New Roman" w:cs="Times New Roman"/>
          <w:szCs w:val="20"/>
          <w:highlight w:val="red"/>
        </w:rPr>
        <w:t>[</w:t>
      </w:r>
      <w:proofErr w:type="spellStart"/>
      <w:r w:rsidRPr="00AC2142">
        <w:rPr>
          <w:rFonts w:ascii="Times New Roman" w:eastAsia="바탕체" w:hAnsi="Times New Roman" w:cs="Times New Roman"/>
          <w:szCs w:val="20"/>
          <w:highlight w:val="red"/>
        </w:rPr>
        <w:t>발행가액</w:t>
      </w:r>
      <w:proofErr w:type="spellEnd"/>
      <w:r w:rsidR="00AC2142" w:rsidRPr="00AC2142">
        <w:rPr>
          <w:rFonts w:ascii="Times New Roman" w:eastAsia="바탕체" w:hAnsi="Times New Roman" w:cs="Times New Roman" w:hint="eastAsia"/>
          <w:szCs w:val="20"/>
          <w:highlight w:val="red"/>
        </w:rPr>
        <w:t>]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AC2142">
        <w:rPr>
          <w:rFonts w:ascii="Times New Roman" w:eastAsia="바탕체" w:hAnsi="Times New Roman" w:cs="Times New Roman"/>
          <w:szCs w:val="20"/>
          <w:highlight w:val="red"/>
        </w:rPr>
        <w:t>[</w:t>
      </w:r>
      <w:r w:rsidR="00B1424C">
        <w:rPr>
          <w:rFonts w:ascii="Times New Roman" w:eastAsia="바탕체" w:hAnsi="Times New Roman" w:cs="Times New Roman"/>
          <w:szCs w:val="20"/>
          <w:highlight w:val="red"/>
        </w:rPr>
        <w:t>2</w:t>
      </w:r>
      <w:r w:rsidRPr="00AC2142">
        <w:rPr>
          <w:rFonts w:ascii="Times New Roman" w:eastAsia="바탕체" w:hAnsi="Times New Roman" w:cs="Times New Roman"/>
          <w:szCs w:val="20"/>
          <w:highlight w:val="red"/>
        </w:rPr>
        <w:t>]%</w:t>
      </w:r>
      <w:r w:rsidRPr="00571710">
        <w:rPr>
          <w:rFonts w:ascii="Times New Roman" w:eastAsia="바탕체" w:hAnsi="Times New Roman" w:cs="Times New Roman"/>
          <w:szCs w:val="20"/>
        </w:rPr>
        <w:t>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누적적으로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="00F96C36">
        <w:rPr>
          <w:rFonts w:ascii="Times New Roman" w:eastAsia="바탕체" w:hAnsi="Times New Roman" w:cs="Times New Roman" w:hint="eastAsia"/>
          <w:szCs w:val="20"/>
        </w:rPr>
        <w:t>본건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우선주식에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대하여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어느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사업연도에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우선배당률에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따른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배당을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받지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못한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경우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미배당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금액에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대하여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다음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사업연도의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proofErr w:type="spellStart"/>
      <w:r w:rsidR="00F96C36">
        <w:rPr>
          <w:rFonts w:ascii="Times New Roman" w:eastAsia="바탕체" w:hAnsi="Times New Roman" w:cs="Times New Roman" w:hint="eastAsia"/>
          <w:szCs w:val="20"/>
        </w:rPr>
        <w:t>배당시</w:t>
      </w:r>
      <w:proofErr w:type="spellEnd"/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누적적으로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우선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배당</w:t>
      </w:r>
      <w:r w:rsidR="00F96C36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F96C36">
        <w:rPr>
          <w:rFonts w:ascii="Times New Roman" w:eastAsia="바탕체" w:hAnsi="Times New Roman" w:cs="Times New Roman" w:hint="eastAsia"/>
          <w:szCs w:val="20"/>
        </w:rPr>
        <w:t>받으며</w:t>
      </w:r>
      <w:r w:rsidR="00F96C36">
        <w:rPr>
          <w:rFonts w:ascii="Times New Roman" w:eastAsia="바탕체" w:hAnsi="Times New Roman" w:cs="Times New Roman" w:hint="eastAsia"/>
          <w:szCs w:val="20"/>
        </w:rPr>
        <w:t>,</w:t>
      </w:r>
      <w:r w:rsidR="00F96C36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배당률이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배당률을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초과할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초과하는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동일한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배당률로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함께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참가하여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받는다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583E7359" w14:textId="10A0A73D" w:rsidR="00196687" w:rsidRPr="00571710" w:rsidRDefault="00196687">
      <w:pPr>
        <w:numPr>
          <w:ilvl w:val="0"/>
          <w:numId w:val="6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주식배당의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우선주와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합한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발행주식총수에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비율에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같은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종류의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갖는다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다만</w:t>
      </w:r>
      <w:r w:rsidR="00C65ED3" w:rsidRPr="00571710">
        <w:rPr>
          <w:rFonts w:ascii="Times New Roman" w:eastAsia="바탕체" w:hAnsi="Times New Roman" w:cs="Times New Roman"/>
          <w:szCs w:val="20"/>
        </w:rPr>
        <w:t>,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단주가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발생하는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현금으로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지급받는다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6EDC0302" w14:textId="6C268A68" w:rsidR="00196687" w:rsidRPr="00571710" w:rsidRDefault="00196687">
      <w:pPr>
        <w:numPr>
          <w:ilvl w:val="0"/>
          <w:numId w:val="6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이익배당과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관련하여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인수인은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효력발생일이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속하는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영업년도의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직전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영업년도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말에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배당금의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지급시기를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주주총회에서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주주총회에서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재무제표의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승인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배당결의가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날로부터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[1]</w:t>
      </w:r>
      <w:r w:rsidRPr="00571710">
        <w:rPr>
          <w:rFonts w:ascii="Times New Roman" w:eastAsia="바탕체" w:hAnsi="Times New Roman" w:cs="Times New Roman"/>
          <w:szCs w:val="20"/>
        </w:rPr>
        <w:t>개월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배당금을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주주총회의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승인을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얻어야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기간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배당금을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때에는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기간만료일의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익일부터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지급일까지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D46535">
        <w:rPr>
          <w:rFonts w:ascii="Times New Roman" w:eastAsia="바탕체" w:hAnsi="Times New Roman" w:cs="Times New Roman"/>
          <w:szCs w:val="20"/>
          <w:highlight w:val="red"/>
        </w:rPr>
        <w:t>연</w:t>
      </w:r>
      <w:r w:rsidR="005E7BE4">
        <w:rPr>
          <w:rFonts w:ascii="Times New Roman" w:eastAsia="바탕체" w:hAnsi="Times New Roman" w:cs="Times New Roman" w:hint="eastAsia"/>
          <w:szCs w:val="20"/>
          <w:highlight w:val="red"/>
        </w:rPr>
        <w:t xml:space="preserve"> </w:t>
      </w:r>
      <w:r w:rsidRPr="00D46535">
        <w:rPr>
          <w:rFonts w:ascii="Times New Roman" w:eastAsia="바탕체" w:hAnsi="Times New Roman" w:cs="Times New Roman"/>
          <w:szCs w:val="20"/>
          <w:highlight w:val="red"/>
        </w:rPr>
        <w:t>복리</w:t>
      </w:r>
      <w:r w:rsidRPr="00D46535">
        <w:rPr>
          <w:rFonts w:ascii="Times New Roman" w:eastAsia="바탕체" w:hAnsi="Times New Roman" w:cs="Times New Roman"/>
          <w:szCs w:val="20"/>
          <w:highlight w:val="red"/>
        </w:rPr>
        <w:t xml:space="preserve"> [1</w:t>
      </w:r>
      <w:r w:rsidR="00945886" w:rsidRPr="00D46535">
        <w:rPr>
          <w:rFonts w:ascii="Times New Roman" w:eastAsia="바탕체" w:hAnsi="Times New Roman" w:cs="Times New Roman"/>
          <w:szCs w:val="20"/>
          <w:highlight w:val="red"/>
        </w:rPr>
        <w:t>2</w:t>
      </w:r>
      <w:r w:rsidRPr="00D46535">
        <w:rPr>
          <w:rFonts w:ascii="Times New Roman" w:eastAsia="바탕체" w:hAnsi="Times New Roman" w:cs="Times New Roman"/>
          <w:szCs w:val="20"/>
          <w:highlight w:val="red"/>
        </w:rPr>
        <w:t>]</w:t>
      </w:r>
      <w:r w:rsidRPr="00571710">
        <w:rPr>
          <w:rFonts w:ascii="Times New Roman" w:eastAsia="바탕체" w:hAnsi="Times New Roman" w:cs="Times New Roman"/>
          <w:szCs w:val="20"/>
        </w:rPr>
        <w:t>%</w:t>
      </w:r>
      <w:r w:rsidRPr="00571710">
        <w:rPr>
          <w:rFonts w:ascii="Times New Roman" w:eastAsia="바탕체" w:hAnsi="Times New Roman" w:cs="Times New Roman"/>
          <w:szCs w:val="20"/>
        </w:rPr>
        <w:t>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이자율을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적용한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지연배상금을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가산하여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지급하기로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  <w:ins w:id="130" w:author="Lim YoungHoon" w:date="2023-12-11T03:09:00Z">
        <w:r w:rsidR="00237C49">
          <w:rPr>
            <w:rFonts w:ascii="Times New Roman" w:eastAsia="바탕체" w:hAnsi="Times New Roman" w:cs="Times New Roman"/>
            <w:szCs w:val="20"/>
          </w:rPr>
          <w:t xml:space="preserve"> (</w:t>
        </w:r>
        <w:r w:rsidR="00237C49"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SL Partners: </w:t>
        </w:r>
        <w:r w:rsidR="00237C49">
          <w:rPr>
            <w:rFonts w:ascii="Times New Roman" w:eastAsia="바탕체" w:hAnsi="Times New Roman" w:cs="Times New Roman" w:hint="eastAsia"/>
            <w:szCs w:val="20"/>
            <w:highlight w:val="yellow"/>
          </w:rPr>
          <w:t>지연배상금은</w:t>
        </w:r>
        <w:r w:rsidR="00237C49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>
          <w:rPr>
            <w:rFonts w:ascii="Times New Roman" w:eastAsia="바탕체" w:hAnsi="Times New Roman" w:cs="Times New Roman" w:hint="eastAsia"/>
            <w:szCs w:val="20"/>
            <w:highlight w:val="yellow"/>
          </w:rPr>
          <w:t>통상</w:t>
        </w:r>
        <w:r w:rsidR="00237C49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 w:rsidRPr="001F031A">
          <w:rPr>
            <w:rFonts w:ascii="Times New Roman" w:eastAsia="바탕체" w:hAnsi="Times New Roman" w:cs="Times New Roman"/>
            <w:szCs w:val="20"/>
            <w:highlight w:val="yellow"/>
          </w:rPr>
          <w:t>15%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까지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합의하는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경우도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>
          <w:rPr>
            <w:rFonts w:ascii="Times New Roman" w:eastAsia="바탕체" w:hAnsi="Times New Roman" w:cs="Times New Roman" w:hint="eastAsia"/>
            <w:szCs w:val="20"/>
            <w:highlight w:val="yellow"/>
          </w:rPr>
          <w:t>꽤</w:t>
        </w:r>
        <w:r w:rsidR="00237C49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>
          <w:rPr>
            <w:rFonts w:ascii="Times New Roman" w:eastAsia="바탕체" w:hAnsi="Times New Roman" w:cs="Times New Roman" w:hint="eastAsia"/>
            <w:szCs w:val="20"/>
            <w:highlight w:val="yellow"/>
          </w:rPr>
          <w:t>있는데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,</w:t>
        </w:r>
        <w:r w:rsidR="00237C49"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 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1</w:t>
        </w:r>
        <w:r w:rsidR="00237C49" w:rsidRPr="001F031A">
          <w:rPr>
            <w:rFonts w:ascii="Times New Roman" w:eastAsia="바탕체" w:hAnsi="Times New Roman" w:cs="Times New Roman"/>
            <w:szCs w:val="20"/>
            <w:highlight w:val="yellow"/>
          </w:rPr>
          <w:t>2%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로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합의하신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사항을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기재하신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것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같아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별도로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수정하지는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237C49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않았습니다</w:t>
        </w:r>
        <w:r w:rsidR="00237C49">
          <w:rPr>
            <w:rFonts w:ascii="Times New Roman" w:eastAsia="바탕체" w:hAnsi="Times New Roman" w:cs="Times New Roman" w:hint="eastAsia"/>
            <w:szCs w:val="20"/>
          </w:rPr>
          <w:t>)</w:t>
        </w:r>
      </w:ins>
    </w:p>
    <w:p w14:paraId="096C503A" w14:textId="6ACD6C2E" w:rsidR="00196687" w:rsidRPr="00571710" w:rsidRDefault="00196687">
      <w:pPr>
        <w:numPr>
          <w:ilvl w:val="0"/>
          <w:numId w:val="6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일부에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전환권이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행사된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전환된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전까지의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동안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배당결의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되었으나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배당금이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아니하였다면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미지급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배당금에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해당하는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금액을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별도로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지급하기로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1B4E7526" w14:textId="39AF01F8" w:rsidR="00196687" w:rsidRPr="00571710" w:rsidRDefault="00196687">
      <w:pPr>
        <w:numPr>
          <w:ilvl w:val="0"/>
          <w:numId w:val="6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항에도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불구하고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정관에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정함이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서면요청이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서면요청을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날로부터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[</w:t>
      </w:r>
      <w:r w:rsidR="00D1666E">
        <w:rPr>
          <w:rFonts w:ascii="Times New Roman" w:eastAsia="바탕체" w:hAnsi="Times New Roman" w:cs="Times New Roman"/>
          <w:szCs w:val="20"/>
        </w:rPr>
        <w:t>30</w:t>
      </w:r>
      <w:r w:rsidRPr="00571710">
        <w:rPr>
          <w:rFonts w:ascii="Times New Roman" w:eastAsia="바탕체" w:hAnsi="Times New Roman" w:cs="Times New Roman"/>
          <w:szCs w:val="20"/>
        </w:rPr>
        <w:t>]</w:t>
      </w:r>
      <w:r w:rsidRPr="00571710">
        <w:rPr>
          <w:rFonts w:ascii="Times New Roman" w:eastAsia="바탕체" w:hAnsi="Times New Roman" w:cs="Times New Roman"/>
          <w:szCs w:val="20"/>
        </w:rPr>
        <w:t>영업일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상법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449</w:t>
      </w:r>
      <w:r w:rsidRPr="00571710">
        <w:rPr>
          <w:rFonts w:ascii="Times New Roman" w:eastAsia="바탕체" w:hAnsi="Times New Roman" w:cs="Times New Roman"/>
          <w:szCs w:val="20"/>
        </w:rPr>
        <w:t>조의</w:t>
      </w:r>
      <w:r w:rsidRPr="00571710">
        <w:rPr>
          <w:rFonts w:ascii="Times New Roman" w:eastAsia="바탕체" w:hAnsi="Times New Roman" w:cs="Times New Roman"/>
          <w:szCs w:val="20"/>
        </w:rPr>
        <w:t xml:space="preserve">2, </w:t>
      </w:r>
      <w:r w:rsidRPr="00571710">
        <w:rPr>
          <w:rFonts w:ascii="Times New Roman" w:eastAsia="바탕체" w:hAnsi="Times New Roman" w:cs="Times New Roman"/>
          <w:szCs w:val="20"/>
        </w:rPr>
        <w:t>상법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462</w:t>
      </w:r>
      <w:r w:rsidRPr="00571710">
        <w:rPr>
          <w:rFonts w:ascii="Times New Roman" w:eastAsia="바탕체" w:hAnsi="Times New Roman" w:cs="Times New Roman"/>
          <w:szCs w:val="20"/>
        </w:rPr>
        <w:t>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2</w:t>
      </w:r>
      <w:r w:rsidRPr="00571710">
        <w:rPr>
          <w:rFonts w:ascii="Times New Roman" w:eastAsia="바탕체" w:hAnsi="Times New Roman" w:cs="Times New Roman"/>
          <w:szCs w:val="20"/>
        </w:rPr>
        <w:t>항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단서에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이사회결의로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재무제표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승인과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이익배당을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2BF0EF80" w14:textId="65BC1526" w:rsidR="00196687" w:rsidRPr="00571710" w:rsidRDefault="00196687">
      <w:pPr>
        <w:numPr>
          <w:ilvl w:val="0"/>
          <w:numId w:val="6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>항의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내용대로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이뤄질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있도록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적법한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절차를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필요한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정관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변경을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수행해야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5520B9EC" w14:textId="77777777" w:rsidR="00196687" w:rsidRPr="00571710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638963F4" w14:textId="402F5B63" w:rsidR="00196687" w:rsidRPr="00571710" w:rsidRDefault="00802F73" w:rsidP="00234719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bookmarkStart w:id="131" w:name="제9조"/>
      <w:bookmarkEnd w:id="131"/>
      <w:r>
        <w:rPr>
          <w:rFonts w:ascii="Times New Roman" w:eastAsia="바탕체" w:hint="eastAsia"/>
          <w:b/>
          <w:kern w:val="0"/>
          <w:szCs w:val="20"/>
        </w:rPr>
        <w:t xml:space="preserve"> </w:t>
      </w:r>
      <w:r w:rsidR="00234719">
        <w:rPr>
          <w:rFonts w:ascii="Times New Roman" w:eastAsia="바탕체" w:hint="eastAsia"/>
          <w:b/>
          <w:kern w:val="0"/>
          <w:szCs w:val="20"/>
        </w:rPr>
        <w:t>청산</w:t>
      </w:r>
      <w:r w:rsidR="00234719">
        <w:rPr>
          <w:rFonts w:ascii="Times New Roman" w:eastAsia="바탕체" w:hint="eastAsia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잔여재산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분배에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있어서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우선권에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관한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사항</w:t>
      </w:r>
    </w:p>
    <w:p w14:paraId="28CC83F3" w14:textId="1E4BB8DC" w:rsidR="00196687" w:rsidRPr="00571710" w:rsidRDefault="00196687">
      <w:pPr>
        <w:numPr>
          <w:ilvl w:val="0"/>
          <w:numId w:val="55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청산에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잔여재산을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분배하는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3900E2">
        <w:rPr>
          <w:rFonts w:ascii="Times New Roman" w:eastAsia="바탕체" w:hAnsi="Times New Roman" w:cs="Times New Roman" w:hint="eastAsia"/>
          <w:szCs w:val="20"/>
        </w:rPr>
        <w:t>본건</w:t>
      </w:r>
      <w:r w:rsidR="003900E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3900E2">
        <w:rPr>
          <w:rFonts w:ascii="Times New Roman" w:eastAsia="바탕체" w:hAnsi="Times New Roman" w:cs="Times New Roman" w:hint="eastAsia"/>
          <w:szCs w:val="20"/>
        </w:rPr>
        <w:t>우선주식</w:t>
      </w:r>
      <w:r w:rsidR="003900E2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3900E2">
        <w:rPr>
          <w:rFonts w:ascii="Times New Roman" w:eastAsia="바탕체" w:hAnsi="Times New Roman" w:cs="Times New Roman" w:hint="eastAsia"/>
          <w:szCs w:val="20"/>
        </w:rPr>
        <w:t>잔여재산을</w:t>
      </w:r>
      <w:r w:rsidR="003900E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3900E2">
        <w:rPr>
          <w:rFonts w:ascii="Times New Roman" w:eastAsia="바탕체" w:hAnsi="Times New Roman" w:cs="Times New Roman" w:hint="eastAsia"/>
          <w:szCs w:val="20"/>
        </w:rPr>
        <w:t>분배하는</w:t>
      </w:r>
      <w:r w:rsidR="003900E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3900E2">
        <w:rPr>
          <w:rFonts w:ascii="Times New Roman" w:eastAsia="바탕체" w:hAnsi="Times New Roman" w:cs="Times New Roman" w:hint="eastAsia"/>
          <w:szCs w:val="20"/>
        </w:rPr>
        <w:t>시점에</w:t>
      </w:r>
      <w:r w:rsidR="003900E2">
        <w:rPr>
          <w:rFonts w:ascii="Times New Roman" w:eastAsia="바탕체" w:hAnsi="Times New Roman" w:cs="Times New Roman"/>
          <w:szCs w:val="20"/>
        </w:rPr>
        <w:t xml:space="preserve"> </w:t>
      </w:r>
      <w:r w:rsidR="003900E2">
        <w:rPr>
          <w:rFonts w:ascii="Times New Roman" w:eastAsia="바탕체" w:hAnsi="Times New Roman" w:cs="Times New Roman" w:hint="eastAsia"/>
          <w:szCs w:val="20"/>
        </w:rPr>
        <w:t>보유하고</w:t>
      </w:r>
      <w:r w:rsidR="003900E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3900E2">
        <w:rPr>
          <w:rFonts w:ascii="Times New Roman" w:eastAsia="바탕체" w:hAnsi="Times New Roman" w:cs="Times New Roman" w:hint="eastAsia"/>
          <w:szCs w:val="20"/>
        </w:rPr>
        <w:t>있는</w:t>
      </w:r>
      <w:r w:rsidR="003900E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3900E2">
        <w:rPr>
          <w:rFonts w:ascii="Times New Roman" w:eastAsia="바탕체" w:hAnsi="Times New Roman" w:cs="Times New Roman" w:hint="eastAsia"/>
          <w:szCs w:val="20"/>
        </w:rPr>
        <w:t>우선주식</w:t>
      </w:r>
      <w:r w:rsidR="003900E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3900E2">
        <w:rPr>
          <w:rFonts w:ascii="Times New Roman" w:eastAsia="바탕체" w:hAnsi="Times New Roman" w:cs="Times New Roman"/>
          <w:szCs w:val="20"/>
        </w:rPr>
        <w:t>1</w:t>
      </w:r>
      <w:r w:rsidR="003900E2">
        <w:rPr>
          <w:rFonts w:ascii="Times New Roman" w:eastAsia="바탕체" w:hAnsi="Times New Roman" w:cs="Times New Roman" w:hint="eastAsia"/>
          <w:szCs w:val="20"/>
        </w:rPr>
        <w:t>주당</w:t>
      </w:r>
      <w:r w:rsidR="003900E2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발행가액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연</w:t>
      </w:r>
      <w:r w:rsidR="005E7BE4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복리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3900E2">
        <w:rPr>
          <w:rFonts w:ascii="Times New Roman" w:eastAsia="바탕체" w:hAnsi="Times New Roman" w:cs="Times New Roman"/>
          <w:szCs w:val="20"/>
          <w:highlight w:val="red"/>
        </w:rPr>
        <w:t>[</w:t>
      </w:r>
      <w:r w:rsidR="00B1424C">
        <w:rPr>
          <w:rFonts w:ascii="Times New Roman" w:eastAsia="바탕체" w:hAnsi="Times New Roman" w:cs="Times New Roman"/>
          <w:szCs w:val="20"/>
          <w:highlight w:val="red"/>
        </w:rPr>
        <w:t>8</w:t>
      </w:r>
      <w:r w:rsidRPr="003900E2">
        <w:rPr>
          <w:rFonts w:ascii="Times New Roman" w:eastAsia="바탕체" w:hAnsi="Times New Roman" w:cs="Times New Roman"/>
          <w:szCs w:val="20"/>
          <w:highlight w:val="red"/>
        </w:rPr>
        <w:t>]</w:t>
      </w:r>
      <w:r w:rsidRPr="00571710">
        <w:rPr>
          <w:rFonts w:ascii="Times New Roman" w:eastAsia="바탕체" w:hAnsi="Times New Roman" w:cs="Times New Roman"/>
          <w:szCs w:val="20"/>
        </w:rPr>
        <w:t>%</w:t>
      </w:r>
      <w:r w:rsidRPr="00571710">
        <w:rPr>
          <w:rFonts w:ascii="Times New Roman" w:eastAsia="바탕체" w:hAnsi="Times New Roman" w:cs="Times New Roman"/>
          <w:szCs w:val="20"/>
        </w:rPr>
        <w:t>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비율로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산정한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금액을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합한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금원에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잔여재산을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분배받을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청산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이전까지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미지급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배당금이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금원에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동일하다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48EEC1DE" w14:textId="113F0BBC" w:rsidR="00196687" w:rsidRPr="00571710" w:rsidRDefault="00196687">
      <w:pPr>
        <w:numPr>
          <w:ilvl w:val="0"/>
          <w:numId w:val="55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분배를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분배금액이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분배금액을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초과하는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초과하는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동일한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분배율로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함께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참가하여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잔여재산을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분배</w:t>
      </w:r>
      <w:r w:rsidR="00FA3248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0A902B28" w14:textId="6A258AEE" w:rsidR="00196687" w:rsidRPr="00571710" w:rsidRDefault="00196687">
      <w:pPr>
        <w:numPr>
          <w:ilvl w:val="0"/>
          <w:numId w:val="55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다음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각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호의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해당하는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사유가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발생하는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="00C65ED3" w:rsidRPr="00571710">
        <w:rPr>
          <w:rFonts w:ascii="Times New Roman" w:eastAsia="바탕체" w:hAnsi="Times New Roman" w:cs="Times New Roman"/>
          <w:szCs w:val="20"/>
        </w:rPr>
        <w:t>투자자는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청산으로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간주하여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>항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C65ED3" w:rsidRPr="00571710">
        <w:rPr>
          <w:rFonts w:ascii="Times New Roman" w:eastAsia="바탕체" w:hAnsi="Times New Roman" w:cs="Times New Roman"/>
          <w:szCs w:val="20"/>
        </w:rPr>
        <w:t>및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2</w:t>
      </w:r>
      <w:r w:rsidRPr="00571710">
        <w:rPr>
          <w:rFonts w:ascii="Times New Roman" w:eastAsia="바탕체" w:hAnsi="Times New Roman" w:cs="Times New Roman"/>
          <w:szCs w:val="20"/>
        </w:rPr>
        <w:t>항을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적용</w:t>
      </w:r>
      <w:r w:rsidR="00C65ED3" w:rsidRPr="00571710">
        <w:rPr>
          <w:rFonts w:ascii="Times New Roman" w:eastAsia="바탕체" w:hAnsi="Times New Roman" w:cs="Times New Roman"/>
          <w:szCs w:val="20"/>
        </w:rPr>
        <w:t>할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C65ED3" w:rsidRPr="00571710">
        <w:rPr>
          <w:rFonts w:ascii="Times New Roman" w:eastAsia="바탕체" w:hAnsi="Times New Roman" w:cs="Times New Roman"/>
          <w:szCs w:val="20"/>
        </w:rPr>
        <w:t>수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C65ED3" w:rsidRPr="00571710">
        <w:rPr>
          <w:rFonts w:ascii="Times New Roman" w:eastAsia="바탕체" w:hAnsi="Times New Roman" w:cs="Times New Roman"/>
          <w:szCs w:val="20"/>
        </w:rPr>
        <w:t>있</w:t>
      </w:r>
      <w:r w:rsidRPr="00571710">
        <w:rPr>
          <w:rFonts w:ascii="Times New Roman" w:eastAsia="바탕체" w:hAnsi="Times New Roman" w:cs="Times New Roman"/>
          <w:szCs w:val="20"/>
        </w:rPr>
        <w:t>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이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경우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분배의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대상이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되는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재산은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다음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각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호의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1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에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해당하는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사유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발생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시의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총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기업가치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해당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사유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발생으로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인한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총</w:t>
      </w:r>
      <w:r w:rsidR="00C65ED3"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거래금액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중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계약의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당사자와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관련된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모든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금액을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대상으로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산정한다</w:t>
      </w:r>
      <w:r w:rsidRPr="00571710">
        <w:rPr>
          <w:rFonts w:ascii="Times New Roman" w:eastAsia="바탕체" w:hAnsi="Times New Roman" w:cs="Times New Roman"/>
          <w:color w:val="000000"/>
          <w:kern w:val="0"/>
          <w:szCs w:val="20"/>
        </w:rPr>
        <w:t>.</w:t>
      </w:r>
    </w:p>
    <w:p w14:paraId="57D45846" w14:textId="77777777" w:rsidR="00196687" w:rsidRPr="00571710" w:rsidRDefault="00196687">
      <w:pPr>
        <w:numPr>
          <w:ilvl w:val="1"/>
          <w:numId w:val="55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사유가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발생한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</w:p>
    <w:p w14:paraId="084B5EDC" w14:textId="752FAAFF" w:rsidR="00196687" w:rsidRPr="00571710" w:rsidRDefault="00196687">
      <w:pPr>
        <w:numPr>
          <w:ilvl w:val="1"/>
          <w:numId w:val="55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존속에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기초에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자산으로서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처분이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영업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양도나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폐지와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유사한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효과를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가져오는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중요한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자산의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14D12">
        <w:rPr>
          <w:rFonts w:ascii="Times New Roman" w:eastAsia="바탕체" w:hAnsi="Times New Roman" w:cs="Times New Roman" w:hint="eastAsia"/>
          <w:szCs w:val="20"/>
        </w:rPr>
        <w:t>중요한</w:t>
      </w:r>
      <w:r w:rsidR="00214D1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214D12">
        <w:rPr>
          <w:rFonts w:ascii="Times New Roman" w:eastAsia="바탕체" w:hAnsi="Times New Roman" w:cs="Times New Roman" w:hint="eastAsia"/>
          <w:szCs w:val="20"/>
        </w:rPr>
        <w:t>일부</w:t>
      </w:r>
      <w:r w:rsidRPr="00571710">
        <w:rPr>
          <w:rFonts w:ascii="Times New Roman" w:eastAsia="바탕체" w:hAnsi="Times New Roman" w:cs="Times New Roman"/>
          <w:szCs w:val="20"/>
        </w:rPr>
        <w:t>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매각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="00214D12">
        <w:rPr>
          <w:rFonts w:ascii="Times New Roman" w:eastAsia="바탕체" w:hAnsi="Times New Roman" w:cs="Times New Roman" w:hint="eastAsia"/>
          <w:szCs w:val="20"/>
        </w:rPr>
        <w:t>교환</w:t>
      </w:r>
      <w:r w:rsidR="00214D12">
        <w:rPr>
          <w:rFonts w:ascii="Times New Roman" w:eastAsia="바탕체" w:hAnsi="Times New Roman" w:cs="Times New Roman" w:hint="eastAsia"/>
          <w:szCs w:val="20"/>
        </w:rPr>
        <w:t>,</w:t>
      </w:r>
      <w:r w:rsidR="00214D12">
        <w:rPr>
          <w:rFonts w:ascii="Times New Roman" w:eastAsia="바탕체" w:hAnsi="Times New Roman" w:cs="Times New Roman"/>
          <w:szCs w:val="20"/>
        </w:rPr>
        <w:t xml:space="preserve"> </w:t>
      </w:r>
      <w:r w:rsidR="00214D12">
        <w:rPr>
          <w:rFonts w:ascii="Times New Roman" w:eastAsia="바탕체" w:hAnsi="Times New Roman" w:cs="Times New Roman" w:hint="eastAsia"/>
          <w:szCs w:val="20"/>
        </w:rPr>
        <w:t>현물출자</w:t>
      </w:r>
      <w:r w:rsidR="00214D12">
        <w:rPr>
          <w:rFonts w:ascii="Times New Roman" w:eastAsia="바탕체" w:hAnsi="Times New Roman" w:cs="Times New Roman" w:hint="eastAsia"/>
          <w:szCs w:val="20"/>
        </w:rPr>
        <w:t>,</w:t>
      </w:r>
      <w:r w:rsidR="00214D12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임대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양도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방법에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처분한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지적재산권이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독점적으로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허여되는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기술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파이프라인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라이선스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아웃의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제외</w:t>
      </w:r>
      <w:r w:rsidR="00372943"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)</w:t>
      </w:r>
    </w:p>
    <w:p w14:paraId="4E82C0D7" w14:textId="2CFA9380" w:rsidR="00196687" w:rsidRDefault="00196687">
      <w:pPr>
        <w:numPr>
          <w:ilvl w:val="1"/>
          <w:numId w:val="55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신설합병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흡수합병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되거나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단일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일련의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매각되고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합병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</w:t>
      </w:r>
      <w:r w:rsidR="00C65ED3" w:rsidRPr="00571710">
        <w:rPr>
          <w:rFonts w:ascii="Times New Roman" w:eastAsia="바탕체" w:hAnsi="Times New Roman" w:cs="Times New Roman"/>
          <w:szCs w:val="20"/>
        </w:rPr>
        <w:t>(</w:t>
      </w:r>
      <w:r w:rsidR="00C65ED3" w:rsidRPr="00571710">
        <w:rPr>
          <w:rFonts w:ascii="Times New Roman" w:eastAsia="바탕체" w:hAnsi="Times New Roman" w:cs="Times New Roman"/>
          <w:szCs w:val="20"/>
        </w:rPr>
        <w:t>합병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C65ED3" w:rsidRPr="00571710">
        <w:rPr>
          <w:rFonts w:ascii="Times New Roman" w:eastAsia="바탕체" w:hAnsi="Times New Roman" w:cs="Times New Roman"/>
          <w:szCs w:val="20"/>
        </w:rPr>
        <w:t>또는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C65ED3" w:rsidRPr="00571710">
        <w:rPr>
          <w:rFonts w:ascii="Times New Roman" w:eastAsia="바탕체" w:hAnsi="Times New Roman" w:cs="Times New Roman"/>
          <w:szCs w:val="20"/>
        </w:rPr>
        <w:t>인수되기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C65ED3" w:rsidRPr="00571710">
        <w:rPr>
          <w:rFonts w:ascii="Times New Roman" w:eastAsia="바탕체" w:hAnsi="Times New Roman" w:cs="Times New Roman"/>
          <w:szCs w:val="20"/>
        </w:rPr>
        <w:t>이전의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C65ED3" w:rsidRPr="00571710">
        <w:rPr>
          <w:rFonts w:ascii="Times New Roman" w:eastAsia="바탕체" w:hAnsi="Times New Roman" w:cs="Times New Roman"/>
          <w:szCs w:val="20"/>
        </w:rPr>
        <w:t>회사의</w:t>
      </w:r>
      <w:r w:rsidR="00C65ED3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C65ED3" w:rsidRPr="00571710">
        <w:rPr>
          <w:rFonts w:ascii="Times New Roman" w:eastAsia="바탕체" w:hAnsi="Times New Roman" w:cs="Times New Roman"/>
          <w:szCs w:val="20"/>
        </w:rPr>
        <w:t>주주</w:t>
      </w:r>
      <w:r w:rsidR="00C65ED3"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존속회사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존속회사가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완전소유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자회사인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존속회사의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모회사</w:t>
      </w:r>
      <w:r w:rsidRPr="00571710">
        <w:rPr>
          <w:rFonts w:ascii="Times New Roman" w:eastAsia="바탕체" w:hAnsi="Times New Roman" w:cs="Times New Roman"/>
          <w:szCs w:val="20"/>
        </w:rPr>
        <w:t xml:space="preserve">) </w:t>
      </w:r>
      <w:r w:rsidRPr="00571710">
        <w:rPr>
          <w:rFonts w:ascii="Times New Roman" w:eastAsia="바탕체" w:hAnsi="Times New Roman" w:cs="Times New Roman"/>
          <w:szCs w:val="20"/>
        </w:rPr>
        <w:t>주식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총수의</w:t>
      </w:r>
      <w:r w:rsidRPr="00571710">
        <w:rPr>
          <w:rFonts w:ascii="Times New Roman" w:eastAsia="바탕체" w:hAnsi="Times New Roman" w:cs="Times New Roman"/>
          <w:szCs w:val="20"/>
        </w:rPr>
        <w:t xml:space="preserve"> [50]% </w:t>
      </w:r>
      <w:r w:rsidRPr="00571710">
        <w:rPr>
          <w:rFonts w:ascii="Times New Roman" w:eastAsia="바탕체" w:hAnsi="Times New Roman" w:cs="Times New Roman"/>
          <w:szCs w:val="20"/>
        </w:rPr>
        <w:t>미만을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소유하게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</w:p>
    <w:p w14:paraId="5353B8AF" w14:textId="77777777" w:rsidR="00F96C36" w:rsidRDefault="00F96C36" w:rsidP="00F96C36">
      <w:pPr>
        <w:wordWrap/>
        <w:autoSpaceDE/>
        <w:autoSpaceDN/>
        <w:adjustRightInd w:val="0"/>
        <w:snapToGrid w:val="0"/>
        <w:spacing w:after="60" w:line="360" w:lineRule="auto"/>
        <w:rPr>
          <w:del w:id="132" w:author="Lim YoungHoon" w:date="2023-12-11T03:09:00Z"/>
          <w:rFonts w:ascii="Times New Roman" w:eastAsia="바탕체" w:hAnsi="Times New Roman" w:cs="Times New Roman"/>
          <w:szCs w:val="20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96C36" w14:paraId="3B432E71" w14:textId="77777777" w:rsidTr="00FD1C7B">
        <w:trPr>
          <w:del w:id="133" w:author="Lim YoungHoon" w:date="2023-12-11T03:09:00Z"/>
        </w:trPr>
        <w:tc>
          <w:tcPr>
            <w:tcW w:w="9344" w:type="dxa"/>
            <w:shd w:val="clear" w:color="auto" w:fill="FFFF00"/>
          </w:tcPr>
          <w:p w14:paraId="4DE0FAD9" w14:textId="77777777" w:rsidR="00F96C36" w:rsidRDefault="00F96C36" w:rsidP="00F96C36">
            <w:pPr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del w:id="134" w:author="Lim YoungHoon" w:date="2023-12-11T03:09:00Z"/>
                <w:rFonts w:eastAsia="바탕체"/>
              </w:rPr>
            </w:pPr>
            <w:del w:id="135" w:author="Lim YoungHoon" w:date="2023-12-11T03:09:00Z">
              <w:r>
                <w:rPr>
                  <w:rFonts w:eastAsia="바탕체" w:hint="eastAsia"/>
                </w:rPr>
                <w:delText>c</w:delText>
              </w:r>
              <w:r>
                <w:rPr>
                  <w:rFonts w:eastAsia="바탕체"/>
                </w:rPr>
                <w:delText xml:space="preserve">ase) </w:delText>
              </w:r>
              <w:r>
                <w:rPr>
                  <w:rFonts w:eastAsia="바탕체" w:hint="eastAsia"/>
                </w:rPr>
                <w:delText>이해관계인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연대상환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요청시</w:delText>
              </w:r>
            </w:del>
          </w:p>
          <w:p w14:paraId="4B04388A" w14:textId="77777777" w:rsidR="00F96C36" w:rsidRDefault="00F96C36" w:rsidP="00F96C36">
            <w:pPr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del w:id="136" w:author="Lim YoungHoon" w:date="2023-12-11T03:09:00Z"/>
                <w:rFonts w:eastAsia="바탕체"/>
              </w:rPr>
            </w:pPr>
          </w:p>
          <w:p w14:paraId="7BF9DA93" w14:textId="77777777" w:rsidR="00F96C36" w:rsidRPr="00F96C36" w:rsidRDefault="00F96C36" w:rsidP="00F96C36">
            <w:pPr>
              <w:numPr>
                <w:ilvl w:val="0"/>
                <w:numId w:val="55"/>
              </w:numPr>
              <w:wordWrap/>
              <w:autoSpaceDE/>
              <w:autoSpaceDN/>
              <w:adjustRightInd w:val="0"/>
              <w:snapToGrid w:val="0"/>
              <w:spacing w:after="60" w:line="360" w:lineRule="auto"/>
              <w:ind w:left="284" w:hanging="284"/>
              <w:rPr>
                <w:del w:id="137" w:author="Lim YoungHoon" w:date="2023-12-11T03:09:00Z"/>
                <w:rFonts w:eastAsia="바탕체"/>
              </w:rPr>
            </w:pPr>
            <w:del w:id="138" w:author="Lim YoungHoon" w:date="2023-12-11T03:09:00Z">
              <w:r>
                <w:rPr>
                  <w:rFonts w:eastAsia="바탕체" w:hint="eastAsia"/>
                </w:rPr>
                <w:delText>피투자기업의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청산종결시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잔여재산이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본건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우선주식의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주주에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대한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분배에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부족한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경우에는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투자자는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이해관계인에게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연대하여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상환을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청구할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수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있으며</w:delText>
              </w:r>
              <w:r>
                <w:rPr>
                  <w:rFonts w:eastAsia="바탕체" w:hint="eastAsia"/>
                </w:rPr>
                <w:delText>,</w:delText>
              </w:r>
              <w:r>
                <w:rPr>
                  <w:rFonts w:eastAsia="바탕체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이해관계인은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이에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응하여야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한다</w:delText>
              </w:r>
              <w:r>
                <w:rPr>
                  <w:rFonts w:eastAsia="바탕체" w:hint="eastAsia"/>
                </w:rPr>
                <w:delText>.</w:delText>
              </w:r>
            </w:del>
          </w:p>
        </w:tc>
      </w:tr>
    </w:tbl>
    <w:p w14:paraId="1B597467" w14:textId="77777777" w:rsidR="00F96C36" w:rsidRDefault="00F96C36" w:rsidP="00F96C36">
      <w:pPr>
        <w:wordWrap/>
        <w:autoSpaceDE/>
        <w:autoSpaceDN/>
        <w:adjustRightInd w:val="0"/>
        <w:snapToGrid w:val="0"/>
        <w:spacing w:after="60" w:line="360" w:lineRule="auto"/>
        <w:rPr>
          <w:del w:id="139" w:author="Lim YoungHoon" w:date="2023-12-11T03:09:00Z"/>
          <w:rFonts w:ascii="Times New Roman" w:eastAsia="바탕체" w:hAnsi="Times New Roman" w:cs="Times New Roman"/>
          <w:szCs w:val="20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96C36" w14:paraId="7371472E" w14:textId="77777777" w:rsidTr="00FD1C7B">
        <w:trPr>
          <w:del w:id="140" w:author="Lim YoungHoon" w:date="2023-12-11T03:09:00Z"/>
        </w:trPr>
        <w:tc>
          <w:tcPr>
            <w:tcW w:w="9344" w:type="dxa"/>
            <w:shd w:val="clear" w:color="auto" w:fill="FFFF00"/>
          </w:tcPr>
          <w:p w14:paraId="51D3549B" w14:textId="77777777" w:rsidR="00F96C36" w:rsidRDefault="00F96C36" w:rsidP="00F96C36">
            <w:pPr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del w:id="141" w:author="Lim YoungHoon" w:date="2023-12-11T03:09:00Z"/>
                <w:rFonts w:eastAsia="바탕체"/>
              </w:rPr>
            </w:pPr>
            <w:del w:id="142" w:author="Lim YoungHoon" w:date="2023-12-11T03:09:00Z">
              <w:r>
                <w:rPr>
                  <w:rFonts w:eastAsia="바탕체" w:hint="eastAsia"/>
                </w:rPr>
                <w:delText>c</w:delText>
              </w:r>
              <w:r>
                <w:rPr>
                  <w:rFonts w:eastAsia="바탕체"/>
                </w:rPr>
                <w:delText xml:space="preserve">ase) </w:delText>
              </w:r>
              <w:r>
                <w:rPr>
                  <w:rFonts w:eastAsia="바탕체" w:hint="eastAsia"/>
                </w:rPr>
                <w:delText>기발행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주식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및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추후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발행될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주식을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배제하고</w:delText>
              </w:r>
              <w:r>
                <w:rPr>
                  <w:rFonts w:eastAsia="바탕체" w:hint="eastAsia"/>
                </w:rPr>
                <w:delText>,</w:delText>
              </w:r>
              <w:r>
                <w:rPr>
                  <w:rFonts w:eastAsia="바탕체"/>
                </w:rPr>
                <w:delText xml:space="preserve"> </w:delText>
              </w:r>
              <w:r w:rsidR="008A632F">
                <w:rPr>
                  <w:rFonts w:eastAsia="바탕체" w:hint="eastAsia"/>
                </w:rPr>
                <w:delText>본건</w:delText>
              </w:r>
              <w:r w:rsidR="008A632F">
                <w:rPr>
                  <w:rFonts w:eastAsia="바탕체" w:hint="eastAsia"/>
                </w:rPr>
                <w:delText xml:space="preserve"> </w:delText>
              </w:r>
              <w:r w:rsidR="008A632F">
                <w:rPr>
                  <w:rFonts w:eastAsia="바탕체" w:hint="eastAsia"/>
                </w:rPr>
                <w:delText>우선주식을</w:delText>
              </w:r>
              <w:r w:rsidR="008A632F"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잔여</w:delText>
              </w:r>
              <w:r w:rsidR="008A632F"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배분</w:delText>
              </w:r>
              <w:r w:rsidR="008A632F">
                <w:rPr>
                  <w:rFonts w:eastAsia="바탕체" w:hint="eastAsia"/>
                </w:rPr>
                <w:delText>시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최우선</w:delText>
              </w:r>
              <w:r w:rsidR="008A632F"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순위</w:delText>
              </w:r>
              <w:r w:rsidR="008A632F">
                <w:rPr>
                  <w:rFonts w:eastAsia="바탕체" w:hint="eastAsia"/>
                </w:rPr>
                <w:delText>로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두고자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하는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경우</w:delText>
              </w:r>
            </w:del>
          </w:p>
          <w:p w14:paraId="33619933" w14:textId="77777777" w:rsidR="00F96C36" w:rsidRDefault="00F96C36" w:rsidP="00F96C36">
            <w:pPr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del w:id="143" w:author="Lim YoungHoon" w:date="2023-12-11T03:09:00Z"/>
                <w:rFonts w:eastAsia="바탕체"/>
              </w:rPr>
            </w:pPr>
          </w:p>
          <w:p w14:paraId="423EF9AB" w14:textId="77777777" w:rsidR="00F96C36" w:rsidRPr="00571710" w:rsidRDefault="00F96C36" w:rsidP="00F96C36">
            <w:pPr>
              <w:numPr>
                <w:ilvl w:val="0"/>
                <w:numId w:val="55"/>
              </w:numPr>
              <w:wordWrap/>
              <w:autoSpaceDE/>
              <w:autoSpaceDN/>
              <w:adjustRightInd w:val="0"/>
              <w:snapToGrid w:val="0"/>
              <w:spacing w:after="60" w:line="360" w:lineRule="auto"/>
              <w:ind w:left="284" w:hanging="284"/>
              <w:rPr>
                <w:del w:id="144" w:author="Lim YoungHoon" w:date="2023-12-11T03:09:00Z"/>
                <w:rFonts w:eastAsia="바탕체"/>
              </w:rPr>
            </w:pPr>
            <w:del w:id="145" w:author="Lim YoungHoon" w:date="2023-12-11T03:09:00Z">
              <w:r w:rsidRPr="00571710">
                <w:rPr>
                  <w:rFonts w:eastAsia="바탕체"/>
                </w:rPr>
                <w:delText>본건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우선주식은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회사가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본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계약의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체결일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현재까지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발행한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일체의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다른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주식에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우선하여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청산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잔여재산의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분배를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받게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된다</w:delText>
              </w:r>
              <w:r w:rsidRPr="00571710">
                <w:rPr>
                  <w:rFonts w:eastAsia="바탕체"/>
                </w:rPr>
                <w:delText xml:space="preserve">. </w:delText>
              </w:r>
              <w:r w:rsidRPr="00571710">
                <w:rPr>
                  <w:rFonts w:eastAsia="바탕체"/>
                </w:rPr>
                <w:delText>회사가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본건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우선주식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발행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이후에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추가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증자에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의하여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다른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종류주식을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발행하는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경우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투자자의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서면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동의가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없는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동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종류주식의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우선적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내용이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본건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우선주식의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우선적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내용보다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우선할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없다</w:delText>
              </w:r>
              <w:r w:rsidRPr="00571710">
                <w:rPr>
                  <w:rFonts w:eastAsia="바탕체"/>
                </w:rPr>
                <w:delText>.</w:delText>
              </w:r>
            </w:del>
          </w:p>
          <w:p w14:paraId="04FCDB2F" w14:textId="77777777" w:rsidR="00F96C36" w:rsidRPr="00F96C36" w:rsidRDefault="00F96C36" w:rsidP="00F96C36">
            <w:pPr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del w:id="146" w:author="Lim YoungHoon" w:date="2023-12-11T03:09:00Z"/>
                <w:rFonts w:eastAsia="바탕체"/>
              </w:rPr>
            </w:pPr>
            <w:del w:id="147" w:author="Lim YoungHoon" w:date="2023-12-11T03:09:00Z">
              <w:r>
                <w:rPr>
                  <w:rFonts w:eastAsia="바탕체" w:hint="eastAsia"/>
                </w:rPr>
                <w:delText>(</w:delText>
              </w:r>
              <w:r>
                <w:rPr>
                  <w:rFonts w:eastAsia="바탕체"/>
                </w:rPr>
                <w:delText xml:space="preserve">=&gt; </w:delText>
              </w:r>
              <w:r>
                <w:rPr>
                  <w:rFonts w:eastAsia="바탕체" w:hint="eastAsia"/>
                </w:rPr>
                <w:delText>이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경우</w:delText>
              </w:r>
              <w:r>
                <w:rPr>
                  <w:rFonts w:eastAsia="바탕체" w:hint="eastAsia"/>
                </w:rPr>
                <w:delText>,</w:delText>
              </w:r>
              <w:r>
                <w:rPr>
                  <w:rFonts w:eastAsia="바탕체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추후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회사가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증자를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하게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되는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경우에는</w:delText>
              </w:r>
              <w:r>
                <w:rPr>
                  <w:rFonts w:eastAsia="바탕체" w:hint="eastAsia"/>
                </w:rPr>
                <w:delText>,</w:delText>
              </w:r>
              <w:r>
                <w:rPr>
                  <w:rFonts w:eastAsia="바탕체"/>
                </w:rPr>
                <w:delText xml:space="preserve"> </w:delText>
              </w:r>
              <w:r>
                <w:rPr>
                  <w:rFonts w:eastAsia="바탕체" w:hint="eastAsia"/>
                </w:rPr>
                <w:delText>계약서를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징구해서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내용을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확인해야</w:delText>
              </w:r>
              <w:r>
                <w:rPr>
                  <w:rFonts w:eastAsia="바탕체" w:hint="eastAsia"/>
                </w:rPr>
                <w:delText xml:space="preserve"> </w:delText>
              </w:r>
              <w:r>
                <w:rPr>
                  <w:rFonts w:eastAsia="바탕체" w:hint="eastAsia"/>
                </w:rPr>
                <w:delText>함</w:delText>
              </w:r>
              <w:r>
                <w:rPr>
                  <w:rFonts w:eastAsia="바탕체" w:hint="eastAsia"/>
                </w:rPr>
                <w:delText>)</w:delText>
              </w:r>
            </w:del>
          </w:p>
        </w:tc>
      </w:tr>
    </w:tbl>
    <w:p w14:paraId="23F95005" w14:textId="60A6A121" w:rsidR="00F96C36" w:rsidRDefault="000E6E37" w:rsidP="000E6E37">
      <w:pPr>
        <w:numPr>
          <w:ilvl w:val="0"/>
          <w:numId w:val="55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ins w:id="148" w:author="Lim YoungHoon" w:date="2023-12-11T03:09:00Z"/>
          <w:rFonts w:ascii="Times New Roman" w:eastAsia="바탕체" w:hAnsi="Times New Roman" w:cs="Times New Roman"/>
          <w:szCs w:val="20"/>
        </w:rPr>
      </w:pPr>
      <w:ins w:id="149" w:author="Lim YoungHoon" w:date="2023-12-11T03:09:00Z">
        <w:r w:rsidRPr="001F031A">
          <w:rPr>
            <w:rFonts w:ascii="Times New Roman" w:eastAsia="바탕체" w:hAnsi="Times New Roman" w:cs="Times New Roman" w:hint="eastAsia"/>
            <w:szCs w:val="20"/>
          </w:rPr>
          <w:t>피투자기업의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청산종결시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잔여재산이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본건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우선주식의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주주에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대한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분배에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부족한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경우에는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투자자는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이해관계인에게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연대하여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상환을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청구할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수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있으며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,</w:t>
        </w:r>
        <w:r w:rsidRPr="001F031A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이해관계인은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이에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응하여야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한다</w:t>
        </w:r>
        <w:r w:rsidRPr="001F031A">
          <w:rPr>
            <w:rFonts w:ascii="Times New Roman" w:eastAsia="바탕체" w:hAnsi="Times New Roman" w:cs="Times New Roman" w:hint="eastAsia"/>
            <w:szCs w:val="20"/>
          </w:rPr>
          <w:t>.</w:t>
        </w:r>
      </w:ins>
    </w:p>
    <w:p w14:paraId="5CCE5C53" w14:textId="4BC28335" w:rsidR="005A2CE8" w:rsidRPr="001F031A" w:rsidRDefault="005A2CE8" w:rsidP="000E6E37">
      <w:pPr>
        <w:numPr>
          <w:ilvl w:val="0"/>
          <w:numId w:val="55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ins w:id="150" w:author="Lim YoungHoon" w:date="2023-12-11T03:09:00Z"/>
          <w:rFonts w:ascii="Times New Roman" w:eastAsia="바탕체" w:hAnsi="Times New Roman" w:cs="Times New Roman"/>
          <w:szCs w:val="20"/>
        </w:rPr>
      </w:pPr>
      <w:ins w:id="151" w:author="Lim YoungHoon" w:date="2023-12-11T03:09:00Z">
        <w:r w:rsidRPr="00571710">
          <w:rPr>
            <w:rFonts w:eastAsia="바탕체"/>
          </w:rPr>
          <w:t>본건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우선주식은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회사가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본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계약의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체결일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현재까지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발행한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일체의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다른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주식에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우선하여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청산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잔여재산의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분배를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받게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된다</w:t>
        </w:r>
        <w:r w:rsidRPr="00571710">
          <w:rPr>
            <w:rFonts w:eastAsia="바탕체"/>
          </w:rPr>
          <w:t xml:space="preserve">. </w:t>
        </w:r>
        <w:r w:rsidRPr="00571710">
          <w:rPr>
            <w:rFonts w:eastAsia="바탕체"/>
          </w:rPr>
          <w:t>회사가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본건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우선주식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발행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이후에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추가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증자에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의하여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다른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종류주식을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발행하는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경우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투자자의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서면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동의가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없는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한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동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종류주식의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우선적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내용이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본건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우선주식의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우선적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내용보다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우선할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없다</w:t>
        </w:r>
        <w:r w:rsidRPr="00571710">
          <w:rPr>
            <w:rFonts w:eastAsia="바탕체"/>
          </w:rPr>
          <w:t>.</w:t>
        </w:r>
      </w:ins>
    </w:p>
    <w:p w14:paraId="6548FA45" w14:textId="1F546164" w:rsidR="00C8745A" w:rsidRPr="001F031A" w:rsidRDefault="00AE687D" w:rsidP="000E6E37">
      <w:pPr>
        <w:numPr>
          <w:ilvl w:val="0"/>
          <w:numId w:val="55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ins w:id="152" w:author="Lim YoungHoon" w:date="2023-12-11T03:09:00Z"/>
          <w:rFonts w:ascii="Times New Roman" w:eastAsia="바탕체" w:hAnsi="Times New Roman" w:cs="Times New Roman"/>
          <w:szCs w:val="20"/>
        </w:rPr>
      </w:pPr>
      <w:proofErr w:type="spellStart"/>
      <w:ins w:id="153" w:author="Lim YoungHoon" w:date="2023-12-11T03:09:00Z">
        <w:r w:rsidRPr="00AE687D">
          <w:rPr>
            <w:rFonts w:ascii="Times New Roman" w:eastAsia="바탕체" w:hAnsi="Times New Roman" w:cs="Times New Roman"/>
            <w:szCs w:val="20"/>
          </w:rPr>
          <w:t>본조에</w:t>
        </w:r>
        <w:proofErr w:type="spellEnd"/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따른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투자자의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권리행사는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본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계약에서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정한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투자자의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다른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권리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행사에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영향을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미치지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아니하며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, </w:t>
        </w:r>
        <w:r w:rsidRPr="00AE687D">
          <w:rPr>
            <w:rFonts w:ascii="Times New Roman" w:eastAsia="바탕체" w:hAnsi="Times New Roman" w:cs="Times New Roman"/>
            <w:szCs w:val="20"/>
          </w:rPr>
          <w:t>투자자는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이를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선택적으로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또는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병행적으로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행사할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수</w:t>
        </w:r>
        <w:r w:rsidRPr="00AE687D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AE687D">
          <w:rPr>
            <w:rFonts w:ascii="Times New Roman" w:eastAsia="바탕체" w:hAnsi="Times New Roman" w:cs="Times New Roman"/>
            <w:szCs w:val="20"/>
          </w:rPr>
          <w:t>있다</w:t>
        </w:r>
        <w:r w:rsidRPr="00AE687D">
          <w:rPr>
            <w:rFonts w:ascii="Times New Roman" w:eastAsia="바탕체" w:hAnsi="Times New Roman" w:cs="Times New Roman"/>
            <w:szCs w:val="20"/>
          </w:rPr>
          <w:t>.</w:t>
        </w:r>
      </w:ins>
    </w:p>
    <w:p w14:paraId="4B1B1FD5" w14:textId="3D823C87" w:rsidR="00AE687D" w:rsidRDefault="005A2CE8" w:rsidP="005A2CE8">
      <w:pPr>
        <w:wordWrap/>
        <w:autoSpaceDE/>
        <w:autoSpaceDN/>
        <w:adjustRightInd w:val="0"/>
        <w:snapToGrid w:val="0"/>
        <w:spacing w:after="60" w:line="360" w:lineRule="auto"/>
        <w:ind w:left="284"/>
        <w:rPr>
          <w:ins w:id="154" w:author="Lim YoungHoon" w:date="2023-12-11T03:09:00Z"/>
          <w:rFonts w:eastAsia="바탕체" w:hint="eastAsia"/>
          <w:highlight w:val="yellow"/>
        </w:rPr>
      </w:pPr>
      <w:ins w:id="155" w:author="Lim YoungHoon" w:date="2023-12-11T03:09:00Z">
        <w:r w:rsidRPr="001F031A">
          <w:rPr>
            <w:rFonts w:eastAsia="바탕체" w:hint="eastAsia"/>
            <w:highlight w:val="yellow"/>
          </w:rPr>
          <w:t>(</w:t>
        </w:r>
        <w:r w:rsidRPr="001F031A">
          <w:rPr>
            <w:rFonts w:eastAsia="바탕체"/>
            <w:highlight w:val="yellow"/>
          </w:rPr>
          <w:t xml:space="preserve">SL Partners: </w:t>
        </w:r>
        <w:r w:rsidRPr="001F031A">
          <w:rPr>
            <w:rFonts w:eastAsia="바탕체" w:hint="eastAsia"/>
            <w:highlight w:val="yellow"/>
          </w:rPr>
          <w:t>제</w:t>
        </w:r>
        <w:r w:rsidRPr="001F031A">
          <w:rPr>
            <w:rFonts w:eastAsia="바탕체" w:hint="eastAsia"/>
            <w:highlight w:val="yellow"/>
          </w:rPr>
          <w:t>4</w:t>
        </w:r>
        <w:r w:rsidRPr="001F031A">
          <w:rPr>
            <w:rFonts w:eastAsia="바탕체" w:hint="eastAsia"/>
            <w:highlight w:val="yellow"/>
          </w:rPr>
          <w:t>항은</w:t>
        </w:r>
        <w:r w:rsidRPr="001F031A">
          <w:rPr>
            <w:rFonts w:eastAsia="바탕체" w:hint="eastAsia"/>
            <w:highlight w:val="yellow"/>
          </w:rPr>
          <w:t xml:space="preserve"> </w:t>
        </w:r>
        <w:r w:rsidRPr="001F031A">
          <w:rPr>
            <w:rFonts w:eastAsia="바탕체" w:hint="eastAsia"/>
            <w:highlight w:val="yellow"/>
          </w:rPr>
          <w:t>이해관계인의</w:t>
        </w:r>
        <w:r w:rsidRPr="001F031A">
          <w:rPr>
            <w:rFonts w:eastAsia="바탕체" w:hint="eastAsia"/>
            <w:highlight w:val="yellow"/>
          </w:rPr>
          <w:t xml:space="preserve"> </w:t>
        </w:r>
        <w:r w:rsidRPr="001F031A">
          <w:rPr>
            <w:rFonts w:eastAsia="바탕체" w:hint="eastAsia"/>
            <w:highlight w:val="yellow"/>
          </w:rPr>
          <w:t>연대상환의무</w:t>
        </w:r>
        <w:r w:rsidRPr="001F031A">
          <w:rPr>
            <w:rFonts w:eastAsia="바탕체" w:hint="eastAsia"/>
            <w:highlight w:val="yellow"/>
          </w:rPr>
          <w:t>,</w:t>
        </w:r>
        <w:r w:rsidRPr="001F031A">
          <w:rPr>
            <w:rFonts w:eastAsia="바탕체"/>
            <w:highlight w:val="yellow"/>
          </w:rPr>
          <w:t xml:space="preserve"> </w:t>
        </w:r>
        <w:r w:rsidRPr="001F031A">
          <w:rPr>
            <w:rFonts w:eastAsia="바탕체" w:hint="eastAsia"/>
            <w:highlight w:val="yellow"/>
          </w:rPr>
          <w:t>제</w:t>
        </w:r>
        <w:r w:rsidRPr="001F031A">
          <w:rPr>
            <w:rFonts w:eastAsia="바탕체"/>
            <w:highlight w:val="yellow"/>
          </w:rPr>
          <w:t>5</w:t>
        </w:r>
        <w:r w:rsidRPr="001F031A">
          <w:rPr>
            <w:rFonts w:eastAsia="바탕체" w:hint="eastAsia"/>
            <w:highlight w:val="yellow"/>
          </w:rPr>
          <w:t>항은</w:t>
        </w:r>
        <w:r w:rsidRPr="001F031A">
          <w:rPr>
            <w:rFonts w:eastAsia="바탕체" w:hint="eastAsia"/>
            <w:highlight w:val="yellow"/>
          </w:rPr>
          <w:t xml:space="preserve"> </w:t>
        </w:r>
        <w:r w:rsidR="008502D2" w:rsidRPr="001F031A">
          <w:rPr>
            <w:rFonts w:eastAsia="바탕체" w:hint="eastAsia"/>
            <w:highlight w:val="yellow"/>
          </w:rPr>
          <w:t>현재</w:t>
        </w:r>
        <w:r w:rsidR="008502D2" w:rsidRPr="001F031A">
          <w:rPr>
            <w:rFonts w:eastAsia="바탕체" w:hint="eastAsia"/>
            <w:highlight w:val="yellow"/>
          </w:rPr>
          <w:t>/</w:t>
        </w:r>
        <w:r w:rsidR="008502D2" w:rsidRPr="001F031A">
          <w:rPr>
            <w:rFonts w:eastAsia="바탕체" w:hint="eastAsia"/>
            <w:highlight w:val="yellow"/>
          </w:rPr>
          <w:t>미래의</w:t>
        </w:r>
        <w:r w:rsidR="008502D2" w:rsidRPr="001F031A">
          <w:rPr>
            <w:rFonts w:eastAsia="바탕체" w:hint="eastAsia"/>
            <w:highlight w:val="yellow"/>
          </w:rPr>
          <w:t xml:space="preserve"> </w:t>
        </w:r>
        <w:r w:rsidR="008502D2" w:rsidRPr="001F031A">
          <w:rPr>
            <w:rFonts w:eastAsia="바탕체" w:hint="eastAsia"/>
            <w:highlight w:val="yellow"/>
          </w:rPr>
          <w:t>상황에서</w:t>
        </w:r>
        <w:r w:rsidR="008502D2" w:rsidRPr="001F031A">
          <w:rPr>
            <w:rFonts w:eastAsia="바탕체" w:hint="eastAsia"/>
            <w:highlight w:val="yellow"/>
          </w:rPr>
          <w:t xml:space="preserve"> </w:t>
        </w:r>
        <w:r w:rsidR="008502D2" w:rsidRPr="001F031A">
          <w:rPr>
            <w:rFonts w:eastAsia="바탕체" w:hint="eastAsia"/>
            <w:highlight w:val="yellow"/>
          </w:rPr>
          <w:t>잔여재산</w:t>
        </w:r>
        <w:r w:rsidR="008502D2" w:rsidRPr="001F031A">
          <w:rPr>
            <w:rFonts w:eastAsia="바탕체" w:hint="eastAsia"/>
            <w:highlight w:val="yellow"/>
          </w:rPr>
          <w:t xml:space="preserve"> </w:t>
        </w:r>
        <w:r w:rsidR="008502D2" w:rsidRPr="001F031A">
          <w:rPr>
            <w:rFonts w:eastAsia="바탕체" w:hint="eastAsia"/>
            <w:highlight w:val="yellow"/>
          </w:rPr>
          <w:t>분배의</w:t>
        </w:r>
        <w:r w:rsidR="008502D2" w:rsidRPr="001F031A">
          <w:rPr>
            <w:rFonts w:eastAsia="바탕체" w:hint="eastAsia"/>
            <w:highlight w:val="yellow"/>
          </w:rPr>
          <w:t xml:space="preserve"> </w:t>
        </w:r>
        <w:r w:rsidR="008502D2" w:rsidRPr="001F031A">
          <w:rPr>
            <w:rFonts w:eastAsia="바탕체" w:hint="eastAsia"/>
            <w:highlight w:val="yellow"/>
          </w:rPr>
          <w:t>최우선순위를</w:t>
        </w:r>
        <w:r w:rsidR="008502D2" w:rsidRPr="001F031A">
          <w:rPr>
            <w:rFonts w:eastAsia="바탕체" w:hint="eastAsia"/>
            <w:highlight w:val="yellow"/>
          </w:rPr>
          <w:t xml:space="preserve"> </w:t>
        </w:r>
        <w:r w:rsidR="008502D2" w:rsidRPr="001F031A">
          <w:rPr>
            <w:rFonts w:eastAsia="바탕체" w:hint="eastAsia"/>
            <w:highlight w:val="yellow"/>
          </w:rPr>
          <w:t>유지하겠다는</w:t>
        </w:r>
        <w:r w:rsidR="008502D2" w:rsidRPr="001F031A">
          <w:rPr>
            <w:rFonts w:eastAsia="바탕체" w:hint="eastAsia"/>
            <w:highlight w:val="yellow"/>
          </w:rPr>
          <w:t xml:space="preserve"> </w:t>
        </w:r>
        <w:r w:rsidR="008502D2" w:rsidRPr="001F031A">
          <w:rPr>
            <w:rFonts w:eastAsia="바탕체" w:hint="eastAsia"/>
            <w:highlight w:val="yellow"/>
          </w:rPr>
          <w:t>내용</w:t>
        </w:r>
        <w:r w:rsidR="00B836AC">
          <w:rPr>
            <w:rFonts w:eastAsia="바탕체" w:hint="eastAsia"/>
            <w:highlight w:val="yellow"/>
          </w:rPr>
          <w:t>입니다</w:t>
        </w:r>
        <w:r w:rsidR="00B836AC">
          <w:rPr>
            <w:rFonts w:eastAsia="바탕체" w:hint="eastAsia"/>
            <w:highlight w:val="yellow"/>
          </w:rPr>
          <w:t>.</w:t>
        </w:r>
        <w:r w:rsidR="00B836AC">
          <w:rPr>
            <w:rFonts w:eastAsia="바탕체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제</w:t>
        </w:r>
        <w:r w:rsidR="00BE3E16">
          <w:rPr>
            <w:rFonts w:eastAsia="바탕체" w:hint="eastAsia"/>
            <w:highlight w:val="yellow"/>
          </w:rPr>
          <w:t>4</w:t>
        </w:r>
        <w:r w:rsidR="00BE3E16">
          <w:rPr>
            <w:rFonts w:eastAsia="바탕체" w:hint="eastAsia"/>
            <w:highlight w:val="yellow"/>
          </w:rPr>
          <w:t>항은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/>
            <w:highlight w:val="yellow"/>
          </w:rPr>
          <w:t>Tag along/Drag along</w:t>
        </w:r>
        <w:r w:rsidR="00AE687D">
          <w:rPr>
            <w:rFonts w:eastAsia="바탕체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과</w:t>
        </w:r>
        <w:r w:rsidR="0015758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마찬가지로</w:t>
        </w:r>
        <w:r w:rsidR="0015758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잔여재산</w:t>
        </w:r>
        <w:r w:rsidR="0015758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분배에서</w:t>
        </w:r>
        <w:r w:rsidR="0015758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부족액이</w:t>
        </w:r>
        <w:r w:rsidR="0015758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있을</w:t>
        </w:r>
        <w:r w:rsidR="0015758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때</w:t>
        </w:r>
        <w:r w:rsidR="0015758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이해관계인이</w:t>
        </w:r>
        <w:r w:rsidR="0015758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그</w:t>
        </w:r>
        <w:r w:rsidR="0015758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부족액을</w:t>
        </w:r>
        <w:r w:rsidR="0015758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보충할</w:t>
        </w:r>
        <w:r w:rsidR="0015758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수</w:t>
        </w:r>
        <w:r w:rsidR="0015758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>있도록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필요한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조항이라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사료됩니다</w:t>
        </w:r>
        <w:r w:rsidR="00BE3E16">
          <w:rPr>
            <w:rFonts w:eastAsia="바탕체" w:hint="eastAsia"/>
            <w:highlight w:val="yellow"/>
          </w:rPr>
          <w:t>.</w:t>
        </w:r>
        <w:r w:rsidR="00BE3E16">
          <w:rPr>
            <w:rFonts w:eastAsia="바탕체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제</w:t>
        </w:r>
        <w:r w:rsidR="00BE3E16">
          <w:rPr>
            <w:rFonts w:eastAsia="바탕체" w:hint="eastAsia"/>
            <w:highlight w:val="yellow"/>
          </w:rPr>
          <w:t>6</w:t>
        </w:r>
        <w:r w:rsidR="00BE3E16">
          <w:rPr>
            <w:rFonts w:eastAsia="바탕체" w:hint="eastAsia"/>
            <w:highlight w:val="yellow"/>
          </w:rPr>
          <w:t>항은</w:t>
        </w:r>
        <w:r w:rsidR="00BE3E16">
          <w:rPr>
            <w:rFonts w:eastAsia="바탕체" w:hint="eastAsia"/>
            <w:highlight w:val="yellow"/>
          </w:rPr>
          <w:t xml:space="preserve"> </w:t>
        </w:r>
        <w:proofErr w:type="spellStart"/>
        <w:r w:rsidR="00BE3E16">
          <w:rPr>
            <w:rFonts w:eastAsia="바탕체" w:hint="eastAsia"/>
            <w:highlight w:val="yellow"/>
          </w:rPr>
          <w:t>본조가</w:t>
        </w:r>
        <w:proofErr w:type="spellEnd"/>
        <w:r w:rsidR="00BE3E16">
          <w:rPr>
            <w:rFonts w:eastAsia="바탕체" w:hint="eastAsia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혹시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다른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조항에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따른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권리행사에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장애가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되지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BE3E16">
          <w:rPr>
            <w:rFonts w:eastAsia="바탕체" w:hint="eastAsia"/>
            <w:highlight w:val="yellow"/>
          </w:rPr>
          <w:t>않도록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8559E7">
          <w:rPr>
            <w:rFonts w:eastAsia="바탕체" w:hint="eastAsia"/>
            <w:highlight w:val="yellow"/>
          </w:rPr>
          <w:t>추가하여</w:t>
        </w:r>
        <w:r w:rsidR="008559E7">
          <w:rPr>
            <w:rFonts w:eastAsia="바탕체" w:hint="eastAsia"/>
            <w:highlight w:val="yellow"/>
          </w:rPr>
          <w:t xml:space="preserve"> </w:t>
        </w:r>
        <w:r w:rsidR="008559E7">
          <w:rPr>
            <w:rFonts w:eastAsia="바탕체" w:hint="eastAsia"/>
            <w:highlight w:val="yellow"/>
          </w:rPr>
          <w:t>보았습니다</w:t>
        </w:r>
        <w:r w:rsidR="008559E7">
          <w:rPr>
            <w:rFonts w:eastAsia="바탕체" w:hint="eastAsia"/>
            <w:highlight w:val="yellow"/>
          </w:rPr>
          <w:t>)</w:t>
        </w:r>
        <w:r w:rsidR="00BE3E16">
          <w:rPr>
            <w:rFonts w:eastAsia="바탕체" w:hint="eastAsia"/>
            <w:highlight w:val="yellow"/>
          </w:rPr>
          <w:t xml:space="preserve"> </w:t>
        </w:r>
        <w:r w:rsidR="00157586">
          <w:rPr>
            <w:rFonts w:eastAsia="바탕체" w:hint="eastAsia"/>
            <w:highlight w:val="yellow"/>
          </w:rPr>
          <w:t xml:space="preserve"> </w:t>
        </w:r>
      </w:ins>
    </w:p>
    <w:p w14:paraId="1573DA20" w14:textId="77777777" w:rsidR="00196687" w:rsidRPr="00571710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1883C5C9" w14:textId="42187AE4" w:rsidR="00196687" w:rsidRPr="00571710" w:rsidRDefault="00802F73" w:rsidP="00234719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bookmarkStart w:id="156" w:name="제10조"/>
      <w:bookmarkEnd w:id="156"/>
      <w:r>
        <w:rPr>
          <w:rFonts w:ascii="Times New Roman" w:eastAsia="바탕체" w:hint="eastAsia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전환권에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관한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사항</w:t>
      </w:r>
    </w:p>
    <w:p w14:paraId="1247606D" w14:textId="408A29A9" w:rsidR="00196687" w:rsidRPr="00571710" w:rsidRDefault="00196687">
      <w:pPr>
        <w:numPr>
          <w:ilvl w:val="0"/>
          <w:numId w:val="24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전환기간</w:t>
      </w:r>
      <w:r w:rsidRPr="00571710">
        <w:rPr>
          <w:rFonts w:ascii="Times New Roman" w:eastAsia="바탕체" w:hAnsi="Times New Roman" w:cs="Times New Roman"/>
          <w:szCs w:val="20"/>
        </w:rPr>
        <w:t xml:space="preserve">: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</w:t>
      </w:r>
      <w:r w:rsidR="00D86744">
        <w:rPr>
          <w:rFonts w:ascii="Times New Roman" w:eastAsia="바탕체" w:hAnsi="Times New Roman" w:cs="Times New Roman" w:hint="eastAsia"/>
          <w:szCs w:val="20"/>
        </w:rPr>
        <w:t>(</w:t>
      </w:r>
      <w:r w:rsidR="00D86744">
        <w:rPr>
          <w:rFonts w:ascii="Times New Roman" w:eastAsia="바탕체" w:hAnsi="Times New Roman" w:cs="Times New Roman" w:hint="eastAsia"/>
          <w:szCs w:val="20"/>
        </w:rPr>
        <w:t>회사는</w:t>
      </w:r>
      <w:r w:rsidR="00D8674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86744">
        <w:rPr>
          <w:rFonts w:ascii="Times New Roman" w:eastAsia="바탕체" w:hAnsi="Times New Roman" w:cs="Times New Roman" w:hint="eastAsia"/>
          <w:szCs w:val="20"/>
        </w:rPr>
        <w:t>전환</w:t>
      </w:r>
      <w:r w:rsidR="00D8674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86744">
        <w:rPr>
          <w:rFonts w:ascii="Times New Roman" w:eastAsia="바탕체" w:hAnsi="Times New Roman" w:cs="Times New Roman" w:hint="eastAsia"/>
          <w:szCs w:val="20"/>
        </w:rPr>
        <w:t>청구권을</w:t>
      </w:r>
      <w:r w:rsidR="00D8674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86744">
        <w:rPr>
          <w:rFonts w:ascii="Times New Roman" w:eastAsia="바탕체" w:hAnsi="Times New Roman" w:cs="Times New Roman" w:hint="eastAsia"/>
          <w:szCs w:val="20"/>
        </w:rPr>
        <w:t>갖지</w:t>
      </w:r>
      <w:r w:rsidR="00D8674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86744">
        <w:rPr>
          <w:rFonts w:ascii="Times New Roman" w:eastAsia="바탕체" w:hAnsi="Times New Roman" w:cs="Times New Roman" w:hint="eastAsia"/>
          <w:szCs w:val="20"/>
        </w:rPr>
        <w:t>아니한다</w:t>
      </w:r>
      <w:r w:rsidR="00D86744">
        <w:rPr>
          <w:rFonts w:ascii="Times New Roman" w:eastAsia="바탕체" w:hAnsi="Times New Roman" w:cs="Times New Roman" w:hint="eastAsia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5B28EC">
        <w:rPr>
          <w:rFonts w:ascii="Times New Roman" w:eastAsia="바탕체" w:hAnsi="Times New Roman" w:cs="Times New Roman" w:hint="eastAsia"/>
          <w:szCs w:val="20"/>
        </w:rPr>
        <w:t>본건</w:t>
      </w:r>
      <w:r w:rsidR="005B28EC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B28EC">
        <w:rPr>
          <w:rFonts w:ascii="Times New Roman" w:eastAsia="바탕체" w:hAnsi="Times New Roman" w:cs="Times New Roman" w:hint="eastAsia"/>
          <w:szCs w:val="20"/>
        </w:rPr>
        <w:t>우선주식의</w:t>
      </w:r>
      <w:r w:rsidR="005B28EC">
        <w:rPr>
          <w:rFonts w:ascii="Times New Roman" w:eastAsia="바탕체" w:hAnsi="Times New Roman" w:cs="Times New Roman" w:hint="eastAsia"/>
          <w:szCs w:val="20"/>
        </w:rPr>
        <w:t xml:space="preserve"> </w:t>
      </w:r>
      <w:del w:id="157" w:author="Lim YoungHoon" w:date="2023-12-11T03:09:00Z">
        <w:r w:rsidR="005B28EC">
          <w:rPr>
            <w:rFonts w:ascii="Times New Roman" w:eastAsia="바탕체" w:hAnsi="Times New Roman" w:cs="Times New Roman" w:hint="eastAsia"/>
            <w:szCs w:val="20"/>
          </w:rPr>
          <w:delText>납입기일</w:delText>
        </w:r>
      </w:del>
      <w:ins w:id="158" w:author="Lim YoungHoon" w:date="2023-12-11T03:09:00Z">
        <w:r w:rsidR="00E64277">
          <w:rPr>
            <w:rFonts w:ascii="Times New Roman" w:eastAsia="바탕체" w:hAnsi="Times New Roman" w:cs="Times New Roman" w:hint="eastAsia"/>
            <w:szCs w:val="20"/>
          </w:rPr>
          <w:t>발행일</w:t>
        </w:r>
      </w:ins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다음날부터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존속기간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del w:id="159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>말일</w:delText>
        </w:r>
        <w:r w:rsidR="005B28EC">
          <w:rPr>
            <w:rFonts w:ascii="Times New Roman" w:eastAsia="바탕체" w:hAnsi="Times New Roman" w:cs="Times New Roman" w:hint="eastAsia"/>
            <w:szCs w:val="20"/>
          </w:rPr>
          <w:delText>의</w:delText>
        </w:r>
        <w:r w:rsidR="005B28EC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5B28EC">
          <w:rPr>
            <w:rFonts w:ascii="Times New Roman" w:eastAsia="바탕체" w:hAnsi="Times New Roman" w:cs="Times New Roman" w:hint="eastAsia"/>
            <w:szCs w:val="20"/>
          </w:rPr>
          <w:delText>전일</w:delText>
        </w:r>
        <w:r w:rsidRPr="00571710">
          <w:rPr>
            <w:rFonts w:ascii="Times New Roman" w:eastAsia="바탕체" w:hAnsi="Times New Roman" w:cs="Times New Roman"/>
            <w:szCs w:val="20"/>
          </w:rPr>
          <w:delText>까지</w:delText>
        </w:r>
      </w:del>
      <w:ins w:id="160" w:author="Lim YoungHoon" w:date="2023-12-11T03:09:00Z">
        <w:r w:rsidR="00E64277">
          <w:rPr>
            <w:rFonts w:ascii="Times New Roman" w:eastAsia="바탕체" w:hAnsi="Times New Roman" w:cs="Times New Roman" w:hint="eastAsia"/>
            <w:szCs w:val="20"/>
          </w:rPr>
          <w:t>만료일</w:t>
        </w:r>
        <w:r w:rsidRPr="00571710">
          <w:rPr>
            <w:rFonts w:ascii="Times New Roman" w:eastAsia="바탕체" w:hAnsi="Times New Roman" w:cs="Times New Roman"/>
            <w:szCs w:val="20"/>
          </w:rPr>
          <w:t>까지</w:t>
        </w:r>
        <w:r w:rsidR="00466587">
          <w:rPr>
            <w:rFonts w:ascii="Times New Roman" w:eastAsia="바탕체" w:hAnsi="Times New Roman" w:cs="Times New Roman" w:hint="eastAsia"/>
            <w:szCs w:val="20"/>
          </w:rPr>
          <w:t>의</w:t>
        </w:r>
        <w:r w:rsidR="0046658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466587">
          <w:rPr>
            <w:rFonts w:ascii="Times New Roman" w:eastAsia="바탕체" w:hAnsi="Times New Roman" w:cs="Times New Roman" w:hint="eastAsia"/>
            <w:szCs w:val="20"/>
          </w:rPr>
          <w:t>기간</w:t>
        </w:r>
        <w:r w:rsidR="0046658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466587">
          <w:rPr>
            <w:rFonts w:ascii="Times New Roman" w:eastAsia="바탕체" w:hAnsi="Times New Roman" w:cs="Times New Roman" w:hint="eastAsia"/>
            <w:szCs w:val="20"/>
          </w:rPr>
          <w:t>중</w:t>
        </w:r>
      </w:ins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언제든지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갖는다</w:t>
      </w:r>
      <w:r w:rsidRPr="00571710">
        <w:rPr>
          <w:rFonts w:ascii="Times New Roman" w:eastAsia="바탕체" w:hAnsi="Times New Roman" w:cs="Times New Roman"/>
          <w:szCs w:val="20"/>
        </w:rPr>
        <w:t>.</w:t>
      </w:r>
      <w:r w:rsidR="005B28EC">
        <w:rPr>
          <w:rFonts w:ascii="Times New Roman" w:eastAsia="바탕체" w:hAnsi="Times New Roman" w:cs="Times New Roman"/>
          <w:szCs w:val="20"/>
        </w:rPr>
        <w:t xml:space="preserve"> </w:t>
      </w:r>
      <w:r w:rsidR="005B28EC" w:rsidRPr="00D9664F">
        <w:rPr>
          <w:rFonts w:ascii="바탕" w:eastAsia="바탕" w:hAnsi="바탕"/>
          <w:szCs w:val="20"/>
        </w:rPr>
        <w:t xml:space="preserve">본건 우선주식의 주주는 본건 우선주식의 존속기간 만료일까지 전환권을 행사하지 않는 경우에 본건 우선주식은 그 만료일에 보통주식으로 </w:t>
      </w:r>
      <w:proofErr w:type="spellStart"/>
      <w:r w:rsidR="005B28EC" w:rsidRPr="00D9664F">
        <w:rPr>
          <w:rFonts w:ascii="바탕" w:eastAsia="바탕" w:hAnsi="바탕"/>
          <w:szCs w:val="20"/>
        </w:rPr>
        <w:t>자동전환된다</w:t>
      </w:r>
      <w:proofErr w:type="spellEnd"/>
      <w:r w:rsidR="005B28EC" w:rsidRPr="00D9664F">
        <w:rPr>
          <w:rFonts w:ascii="바탕" w:eastAsia="바탕" w:hAnsi="바탕"/>
          <w:szCs w:val="20"/>
        </w:rPr>
        <w:t>.</w:t>
      </w:r>
      <w:ins w:id="161" w:author="Lim YoungHoon" w:date="2023-12-11T03:09:00Z">
        <w:r w:rsidR="00D30544">
          <w:rPr>
            <w:rFonts w:ascii="바탕" w:eastAsia="바탕" w:hAnsi="바탕"/>
            <w:szCs w:val="20"/>
          </w:rPr>
          <w:t xml:space="preserve"> </w:t>
        </w:r>
        <w:r w:rsidR="00D30544">
          <w:rPr>
            <w:rFonts w:ascii="바탕" w:eastAsia="바탕" w:hAnsi="바탕" w:hint="eastAsia"/>
            <w:szCs w:val="20"/>
          </w:rPr>
          <w:t>본건 우선주식의 전환으로 발행된 보통주식은 그 전환일 현재 회사의 보통주식과 모든 면에서 동등한 권리가 있다.</w:t>
        </w:r>
        <w:r w:rsidR="00D30544">
          <w:rPr>
            <w:rFonts w:ascii="바탕" w:eastAsia="바탕" w:hAnsi="바탕"/>
            <w:szCs w:val="20"/>
          </w:rPr>
          <w:t xml:space="preserve"> </w:t>
        </w:r>
      </w:ins>
    </w:p>
    <w:p w14:paraId="574AF61C" w14:textId="77777777" w:rsidR="00196687" w:rsidRPr="00571710" w:rsidRDefault="00196687">
      <w:pPr>
        <w:numPr>
          <w:ilvl w:val="0"/>
          <w:numId w:val="24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전환절차는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같다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71D07912" w14:textId="0FFC0C7C" w:rsidR="00196687" w:rsidRPr="00571710" w:rsidRDefault="00196687">
      <w:pPr>
        <w:numPr>
          <w:ilvl w:val="1"/>
          <w:numId w:val="9"/>
        </w:numPr>
        <w:tabs>
          <w:tab w:val="left" w:pos="1320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보통주식으로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전환하기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위하여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우선주식전환청구서에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전환하고자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종류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청구연월일을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기재하여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기명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서명날인하고</w:t>
      </w:r>
      <w:r w:rsidR="009972E9">
        <w:rPr>
          <w:rFonts w:ascii="Times New Roman" w:eastAsia="바탕체" w:hAnsi="Times New Roman" w:cs="Times New Roman" w:hint="eastAsia"/>
          <w:szCs w:val="20"/>
        </w:rPr>
        <w:t xml:space="preserve"> </w:t>
      </w:r>
      <w:ins w:id="162" w:author="Lim YoungHoon" w:date="2023-12-11T03:09:00Z">
        <w:r w:rsidR="009972E9">
          <w:rPr>
            <w:rFonts w:ascii="Times New Roman" w:eastAsia="바탕체" w:hAnsi="Times New Roman" w:cs="Times New Roman" w:hint="eastAsia"/>
            <w:szCs w:val="20"/>
          </w:rPr>
          <w:t>본건</w:t>
        </w:r>
        <w:r w:rsidR="009972E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9972E9">
          <w:rPr>
            <w:rFonts w:ascii="Times New Roman" w:eastAsia="바탕체" w:hAnsi="Times New Roman" w:cs="Times New Roman" w:hint="eastAsia"/>
            <w:szCs w:val="20"/>
          </w:rPr>
          <w:t>우선주식을</w:t>
        </w:r>
        <w:r w:rsidR="009972E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9972E9">
          <w:rPr>
            <w:rFonts w:ascii="Times New Roman" w:eastAsia="바탕체" w:hAnsi="Times New Roman" w:cs="Times New Roman" w:hint="eastAsia"/>
            <w:szCs w:val="20"/>
          </w:rPr>
          <w:t>표창하는</w:t>
        </w:r>
        <w:r w:rsidRPr="00571710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571710">
          <w:rPr>
            <w:rFonts w:ascii="Times New Roman" w:eastAsia="바탕체" w:hAnsi="Times New Roman" w:cs="Times New Roman"/>
            <w:szCs w:val="20"/>
          </w:rPr>
          <w:t>주권을</w:t>
        </w:r>
        <w:r w:rsidR="009972E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proofErr w:type="spellStart"/>
        <w:r w:rsidR="009972E9">
          <w:rPr>
            <w:rFonts w:ascii="Times New Roman" w:eastAsia="바탕체" w:hAnsi="Times New Roman" w:cs="Times New Roman" w:hint="eastAsia"/>
            <w:szCs w:val="20"/>
          </w:rPr>
          <w:t>교부받은</w:t>
        </w:r>
        <w:proofErr w:type="spellEnd"/>
        <w:r w:rsidR="009972E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9972E9">
          <w:rPr>
            <w:rFonts w:ascii="Times New Roman" w:eastAsia="바탕체" w:hAnsi="Times New Roman" w:cs="Times New Roman" w:hint="eastAsia"/>
            <w:szCs w:val="20"/>
          </w:rPr>
          <w:t>경우에는</w:t>
        </w:r>
        <w:r w:rsidR="009972E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9972E9">
          <w:rPr>
            <w:rFonts w:ascii="Times New Roman" w:eastAsia="바탕체" w:hAnsi="Times New Roman" w:cs="Times New Roman" w:hint="eastAsia"/>
            <w:szCs w:val="20"/>
          </w:rPr>
          <w:t>해당</w:t>
        </w:r>
        <w:r w:rsidR="009972E9">
          <w:rPr>
            <w:rFonts w:ascii="Times New Roman" w:eastAsia="바탕체" w:hAnsi="Times New Roman" w:cs="Times New Roman" w:hint="eastAsia"/>
            <w:szCs w:val="20"/>
          </w:rPr>
          <w:t xml:space="preserve"> </w:t>
        </w:r>
      </w:ins>
      <w:r w:rsidR="009972E9">
        <w:rPr>
          <w:rFonts w:ascii="Times New Roman" w:eastAsia="바탕체" w:hAnsi="Times New Roman" w:cs="Times New Roman" w:hint="eastAsia"/>
          <w:szCs w:val="20"/>
        </w:rPr>
        <w:t>주권을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첨부하여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제출한다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hyperlink w:anchor="제2조" w:history="1">
        <w:r w:rsidRPr="007042A8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Pr="007042A8">
          <w:rPr>
            <w:rStyle w:val="af7"/>
            <w:rFonts w:ascii="Times New Roman" w:eastAsia="바탕체" w:hAnsi="Times New Roman" w:cs="Times New Roman"/>
            <w:szCs w:val="20"/>
          </w:rPr>
          <w:t>2</w:t>
        </w:r>
        <w:r w:rsidRPr="007042A8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2</w:t>
      </w:r>
      <w:r w:rsidRPr="00571710">
        <w:rPr>
          <w:rFonts w:ascii="Times New Roman" w:eastAsia="바탕체" w:hAnsi="Times New Roman" w:cs="Times New Roman"/>
          <w:szCs w:val="20"/>
        </w:rPr>
        <w:t>항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단서에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주권이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않</w:t>
      </w:r>
      <w:r w:rsidR="00EF5149" w:rsidRPr="00571710">
        <w:rPr>
          <w:rFonts w:ascii="Times New Roman" w:eastAsia="바탕체" w:hAnsi="Times New Roman" w:cs="Times New Roman"/>
          <w:szCs w:val="20"/>
        </w:rPr>
        <w:t>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제출은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생략한다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65C18CC4" w14:textId="64EDD996" w:rsidR="00196687" w:rsidRPr="00571710" w:rsidRDefault="00196687">
      <w:pPr>
        <w:numPr>
          <w:ilvl w:val="1"/>
          <w:numId w:val="9"/>
        </w:numPr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전환청구를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전환은</w:t>
      </w:r>
      <w:r w:rsidR="008B0528">
        <w:rPr>
          <w:rFonts w:ascii="Times New Roman" w:eastAsia="바탕체" w:hAnsi="Times New Roman" w:cs="Times New Roman" w:hint="eastAsia"/>
          <w:szCs w:val="20"/>
        </w:rPr>
        <w:t>,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제출</w:t>
      </w:r>
      <w:r w:rsidR="00EF5149" w:rsidRPr="00571710">
        <w:rPr>
          <w:rFonts w:ascii="Times New Roman" w:eastAsia="바탕체" w:hAnsi="Times New Roman" w:cs="Times New Roman"/>
          <w:szCs w:val="20"/>
        </w:rPr>
        <w:t>(</w:t>
      </w:r>
      <w:r w:rsidR="00EF5149" w:rsidRPr="00571710">
        <w:rPr>
          <w:rFonts w:ascii="Times New Roman" w:eastAsia="바탕체" w:hAnsi="Times New Roman" w:cs="Times New Roman"/>
          <w:szCs w:val="20"/>
        </w:rPr>
        <w:t>주권이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발행되어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있지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않다면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전환청구서를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제출</w:t>
      </w:r>
      <w:r w:rsidR="00EF5149"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날짜의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영업시간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종료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직전에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효력이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발생하는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4D422454" w14:textId="345BBD5A" w:rsidR="00196687" w:rsidRPr="00571710" w:rsidRDefault="00196687">
      <w:pPr>
        <w:numPr>
          <w:ilvl w:val="1"/>
          <w:numId w:val="9"/>
        </w:numPr>
        <w:tabs>
          <w:tab w:val="left" w:pos="1320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gramStart"/>
      <w:r w:rsidRPr="00571710">
        <w:rPr>
          <w:rFonts w:ascii="Times New Roman" w:eastAsia="바탕체" w:hAnsi="Times New Roman" w:cs="Times New Roman"/>
          <w:szCs w:val="20"/>
        </w:rPr>
        <w:t>부여</w:t>
      </w:r>
      <w:r w:rsidR="00FA3248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받게</w:t>
      </w:r>
      <w:proofErr w:type="gram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2</w:t>
      </w:r>
      <w:r w:rsidRPr="00571710">
        <w:rPr>
          <w:rFonts w:ascii="Times New Roman" w:eastAsia="바탕체" w:hAnsi="Times New Roman" w:cs="Times New Roman"/>
          <w:szCs w:val="20"/>
        </w:rPr>
        <w:t>호의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날짜를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기준으로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주주명부상의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ins w:id="163" w:author="Lim YoungHoon" w:date="2023-12-11T03:09:00Z">
        <w:r w:rsidR="00CE31FC">
          <w:rPr>
            <w:rFonts w:ascii="Times New Roman" w:eastAsia="바탕체" w:hAnsi="Times New Roman" w:cs="Times New Roman" w:hint="eastAsia"/>
            <w:szCs w:val="20"/>
          </w:rPr>
          <w:t>보통주식</w:t>
        </w:r>
        <w:r w:rsidR="00CE31FC">
          <w:rPr>
            <w:rFonts w:ascii="Times New Roman" w:eastAsia="바탕체" w:hAnsi="Times New Roman" w:cs="Times New Roman" w:hint="eastAsia"/>
            <w:szCs w:val="20"/>
          </w:rPr>
          <w:t xml:space="preserve"> </w:t>
        </w:r>
      </w:ins>
      <w:r w:rsidRPr="00571710">
        <w:rPr>
          <w:rFonts w:ascii="Times New Roman" w:eastAsia="바탕체" w:hAnsi="Times New Roman" w:cs="Times New Roman"/>
          <w:szCs w:val="20"/>
        </w:rPr>
        <w:t>주주로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간주된다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7D787E48" w14:textId="75416934" w:rsidR="00196687" w:rsidRPr="00601A55" w:rsidRDefault="00196687">
      <w:pPr>
        <w:numPr>
          <w:ilvl w:val="1"/>
          <w:numId w:val="9"/>
        </w:numPr>
        <w:tabs>
          <w:tab w:val="left" w:pos="1320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인도</w:t>
      </w:r>
      <w:r w:rsidR="00EF5149" w:rsidRPr="00571710">
        <w:rPr>
          <w:rFonts w:ascii="Times New Roman" w:eastAsia="바탕체" w:hAnsi="Times New Roman" w:cs="Times New Roman"/>
          <w:szCs w:val="20"/>
        </w:rPr>
        <w:t>(</w:t>
      </w:r>
      <w:r w:rsidR="00EF5149" w:rsidRPr="00571710">
        <w:rPr>
          <w:rFonts w:ascii="Times New Roman" w:eastAsia="바탕체" w:hAnsi="Times New Roman" w:cs="Times New Roman"/>
          <w:szCs w:val="20"/>
        </w:rPr>
        <w:t>주권이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발행되어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있지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않다면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전환청구서를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전달</w:t>
      </w:r>
      <w:r w:rsidR="00EF5149"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받은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후</w:t>
      </w:r>
      <w:r w:rsidR="008B0528">
        <w:rPr>
          <w:rFonts w:ascii="Times New Roman" w:eastAsia="바탕체" w:hAnsi="Times New Roman" w:cs="Times New Roman" w:hint="eastAsia"/>
          <w:szCs w:val="20"/>
        </w:rPr>
        <w:t>,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가능한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신속하게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부여받을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수만큼의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보통주식에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인도하는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필요한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모든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절차를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이행하여야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601A55">
        <w:rPr>
          <w:rFonts w:ascii="Times New Roman" w:eastAsia="바탕체" w:hAnsi="Times New Roman" w:cs="Times New Roman"/>
          <w:szCs w:val="20"/>
        </w:rPr>
        <w:t xml:space="preserve">. </w:t>
      </w:r>
      <w:r w:rsidRPr="00601A55">
        <w:rPr>
          <w:rFonts w:ascii="Times New Roman" w:eastAsia="바탕체" w:hAnsi="Times New Roman" w:cs="Times New Roman"/>
          <w:szCs w:val="20"/>
        </w:rPr>
        <w:t>다만</w:t>
      </w:r>
      <w:r w:rsidRPr="00601A55">
        <w:rPr>
          <w:rFonts w:ascii="Times New Roman" w:eastAsia="바탕체" w:hAnsi="Times New Roman" w:cs="Times New Roman"/>
          <w:szCs w:val="20"/>
        </w:rPr>
        <w:t xml:space="preserve">, </w:t>
      </w:r>
      <w:r w:rsidRPr="00601A55">
        <w:rPr>
          <w:rFonts w:ascii="Times New Roman" w:eastAsia="바탕체" w:hAnsi="Times New Roman" w:cs="Times New Roman"/>
          <w:szCs w:val="20"/>
        </w:rPr>
        <w:t>투자자와의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협의에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의해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주권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교부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전까지는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601A55">
        <w:rPr>
          <w:rFonts w:ascii="Times New Roman" w:eastAsia="바탕체" w:hAnsi="Times New Roman" w:cs="Times New Roman"/>
          <w:szCs w:val="20"/>
        </w:rPr>
        <w:t>주식미발행확인서로</w:t>
      </w:r>
      <w:proofErr w:type="spellEnd"/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대신할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수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있다</w:t>
      </w:r>
      <w:r w:rsidRPr="00601A55">
        <w:rPr>
          <w:rFonts w:ascii="Times New Roman" w:eastAsia="바탕체" w:hAnsi="Times New Roman" w:cs="Times New Roman"/>
          <w:szCs w:val="20"/>
        </w:rPr>
        <w:t>.</w:t>
      </w:r>
    </w:p>
    <w:p w14:paraId="49FD7008" w14:textId="4021EF42" w:rsidR="00297868" w:rsidRPr="00601A55" w:rsidRDefault="00297868">
      <w:pPr>
        <w:numPr>
          <w:ilvl w:val="1"/>
          <w:numId w:val="9"/>
        </w:numPr>
        <w:tabs>
          <w:tab w:val="left" w:pos="1320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601A55">
        <w:rPr>
          <w:rFonts w:ascii="Times New Roman" w:eastAsia="바탕체" w:hAnsi="Times New Roman" w:cs="Times New Roman"/>
          <w:szCs w:val="20"/>
        </w:rPr>
        <w:t>본건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우선주식의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전환으로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인하여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발행되는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보통주식의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수는</w:t>
      </w:r>
      <w:r w:rsidRPr="00601A55">
        <w:rPr>
          <w:rFonts w:ascii="Times New Roman" w:eastAsia="바탕체" w:hAnsi="Times New Roman" w:cs="Times New Roman"/>
          <w:szCs w:val="20"/>
        </w:rPr>
        <w:t xml:space="preserve"> “</w:t>
      </w:r>
      <w:r w:rsidRPr="00601A55">
        <w:rPr>
          <w:rFonts w:ascii="Times New Roman" w:eastAsia="바탕체" w:hAnsi="Times New Roman" w:cs="Times New Roman"/>
          <w:szCs w:val="20"/>
        </w:rPr>
        <w:t>전환청구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대상인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우선주식의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601A55">
        <w:rPr>
          <w:rFonts w:ascii="Times New Roman" w:eastAsia="바탕체" w:hAnsi="Times New Roman" w:cs="Times New Roman"/>
          <w:szCs w:val="20"/>
        </w:rPr>
        <w:t>발행가액</w:t>
      </w:r>
      <w:proofErr w:type="spellEnd"/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총액</w:t>
      </w:r>
      <w:r w:rsidRPr="00601A55">
        <w:rPr>
          <w:rFonts w:ascii="Times New Roman" w:eastAsia="바탕체" w:hAnsi="Times New Roman" w:cs="Times New Roman"/>
          <w:szCs w:val="20"/>
        </w:rPr>
        <w:t>”</w:t>
      </w:r>
      <w:r w:rsidRPr="00601A55">
        <w:rPr>
          <w:rFonts w:ascii="Times New Roman" w:eastAsia="바탕체" w:hAnsi="Times New Roman" w:cs="Times New Roman"/>
          <w:szCs w:val="20"/>
        </w:rPr>
        <w:t>을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본</w:t>
      </w:r>
      <w:r w:rsidR="00E71FEC" w:rsidRPr="00601A5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조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제</w:t>
      </w:r>
      <w:r w:rsidRPr="00601A55">
        <w:rPr>
          <w:rFonts w:ascii="Times New Roman" w:eastAsia="바탕체" w:hAnsi="Times New Roman" w:cs="Times New Roman"/>
          <w:szCs w:val="20"/>
        </w:rPr>
        <w:t>3</w:t>
      </w:r>
      <w:r w:rsidRPr="00601A55">
        <w:rPr>
          <w:rFonts w:ascii="Times New Roman" w:eastAsia="바탕체" w:hAnsi="Times New Roman" w:cs="Times New Roman"/>
          <w:szCs w:val="20"/>
        </w:rPr>
        <w:t>항에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의거하여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조정된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601A55">
        <w:rPr>
          <w:rFonts w:ascii="Times New Roman" w:eastAsia="바탕체" w:hAnsi="Times New Roman" w:cs="Times New Roman"/>
          <w:szCs w:val="20"/>
        </w:rPr>
        <w:t>전환가액으로</w:t>
      </w:r>
      <w:proofErr w:type="spellEnd"/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나눈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수를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절사하여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확정하며</w:t>
      </w:r>
      <w:r w:rsidRPr="00601A55">
        <w:rPr>
          <w:rFonts w:ascii="Times New Roman" w:eastAsia="바탕체" w:hAnsi="Times New Roman" w:cs="Times New Roman"/>
          <w:szCs w:val="20"/>
        </w:rPr>
        <w:t xml:space="preserve">, </w:t>
      </w:r>
      <w:r w:rsidRPr="00601A55">
        <w:rPr>
          <w:rFonts w:ascii="Times New Roman" w:eastAsia="바탕체" w:hAnsi="Times New Roman" w:cs="Times New Roman"/>
          <w:szCs w:val="20"/>
        </w:rPr>
        <w:t>회사는</w:t>
      </w:r>
      <w:r w:rsidR="0036578F" w:rsidRPr="00601A55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1</w:t>
      </w:r>
      <w:r w:rsidRPr="00601A55">
        <w:rPr>
          <w:rFonts w:ascii="Times New Roman" w:eastAsia="바탕체" w:hAnsi="Times New Roman" w:cs="Times New Roman"/>
          <w:szCs w:val="20"/>
        </w:rPr>
        <w:t>주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미만의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단주에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="0036578F" w:rsidRPr="00601A55">
        <w:rPr>
          <w:rFonts w:ascii="Times New Roman" w:eastAsia="바탕체" w:hAnsi="Times New Roman" w:cs="Times New Roman" w:hint="eastAsia"/>
          <w:szCs w:val="20"/>
        </w:rPr>
        <w:t>조정된</w:t>
      </w:r>
      <w:r w:rsidR="0036578F" w:rsidRPr="00601A55">
        <w:rPr>
          <w:rFonts w:ascii="Times New Roman" w:eastAsia="바탕체" w:hAnsi="Times New Roman" w:cs="Times New Roman" w:hint="eastAsia"/>
          <w:szCs w:val="20"/>
        </w:rPr>
        <w:t xml:space="preserve"> </w:t>
      </w:r>
      <w:proofErr w:type="spellStart"/>
      <w:r w:rsidRPr="00601A55">
        <w:rPr>
          <w:rFonts w:ascii="Times New Roman" w:eastAsia="바탕체" w:hAnsi="Times New Roman" w:cs="Times New Roman"/>
          <w:szCs w:val="20"/>
        </w:rPr>
        <w:t>전환가액을</w:t>
      </w:r>
      <w:proofErr w:type="spellEnd"/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곱하여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계산된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금액을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현금으로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투자자에게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지급한다</w:t>
      </w:r>
      <w:r w:rsidRPr="00601A55">
        <w:rPr>
          <w:rFonts w:ascii="Times New Roman" w:eastAsia="바탕체" w:hAnsi="Times New Roman" w:cs="Times New Roman"/>
          <w:szCs w:val="20"/>
        </w:rPr>
        <w:t>.</w:t>
      </w:r>
    </w:p>
    <w:p w14:paraId="12919335" w14:textId="0F6D02E0" w:rsidR="00196687" w:rsidRPr="00601A55" w:rsidRDefault="00196687">
      <w:pPr>
        <w:numPr>
          <w:ilvl w:val="0"/>
          <w:numId w:val="24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601A55">
        <w:rPr>
          <w:rFonts w:ascii="Times New Roman" w:eastAsia="바탕체" w:hAnsi="Times New Roman" w:cs="Times New Roman"/>
          <w:szCs w:val="20"/>
        </w:rPr>
        <w:t>전환비율은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다음과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Pr="00601A55">
        <w:rPr>
          <w:rFonts w:ascii="Times New Roman" w:eastAsia="바탕체" w:hAnsi="Times New Roman" w:cs="Times New Roman"/>
          <w:szCs w:val="20"/>
        </w:rPr>
        <w:t>같다</w:t>
      </w:r>
      <w:r w:rsidRPr="00601A55">
        <w:rPr>
          <w:rFonts w:ascii="Times New Roman" w:eastAsia="바탕체" w:hAnsi="Times New Roman" w:cs="Times New Roman"/>
          <w:szCs w:val="20"/>
        </w:rPr>
        <w:t>.</w:t>
      </w:r>
      <w:r w:rsidR="00E817EB" w:rsidRPr="00601A55">
        <w:rPr>
          <w:rFonts w:ascii="Times New Roman" w:eastAsia="바탕체" w:hAnsi="Times New Roman" w:cs="Times New Roman"/>
          <w:szCs w:val="20"/>
        </w:rPr>
        <w:t xml:space="preserve"> </w:t>
      </w:r>
      <w:del w:id="164" w:author="Lim YoungHoon" w:date="2023-12-11T03:09:00Z">
        <w:r w:rsidR="00E817EB" w:rsidRPr="00601A55">
          <w:rPr>
            <w:rFonts w:ascii="Times New Roman" w:eastAsia="바탕체" w:hAnsi="Times New Roman" w:cs="Times New Roman" w:hint="eastAsia"/>
            <w:szCs w:val="20"/>
          </w:rPr>
          <w:delText>명확하게</w:delText>
        </w:r>
        <w:r w:rsidR="00E817EB" w:rsidRPr="00601A55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E817EB" w:rsidRPr="00601A55">
          <w:rPr>
            <w:rFonts w:ascii="Times New Roman" w:eastAsia="바탕체" w:hAnsi="Times New Roman" w:cs="Times New Roman" w:hint="eastAsia"/>
            <w:szCs w:val="20"/>
          </w:rPr>
          <w:delText>하기</w:delText>
        </w:r>
        <w:r w:rsidR="00E817EB" w:rsidRPr="00601A55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E817EB" w:rsidRPr="00601A55">
          <w:rPr>
            <w:rFonts w:ascii="Times New Roman" w:eastAsia="바탕체" w:hAnsi="Times New Roman" w:cs="Times New Roman" w:hint="eastAsia"/>
            <w:szCs w:val="20"/>
          </w:rPr>
          <w:delText>위하여</w:delText>
        </w:r>
      </w:del>
      <w:ins w:id="165" w:author="Lim YoungHoon" w:date="2023-12-11T03:09:00Z">
        <w:r w:rsidR="00307827">
          <w:rPr>
            <w:rFonts w:ascii="Times New Roman" w:eastAsia="바탕체" w:hAnsi="Times New Roman" w:cs="Times New Roman" w:hint="eastAsia"/>
            <w:szCs w:val="20"/>
          </w:rPr>
          <w:t>명확히</w:t>
        </w:r>
        <w:r w:rsidR="0030782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07827">
          <w:rPr>
            <w:rFonts w:ascii="Times New Roman" w:eastAsia="바탕체" w:hAnsi="Times New Roman" w:cs="Times New Roman" w:hint="eastAsia"/>
            <w:szCs w:val="20"/>
          </w:rPr>
          <w:t>하면</w:t>
        </w:r>
        <w:r w:rsidR="00307827">
          <w:rPr>
            <w:rFonts w:ascii="Times New Roman" w:eastAsia="바탕체" w:hAnsi="Times New Roman" w:cs="Times New Roman" w:hint="eastAsia"/>
            <w:szCs w:val="20"/>
          </w:rPr>
          <w:t>,</w:t>
        </w:r>
      </w:ins>
      <w:r w:rsidR="00307827">
        <w:rPr>
          <w:rFonts w:ascii="Times New Roman" w:eastAsia="바탕체" w:hAnsi="Times New Roman" w:cs="Times New Roman"/>
          <w:szCs w:val="20"/>
        </w:rPr>
        <w:t xml:space="preserve"> </w:t>
      </w:r>
      <w:r w:rsidR="00E817EB" w:rsidRPr="00601A55">
        <w:rPr>
          <w:rFonts w:ascii="Times New Roman" w:eastAsia="바탕체" w:hAnsi="Times New Roman" w:cs="Times New Roman" w:hint="eastAsia"/>
          <w:szCs w:val="20"/>
        </w:rPr>
        <w:t>본</w:t>
      </w:r>
      <w:r w:rsidR="00E817EB" w:rsidRPr="00601A55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817EB" w:rsidRPr="00601A55">
        <w:rPr>
          <w:rFonts w:ascii="Times New Roman" w:eastAsia="바탕체" w:hAnsi="Times New Roman" w:cs="Times New Roman" w:hint="eastAsia"/>
          <w:szCs w:val="20"/>
        </w:rPr>
        <w:t>항의</w:t>
      </w:r>
      <w:r w:rsidR="00E817EB" w:rsidRPr="00601A55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817EB" w:rsidRPr="00601A55">
        <w:rPr>
          <w:rFonts w:ascii="Times New Roman" w:eastAsia="바탕체" w:hAnsi="Times New Roman" w:cs="Times New Roman" w:hint="eastAsia"/>
          <w:szCs w:val="20"/>
        </w:rPr>
        <w:t>각</w:t>
      </w:r>
      <w:r w:rsidR="00E817EB" w:rsidRPr="00601A55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817EB" w:rsidRPr="00601A55">
        <w:rPr>
          <w:rFonts w:ascii="Times New Roman" w:eastAsia="바탕체" w:hAnsi="Times New Roman" w:cs="Times New Roman" w:hint="eastAsia"/>
          <w:szCs w:val="20"/>
        </w:rPr>
        <w:t>호는</w:t>
      </w:r>
      <w:r w:rsidR="00E817EB" w:rsidRPr="00601A55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817EB" w:rsidRPr="00601A55">
        <w:rPr>
          <w:rFonts w:ascii="Times New Roman" w:eastAsia="바탕체" w:hAnsi="Times New Roman" w:cs="Times New Roman" w:hint="eastAsia"/>
          <w:szCs w:val="20"/>
        </w:rPr>
        <w:t>중복적으로</w:t>
      </w:r>
      <w:r w:rsidR="00E817EB" w:rsidRPr="00601A55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817EB" w:rsidRPr="00601A55">
        <w:rPr>
          <w:rFonts w:ascii="Times New Roman" w:eastAsia="바탕체" w:hAnsi="Times New Roman" w:cs="Times New Roman" w:hint="eastAsia"/>
          <w:szCs w:val="20"/>
        </w:rPr>
        <w:t>적용한다</w:t>
      </w:r>
      <w:r w:rsidR="00E817EB" w:rsidRPr="00601A55">
        <w:rPr>
          <w:rFonts w:ascii="Times New Roman" w:eastAsia="바탕체" w:hAnsi="Times New Roman" w:cs="Times New Roman" w:hint="eastAsia"/>
          <w:szCs w:val="20"/>
        </w:rPr>
        <w:t>.</w:t>
      </w:r>
    </w:p>
    <w:p w14:paraId="75C92640" w14:textId="641413FB" w:rsidR="00196687" w:rsidRPr="00601A55" w:rsidRDefault="00196687">
      <w:pPr>
        <w:numPr>
          <w:ilvl w:val="0"/>
          <w:numId w:val="25"/>
        </w:numPr>
        <w:tabs>
          <w:tab w:val="num" w:pos="709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del w:id="166" w:author="Lim YoungHoon" w:date="2023-12-11T03:09:00Z">
        <w:r w:rsidRPr="00601A55">
          <w:rPr>
            <w:rFonts w:ascii="Times New Roman" w:eastAsia="바탕체" w:hAnsi="Times New Roman" w:cs="Times New Roman"/>
            <w:szCs w:val="20"/>
          </w:rPr>
          <w:delText>본건</w:delText>
        </w:r>
        <w:r w:rsidRPr="00601A55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601A55">
          <w:rPr>
            <w:rFonts w:ascii="Times New Roman" w:eastAsia="바탕체" w:hAnsi="Times New Roman" w:cs="Times New Roman"/>
            <w:szCs w:val="20"/>
          </w:rPr>
          <w:delText>우선주식의</w:delText>
        </w:r>
        <w:r w:rsidRPr="00601A55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601A55">
          <w:rPr>
            <w:rFonts w:ascii="Times New Roman" w:eastAsia="바탕체" w:hAnsi="Times New Roman" w:cs="Times New Roman"/>
            <w:szCs w:val="20"/>
          </w:rPr>
          <w:delText>보통주로의</w:delText>
        </w:r>
        <w:r w:rsidRPr="00601A55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601A55">
          <w:rPr>
            <w:rFonts w:ascii="Times New Roman" w:eastAsia="바탕체" w:hAnsi="Times New Roman" w:cs="Times New Roman"/>
            <w:szCs w:val="20"/>
          </w:rPr>
          <w:delText>전환비율은</w:delText>
        </w:r>
        <w:r w:rsidRPr="00601A55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601A55">
          <w:rPr>
            <w:rFonts w:ascii="Times New Roman" w:eastAsia="바탕체" w:hAnsi="Times New Roman" w:cs="Times New Roman"/>
            <w:szCs w:val="20"/>
          </w:rPr>
          <w:delText>우선주</w:delText>
        </w:r>
      </w:del>
      <w:ins w:id="167" w:author="Lim YoungHoon" w:date="2023-12-11T03:09:00Z">
        <w:r w:rsidRPr="00601A55">
          <w:rPr>
            <w:rFonts w:ascii="Times New Roman" w:eastAsia="바탕체" w:hAnsi="Times New Roman" w:cs="Times New Roman"/>
            <w:szCs w:val="20"/>
          </w:rPr>
          <w:t>본건</w:t>
        </w:r>
        <w:r w:rsidRPr="00601A55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601A55">
          <w:rPr>
            <w:rFonts w:ascii="Times New Roman" w:eastAsia="바탕체" w:hAnsi="Times New Roman" w:cs="Times New Roman"/>
            <w:szCs w:val="20"/>
          </w:rPr>
          <w:t>우선주식</w:t>
        </w:r>
        <w:r w:rsidR="0085570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55703">
          <w:rPr>
            <w:rFonts w:ascii="Times New Roman" w:eastAsia="바탕체" w:hAnsi="Times New Roman" w:cs="Times New Roman"/>
            <w:szCs w:val="20"/>
          </w:rPr>
          <w:t>1</w:t>
        </w:r>
        <w:r w:rsidR="00855703">
          <w:rPr>
            <w:rFonts w:ascii="Times New Roman" w:eastAsia="바탕체" w:hAnsi="Times New Roman" w:cs="Times New Roman" w:hint="eastAsia"/>
            <w:szCs w:val="20"/>
          </w:rPr>
          <w:t>주당</w:t>
        </w:r>
        <w:r w:rsidR="0085570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55703">
          <w:rPr>
            <w:rFonts w:ascii="Times New Roman" w:eastAsia="바탕체" w:hAnsi="Times New Roman" w:cs="Times New Roman" w:hint="eastAsia"/>
            <w:szCs w:val="20"/>
          </w:rPr>
          <w:t>전환되는</w:t>
        </w:r>
        <w:r w:rsidR="0085570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601A55">
          <w:rPr>
            <w:rFonts w:ascii="Times New Roman" w:eastAsia="바탕체" w:hAnsi="Times New Roman" w:cs="Times New Roman"/>
            <w:szCs w:val="20"/>
          </w:rPr>
          <w:t>보통주</w:t>
        </w:r>
        <w:r w:rsidR="00847AB5">
          <w:rPr>
            <w:rFonts w:ascii="Times New Roman" w:eastAsia="바탕체" w:hAnsi="Times New Roman" w:cs="Times New Roman" w:hint="eastAsia"/>
            <w:szCs w:val="20"/>
          </w:rPr>
          <w:t>의</w:t>
        </w:r>
        <w:r w:rsidR="00847AB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47AB5">
          <w:rPr>
            <w:rFonts w:ascii="Times New Roman" w:eastAsia="바탕체" w:hAnsi="Times New Roman" w:cs="Times New Roman" w:hint="eastAsia"/>
            <w:szCs w:val="20"/>
          </w:rPr>
          <w:t>수</w:t>
        </w:r>
        <w:r w:rsidR="00847AB5">
          <w:rPr>
            <w:rFonts w:ascii="Times New Roman" w:eastAsia="바탕체" w:hAnsi="Times New Roman" w:cs="Times New Roman" w:hint="eastAsia"/>
            <w:szCs w:val="20"/>
          </w:rPr>
          <w:t>(</w:t>
        </w:r>
        <w:r w:rsidR="00847AB5">
          <w:rPr>
            <w:rFonts w:ascii="Times New Roman" w:eastAsia="바탕체" w:hAnsi="Times New Roman" w:cs="Times New Roman" w:hint="eastAsia"/>
            <w:szCs w:val="20"/>
          </w:rPr>
          <w:t>이하</w:t>
        </w:r>
        <w:r w:rsidR="00847AB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47AB5">
          <w:rPr>
            <w:rFonts w:ascii="Times New Roman" w:eastAsia="바탕체" w:hAnsi="Times New Roman" w:cs="Times New Roman"/>
            <w:szCs w:val="20"/>
          </w:rPr>
          <w:t>“</w:t>
        </w:r>
        <w:r w:rsidR="00847AB5">
          <w:rPr>
            <w:rFonts w:ascii="Times New Roman" w:eastAsia="바탕체" w:hAnsi="Times New Roman" w:cs="Times New Roman" w:hint="eastAsia"/>
            <w:szCs w:val="20"/>
          </w:rPr>
          <w:t>전환비율</w:t>
        </w:r>
        <w:r w:rsidR="00847AB5">
          <w:rPr>
            <w:rFonts w:ascii="Times New Roman" w:eastAsia="바탕체" w:hAnsi="Times New Roman" w:cs="Times New Roman"/>
            <w:szCs w:val="20"/>
          </w:rPr>
          <w:t>”)</w:t>
        </w:r>
        <w:r w:rsidR="00847AB5">
          <w:rPr>
            <w:rFonts w:ascii="Times New Roman" w:eastAsia="바탕체" w:hAnsi="Times New Roman" w:cs="Times New Roman" w:hint="eastAsia"/>
            <w:szCs w:val="20"/>
          </w:rPr>
          <w:t>는</w:t>
        </w:r>
        <w:r w:rsidR="00847AB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47AB5">
          <w:rPr>
            <w:rFonts w:ascii="Times New Roman" w:eastAsia="바탕체" w:hAnsi="Times New Roman" w:cs="Times New Roman" w:hint="eastAsia"/>
            <w:szCs w:val="20"/>
          </w:rPr>
          <w:t>본건</w:t>
        </w:r>
        <w:r w:rsidRPr="00601A55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601A55">
          <w:rPr>
            <w:rFonts w:ascii="Times New Roman" w:eastAsia="바탕체" w:hAnsi="Times New Roman" w:cs="Times New Roman"/>
            <w:szCs w:val="20"/>
          </w:rPr>
          <w:t>우선주</w:t>
        </w:r>
        <w:r w:rsidR="00847AB5">
          <w:rPr>
            <w:rFonts w:ascii="Times New Roman" w:eastAsia="바탕체" w:hAnsi="Times New Roman" w:cs="Times New Roman" w:hint="eastAsia"/>
            <w:szCs w:val="20"/>
          </w:rPr>
          <w:t>식</w:t>
        </w:r>
      </w:ins>
      <w:r w:rsidRPr="00601A55">
        <w:rPr>
          <w:rFonts w:ascii="Times New Roman" w:eastAsia="바탕체" w:hAnsi="Times New Roman" w:cs="Times New Roman"/>
          <w:szCs w:val="20"/>
        </w:rPr>
        <w:t xml:space="preserve"> 1</w:t>
      </w:r>
      <w:r w:rsidRPr="00601A55">
        <w:rPr>
          <w:rFonts w:ascii="Times New Roman" w:eastAsia="바탕체" w:hAnsi="Times New Roman" w:cs="Times New Roman"/>
          <w:szCs w:val="20"/>
        </w:rPr>
        <w:t>주당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601A55">
        <w:rPr>
          <w:rFonts w:ascii="Times New Roman" w:eastAsia="바탕체" w:hAnsi="Times New Roman" w:cs="Times New Roman"/>
          <w:szCs w:val="20"/>
        </w:rPr>
        <w:t>보통주</w:t>
      </w:r>
      <w:proofErr w:type="spellEnd"/>
      <w:r w:rsidRPr="00601A55">
        <w:rPr>
          <w:rFonts w:ascii="Times New Roman" w:eastAsia="바탕체" w:hAnsi="Times New Roman" w:cs="Times New Roman"/>
          <w:szCs w:val="20"/>
        </w:rPr>
        <w:t xml:space="preserve"> 1</w:t>
      </w:r>
      <w:r w:rsidRPr="00601A55">
        <w:rPr>
          <w:rFonts w:ascii="Times New Roman" w:eastAsia="바탕체" w:hAnsi="Times New Roman" w:cs="Times New Roman"/>
          <w:szCs w:val="20"/>
        </w:rPr>
        <w:t>주로</w:t>
      </w:r>
      <w:r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="000F310E" w:rsidRPr="00601A55">
        <w:rPr>
          <w:rFonts w:ascii="Times New Roman" w:eastAsia="바탕체" w:hAnsi="Times New Roman" w:cs="Times New Roman"/>
          <w:szCs w:val="20"/>
        </w:rPr>
        <w:t>하되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, </w:t>
      </w:r>
      <w:r w:rsidR="000F310E" w:rsidRPr="00601A55">
        <w:rPr>
          <w:rFonts w:ascii="Times New Roman" w:eastAsia="바탕체" w:hAnsi="Times New Roman" w:cs="Times New Roman"/>
          <w:szCs w:val="20"/>
        </w:rPr>
        <w:t>제</w:t>
      </w:r>
      <w:r w:rsidR="000F310E" w:rsidRPr="00601A55">
        <w:rPr>
          <w:rFonts w:ascii="Times New Roman" w:eastAsia="바탕체" w:hAnsi="Times New Roman" w:cs="Times New Roman"/>
          <w:szCs w:val="20"/>
        </w:rPr>
        <w:t>2</w:t>
      </w:r>
      <w:r w:rsidR="000F310E" w:rsidRPr="00601A55">
        <w:rPr>
          <w:rFonts w:ascii="Times New Roman" w:eastAsia="바탕체" w:hAnsi="Times New Roman" w:cs="Times New Roman"/>
          <w:szCs w:val="20"/>
        </w:rPr>
        <w:t>호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="000F310E" w:rsidRPr="00601A55">
        <w:rPr>
          <w:rFonts w:ascii="Times New Roman" w:eastAsia="바탕체" w:hAnsi="Times New Roman" w:cs="Times New Roman"/>
          <w:szCs w:val="20"/>
        </w:rPr>
        <w:t>이하의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="000F310E" w:rsidRPr="00601A55">
        <w:rPr>
          <w:rFonts w:ascii="Times New Roman" w:eastAsia="바탕체" w:hAnsi="Times New Roman" w:cs="Times New Roman"/>
          <w:szCs w:val="20"/>
        </w:rPr>
        <w:t>규정에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="000F310E" w:rsidRPr="00601A55">
        <w:rPr>
          <w:rFonts w:ascii="Times New Roman" w:eastAsia="바탕체" w:hAnsi="Times New Roman" w:cs="Times New Roman"/>
          <w:szCs w:val="20"/>
        </w:rPr>
        <w:t>따라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 “</w:t>
      </w:r>
      <w:proofErr w:type="spellStart"/>
      <w:r w:rsidR="000F310E" w:rsidRPr="00601A55">
        <w:rPr>
          <w:rFonts w:ascii="Times New Roman" w:eastAsia="바탕체" w:hAnsi="Times New Roman" w:cs="Times New Roman"/>
          <w:szCs w:val="20"/>
        </w:rPr>
        <w:t>전환가액</w:t>
      </w:r>
      <w:proofErr w:type="spellEnd"/>
      <w:r w:rsidR="000F310E" w:rsidRPr="00601A55">
        <w:rPr>
          <w:rFonts w:ascii="Times New Roman" w:eastAsia="바탕체" w:hAnsi="Times New Roman" w:cs="Times New Roman"/>
          <w:szCs w:val="20"/>
        </w:rPr>
        <w:t>”</w:t>
      </w:r>
      <w:r w:rsidR="000F310E" w:rsidRPr="00601A55">
        <w:rPr>
          <w:rFonts w:ascii="Times New Roman" w:eastAsia="바탕체" w:hAnsi="Times New Roman" w:cs="Times New Roman"/>
          <w:szCs w:val="20"/>
        </w:rPr>
        <w:t>이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="000F310E" w:rsidRPr="00601A55">
        <w:rPr>
          <w:rFonts w:ascii="Times New Roman" w:eastAsia="바탕체" w:hAnsi="Times New Roman" w:cs="Times New Roman"/>
          <w:szCs w:val="20"/>
        </w:rPr>
        <w:t>조정되는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="000F310E" w:rsidRPr="00601A55">
        <w:rPr>
          <w:rFonts w:ascii="Times New Roman" w:eastAsia="바탕체" w:hAnsi="Times New Roman" w:cs="Times New Roman"/>
          <w:szCs w:val="20"/>
        </w:rPr>
        <w:t>경우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 “</w:t>
      </w:r>
      <w:proofErr w:type="spellStart"/>
      <w:r w:rsidR="000F310E" w:rsidRPr="00601A55">
        <w:rPr>
          <w:rFonts w:ascii="Times New Roman" w:eastAsia="바탕체" w:hAnsi="Times New Roman" w:cs="Times New Roman"/>
          <w:szCs w:val="20"/>
        </w:rPr>
        <w:t>전환가액</w:t>
      </w:r>
      <w:proofErr w:type="spellEnd"/>
      <w:r w:rsidR="000F310E" w:rsidRPr="00601A55">
        <w:rPr>
          <w:rFonts w:ascii="Times New Roman" w:eastAsia="바탕체" w:hAnsi="Times New Roman" w:cs="Times New Roman"/>
          <w:szCs w:val="20"/>
        </w:rPr>
        <w:t>”</w:t>
      </w:r>
      <w:r w:rsidR="000F310E" w:rsidRPr="00601A55">
        <w:rPr>
          <w:rFonts w:ascii="Times New Roman" w:eastAsia="바탕체" w:hAnsi="Times New Roman" w:cs="Times New Roman"/>
          <w:szCs w:val="20"/>
        </w:rPr>
        <w:t>에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="000F310E" w:rsidRPr="00601A55">
        <w:rPr>
          <w:rFonts w:ascii="Times New Roman" w:eastAsia="바탕체" w:hAnsi="Times New Roman" w:cs="Times New Roman"/>
          <w:szCs w:val="20"/>
        </w:rPr>
        <w:t>대한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="000F310E" w:rsidRPr="00601A55">
        <w:rPr>
          <w:rFonts w:ascii="Times New Roman" w:eastAsia="바탕체" w:hAnsi="Times New Roman" w:cs="Times New Roman"/>
          <w:szCs w:val="20"/>
        </w:rPr>
        <w:t>최초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="000F310E" w:rsidRPr="00601A55">
        <w:rPr>
          <w:rFonts w:ascii="Times New Roman" w:eastAsia="바탕체" w:hAnsi="Times New Roman" w:cs="Times New Roman"/>
          <w:szCs w:val="20"/>
        </w:rPr>
        <w:t>발행가액의</w:t>
      </w:r>
      <w:proofErr w:type="spellEnd"/>
      <w:r w:rsidR="000F310E"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="000F310E" w:rsidRPr="00601A55">
        <w:rPr>
          <w:rFonts w:ascii="Times New Roman" w:eastAsia="바탕체" w:hAnsi="Times New Roman" w:cs="Times New Roman"/>
          <w:szCs w:val="20"/>
        </w:rPr>
        <w:t>비율을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 “</w:t>
      </w:r>
      <w:r w:rsidR="000F310E" w:rsidRPr="00601A55">
        <w:rPr>
          <w:rFonts w:ascii="Times New Roman" w:eastAsia="바탕체" w:hAnsi="Times New Roman" w:cs="Times New Roman"/>
          <w:szCs w:val="20"/>
        </w:rPr>
        <w:t>전환비율</w:t>
      </w:r>
      <w:r w:rsidR="000F310E" w:rsidRPr="00601A55">
        <w:rPr>
          <w:rFonts w:ascii="Times New Roman" w:eastAsia="바탕체" w:hAnsi="Times New Roman" w:cs="Times New Roman"/>
          <w:szCs w:val="20"/>
        </w:rPr>
        <w:t>”</w:t>
      </w:r>
      <w:r w:rsidR="000F310E" w:rsidRPr="00601A55">
        <w:rPr>
          <w:rFonts w:ascii="Times New Roman" w:eastAsia="바탕체" w:hAnsi="Times New Roman" w:cs="Times New Roman"/>
          <w:szCs w:val="20"/>
        </w:rPr>
        <w:t>로</w:t>
      </w:r>
      <w:r w:rsidR="000F310E" w:rsidRPr="00601A55">
        <w:rPr>
          <w:rFonts w:ascii="Times New Roman" w:eastAsia="바탕체" w:hAnsi="Times New Roman" w:cs="Times New Roman"/>
          <w:szCs w:val="20"/>
        </w:rPr>
        <w:t xml:space="preserve"> </w:t>
      </w:r>
      <w:r w:rsidR="000F310E" w:rsidRPr="00601A55">
        <w:rPr>
          <w:rFonts w:ascii="Times New Roman" w:eastAsia="바탕체" w:hAnsi="Times New Roman" w:cs="Times New Roman"/>
          <w:szCs w:val="20"/>
        </w:rPr>
        <w:t>한다</w:t>
      </w:r>
      <w:r w:rsidR="000F310E" w:rsidRPr="00601A55">
        <w:rPr>
          <w:rFonts w:ascii="Times New Roman" w:eastAsia="바탕체" w:hAnsi="Times New Roman" w:cs="Times New Roman"/>
          <w:szCs w:val="20"/>
        </w:rPr>
        <w:t>.</w:t>
      </w:r>
    </w:p>
    <w:p w14:paraId="648D79C5" w14:textId="5169DF1D" w:rsidR="007647B5" w:rsidRPr="007647B5" w:rsidRDefault="007647B5">
      <w:pPr>
        <w:numPr>
          <w:ilvl w:val="0"/>
          <w:numId w:val="25"/>
        </w:numPr>
        <w:tabs>
          <w:tab w:val="num" w:pos="709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  <w:highlight w:val="green"/>
        </w:rPr>
      </w:pPr>
      <w:commentRangeStart w:id="168"/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>회사의</w:t>
      </w:r>
      <w:r w:rsidRPr="007647B5">
        <w:rPr>
          <w:rFonts w:ascii="Times New Roman" w:eastAsia="바탕체" w:hAnsi="Times New Roman" w:cs="Times New Roman"/>
          <w:szCs w:val="20"/>
          <w:highlight w:val="green"/>
        </w:rPr>
        <w:t xml:space="preserve"> 2024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>년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>상반기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>영업이익이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del w:id="169" w:author="Lim YoungHoon" w:date="2023-12-11T03:09:00Z">
        <w:r w:rsidRPr="007647B5">
          <w:rPr>
            <w:rFonts w:ascii="Times New Roman" w:eastAsia="바탕체" w:hAnsi="Times New Roman" w:cs="Times New Roman" w:hint="eastAsia"/>
            <w:szCs w:val="20"/>
            <w:highlight w:val="green"/>
          </w:rPr>
          <w:delText>개별재무제표</w:delText>
        </w:r>
        <w:r w:rsidRPr="007647B5">
          <w:rPr>
            <w:rFonts w:ascii="Times New Roman" w:eastAsia="바탕체" w:hAnsi="Times New Roman" w:cs="Times New Roman" w:hint="eastAsia"/>
            <w:szCs w:val="20"/>
            <w:highlight w:val="green"/>
          </w:rPr>
          <w:delText xml:space="preserve"> </w:delText>
        </w:r>
        <w:r w:rsidRPr="007647B5">
          <w:rPr>
            <w:rFonts w:ascii="Times New Roman" w:eastAsia="바탕체" w:hAnsi="Times New Roman" w:cs="Times New Roman" w:hint="eastAsia"/>
            <w:szCs w:val="20"/>
            <w:highlight w:val="green"/>
          </w:rPr>
          <w:delText>기준</w:delText>
        </w:r>
      </w:del>
      <w:ins w:id="170" w:author="Lim YoungHoon" w:date="2023-12-11T03:09:00Z">
        <w:r w:rsidRPr="007647B5">
          <w:rPr>
            <w:rFonts w:ascii="Times New Roman" w:eastAsia="바탕체" w:hAnsi="Times New Roman" w:cs="Times New Roman" w:hint="eastAsia"/>
            <w:szCs w:val="20"/>
            <w:highlight w:val="green"/>
          </w:rPr>
          <w:t>개별재무제표</w:t>
        </w:r>
        <w:r w:rsidR="004C73E1">
          <w:rPr>
            <w:rFonts w:ascii="Times New Roman" w:eastAsia="바탕체" w:hAnsi="Times New Roman" w:cs="Times New Roman" w:hint="eastAsia"/>
            <w:szCs w:val="20"/>
            <w:highlight w:val="green"/>
          </w:rPr>
          <w:t>를</w:t>
        </w:r>
        <w:r w:rsidRPr="007647B5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Pr="007647B5">
          <w:rPr>
            <w:rFonts w:ascii="Times New Roman" w:eastAsia="바탕체" w:hAnsi="Times New Roman" w:cs="Times New Roman" w:hint="eastAsia"/>
            <w:szCs w:val="20"/>
            <w:highlight w:val="green"/>
          </w:rPr>
          <w:t>기준</w:t>
        </w:r>
        <w:r w:rsidR="004C73E1">
          <w:rPr>
            <w:rFonts w:ascii="Times New Roman" w:eastAsia="바탕체" w:hAnsi="Times New Roman" w:cs="Times New Roman" w:hint="eastAsia"/>
            <w:szCs w:val="20"/>
            <w:highlight w:val="green"/>
          </w:rPr>
          <w:t>으로</w:t>
        </w:r>
      </w:ins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r w:rsidRPr="007647B5">
        <w:rPr>
          <w:rFonts w:ascii="Times New Roman" w:eastAsia="바탕체" w:hAnsi="Times New Roman" w:cs="Times New Roman"/>
          <w:szCs w:val="20"/>
          <w:highlight w:val="green"/>
        </w:rPr>
        <w:t>50</w:t>
      </w:r>
      <w:del w:id="171" w:author="Lim YoungHoon" w:date="2023-12-11T03:09:00Z">
        <w:r w:rsidRPr="007647B5">
          <w:rPr>
            <w:rFonts w:ascii="Times New Roman" w:eastAsia="바탕체" w:hAnsi="Times New Roman" w:cs="Times New Roman" w:hint="eastAsia"/>
            <w:szCs w:val="20"/>
            <w:highlight w:val="green"/>
          </w:rPr>
          <w:delText>억원이</w:delText>
        </w:r>
      </w:del>
      <w:ins w:id="172" w:author="Lim YoungHoon" w:date="2023-12-11T03:09:00Z">
        <w:r w:rsidRPr="007647B5">
          <w:rPr>
            <w:rFonts w:ascii="Times New Roman" w:eastAsia="바탕체" w:hAnsi="Times New Roman" w:cs="Times New Roman" w:hint="eastAsia"/>
            <w:szCs w:val="20"/>
            <w:highlight w:val="green"/>
          </w:rPr>
          <w:t>억원</w:t>
        </w:r>
        <w:r w:rsidR="00F43AA3">
          <w:rPr>
            <w:rFonts w:ascii="Times New Roman" w:eastAsia="바탕체" w:hAnsi="Times New Roman" w:cs="Times New Roman" w:hint="eastAsia"/>
            <w:szCs w:val="20"/>
            <w:highlight w:val="green"/>
          </w:rPr>
          <w:t>에</w:t>
        </w:r>
      </w:ins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>미달할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>경우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>,</w:t>
      </w:r>
      <w:r w:rsidRPr="007647B5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>본건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>우선주식의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>전환가격을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r w:rsidRPr="00370F90">
        <w:rPr>
          <w:rFonts w:ascii="Times New Roman" w:hAnsi="Times New Roman"/>
          <w:rPrChange w:id="173" w:author="Lim YoungHoon" w:date="2023-12-11T03:09:00Z">
            <w:rPr>
              <w:rFonts w:ascii="Times New Roman" w:hAnsi="Times New Roman"/>
              <w:highlight w:val="green"/>
            </w:rPr>
          </w:rPrChange>
        </w:rPr>
        <w:t>[18,000]</w:t>
      </w:r>
      <w:del w:id="174" w:author="Lim YoungHoon" w:date="2023-12-11T03:09:00Z">
        <w:r w:rsidRPr="007647B5">
          <w:rPr>
            <w:rFonts w:ascii="Times New Roman" w:eastAsia="바탕체" w:hAnsi="Times New Roman" w:cs="Times New Roman" w:hint="eastAsia"/>
            <w:szCs w:val="20"/>
            <w:highlight w:val="green"/>
          </w:rPr>
          <w:delText>으로</w:delText>
        </w:r>
      </w:del>
      <w:ins w:id="175" w:author="Lim YoungHoon" w:date="2023-12-11T03:09:00Z">
        <w:r w:rsidR="00F43AA3" w:rsidRPr="00370F90">
          <w:rPr>
            <w:rFonts w:ascii="Times New Roman" w:eastAsia="바탕체" w:hAnsi="Times New Roman" w:cs="Times New Roman" w:hint="eastAsia"/>
            <w:szCs w:val="20"/>
          </w:rPr>
          <w:t>원</w:t>
        </w:r>
        <w:r w:rsidRPr="007647B5">
          <w:rPr>
            <w:rFonts w:ascii="Times New Roman" w:eastAsia="바탕체" w:hAnsi="Times New Roman" w:cs="Times New Roman" w:hint="eastAsia"/>
            <w:szCs w:val="20"/>
            <w:highlight w:val="green"/>
          </w:rPr>
          <w:t>으로</w:t>
        </w:r>
      </w:ins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>조정한다</w:t>
      </w:r>
      <w:commentRangeEnd w:id="168"/>
      <w:r>
        <w:rPr>
          <w:rStyle w:val="af2"/>
          <w:rFonts w:ascii="바탕" w:eastAsia="바탕" w:hAnsi="Times New Roman" w:cs="Times New Roman"/>
        </w:rPr>
        <w:commentReference w:id="168"/>
      </w:r>
      <w:r w:rsidRPr="007647B5">
        <w:rPr>
          <w:rFonts w:ascii="Times New Roman" w:eastAsia="바탕체" w:hAnsi="Times New Roman" w:cs="Times New Roman" w:hint="eastAsia"/>
          <w:szCs w:val="20"/>
          <w:highlight w:val="green"/>
        </w:rPr>
        <w:t>.</w:t>
      </w:r>
    </w:p>
    <w:p w14:paraId="0F76D9A9" w14:textId="3138A137" w:rsidR="00C0339A" w:rsidRPr="00571710" w:rsidRDefault="00C0339A">
      <w:pPr>
        <w:numPr>
          <w:ilvl w:val="0"/>
          <w:numId w:val="25"/>
        </w:numPr>
        <w:tabs>
          <w:tab w:val="num" w:pos="709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IPO </w:t>
      </w:r>
      <w:r w:rsidRPr="00571710">
        <w:rPr>
          <w:rFonts w:ascii="Times New Roman" w:eastAsia="바탕체" w:hAnsi="Times New Roman" w:cs="Times New Roman"/>
          <w:szCs w:val="20"/>
        </w:rPr>
        <w:t>공모단가의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845422">
        <w:rPr>
          <w:rFonts w:ascii="Times New Roman" w:eastAsia="바탕체" w:hAnsi="Times New Roman" w:cs="Times New Roman"/>
          <w:szCs w:val="20"/>
          <w:highlight w:val="red"/>
        </w:rPr>
        <w:t>[</w:t>
      </w:r>
      <w:r w:rsidR="00A1682E">
        <w:rPr>
          <w:rFonts w:ascii="Times New Roman" w:eastAsia="바탕체" w:hAnsi="Times New Roman" w:cs="Times New Roman"/>
          <w:szCs w:val="20"/>
          <w:highlight w:val="red"/>
        </w:rPr>
        <w:t>10</w:t>
      </w:r>
      <w:r w:rsidRPr="00845422">
        <w:rPr>
          <w:rFonts w:ascii="Times New Roman" w:eastAsia="바탕체" w:hAnsi="Times New Roman" w:cs="Times New Roman"/>
          <w:szCs w:val="20"/>
          <w:highlight w:val="red"/>
        </w:rPr>
        <w:t>0]%</w:t>
      </w:r>
      <w:r w:rsidRPr="00571710">
        <w:rPr>
          <w:rFonts w:ascii="Times New Roman" w:eastAsia="바탕체" w:hAnsi="Times New Roman" w:cs="Times New Roman"/>
          <w:szCs w:val="20"/>
        </w:rPr>
        <w:t>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해당하는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금액이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전환가격을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하회하는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전환비율을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같이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조정한다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  <w:r>
        <w:rPr>
          <w:rFonts w:ascii="Times New Roman" w:eastAsia="바탕체" w:hAnsi="Times New Roman" w:cs="Times New Roman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본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조항의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/>
          <w:szCs w:val="20"/>
        </w:rPr>
        <w:t xml:space="preserve">IPO </w:t>
      </w:r>
      <w:r>
        <w:rPr>
          <w:rFonts w:ascii="Times New Roman" w:eastAsia="바탕체" w:hAnsi="Times New Roman" w:cs="Times New Roman" w:hint="eastAsia"/>
          <w:szCs w:val="20"/>
        </w:rPr>
        <w:t>공모단가라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함은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국내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유가증권시장</w:t>
      </w:r>
      <w:r>
        <w:rPr>
          <w:rFonts w:ascii="Times New Roman" w:eastAsia="바탕체" w:hAnsi="Times New Roman" w:cs="Times New Roman" w:hint="eastAsia"/>
          <w:szCs w:val="20"/>
        </w:rPr>
        <w:t>,</w:t>
      </w:r>
      <w:r>
        <w:rPr>
          <w:rFonts w:ascii="Times New Roman" w:eastAsia="바탕체" w:hAnsi="Times New Roman" w:cs="Times New Roman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코스닥시장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상장을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위한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공모단가를</w:t>
      </w:r>
      <w:r>
        <w:rPr>
          <w:rFonts w:ascii="Times New Roman" w:eastAsia="바탕체" w:hAnsi="Times New Roman" w:cs="Times New Roman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의미한다</w:t>
      </w:r>
      <w:r>
        <w:rPr>
          <w:rFonts w:ascii="Times New Roman" w:eastAsia="바탕체" w:hAnsi="Times New Roman" w:cs="Times New Roman" w:hint="eastAsia"/>
          <w:szCs w:val="20"/>
        </w:rPr>
        <w:t>.</w:t>
      </w:r>
    </w:p>
    <w:tbl>
      <w:tblPr>
        <w:tblStyle w:val="af6"/>
        <w:tblW w:w="0" w:type="auto"/>
        <w:tblInd w:w="568" w:type="dxa"/>
        <w:tblLook w:val="04A0" w:firstRow="1" w:lastRow="0" w:firstColumn="1" w:lastColumn="0" w:noHBand="0" w:noVBand="1"/>
      </w:tblPr>
      <w:tblGrid>
        <w:gridCol w:w="8776"/>
      </w:tblGrid>
      <w:tr w:rsidR="00A40A12" w14:paraId="35AD2D70" w14:textId="77777777" w:rsidTr="00A40A12">
        <w:tc>
          <w:tcPr>
            <w:tcW w:w="9344" w:type="dxa"/>
          </w:tcPr>
          <w:p w14:paraId="54EA257E" w14:textId="3167E56D" w:rsidR="00A40A12" w:rsidRDefault="00A40A12" w:rsidP="00A40A12">
            <w:pPr>
              <w:tabs>
                <w:tab w:val="num" w:pos="0"/>
              </w:tabs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rFonts w:eastAsia="바탕체"/>
              </w:rPr>
            </w:pPr>
            <w:r w:rsidRPr="00571710">
              <w:rPr>
                <w:rFonts w:eastAsia="바탕체"/>
              </w:rPr>
              <w:t>조정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후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우선주</w:t>
            </w:r>
            <w:r w:rsidRPr="00571710">
              <w:rPr>
                <w:rFonts w:eastAsia="바탕체"/>
              </w:rPr>
              <w:t xml:space="preserve"> 1</w:t>
            </w:r>
            <w:r w:rsidRPr="00571710">
              <w:rPr>
                <w:rFonts w:eastAsia="바탕체"/>
              </w:rPr>
              <w:t>주당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전환하는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보통주의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수</w:t>
            </w:r>
            <w:r w:rsidRPr="00571710">
              <w:rPr>
                <w:rFonts w:eastAsia="바탕체"/>
              </w:rPr>
              <w:t xml:space="preserve"> = </w:t>
            </w:r>
            <w:r w:rsidRPr="00571710">
              <w:rPr>
                <w:rFonts w:eastAsia="바탕체"/>
              </w:rPr>
              <w:t>조정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전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우선주</w:t>
            </w:r>
            <w:r w:rsidRPr="00571710">
              <w:rPr>
                <w:rFonts w:eastAsia="바탕체"/>
              </w:rPr>
              <w:t xml:space="preserve"> 1</w:t>
            </w:r>
            <w:r w:rsidRPr="00571710">
              <w:rPr>
                <w:rFonts w:eastAsia="바탕체"/>
              </w:rPr>
              <w:t>주당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전환되는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보통주의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수</w:t>
            </w:r>
            <w:r w:rsidRPr="00571710">
              <w:rPr>
                <w:rFonts w:eastAsia="바탕체"/>
              </w:rPr>
              <w:t xml:space="preserve"> × </w:t>
            </w:r>
            <w:r w:rsidRPr="00571710">
              <w:rPr>
                <w:rFonts w:eastAsia="바탕체"/>
              </w:rPr>
              <w:t>조정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전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본건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우선주식의</w:t>
            </w:r>
            <w:r w:rsidRPr="00571710">
              <w:rPr>
                <w:rFonts w:eastAsia="바탕체"/>
              </w:rPr>
              <w:t xml:space="preserve"> </w:t>
            </w:r>
            <w:proofErr w:type="gramStart"/>
            <w:r w:rsidRPr="00571710">
              <w:rPr>
                <w:rFonts w:eastAsia="바탕체"/>
              </w:rPr>
              <w:t>전환가격</w:t>
            </w:r>
            <w:r w:rsidRPr="00571710">
              <w:rPr>
                <w:rFonts w:eastAsia="바탕체"/>
              </w:rPr>
              <w:t xml:space="preserve"> /</w:t>
            </w:r>
            <w:proofErr w:type="gramEnd"/>
            <w:r w:rsidRPr="00571710">
              <w:rPr>
                <w:rFonts w:eastAsia="바탕체"/>
              </w:rPr>
              <w:t xml:space="preserve"> </w:t>
            </w:r>
            <w:r w:rsidR="00845422">
              <w:rPr>
                <w:rFonts w:eastAsia="바탕체" w:hint="eastAsia"/>
              </w:rPr>
              <w:t>회사의</w:t>
            </w:r>
            <w:r w:rsidR="00845422">
              <w:rPr>
                <w:rFonts w:eastAsia="바탕체" w:hint="eastAsia"/>
              </w:rPr>
              <w:t xml:space="preserve"> </w:t>
            </w:r>
            <w:r w:rsidR="00845422">
              <w:rPr>
                <w:rFonts w:eastAsia="바탕체"/>
              </w:rPr>
              <w:t xml:space="preserve">IPO </w:t>
            </w:r>
            <w:r w:rsidR="00845422">
              <w:rPr>
                <w:rFonts w:eastAsia="바탕체" w:hint="eastAsia"/>
              </w:rPr>
              <w:t>공모</w:t>
            </w:r>
            <w:r w:rsidRPr="00571710">
              <w:rPr>
                <w:rFonts w:eastAsia="바탕체"/>
              </w:rPr>
              <w:t>단가의</w:t>
            </w:r>
            <w:r w:rsidRPr="00571710">
              <w:rPr>
                <w:rFonts w:eastAsia="바탕체"/>
              </w:rPr>
              <w:t xml:space="preserve"> </w:t>
            </w:r>
            <w:r w:rsidRPr="00845422">
              <w:rPr>
                <w:rFonts w:eastAsia="바탕체"/>
                <w:highlight w:val="red"/>
              </w:rPr>
              <w:t>[70]%</w:t>
            </w:r>
            <w:r w:rsidRPr="00571710">
              <w:rPr>
                <w:rFonts w:eastAsia="바탕체"/>
              </w:rPr>
              <w:t>에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해당하는</w:t>
            </w:r>
            <w:r w:rsidRPr="00571710">
              <w:rPr>
                <w:rFonts w:eastAsia="바탕체"/>
              </w:rPr>
              <w:t xml:space="preserve"> </w:t>
            </w:r>
            <w:r w:rsidRPr="00571710">
              <w:rPr>
                <w:rFonts w:eastAsia="바탕체"/>
              </w:rPr>
              <w:t>금액</w:t>
            </w:r>
          </w:p>
        </w:tc>
      </w:tr>
    </w:tbl>
    <w:p w14:paraId="5D88D919" w14:textId="3E5D65CF" w:rsidR="00C0339A" w:rsidRPr="00571710" w:rsidRDefault="00C0339A" w:rsidP="00C0339A">
      <w:pPr>
        <w:tabs>
          <w:tab w:val="num" w:pos="993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</w:p>
    <w:p w14:paraId="2A659C60" w14:textId="6842074B" w:rsidR="003B47B3" w:rsidRPr="00571710" w:rsidRDefault="003B47B3">
      <w:pPr>
        <w:numPr>
          <w:ilvl w:val="0"/>
          <w:numId w:val="25"/>
        </w:numPr>
        <w:tabs>
          <w:tab w:val="num" w:pos="709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전환가격을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하회하는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발행가</w:t>
      </w:r>
      <w:r w:rsidR="00E03843">
        <w:rPr>
          <w:rFonts w:ascii="Times New Roman" w:eastAsia="바탕체" w:hAnsi="Times New Roman" w:cs="Times New Roman" w:hint="eastAsia"/>
          <w:szCs w:val="20"/>
        </w:rPr>
        <w:t>액</w:t>
      </w:r>
      <w:r w:rsidRPr="00571710">
        <w:rPr>
          <w:rFonts w:ascii="Times New Roman" w:eastAsia="바탕체" w:hAnsi="Times New Roman" w:cs="Times New Roman"/>
          <w:szCs w:val="20"/>
        </w:rPr>
        <w:t>으로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유상증자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주식관련사채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전환사채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신주인수권부사채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종류의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사채</w:t>
      </w:r>
      <w:r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전환가격은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del w:id="176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>하회하는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발행가</w:delText>
        </w:r>
        <w:r w:rsidR="00E03843">
          <w:rPr>
            <w:rFonts w:ascii="Times New Roman" w:eastAsia="바탕체" w:hAnsi="Times New Roman" w:cs="Times New Roman" w:hint="eastAsia"/>
            <w:szCs w:val="20"/>
          </w:rPr>
          <w:delText>액</w:delText>
        </w:r>
        <w:r w:rsidRPr="00571710">
          <w:rPr>
            <w:rFonts w:ascii="Times New Roman" w:eastAsia="바탕체" w:hAnsi="Times New Roman" w:cs="Times New Roman"/>
            <w:szCs w:val="20"/>
          </w:rPr>
          <w:delText>으로</w:delText>
        </w:r>
      </w:del>
      <w:proofErr w:type="spellStart"/>
      <w:ins w:id="177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t>발행가</w:t>
        </w:r>
        <w:r w:rsidR="00E03843">
          <w:rPr>
            <w:rFonts w:ascii="Times New Roman" w:eastAsia="바탕체" w:hAnsi="Times New Roman" w:cs="Times New Roman" w:hint="eastAsia"/>
            <w:szCs w:val="20"/>
          </w:rPr>
          <w:t>액</w:t>
        </w:r>
        <w:r w:rsidR="0051349B">
          <w:rPr>
            <w:rFonts w:ascii="Times New Roman" w:eastAsia="바탕체" w:hAnsi="Times New Roman" w:cs="Times New Roman" w:hint="eastAsia"/>
            <w:szCs w:val="20"/>
          </w:rPr>
          <w:t>의</w:t>
        </w:r>
        <w:proofErr w:type="spellEnd"/>
        <w:r w:rsidR="0051349B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943E2D" w:rsidRPr="00370F90">
          <w:rPr>
            <w:rFonts w:ascii="Times New Roman" w:eastAsia="바탕체" w:hAnsi="Times New Roman" w:cs="Times New Roman"/>
            <w:szCs w:val="20"/>
            <w:highlight w:val="red"/>
          </w:rPr>
          <w:t>[</w:t>
        </w:r>
        <w:r w:rsidR="0051349B" w:rsidRPr="00370F90">
          <w:rPr>
            <w:rFonts w:ascii="Times New Roman" w:eastAsia="바탕체" w:hAnsi="Times New Roman" w:cs="Times New Roman"/>
            <w:szCs w:val="20"/>
            <w:highlight w:val="red"/>
          </w:rPr>
          <w:t>70</w:t>
        </w:r>
        <w:r w:rsidR="00943E2D" w:rsidRPr="00370F90">
          <w:rPr>
            <w:rFonts w:ascii="Times New Roman" w:eastAsia="바탕체" w:hAnsi="Times New Roman" w:cs="Times New Roman"/>
            <w:szCs w:val="20"/>
            <w:highlight w:val="red"/>
          </w:rPr>
          <w:t>]</w:t>
        </w:r>
        <w:r w:rsidR="0051349B" w:rsidRPr="00370F90">
          <w:rPr>
            <w:rFonts w:ascii="Times New Roman" w:eastAsia="바탕체" w:hAnsi="Times New Roman" w:cs="Times New Roman"/>
            <w:szCs w:val="20"/>
            <w:highlight w:val="red"/>
          </w:rPr>
          <w:t>%</w:t>
        </w:r>
        <w:r w:rsidR="0051349B">
          <w:rPr>
            <w:rFonts w:ascii="Times New Roman" w:eastAsia="바탕체" w:hAnsi="Times New Roman" w:cs="Times New Roman" w:hint="eastAsia"/>
            <w:szCs w:val="20"/>
          </w:rPr>
          <w:t>에</w:t>
        </w:r>
        <w:r w:rsidR="0051349B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1349B">
          <w:rPr>
            <w:rFonts w:ascii="Times New Roman" w:eastAsia="바탕체" w:hAnsi="Times New Roman" w:cs="Times New Roman" w:hint="eastAsia"/>
            <w:szCs w:val="20"/>
          </w:rPr>
          <w:t>해당하는</w:t>
        </w:r>
        <w:r w:rsidR="0051349B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1349B">
          <w:rPr>
            <w:rFonts w:ascii="Times New Roman" w:eastAsia="바탕체" w:hAnsi="Times New Roman" w:cs="Times New Roman" w:hint="eastAsia"/>
            <w:szCs w:val="20"/>
          </w:rPr>
          <w:t>금액으로</w:t>
        </w:r>
      </w:ins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조정한다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  <w:r>
        <w:rPr>
          <w:rFonts w:ascii="Times New Roman" w:eastAsia="바탕체" w:hAnsi="Times New Roman" w:cs="Times New Roman"/>
          <w:szCs w:val="20"/>
        </w:rPr>
        <w:t xml:space="preserve"> </w:t>
      </w:r>
      <w:r w:rsidRPr="00D9664F">
        <w:rPr>
          <w:rFonts w:ascii="바탕" w:eastAsia="바탕" w:hAnsi="바탕" w:hint="eastAsia"/>
          <w:szCs w:val="20"/>
        </w:rPr>
        <w:t xml:space="preserve">회사가 발행한 우선주식 </w:t>
      </w:r>
      <w:r w:rsidRPr="00943E2D">
        <w:rPr>
          <w:rFonts w:ascii="Times New Roman" w:hAnsi="Times New Roman" w:hint="eastAsia"/>
          <w:rPrChange w:id="178" w:author="Lim YoungHoon" w:date="2023-12-11T03:09:00Z">
            <w:rPr>
              <w:rFonts w:ascii="바탕" w:hAnsi="바탕" w:hint="eastAsia"/>
            </w:rPr>
          </w:rPrChange>
        </w:rPr>
        <w:t>또는</w:t>
      </w:r>
      <w:r w:rsidRPr="00943E2D">
        <w:rPr>
          <w:rFonts w:ascii="Times New Roman" w:hAnsi="Times New Roman" w:hint="eastAsia"/>
          <w:rPrChange w:id="179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180" w:author="Lim YoungHoon" w:date="2023-12-11T03:09:00Z">
            <w:rPr>
              <w:rFonts w:ascii="바탕" w:hAnsi="바탕" w:hint="eastAsia"/>
            </w:rPr>
          </w:rPrChange>
        </w:rPr>
        <w:t>주식관련사채의</w:t>
      </w:r>
      <w:r w:rsidRPr="00943E2D">
        <w:rPr>
          <w:rFonts w:ascii="Times New Roman" w:hAnsi="Times New Roman" w:hint="eastAsia"/>
          <w:rPrChange w:id="181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182" w:author="Lim YoungHoon" w:date="2023-12-11T03:09:00Z">
            <w:rPr>
              <w:rFonts w:ascii="바탕" w:hAnsi="바탕" w:hint="eastAsia"/>
            </w:rPr>
          </w:rPrChange>
        </w:rPr>
        <w:t>전환가격</w:t>
      </w:r>
      <w:r w:rsidRPr="00943E2D">
        <w:rPr>
          <w:rFonts w:ascii="Times New Roman" w:hAnsi="Times New Roman" w:hint="eastAsia"/>
          <w:rPrChange w:id="183" w:author="Lim YoungHoon" w:date="2023-12-11T03:09:00Z">
            <w:rPr>
              <w:rFonts w:ascii="바탕" w:hAnsi="바탕" w:hint="eastAsia"/>
            </w:rPr>
          </w:rPrChange>
        </w:rPr>
        <w:t>(</w:t>
      </w:r>
      <w:r w:rsidRPr="00943E2D">
        <w:rPr>
          <w:rFonts w:ascii="Times New Roman" w:hAnsi="Times New Roman" w:hint="eastAsia"/>
          <w:rPrChange w:id="184" w:author="Lim YoungHoon" w:date="2023-12-11T03:09:00Z">
            <w:rPr>
              <w:rFonts w:ascii="바탕" w:hAnsi="바탕" w:hint="eastAsia"/>
            </w:rPr>
          </w:rPrChange>
        </w:rPr>
        <w:t>또는</w:t>
      </w:r>
      <w:r w:rsidRPr="00943E2D">
        <w:rPr>
          <w:rFonts w:ascii="Times New Roman" w:hAnsi="Times New Roman" w:hint="eastAsia"/>
          <w:rPrChange w:id="185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186" w:author="Lim YoungHoon" w:date="2023-12-11T03:09:00Z">
            <w:rPr>
              <w:rFonts w:ascii="바탕" w:hAnsi="바탕" w:hint="eastAsia"/>
            </w:rPr>
          </w:rPrChange>
        </w:rPr>
        <w:t>행사가격</w:t>
      </w:r>
      <w:r w:rsidRPr="00943E2D">
        <w:rPr>
          <w:rFonts w:ascii="Times New Roman" w:hAnsi="Times New Roman" w:hint="eastAsia"/>
          <w:rPrChange w:id="187" w:author="Lim YoungHoon" w:date="2023-12-11T03:09:00Z">
            <w:rPr>
              <w:rFonts w:ascii="바탕" w:hAnsi="바탕" w:hint="eastAsia"/>
            </w:rPr>
          </w:rPrChange>
        </w:rPr>
        <w:t>)</w:t>
      </w:r>
      <w:r w:rsidRPr="00943E2D">
        <w:rPr>
          <w:rFonts w:ascii="Times New Roman" w:hAnsi="Times New Roman" w:hint="eastAsia"/>
          <w:rPrChange w:id="188" w:author="Lim YoungHoon" w:date="2023-12-11T03:09:00Z">
            <w:rPr>
              <w:rFonts w:ascii="바탕" w:hAnsi="바탕" w:hint="eastAsia"/>
            </w:rPr>
          </w:rPrChange>
        </w:rPr>
        <w:t>이</w:t>
      </w:r>
      <w:r w:rsidRPr="00943E2D">
        <w:rPr>
          <w:rFonts w:ascii="Times New Roman" w:hAnsi="Times New Roman" w:hint="eastAsia"/>
          <w:rPrChange w:id="189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190" w:author="Lim YoungHoon" w:date="2023-12-11T03:09:00Z">
            <w:rPr>
              <w:rFonts w:ascii="바탕" w:hAnsi="바탕" w:hint="eastAsia"/>
            </w:rPr>
          </w:rPrChange>
        </w:rPr>
        <w:t>조정되어</w:t>
      </w:r>
      <w:r w:rsidRPr="00943E2D">
        <w:rPr>
          <w:rFonts w:ascii="Times New Roman" w:hAnsi="Times New Roman" w:hint="eastAsia"/>
          <w:rPrChange w:id="191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192" w:author="Lim YoungHoon" w:date="2023-12-11T03:09:00Z">
            <w:rPr>
              <w:rFonts w:ascii="바탕" w:hAnsi="바탕" w:hint="eastAsia"/>
            </w:rPr>
          </w:rPrChange>
        </w:rPr>
        <w:t>그</w:t>
      </w:r>
      <w:r w:rsidRPr="00943E2D">
        <w:rPr>
          <w:rFonts w:ascii="Times New Roman" w:hAnsi="Times New Roman" w:hint="eastAsia"/>
          <w:rPrChange w:id="193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194" w:author="Lim YoungHoon" w:date="2023-12-11T03:09:00Z">
            <w:rPr>
              <w:rFonts w:ascii="바탕" w:hAnsi="바탕" w:hint="eastAsia"/>
            </w:rPr>
          </w:rPrChange>
        </w:rPr>
        <w:t>당시</w:t>
      </w:r>
      <w:r w:rsidRPr="00943E2D">
        <w:rPr>
          <w:rFonts w:ascii="Times New Roman" w:hAnsi="Times New Roman" w:hint="eastAsia"/>
          <w:rPrChange w:id="195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196" w:author="Lim YoungHoon" w:date="2023-12-11T03:09:00Z">
            <w:rPr>
              <w:rFonts w:ascii="바탕" w:hAnsi="바탕" w:hint="eastAsia"/>
            </w:rPr>
          </w:rPrChange>
        </w:rPr>
        <w:t>본건</w:t>
      </w:r>
      <w:r w:rsidRPr="00943E2D">
        <w:rPr>
          <w:rFonts w:ascii="Times New Roman" w:hAnsi="Times New Roman" w:hint="eastAsia"/>
          <w:rPrChange w:id="197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198" w:author="Lim YoungHoon" w:date="2023-12-11T03:09:00Z">
            <w:rPr>
              <w:rFonts w:ascii="바탕" w:hAnsi="바탕" w:hint="eastAsia"/>
            </w:rPr>
          </w:rPrChange>
        </w:rPr>
        <w:t>우선주식의</w:t>
      </w:r>
      <w:r w:rsidRPr="00943E2D">
        <w:rPr>
          <w:rFonts w:ascii="Times New Roman" w:hAnsi="Times New Roman" w:hint="eastAsia"/>
          <w:rPrChange w:id="199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00" w:author="Lim YoungHoon" w:date="2023-12-11T03:09:00Z">
            <w:rPr>
              <w:rFonts w:ascii="바탕" w:hAnsi="바탕" w:hint="eastAsia"/>
            </w:rPr>
          </w:rPrChange>
        </w:rPr>
        <w:t>전환가격을</w:t>
      </w:r>
      <w:r w:rsidRPr="00943E2D">
        <w:rPr>
          <w:rFonts w:ascii="Times New Roman" w:hAnsi="Times New Roman" w:hint="eastAsia"/>
          <w:rPrChange w:id="201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02" w:author="Lim YoungHoon" w:date="2023-12-11T03:09:00Z">
            <w:rPr>
              <w:rFonts w:ascii="바탕" w:hAnsi="바탕" w:hint="eastAsia"/>
            </w:rPr>
          </w:rPrChange>
        </w:rPr>
        <w:t>하회하게</w:t>
      </w:r>
      <w:r w:rsidRPr="00943E2D">
        <w:rPr>
          <w:rFonts w:ascii="Times New Roman" w:hAnsi="Times New Roman" w:hint="eastAsia"/>
          <w:rPrChange w:id="203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04" w:author="Lim YoungHoon" w:date="2023-12-11T03:09:00Z">
            <w:rPr>
              <w:rFonts w:ascii="바탕" w:hAnsi="바탕" w:hint="eastAsia"/>
            </w:rPr>
          </w:rPrChange>
        </w:rPr>
        <w:t>되는</w:t>
      </w:r>
      <w:r w:rsidRPr="00943E2D">
        <w:rPr>
          <w:rFonts w:ascii="Times New Roman" w:hAnsi="Times New Roman" w:hint="eastAsia"/>
          <w:rPrChange w:id="205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06" w:author="Lim YoungHoon" w:date="2023-12-11T03:09:00Z">
            <w:rPr>
              <w:rFonts w:ascii="바탕" w:hAnsi="바탕" w:hint="eastAsia"/>
            </w:rPr>
          </w:rPrChange>
        </w:rPr>
        <w:t>경우에는</w:t>
      </w:r>
      <w:r w:rsidRPr="00943E2D">
        <w:rPr>
          <w:rFonts w:ascii="Times New Roman" w:hAnsi="Times New Roman" w:hint="eastAsia"/>
          <w:rPrChange w:id="207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08" w:author="Lim YoungHoon" w:date="2023-12-11T03:09:00Z">
            <w:rPr>
              <w:rFonts w:ascii="바탕" w:hAnsi="바탕" w:hint="eastAsia"/>
            </w:rPr>
          </w:rPrChange>
        </w:rPr>
        <w:t>전환가격은</w:t>
      </w:r>
      <w:r w:rsidRPr="00943E2D">
        <w:rPr>
          <w:rFonts w:ascii="Times New Roman" w:hAnsi="Times New Roman" w:hint="eastAsia"/>
          <w:rPrChange w:id="209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10" w:author="Lim YoungHoon" w:date="2023-12-11T03:09:00Z">
            <w:rPr>
              <w:rFonts w:ascii="바탕" w:hAnsi="바탕" w:hint="eastAsia"/>
            </w:rPr>
          </w:rPrChange>
        </w:rPr>
        <w:t>그</w:t>
      </w:r>
      <w:r w:rsidRPr="00943E2D">
        <w:rPr>
          <w:rFonts w:ascii="Times New Roman" w:hAnsi="Times New Roman" w:hint="eastAsia"/>
          <w:rPrChange w:id="211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12" w:author="Lim YoungHoon" w:date="2023-12-11T03:09:00Z">
            <w:rPr>
              <w:rFonts w:ascii="바탕" w:hAnsi="바탕" w:hint="eastAsia"/>
            </w:rPr>
          </w:rPrChange>
        </w:rPr>
        <w:t>하회하는</w:t>
      </w:r>
      <w:r w:rsidRPr="00943E2D">
        <w:rPr>
          <w:rFonts w:ascii="Times New Roman" w:hAnsi="Times New Roman" w:hint="eastAsia"/>
          <w:rPrChange w:id="213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14" w:author="Lim YoungHoon" w:date="2023-12-11T03:09:00Z">
            <w:rPr>
              <w:rFonts w:ascii="바탕" w:hAnsi="바탕" w:hint="eastAsia"/>
            </w:rPr>
          </w:rPrChange>
        </w:rPr>
        <w:t>전환가격</w:t>
      </w:r>
      <w:r w:rsidRPr="00943E2D">
        <w:rPr>
          <w:rFonts w:ascii="Times New Roman" w:hAnsi="Times New Roman" w:hint="eastAsia"/>
          <w:rPrChange w:id="215" w:author="Lim YoungHoon" w:date="2023-12-11T03:09:00Z">
            <w:rPr>
              <w:rFonts w:ascii="바탕" w:hAnsi="바탕" w:hint="eastAsia"/>
            </w:rPr>
          </w:rPrChange>
        </w:rPr>
        <w:t>(</w:t>
      </w:r>
      <w:r w:rsidRPr="00943E2D">
        <w:rPr>
          <w:rFonts w:ascii="Times New Roman" w:hAnsi="Times New Roman" w:hint="eastAsia"/>
          <w:rPrChange w:id="216" w:author="Lim YoungHoon" w:date="2023-12-11T03:09:00Z">
            <w:rPr>
              <w:rFonts w:ascii="바탕" w:hAnsi="바탕" w:hint="eastAsia"/>
            </w:rPr>
          </w:rPrChange>
        </w:rPr>
        <w:t>또는</w:t>
      </w:r>
      <w:r w:rsidRPr="00943E2D">
        <w:rPr>
          <w:rFonts w:ascii="Times New Roman" w:hAnsi="Times New Roman" w:hint="eastAsia"/>
          <w:rPrChange w:id="217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18" w:author="Lim YoungHoon" w:date="2023-12-11T03:09:00Z">
            <w:rPr>
              <w:rFonts w:ascii="바탕" w:hAnsi="바탕" w:hint="eastAsia"/>
            </w:rPr>
          </w:rPrChange>
        </w:rPr>
        <w:t>행사가격</w:t>
      </w:r>
      <w:r w:rsidRPr="00943E2D">
        <w:rPr>
          <w:rFonts w:ascii="Times New Roman" w:hAnsi="Times New Roman" w:hint="eastAsia"/>
          <w:rPrChange w:id="219" w:author="Lim YoungHoon" w:date="2023-12-11T03:09:00Z">
            <w:rPr>
              <w:rFonts w:ascii="바탕" w:hAnsi="바탕" w:hint="eastAsia"/>
            </w:rPr>
          </w:rPrChange>
        </w:rPr>
        <w:t>)</w:t>
      </w:r>
      <w:del w:id="220" w:author="Lim YoungHoon" w:date="2023-12-11T03:09:00Z">
        <w:r w:rsidRPr="00D9664F">
          <w:rPr>
            <w:rFonts w:ascii="바탕" w:eastAsia="바탕" w:hAnsi="바탕" w:hint="eastAsia"/>
            <w:szCs w:val="20"/>
          </w:rPr>
          <w:delText>으로</w:delText>
        </w:r>
      </w:del>
      <w:ins w:id="221" w:author="Lim YoungHoon" w:date="2023-12-11T03:09:00Z">
        <w:r w:rsidR="00264B4D" w:rsidRPr="00943E2D">
          <w:rPr>
            <w:rFonts w:ascii="Times New Roman" w:eastAsia="바탕체" w:hAnsi="Times New Roman" w:cs="Times New Roman" w:hint="eastAsia"/>
            <w:szCs w:val="20"/>
          </w:rPr>
          <w:t>의</w:t>
        </w:r>
        <w:r w:rsidR="00264B4D" w:rsidRPr="00943E2D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943E2D" w:rsidRPr="00370F90">
          <w:rPr>
            <w:rFonts w:ascii="Times New Roman" w:eastAsia="바탕체" w:hAnsi="Times New Roman" w:cs="Times New Roman"/>
            <w:szCs w:val="20"/>
            <w:highlight w:val="red"/>
          </w:rPr>
          <w:t>[</w:t>
        </w:r>
        <w:r w:rsidR="00264B4D" w:rsidRPr="00370F90">
          <w:rPr>
            <w:rFonts w:ascii="Times New Roman" w:eastAsia="바탕체" w:hAnsi="Times New Roman" w:cs="Times New Roman"/>
            <w:szCs w:val="20"/>
            <w:highlight w:val="red"/>
          </w:rPr>
          <w:t>70</w:t>
        </w:r>
        <w:r w:rsidR="00943E2D" w:rsidRPr="00370F90">
          <w:rPr>
            <w:rFonts w:ascii="Times New Roman" w:eastAsia="바탕체" w:hAnsi="Times New Roman" w:cs="Times New Roman"/>
            <w:szCs w:val="20"/>
            <w:highlight w:val="red"/>
          </w:rPr>
          <w:t>]</w:t>
        </w:r>
        <w:r w:rsidR="00264B4D" w:rsidRPr="00370F90">
          <w:rPr>
            <w:rFonts w:ascii="Times New Roman" w:eastAsia="바탕체" w:hAnsi="Times New Roman" w:cs="Times New Roman"/>
            <w:szCs w:val="20"/>
            <w:highlight w:val="red"/>
          </w:rPr>
          <w:t>%</w:t>
        </w:r>
        <w:r w:rsidR="00943E2D" w:rsidRPr="00943E2D">
          <w:rPr>
            <w:rFonts w:ascii="Times New Roman" w:eastAsia="바탕체" w:hAnsi="Times New Roman" w:cs="Times New Roman" w:hint="eastAsia"/>
            <w:szCs w:val="20"/>
          </w:rPr>
          <w:t>에</w:t>
        </w:r>
        <w:r w:rsidR="00943E2D" w:rsidRPr="00943E2D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943E2D" w:rsidRPr="00943E2D">
          <w:rPr>
            <w:rFonts w:ascii="Times New Roman" w:eastAsia="바탕체" w:hAnsi="Times New Roman" w:cs="Times New Roman" w:hint="eastAsia"/>
            <w:szCs w:val="20"/>
          </w:rPr>
          <w:t>해당하는</w:t>
        </w:r>
        <w:r w:rsidR="00943E2D" w:rsidRPr="00943E2D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943E2D" w:rsidRPr="00943E2D">
          <w:rPr>
            <w:rFonts w:ascii="Times New Roman" w:eastAsia="바탕체" w:hAnsi="Times New Roman" w:cs="Times New Roman" w:hint="eastAsia"/>
            <w:szCs w:val="20"/>
          </w:rPr>
          <w:t>금액</w:t>
        </w:r>
        <w:r w:rsidRPr="00943E2D">
          <w:rPr>
            <w:rFonts w:ascii="Times New Roman" w:eastAsia="바탕체" w:hAnsi="Times New Roman" w:cs="Times New Roman" w:hint="eastAsia"/>
            <w:szCs w:val="20"/>
          </w:rPr>
          <w:t>으로</w:t>
        </w:r>
      </w:ins>
      <w:r w:rsidRPr="00943E2D">
        <w:rPr>
          <w:rFonts w:ascii="Times New Roman" w:hAnsi="Times New Roman" w:hint="eastAsia"/>
          <w:rPrChange w:id="222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23" w:author="Lim YoungHoon" w:date="2023-12-11T03:09:00Z">
            <w:rPr>
              <w:rFonts w:ascii="바탕" w:hAnsi="바탕" w:hint="eastAsia"/>
            </w:rPr>
          </w:rPrChange>
        </w:rPr>
        <w:t>조정된다</w:t>
      </w:r>
      <w:r w:rsidRPr="00943E2D">
        <w:rPr>
          <w:rFonts w:ascii="Times New Roman" w:hAnsi="Times New Roman" w:hint="eastAsia"/>
          <w:rPrChange w:id="224" w:author="Lim YoungHoon" w:date="2023-12-11T03:09:00Z">
            <w:rPr>
              <w:rFonts w:ascii="바탕" w:hAnsi="바탕" w:hint="eastAsia"/>
            </w:rPr>
          </w:rPrChange>
        </w:rPr>
        <w:t>.</w:t>
      </w:r>
      <w:r w:rsidRPr="00943E2D">
        <w:rPr>
          <w:rFonts w:ascii="Times New Roman" w:hAnsi="Times New Roman"/>
          <w:rPrChange w:id="225" w:author="Lim YoungHoon" w:date="2023-12-11T03:09:00Z">
            <w:rPr>
              <w:rFonts w:ascii="바탕" w:hAnsi="바탕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26" w:author="Lim YoungHoon" w:date="2023-12-11T03:09:00Z">
            <w:rPr>
              <w:rFonts w:ascii="바탕" w:hAnsi="바탕" w:hint="eastAsia"/>
            </w:rPr>
          </w:rPrChange>
        </w:rPr>
        <w:t>본</w:t>
      </w:r>
      <w:r w:rsidRPr="00943E2D">
        <w:rPr>
          <w:rFonts w:ascii="Times New Roman" w:hAnsi="Times New Roman" w:hint="eastAsia"/>
          <w:rPrChange w:id="227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28" w:author="Lim YoungHoon" w:date="2023-12-11T03:09:00Z">
            <w:rPr>
              <w:rFonts w:ascii="바탕" w:hAnsi="바탕" w:hint="eastAsia"/>
            </w:rPr>
          </w:rPrChange>
        </w:rPr>
        <w:t>호에</w:t>
      </w:r>
      <w:r w:rsidRPr="00943E2D">
        <w:rPr>
          <w:rFonts w:ascii="Times New Roman" w:hAnsi="Times New Roman" w:hint="eastAsia"/>
          <w:rPrChange w:id="229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30" w:author="Lim YoungHoon" w:date="2023-12-11T03:09:00Z">
            <w:rPr>
              <w:rFonts w:ascii="바탕" w:hAnsi="바탕" w:hint="eastAsia"/>
            </w:rPr>
          </w:rPrChange>
        </w:rPr>
        <w:t>따른</w:t>
      </w:r>
      <w:r w:rsidRPr="00943E2D">
        <w:rPr>
          <w:rFonts w:ascii="Times New Roman" w:hAnsi="Times New Roman" w:hint="eastAsia"/>
          <w:rPrChange w:id="231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32" w:author="Lim YoungHoon" w:date="2023-12-11T03:09:00Z">
            <w:rPr>
              <w:rFonts w:ascii="바탕" w:hAnsi="바탕" w:hint="eastAsia"/>
            </w:rPr>
          </w:rPrChange>
        </w:rPr>
        <w:t>전환가격</w:t>
      </w:r>
      <w:r w:rsidRPr="00943E2D">
        <w:rPr>
          <w:rFonts w:ascii="Times New Roman" w:hAnsi="Times New Roman" w:hint="eastAsia"/>
          <w:rPrChange w:id="233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34" w:author="Lim YoungHoon" w:date="2023-12-11T03:09:00Z">
            <w:rPr>
              <w:rFonts w:ascii="바탕" w:hAnsi="바탕" w:hint="eastAsia"/>
            </w:rPr>
          </w:rPrChange>
        </w:rPr>
        <w:t>조정은</w:t>
      </w:r>
      <w:r w:rsidRPr="00943E2D">
        <w:rPr>
          <w:rFonts w:ascii="Times New Roman" w:hAnsi="Times New Roman"/>
          <w:rPrChange w:id="235" w:author="Lim YoungHoon" w:date="2023-12-11T03:09:00Z">
            <w:rPr>
              <w:rFonts w:ascii="바탕" w:hAnsi="바탕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36" w:author="Lim YoungHoon" w:date="2023-12-11T03:09:00Z">
            <w:rPr>
              <w:rFonts w:ascii="바탕" w:hAnsi="바탕" w:hint="eastAsia"/>
            </w:rPr>
          </w:rPrChange>
        </w:rPr>
        <w:t>투자자</w:t>
      </w:r>
      <w:r w:rsidRPr="00943E2D">
        <w:rPr>
          <w:rFonts w:ascii="Times New Roman" w:hAnsi="Times New Roman" w:hint="eastAsia"/>
          <w:rPrChange w:id="237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38" w:author="Lim YoungHoon" w:date="2023-12-11T03:09:00Z">
            <w:rPr>
              <w:rFonts w:ascii="바탕" w:hAnsi="바탕" w:hint="eastAsia"/>
            </w:rPr>
          </w:rPrChange>
        </w:rPr>
        <w:t>동의</w:t>
      </w:r>
      <w:r w:rsidRPr="00943E2D">
        <w:rPr>
          <w:rFonts w:ascii="Times New Roman" w:hAnsi="Times New Roman" w:hint="eastAsia"/>
          <w:rPrChange w:id="239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40" w:author="Lim YoungHoon" w:date="2023-12-11T03:09:00Z">
            <w:rPr>
              <w:rFonts w:ascii="바탕" w:hAnsi="바탕" w:hint="eastAsia"/>
            </w:rPr>
          </w:rPrChange>
        </w:rPr>
        <w:t>하에</w:t>
      </w:r>
      <w:r w:rsidRPr="00943E2D">
        <w:rPr>
          <w:rFonts w:ascii="Times New Roman" w:hAnsi="Times New Roman" w:hint="eastAsia"/>
          <w:rPrChange w:id="241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42" w:author="Lim YoungHoon" w:date="2023-12-11T03:09:00Z">
            <w:rPr>
              <w:rFonts w:ascii="바탕" w:hAnsi="바탕" w:hint="eastAsia"/>
            </w:rPr>
          </w:rPrChange>
        </w:rPr>
        <w:t>임직원에게</w:t>
      </w:r>
      <w:r w:rsidRPr="00943E2D">
        <w:rPr>
          <w:rFonts w:ascii="Times New Roman" w:hAnsi="Times New Roman" w:hint="eastAsia"/>
          <w:rPrChange w:id="243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44" w:author="Lim YoungHoon" w:date="2023-12-11T03:09:00Z">
            <w:rPr>
              <w:rFonts w:ascii="바탕" w:hAnsi="바탕" w:hint="eastAsia"/>
            </w:rPr>
          </w:rPrChange>
        </w:rPr>
        <w:t>부여된</w:t>
      </w:r>
      <w:r w:rsidRPr="00943E2D">
        <w:rPr>
          <w:rFonts w:ascii="Times New Roman" w:hAnsi="Times New Roman" w:hint="eastAsia"/>
          <w:rPrChange w:id="245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del w:id="246" w:author="Lim YoungHoon" w:date="2023-12-11T03:09:00Z">
        <w:r>
          <w:rPr>
            <w:rFonts w:ascii="바탕" w:eastAsia="바탕" w:hAnsi="바탕" w:hint="eastAsia"/>
            <w:szCs w:val="20"/>
          </w:rPr>
          <w:delText>주식매수선택권의 행사에 대한</w:delText>
        </w:r>
      </w:del>
      <w:ins w:id="247" w:author="Lim YoungHoon" w:date="2023-12-11T03:09:00Z">
        <w:r w:rsidRPr="00943E2D">
          <w:rPr>
            <w:rFonts w:ascii="Times New Roman" w:eastAsia="바탕체" w:hAnsi="Times New Roman" w:cs="Times New Roman" w:hint="eastAsia"/>
            <w:szCs w:val="20"/>
          </w:rPr>
          <w:t>주식매수선택권</w:t>
        </w:r>
        <w:r w:rsidR="0098099F">
          <w:rPr>
            <w:rFonts w:ascii="Times New Roman" w:eastAsia="바탕체" w:hAnsi="Times New Roman" w:cs="Times New Roman" w:hint="eastAsia"/>
            <w:szCs w:val="20"/>
          </w:rPr>
          <w:t>을</w:t>
        </w:r>
        <w:r w:rsidRPr="00943E2D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943E2D">
          <w:rPr>
            <w:rFonts w:ascii="Times New Roman" w:eastAsia="바탕체" w:hAnsi="Times New Roman" w:cs="Times New Roman" w:hint="eastAsia"/>
            <w:szCs w:val="20"/>
          </w:rPr>
          <w:t>행사</w:t>
        </w:r>
        <w:r w:rsidR="0098099F">
          <w:rPr>
            <w:rFonts w:ascii="Times New Roman" w:eastAsia="바탕체" w:hAnsi="Times New Roman" w:cs="Times New Roman" w:hint="eastAsia"/>
            <w:szCs w:val="20"/>
          </w:rPr>
          <w:t>하는</w:t>
        </w:r>
      </w:ins>
      <w:r w:rsidRPr="00943E2D">
        <w:rPr>
          <w:rFonts w:ascii="Times New Roman" w:hAnsi="Times New Roman" w:hint="eastAsia"/>
          <w:rPrChange w:id="248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49" w:author="Lim YoungHoon" w:date="2023-12-11T03:09:00Z">
            <w:rPr>
              <w:rFonts w:ascii="바탕" w:hAnsi="바탕" w:hint="eastAsia"/>
            </w:rPr>
          </w:rPrChange>
        </w:rPr>
        <w:t>경우는</w:t>
      </w:r>
      <w:r w:rsidRPr="00943E2D">
        <w:rPr>
          <w:rFonts w:ascii="Times New Roman" w:hAnsi="Times New Roman" w:hint="eastAsia"/>
          <w:rPrChange w:id="250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51" w:author="Lim YoungHoon" w:date="2023-12-11T03:09:00Z">
            <w:rPr>
              <w:rFonts w:ascii="바탕" w:hAnsi="바탕" w:hint="eastAsia"/>
            </w:rPr>
          </w:rPrChange>
        </w:rPr>
        <w:t>적용하지</w:t>
      </w:r>
      <w:r w:rsidRPr="00943E2D">
        <w:rPr>
          <w:rFonts w:ascii="Times New Roman" w:hAnsi="Times New Roman" w:hint="eastAsia"/>
          <w:rPrChange w:id="252" w:author="Lim YoungHoon" w:date="2023-12-11T03:09:00Z">
            <w:rPr>
              <w:rFonts w:ascii="바탕" w:hAnsi="바탕" w:hint="eastAsia"/>
            </w:rPr>
          </w:rPrChange>
        </w:rPr>
        <w:t xml:space="preserve"> </w:t>
      </w:r>
      <w:r w:rsidRPr="00943E2D">
        <w:rPr>
          <w:rFonts w:ascii="Times New Roman" w:hAnsi="Times New Roman" w:hint="eastAsia"/>
          <w:rPrChange w:id="253" w:author="Lim YoungHoon" w:date="2023-12-11T03:09:00Z">
            <w:rPr>
              <w:rFonts w:ascii="바탕" w:hAnsi="바탕" w:hint="eastAsia"/>
            </w:rPr>
          </w:rPrChange>
        </w:rPr>
        <w:t>않는다</w:t>
      </w:r>
      <w:r w:rsidRPr="00943E2D">
        <w:rPr>
          <w:rFonts w:ascii="Times New Roman" w:hAnsi="Times New Roman" w:hint="eastAsia"/>
          <w:rPrChange w:id="254" w:author="Lim YoungHoon" w:date="2023-12-11T03:09:00Z">
            <w:rPr>
              <w:rFonts w:ascii="바탕" w:hAnsi="바탕" w:hint="eastAsia"/>
            </w:rPr>
          </w:rPrChange>
        </w:rPr>
        <w:t>.</w:t>
      </w:r>
    </w:p>
    <w:p w14:paraId="53D1F38C" w14:textId="439C0CFD" w:rsidR="00F92841" w:rsidRPr="00571710" w:rsidRDefault="00F92841">
      <w:pPr>
        <w:numPr>
          <w:ilvl w:val="0"/>
          <w:numId w:val="25"/>
        </w:numPr>
        <w:tabs>
          <w:tab w:val="num" w:pos="709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주식배당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무상증자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발행주식수가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증가하는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="007D457A">
        <w:rPr>
          <w:rFonts w:ascii="Times New Roman" w:eastAsia="바탕체" w:hAnsi="Times New Roman" w:cs="Times New Roman" w:hint="eastAsia"/>
          <w:szCs w:val="20"/>
        </w:rPr>
        <w:t>,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7D457A">
        <w:rPr>
          <w:rFonts w:ascii="Times New Roman" w:eastAsia="바탕체" w:hAnsi="Times New Roman" w:cs="Times New Roman" w:hint="eastAsia"/>
          <w:szCs w:val="20"/>
        </w:rPr>
        <w:t>주주</w:t>
      </w:r>
      <w:r w:rsidRPr="00571710">
        <w:rPr>
          <w:rFonts w:ascii="Times New Roman" w:eastAsia="바탕체" w:hAnsi="Times New Roman" w:cs="Times New Roman"/>
          <w:szCs w:val="20"/>
        </w:rPr>
        <w:t>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747516">
        <w:rPr>
          <w:rFonts w:ascii="Times New Roman" w:eastAsia="바탕체" w:hAnsi="Times New Roman" w:cs="Times New Roman" w:hint="eastAsia"/>
          <w:szCs w:val="20"/>
        </w:rPr>
        <w:t>주주가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같은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종류의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무상지급을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받도록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아래의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따른다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tbl>
      <w:tblPr>
        <w:tblStyle w:val="af6"/>
        <w:tblW w:w="0" w:type="auto"/>
        <w:tblInd w:w="568" w:type="dxa"/>
        <w:tblLook w:val="04A0" w:firstRow="1" w:lastRow="0" w:firstColumn="1" w:lastColumn="0" w:noHBand="0" w:noVBand="1"/>
      </w:tblPr>
      <w:tblGrid>
        <w:gridCol w:w="8776"/>
      </w:tblGrid>
      <w:tr w:rsidR="00F92841" w14:paraId="3FFE9695" w14:textId="77777777" w:rsidTr="00F92841">
        <w:tc>
          <w:tcPr>
            <w:tcW w:w="9344" w:type="dxa"/>
          </w:tcPr>
          <w:p w14:paraId="54078AB0" w14:textId="36D96F11" w:rsidR="00F92841" w:rsidRPr="00F92841" w:rsidRDefault="00ED63CF" w:rsidP="00F92841">
            <w:pPr>
              <w:tabs>
                <w:tab w:val="num" w:pos="0"/>
              </w:tabs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rFonts w:eastAsia="바탕체"/>
              </w:rPr>
            </w:pPr>
            <w:r>
              <w:rPr>
                <w:rFonts w:eastAsia="바탕체"/>
              </w:rPr>
              <w:t>A</w:t>
            </w:r>
            <w:r w:rsidR="00F92841" w:rsidRPr="00F92841">
              <w:rPr>
                <w:rFonts w:eastAsia="바탕체"/>
              </w:rPr>
              <w:t xml:space="preserve"> = B × </w:t>
            </w:r>
            <w:proofErr w:type="gramStart"/>
            <w:r w:rsidR="00F92841" w:rsidRPr="00F92841">
              <w:rPr>
                <w:rFonts w:eastAsia="바탕체"/>
              </w:rPr>
              <w:t>{</w:t>
            </w:r>
            <w:r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(</w:t>
            </w:r>
            <w:proofErr w:type="gramEnd"/>
            <w:r>
              <w:rPr>
                <w:rFonts w:eastAsia="바탕체"/>
              </w:rPr>
              <w:t xml:space="preserve"> D </w:t>
            </w:r>
            <w:r w:rsidR="00F92841" w:rsidRPr="00F92841">
              <w:rPr>
                <w:rFonts w:eastAsia="바탕체"/>
              </w:rPr>
              <w:t>/</w:t>
            </w:r>
            <w:r>
              <w:rPr>
                <w:rFonts w:eastAsia="바탕체"/>
              </w:rPr>
              <w:t xml:space="preserve"> C </w:t>
            </w:r>
            <w:r w:rsidR="00F92841" w:rsidRPr="00F92841">
              <w:rPr>
                <w:rFonts w:eastAsia="바탕체"/>
              </w:rPr>
              <w:t>)</w:t>
            </w:r>
            <w:r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-</w:t>
            </w:r>
            <w:r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1</w:t>
            </w:r>
            <w:r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}</w:t>
            </w:r>
          </w:p>
          <w:p w14:paraId="4060612C" w14:textId="41A7DB27" w:rsidR="00F92841" w:rsidRPr="00F92841" w:rsidRDefault="00ED63CF" w:rsidP="00F92841">
            <w:pPr>
              <w:tabs>
                <w:tab w:val="num" w:pos="0"/>
              </w:tabs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rFonts w:eastAsia="바탕체"/>
              </w:rPr>
            </w:pPr>
            <w:proofErr w:type="gramStart"/>
            <w:r>
              <w:rPr>
                <w:rFonts w:eastAsia="바탕체"/>
              </w:rPr>
              <w:t>A</w:t>
            </w:r>
            <w:r w:rsidR="00F92841" w:rsidRPr="00F92841">
              <w:rPr>
                <w:rFonts w:eastAsia="바탕체"/>
              </w:rPr>
              <w:t xml:space="preserve"> :</w:t>
            </w:r>
            <w:proofErr w:type="gramEnd"/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본건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우선주식의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주주에게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무상지급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되는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우선주식수</w:t>
            </w:r>
          </w:p>
          <w:p w14:paraId="4C7CA9A7" w14:textId="60552B17" w:rsidR="00F92841" w:rsidRPr="00F92841" w:rsidRDefault="00ED63CF" w:rsidP="00F92841">
            <w:pPr>
              <w:tabs>
                <w:tab w:val="num" w:pos="0"/>
              </w:tabs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rFonts w:eastAsia="바탕체"/>
              </w:rPr>
            </w:pPr>
            <w:proofErr w:type="gramStart"/>
            <w:r>
              <w:rPr>
                <w:rFonts w:eastAsia="바탕체"/>
              </w:rPr>
              <w:t>B</w:t>
            </w:r>
            <w:r w:rsidR="00F92841" w:rsidRPr="00F92841">
              <w:rPr>
                <w:rFonts w:eastAsia="바탕체"/>
              </w:rPr>
              <w:t xml:space="preserve"> :</w:t>
            </w:r>
            <w:proofErr w:type="gramEnd"/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발행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전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본건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우선주식의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주주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보유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우선주식수</w:t>
            </w:r>
          </w:p>
          <w:p w14:paraId="65854F3F" w14:textId="3AFCDC62" w:rsidR="00F92841" w:rsidRPr="00F92841" w:rsidRDefault="00ED63CF" w:rsidP="00F92841">
            <w:pPr>
              <w:tabs>
                <w:tab w:val="num" w:pos="0"/>
              </w:tabs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rFonts w:eastAsia="바탕체"/>
              </w:rPr>
            </w:pPr>
            <w:proofErr w:type="gramStart"/>
            <w:r>
              <w:rPr>
                <w:rFonts w:eastAsia="바탕체"/>
              </w:rPr>
              <w:t>C</w:t>
            </w:r>
            <w:r w:rsidR="00F92841" w:rsidRPr="00F92841">
              <w:rPr>
                <w:rFonts w:eastAsia="바탕체"/>
              </w:rPr>
              <w:t xml:space="preserve"> :</w:t>
            </w:r>
            <w:proofErr w:type="gramEnd"/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발행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전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회사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발행주식총수</w:t>
            </w:r>
            <w:r w:rsidR="00F92841" w:rsidRPr="00F92841">
              <w:rPr>
                <w:rFonts w:eastAsia="바탕체"/>
              </w:rPr>
              <w:t xml:space="preserve"> (</w:t>
            </w:r>
            <w:r w:rsidR="00F92841" w:rsidRPr="00F92841">
              <w:rPr>
                <w:rFonts w:eastAsia="바탕체"/>
              </w:rPr>
              <w:t>우선주와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보통주를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합한</w:t>
            </w:r>
            <w:r w:rsidR="00F92841" w:rsidRPr="00F92841">
              <w:rPr>
                <w:rFonts w:eastAsia="바탕체"/>
              </w:rPr>
              <w:t>)</w:t>
            </w:r>
          </w:p>
          <w:p w14:paraId="32674CEB" w14:textId="28401C86" w:rsidR="00F92841" w:rsidRPr="00F92841" w:rsidRDefault="00ED63CF" w:rsidP="00F92841">
            <w:pPr>
              <w:tabs>
                <w:tab w:val="num" w:pos="0"/>
              </w:tabs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rFonts w:eastAsia="바탕체"/>
                <w:highlight w:val="lightGray"/>
              </w:rPr>
            </w:pPr>
            <w:proofErr w:type="gramStart"/>
            <w:r>
              <w:rPr>
                <w:rFonts w:eastAsia="바탕체"/>
              </w:rPr>
              <w:t>D</w:t>
            </w:r>
            <w:r w:rsidR="00F92841" w:rsidRPr="00F92841">
              <w:rPr>
                <w:rFonts w:eastAsia="바탕체"/>
              </w:rPr>
              <w:t xml:space="preserve"> :</w:t>
            </w:r>
            <w:proofErr w:type="gramEnd"/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발행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후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회사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발행주식총수</w:t>
            </w:r>
            <w:r w:rsidR="00F92841" w:rsidRPr="00F92841">
              <w:rPr>
                <w:rFonts w:eastAsia="바탕체"/>
              </w:rPr>
              <w:t xml:space="preserve"> (</w:t>
            </w:r>
            <w:r w:rsidR="00F92841" w:rsidRPr="00F92841">
              <w:rPr>
                <w:rFonts w:eastAsia="바탕체"/>
              </w:rPr>
              <w:t>우선주와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보통주를</w:t>
            </w:r>
            <w:r w:rsidR="00F92841" w:rsidRPr="00F92841">
              <w:rPr>
                <w:rFonts w:eastAsia="바탕체"/>
              </w:rPr>
              <w:t xml:space="preserve"> </w:t>
            </w:r>
            <w:r w:rsidR="00F92841" w:rsidRPr="00F92841">
              <w:rPr>
                <w:rFonts w:eastAsia="바탕체"/>
              </w:rPr>
              <w:t>합한</w:t>
            </w:r>
            <w:r>
              <w:rPr>
                <w:rFonts w:eastAsia="바탕체" w:hint="eastAsia"/>
              </w:rPr>
              <w:t>)</w:t>
            </w:r>
          </w:p>
        </w:tc>
      </w:tr>
    </w:tbl>
    <w:p w14:paraId="1E8981D8" w14:textId="77777777" w:rsidR="00F92841" w:rsidRDefault="00F92841" w:rsidP="00F92841">
      <w:pPr>
        <w:tabs>
          <w:tab w:val="num" w:pos="709"/>
        </w:tabs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</w:p>
    <w:p w14:paraId="233B3EFF" w14:textId="5C2B616B" w:rsidR="00196687" w:rsidRPr="00571710" w:rsidRDefault="00196687">
      <w:pPr>
        <w:numPr>
          <w:ilvl w:val="0"/>
          <w:numId w:val="25"/>
        </w:numPr>
        <w:tabs>
          <w:tab w:val="num" w:pos="709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기업인수목적회사</w:t>
      </w:r>
      <w:r w:rsidRPr="00571710">
        <w:rPr>
          <w:rFonts w:ascii="Times New Roman" w:eastAsia="바탕체" w:hAnsi="Times New Roman" w:cs="Times New Roman"/>
          <w:szCs w:val="20"/>
        </w:rPr>
        <w:t>(SPAC)</w:t>
      </w:r>
      <w:r w:rsidRPr="00571710">
        <w:rPr>
          <w:rFonts w:ascii="Times New Roman" w:eastAsia="바탕체" w:hAnsi="Times New Roman" w:cs="Times New Roman"/>
          <w:szCs w:val="20"/>
        </w:rPr>
        <w:t>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여타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회사와의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합병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합병</w:t>
      </w:r>
      <w:r w:rsidR="000474E2">
        <w:rPr>
          <w:rFonts w:ascii="Times New Roman" w:eastAsia="바탕체" w:hAnsi="Times New Roman" w:cs="Times New Roman" w:hint="eastAsia"/>
          <w:szCs w:val="20"/>
        </w:rPr>
        <w:t>(</w:t>
      </w:r>
      <w:r w:rsidR="000474E2">
        <w:rPr>
          <w:rFonts w:ascii="Times New Roman" w:eastAsia="바탕체" w:hAnsi="Times New Roman" w:cs="Times New Roman" w:hint="eastAsia"/>
          <w:szCs w:val="20"/>
        </w:rPr>
        <w:t>또는</w:t>
      </w:r>
      <w:r w:rsidR="000474E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0474E2">
        <w:rPr>
          <w:rFonts w:ascii="Times New Roman" w:eastAsia="바탕체" w:hAnsi="Times New Roman" w:cs="Times New Roman" w:hint="eastAsia"/>
          <w:szCs w:val="20"/>
        </w:rPr>
        <w:t>교환</w:t>
      </w:r>
      <w:r w:rsidR="000474E2">
        <w:rPr>
          <w:rFonts w:ascii="Times New Roman" w:eastAsia="바탕체" w:hAnsi="Times New Roman" w:cs="Times New Roman" w:hint="eastAsia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비율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산정을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평가가액</w:t>
      </w:r>
      <w:proofErr w:type="spellEnd"/>
      <w:del w:id="255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>,</w:delText>
        </w:r>
      </w:del>
      <w:ins w:id="256" w:author="Lim YoungHoon" w:date="2023-12-11T03:09:00Z">
        <w:r w:rsidR="00274DCD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274DCD">
          <w:rPr>
            <w:rFonts w:ascii="Times New Roman" w:eastAsia="바탕체" w:hAnsi="Times New Roman" w:cs="Times New Roman" w:hint="eastAsia"/>
            <w:szCs w:val="20"/>
          </w:rPr>
          <w:t>또는</w:t>
        </w:r>
      </w:ins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지분을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매각하는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매각단가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="00EF5149" w:rsidRPr="00571710">
        <w:rPr>
          <w:rFonts w:ascii="Times New Roman" w:eastAsia="바탕체" w:hAnsi="Times New Roman" w:cs="Times New Roman"/>
          <w:szCs w:val="20"/>
        </w:rPr>
        <w:t>이하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="00EF5149" w:rsidRPr="00571710">
        <w:rPr>
          <w:rFonts w:ascii="Times New Roman" w:eastAsia="바탕체" w:hAnsi="Times New Roman" w:cs="Times New Roman"/>
          <w:szCs w:val="20"/>
        </w:rPr>
        <w:t>평가가액</w:t>
      </w:r>
      <w:proofErr w:type="spellEnd"/>
      <w:r w:rsidR="00EF5149"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="00EF5149" w:rsidRPr="00571710">
        <w:rPr>
          <w:rFonts w:ascii="Times New Roman" w:eastAsia="바탕체" w:hAnsi="Times New Roman" w:cs="Times New Roman"/>
          <w:szCs w:val="20"/>
        </w:rPr>
        <w:t>매각단가를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통칭하여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“</w:t>
      </w:r>
      <w:r w:rsidRPr="00571710">
        <w:rPr>
          <w:rFonts w:ascii="Times New Roman" w:eastAsia="바탕체" w:hAnsi="Times New Roman" w:cs="Times New Roman"/>
          <w:szCs w:val="20"/>
        </w:rPr>
        <w:t>조정기준단가</w:t>
      </w:r>
      <w:r w:rsidR="00EF5149" w:rsidRPr="00571710">
        <w:rPr>
          <w:rFonts w:ascii="Times New Roman" w:eastAsia="바탕체" w:hAnsi="Times New Roman" w:cs="Times New Roman"/>
          <w:szCs w:val="20"/>
        </w:rPr>
        <w:t>”</w:t>
      </w:r>
      <w:r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370F90">
        <w:rPr>
          <w:rFonts w:ascii="Times New Roman" w:hAnsi="Times New Roman"/>
          <w:highlight w:val="red"/>
          <w:rPrChange w:id="257" w:author="Lim YoungHoon" w:date="2023-12-11T03:09:00Z">
            <w:rPr>
              <w:rFonts w:ascii="Times New Roman" w:hAnsi="Times New Roman"/>
            </w:rPr>
          </w:rPrChange>
        </w:rPr>
        <w:t>[</w:t>
      </w:r>
      <w:del w:id="258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>70</w:delText>
        </w:r>
      </w:del>
      <w:ins w:id="259" w:author="Lim YoungHoon" w:date="2023-12-11T03:09:00Z">
        <w:r w:rsidR="00054E7E" w:rsidRPr="00370F90">
          <w:rPr>
            <w:rFonts w:ascii="Times New Roman" w:eastAsia="바탕체" w:hAnsi="Times New Roman" w:cs="Times New Roman"/>
            <w:szCs w:val="20"/>
            <w:highlight w:val="red"/>
          </w:rPr>
          <w:t>100</w:t>
        </w:r>
      </w:ins>
      <w:r w:rsidRPr="00370F90">
        <w:rPr>
          <w:rFonts w:ascii="Times New Roman" w:hAnsi="Times New Roman"/>
          <w:highlight w:val="red"/>
          <w:rPrChange w:id="260" w:author="Lim YoungHoon" w:date="2023-12-11T03:09:00Z">
            <w:rPr>
              <w:rFonts w:ascii="Times New Roman" w:hAnsi="Times New Roman"/>
            </w:rPr>
          </w:rPrChange>
        </w:rPr>
        <w:t>]%</w:t>
      </w:r>
      <w:r w:rsidRPr="00571710">
        <w:rPr>
          <w:rFonts w:ascii="Times New Roman" w:eastAsia="바탕체" w:hAnsi="Times New Roman" w:cs="Times New Roman"/>
          <w:szCs w:val="20"/>
        </w:rPr>
        <w:t>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해당하는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금액이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전환가격을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하회하는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전환비율을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같이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조정한다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tbl>
      <w:tblPr>
        <w:tblStyle w:val="af6"/>
        <w:tblW w:w="0" w:type="auto"/>
        <w:tblInd w:w="568" w:type="dxa"/>
        <w:tblLook w:val="04A0" w:firstRow="1" w:lastRow="0" w:firstColumn="1" w:lastColumn="0" w:noHBand="0" w:noVBand="1"/>
      </w:tblPr>
      <w:tblGrid>
        <w:gridCol w:w="8776"/>
      </w:tblGrid>
      <w:tr w:rsidR="00714079" w14:paraId="32FA82F2" w14:textId="77777777" w:rsidTr="00714079">
        <w:tc>
          <w:tcPr>
            <w:tcW w:w="9344" w:type="dxa"/>
          </w:tcPr>
          <w:p w14:paraId="587F9EC3" w14:textId="7927D8D4" w:rsidR="00714079" w:rsidRPr="00714079" w:rsidRDefault="00714079" w:rsidP="00714079">
            <w:pPr>
              <w:tabs>
                <w:tab w:val="num" w:pos="0"/>
              </w:tabs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rFonts w:eastAsia="바탕체"/>
              </w:rPr>
            </w:pPr>
            <w:r w:rsidRPr="00714079">
              <w:rPr>
                <w:rFonts w:eastAsia="바탕체"/>
              </w:rPr>
              <w:t>조정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후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우선주</w:t>
            </w:r>
            <w:r w:rsidRPr="00714079">
              <w:rPr>
                <w:rFonts w:eastAsia="바탕체"/>
              </w:rPr>
              <w:t xml:space="preserve"> 1</w:t>
            </w:r>
            <w:r w:rsidRPr="00714079">
              <w:rPr>
                <w:rFonts w:eastAsia="바탕체"/>
              </w:rPr>
              <w:t>주당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전환하는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보통주의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수</w:t>
            </w:r>
            <w:r w:rsidRPr="00714079">
              <w:rPr>
                <w:rFonts w:eastAsia="바탕체"/>
              </w:rPr>
              <w:t xml:space="preserve"> = </w:t>
            </w:r>
            <w:r w:rsidRPr="00714079">
              <w:rPr>
                <w:rFonts w:eastAsia="바탕체"/>
              </w:rPr>
              <w:t>조정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전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우선주</w:t>
            </w:r>
            <w:r w:rsidRPr="00714079">
              <w:rPr>
                <w:rFonts w:eastAsia="바탕체"/>
              </w:rPr>
              <w:t xml:space="preserve"> 1</w:t>
            </w:r>
            <w:r w:rsidRPr="00714079">
              <w:rPr>
                <w:rFonts w:eastAsia="바탕체"/>
              </w:rPr>
              <w:t>주당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전환되는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보통주의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수</w:t>
            </w:r>
            <w:r w:rsidRPr="00714079">
              <w:rPr>
                <w:rFonts w:eastAsia="바탕체"/>
              </w:rPr>
              <w:t xml:space="preserve"> × </w:t>
            </w:r>
            <w:r w:rsidRPr="00714079">
              <w:rPr>
                <w:rFonts w:eastAsia="바탕체"/>
              </w:rPr>
              <w:t>조정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전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본건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우선주식의</w:t>
            </w:r>
            <w:r w:rsidRPr="00714079">
              <w:rPr>
                <w:rFonts w:eastAsia="바탕체"/>
              </w:rPr>
              <w:t xml:space="preserve"> </w:t>
            </w:r>
            <w:proofErr w:type="gramStart"/>
            <w:r w:rsidRPr="00714079">
              <w:rPr>
                <w:rFonts w:eastAsia="바탕체"/>
              </w:rPr>
              <w:t>전환가격</w:t>
            </w:r>
            <w:r w:rsidRPr="00714079">
              <w:rPr>
                <w:rFonts w:eastAsia="바탕체"/>
              </w:rPr>
              <w:t xml:space="preserve"> /</w:t>
            </w:r>
            <w:proofErr w:type="gramEnd"/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조정기준단가의</w:t>
            </w:r>
            <w:r w:rsidRPr="00714079">
              <w:rPr>
                <w:rFonts w:eastAsia="바탕체"/>
              </w:rPr>
              <w:t xml:space="preserve"> </w:t>
            </w:r>
            <w:r w:rsidRPr="00370F90">
              <w:rPr>
                <w:kern w:val="2"/>
                <w:highlight w:val="red"/>
                <w:rPrChange w:id="261" w:author="Lim YoungHoon" w:date="2023-12-11T03:09:00Z">
                  <w:rPr/>
                </w:rPrChange>
              </w:rPr>
              <w:t>[70]%</w:t>
            </w:r>
            <w:r w:rsidRPr="00714079">
              <w:rPr>
                <w:rFonts w:eastAsia="바탕체"/>
              </w:rPr>
              <w:t>에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해당하는</w:t>
            </w:r>
            <w:r w:rsidRPr="00714079">
              <w:rPr>
                <w:rFonts w:eastAsia="바탕체"/>
              </w:rPr>
              <w:t xml:space="preserve"> </w:t>
            </w:r>
            <w:r w:rsidRPr="00714079">
              <w:rPr>
                <w:rFonts w:eastAsia="바탕체"/>
              </w:rPr>
              <w:t>금액</w:t>
            </w:r>
          </w:p>
        </w:tc>
      </w:tr>
    </w:tbl>
    <w:p w14:paraId="2FBEE9C2" w14:textId="77777777" w:rsidR="00714079" w:rsidRDefault="00714079" w:rsidP="00F92841">
      <w:pPr>
        <w:tabs>
          <w:tab w:val="num" w:pos="993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</w:p>
    <w:p w14:paraId="4DF70FD7" w14:textId="78299721" w:rsidR="00196687" w:rsidRPr="00571710" w:rsidRDefault="00196687">
      <w:pPr>
        <w:numPr>
          <w:ilvl w:val="0"/>
          <w:numId w:val="25"/>
        </w:numPr>
        <w:tabs>
          <w:tab w:val="num" w:pos="709"/>
          <w:tab w:val="num" w:pos="993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병합하는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전환비율은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병합의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비율에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조정된다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단주의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평가는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병합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전환가격을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기준으로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</w:p>
    <w:p w14:paraId="1A279462" w14:textId="3702D2A8" w:rsidR="00196687" w:rsidRPr="00571710" w:rsidRDefault="00196687">
      <w:pPr>
        <w:numPr>
          <w:ilvl w:val="0"/>
          <w:numId w:val="25"/>
        </w:numPr>
        <w:tabs>
          <w:tab w:val="num" w:pos="709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본건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F5149" w:rsidRPr="00571710">
        <w:rPr>
          <w:rFonts w:ascii="Times New Roman" w:eastAsia="바탕체" w:hAnsi="Times New Roman" w:cs="Times New Roman"/>
          <w:szCs w:val="20"/>
        </w:rPr>
        <w:t>우선주식의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무상감자를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전환비율은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감자의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비율에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조정한다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경영과실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사유로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특정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대해서만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차등적으로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무상감자를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전환비율을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조정하지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않기로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7B742EF1" w14:textId="0EFCE3AB" w:rsidR="00196687" w:rsidRPr="00571710" w:rsidRDefault="00196687">
      <w:pPr>
        <w:numPr>
          <w:ilvl w:val="0"/>
          <w:numId w:val="25"/>
        </w:numPr>
        <w:tabs>
          <w:tab w:val="num" w:pos="709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후행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전환비율</w:t>
      </w:r>
      <w:r w:rsidR="00BC242D">
        <w:rPr>
          <w:rFonts w:ascii="Times New Roman" w:eastAsia="바탕체" w:hAnsi="Times New Roman" w:cs="Times New Roman" w:hint="eastAsia"/>
          <w:szCs w:val="20"/>
        </w:rPr>
        <w:t>(</w:t>
      </w:r>
      <w:r w:rsidR="00BC242D">
        <w:rPr>
          <w:rFonts w:ascii="Times New Roman" w:eastAsia="바탕체" w:hAnsi="Times New Roman" w:cs="Times New Roman" w:hint="eastAsia"/>
          <w:szCs w:val="20"/>
        </w:rPr>
        <w:t>또는</w:t>
      </w:r>
      <w:r w:rsidR="00BC242D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BC242D">
        <w:rPr>
          <w:rFonts w:ascii="Times New Roman" w:eastAsia="바탕체" w:hAnsi="Times New Roman" w:cs="Times New Roman" w:hint="eastAsia"/>
          <w:szCs w:val="20"/>
        </w:rPr>
        <w:t>행사비율</w:t>
      </w:r>
      <w:r w:rsidR="00BC242D">
        <w:rPr>
          <w:rFonts w:ascii="Times New Roman" w:eastAsia="바탕체" w:hAnsi="Times New Roman" w:cs="Times New Roman" w:hint="eastAsia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조정이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보다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유리한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후행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전환비율</w:t>
      </w:r>
      <w:r w:rsidR="00BC242D">
        <w:rPr>
          <w:rFonts w:ascii="Times New Roman" w:eastAsia="바탕체" w:hAnsi="Times New Roman" w:cs="Times New Roman" w:hint="eastAsia"/>
          <w:szCs w:val="20"/>
        </w:rPr>
        <w:t>(</w:t>
      </w:r>
      <w:r w:rsidR="00BC242D">
        <w:rPr>
          <w:rFonts w:ascii="Times New Roman" w:eastAsia="바탕체" w:hAnsi="Times New Roman" w:cs="Times New Roman" w:hint="eastAsia"/>
          <w:szCs w:val="20"/>
        </w:rPr>
        <w:t>또는</w:t>
      </w:r>
      <w:r w:rsidR="00BC242D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BC242D">
        <w:rPr>
          <w:rFonts w:ascii="Times New Roman" w:eastAsia="바탕체" w:hAnsi="Times New Roman" w:cs="Times New Roman" w:hint="eastAsia"/>
          <w:szCs w:val="20"/>
        </w:rPr>
        <w:t>행사비율</w:t>
      </w:r>
      <w:r w:rsidR="00BC242D">
        <w:rPr>
          <w:rFonts w:ascii="Times New Roman" w:eastAsia="바탕체" w:hAnsi="Times New Roman" w:cs="Times New Roman" w:hint="eastAsia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전환비율을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조정한다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665ECB58" w14:textId="4B520052" w:rsidR="000F310E" w:rsidRPr="007042A8" w:rsidRDefault="000F310E">
      <w:pPr>
        <w:numPr>
          <w:ilvl w:val="0"/>
          <w:numId w:val="25"/>
        </w:numPr>
        <w:tabs>
          <w:tab w:val="num" w:pos="709"/>
        </w:tabs>
        <w:wordWrap/>
        <w:autoSpaceDE/>
        <w:autoSpaceDN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7042A8">
        <w:rPr>
          <w:rFonts w:ascii="Times New Roman" w:eastAsia="바탕체" w:hAnsi="Times New Roman" w:cs="Times New Roman"/>
          <w:szCs w:val="20"/>
        </w:rPr>
        <w:t>위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각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호의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사안이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복합적으로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발생하는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경우</w:t>
      </w:r>
      <w:r w:rsidRPr="007042A8">
        <w:rPr>
          <w:rFonts w:ascii="Times New Roman" w:eastAsia="바탕체" w:hAnsi="Times New Roman" w:cs="Times New Roman"/>
          <w:szCs w:val="20"/>
        </w:rPr>
        <w:t xml:space="preserve">, </w:t>
      </w:r>
      <w:r w:rsidRPr="007042A8">
        <w:rPr>
          <w:rFonts w:ascii="Times New Roman" w:eastAsia="바탕체" w:hAnsi="Times New Roman" w:cs="Times New Roman"/>
          <w:szCs w:val="20"/>
        </w:rPr>
        <w:t>발생한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순서에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따라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누적하여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계산된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7042A8">
        <w:rPr>
          <w:rFonts w:ascii="Times New Roman" w:eastAsia="바탕체" w:hAnsi="Times New Roman" w:cs="Times New Roman"/>
          <w:szCs w:val="20"/>
        </w:rPr>
        <w:t>전환가액</w:t>
      </w:r>
      <w:proofErr w:type="spellEnd"/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또는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각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호에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의해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산출된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7042A8">
        <w:rPr>
          <w:rFonts w:ascii="Times New Roman" w:eastAsia="바탕체" w:hAnsi="Times New Roman" w:cs="Times New Roman"/>
          <w:szCs w:val="20"/>
        </w:rPr>
        <w:t>전환가액</w:t>
      </w:r>
      <w:proofErr w:type="spellEnd"/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중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가장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낮은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금액으로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7042A8">
        <w:rPr>
          <w:rFonts w:ascii="Times New Roman" w:eastAsia="바탕체" w:hAnsi="Times New Roman" w:cs="Times New Roman"/>
          <w:szCs w:val="20"/>
        </w:rPr>
        <w:t>전환가액을</w:t>
      </w:r>
      <w:proofErr w:type="spellEnd"/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정하며</w:t>
      </w:r>
      <w:r w:rsidRPr="007042A8">
        <w:rPr>
          <w:rFonts w:ascii="Times New Roman" w:eastAsia="바탕체" w:hAnsi="Times New Roman" w:cs="Times New Roman"/>
          <w:szCs w:val="20"/>
        </w:rPr>
        <w:t xml:space="preserve">, </w:t>
      </w:r>
      <w:r w:rsidRPr="007042A8">
        <w:rPr>
          <w:rFonts w:ascii="Times New Roman" w:eastAsia="바탕체" w:hAnsi="Times New Roman" w:cs="Times New Roman"/>
          <w:szCs w:val="20"/>
        </w:rPr>
        <w:t>전환비율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또한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이에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따라</w:t>
      </w:r>
      <w:r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Pr="007042A8">
        <w:rPr>
          <w:rFonts w:ascii="Times New Roman" w:eastAsia="바탕체" w:hAnsi="Times New Roman" w:cs="Times New Roman"/>
          <w:szCs w:val="20"/>
        </w:rPr>
        <w:t>조정한다</w:t>
      </w:r>
      <w:r w:rsidRPr="007042A8">
        <w:rPr>
          <w:rFonts w:ascii="Times New Roman" w:eastAsia="바탕체" w:hAnsi="Times New Roman" w:cs="Times New Roman"/>
          <w:szCs w:val="20"/>
        </w:rPr>
        <w:t>.</w:t>
      </w:r>
      <w:r w:rsidR="001A76BF"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어떠한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경우에도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조정된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전환가격은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,</w:t>
      </w:r>
      <w:r w:rsidR="001A76BF"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조정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전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전환가격을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상회할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수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없으며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,</w:t>
      </w:r>
      <w:r w:rsidR="001A76BF" w:rsidRPr="007042A8">
        <w:rPr>
          <w:rFonts w:ascii="Times New Roman" w:eastAsia="바탕체" w:hAnsi="Times New Roman" w:cs="Times New Roman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전환되는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보통주의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액면금액을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하회할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수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없다</w:t>
      </w:r>
      <w:r w:rsidR="001A76BF" w:rsidRPr="007042A8">
        <w:rPr>
          <w:rFonts w:ascii="Times New Roman" w:eastAsia="바탕체" w:hAnsi="Times New Roman" w:cs="Times New Roman" w:hint="eastAsia"/>
          <w:szCs w:val="20"/>
        </w:rPr>
        <w:t>.</w:t>
      </w:r>
    </w:p>
    <w:p w14:paraId="07453358" w14:textId="77777777" w:rsidR="00600332" w:rsidRDefault="00600332" w:rsidP="00600332">
      <w:pPr>
        <w:tabs>
          <w:tab w:val="num" w:pos="709"/>
        </w:tabs>
        <w:wordWrap/>
        <w:autoSpaceDE/>
        <w:autoSpaceDN/>
        <w:adjustRightInd w:val="0"/>
        <w:snapToGrid w:val="0"/>
        <w:spacing w:after="60" w:line="360" w:lineRule="auto"/>
        <w:rPr>
          <w:del w:id="262" w:author="Lim YoungHoon" w:date="2023-12-11T03:09:00Z"/>
          <w:rFonts w:ascii="Times New Roman" w:eastAsia="바탕체" w:hAnsi="Times New Roman" w:cs="Times New Roman"/>
          <w:szCs w:val="20"/>
          <w:highlight w:val="lightGray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00332" w14:paraId="265E3021" w14:textId="77777777" w:rsidTr="00FD1C7B">
        <w:trPr>
          <w:del w:id="263" w:author="Lim YoungHoon" w:date="2023-12-11T03:09:00Z"/>
        </w:trPr>
        <w:tc>
          <w:tcPr>
            <w:tcW w:w="9344" w:type="dxa"/>
            <w:shd w:val="clear" w:color="auto" w:fill="FFFF00"/>
          </w:tcPr>
          <w:p w14:paraId="04CF78E9" w14:textId="77777777" w:rsidR="00600332" w:rsidRDefault="00600332" w:rsidP="00600332">
            <w:pPr>
              <w:tabs>
                <w:tab w:val="num" w:pos="709"/>
              </w:tabs>
              <w:wordWrap/>
              <w:autoSpaceDE/>
              <w:autoSpaceDN/>
              <w:adjustRightInd w:val="0"/>
              <w:snapToGrid w:val="0"/>
              <w:spacing w:after="60" w:line="360" w:lineRule="auto"/>
              <w:rPr>
                <w:del w:id="264" w:author="Lim YoungHoon" w:date="2023-12-11T03:09:00Z"/>
                <w:rFonts w:eastAsia="바탕체"/>
                <w:highlight w:val="lightGray"/>
              </w:rPr>
            </w:pPr>
            <w:del w:id="265" w:author="Lim YoungHoon" w:date="2023-12-11T03:09:00Z">
              <w:r w:rsidRPr="00600332">
                <w:rPr>
                  <w:rFonts w:eastAsia="바탕체" w:hint="eastAsia"/>
                </w:rPr>
                <w:delText>c</w:delText>
              </w:r>
              <w:r w:rsidRPr="00600332">
                <w:rPr>
                  <w:rFonts w:eastAsia="바탕체"/>
                </w:rPr>
                <w:delText xml:space="preserve">ase) </w:delText>
              </w:r>
              <w:r w:rsidRPr="00600332">
                <w:rPr>
                  <w:rFonts w:eastAsia="바탕체" w:hint="eastAsia"/>
                </w:rPr>
                <w:delText>실적</w:delText>
              </w:r>
              <w:r w:rsidRPr="00600332">
                <w:rPr>
                  <w:rFonts w:eastAsia="바탕체" w:hint="eastAsia"/>
                </w:rPr>
                <w:delText xml:space="preserve"> </w:delText>
              </w:r>
              <w:r w:rsidRPr="00600332">
                <w:rPr>
                  <w:rFonts w:eastAsia="바탕체" w:hint="eastAsia"/>
                </w:rPr>
                <w:delText>및</w:delText>
              </w:r>
              <w:r w:rsidRPr="00600332">
                <w:rPr>
                  <w:rFonts w:eastAsia="바탕체" w:hint="eastAsia"/>
                </w:rPr>
                <w:delText xml:space="preserve"> </w:delText>
              </w:r>
              <w:r w:rsidRPr="00600332">
                <w:rPr>
                  <w:rFonts w:eastAsia="바탕체" w:hint="eastAsia"/>
                </w:rPr>
                <w:delText>사업진척에</w:delText>
              </w:r>
              <w:r w:rsidRPr="00600332">
                <w:rPr>
                  <w:rFonts w:eastAsia="바탕체" w:hint="eastAsia"/>
                </w:rPr>
                <w:delText xml:space="preserve"> </w:delText>
              </w:r>
              <w:r w:rsidRPr="00600332">
                <w:rPr>
                  <w:rFonts w:eastAsia="바탕체" w:hint="eastAsia"/>
                </w:rPr>
                <w:delText>따른</w:delText>
              </w:r>
              <w:r w:rsidRPr="00600332">
                <w:rPr>
                  <w:rFonts w:eastAsia="바탕체" w:hint="eastAsia"/>
                </w:rPr>
                <w:delText xml:space="preserve"> </w:delText>
              </w:r>
              <w:r w:rsidRPr="00600332">
                <w:rPr>
                  <w:rFonts w:eastAsia="바탕체" w:hint="eastAsia"/>
                </w:rPr>
                <w:delText>전환가격의</w:delText>
              </w:r>
              <w:r w:rsidRPr="00600332">
                <w:rPr>
                  <w:rFonts w:eastAsia="바탕체" w:hint="eastAsia"/>
                </w:rPr>
                <w:delText xml:space="preserve"> </w:delText>
              </w:r>
              <w:r w:rsidRPr="00600332">
                <w:rPr>
                  <w:rFonts w:eastAsia="바탕체" w:hint="eastAsia"/>
                </w:rPr>
                <w:delText>조정</w:delText>
              </w:r>
              <w:r w:rsidRPr="00600332">
                <w:rPr>
                  <w:rFonts w:eastAsia="바탕체" w:hint="eastAsia"/>
                </w:rPr>
                <w:delText xml:space="preserve"> </w:delText>
              </w:r>
              <w:r w:rsidRPr="00600332">
                <w:rPr>
                  <w:rFonts w:eastAsia="바탕체"/>
                </w:rPr>
                <w:delText xml:space="preserve">- </w:delText>
              </w:r>
              <w:r w:rsidRPr="00600332">
                <w:rPr>
                  <w:rFonts w:eastAsia="바탕체" w:hint="eastAsia"/>
                </w:rPr>
                <w:delText>c</w:delText>
              </w:r>
              <w:r w:rsidRPr="00600332">
                <w:rPr>
                  <w:rFonts w:eastAsia="바탕체"/>
                </w:rPr>
                <w:delText xml:space="preserve">ase by case / </w:delText>
              </w:r>
              <w:r w:rsidRPr="00600332">
                <w:rPr>
                  <w:rFonts w:eastAsia="바탕체" w:hint="eastAsia"/>
                </w:rPr>
                <w:delText>직접</w:delText>
              </w:r>
              <w:r w:rsidRPr="00600332">
                <w:rPr>
                  <w:rFonts w:eastAsia="바탕체" w:hint="eastAsia"/>
                </w:rPr>
                <w:delText xml:space="preserve"> </w:delText>
              </w:r>
              <w:r w:rsidRPr="00600332">
                <w:rPr>
                  <w:rFonts w:eastAsia="바탕체" w:hint="eastAsia"/>
                </w:rPr>
                <w:delText>기술</w:delText>
              </w:r>
              <w:r w:rsidRPr="00600332">
                <w:rPr>
                  <w:rFonts w:eastAsia="바탕체" w:hint="eastAsia"/>
                </w:rPr>
                <w:delText xml:space="preserve"> </w:delText>
              </w:r>
              <w:r w:rsidRPr="00600332">
                <w:rPr>
                  <w:rFonts w:eastAsia="바탕체" w:hint="eastAsia"/>
                </w:rPr>
                <w:delText>필요</w:delText>
              </w:r>
            </w:del>
          </w:p>
        </w:tc>
      </w:tr>
    </w:tbl>
    <w:p w14:paraId="06691F49" w14:textId="77777777" w:rsidR="00600332" w:rsidRPr="00571710" w:rsidRDefault="00600332" w:rsidP="00600332">
      <w:pPr>
        <w:tabs>
          <w:tab w:val="num" w:pos="709"/>
        </w:tabs>
        <w:wordWrap/>
        <w:autoSpaceDE/>
        <w:autoSpaceDN/>
        <w:adjustRightInd w:val="0"/>
        <w:snapToGrid w:val="0"/>
        <w:spacing w:after="60" w:line="360" w:lineRule="auto"/>
        <w:rPr>
          <w:del w:id="266" w:author="Lim YoungHoon" w:date="2023-12-11T03:09:00Z"/>
          <w:rFonts w:ascii="Times New Roman" w:eastAsia="바탕체" w:hAnsi="Times New Roman" w:cs="Times New Roman"/>
          <w:szCs w:val="20"/>
          <w:highlight w:val="lightGray"/>
        </w:rPr>
      </w:pPr>
    </w:p>
    <w:p w14:paraId="3339CE5C" w14:textId="14085DDB" w:rsidR="00196687" w:rsidRPr="00571710" w:rsidRDefault="00196687">
      <w:pPr>
        <w:numPr>
          <w:ilvl w:val="0"/>
          <w:numId w:val="24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proofErr w:type="spellStart"/>
      <w:r w:rsidRPr="00571710">
        <w:rPr>
          <w:rFonts w:ascii="Times New Roman" w:eastAsia="바탕체" w:hAnsi="Times New Roman" w:cs="Times New Roman"/>
          <w:szCs w:val="20"/>
        </w:rPr>
        <w:t>미발행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수권주식의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유보</w:t>
      </w:r>
      <w:r w:rsidRPr="00571710">
        <w:rPr>
          <w:rFonts w:ascii="Times New Roman" w:eastAsia="바탕체" w:hAnsi="Times New Roman" w:cs="Times New Roman"/>
          <w:szCs w:val="20"/>
        </w:rPr>
        <w:t xml:space="preserve">: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전환청구기간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만료</w:t>
      </w:r>
      <w:r w:rsidR="00EF5149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시까지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수권주식의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총수에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</w:t>
      </w:r>
      <w:r w:rsidR="00DE4F0C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가능한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주식수를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유보한다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  <w:r w:rsidR="00D50922">
        <w:rPr>
          <w:rFonts w:ascii="Times New Roman" w:eastAsia="바탕체" w:hAnsi="Times New Roman" w:cs="Times New Roman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전환가격의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재조정으로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말미암아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유보된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수권주식이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본건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우선주식의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전환으로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발행가능한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주식수에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미달하게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되는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경우에는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지체없이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수권자본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증가를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위한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정관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변경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절차를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밟아야</w:t>
      </w:r>
      <w:r w:rsidR="00D5092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D50922">
        <w:rPr>
          <w:rFonts w:ascii="Times New Roman" w:eastAsia="바탕체" w:hAnsi="Times New Roman" w:cs="Times New Roman" w:hint="eastAsia"/>
          <w:szCs w:val="20"/>
        </w:rPr>
        <w:t>한다</w:t>
      </w:r>
      <w:r w:rsidR="00D50922">
        <w:rPr>
          <w:rFonts w:ascii="Times New Roman" w:eastAsia="바탕체" w:hAnsi="Times New Roman" w:cs="Times New Roman" w:hint="eastAsia"/>
          <w:szCs w:val="20"/>
        </w:rPr>
        <w:t>.</w:t>
      </w:r>
    </w:p>
    <w:p w14:paraId="4BAE6E2C" w14:textId="51A090A2" w:rsidR="00196687" w:rsidRPr="00571710" w:rsidRDefault="00196687">
      <w:pPr>
        <w:numPr>
          <w:ilvl w:val="0"/>
          <w:numId w:val="24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: </w:t>
      </w:r>
      <w:r w:rsidRPr="00571710">
        <w:rPr>
          <w:rFonts w:ascii="Times New Roman" w:eastAsia="바탕체" w:hAnsi="Times New Roman" w:cs="Times New Roman"/>
          <w:szCs w:val="20"/>
        </w:rPr>
        <w:t>전환주식의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전환의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청구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상법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346</w:t>
      </w:r>
      <w:r w:rsidRPr="00571710">
        <w:rPr>
          <w:rFonts w:ascii="Times New Roman" w:eastAsia="바탕체" w:hAnsi="Times New Roman" w:cs="Times New Roman"/>
          <w:szCs w:val="20"/>
        </w:rPr>
        <w:t>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351</w:t>
      </w:r>
      <w:r w:rsidRPr="00571710">
        <w:rPr>
          <w:rFonts w:ascii="Times New Roman" w:eastAsia="바탕체" w:hAnsi="Times New Roman" w:cs="Times New Roman"/>
          <w:szCs w:val="20"/>
        </w:rPr>
        <w:t>조의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규정을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따른다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다만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전환권을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행사한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신주의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관하여는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청구한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때가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속하는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영업연도의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직전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영업연도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말에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전환된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7DC56426" w14:textId="77777777" w:rsidR="00196687" w:rsidRPr="00571710" w:rsidRDefault="00196687" w:rsidP="00571710">
      <w:pPr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18A001AA" w14:textId="4BC43B01" w:rsidR="00196687" w:rsidRPr="00571710" w:rsidRDefault="00802F73" w:rsidP="00E7743C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r>
        <w:rPr>
          <w:rFonts w:ascii="Times New Roman" w:eastAsia="바탕체" w:hint="eastAsia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상환권에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관한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사항</w:t>
      </w:r>
    </w:p>
    <w:p w14:paraId="4D6C93F9" w14:textId="5236BE52" w:rsidR="00196687" w:rsidRPr="00571710" w:rsidRDefault="00196687">
      <w:pPr>
        <w:numPr>
          <w:ilvl w:val="0"/>
          <w:numId w:val="7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상환청구권</w:t>
      </w:r>
      <w:r w:rsidRPr="00571710">
        <w:rPr>
          <w:rFonts w:ascii="Times New Roman" w:eastAsia="바탕체" w:hAnsi="Times New Roman" w:cs="Times New Roman"/>
          <w:szCs w:val="20"/>
        </w:rPr>
        <w:t xml:space="preserve">: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상환청구권을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아니한다</w:t>
      </w:r>
      <w:r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납입기일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다음날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발행일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효력발생일</w:t>
      </w:r>
      <w:r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755EC9">
        <w:rPr>
          <w:rFonts w:ascii="Times New Roman" w:eastAsia="바탕체" w:hAnsi="Times New Roman" w:cs="Times New Roman"/>
          <w:szCs w:val="20"/>
          <w:highlight w:val="red"/>
        </w:rPr>
        <w:t>[3]</w:t>
      </w:r>
      <w:r w:rsidRPr="00571710">
        <w:rPr>
          <w:rFonts w:ascii="Times New Roman" w:eastAsia="바탕체" w:hAnsi="Times New Roman" w:cs="Times New Roman"/>
          <w:szCs w:val="20"/>
        </w:rPr>
        <w:t>년이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경과한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날로부터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일부의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청구할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있다</w:t>
      </w:r>
      <w:r w:rsidRPr="00571710">
        <w:rPr>
          <w:rFonts w:ascii="Times New Roman" w:eastAsia="바탕체" w:hAnsi="Times New Roman" w:cs="Times New Roman"/>
          <w:szCs w:val="20"/>
        </w:rPr>
        <w:t>.</w:t>
      </w:r>
      <w:r w:rsidR="00527121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배당가능이익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이후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합법적으로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사용</w:t>
      </w:r>
      <w:r w:rsidR="00DA165A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가능한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추가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자금이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발생하는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때에는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자금을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</w:t>
      </w:r>
      <w:r w:rsidR="00DA165A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청구하였으나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미상환된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상환하는데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우선적으로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사용하여야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다만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상환청구가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있었고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배당가능이익이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가능하였음에도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불구하고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D21E3F" w:rsidRPr="00571710">
        <w:rPr>
          <w:rFonts w:ascii="Times New Roman" w:eastAsia="바탕체" w:hAnsi="Times New Roman" w:cs="Times New Roman"/>
          <w:szCs w:val="20"/>
        </w:rPr>
        <w:t>존속</w:t>
      </w:r>
      <w:r w:rsidRPr="00571710">
        <w:rPr>
          <w:rFonts w:ascii="Times New Roman" w:eastAsia="바탕체" w:hAnsi="Times New Roman" w:cs="Times New Roman"/>
          <w:szCs w:val="20"/>
        </w:rPr>
        <w:t>기간은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완료될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때까지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연장되는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상환청구에도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불구하고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배당가능이익이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못하였을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="0078019C">
        <w:rPr>
          <w:rFonts w:ascii="Times New Roman" w:eastAsia="바탕체" w:hAnsi="Times New Roman" w:cs="Times New Roman" w:hint="eastAsia"/>
          <w:szCs w:val="20"/>
        </w:rPr>
        <w:t>에</w:t>
      </w:r>
      <w:r w:rsidRPr="00571710">
        <w:rPr>
          <w:rFonts w:ascii="Times New Roman" w:eastAsia="바탕체" w:hAnsi="Times New Roman" w:cs="Times New Roman"/>
          <w:szCs w:val="20"/>
        </w:rPr>
        <w:t>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hyperlink w:anchor="제7조" w:history="1">
        <w:r w:rsidRPr="007042A8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3215C3">
          <w:rPr>
            <w:rStyle w:val="af7"/>
            <w:rFonts w:ascii="Times New Roman" w:eastAsia="바탕체" w:hAnsi="Times New Roman" w:cs="Times New Roman" w:hint="eastAsia"/>
            <w:szCs w:val="20"/>
          </w:rPr>
          <w:t>8</w:t>
        </w:r>
        <w:r w:rsidRPr="007042A8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BD0FB0"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항의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기간</w:t>
      </w:r>
      <w:r w:rsidR="00D21E3F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상환청구권의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상환청구일까지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미지급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배당금의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청구에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영향을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미치지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10A127C6" w14:textId="53882A46" w:rsidR="00196687" w:rsidRPr="00571710" w:rsidRDefault="00196687">
      <w:pPr>
        <w:numPr>
          <w:ilvl w:val="0"/>
          <w:numId w:val="7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상환방법</w:t>
      </w:r>
      <w:r w:rsidRPr="00571710">
        <w:rPr>
          <w:rFonts w:ascii="Times New Roman" w:eastAsia="바탕체" w:hAnsi="Times New Roman" w:cs="Times New Roman"/>
          <w:szCs w:val="20"/>
        </w:rPr>
        <w:t xml:space="preserve">: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78019C">
        <w:rPr>
          <w:rFonts w:ascii="Times New Roman" w:eastAsia="바탕체" w:hAnsi="Times New Roman" w:cs="Times New Roman" w:hint="eastAsia"/>
          <w:szCs w:val="20"/>
        </w:rPr>
        <w:t>주주</w:t>
      </w:r>
      <w:r w:rsidRPr="00571710">
        <w:rPr>
          <w:rFonts w:ascii="Times New Roman" w:eastAsia="바탕체" w:hAnsi="Times New Roman" w:cs="Times New Roman"/>
          <w:szCs w:val="20"/>
        </w:rPr>
        <w:t>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상환요구가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날로부터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[30]</w:t>
      </w:r>
      <w:r w:rsidRPr="00571710">
        <w:rPr>
          <w:rFonts w:ascii="Times New Roman" w:eastAsia="바탕체" w:hAnsi="Times New Roman" w:cs="Times New Roman"/>
          <w:szCs w:val="20"/>
        </w:rPr>
        <w:t>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현금</w:t>
      </w:r>
      <w:r w:rsidR="00D21E3F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상환하기로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="0078019C">
        <w:rPr>
          <w:rFonts w:ascii="Times New Roman" w:eastAsia="바탕체" w:hAnsi="Times New Roman" w:cs="Times New Roman" w:hint="eastAsia"/>
          <w:szCs w:val="20"/>
        </w:rPr>
        <w:t>주주</w:t>
      </w:r>
      <w:r w:rsidRPr="00571710">
        <w:rPr>
          <w:rFonts w:ascii="Times New Roman" w:eastAsia="바탕체" w:hAnsi="Times New Roman" w:cs="Times New Roman"/>
          <w:szCs w:val="20"/>
        </w:rPr>
        <w:t>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서면요청이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예외적으로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현금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이외의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유가증권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자산으로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117F8923" w14:textId="09E1D6F7" w:rsidR="00196687" w:rsidRDefault="00196687">
      <w:pPr>
        <w:numPr>
          <w:ilvl w:val="0"/>
          <w:numId w:val="7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상환금액</w:t>
      </w:r>
      <w:r w:rsidRPr="00571710">
        <w:rPr>
          <w:rFonts w:ascii="Times New Roman" w:eastAsia="바탕체" w:hAnsi="Times New Roman" w:cs="Times New Roman"/>
          <w:szCs w:val="20"/>
        </w:rPr>
        <w:t xml:space="preserve">: </w:t>
      </w:r>
      <w:r w:rsidRPr="00571710">
        <w:rPr>
          <w:rFonts w:ascii="Times New Roman" w:eastAsia="바탕체" w:hAnsi="Times New Roman" w:cs="Times New Roman"/>
          <w:szCs w:val="20"/>
        </w:rPr>
        <w:t>주당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상환가액은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del w:id="267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>인수단가와</w:delText>
        </w:r>
      </w:del>
      <w:proofErr w:type="spellStart"/>
      <w:ins w:id="268" w:author="Lim YoungHoon" w:date="2023-12-11T03:09:00Z">
        <w:r w:rsidR="006F2198">
          <w:rPr>
            <w:rFonts w:ascii="Times New Roman" w:eastAsia="바탕체" w:hAnsi="Times New Roman" w:cs="Times New Roman" w:hint="eastAsia"/>
            <w:szCs w:val="20"/>
          </w:rPr>
          <w:t>발행가액과</w:t>
        </w:r>
      </w:ins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금액에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납입기일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다음날로부터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상환일까지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995EBE">
        <w:rPr>
          <w:rFonts w:ascii="Times New Roman" w:eastAsia="바탕체" w:hAnsi="Times New Roman" w:cs="Times New Roman"/>
          <w:szCs w:val="20"/>
          <w:highlight w:val="red"/>
        </w:rPr>
        <w:t>연</w:t>
      </w:r>
      <w:r w:rsidR="005E7BE4">
        <w:rPr>
          <w:rFonts w:ascii="Times New Roman" w:eastAsia="바탕체" w:hAnsi="Times New Roman" w:cs="Times New Roman" w:hint="eastAsia"/>
          <w:szCs w:val="20"/>
          <w:highlight w:val="red"/>
        </w:rPr>
        <w:t xml:space="preserve"> </w:t>
      </w:r>
      <w:r w:rsidRPr="00995EBE">
        <w:rPr>
          <w:rFonts w:ascii="Times New Roman" w:eastAsia="바탕체" w:hAnsi="Times New Roman" w:cs="Times New Roman"/>
          <w:szCs w:val="20"/>
          <w:highlight w:val="red"/>
        </w:rPr>
        <w:t>복리</w:t>
      </w:r>
      <w:r w:rsidRPr="00995EBE">
        <w:rPr>
          <w:rFonts w:ascii="Times New Roman" w:eastAsia="바탕체" w:hAnsi="Times New Roman" w:cs="Times New Roman"/>
          <w:szCs w:val="20"/>
          <w:highlight w:val="red"/>
        </w:rPr>
        <w:t xml:space="preserve"> [</w:t>
      </w:r>
      <w:r w:rsidR="00E32034">
        <w:rPr>
          <w:rFonts w:ascii="Times New Roman" w:eastAsia="바탕체" w:hAnsi="Times New Roman" w:cs="Times New Roman"/>
          <w:szCs w:val="20"/>
          <w:highlight w:val="red"/>
        </w:rPr>
        <w:t>8</w:t>
      </w:r>
      <w:r w:rsidRPr="00995EBE">
        <w:rPr>
          <w:rFonts w:ascii="Times New Roman" w:eastAsia="바탕체" w:hAnsi="Times New Roman" w:cs="Times New Roman"/>
          <w:szCs w:val="20"/>
          <w:highlight w:val="red"/>
        </w:rPr>
        <w:t>]%</w:t>
      </w:r>
      <w:r w:rsidRPr="00571710">
        <w:rPr>
          <w:rFonts w:ascii="Times New Roman" w:eastAsia="바탕체" w:hAnsi="Times New Roman" w:cs="Times New Roman"/>
          <w:szCs w:val="20"/>
        </w:rPr>
        <w:t>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적용하여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산출한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이자금액의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합계액으로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하되</w:t>
      </w:r>
      <w:ins w:id="269" w:author="Lim YoungHoon" w:date="2023-12-11T03:09:00Z">
        <w:r w:rsidR="001D726D">
          <w:rPr>
            <w:rFonts w:ascii="Times New Roman" w:eastAsia="바탕체" w:hAnsi="Times New Roman" w:cs="Times New Roman" w:hint="eastAsia"/>
            <w:szCs w:val="20"/>
          </w:rPr>
          <w:t>,</w:t>
        </w:r>
      </w:ins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</w:t>
      </w:r>
      <w:r w:rsidR="0078019C">
        <w:rPr>
          <w:rFonts w:ascii="Times New Roman" w:eastAsia="바탕체" w:hAnsi="Times New Roman" w:cs="Times New Roman" w:hint="eastAsia"/>
          <w:szCs w:val="20"/>
        </w:rPr>
        <w:t>에</w:t>
      </w:r>
      <w:r w:rsidR="0078019C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78019C">
        <w:rPr>
          <w:rFonts w:ascii="Times New Roman" w:eastAsia="바탕체" w:hAnsi="Times New Roman" w:cs="Times New Roman" w:hint="eastAsia"/>
          <w:szCs w:val="20"/>
        </w:rPr>
        <w:t>대하여</w:t>
      </w:r>
      <w:r w:rsidR="0078019C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78019C">
        <w:rPr>
          <w:rFonts w:ascii="Times New Roman" w:eastAsia="바탕체" w:hAnsi="Times New Roman" w:cs="Times New Roman" w:hint="eastAsia"/>
          <w:szCs w:val="20"/>
        </w:rPr>
        <w:t>기</w:t>
      </w:r>
      <w:r w:rsidR="0078019C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배당금이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차감하여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계산하기로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7CD144CF" w14:textId="52FC21ED" w:rsidR="00E8799C" w:rsidRPr="00571710" w:rsidRDefault="00E8799C" w:rsidP="001F031A">
      <w:pPr>
        <w:wordWrap/>
        <w:adjustRightInd w:val="0"/>
        <w:snapToGrid w:val="0"/>
        <w:spacing w:after="60" w:line="360" w:lineRule="auto"/>
        <w:ind w:left="284"/>
        <w:rPr>
          <w:ins w:id="270" w:author="Lim YoungHoon" w:date="2023-12-11T03:09:00Z"/>
          <w:rFonts w:ascii="Times New Roman" w:eastAsia="바탕체" w:hAnsi="Times New Roman" w:cs="Times New Roman" w:hint="eastAsia"/>
          <w:szCs w:val="20"/>
        </w:rPr>
      </w:pPr>
      <w:ins w:id="271" w:author="Lim YoungHoon" w:date="2023-12-11T03:09:00Z"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(S</w:t>
        </w:r>
        <w:r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L Partners: </w:t>
        </w:r>
        <w:proofErr w:type="spellStart"/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청산시</w:t>
        </w:r>
        <w:proofErr w:type="spellEnd"/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잔여재산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분배에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있어서는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지급하지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않은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배당금을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모두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지급받고도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proofErr w:type="spellStart"/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연복리</w:t>
        </w:r>
        <w:proofErr w:type="spellEnd"/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/>
            <w:szCs w:val="20"/>
            <w:highlight w:val="yellow"/>
          </w:rPr>
          <w:t>8%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인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반면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,</w:t>
        </w:r>
        <w:r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상환시에는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proofErr w:type="spellStart"/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연복리</w:t>
        </w:r>
        <w:proofErr w:type="spellEnd"/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/>
            <w:szCs w:val="20"/>
            <w:highlight w:val="yellow"/>
          </w:rPr>
          <w:t>8%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에서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기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지급된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배당금을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제외하고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있으므로</w:t>
        </w:r>
        <w:r w:rsidR="00CD00DB"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차이가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존재하는데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이처럼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계약하는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것이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맞는지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확인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부탁드리겠습니다</w:t>
        </w:r>
        <w:r w:rsidR="00CD00DB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)</w:t>
        </w:r>
      </w:ins>
    </w:p>
    <w:p w14:paraId="64BCABA6" w14:textId="73506EE9" w:rsidR="00196687" w:rsidRPr="00571710" w:rsidRDefault="00196687">
      <w:pPr>
        <w:numPr>
          <w:ilvl w:val="0"/>
          <w:numId w:val="7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지연배상금</w:t>
      </w:r>
      <w:r w:rsidRPr="00571710">
        <w:rPr>
          <w:rFonts w:ascii="Times New Roman" w:eastAsia="바탕체" w:hAnsi="Times New Roman" w:cs="Times New Roman"/>
          <w:szCs w:val="20"/>
        </w:rPr>
        <w:t xml:space="preserve">: </w:t>
      </w: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배당가능이익이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있음에도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불구하고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청구한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</w:t>
      </w:r>
      <w:r w:rsidR="00EF0B3A">
        <w:rPr>
          <w:rFonts w:ascii="Times New Roman" w:eastAsia="바탕체" w:hAnsi="Times New Roman" w:cs="Times New Roman" w:hint="eastAsia"/>
          <w:szCs w:val="20"/>
        </w:rPr>
        <w:t>금액</w:t>
      </w:r>
      <w:r w:rsidRPr="00571710">
        <w:rPr>
          <w:rFonts w:ascii="Times New Roman" w:eastAsia="바탕체" w:hAnsi="Times New Roman" w:cs="Times New Roman"/>
          <w:szCs w:val="20"/>
        </w:rPr>
        <w:t>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D21E3F" w:rsidRPr="00571710">
        <w:rPr>
          <w:rFonts w:ascii="Times New Roman" w:eastAsia="바탕체" w:hAnsi="Times New Roman" w:cs="Times New Roman"/>
          <w:szCs w:val="20"/>
        </w:rPr>
        <w:t>제</w:t>
      </w:r>
      <w:r w:rsidR="00D21E3F" w:rsidRPr="00571710">
        <w:rPr>
          <w:rFonts w:ascii="Times New Roman" w:eastAsia="바탕체" w:hAnsi="Times New Roman" w:cs="Times New Roman"/>
          <w:szCs w:val="20"/>
        </w:rPr>
        <w:t>2</w:t>
      </w:r>
      <w:r w:rsidRPr="00571710">
        <w:rPr>
          <w:rFonts w:ascii="Times New Roman" w:eastAsia="바탕체" w:hAnsi="Times New Roman" w:cs="Times New Roman"/>
          <w:szCs w:val="20"/>
        </w:rPr>
        <w:t>항에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날의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다음날로부터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실제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날까지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</w:t>
      </w:r>
      <w:r w:rsidR="000554B4">
        <w:rPr>
          <w:rFonts w:ascii="Times New Roman" w:eastAsia="바탕체" w:hAnsi="Times New Roman" w:cs="Times New Roman" w:hint="eastAsia"/>
          <w:szCs w:val="20"/>
        </w:rPr>
        <w:t>금</w:t>
      </w:r>
      <w:r w:rsidRPr="00571710">
        <w:rPr>
          <w:rFonts w:ascii="Times New Roman" w:eastAsia="바탕체" w:hAnsi="Times New Roman" w:cs="Times New Roman"/>
          <w:szCs w:val="20"/>
        </w:rPr>
        <w:t>액에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0554B4">
        <w:rPr>
          <w:rFonts w:ascii="Times New Roman" w:eastAsia="바탕체" w:hAnsi="Times New Roman" w:cs="Times New Roman"/>
          <w:szCs w:val="20"/>
          <w:highlight w:val="red"/>
        </w:rPr>
        <w:t>연</w:t>
      </w:r>
      <w:r w:rsidR="005E7BE4">
        <w:rPr>
          <w:rFonts w:ascii="Times New Roman" w:eastAsia="바탕체" w:hAnsi="Times New Roman" w:cs="Times New Roman" w:hint="eastAsia"/>
          <w:szCs w:val="20"/>
          <w:highlight w:val="red"/>
        </w:rPr>
        <w:t xml:space="preserve"> </w:t>
      </w:r>
      <w:r w:rsidRPr="000554B4">
        <w:rPr>
          <w:rFonts w:ascii="Times New Roman" w:eastAsia="바탕체" w:hAnsi="Times New Roman" w:cs="Times New Roman"/>
          <w:szCs w:val="20"/>
          <w:highlight w:val="red"/>
        </w:rPr>
        <w:t>복리</w:t>
      </w:r>
      <w:r w:rsidRPr="000554B4">
        <w:rPr>
          <w:rFonts w:ascii="Times New Roman" w:eastAsia="바탕체" w:hAnsi="Times New Roman" w:cs="Times New Roman"/>
          <w:szCs w:val="20"/>
          <w:highlight w:val="red"/>
        </w:rPr>
        <w:t xml:space="preserve"> [1</w:t>
      </w:r>
      <w:r w:rsidR="00AB26D8" w:rsidRPr="000554B4">
        <w:rPr>
          <w:rFonts w:ascii="Times New Roman" w:eastAsia="바탕체" w:hAnsi="Times New Roman" w:cs="Times New Roman"/>
          <w:szCs w:val="20"/>
          <w:highlight w:val="red"/>
        </w:rPr>
        <w:t>2</w:t>
      </w:r>
      <w:r w:rsidRPr="000554B4">
        <w:rPr>
          <w:rFonts w:ascii="Times New Roman" w:eastAsia="바탕체" w:hAnsi="Times New Roman" w:cs="Times New Roman"/>
          <w:szCs w:val="20"/>
          <w:highlight w:val="red"/>
        </w:rPr>
        <w:t>]%</w:t>
      </w:r>
      <w:r w:rsidRPr="00571710">
        <w:rPr>
          <w:rFonts w:ascii="Times New Roman" w:eastAsia="바탕체" w:hAnsi="Times New Roman" w:cs="Times New Roman"/>
          <w:szCs w:val="20"/>
        </w:rPr>
        <w:t>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이율에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지연배상금을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3511F864" w14:textId="350B99E0" w:rsidR="00196687" w:rsidRPr="00116305" w:rsidRDefault="000F310E">
      <w:pPr>
        <w:numPr>
          <w:ilvl w:val="0"/>
          <w:numId w:val="7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AA7134">
        <w:rPr>
          <w:rFonts w:ascii="Times New Roman" w:eastAsia="바탕체" w:hAnsi="Times New Roman" w:cs="Times New Roman"/>
          <w:szCs w:val="20"/>
        </w:rPr>
        <w:t>회사의</w:t>
      </w:r>
      <w:r w:rsidRPr="00AA7134">
        <w:rPr>
          <w:rFonts w:ascii="Times New Roman" w:eastAsia="바탕체" w:hAnsi="Times New Roman" w:cs="Times New Roman"/>
          <w:szCs w:val="20"/>
        </w:rPr>
        <w:t xml:space="preserve"> </w:t>
      </w:r>
      <w:r w:rsidRPr="00AA7134">
        <w:rPr>
          <w:rFonts w:ascii="Times New Roman" w:eastAsia="바탕체" w:hAnsi="Times New Roman" w:cs="Times New Roman"/>
          <w:szCs w:val="20"/>
        </w:rPr>
        <w:t>자본준비금</w:t>
      </w:r>
      <w:r w:rsidRPr="00AA7134">
        <w:rPr>
          <w:rFonts w:ascii="Times New Roman" w:eastAsia="바탕체" w:hAnsi="Times New Roman" w:cs="Times New Roman"/>
          <w:szCs w:val="20"/>
        </w:rPr>
        <w:t xml:space="preserve"> </w:t>
      </w:r>
      <w:r w:rsidRPr="00AA7134">
        <w:rPr>
          <w:rFonts w:ascii="Times New Roman" w:eastAsia="바탕체" w:hAnsi="Times New Roman" w:cs="Times New Roman"/>
          <w:szCs w:val="20"/>
        </w:rPr>
        <w:t>및</w:t>
      </w:r>
      <w:r w:rsidRPr="00AA7134">
        <w:rPr>
          <w:rFonts w:ascii="Times New Roman" w:eastAsia="바탕체" w:hAnsi="Times New Roman" w:cs="Times New Roman"/>
          <w:szCs w:val="20"/>
        </w:rPr>
        <w:t xml:space="preserve"> </w:t>
      </w:r>
      <w:r w:rsidRPr="00AA7134">
        <w:rPr>
          <w:rFonts w:ascii="Times New Roman" w:eastAsia="바탕체" w:hAnsi="Times New Roman" w:cs="Times New Roman"/>
          <w:szCs w:val="20"/>
        </w:rPr>
        <w:t>이익준비금이</w:t>
      </w:r>
      <w:r w:rsidRPr="00AA7134">
        <w:rPr>
          <w:rFonts w:ascii="Times New Roman" w:eastAsia="바탕체" w:hAnsi="Times New Roman" w:cs="Times New Roman"/>
          <w:szCs w:val="20"/>
        </w:rPr>
        <w:t xml:space="preserve"> </w:t>
      </w:r>
      <w:r w:rsidRPr="00AA7134">
        <w:rPr>
          <w:rFonts w:ascii="Times New Roman" w:eastAsia="바탕체" w:hAnsi="Times New Roman" w:cs="Times New Roman"/>
          <w:szCs w:val="20"/>
        </w:rPr>
        <w:t>납입자본금의</w:t>
      </w:r>
      <w:r w:rsidRPr="00AA7134">
        <w:rPr>
          <w:rFonts w:ascii="Times New Roman" w:eastAsia="바탕체" w:hAnsi="Times New Roman" w:cs="Times New Roman"/>
          <w:szCs w:val="20"/>
        </w:rPr>
        <w:t xml:space="preserve"> </w:t>
      </w:r>
      <w:r w:rsidRPr="00AA7134">
        <w:rPr>
          <w:rFonts w:ascii="Times New Roman" w:eastAsia="바탕체" w:hAnsi="Times New Roman" w:cs="Times New Roman"/>
        </w:rPr>
        <w:t>1.5</w:t>
      </w:r>
      <w:r w:rsidRPr="00AA7134">
        <w:rPr>
          <w:rFonts w:ascii="Times New Roman" w:eastAsia="바탕체" w:hAnsi="Times New Roman" w:cs="Times New Roman"/>
        </w:rPr>
        <w:t>배를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초과하는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경우</w:t>
      </w:r>
      <w:r w:rsidRPr="00AA7134">
        <w:rPr>
          <w:rFonts w:ascii="Times New Roman" w:eastAsia="바탕체" w:hAnsi="Times New Roman" w:cs="Times New Roman"/>
        </w:rPr>
        <w:t xml:space="preserve">, </w:t>
      </w:r>
      <w:r w:rsidRPr="00AA7134">
        <w:rPr>
          <w:rFonts w:ascii="Times New Roman" w:eastAsia="바탕체" w:hAnsi="Times New Roman" w:cs="Times New Roman"/>
        </w:rPr>
        <w:t>회사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및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이해관계인은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투자자의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요청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시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관련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법령</w:t>
      </w:r>
      <w:r w:rsidRPr="00AA7134">
        <w:rPr>
          <w:rFonts w:ascii="Times New Roman" w:eastAsia="바탕체" w:hAnsi="Times New Roman" w:cs="Times New Roman"/>
        </w:rPr>
        <w:t>(</w:t>
      </w:r>
      <w:r w:rsidRPr="00AA7134">
        <w:rPr>
          <w:rFonts w:ascii="Times New Roman" w:eastAsia="바탕체" w:hAnsi="Times New Roman" w:cs="Times New Roman"/>
        </w:rPr>
        <w:t>「상법」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제</w:t>
      </w:r>
      <w:r w:rsidRPr="00AA7134">
        <w:rPr>
          <w:rFonts w:ascii="Times New Roman" w:eastAsia="바탕체" w:hAnsi="Times New Roman" w:cs="Times New Roman"/>
        </w:rPr>
        <w:t>461</w:t>
      </w:r>
      <w:r w:rsidRPr="00AA7134">
        <w:rPr>
          <w:rFonts w:ascii="Times New Roman" w:eastAsia="바탕체" w:hAnsi="Times New Roman" w:cs="Times New Roman"/>
        </w:rPr>
        <w:t>조의</w:t>
      </w:r>
      <w:r w:rsidRPr="00AA7134">
        <w:rPr>
          <w:rFonts w:ascii="Times New Roman" w:eastAsia="바탕체" w:hAnsi="Times New Roman" w:cs="Times New Roman"/>
        </w:rPr>
        <w:t xml:space="preserve">2 </w:t>
      </w:r>
      <w:r w:rsidRPr="00AA7134">
        <w:rPr>
          <w:rFonts w:ascii="Times New Roman" w:eastAsia="바탕체" w:hAnsi="Times New Roman" w:cs="Times New Roman"/>
        </w:rPr>
        <w:t>등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포함</w:t>
      </w:r>
      <w:r w:rsidRPr="00AA7134">
        <w:rPr>
          <w:rFonts w:ascii="Times New Roman" w:eastAsia="바탕체" w:hAnsi="Times New Roman" w:cs="Times New Roman"/>
        </w:rPr>
        <w:t>)</w:t>
      </w:r>
      <w:r w:rsidRPr="00AA7134">
        <w:rPr>
          <w:rFonts w:ascii="Times New Roman" w:eastAsia="바탕체" w:hAnsi="Times New Roman" w:cs="Times New Roman"/>
        </w:rPr>
        <w:t>에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따라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납입자본금의</w:t>
      </w:r>
      <w:r w:rsidRPr="00AA7134">
        <w:rPr>
          <w:rFonts w:ascii="Times New Roman" w:eastAsia="바탕체" w:hAnsi="Times New Roman" w:cs="Times New Roman"/>
        </w:rPr>
        <w:t xml:space="preserve"> 1.5</w:t>
      </w:r>
      <w:r w:rsidRPr="00AA7134">
        <w:rPr>
          <w:rFonts w:ascii="Times New Roman" w:eastAsia="바탕체" w:hAnsi="Times New Roman" w:cs="Times New Roman"/>
        </w:rPr>
        <w:t>배를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초과한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금액의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범위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내에서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법정준비금을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감소하는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절차를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취하여야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하며</w:t>
      </w:r>
      <w:r w:rsidRPr="00AA7134">
        <w:rPr>
          <w:rFonts w:ascii="Times New Roman" w:eastAsia="바탕체" w:hAnsi="Times New Roman" w:cs="Times New Roman"/>
        </w:rPr>
        <w:t xml:space="preserve">, </w:t>
      </w:r>
      <w:r w:rsidRPr="00AA7134">
        <w:rPr>
          <w:rFonts w:ascii="Times New Roman" w:eastAsia="바탕체" w:hAnsi="Times New Roman" w:cs="Times New Roman"/>
        </w:rPr>
        <w:t>이해관계인은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관련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이사회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및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주주총회에서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법정준비금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AA7134">
        <w:rPr>
          <w:rFonts w:ascii="Times New Roman" w:eastAsia="바탕체" w:hAnsi="Times New Roman" w:cs="Times New Roman"/>
        </w:rPr>
        <w:t>감소를</w:t>
      </w:r>
      <w:r w:rsidRPr="00AA7134">
        <w:rPr>
          <w:rFonts w:ascii="Times New Roman" w:eastAsia="바탕체" w:hAnsi="Times New Roman" w:cs="Times New Roman"/>
        </w:rPr>
        <w:t xml:space="preserve"> </w:t>
      </w:r>
      <w:r w:rsidRPr="00116305">
        <w:rPr>
          <w:rFonts w:ascii="Times New Roman" w:eastAsia="바탕체" w:hAnsi="Times New Roman" w:cs="Times New Roman"/>
        </w:rPr>
        <w:t>위하여</w:t>
      </w:r>
      <w:r w:rsidRPr="00116305">
        <w:rPr>
          <w:rFonts w:ascii="Times New Roman" w:eastAsia="바탕체" w:hAnsi="Times New Roman" w:cs="Times New Roman"/>
        </w:rPr>
        <w:t xml:space="preserve"> </w:t>
      </w:r>
      <w:r w:rsidRPr="00116305">
        <w:rPr>
          <w:rFonts w:ascii="Times New Roman" w:eastAsia="바탕체" w:hAnsi="Times New Roman" w:cs="Times New Roman"/>
        </w:rPr>
        <w:t>의결권을</w:t>
      </w:r>
      <w:r w:rsidRPr="00116305">
        <w:rPr>
          <w:rFonts w:ascii="Times New Roman" w:eastAsia="바탕체" w:hAnsi="Times New Roman" w:cs="Times New Roman"/>
        </w:rPr>
        <w:t xml:space="preserve"> </w:t>
      </w:r>
      <w:r w:rsidRPr="00116305">
        <w:rPr>
          <w:rFonts w:ascii="Times New Roman" w:eastAsia="바탕체" w:hAnsi="Times New Roman" w:cs="Times New Roman"/>
        </w:rPr>
        <w:t>행사하여야</w:t>
      </w:r>
      <w:r w:rsidRPr="00116305">
        <w:rPr>
          <w:rFonts w:ascii="Times New Roman" w:eastAsia="바탕체" w:hAnsi="Times New Roman" w:cs="Times New Roman"/>
        </w:rPr>
        <w:t xml:space="preserve"> </w:t>
      </w:r>
      <w:r w:rsidRPr="00116305">
        <w:rPr>
          <w:rFonts w:ascii="Times New Roman" w:eastAsia="바탕체" w:hAnsi="Times New Roman" w:cs="Times New Roman"/>
        </w:rPr>
        <w:t>한다</w:t>
      </w:r>
      <w:r w:rsidRPr="00116305">
        <w:rPr>
          <w:rFonts w:ascii="Times New Roman" w:eastAsia="바탕체" w:hAnsi="Times New Roman" w:cs="Times New Roman"/>
        </w:rPr>
        <w:t>.</w:t>
      </w:r>
    </w:p>
    <w:p w14:paraId="191B0875" w14:textId="68D38A7C" w:rsidR="00AA7134" w:rsidRPr="00600528" w:rsidRDefault="00AA7134">
      <w:pPr>
        <w:numPr>
          <w:ilvl w:val="0"/>
          <w:numId w:val="7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" w:hAnsi="Times New Roman" w:cs="Times New Roman"/>
          <w:color w:val="000000" w:themeColor="text1"/>
          <w:szCs w:val="20"/>
        </w:rPr>
      </w:pP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>기한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>전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>상환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 xml:space="preserve">: 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>본건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>우선주식의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>주주는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hyperlink w:anchor="제28조" w:history="1">
        <w:r w:rsidRPr="00116305">
          <w:rPr>
            <w:rStyle w:val="af7"/>
            <w:rFonts w:ascii="Times New Roman" w:eastAsia="바탕" w:hAnsi="Times New Roman" w:cs="Times New Roman"/>
            <w:szCs w:val="20"/>
          </w:rPr>
          <w:t>제</w:t>
        </w:r>
        <w:r w:rsidRPr="00116305">
          <w:rPr>
            <w:rStyle w:val="af7"/>
            <w:rFonts w:ascii="Times New Roman" w:eastAsia="바탕" w:hAnsi="Times New Roman" w:cs="Times New Roman"/>
            <w:szCs w:val="20"/>
          </w:rPr>
          <w:t>2</w:t>
        </w:r>
        <w:r w:rsidR="003215C3">
          <w:rPr>
            <w:rStyle w:val="af7"/>
            <w:rFonts w:ascii="Times New Roman" w:eastAsia="바탕" w:hAnsi="Times New Roman" w:cs="Times New Roman"/>
            <w:szCs w:val="20"/>
          </w:rPr>
          <w:t>9</w:t>
        </w:r>
        <w:r w:rsidRPr="00116305">
          <w:rPr>
            <w:rStyle w:val="af7"/>
            <w:rFonts w:ascii="Times New Roman" w:eastAsia="바탕" w:hAnsi="Times New Roman" w:cs="Times New Roman"/>
            <w:szCs w:val="20"/>
          </w:rPr>
          <w:t>조</w:t>
        </w:r>
      </w:hyperlink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>제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>1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>항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>각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>호의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116305">
        <w:rPr>
          <w:rFonts w:ascii="Times New Roman" w:eastAsia="바탕" w:hAnsi="Times New Roman" w:cs="Times New Roman"/>
          <w:color w:val="000000" w:themeColor="text1"/>
          <w:szCs w:val="20"/>
        </w:rPr>
        <w:t>사유가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발생하는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경우에는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제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1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항에서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정한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체" w:hAnsi="Times New Roman" w:cs="Times New Roman"/>
          <w:szCs w:val="20"/>
        </w:rPr>
        <w:t>상환조건과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별개로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회사에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대해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본건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우선주식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전부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또는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일부의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상환을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청구할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수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있다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.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이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경우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="00920402">
        <w:rPr>
          <w:rFonts w:ascii="Times New Roman" w:eastAsia="바탕" w:hAnsi="Times New Roman" w:cs="Times New Roman" w:hint="eastAsia"/>
          <w:color w:val="000000" w:themeColor="text1"/>
          <w:szCs w:val="20"/>
        </w:rPr>
        <w:t>제</w:t>
      </w:r>
      <w:r w:rsidR="00920402">
        <w:rPr>
          <w:rFonts w:ascii="Times New Roman" w:eastAsia="바탕" w:hAnsi="Times New Roman" w:cs="Times New Roman"/>
          <w:color w:val="000000" w:themeColor="text1"/>
          <w:szCs w:val="20"/>
        </w:rPr>
        <w:t>2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항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내지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="00920402">
        <w:rPr>
          <w:rFonts w:ascii="Times New Roman" w:eastAsia="바탕" w:hAnsi="Times New Roman" w:cs="Times New Roman" w:hint="eastAsia"/>
          <w:color w:val="000000" w:themeColor="text1"/>
          <w:szCs w:val="20"/>
        </w:rPr>
        <w:t>제</w:t>
      </w:r>
      <w:r w:rsidR="00920402">
        <w:rPr>
          <w:rFonts w:ascii="Times New Roman" w:eastAsia="바탕" w:hAnsi="Times New Roman" w:cs="Times New Roman"/>
          <w:color w:val="000000" w:themeColor="text1"/>
          <w:szCs w:val="20"/>
        </w:rPr>
        <w:t>4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항의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규정을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 xml:space="preserve"> 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준용한다</w:t>
      </w:r>
      <w:r w:rsidRPr="00600528">
        <w:rPr>
          <w:rFonts w:ascii="Times New Roman" w:eastAsia="바탕" w:hAnsi="Times New Roman" w:cs="Times New Roman"/>
          <w:color w:val="000000" w:themeColor="text1"/>
          <w:szCs w:val="20"/>
        </w:rPr>
        <w:t>.</w:t>
      </w:r>
    </w:p>
    <w:p w14:paraId="7BDEBED5" w14:textId="77777777" w:rsidR="00B66920" w:rsidRPr="00571710" w:rsidRDefault="00B66920" w:rsidP="00E32034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szCs w:val="20"/>
        </w:rPr>
      </w:pPr>
    </w:p>
    <w:p w14:paraId="0D72DC30" w14:textId="58B5A693" w:rsidR="00196687" w:rsidRPr="00571710" w:rsidRDefault="00802F73" w:rsidP="00E7743C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bookmarkStart w:id="272" w:name="제12조"/>
      <w:bookmarkEnd w:id="272"/>
      <w:r>
        <w:rPr>
          <w:rFonts w:ascii="Times New Roman" w:eastAsia="바탕체" w:hint="eastAsia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신주인수권에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관한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사항</w:t>
      </w:r>
    </w:p>
    <w:p w14:paraId="0A75D856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본건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우선주식은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보통주와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동등한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신주인수권이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있으며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무상증자의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경우에는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같은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종류의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우선주로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유상증자의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경우에는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발행키로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종류의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주식으로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배정받을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권리가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있다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1D6349C7" w14:textId="57A38357" w:rsidR="00196687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B3341" w14:paraId="077D276A" w14:textId="77777777" w:rsidTr="00CD6788">
        <w:trPr>
          <w:del w:id="273" w:author="Lim YoungHoon" w:date="2023-12-11T03:09:00Z"/>
        </w:trPr>
        <w:tc>
          <w:tcPr>
            <w:tcW w:w="9344" w:type="dxa"/>
            <w:shd w:val="clear" w:color="auto" w:fill="92D050"/>
          </w:tcPr>
          <w:p w14:paraId="380071FC" w14:textId="77777777" w:rsidR="000B3341" w:rsidRPr="00511BDD" w:rsidRDefault="000B3341" w:rsidP="000B3341">
            <w:pPr>
              <w:pStyle w:val="ad"/>
              <w:widowControl/>
              <w:numPr>
                <w:ilvl w:val="0"/>
                <w:numId w:val="69"/>
              </w:numPr>
              <w:wordWrap/>
              <w:autoSpaceDE/>
              <w:autoSpaceDN/>
              <w:adjustRightInd w:val="0"/>
              <w:snapToGrid w:val="0"/>
              <w:spacing w:after="60" w:line="360" w:lineRule="auto"/>
              <w:ind w:leftChars="0" w:left="425" w:hanging="425"/>
              <w:outlineLvl w:val="1"/>
              <w:rPr>
                <w:del w:id="274" w:author="Lim YoungHoon" w:date="2023-12-11T03:09:00Z"/>
                <w:rFonts w:ascii="Times New Roman" w:eastAsia="바탕체"/>
                <w:b/>
                <w:szCs w:val="20"/>
              </w:rPr>
            </w:pPr>
            <w:bookmarkStart w:id="275" w:name="제13조"/>
            <w:bookmarkEnd w:id="275"/>
            <w:commentRangeStart w:id="276"/>
            <w:del w:id="277" w:author="Lim YoungHoon" w:date="2023-12-11T03:09:00Z">
              <w:r w:rsidRPr="00511BDD">
                <w:rPr>
                  <w:rFonts w:ascii="Times New Roman" w:eastAsia="바탕체" w:hint="eastAsia"/>
                  <w:b/>
                  <w:szCs w:val="20"/>
                </w:rPr>
                <w:delText>주식매도청구권</w:delText>
              </w:r>
              <w:r w:rsidRPr="00511BDD">
                <w:rPr>
                  <w:rFonts w:ascii="Times New Roman" w:eastAsia="바탕체"/>
                  <w:b/>
                  <w:szCs w:val="20"/>
                </w:rPr>
                <w:delText>(Call Option)</w:delText>
              </w:r>
            </w:del>
          </w:p>
          <w:p w14:paraId="0421A97E" w14:textId="77777777" w:rsidR="000B3341" w:rsidRPr="00511BDD" w:rsidRDefault="000B3341" w:rsidP="000B3341">
            <w:pPr>
              <w:numPr>
                <w:ilvl w:val="0"/>
                <w:numId w:val="58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278" w:author="Lim YoungHoon" w:date="2023-12-11T03:09:00Z"/>
                <w:rFonts w:eastAsia="바탕체"/>
              </w:rPr>
            </w:pPr>
            <w:del w:id="279" w:author="Lim YoungHoon" w:date="2023-12-11T03:09:00Z">
              <w:r w:rsidRPr="00511BDD">
                <w:rPr>
                  <w:rFonts w:eastAsia="바탕체" w:hint="eastAsia"/>
                </w:rPr>
                <w:delText>회사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및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회사가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지정한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자는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거래완결일로부터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8F2E52">
                <w:rPr>
                  <w:rFonts w:eastAsia="바탕체"/>
                  <w:highlight w:val="red"/>
                </w:rPr>
                <w:delText>[2]</w:delText>
              </w:r>
              <w:r w:rsidRPr="00511BDD">
                <w:rPr>
                  <w:rFonts w:eastAsia="바탕체" w:hint="eastAsia"/>
                </w:rPr>
                <w:delText>년이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되는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날까지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투자자를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상대로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투자자가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거래완결일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현재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보유한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본건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우선주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주식수의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B515DC">
                <w:rPr>
                  <w:rFonts w:eastAsia="바탕체"/>
                  <w:highlight w:val="red"/>
                </w:rPr>
                <w:delText>[30]</w:delText>
              </w:r>
              <w:r w:rsidRPr="00511BDD">
                <w:rPr>
                  <w:rFonts w:eastAsia="바탕체"/>
                </w:rPr>
                <w:delText>%</w:delText>
              </w:r>
              <w:r w:rsidRPr="00511BDD">
                <w:rPr>
                  <w:rFonts w:eastAsia="바탕체" w:hint="eastAsia"/>
                </w:rPr>
                <w:delText>를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초과하지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않는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수만큼의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주식을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매도할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것을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청구할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수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있다</w:delText>
              </w:r>
              <w:r w:rsidRPr="00511BDD">
                <w:rPr>
                  <w:rFonts w:eastAsia="바탕체"/>
                </w:rPr>
                <w:delText xml:space="preserve">. </w:delText>
              </w:r>
              <w:r w:rsidRPr="00511BDD">
                <w:rPr>
                  <w:rFonts w:eastAsia="바탕체" w:hint="eastAsia"/>
                </w:rPr>
                <w:delText>따라서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투자자는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본건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우선주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주식수의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B515DC">
                <w:rPr>
                  <w:rFonts w:eastAsia="바탕체"/>
                  <w:highlight w:val="red"/>
                </w:rPr>
                <w:delText>[30]</w:delText>
              </w:r>
              <w:r w:rsidRPr="00511BDD">
                <w:rPr>
                  <w:rFonts w:eastAsia="바탕체"/>
                </w:rPr>
                <w:delText xml:space="preserve">% </w:delText>
              </w:r>
              <w:r w:rsidRPr="00511BDD">
                <w:rPr>
                  <w:rFonts w:eastAsia="바탕체" w:hint="eastAsia"/>
                </w:rPr>
                <w:delText>만큼을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해당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기간동안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보유하여야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하며</w:delText>
              </w:r>
              <w:r>
                <w:rPr>
                  <w:rFonts w:eastAsia="바탕체" w:hint="eastAsia"/>
                </w:rPr>
                <w:delText>,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이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주식을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매각하기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위하여는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회사의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사전동의를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구하여야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하며</w:delText>
              </w:r>
              <w:r w:rsidRPr="00511BDD">
                <w:rPr>
                  <w:rFonts w:eastAsia="바탕체"/>
                </w:rPr>
                <w:delText xml:space="preserve">, </w:delText>
              </w:r>
              <w:r w:rsidRPr="00511BDD">
                <w:rPr>
                  <w:rFonts w:eastAsia="바탕체" w:hint="eastAsia"/>
                </w:rPr>
                <w:delText>회사의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사전동의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없는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매각행위는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무효로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하며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투자자는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본인의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책임과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비용으로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원상복구하여야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한다</w:delText>
              </w:r>
              <w:r w:rsidRPr="00511BDD">
                <w:rPr>
                  <w:rFonts w:eastAsia="바탕체" w:hint="eastAsia"/>
                </w:rPr>
                <w:delText>.</w:delText>
              </w:r>
            </w:del>
          </w:p>
          <w:p w14:paraId="1A6FEB31" w14:textId="77777777" w:rsidR="000B3341" w:rsidRPr="00511BDD" w:rsidRDefault="000B3341" w:rsidP="000B3341">
            <w:pPr>
              <w:numPr>
                <w:ilvl w:val="0"/>
                <w:numId w:val="58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280" w:author="Lim YoungHoon" w:date="2023-12-11T03:09:00Z"/>
                <w:rFonts w:eastAsia="바탕체"/>
              </w:rPr>
            </w:pPr>
            <w:bookmarkStart w:id="281" w:name="_Hlk35450657"/>
            <w:del w:id="282" w:author="Lim YoungHoon" w:date="2023-12-11T03:09:00Z">
              <w:r w:rsidRPr="00511BDD">
                <w:rPr>
                  <w:rFonts w:eastAsia="바탕체"/>
                </w:rPr>
                <w:delText>회사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및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회사가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지정한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자가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주식매도청구권을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행사하는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경우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그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매매대금은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="00034C3B">
                <w:fldChar w:fldCharType="begin"/>
              </w:r>
              <w:r w:rsidR="00034C3B">
                <w:delInstrText>HYPERLINK \l "</w:delInstrText>
              </w:r>
              <w:r w:rsidR="00034C3B">
                <w:delInstrText>제</w:delInstrText>
              </w:r>
              <w:r w:rsidR="00034C3B">
                <w:delInstrText>1</w:delInstrText>
              </w:r>
              <w:r w:rsidR="00034C3B">
                <w:delInstrText>조</w:delInstrText>
              </w:r>
              <w:r w:rsidR="00034C3B">
                <w:delInstrText>"</w:delInstrText>
              </w:r>
              <w:r w:rsidR="00034C3B">
                <w:fldChar w:fldCharType="separate"/>
              </w:r>
              <w:r w:rsidRPr="00AB55E0">
                <w:rPr>
                  <w:rStyle w:val="af7"/>
                  <w:rFonts w:eastAsia="바탕체" w:hint="eastAsia"/>
                </w:rPr>
                <w:delText>제</w:delText>
              </w:r>
              <w:r w:rsidRPr="00AB55E0">
                <w:rPr>
                  <w:rStyle w:val="af7"/>
                  <w:rFonts w:eastAsia="바탕체" w:hint="eastAsia"/>
                </w:rPr>
                <w:delText>1</w:delText>
              </w:r>
              <w:r w:rsidRPr="00AB55E0">
                <w:rPr>
                  <w:rStyle w:val="af7"/>
                  <w:rFonts w:eastAsia="바탕체" w:hint="eastAsia"/>
                </w:rPr>
                <w:delText>조</w:delText>
              </w:r>
              <w:r w:rsidR="00034C3B">
                <w:rPr>
                  <w:rStyle w:val="af7"/>
                  <w:rFonts w:eastAsia="바탕체"/>
                </w:rPr>
                <w:fldChar w:fldCharType="end"/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제</w:delText>
              </w:r>
              <w:r>
                <w:rPr>
                  <w:rFonts w:eastAsia="바탕체"/>
                </w:rPr>
                <w:delText>1</w:delText>
              </w:r>
              <w:r w:rsidRPr="00511BDD">
                <w:rPr>
                  <w:rFonts w:eastAsia="바탕체" w:hint="eastAsia"/>
                </w:rPr>
                <w:delText>항에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정의된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/>
                </w:rPr>
                <w:delText>1</w:delText>
              </w:r>
              <w:r w:rsidRPr="00511BDD">
                <w:rPr>
                  <w:rFonts w:eastAsia="바탕체" w:hint="eastAsia"/>
                </w:rPr>
                <w:delText>주당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발행가</w:delText>
              </w:r>
              <w:r>
                <w:rPr>
                  <w:rFonts w:eastAsia="바탕체" w:hint="eastAsia"/>
                </w:rPr>
                <w:delText>액</w:delText>
              </w:r>
              <w:r w:rsidRPr="00511BDD">
                <w:rPr>
                  <w:rFonts w:eastAsia="바탕체" w:hint="eastAsia"/>
                </w:rPr>
                <w:delText>에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대하여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거래완결일로부터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매매대금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지급기일까지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FA20A6">
                <w:rPr>
                  <w:rFonts w:eastAsia="바탕체" w:hint="eastAsia"/>
                  <w:highlight w:val="red"/>
                </w:rPr>
                <w:delText>연</w:delText>
              </w:r>
              <w:r>
                <w:rPr>
                  <w:rFonts w:eastAsia="바탕체" w:hint="eastAsia"/>
                  <w:highlight w:val="red"/>
                </w:rPr>
                <w:delText xml:space="preserve"> </w:delText>
              </w:r>
              <w:r w:rsidRPr="00FA20A6">
                <w:rPr>
                  <w:rFonts w:eastAsia="바탕체" w:hint="eastAsia"/>
                  <w:highlight w:val="red"/>
                </w:rPr>
                <w:delText>복리</w:delText>
              </w:r>
              <w:r w:rsidRPr="00FA20A6">
                <w:rPr>
                  <w:rFonts w:eastAsia="바탕체" w:hint="eastAsia"/>
                  <w:highlight w:val="red"/>
                </w:rPr>
                <w:delText xml:space="preserve"> </w:delText>
              </w:r>
              <w:r w:rsidRPr="00FA20A6">
                <w:rPr>
                  <w:rFonts w:eastAsia="바탕체"/>
                  <w:highlight w:val="red"/>
                </w:rPr>
                <w:delText>[7]%</w:delText>
              </w:r>
              <w:r w:rsidRPr="00511BDD">
                <w:rPr>
                  <w:rFonts w:eastAsia="바탕체" w:hint="eastAsia"/>
                </w:rPr>
                <w:delText>의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이율을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적용하여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계산한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금액에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행사대상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주식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수를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곱한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금액으로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한다</w:delText>
              </w:r>
              <w:r w:rsidRPr="00511BDD">
                <w:rPr>
                  <w:rFonts w:eastAsia="바탕체" w:hint="eastAsia"/>
                </w:rPr>
                <w:delText>.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단</w:delText>
              </w:r>
              <w:r w:rsidRPr="00511BDD">
                <w:rPr>
                  <w:rFonts w:eastAsia="바탕체" w:hint="eastAsia"/>
                </w:rPr>
                <w:delText>,</w:delText>
              </w:r>
              <w:r w:rsidRPr="00511BDD">
                <w:rPr>
                  <w:rFonts w:eastAsia="바탕체"/>
                </w:rPr>
                <w:delText xml:space="preserve"> </w:delText>
              </w:r>
              <w:r>
                <w:rPr>
                  <w:rFonts w:eastAsia="바탕체" w:hint="eastAsia"/>
                </w:rPr>
                <w:delText>본건</w:delText>
              </w:r>
              <w:r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우선주식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발행일부터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매매대금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지급일까지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지급된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배당금이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있을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경우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차감하여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계산한다</w:delText>
              </w:r>
              <w:r w:rsidRPr="00511BDD">
                <w:rPr>
                  <w:rFonts w:eastAsia="바탕체" w:hint="eastAsia"/>
                </w:rPr>
                <w:delText>.</w:delText>
              </w:r>
            </w:del>
          </w:p>
          <w:bookmarkEnd w:id="281"/>
          <w:p w14:paraId="529E74EA" w14:textId="77777777" w:rsidR="000B3341" w:rsidRPr="00511BDD" w:rsidRDefault="000B3341" w:rsidP="000B3341">
            <w:pPr>
              <w:numPr>
                <w:ilvl w:val="0"/>
                <w:numId w:val="58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283" w:author="Lim YoungHoon" w:date="2023-12-11T03:09:00Z"/>
                <w:rFonts w:eastAsia="바탕체"/>
              </w:rPr>
            </w:pPr>
            <w:del w:id="284" w:author="Lim YoungHoon" w:date="2023-12-11T03:09:00Z">
              <w:r w:rsidRPr="00511BDD">
                <w:rPr>
                  <w:rFonts w:eastAsia="바탕체" w:hint="eastAsia"/>
                </w:rPr>
                <w:delText>주식매도청구는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투자자에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대하여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매도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대상주식의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가격</w:delText>
              </w:r>
              <w:r w:rsidRPr="00511BDD">
                <w:rPr>
                  <w:rFonts w:eastAsia="바탕체" w:hint="eastAsia"/>
                </w:rPr>
                <w:delText xml:space="preserve">, </w:delText>
              </w:r>
              <w:r w:rsidRPr="00511BDD">
                <w:rPr>
                  <w:rFonts w:eastAsia="바탕체" w:hint="eastAsia"/>
                </w:rPr>
                <w:delText>수량</w:delText>
              </w:r>
              <w:r w:rsidRPr="00511BDD">
                <w:rPr>
                  <w:rFonts w:eastAsia="바탕체" w:hint="eastAsia"/>
                </w:rPr>
                <w:delText>,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회사</w:delText>
              </w:r>
              <w:r>
                <w:rPr>
                  <w:rFonts w:eastAsia="바탕체" w:hint="eastAsia"/>
                </w:rPr>
                <w:delText>가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지정한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매수자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및</w:delText>
              </w:r>
              <w:r w:rsidRPr="00511BDD">
                <w:rPr>
                  <w:rFonts w:eastAsia="바탕체" w:hint="eastAsia"/>
                </w:rPr>
                <w:delText xml:space="preserve">  </w:delText>
              </w:r>
              <w:r w:rsidRPr="00511BDD">
                <w:rPr>
                  <w:rFonts w:eastAsia="바탕체" w:hint="eastAsia"/>
                </w:rPr>
                <w:delText>매매대금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지급기일을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기재한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서면으로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하며</w:delText>
              </w:r>
              <w:r w:rsidRPr="00511BDD">
                <w:rPr>
                  <w:rFonts w:eastAsia="바탕체" w:hint="eastAsia"/>
                </w:rPr>
                <w:delText>,</w:delText>
              </w:r>
              <w:r w:rsidRPr="00511BDD">
                <w:rPr>
                  <w:rFonts w:eastAsia="바탕체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회사의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청구가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도달한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경우에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당해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주식에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매매계약이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체결된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것으로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본다</w:delText>
              </w:r>
              <w:r w:rsidRPr="00511BDD">
                <w:rPr>
                  <w:rFonts w:eastAsia="바탕체" w:hint="eastAsia"/>
                </w:rPr>
                <w:delText>.</w:delText>
              </w:r>
            </w:del>
          </w:p>
          <w:p w14:paraId="23F8251A" w14:textId="77777777" w:rsidR="000B3341" w:rsidRPr="00511BDD" w:rsidRDefault="000B3341" w:rsidP="000B3341">
            <w:pPr>
              <w:numPr>
                <w:ilvl w:val="0"/>
                <w:numId w:val="58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285" w:author="Lim YoungHoon" w:date="2023-12-11T03:09:00Z"/>
                <w:rFonts w:eastAsia="바탕체"/>
              </w:rPr>
            </w:pPr>
            <w:del w:id="286" w:author="Lim YoungHoon" w:date="2023-12-11T03:09:00Z">
              <w:r w:rsidRPr="00511BDD">
                <w:rPr>
                  <w:rFonts w:eastAsia="바탕체" w:hint="eastAsia"/>
                </w:rPr>
                <w:delText>본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조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제</w:delText>
              </w:r>
              <w:r w:rsidRPr="00511BDD">
                <w:rPr>
                  <w:rFonts w:eastAsia="바탕체" w:hint="eastAsia"/>
                </w:rPr>
                <w:delText>3</w:delText>
              </w:r>
              <w:r w:rsidRPr="00511BDD">
                <w:rPr>
                  <w:rFonts w:eastAsia="바탕체" w:hint="eastAsia"/>
                </w:rPr>
                <w:delText>항의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매수자는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주식매도청구를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요청한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날부터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삼십</w:delText>
              </w:r>
              <w:r w:rsidRPr="00511BDD">
                <w:rPr>
                  <w:rFonts w:eastAsia="바탕체"/>
                </w:rPr>
                <w:delText>(30)</w:delText>
              </w:r>
              <w:r w:rsidRPr="00511BDD">
                <w:rPr>
                  <w:rFonts w:eastAsia="바탕체" w:hint="eastAsia"/>
                </w:rPr>
                <w:delText>일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이내에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그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주식에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대한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매매대금을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투자자에게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지급하여야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한다</w:delText>
              </w:r>
              <w:r w:rsidRPr="00511BDD">
                <w:rPr>
                  <w:rFonts w:eastAsia="바탕체" w:hint="eastAsia"/>
                </w:rPr>
                <w:delText>.</w:delText>
              </w:r>
            </w:del>
          </w:p>
          <w:p w14:paraId="01B42619" w14:textId="77777777" w:rsidR="000B3341" w:rsidRDefault="000B3341" w:rsidP="000B3341">
            <w:pPr>
              <w:numPr>
                <w:ilvl w:val="0"/>
                <w:numId w:val="58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287" w:author="Lim YoungHoon" w:date="2023-12-11T03:09:00Z"/>
                <w:rFonts w:eastAsia="바탕체"/>
              </w:rPr>
            </w:pPr>
            <w:del w:id="288" w:author="Lim YoungHoon" w:date="2023-12-11T03:09:00Z">
              <w:r w:rsidRPr="00511BDD">
                <w:rPr>
                  <w:rFonts w:eastAsia="바탕체" w:hint="eastAsia"/>
                </w:rPr>
                <w:delText>본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조에서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정한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주식매도청구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금액을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매매대금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지급기일에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지정한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매수자가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지급하지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않을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경우</w:delText>
              </w:r>
              <w:r w:rsidRPr="00511BDD">
                <w:rPr>
                  <w:rFonts w:eastAsia="바탕체"/>
                </w:rPr>
                <w:delText>,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매매대금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지급기일로부터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실제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지급하는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날까지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25707C">
                <w:rPr>
                  <w:rFonts w:eastAsia="바탕체" w:hint="eastAsia"/>
                  <w:highlight w:val="red"/>
                </w:rPr>
                <w:delText>연</w:delText>
              </w:r>
              <w:r>
                <w:rPr>
                  <w:rFonts w:eastAsia="바탕체" w:hint="eastAsia"/>
                  <w:highlight w:val="red"/>
                </w:rPr>
                <w:delText xml:space="preserve"> </w:delText>
              </w:r>
              <w:r w:rsidRPr="0025707C">
                <w:rPr>
                  <w:rFonts w:eastAsia="바탕체" w:hint="eastAsia"/>
                  <w:highlight w:val="red"/>
                </w:rPr>
                <w:delText>복리</w:delText>
              </w:r>
              <w:r w:rsidRPr="0025707C">
                <w:rPr>
                  <w:rFonts w:eastAsia="바탕체" w:hint="eastAsia"/>
                  <w:highlight w:val="red"/>
                </w:rPr>
                <w:delText xml:space="preserve"> </w:delText>
              </w:r>
              <w:r w:rsidRPr="0025707C">
                <w:rPr>
                  <w:rFonts w:eastAsia="바탕체"/>
                  <w:highlight w:val="red"/>
                </w:rPr>
                <w:delText>[15]</w:delText>
              </w:r>
              <w:r w:rsidRPr="00511BDD">
                <w:rPr>
                  <w:rFonts w:eastAsia="바탕체"/>
                </w:rPr>
                <w:delText xml:space="preserve">% </w:delText>
              </w:r>
              <w:r w:rsidRPr="00511BDD">
                <w:rPr>
                  <w:rFonts w:eastAsia="바탕체" w:hint="eastAsia"/>
                </w:rPr>
                <w:delText>이자율에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해당하는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연체이자를</w:delText>
              </w:r>
              <w:r w:rsidRPr="00511BDD">
                <w:rPr>
                  <w:rFonts w:eastAsia="바탕체" w:hint="eastAsia"/>
                </w:rPr>
                <w:delText xml:space="preserve"> </w:delText>
              </w:r>
              <w:r w:rsidRPr="00511BDD">
                <w:rPr>
                  <w:rFonts w:eastAsia="바탕체" w:hint="eastAsia"/>
                </w:rPr>
                <w:delText>지급한다</w:delText>
              </w:r>
              <w:r w:rsidRPr="00511BDD">
                <w:rPr>
                  <w:rFonts w:eastAsia="바탕체" w:hint="eastAsia"/>
                </w:rPr>
                <w:delText>.</w:delText>
              </w:r>
            </w:del>
          </w:p>
          <w:p w14:paraId="772643C7" w14:textId="77777777" w:rsidR="000B3341" w:rsidRDefault="000B3341" w:rsidP="000B3341">
            <w:pPr>
              <w:wordWrap/>
              <w:adjustRightInd w:val="0"/>
              <w:snapToGrid w:val="0"/>
              <w:spacing w:after="60" w:line="360" w:lineRule="auto"/>
              <w:rPr>
                <w:del w:id="289" w:author="Lim YoungHoon" w:date="2023-12-11T03:09:00Z"/>
                <w:rFonts w:eastAsia="바탕체"/>
              </w:rPr>
            </w:pPr>
          </w:p>
          <w:p w14:paraId="12031A11" w14:textId="77777777" w:rsidR="000B3341" w:rsidRPr="001F5819" w:rsidRDefault="000B3341" w:rsidP="000B3341">
            <w:pPr>
              <w:wordWrap/>
              <w:adjustRightInd w:val="0"/>
              <w:snapToGrid w:val="0"/>
              <w:spacing w:after="60" w:line="360" w:lineRule="auto"/>
              <w:rPr>
                <w:del w:id="290" w:author="Lim YoungHoon" w:date="2023-12-11T03:09:00Z"/>
                <w:rFonts w:eastAsia="바탕체"/>
                <w:b/>
                <w:bCs/>
                <w:color w:val="FF0000"/>
              </w:rPr>
            </w:pPr>
            <w:del w:id="291" w:author="Lim YoungHoon" w:date="2023-12-11T03:09:00Z"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=</w:delText>
              </w:r>
              <w:r w:rsidRPr="001F5819">
                <w:rPr>
                  <w:rFonts w:eastAsia="바탕체"/>
                  <w:b/>
                  <w:bCs/>
                  <w:color w:val="FF0000"/>
                </w:rPr>
                <w:delText xml:space="preserve">&gt;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상기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주식매도청구권이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꼭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필요한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경우에만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넣고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,</w:delText>
              </w:r>
              <w:r w:rsidRPr="001F5819">
                <w:rPr>
                  <w:rFonts w:eastAsia="바탕체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그렇지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않은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경우</w:delText>
              </w:r>
            </w:del>
          </w:p>
          <w:p w14:paraId="1C0BB075" w14:textId="77777777" w:rsidR="000B3341" w:rsidRPr="000B3341" w:rsidRDefault="000B3341" w:rsidP="000B3341">
            <w:pPr>
              <w:wordWrap/>
              <w:adjustRightInd w:val="0"/>
              <w:snapToGrid w:val="0"/>
              <w:spacing w:after="60" w:line="360" w:lineRule="auto"/>
              <w:rPr>
                <w:del w:id="292" w:author="Lim YoungHoon" w:date="2023-12-11T03:09:00Z"/>
                <w:rFonts w:eastAsia="바탕체"/>
                <w:b/>
                <w:bCs/>
              </w:rPr>
            </w:pPr>
            <w:del w:id="293" w:author="Lim YoungHoon" w:date="2023-12-11T03:09:00Z"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제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1</w:delText>
              </w:r>
              <w:r w:rsidRPr="001F5819">
                <w:rPr>
                  <w:rFonts w:eastAsia="바탕체"/>
                  <w:b/>
                  <w:bCs/>
                  <w:color w:val="FF0000"/>
                </w:rPr>
                <w:delText>4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조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(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삭제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)</w:delText>
              </w:r>
              <w:r w:rsidRPr="001F5819">
                <w:rPr>
                  <w:rFonts w:eastAsia="바탕체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로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해서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처음부터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회사에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제공할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 xml:space="preserve"> 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것</w:delText>
              </w:r>
              <w:r w:rsidRPr="001F5819">
                <w:rPr>
                  <w:rFonts w:eastAsia="바탕체" w:hint="eastAsia"/>
                  <w:b/>
                  <w:bCs/>
                  <w:color w:val="FF0000"/>
                </w:rPr>
                <w:delText>.</w:delText>
              </w:r>
              <w:commentRangeEnd w:id="276"/>
              <w:r w:rsidR="007647B5">
                <w:rPr>
                  <w:rStyle w:val="af2"/>
                  <w:rFonts w:ascii="바탕"/>
                  <w:kern w:val="2"/>
                </w:rPr>
                <w:commentReference w:id="276"/>
              </w:r>
            </w:del>
          </w:p>
        </w:tc>
      </w:tr>
    </w:tbl>
    <w:p w14:paraId="675DB5BE" w14:textId="77777777" w:rsidR="00392F53" w:rsidRPr="00511BDD" w:rsidRDefault="00392F53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del w:id="294" w:author="Lim YoungHoon" w:date="2023-12-11T03:09:00Z"/>
          <w:rFonts w:ascii="Times New Roman" w:eastAsia="바탕체" w:hAnsi="Times New Roman" w:cs="Times New Roman"/>
          <w:kern w:val="0"/>
          <w:szCs w:val="20"/>
        </w:rPr>
      </w:pPr>
    </w:p>
    <w:p w14:paraId="73B34A3E" w14:textId="77777777" w:rsidR="00511BDD" w:rsidRPr="00571710" w:rsidRDefault="00511BDD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05122440" w14:textId="77777777" w:rsidR="00196687" w:rsidRPr="00392F53" w:rsidRDefault="00196687" w:rsidP="00392F53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outlineLvl w:val="0"/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</w:pPr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제</w:t>
      </w:r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3</w:t>
      </w:r>
      <w:proofErr w:type="gramStart"/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장</w:t>
      </w:r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  </w:t>
      </w:r>
      <w:proofErr w:type="spellStart"/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거래완결</w:t>
      </w:r>
      <w:proofErr w:type="spellEnd"/>
      <w:proofErr w:type="gramEnd"/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후</w:t>
      </w:r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회사</w:t>
      </w:r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경영에</w:t>
      </w:r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관한</w:t>
      </w:r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392F53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사항</w:t>
      </w:r>
    </w:p>
    <w:p w14:paraId="24054D45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7A72155F" w14:textId="5A9891B4" w:rsidR="00196687" w:rsidRPr="00571710" w:rsidRDefault="00802F73" w:rsidP="00802F7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kern w:val="0"/>
          <w:szCs w:val="20"/>
        </w:rPr>
      </w:pPr>
      <w:bookmarkStart w:id="295" w:name="제14조"/>
      <w:bookmarkEnd w:id="295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투자금의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용도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및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제한</w:t>
      </w:r>
    </w:p>
    <w:p w14:paraId="5582C37B" w14:textId="529F1163" w:rsidR="002D57B5" w:rsidRPr="00571710" w:rsidRDefault="00196687">
      <w:pPr>
        <w:widowControl/>
        <w:numPr>
          <w:ilvl w:val="2"/>
          <w:numId w:val="9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및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투자자로부터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kern w:val="0"/>
          <w:szCs w:val="20"/>
        </w:rPr>
        <w:t>투자받은</w:t>
      </w:r>
      <w:proofErr w:type="spellEnd"/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자금을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hyperlink w:anchor="별지2투자금의사용용도" w:history="1">
        <w:r w:rsidR="00F74EB2"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(</w:t>
        </w:r>
        <w:r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별지</w:t>
        </w:r>
        <w:r w:rsidR="00F74EB2" w:rsidRPr="00775D14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2</w:t>
        </w:r>
        <w:r w:rsidR="00F74EB2"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)</w:t>
        </w:r>
        <w:r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투자금의</w:t>
        </w:r>
        <w:r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Pr="00775D14">
          <w:rPr>
            <w:rStyle w:val="af7"/>
            <w:rFonts w:ascii="Times New Roman" w:eastAsia="바탕체" w:hAnsi="Times New Roman" w:cs="Times New Roman"/>
            <w:kern w:val="0"/>
            <w:szCs w:val="20"/>
          </w:rPr>
          <w:t>사용용도</w:t>
        </w:r>
      </w:hyperlink>
      <w:r w:rsidRPr="00571710">
        <w:rPr>
          <w:rFonts w:ascii="Times New Roman" w:eastAsia="바탕체" w:hAnsi="Times New Roman" w:cs="Times New Roman"/>
          <w:kern w:val="0"/>
          <w:szCs w:val="20"/>
        </w:rPr>
        <w:t>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기재와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같</w:t>
      </w:r>
      <w:r w:rsidR="00F74EB2">
        <w:rPr>
          <w:rFonts w:ascii="Times New Roman" w:eastAsia="바탕체" w:hAnsi="Times New Roman" w:cs="Times New Roman" w:hint="eastAsia"/>
          <w:kern w:val="0"/>
          <w:szCs w:val="20"/>
        </w:rPr>
        <w:t>이</w:t>
      </w:r>
      <w:r w:rsid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>
        <w:rPr>
          <w:rFonts w:ascii="Times New Roman" w:eastAsia="바탕체" w:hAnsi="Times New Roman" w:cs="Times New Roman" w:hint="eastAsia"/>
          <w:kern w:val="0"/>
          <w:szCs w:val="20"/>
        </w:rPr>
        <w:t>사용하여야</w:t>
      </w:r>
      <w:r w:rsid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>
        <w:rPr>
          <w:rFonts w:ascii="Times New Roman" w:eastAsia="바탕체" w:hAnsi="Times New Roman" w:cs="Times New Roman" w:hint="eastAsia"/>
          <w:kern w:val="0"/>
          <w:szCs w:val="20"/>
        </w:rPr>
        <w:t>하며</w:t>
      </w:r>
      <w:r w:rsidR="00F74EB2">
        <w:rPr>
          <w:rFonts w:ascii="Times New Roman" w:eastAsia="바탕체" w:hAnsi="Times New Roman" w:cs="Times New Roman" w:hint="eastAsia"/>
          <w:kern w:val="0"/>
          <w:szCs w:val="20"/>
        </w:rPr>
        <w:t>,</w:t>
      </w:r>
      <w:r w:rsid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투자자의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사전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서면동의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없이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proofErr w:type="spellStart"/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투자받은</w:t>
      </w:r>
      <w:proofErr w:type="spellEnd"/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자금으로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제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3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자에게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자금을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대여하거나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제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3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자의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주식을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del w:id="296" w:author="Lim YoungHoon" w:date="2023-12-11T03:09:00Z">
        <w:r w:rsidR="00F74EB2" w:rsidRPr="00F74EB2">
          <w:rPr>
            <w:rFonts w:ascii="Times New Roman" w:eastAsia="바탕체" w:hAnsi="Times New Roman" w:cs="Times New Roman" w:hint="eastAsia"/>
            <w:kern w:val="0"/>
            <w:szCs w:val="20"/>
          </w:rPr>
          <w:delText>매입</w:delText>
        </w:r>
        <w:r w:rsidR="00F74EB2" w:rsidRPr="00F74EB2"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 w:rsidR="00F74EB2" w:rsidRPr="00F74EB2">
          <w:rPr>
            <w:rFonts w:ascii="Times New Roman" w:eastAsia="바탕체" w:hAnsi="Times New Roman" w:cs="Times New Roman" w:hint="eastAsia"/>
            <w:kern w:val="0"/>
            <w:szCs w:val="20"/>
          </w:rPr>
          <w:delText>하여서는</w:delText>
        </w:r>
      </w:del>
      <w:ins w:id="297" w:author="Lim YoungHoon" w:date="2023-12-11T03:09:00Z">
        <w:r w:rsidR="00F74EB2" w:rsidRPr="00F74EB2">
          <w:rPr>
            <w:rFonts w:ascii="Times New Roman" w:eastAsia="바탕체" w:hAnsi="Times New Roman" w:cs="Times New Roman" w:hint="eastAsia"/>
            <w:kern w:val="0"/>
            <w:szCs w:val="20"/>
          </w:rPr>
          <w:t>매입하여서는</w:t>
        </w:r>
      </w:ins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아니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된다</w:t>
      </w:r>
      <w:r w:rsidR="00F74EB2" w:rsidRPr="00F74EB2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593812DF" w14:textId="6F7E814C" w:rsidR="00F74EB2" w:rsidRPr="00F74EB2" w:rsidRDefault="00F74EB2">
      <w:pPr>
        <w:widowControl/>
        <w:numPr>
          <w:ilvl w:val="2"/>
          <w:numId w:val="9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F74EB2">
        <w:rPr>
          <w:rFonts w:ascii="Times New Roman" w:eastAsia="바탕체" w:hAnsi="Times New Roman" w:cs="Times New Roman"/>
          <w:kern w:val="0"/>
          <w:szCs w:val="20"/>
        </w:rPr>
        <w:t>회사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및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이해관계인은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투자자로부터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spellStart"/>
      <w:r w:rsidRPr="00F74EB2">
        <w:rPr>
          <w:rFonts w:ascii="Times New Roman" w:eastAsia="바탕체" w:hAnsi="Times New Roman" w:cs="Times New Roman"/>
          <w:kern w:val="0"/>
          <w:szCs w:val="20"/>
        </w:rPr>
        <w:t>투자받은</w:t>
      </w:r>
      <w:proofErr w:type="spellEnd"/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자금을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hyperlink w:anchor="별지2투자금의사용용도" w:history="1">
        <w:r w:rsidRPr="003215C3">
          <w:rPr>
            <w:rStyle w:val="af7"/>
            <w:rFonts w:ascii="Times New Roman" w:eastAsia="바탕체" w:hAnsi="Times New Roman" w:cs="Times New Roman"/>
            <w:kern w:val="0"/>
            <w:szCs w:val="20"/>
          </w:rPr>
          <w:t>(</w:t>
        </w:r>
        <w:r w:rsidRPr="003215C3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별지</w:t>
        </w:r>
        <w:r w:rsidRPr="003215C3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2)</w:t>
        </w:r>
        <w:r w:rsidRPr="003215C3">
          <w:rPr>
            <w:rStyle w:val="af7"/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Pr="003215C3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투자금</w:t>
        </w:r>
        <w:r w:rsidRPr="003215C3">
          <w:rPr>
            <w:rStyle w:val="af7"/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Pr="003215C3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사용용도</w:t>
        </w:r>
      </w:hyperlink>
      <w:r w:rsidRPr="00F74EB2">
        <w:rPr>
          <w:rFonts w:ascii="Times New Roman" w:eastAsia="바탕체" w:hAnsi="Times New Roman" w:cs="Times New Roman"/>
          <w:kern w:val="0"/>
          <w:szCs w:val="20"/>
        </w:rPr>
        <w:t>의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기재와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 w:hint="eastAsia"/>
          <w:kern w:val="0"/>
          <w:szCs w:val="20"/>
        </w:rPr>
        <w:t>달리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사용하고자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하는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경우에는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투자자로부터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사전의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서면동의를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얻어야</w:t>
      </w:r>
      <w:r w:rsidRPr="00F74EB2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한다</w:t>
      </w:r>
      <w:r w:rsidRPr="00F74EB2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6DC23542" w14:textId="106AE3F6" w:rsidR="00F74EB2" w:rsidRPr="00F74EB2" w:rsidRDefault="00F74EB2">
      <w:pPr>
        <w:widowControl/>
        <w:numPr>
          <w:ilvl w:val="2"/>
          <w:numId w:val="9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투자금의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사용기록부를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작성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·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비치하여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두고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열람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및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등사의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요구가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있을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때에는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언제든지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응하여야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한다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44379F65" w14:textId="427CB336" w:rsidR="00AD5ED1" w:rsidRPr="00AD5ED1" w:rsidRDefault="00196687">
      <w:pPr>
        <w:widowControl/>
        <w:numPr>
          <w:ilvl w:val="2"/>
          <w:numId w:val="9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투자자는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투자금이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사용용도에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맞게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사용되었는지를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지정하는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회계법인을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통하여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865787" w:rsidRPr="00571710">
        <w:rPr>
          <w:rFonts w:ascii="Times New Roman" w:eastAsia="바탕체" w:hAnsi="Times New Roman" w:cs="Times New Roman"/>
          <w:kern w:val="0"/>
          <w:szCs w:val="20"/>
        </w:rPr>
        <w:t>체결</w:t>
      </w:r>
      <w:r w:rsidR="00865787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언제든지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투자금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사용내역에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대한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실사를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AD5ED1">
        <w:rPr>
          <w:rFonts w:ascii="Times New Roman" w:eastAsia="바탕체" w:hAnsi="Times New Roman" w:cs="Times New Roman" w:hint="eastAsia"/>
          <w:kern w:val="0"/>
          <w:szCs w:val="20"/>
        </w:rPr>
        <w:t>진행할</w:t>
      </w:r>
      <w:r w:rsid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>
        <w:rPr>
          <w:rFonts w:ascii="Times New Roman" w:eastAsia="바탕체" w:hAnsi="Times New Roman" w:cs="Times New Roman" w:hint="eastAsia"/>
          <w:kern w:val="0"/>
          <w:szCs w:val="20"/>
        </w:rPr>
        <w:t>수</w:t>
      </w:r>
      <w:r w:rsid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>
        <w:rPr>
          <w:rFonts w:ascii="Times New Roman" w:eastAsia="바탕체" w:hAnsi="Times New Roman" w:cs="Times New Roman" w:hint="eastAsia"/>
          <w:kern w:val="0"/>
          <w:szCs w:val="20"/>
        </w:rPr>
        <w:t>있다</w:t>
      </w:r>
      <w:r w:rsidR="00AD5ED1">
        <w:rPr>
          <w:rFonts w:ascii="Times New Roman" w:eastAsia="바탕체" w:hAnsi="Times New Roman" w:cs="Times New Roman" w:hint="eastAsia"/>
          <w:kern w:val="0"/>
          <w:szCs w:val="20"/>
        </w:rPr>
        <w:t>.</w:t>
      </w:r>
      <w:r w:rsidR="00AD5ED1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단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,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투자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후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/>
          <w:kern w:val="0"/>
          <w:szCs w:val="20"/>
        </w:rPr>
        <w:t>1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년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이내의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기간에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회사는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의무적으로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/>
          <w:kern w:val="0"/>
          <w:szCs w:val="20"/>
        </w:rPr>
        <w:t>1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회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이상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투자금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사용내역에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대한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실사를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받아야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한다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.</w:t>
      </w:r>
      <w:r w:rsidR="00AD5ED1" w:rsidRPr="00AD5ED1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상기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투자금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사용내역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실사에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소요되는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비용은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투자자가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부담하기로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하되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,</w:t>
      </w:r>
      <w:r w:rsidR="00AD5ED1" w:rsidRPr="00AD5ED1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실사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결과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투자금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사용용도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위반이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발견되었을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경우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회사가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부담하여야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한다</w:t>
      </w:r>
      <w:r w:rsidR="00AD5ED1" w:rsidRPr="00AD5ED1">
        <w:rPr>
          <w:rFonts w:ascii="Times New Roman" w:eastAsia="바탕체" w:hAnsi="Times New Roman" w:cs="Times New Roman" w:hint="eastAsia"/>
          <w:kern w:val="0"/>
          <w:szCs w:val="20"/>
        </w:rPr>
        <w:t>.</w:t>
      </w:r>
      <w:r w:rsidR="00841173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만약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,</w:t>
      </w:r>
      <w:r w:rsidR="00841173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회사가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proofErr w:type="spellStart"/>
      <w:r w:rsidR="00841173">
        <w:rPr>
          <w:rFonts w:ascii="Times New Roman" w:eastAsia="바탕체" w:hAnsi="Times New Roman" w:cs="Times New Roman" w:hint="eastAsia"/>
          <w:kern w:val="0"/>
          <w:szCs w:val="20"/>
        </w:rPr>
        <w:t>거래완결일</w:t>
      </w:r>
      <w:proofErr w:type="spellEnd"/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이후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투자금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실사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이전에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기업공개가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완료되는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경우에는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투자금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사용내역에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대산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실사를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생략할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수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있다</w:t>
      </w:r>
      <w:r w:rsidR="00841173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4C57F595" w14:textId="77777777" w:rsidR="00196687" w:rsidRPr="00571710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szCs w:val="20"/>
        </w:rPr>
      </w:pPr>
    </w:p>
    <w:p w14:paraId="65752094" w14:textId="72BCE91B" w:rsidR="00196687" w:rsidRPr="00571710" w:rsidRDefault="00802F73" w:rsidP="00802F7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szCs w:val="20"/>
        </w:rPr>
      </w:pPr>
      <w:bookmarkStart w:id="298" w:name="제15조"/>
      <w:bookmarkEnd w:id="298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기술의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이전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,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양도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,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겸업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및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proofErr w:type="spellStart"/>
      <w:r w:rsidR="00196687" w:rsidRPr="00571710">
        <w:rPr>
          <w:rFonts w:ascii="Times New Roman" w:eastAsia="바탕체"/>
          <w:b/>
          <w:bCs/>
          <w:kern w:val="0"/>
          <w:szCs w:val="20"/>
        </w:rPr>
        <w:t>신회사</w:t>
      </w:r>
      <w:proofErr w:type="spellEnd"/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설립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제한</w:t>
      </w:r>
    </w:p>
    <w:p w14:paraId="5AE87164" w14:textId="5FE0F0E6" w:rsidR="001B4530" w:rsidRPr="001B4530" w:rsidRDefault="00196687" w:rsidP="001B4530">
      <w:pPr>
        <w:widowControl/>
        <w:numPr>
          <w:ilvl w:val="0"/>
          <w:numId w:val="46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사전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서면동의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없이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현재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이해관계인이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보유하고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있는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기술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개발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중이거나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개발계획이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확정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(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외부기관에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의뢰하여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개발하는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경우도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포함</w:t>
      </w:r>
      <w:r w:rsidR="00865787" w:rsidRPr="00571710">
        <w:rPr>
          <w:rFonts w:ascii="Times New Roman" w:eastAsia="바탕체" w:hAnsi="Times New Roman" w:cs="Times New Roman"/>
          <w:kern w:val="0"/>
          <w:szCs w:val="20"/>
        </w:rPr>
        <w:t>하며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같</w:t>
      </w:r>
      <w:r w:rsidR="003248CC">
        <w:rPr>
          <w:rFonts w:ascii="Times New Roman" w:eastAsia="바탕체" w:hAnsi="Times New Roman" w:cs="Times New Roman" w:hint="eastAsia"/>
          <w:kern w:val="0"/>
          <w:szCs w:val="20"/>
        </w:rPr>
        <w:t>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)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되었거나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도입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예정인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영업비밀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Know-how,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정보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기술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등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·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무형의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재산적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가치가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있는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자산을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3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자에게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제공하거나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양도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담보제공</w:t>
      </w:r>
      <w:r w:rsidR="00AB7EDC">
        <w:rPr>
          <w:rFonts w:ascii="Times New Roman" w:eastAsia="바탕체" w:hAnsi="Times New Roman" w:cs="Times New Roman" w:hint="eastAsia"/>
          <w:kern w:val="0"/>
          <w:szCs w:val="20"/>
        </w:rPr>
        <w:t>을</w:t>
      </w:r>
      <w:r w:rsidR="00AB7EDC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없다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5D5CE4FA" w14:textId="43CA8D15" w:rsidR="001B4530" w:rsidRDefault="001B4530" w:rsidP="001B4530">
      <w:pPr>
        <w:widowControl/>
        <w:numPr>
          <w:ilvl w:val="0"/>
          <w:numId w:val="46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사전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서면동의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없이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현재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보유하고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있는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기술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개발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중이거나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개발계획이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확정되었거나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도입하는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기술의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일부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전부와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관련된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신회사를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설립하거나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개인사업을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없으며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경쟁업종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종사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경쟁사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주식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취득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경영하는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사업에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직간접적으로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중대한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영향을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미치는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사업에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법적으로나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실질적으로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경영진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기술고문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및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직원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(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명칭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여하를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불문한다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)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으로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참여하는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등의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이해관계가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상충되는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행위를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없다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16C6A2B6" w14:textId="32CDB103" w:rsidR="001B4530" w:rsidRPr="00D36F2D" w:rsidRDefault="00D36F2D" w:rsidP="00D36F2D">
      <w:pPr>
        <w:widowControl/>
        <w:numPr>
          <w:ilvl w:val="0"/>
          <w:numId w:val="46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>
        <w:rPr>
          <w:rFonts w:ascii="Times New Roman" w:eastAsia="바탕체" w:hAnsi="Times New Roman" w:cs="Times New Roman" w:hint="eastAsia"/>
          <w:kern w:val="0"/>
          <w:szCs w:val="20"/>
        </w:rPr>
        <w:t>회사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및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이해관계인은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사전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서면동의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없이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현재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회사가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보유하고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있는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기술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및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향후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회사가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개발하거나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도입하는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기술의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일부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또는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전부를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이용하는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사업을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영위할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목적으로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신회사를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설립하거나</w:t>
      </w:r>
      <w:r>
        <w:rPr>
          <w:rFonts w:ascii="Times New Roman" w:eastAsia="바탕체" w:hAnsi="Times New Roman" w:cs="Times New Roman" w:hint="eastAsia"/>
          <w:kern w:val="0"/>
          <w:szCs w:val="20"/>
        </w:rPr>
        <w:t>,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현재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영위하는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사업의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전부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또는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일부를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분리하여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회사를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통하여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영위하게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할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없다</w:t>
      </w:r>
      <w:r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481CD7E2" w14:textId="3579D8C9" w:rsidR="00AB7EDC" w:rsidRPr="00AB7EDC" w:rsidRDefault="00AB7EDC">
      <w:pPr>
        <w:widowControl/>
        <w:numPr>
          <w:ilvl w:val="0"/>
          <w:numId w:val="46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AB7EDC">
        <w:rPr>
          <w:rFonts w:ascii="Times New Roman" w:eastAsia="바탕체" w:hAnsi="Times New Roman" w:cs="Times New Roman" w:hint="eastAsia"/>
          <w:kern w:val="0"/>
          <w:szCs w:val="20"/>
        </w:rPr>
        <w:t>전</w:t>
      </w:r>
      <w:r w:rsidRPr="00AB7EDC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항에서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정한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이해관계인의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의무는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이해관계인이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회사의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지분을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유지하고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있는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기간은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물론이고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이해관계인이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지분을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처분한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이후에도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투자자가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회사의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주주로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남아있는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경우에는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이해관계인이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지분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전체를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처분하여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회사에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더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이상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지분을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유지하고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있지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않게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된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시점부터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[</w:t>
      </w:r>
      <w:r w:rsidR="0068246F">
        <w:rPr>
          <w:rFonts w:ascii="Times New Roman" w:eastAsia="바탕체" w:hAnsi="Times New Roman" w:cs="Times New Roman"/>
          <w:kern w:val="0"/>
          <w:szCs w:val="20"/>
        </w:rPr>
        <w:t>2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]</w:t>
      </w:r>
      <w:r w:rsidR="00B10F3F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년간</w:t>
      </w:r>
      <w:r w:rsidRPr="00AB7EDC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유효하다</w:t>
      </w:r>
      <w:r w:rsidRPr="00AB7EDC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1D571DAB" w14:textId="77777777" w:rsidR="00B66920" w:rsidRPr="00571710" w:rsidRDefault="00B66920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7134628F" w14:textId="1D2C11DF" w:rsidR="00196687" w:rsidRPr="00571710" w:rsidRDefault="00802F73" w:rsidP="00802F7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bCs/>
          <w:kern w:val="0"/>
          <w:szCs w:val="20"/>
        </w:rPr>
      </w:pPr>
      <w:bookmarkStart w:id="299" w:name="제16조"/>
      <w:bookmarkEnd w:id="299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임원의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지명</w:t>
      </w:r>
    </w:p>
    <w:p w14:paraId="01B600D0" w14:textId="0184EB54" w:rsidR="00196687" w:rsidRPr="00571710" w:rsidRDefault="00196687">
      <w:pPr>
        <w:widowControl/>
        <w:numPr>
          <w:ilvl w:val="0"/>
          <w:numId w:val="27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del w:id="300" w:author="Lim YoungHoon" w:date="2023-12-11T03:09:00Z"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투자자는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 xml:space="preserve"> </w:delText>
        </w:r>
      </w:del>
      <w:ins w:id="301" w:author="Lim YoungHoon" w:date="2023-12-11T03:09:00Z">
        <w:r w:rsidR="00F90FE1" w:rsidRPr="00F90FE1">
          <w:rPr>
            <w:rFonts w:ascii="Times New Roman" w:eastAsia="바탕체" w:hAnsi="Times New Roman" w:cs="Times New Roman"/>
            <w:kern w:val="0"/>
            <w:szCs w:val="20"/>
          </w:rPr>
          <w:t>본</w:t>
        </w:r>
        <w:r w:rsidR="00F90FE1" w:rsidRPr="00F90FE1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F90FE1" w:rsidRPr="00F90FE1">
          <w:rPr>
            <w:rFonts w:ascii="Times New Roman" w:eastAsia="바탕체" w:hAnsi="Times New Roman" w:cs="Times New Roman"/>
            <w:kern w:val="0"/>
            <w:szCs w:val="20"/>
          </w:rPr>
          <w:t>계약의</w:t>
        </w:r>
        <w:r w:rsidR="00F90FE1" w:rsidRPr="00F90FE1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F90FE1" w:rsidRPr="00F90FE1">
          <w:rPr>
            <w:rFonts w:ascii="Times New Roman" w:eastAsia="바탕체" w:hAnsi="Times New Roman" w:cs="Times New Roman"/>
            <w:kern w:val="0"/>
            <w:szCs w:val="20"/>
          </w:rPr>
          <w:t>효력발생</w:t>
        </w:r>
        <w:r w:rsidR="00F90FE1" w:rsidRPr="00F90FE1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F90FE1" w:rsidRPr="00F90FE1">
          <w:rPr>
            <w:rFonts w:ascii="Times New Roman" w:eastAsia="바탕체" w:hAnsi="Times New Roman" w:cs="Times New Roman"/>
            <w:kern w:val="0"/>
            <w:szCs w:val="20"/>
          </w:rPr>
          <w:t>이후</w:t>
        </w:r>
        <w:r w:rsidR="00F90FE1" w:rsidRPr="00F90FE1">
          <w:rPr>
            <w:rFonts w:ascii="Times New Roman" w:eastAsia="바탕체" w:hAnsi="Times New Roman" w:cs="Times New Roman"/>
            <w:kern w:val="0"/>
            <w:szCs w:val="20"/>
          </w:rPr>
          <w:t xml:space="preserve">, </w:t>
        </w:r>
      </w:ins>
      <w:r w:rsidR="00F90FE1" w:rsidRPr="00F90FE1">
        <w:rPr>
          <w:rFonts w:ascii="Times New Roman" w:hAnsi="Times New Roman"/>
          <w:kern w:val="0"/>
          <w:rPrChange w:id="302" w:author="Lim YoungHoon" w:date="2023-12-11T03:09:00Z">
            <w:rPr>
              <w:rFonts w:ascii="Times New Roman" w:hAnsi="Times New Roman"/>
              <w:kern w:val="0"/>
              <w:highlight w:val="green"/>
            </w:rPr>
          </w:rPrChange>
        </w:rPr>
        <w:t>회</w:t>
      </w:r>
      <w:r w:rsidR="005768D7">
        <w:rPr>
          <w:rFonts w:ascii="Times New Roman" w:hAnsi="Times New Roman" w:hint="eastAsia"/>
          <w:kern w:val="0"/>
          <w:rPrChange w:id="303" w:author="Lim YoungHoon" w:date="2023-12-11T03:09:00Z">
            <w:rPr>
              <w:rFonts w:ascii="Times New Roman" w:hAnsi="Times New Roman" w:hint="eastAsia"/>
              <w:kern w:val="0"/>
              <w:highlight w:val="green"/>
            </w:rPr>
          </w:rPrChange>
        </w:rPr>
        <w:t>사</w:t>
      </w:r>
      <w:r w:rsidR="003E4B84">
        <w:rPr>
          <w:rFonts w:ascii="Times New Roman" w:hAnsi="Times New Roman" w:hint="eastAsia"/>
          <w:kern w:val="0"/>
          <w:rPrChange w:id="304" w:author="Lim YoungHoon" w:date="2023-12-11T03:09:00Z">
            <w:rPr>
              <w:rFonts w:ascii="Times New Roman" w:hAnsi="Times New Roman" w:hint="eastAsia"/>
              <w:kern w:val="0"/>
              <w:highlight w:val="green"/>
            </w:rPr>
          </w:rPrChange>
        </w:rPr>
        <w:t>의</w:t>
      </w:r>
      <w:r w:rsidR="003E4B84">
        <w:rPr>
          <w:rFonts w:ascii="Times New Roman" w:hAnsi="Times New Roman" w:hint="eastAsia"/>
          <w:kern w:val="0"/>
          <w:rPrChange w:id="305" w:author="Lim YoungHoon" w:date="2023-12-11T03:09:00Z">
            <w:rPr>
              <w:rFonts w:ascii="Times New Roman" w:hAnsi="Times New Roman" w:hint="eastAsia"/>
              <w:kern w:val="0"/>
              <w:highlight w:val="green"/>
            </w:rPr>
          </w:rPrChange>
        </w:rPr>
        <w:t xml:space="preserve"> </w:t>
      </w:r>
      <w:del w:id="306" w:author="Lim YoungHoon" w:date="2023-12-11T03:09:00Z">
        <w:r w:rsidR="00FF75E7"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‘</w:delText>
        </w:r>
        <w:r w:rsidR="00FF75E7"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그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 xml:space="preserve"> 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밖에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 xml:space="preserve"> 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상무에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 xml:space="preserve"> 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종사하지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 xml:space="preserve"> 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아니하는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 xml:space="preserve"> 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이사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(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기타비상무이사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)</w:delText>
        </w:r>
        <w:r w:rsidR="00865787"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 xml:space="preserve">‘ 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[1]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인을</w:delText>
        </w:r>
      </w:del>
      <w:ins w:id="307" w:author="Lim YoungHoon" w:date="2023-12-11T03:09:00Z">
        <w:r w:rsidR="003E4B84">
          <w:rPr>
            <w:rFonts w:ascii="Times New Roman" w:eastAsia="바탕체" w:hAnsi="Times New Roman" w:cs="Times New Roman" w:hint="eastAsia"/>
            <w:kern w:val="0"/>
            <w:szCs w:val="20"/>
          </w:rPr>
          <w:t>이사</w:t>
        </w:r>
        <w:r w:rsidR="0042648B">
          <w:rPr>
            <w:rFonts w:ascii="Times New Roman" w:eastAsia="바탕체" w:hAnsi="Times New Roman" w:cs="Times New Roman" w:hint="eastAsia"/>
            <w:kern w:val="0"/>
            <w:szCs w:val="20"/>
          </w:rPr>
          <w:t>회는</w:t>
        </w:r>
        <w:r w:rsidR="009F46E7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9F46E7">
          <w:rPr>
            <w:rFonts w:ascii="Times New Roman" w:eastAsia="바탕체" w:hAnsi="Times New Roman" w:cs="Times New Roman" w:hint="eastAsia"/>
            <w:kern w:val="0"/>
            <w:szCs w:val="20"/>
          </w:rPr>
          <w:t>총</w:t>
        </w:r>
        <w:r w:rsidR="009F46E7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9F46E7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[**]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인</w:t>
        </w:r>
        <w:r w:rsidR="009F46E7">
          <w:rPr>
            <w:rFonts w:ascii="Times New Roman" w:eastAsia="바탕체" w:hAnsi="Times New Roman" w:cs="Times New Roman" w:hint="eastAsia"/>
            <w:kern w:val="0"/>
            <w:szCs w:val="20"/>
          </w:rPr>
          <w:t>으로</w:t>
        </w:r>
        <w:r w:rsidR="009F46E7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9F46E7">
          <w:rPr>
            <w:rFonts w:ascii="Times New Roman" w:eastAsia="바탕체" w:hAnsi="Times New Roman" w:cs="Times New Roman" w:hint="eastAsia"/>
            <w:kern w:val="0"/>
            <w:szCs w:val="20"/>
          </w:rPr>
          <w:t>구성하고</w:t>
        </w:r>
        <w:r w:rsidR="009F46E7">
          <w:rPr>
            <w:rFonts w:ascii="Times New Roman" w:eastAsia="바탕체" w:hAnsi="Times New Roman" w:cs="Times New Roman" w:hint="eastAsia"/>
            <w:kern w:val="0"/>
            <w:szCs w:val="20"/>
          </w:rPr>
          <w:t>,</w:t>
        </w:r>
        <w:r w:rsidR="009F46E7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9F46E7">
          <w:rPr>
            <w:rFonts w:ascii="Times New Roman" w:eastAsia="바탕체" w:hAnsi="Times New Roman" w:cs="Times New Roman" w:hint="eastAsia"/>
            <w:kern w:val="0"/>
            <w:szCs w:val="20"/>
          </w:rPr>
          <w:t>이</w:t>
        </w:r>
        <w:r w:rsidR="009F46E7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9F46E7">
          <w:rPr>
            <w:rFonts w:ascii="Times New Roman" w:eastAsia="바탕체" w:hAnsi="Times New Roman" w:cs="Times New Roman" w:hint="eastAsia"/>
            <w:kern w:val="0"/>
            <w:szCs w:val="20"/>
          </w:rPr>
          <w:t>중</w:t>
        </w:r>
        <w:r w:rsidR="009F46E7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투자자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가</w:t>
        </w:r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r w:rsidR="009F46E7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1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인의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이사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(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이하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본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조에서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F46E7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“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투자자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지명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이사</w:t>
        </w:r>
        <w:r w:rsidR="009F46E7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”)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를</w:t>
        </w:r>
      </w:ins>
      <w:r w:rsidR="009F46E7" w:rsidRPr="001F031A">
        <w:rPr>
          <w:rFonts w:ascii="Times New Roman" w:hAnsi="Times New Roman" w:hint="eastAsia"/>
          <w:kern w:val="0"/>
          <w:highlight w:val="yellow"/>
          <w:rPrChange w:id="308" w:author="Lim YoungHoon" w:date="2023-12-11T03:09:00Z">
            <w:rPr>
              <w:rFonts w:ascii="Times New Roman" w:hAnsi="Times New Roman" w:hint="eastAsia"/>
              <w:kern w:val="0"/>
              <w:highlight w:val="green"/>
            </w:rPr>
          </w:rPrChange>
        </w:rPr>
        <w:t xml:space="preserve"> </w:t>
      </w:r>
      <w:r w:rsidR="009F46E7" w:rsidRPr="001F031A">
        <w:rPr>
          <w:rFonts w:ascii="Times New Roman" w:hAnsi="Times New Roman" w:hint="eastAsia"/>
          <w:kern w:val="0"/>
          <w:highlight w:val="yellow"/>
          <w:rPrChange w:id="309" w:author="Lim YoungHoon" w:date="2023-12-11T03:09:00Z">
            <w:rPr>
              <w:rFonts w:ascii="Times New Roman" w:hAnsi="Times New Roman" w:hint="eastAsia"/>
              <w:kern w:val="0"/>
              <w:highlight w:val="green"/>
            </w:rPr>
          </w:rPrChange>
        </w:rPr>
        <w:t>지명할</w:t>
      </w:r>
      <w:r w:rsidR="009F46E7" w:rsidRPr="001F031A">
        <w:rPr>
          <w:rFonts w:ascii="Times New Roman" w:hAnsi="Times New Roman" w:hint="eastAsia"/>
          <w:kern w:val="0"/>
          <w:highlight w:val="yellow"/>
          <w:rPrChange w:id="310" w:author="Lim YoungHoon" w:date="2023-12-11T03:09:00Z">
            <w:rPr>
              <w:rFonts w:ascii="Times New Roman" w:hAnsi="Times New Roman" w:hint="eastAsia"/>
              <w:kern w:val="0"/>
              <w:highlight w:val="green"/>
            </w:rPr>
          </w:rPrChange>
        </w:rPr>
        <w:t xml:space="preserve"> </w:t>
      </w:r>
      <w:del w:id="311" w:author="Lim YoungHoon" w:date="2023-12-11T03:09:00Z"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권리를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 xml:space="preserve"> </w:delText>
        </w:r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가지며</w:delText>
        </w:r>
      </w:del>
      <w:ins w:id="312" w:author="Lim YoungHoon" w:date="2023-12-11T03:09:00Z"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권한을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가진다</w:t>
        </w:r>
        <w:r w:rsidR="009F46E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.</w:t>
        </w:r>
        <w:r w:rsidR="009F46E7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</w:ins>
      <w:commentRangeStart w:id="313"/>
      <w:commentRangeEnd w:id="313"/>
      <w:r w:rsidR="007647B5" w:rsidRPr="001F031A">
        <w:rPr>
          <w:rStyle w:val="af2"/>
          <w:rFonts w:ascii="바탕" w:hAnsi="Times New Roman"/>
          <w:highlight w:val="yellow"/>
          <w:rPrChange w:id="314" w:author="Lim YoungHoon" w:date="2023-12-11T03:09:00Z">
            <w:rPr>
              <w:rStyle w:val="af2"/>
              <w:rFonts w:ascii="바탕" w:hAnsi="Times New Roman"/>
            </w:rPr>
          </w:rPrChange>
        </w:rPr>
        <w:commentReference w:id="313"/>
      </w:r>
      <w:del w:id="315" w:author="Lim YoungHoon" w:date="2023-12-11T03:09:00Z">
        <w:r w:rsidRPr="00CD6788">
          <w:rPr>
            <w:rFonts w:ascii="Times New Roman" w:eastAsia="바탕체" w:hAnsi="Times New Roman" w:cs="Times New Roman"/>
            <w:kern w:val="0"/>
            <w:szCs w:val="20"/>
            <w:highlight w:val="green"/>
          </w:rPr>
          <w:delText>,</w:delText>
        </w:r>
      </w:del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및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del w:id="316" w:author="Lim YoungHoon" w:date="2023-12-11T03:09:00Z"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투자자가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지명한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이사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(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이하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‘</w:delText>
        </w:r>
      </w:del>
      <w:r w:rsidRPr="00571710">
        <w:rPr>
          <w:rFonts w:ascii="Times New Roman" w:eastAsia="바탕체" w:hAnsi="Times New Roman" w:cs="Times New Roman"/>
          <w:kern w:val="0"/>
          <w:szCs w:val="20"/>
        </w:rPr>
        <w:t>투자자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del w:id="317" w:author="Lim YoungHoon" w:date="2023-12-11T03:09:00Z"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지명이사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’)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가</w:delText>
        </w:r>
      </w:del>
      <w:ins w:id="318" w:author="Lim YoungHoon" w:date="2023-12-11T03:09:00Z">
        <w:r w:rsidRPr="00571710">
          <w:rPr>
            <w:rFonts w:ascii="Times New Roman" w:eastAsia="바탕체" w:hAnsi="Times New Roman" w:cs="Times New Roman"/>
            <w:kern w:val="0"/>
            <w:szCs w:val="20"/>
          </w:rPr>
          <w:t>지명이사가</w: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2A550C">
          <w:rPr>
            <w:rFonts w:ascii="Times New Roman" w:eastAsia="바탕체" w:hAnsi="Times New Roman" w:cs="Times New Roman" w:hint="eastAsia"/>
            <w:kern w:val="0"/>
            <w:szCs w:val="20"/>
          </w:rPr>
          <w:t>주주총회에서</w:t>
        </w:r>
      </w:ins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이사로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ins w:id="319" w:author="Lim YoungHoon" w:date="2023-12-11T03:09:00Z">
        <w:r w:rsidR="002A550C">
          <w:rPr>
            <w:rFonts w:ascii="Times New Roman" w:eastAsia="바탕체" w:hAnsi="Times New Roman" w:cs="Times New Roman" w:hint="eastAsia"/>
            <w:kern w:val="0"/>
            <w:szCs w:val="20"/>
          </w:rPr>
          <w:t>적법하게</w:t>
        </w:r>
        <w:r w:rsidR="002A550C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</w:ins>
      <w:r w:rsidRPr="00571710">
        <w:rPr>
          <w:rFonts w:ascii="Times New Roman" w:eastAsia="바탕체" w:hAnsi="Times New Roman" w:cs="Times New Roman"/>
          <w:kern w:val="0"/>
          <w:szCs w:val="20"/>
        </w:rPr>
        <w:t>선임될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있도록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del w:id="320" w:author="Lim YoungHoon" w:date="2023-12-11T03:09:00Z"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즉시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</w:del>
      <w:r w:rsidRPr="00571710">
        <w:rPr>
          <w:rFonts w:ascii="Times New Roman" w:eastAsia="바탕체" w:hAnsi="Times New Roman" w:cs="Times New Roman"/>
          <w:kern w:val="0"/>
          <w:szCs w:val="20"/>
        </w:rPr>
        <w:t>임시주주총회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개최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등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필요한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절차를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ins w:id="321" w:author="Lim YoungHoon" w:date="2023-12-11T03:09:00Z"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즉시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</w:ins>
      <w:r w:rsidRPr="00571710">
        <w:rPr>
          <w:rFonts w:ascii="Times New Roman" w:eastAsia="바탕체" w:hAnsi="Times New Roman" w:cs="Times New Roman"/>
          <w:kern w:val="0"/>
          <w:szCs w:val="20"/>
        </w:rPr>
        <w:t>이행하여야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del w:id="322" w:author="Lim YoungHoon" w:date="2023-12-11T03:09:00Z"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한다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.</w:delText>
        </w:r>
      </w:del>
      <w:ins w:id="323" w:author="Lim YoungHoon" w:date="2023-12-11T03:09:00Z"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하며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,</w:t>
        </w:r>
        <w:r w:rsidR="007873FD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투자자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지명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이사가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proofErr w:type="spellStart"/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여하한</w:t>
        </w:r>
        <w:proofErr w:type="spellEnd"/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사유로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퇴임하는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경우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당해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지명권자가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지명한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이사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후보자가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투자자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지명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이사로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선임될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수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있도록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하여야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873FD">
          <w:rPr>
            <w:rFonts w:ascii="Times New Roman" w:eastAsia="바탕체" w:hAnsi="Times New Roman" w:cs="Times New Roman" w:hint="eastAsia"/>
            <w:kern w:val="0"/>
            <w:szCs w:val="20"/>
          </w:rPr>
          <w:t>한다</w: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t>.</w:t>
        </w:r>
      </w:ins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>단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>동일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>라운드에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8227E0" w:rsidRPr="00571710">
        <w:rPr>
          <w:rFonts w:ascii="Times New Roman" w:eastAsia="바탕체" w:hAnsi="Times New Roman" w:cs="Times New Roman"/>
          <w:kern w:val="0"/>
          <w:szCs w:val="20"/>
        </w:rPr>
        <w:t>함께</w:t>
      </w:r>
      <w:r w:rsidR="008227E0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>참여하는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>복수의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>투자자가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>있을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>경우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68459C" w:rsidRPr="00571710">
        <w:rPr>
          <w:rFonts w:ascii="Times New Roman" w:eastAsia="바탕체" w:hAnsi="Times New Roman" w:cs="Times New Roman"/>
          <w:kern w:val="0"/>
          <w:szCs w:val="20"/>
        </w:rPr>
        <w:t>해당</w:t>
      </w:r>
      <w:r w:rsidR="0068459C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>투자자들간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>협의를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>통하여</w:t>
      </w:r>
      <w:r w:rsidR="009922E3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8E1B69">
        <w:rPr>
          <w:rFonts w:ascii="Times New Roman" w:eastAsia="바탕체" w:hAnsi="Times New Roman" w:cs="Times New Roman" w:hint="eastAsia"/>
          <w:kern w:val="0"/>
          <w:szCs w:val="20"/>
        </w:rPr>
        <w:t>투자자</w:t>
      </w:r>
      <w:r w:rsidR="008E1B69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E1B69">
        <w:rPr>
          <w:rFonts w:ascii="Times New Roman" w:eastAsia="바탕체" w:hAnsi="Times New Roman" w:cs="Times New Roman" w:hint="eastAsia"/>
          <w:kern w:val="0"/>
          <w:szCs w:val="20"/>
        </w:rPr>
        <w:t>지명이사는</w:t>
      </w:r>
      <w:r w:rsidR="008E1B69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E1B69">
        <w:rPr>
          <w:rFonts w:ascii="Times New Roman" w:eastAsia="바탕체" w:hAnsi="Times New Roman" w:cs="Times New Roman"/>
          <w:kern w:val="0"/>
          <w:szCs w:val="20"/>
        </w:rPr>
        <w:t>[1]</w:t>
      </w:r>
      <w:r w:rsidR="008E1B69">
        <w:rPr>
          <w:rFonts w:ascii="Times New Roman" w:eastAsia="바탕체" w:hAnsi="Times New Roman" w:cs="Times New Roman" w:hint="eastAsia"/>
          <w:kern w:val="0"/>
          <w:szCs w:val="20"/>
        </w:rPr>
        <w:t>명만</w:t>
      </w:r>
      <w:r w:rsidR="008E1B69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E1B69">
        <w:rPr>
          <w:rFonts w:ascii="Times New Roman" w:eastAsia="바탕체" w:hAnsi="Times New Roman" w:cs="Times New Roman" w:hint="eastAsia"/>
          <w:kern w:val="0"/>
          <w:szCs w:val="20"/>
        </w:rPr>
        <w:t>선임하기로</w:t>
      </w:r>
      <w:r w:rsidR="008E1B69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8E1B69">
        <w:rPr>
          <w:rFonts w:ascii="Times New Roman" w:eastAsia="바탕체" w:hAnsi="Times New Roman" w:cs="Times New Roman" w:hint="eastAsia"/>
          <w:kern w:val="0"/>
          <w:szCs w:val="20"/>
        </w:rPr>
        <w:t>한다</w:t>
      </w:r>
      <w:del w:id="324" w:author="Lim YoungHoon" w:date="2023-12-11T03:09:00Z">
        <w:r w:rsidR="008E1B69">
          <w:rPr>
            <w:rFonts w:ascii="Times New Roman" w:eastAsia="바탕체" w:hAnsi="Times New Roman" w:cs="Times New Roman" w:hint="eastAsia"/>
            <w:kern w:val="0"/>
            <w:szCs w:val="20"/>
          </w:rPr>
          <w:delText>.</w:delText>
        </w:r>
      </w:del>
      <w:ins w:id="325" w:author="Lim YoungHoon" w:date="2023-12-11T03:09:00Z">
        <w:r w:rsidR="008E1B69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.</w:t>
        </w:r>
        <w:r w:rsidR="004E6791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[</w:t>
        </w:r>
        <w:r w:rsidR="00EA1E9E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SL Partners</w:t>
        </w:r>
        <w:r w:rsidR="004E6791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: </w:t>
        </w:r>
        <w:r w:rsidR="004E6791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굳이</w:t>
        </w:r>
        <w:r w:rsidR="004E6791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r w:rsidR="004E6791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계약서에서</w:t>
        </w:r>
        <w:r w:rsidR="004E6791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proofErr w:type="spellStart"/>
        <w:r w:rsidR="004E6791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기타비상무이사로</w:t>
        </w:r>
        <w:proofErr w:type="spellEnd"/>
        <w:r w:rsidR="004E6791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r w:rsidR="004E6791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특정할</w:t>
        </w:r>
        <w:r w:rsidR="004E6791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proofErr w:type="gramStart"/>
        <w:r w:rsidR="004E6791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필요</w:t>
        </w:r>
        <w:r w:rsidR="004E6791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r w:rsidR="00EA1E9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는</w:t>
        </w:r>
        <w:proofErr w:type="gramEnd"/>
        <w:r w:rsidR="00EA1E9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EA1E9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없을</w:t>
        </w:r>
        <w:r w:rsidR="00EA1E9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EA1E9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것</w:t>
        </w:r>
        <w:r w:rsidR="00EA1E9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EA1E9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같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아</w:t>
        </w:r>
        <w:r w:rsidR="00B752B7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,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그냥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이사로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하고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그때그때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필요한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이사를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지명할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수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있도록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하면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될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것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2B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같습니다</w:t>
        </w:r>
        <w:r w:rsidR="004E6791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.]</w:t>
        </w:r>
      </w:ins>
    </w:p>
    <w:p w14:paraId="6344AC36" w14:textId="77777777" w:rsidR="007647B5" w:rsidRDefault="007647B5">
      <w:pPr>
        <w:widowControl/>
        <w:numPr>
          <w:ilvl w:val="0"/>
          <w:numId w:val="27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del w:id="326" w:author="Lim YoungHoon" w:date="2023-12-11T03:09:00Z"/>
          <w:rFonts w:ascii="Times New Roman" w:eastAsia="바탕체" w:hAnsi="Times New Roman" w:cs="Times New Roman"/>
          <w:kern w:val="0"/>
          <w:szCs w:val="20"/>
        </w:rPr>
      </w:pPr>
      <w:commentRangeStart w:id="327"/>
      <w:del w:id="328" w:author="Lim YoungHoon" w:date="2023-12-11T03:09:00Z">
        <w:r>
          <w:rPr>
            <w:rFonts w:ascii="Times New Roman" w:eastAsia="바탕체" w:hAnsi="Times New Roman" w:cs="Times New Roman" w:hint="eastAsia"/>
            <w:kern w:val="0"/>
            <w:szCs w:val="20"/>
          </w:rPr>
          <w:delText>투자자는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회사와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협의하여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재무담당자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(</w:delText>
        </w:r>
        <w:r>
          <w:rPr>
            <w:rFonts w:ascii="Times New Roman" w:eastAsia="바탕체" w:hAnsi="Times New Roman" w:cs="Times New Roman"/>
            <w:kern w:val="0"/>
            <w:szCs w:val="20"/>
          </w:rPr>
          <w:delText>CFO) 1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명을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임명할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수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있다</w:delText>
        </w:r>
        <w:r>
          <w:rPr>
            <w:rFonts w:ascii="Times New Roman" w:eastAsia="바탕체" w:hAnsi="Times New Roman" w:cs="Times New Roman"/>
            <w:kern w:val="0"/>
            <w:szCs w:val="20"/>
          </w:rPr>
          <w:delText>.</w:delText>
        </w:r>
        <w:commentRangeEnd w:id="327"/>
        <w:r>
          <w:rPr>
            <w:rStyle w:val="af2"/>
            <w:rFonts w:ascii="바탕" w:eastAsia="바탕" w:hAnsi="Times New Roman" w:cs="Times New Roman"/>
          </w:rPr>
          <w:commentReference w:id="327"/>
        </w:r>
      </w:del>
    </w:p>
    <w:p w14:paraId="126645B0" w14:textId="1C6FACD3" w:rsidR="007647B5" w:rsidRDefault="007647B5">
      <w:pPr>
        <w:widowControl/>
        <w:numPr>
          <w:ilvl w:val="0"/>
          <w:numId w:val="27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ins w:id="329" w:author="Lim YoungHoon" w:date="2023-12-11T03:09:00Z"/>
          <w:rFonts w:ascii="Times New Roman" w:eastAsia="바탕체" w:hAnsi="Times New Roman" w:cs="Times New Roman"/>
          <w:kern w:val="0"/>
          <w:szCs w:val="20"/>
        </w:rPr>
      </w:pPr>
      <w:ins w:id="330" w:author="Lim YoungHoon" w:date="2023-12-11T03:09:00Z">
        <w:r>
          <w:rPr>
            <w:rFonts w:ascii="Times New Roman" w:eastAsia="바탕체" w:hAnsi="Times New Roman" w:cs="Times New Roman" w:hint="eastAsia"/>
            <w:kern w:val="0"/>
            <w:szCs w:val="20"/>
          </w:rPr>
          <w:t>투자자는</w:t>
        </w:r>
        <w:r w:rsidR="00BB505A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제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1</w:t>
        </w:r>
        <w:r w:rsidR="00BE59FE">
          <w:rPr>
            <w:rFonts w:ascii="Times New Roman" w:eastAsia="바탕체" w:hAnsi="Times New Roman" w:cs="Times New Roman"/>
            <w:kern w:val="0"/>
            <w:szCs w:val="20"/>
          </w:rPr>
          <w:t>4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조에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의하여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회사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투자금에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대한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실사가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필요한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경우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,</w:t>
        </w:r>
        <w:r w:rsidR="00BE59FE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회사의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E59FE">
          <w:rPr>
            <w:rFonts w:ascii="Times New Roman" w:eastAsia="바탕체" w:hAnsi="Times New Roman" w:cs="Times New Roman"/>
            <w:kern w:val="0"/>
            <w:szCs w:val="20"/>
          </w:rPr>
          <w:t>IPO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를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진행하는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경우</w:t>
        </w:r>
        <w:r w:rsidR="00BE59FE">
          <w:rPr>
            <w:rFonts w:ascii="Times New Roman" w:eastAsia="바탕체" w:hAnsi="Times New Roman" w:cs="Times New Roman" w:hint="eastAsia"/>
            <w:kern w:val="0"/>
            <w:szCs w:val="20"/>
          </w:rPr>
          <w:t>,</w:t>
        </w:r>
        <w:r w:rsidR="00BE59FE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69060A">
          <w:rPr>
            <w:rFonts w:ascii="Times New Roman" w:eastAsia="바탕체" w:hAnsi="Times New Roman" w:cs="Times New Roman" w:hint="eastAsia"/>
            <w:kern w:val="0"/>
            <w:szCs w:val="20"/>
          </w:rPr>
          <w:t>새로운</w:t>
        </w:r>
        <w:r w:rsidR="0069060A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69060A">
          <w:rPr>
            <w:rFonts w:ascii="Times New Roman" w:eastAsia="바탕체" w:hAnsi="Times New Roman" w:cs="Times New Roman" w:hint="eastAsia"/>
            <w:kern w:val="0"/>
            <w:szCs w:val="20"/>
          </w:rPr>
          <w:t>투자자로부터</w:t>
        </w:r>
        <w:r w:rsidR="0069060A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69060A">
          <w:rPr>
            <w:rFonts w:ascii="Times New Roman" w:eastAsia="바탕체" w:hAnsi="Times New Roman" w:cs="Times New Roman" w:hint="eastAsia"/>
            <w:kern w:val="0"/>
            <w:szCs w:val="20"/>
          </w:rPr>
          <w:t>투자를</w:t>
        </w:r>
        <w:r w:rsidR="0069060A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69060A">
          <w:rPr>
            <w:rFonts w:ascii="Times New Roman" w:eastAsia="바탕체" w:hAnsi="Times New Roman" w:cs="Times New Roman" w:hint="eastAsia"/>
            <w:kern w:val="0"/>
            <w:szCs w:val="20"/>
          </w:rPr>
          <w:t>받는</w:t>
        </w:r>
        <w:r w:rsidR="0069060A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69060A">
          <w:rPr>
            <w:rFonts w:ascii="Times New Roman" w:eastAsia="바탕체" w:hAnsi="Times New Roman" w:cs="Times New Roman" w:hint="eastAsia"/>
            <w:kern w:val="0"/>
            <w:szCs w:val="20"/>
          </w:rPr>
          <w:t>경우</w:t>
        </w:r>
        <w:r w:rsidR="0069060A">
          <w:rPr>
            <w:rFonts w:ascii="Times New Roman" w:eastAsia="바탕체" w:hAnsi="Times New Roman" w:cs="Times New Roman" w:hint="eastAsia"/>
            <w:kern w:val="0"/>
            <w:szCs w:val="20"/>
          </w:rPr>
          <w:t>,</w:t>
        </w:r>
        <w:r w:rsidR="0069060A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7378E8">
          <w:rPr>
            <w:rFonts w:ascii="Times New Roman" w:eastAsia="바탕체" w:hAnsi="Times New Roman" w:cs="Times New Roman" w:hint="eastAsia"/>
            <w:kern w:val="0"/>
            <w:szCs w:val="20"/>
          </w:rPr>
          <w:t>기타</w:t>
        </w:r>
        <w:r w:rsidR="007378E8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378E8">
          <w:rPr>
            <w:rFonts w:ascii="Times New Roman" w:eastAsia="바탕체" w:hAnsi="Times New Roman" w:cs="Times New Roman" w:hint="eastAsia"/>
            <w:kern w:val="0"/>
            <w:szCs w:val="20"/>
          </w:rPr>
          <w:t>회사</w:t>
        </w:r>
        <w:r w:rsidR="007378E8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378E8">
          <w:rPr>
            <w:rFonts w:ascii="Times New Roman" w:eastAsia="바탕체" w:hAnsi="Times New Roman" w:cs="Times New Roman" w:hint="eastAsia"/>
            <w:kern w:val="0"/>
            <w:szCs w:val="20"/>
          </w:rPr>
          <w:t>재무상황상</w:t>
        </w:r>
        <w:r w:rsidR="007378E8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8438EA">
          <w:rPr>
            <w:rFonts w:ascii="Times New Roman" w:eastAsia="바탕체" w:hAnsi="Times New Roman" w:cs="Times New Roman" w:hint="eastAsia"/>
            <w:kern w:val="0"/>
            <w:szCs w:val="20"/>
          </w:rPr>
          <w:t>필요한</w:t>
        </w:r>
        <w:r w:rsidR="008438EA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8438EA">
          <w:rPr>
            <w:rFonts w:ascii="Times New Roman" w:eastAsia="바탕체" w:hAnsi="Times New Roman" w:cs="Times New Roman" w:hint="eastAsia"/>
            <w:kern w:val="0"/>
            <w:szCs w:val="20"/>
          </w:rPr>
          <w:t>경우</w:t>
        </w:r>
        <w:r w:rsidR="007378E8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7378E8">
          <w:rPr>
            <w:rFonts w:ascii="Times New Roman" w:eastAsia="바탕체" w:hAnsi="Times New Roman" w:cs="Times New Roman" w:hint="eastAsia"/>
            <w:kern w:val="0"/>
            <w:szCs w:val="20"/>
          </w:rPr>
          <w:t>등에는</w:t>
        </w:r>
        <w:r w:rsidR="007378E8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274B0">
          <w:rPr>
            <w:rFonts w:ascii="Times New Roman" w:eastAsia="바탕체" w:hAnsi="Times New Roman" w:cs="Times New Roman" w:hint="eastAsia"/>
            <w:kern w:val="0"/>
            <w:szCs w:val="20"/>
          </w:rPr>
          <w:t>회사의</w:t>
        </w:r>
        <w:r w:rsidR="00B274B0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1351CE">
          <w:rPr>
            <w:rFonts w:ascii="Times New Roman" w:eastAsia="바탕체" w:hAnsi="Times New Roman" w:cs="Times New Roman" w:hint="eastAsia"/>
            <w:kern w:val="0"/>
            <w:szCs w:val="20"/>
          </w:rPr>
          <w:t>최고재무관리자</w: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t>(</w:t>
        </w:r>
        <w:r>
          <w:rPr>
            <w:rFonts w:ascii="Times New Roman" w:eastAsia="바탕체" w:hAnsi="Times New Roman" w:cs="Times New Roman"/>
            <w:kern w:val="0"/>
            <w:szCs w:val="20"/>
          </w:rPr>
          <w:t>C</w:t>
        </w:r>
        <w:r w:rsidR="00B8526B">
          <w:rPr>
            <w:rFonts w:ascii="Times New Roman" w:eastAsia="바탕체" w:hAnsi="Times New Roman" w:cs="Times New Roman" w:hint="eastAsia"/>
            <w:kern w:val="0"/>
            <w:szCs w:val="20"/>
          </w:rPr>
          <w:t>h</w:t>
        </w:r>
        <w:r w:rsidR="00B8526B">
          <w:rPr>
            <w:rFonts w:ascii="Times New Roman" w:eastAsia="바탕체" w:hAnsi="Times New Roman" w:cs="Times New Roman"/>
            <w:kern w:val="0"/>
            <w:szCs w:val="20"/>
          </w:rPr>
          <w:t xml:space="preserve">ief </w:t>
        </w:r>
        <w:r>
          <w:rPr>
            <w:rFonts w:ascii="Times New Roman" w:eastAsia="바탕체" w:hAnsi="Times New Roman" w:cs="Times New Roman"/>
            <w:kern w:val="0"/>
            <w:szCs w:val="20"/>
          </w:rPr>
          <w:t>F</w:t>
        </w:r>
        <w:r w:rsidR="00B8526B">
          <w:rPr>
            <w:rFonts w:ascii="Times New Roman" w:eastAsia="바탕체" w:hAnsi="Times New Roman" w:cs="Times New Roman"/>
            <w:kern w:val="0"/>
            <w:szCs w:val="20"/>
          </w:rPr>
          <w:t xml:space="preserve">inancial </w:t>
        </w:r>
        <w:r>
          <w:rPr>
            <w:rFonts w:ascii="Times New Roman" w:eastAsia="바탕체" w:hAnsi="Times New Roman" w:cs="Times New Roman"/>
            <w:kern w:val="0"/>
            <w:szCs w:val="20"/>
          </w:rPr>
          <w:t>O</w:t>
        </w:r>
        <w:r w:rsidR="00B8526B">
          <w:rPr>
            <w:rFonts w:ascii="Times New Roman" w:eastAsia="바탕체" w:hAnsi="Times New Roman" w:cs="Times New Roman"/>
            <w:kern w:val="0"/>
            <w:szCs w:val="20"/>
          </w:rPr>
          <w:t xml:space="preserve">fficer, </w:t>
        </w:r>
        <w:r w:rsidR="00B8526B">
          <w:rPr>
            <w:rFonts w:ascii="Times New Roman" w:eastAsia="바탕체" w:hAnsi="Times New Roman" w:cs="Times New Roman" w:hint="eastAsia"/>
            <w:kern w:val="0"/>
            <w:szCs w:val="20"/>
          </w:rPr>
          <w:t>이하</w:t>
        </w:r>
        <w:r w:rsidR="00B8526B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8526B">
          <w:rPr>
            <w:rFonts w:ascii="Times New Roman" w:eastAsia="바탕체" w:hAnsi="Times New Roman" w:cs="Times New Roman"/>
            <w:kern w:val="0"/>
            <w:szCs w:val="20"/>
          </w:rPr>
          <w:t>“</w:t>
        </w:r>
        <w:r w:rsidR="00B8526B">
          <w:rPr>
            <w:rFonts w:ascii="Times New Roman" w:eastAsia="바탕체" w:hAnsi="Times New Roman" w:cs="Times New Roman" w:hint="eastAsia"/>
            <w:kern w:val="0"/>
            <w:szCs w:val="20"/>
          </w:rPr>
          <w:t>C</w:t>
        </w:r>
        <w:r w:rsidR="00B8526B">
          <w:rPr>
            <w:rFonts w:ascii="Times New Roman" w:eastAsia="바탕체" w:hAnsi="Times New Roman" w:cs="Times New Roman"/>
            <w:kern w:val="0"/>
            <w:szCs w:val="20"/>
          </w:rPr>
          <w:t>FO”</w:t>
        </w:r>
        <w:r>
          <w:rPr>
            <w:rFonts w:ascii="Times New Roman" w:eastAsia="바탕체" w:hAnsi="Times New Roman" w:cs="Times New Roman"/>
            <w:kern w:val="0"/>
            <w:szCs w:val="20"/>
          </w:rPr>
          <w:t>) 1</w: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t>명을</w: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274B0">
          <w:rPr>
            <w:rFonts w:ascii="Times New Roman" w:eastAsia="바탕체" w:hAnsi="Times New Roman" w:cs="Times New Roman" w:hint="eastAsia"/>
            <w:kern w:val="0"/>
            <w:szCs w:val="20"/>
          </w:rPr>
          <w:t>지명할</w:t>
        </w:r>
        <w:r w:rsidR="00B274B0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274B0">
          <w:rPr>
            <w:rFonts w:ascii="Times New Roman" w:eastAsia="바탕체" w:hAnsi="Times New Roman" w:cs="Times New Roman" w:hint="eastAsia"/>
            <w:kern w:val="0"/>
            <w:szCs w:val="20"/>
          </w:rPr>
          <w:t>권한을</w:t>
        </w:r>
        <w:r w:rsidR="00B274B0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04E5C">
          <w:rPr>
            <w:rFonts w:ascii="Times New Roman" w:eastAsia="바탕체" w:hAnsi="Times New Roman" w:cs="Times New Roman" w:hint="eastAsia"/>
            <w:kern w:val="0"/>
            <w:szCs w:val="20"/>
          </w:rPr>
          <w:t>가진다</w:t>
        </w:r>
        <w:r w:rsidR="00B04E5C">
          <w:rPr>
            <w:rFonts w:ascii="Times New Roman" w:eastAsia="바탕체" w:hAnsi="Times New Roman" w:cs="Times New Roman" w:hint="eastAsia"/>
            <w:kern w:val="0"/>
            <w:szCs w:val="20"/>
          </w:rPr>
          <w:t>.</w:t>
        </w:r>
        <w:commentRangeStart w:id="331"/>
        <w:commentRangeEnd w:id="331"/>
        <w:r>
          <w:rPr>
            <w:rStyle w:val="af2"/>
            <w:rFonts w:ascii="바탕" w:eastAsia="바탕" w:hAnsi="Times New Roman" w:cs="Times New Roman"/>
          </w:rPr>
          <w:commentReference w:id="331"/>
        </w:r>
        <w:r w:rsidR="00062964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062964">
          <w:rPr>
            <w:rFonts w:ascii="Times New Roman" w:eastAsia="바탕체" w:hAnsi="Times New Roman" w:cs="Times New Roman" w:hint="eastAsia"/>
            <w:kern w:val="0"/>
            <w:szCs w:val="20"/>
          </w:rPr>
          <w:t>C</w:t>
        </w:r>
        <w:r w:rsidR="00062964">
          <w:rPr>
            <w:rFonts w:ascii="Times New Roman" w:eastAsia="바탕체" w:hAnsi="Times New Roman" w:cs="Times New Roman"/>
            <w:kern w:val="0"/>
            <w:szCs w:val="20"/>
          </w:rPr>
          <w:t>FO</w:t>
        </w:r>
        <w:r w:rsidR="00062964">
          <w:rPr>
            <w:rFonts w:ascii="Times New Roman" w:eastAsia="바탕체" w:hAnsi="Times New Roman" w:cs="Times New Roman" w:hint="eastAsia"/>
            <w:kern w:val="0"/>
            <w:szCs w:val="20"/>
          </w:rPr>
          <w:t>는</w:t>
        </w:r>
        <w:r w:rsidR="00062964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062964">
          <w:rPr>
            <w:rFonts w:ascii="Times New Roman" w:eastAsia="바탕체" w:hAnsi="Times New Roman" w:cs="Times New Roman" w:hint="eastAsia"/>
            <w:kern w:val="0"/>
            <w:szCs w:val="20"/>
          </w:rPr>
          <w:t>제</w:t>
        </w:r>
        <w:r w:rsidR="00062964">
          <w:rPr>
            <w:rFonts w:ascii="Times New Roman" w:eastAsia="바탕체" w:hAnsi="Times New Roman" w:cs="Times New Roman" w:hint="eastAsia"/>
            <w:kern w:val="0"/>
            <w:szCs w:val="20"/>
          </w:rPr>
          <w:t>1</w:t>
        </w:r>
        <w:r w:rsidR="00062964">
          <w:rPr>
            <w:rFonts w:ascii="Times New Roman" w:eastAsia="바탕체" w:hAnsi="Times New Roman" w:cs="Times New Roman" w:hint="eastAsia"/>
            <w:kern w:val="0"/>
            <w:szCs w:val="20"/>
          </w:rPr>
          <w:t>항의</w:t>
        </w:r>
        <w:r w:rsidR="00062964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062964">
          <w:rPr>
            <w:rFonts w:ascii="Times New Roman" w:eastAsia="바탕체" w:hAnsi="Times New Roman" w:cs="Times New Roman" w:hint="eastAsia"/>
            <w:kern w:val="0"/>
            <w:szCs w:val="20"/>
          </w:rPr>
          <w:t>이사와는</w:t>
        </w:r>
        <w:r w:rsidR="00062964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062964">
          <w:rPr>
            <w:rFonts w:ascii="Times New Roman" w:eastAsia="바탕체" w:hAnsi="Times New Roman" w:cs="Times New Roman" w:hint="eastAsia"/>
            <w:kern w:val="0"/>
            <w:szCs w:val="20"/>
          </w:rPr>
          <w:t>별도</w:t>
        </w:r>
        <w:r w:rsidR="00E73D84">
          <w:rPr>
            <w:rFonts w:ascii="Times New Roman" w:eastAsia="바탕체" w:hAnsi="Times New Roman" w:cs="Times New Roman" w:hint="eastAsia"/>
            <w:kern w:val="0"/>
            <w:szCs w:val="20"/>
          </w:rPr>
          <w:t>로</w:t>
        </w:r>
        <w:r w:rsidR="00E73D84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E73D84">
          <w:rPr>
            <w:rFonts w:ascii="Times New Roman" w:eastAsia="바탕체" w:hAnsi="Times New Roman" w:cs="Times New Roman" w:hint="eastAsia"/>
            <w:kern w:val="0"/>
            <w:szCs w:val="20"/>
          </w:rPr>
          <w:t>선임한다</w:t>
        </w:r>
        <w:r w:rsidR="00E73D84">
          <w:rPr>
            <w:rFonts w:ascii="Times New Roman" w:eastAsia="바탕체" w:hAnsi="Times New Roman" w:cs="Times New Roman" w:hint="eastAsia"/>
            <w:kern w:val="0"/>
            <w:szCs w:val="20"/>
          </w:rPr>
          <w:t>.</w:t>
        </w:r>
      </w:ins>
    </w:p>
    <w:p w14:paraId="7F9FC686" w14:textId="1EA854C0" w:rsidR="0069060A" w:rsidRDefault="0069060A" w:rsidP="001F031A">
      <w:pPr>
        <w:widowControl/>
        <w:wordWrap/>
        <w:autoSpaceDE/>
        <w:autoSpaceDN/>
        <w:adjustRightInd w:val="0"/>
        <w:snapToGrid w:val="0"/>
        <w:spacing w:after="60" w:line="360" w:lineRule="auto"/>
        <w:ind w:left="284"/>
        <w:rPr>
          <w:ins w:id="332" w:author="Lim YoungHoon" w:date="2023-12-11T03:09:00Z"/>
          <w:rFonts w:ascii="Times New Roman" w:eastAsia="바탕체" w:hAnsi="Times New Roman" w:cs="Times New Roman" w:hint="eastAsia"/>
          <w:kern w:val="0"/>
          <w:szCs w:val="20"/>
        </w:rPr>
      </w:pPr>
      <w:ins w:id="333" w:author="Lim YoungHoon" w:date="2023-12-11T03:09:00Z"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(</w:t>
        </w:r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SL Partners: CFO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를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임명할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수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있는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예시를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들고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,</w:t>
        </w:r>
        <w:r w:rsidR="00062964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이에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국한되지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않도록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하여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투자자가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62964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CFO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를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임명할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수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있도록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해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6296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두었습니다</w:t>
        </w:r>
        <w:r w:rsidR="00062964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)</w:t>
        </w:r>
      </w:ins>
    </w:p>
    <w:p w14:paraId="33FB09EF" w14:textId="7AD05825" w:rsidR="007647B5" w:rsidRDefault="007647B5">
      <w:pPr>
        <w:widowControl/>
        <w:numPr>
          <w:ilvl w:val="0"/>
          <w:numId w:val="27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commentRangeStart w:id="334"/>
      <w:r>
        <w:rPr>
          <w:rFonts w:ascii="Times New Roman" w:eastAsia="바탕체" w:hAnsi="Times New Roman" w:cs="Times New Roman" w:hint="eastAsia"/>
          <w:kern w:val="0"/>
          <w:szCs w:val="20"/>
        </w:rPr>
        <w:t>본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del w:id="335" w:author="Lim YoungHoon" w:date="2023-12-11T03:09:00Z">
        <w:r>
          <w:rPr>
            <w:rFonts w:ascii="Times New Roman" w:eastAsia="바탕체" w:hAnsi="Times New Roman" w:cs="Times New Roman" w:hint="eastAsia"/>
            <w:kern w:val="0"/>
            <w:szCs w:val="20"/>
          </w:rPr>
          <w:delText>투자계약서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체결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후</w:delText>
        </w:r>
      </w:del>
      <w:ins w:id="336" w:author="Lim YoungHoon" w:date="2023-12-11T03:09:00Z">
        <w:r w:rsidR="00173240">
          <w:rPr>
            <w:rFonts w:ascii="Times New Roman" w:eastAsia="바탕체" w:hAnsi="Times New Roman" w:cs="Times New Roman" w:hint="eastAsia"/>
            <w:kern w:val="0"/>
            <w:szCs w:val="20"/>
          </w:rPr>
          <w:t>계약의</w:t>
        </w:r>
        <w:r w:rsidR="00173240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173240">
          <w:rPr>
            <w:rFonts w:ascii="Times New Roman" w:eastAsia="바탕체" w:hAnsi="Times New Roman" w:cs="Times New Roman" w:hint="eastAsia"/>
            <w:kern w:val="0"/>
            <w:szCs w:val="20"/>
          </w:rPr>
          <w:t>효력발생</w:t>
        </w:r>
        <w:r w:rsidR="00173240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173240">
          <w:rPr>
            <w:rFonts w:ascii="Times New Roman" w:eastAsia="바탕체" w:hAnsi="Times New Roman" w:cs="Times New Roman" w:hint="eastAsia"/>
            <w:kern w:val="0"/>
            <w:szCs w:val="20"/>
          </w:rPr>
          <w:t>이후</w:t>
        </w:r>
        <w:r w:rsidR="00173240">
          <w:rPr>
            <w:rFonts w:ascii="Times New Roman" w:eastAsia="바탕체" w:hAnsi="Times New Roman" w:cs="Times New Roman" w:hint="eastAsia"/>
            <w:kern w:val="0"/>
            <w:szCs w:val="20"/>
          </w:rPr>
          <w:t>,</w:t>
        </w:r>
      </w:ins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회사가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/>
          <w:kern w:val="0"/>
          <w:szCs w:val="20"/>
        </w:rPr>
        <w:t>2024</w:t>
      </w:r>
      <w:del w:id="337" w:author="Lim YoungHoon" w:date="2023-12-11T03:09:00Z">
        <w:r>
          <w:rPr>
            <w:rFonts w:ascii="Times New Roman" w:eastAsia="바탕체" w:hAnsi="Times New Roman" w:cs="Times New Roman" w:hint="eastAsia"/>
            <w:kern w:val="0"/>
            <w:szCs w:val="20"/>
          </w:rPr>
          <w:delText>년부터</w:delText>
        </w:r>
      </w:del>
      <w:ins w:id="338" w:author="Lim YoungHoon" w:date="2023-12-11T03:09:00Z">
        <w:r>
          <w:rPr>
            <w:rFonts w:ascii="Times New Roman" w:eastAsia="바탕체" w:hAnsi="Times New Roman" w:cs="Times New Roman" w:hint="eastAsia"/>
            <w:kern w:val="0"/>
            <w:szCs w:val="20"/>
          </w:rPr>
          <w:t>년</w:t>
        </w:r>
        <w:r w:rsidR="00DD366A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DD366A">
          <w:rPr>
            <w:rFonts w:ascii="Times New Roman" w:eastAsia="바탕체" w:hAnsi="Times New Roman" w:cs="Times New Roman"/>
            <w:kern w:val="0"/>
            <w:szCs w:val="20"/>
          </w:rPr>
          <w:t>1</w:t>
        </w:r>
        <w:r w:rsidR="00DD366A">
          <w:rPr>
            <w:rFonts w:ascii="Times New Roman" w:eastAsia="바탕체" w:hAnsi="Times New Roman" w:cs="Times New Roman" w:hint="eastAsia"/>
            <w:kern w:val="0"/>
            <w:szCs w:val="20"/>
          </w:rPr>
          <w:t>월</w:t>
        </w:r>
        <w:r w:rsidR="00DD366A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DD366A">
          <w:rPr>
            <w:rFonts w:ascii="Times New Roman" w:eastAsia="바탕체" w:hAnsi="Times New Roman" w:cs="Times New Roman"/>
            <w:kern w:val="0"/>
            <w:szCs w:val="20"/>
          </w:rPr>
          <w:t>1</w:t>
        </w:r>
        <w:r w:rsidR="00DD366A">
          <w:rPr>
            <w:rFonts w:ascii="Times New Roman" w:eastAsia="바탕체" w:hAnsi="Times New Roman" w:cs="Times New Roman" w:hint="eastAsia"/>
            <w:kern w:val="0"/>
            <w:szCs w:val="20"/>
          </w:rPr>
          <w:t>일</w: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t>부터</w:t>
        </w:r>
      </w:ins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/>
          <w:kern w:val="0"/>
          <w:szCs w:val="20"/>
        </w:rPr>
        <w:t>2</w:t>
      </w:r>
      <w:r>
        <w:rPr>
          <w:rFonts w:ascii="Times New Roman" w:eastAsia="바탕체" w:hAnsi="Times New Roman" w:cs="Times New Roman" w:hint="eastAsia"/>
          <w:kern w:val="0"/>
          <w:szCs w:val="20"/>
        </w:rPr>
        <w:t>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연속으로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del w:id="339" w:author="Lim YoungHoon" w:date="2023-12-11T03:09:00Z">
        <w:r>
          <w:rPr>
            <w:rFonts w:ascii="Times New Roman" w:eastAsia="바탕체" w:hAnsi="Times New Roman" w:cs="Times New Roman" w:hint="eastAsia"/>
            <w:kern w:val="0"/>
            <w:szCs w:val="20"/>
          </w:rPr>
          <w:delText>영업이익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적자를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</w:del>
      <w:ins w:id="340" w:author="Lim YoungHoon" w:date="2023-12-11T03:09:00Z">
        <w:r w:rsidR="005A0B56">
          <w:rPr>
            <w:rFonts w:ascii="Times New Roman" w:eastAsia="바탕체" w:hAnsi="Times New Roman" w:cs="Times New Roman" w:hint="eastAsia"/>
            <w:kern w:val="0"/>
            <w:szCs w:val="20"/>
          </w:rPr>
          <w:t>당해</w:t>
        </w:r>
        <w:r w:rsidR="005A0B56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5A0B56">
          <w:rPr>
            <w:rFonts w:ascii="Times New Roman" w:eastAsia="바탕체" w:hAnsi="Times New Roman" w:cs="Times New Roman" w:hint="eastAsia"/>
            <w:kern w:val="0"/>
            <w:szCs w:val="20"/>
          </w:rPr>
          <w:t>회계연도말</w:t>
        </w:r>
        <w:r w:rsidR="005A0B56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5A0B56">
          <w:rPr>
            <w:rFonts w:ascii="Times New Roman" w:eastAsia="바탕체" w:hAnsi="Times New Roman" w:cs="Times New Roman" w:hint="eastAsia"/>
            <w:kern w:val="0"/>
            <w:szCs w:val="20"/>
          </w:rPr>
          <w:t>기준</w:t>
        </w:r>
        <w:r w:rsidR="005A0B56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t>영업</w:t>
        </w:r>
        <w:r w:rsidR="009F60BA">
          <w:rPr>
            <w:rFonts w:ascii="Times New Roman" w:eastAsia="바탕체" w:hAnsi="Times New Roman" w:cs="Times New Roman" w:hint="eastAsia"/>
            <w:kern w:val="0"/>
            <w:szCs w:val="20"/>
          </w:rPr>
          <w:t>손실을</w: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</w:ins>
      <w:r>
        <w:rPr>
          <w:rFonts w:ascii="Times New Roman" w:eastAsia="바탕체" w:hAnsi="Times New Roman" w:cs="Times New Roman" w:hint="eastAsia"/>
          <w:kern w:val="0"/>
          <w:szCs w:val="20"/>
        </w:rPr>
        <w:t>기록할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경우</w:t>
      </w:r>
      <w:r>
        <w:rPr>
          <w:rFonts w:ascii="Times New Roman" w:eastAsia="바탕체" w:hAnsi="Times New Roman" w:cs="Times New Roman" w:hint="eastAsia"/>
          <w:kern w:val="0"/>
          <w:szCs w:val="20"/>
        </w:rPr>
        <w:t>,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회사의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이사회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del w:id="341" w:author="Lim YoungHoon" w:date="2023-12-11T03:09:00Z">
        <w:r>
          <w:rPr>
            <w:rFonts w:ascii="Times New Roman" w:eastAsia="바탕체" w:hAnsi="Times New Roman" w:cs="Times New Roman" w:hint="eastAsia"/>
            <w:kern w:val="0"/>
            <w:szCs w:val="20"/>
          </w:rPr>
          <w:delText>구성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전권을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가질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수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kern w:val="0"/>
            <w:szCs w:val="20"/>
          </w:rPr>
          <w:delText>있다</w:delText>
        </w:r>
        <w:r>
          <w:rPr>
            <w:rFonts w:ascii="Times New Roman" w:eastAsia="바탕체" w:hAnsi="Times New Roman" w:cs="Times New Roman"/>
            <w:kern w:val="0"/>
            <w:szCs w:val="20"/>
          </w:rPr>
          <w:delText>.</w:delText>
        </w:r>
        <w:commentRangeEnd w:id="334"/>
        <w:r>
          <w:rPr>
            <w:rStyle w:val="af2"/>
            <w:rFonts w:ascii="바탕" w:eastAsia="바탕" w:hAnsi="Times New Roman" w:cs="Times New Roman"/>
          </w:rPr>
          <w:commentReference w:id="334"/>
        </w:r>
      </w:del>
      <w:ins w:id="342" w:author="Lim YoungHoon" w:date="2023-12-11T03:09:00Z">
        <w:r w:rsidR="00ED28CD">
          <w:rPr>
            <w:rFonts w:ascii="Times New Roman" w:eastAsia="바탕체" w:hAnsi="Times New Roman" w:cs="Times New Roman" w:hint="eastAsia"/>
            <w:kern w:val="0"/>
            <w:szCs w:val="20"/>
          </w:rPr>
          <w:t>구성원</w:t>
        </w:r>
        <w:r w:rsidR="00ED28C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ED28CD">
          <w:rPr>
            <w:rFonts w:ascii="Times New Roman" w:eastAsia="바탕체" w:hAnsi="Times New Roman" w:cs="Times New Roman" w:hint="eastAsia"/>
            <w:kern w:val="0"/>
            <w:szCs w:val="20"/>
          </w:rPr>
          <w:t>전원에</w:t>
        </w:r>
        <w:r w:rsidR="00ED28C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ED28CD">
          <w:rPr>
            <w:rFonts w:ascii="Times New Roman" w:eastAsia="바탕체" w:hAnsi="Times New Roman" w:cs="Times New Roman" w:hint="eastAsia"/>
            <w:kern w:val="0"/>
            <w:szCs w:val="20"/>
          </w:rPr>
          <w:t>대하여</w:t>
        </w:r>
        <w:r w:rsidR="00ED28C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ED28CD">
          <w:rPr>
            <w:rFonts w:ascii="Times New Roman" w:eastAsia="바탕체" w:hAnsi="Times New Roman" w:cs="Times New Roman" w:hint="eastAsia"/>
            <w:kern w:val="0"/>
            <w:szCs w:val="20"/>
          </w:rPr>
          <w:t>지명할</w:t>
        </w:r>
        <w:r w:rsidR="00ED28C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ED28CD">
          <w:rPr>
            <w:rFonts w:ascii="Times New Roman" w:eastAsia="바탕체" w:hAnsi="Times New Roman" w:cs="Times New Roman" w:hint="eastAsia"/>
            <w:kern w:val="0"/>
            <w:szCs w:val="20"/>
          </w:rPr>
          <w:t>권한을</w:t>
        </w:r>
        <w:r w:rsidR="00ED28CD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ED28CD">
          <w:rPr>
            <w:rFonts w:ascii="Times New Roman" w:eastAsia="바탕체" w:hAnsi="Times New Roman" w:cs="Times New Roman" w:hint="eastAsia"/>
            <w:kern w:val="0"/>
            <w:szCs w:val="20"/>
          </w:rPr>
          <w:t>가진다</w:t>
        </w:r>
        <w:r w:rsidR="00ED28CD">
          <w:rPr>
            <w:rFonts w:ascii="Times New Roman" w:eastAsia="바탕체" w:hAnsi="Times New Roman" w:cs="Times New Roman" w:hint="eastAsia"/>
            <w:kern w:val="0"/>
            <w:szCs w:val="20"/>
          </w:rPr>
          <w:t>.</w:t>
        </w:r>
        <w:r w:rsidR="00ED28CD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21384F">
          <w:rPr>
            <w:rFonts w:ascii="Times New Roman" w:eastAsia="바탕체" w:hAnsi="Times New Roman" w:cs="Times New Roman" w:hint="eastAsia"/>
            <w:kern w:val="0"/>
            <w:szCs w:val="20"/>
          </w:rPr>
          <w:t>다만</w:t>
        </w:r>
        <w:r w:rsidR="0021384F">
          <w:rPr>
            <w:rFonts w:ascii="Times New Roman" w:eastAsia="바탕체" w:hAnsi="Times New Roman" w:cs="Times New Roman" w:hint="eastAsia"/>
            <w:kern w:val="0"/>
            <w:szCs w:val="20"/>
          </w:rPr>
          <w:t>,</w:t>
        </w:r>
        <w:r w:rsidR="0021384F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8E5289">
          <w:rPr>
            <w:rFonts w:ascii="Times New Roman" w:eastAsia="바탕체" w:hAnsi="Times New Roman" w:cs="Times New Roman" w:hint="eastAsia"/>
            <w:kern w:val="0"/>
            <w:szCs w:val="20"/>
          </w:rPr>
          <w:t>복수의</w:t>
        </w:r>
        <w:r w:rsidR="008E5289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8E5289">
          <w:rPr>
            <w:rFonts w:ascii="Times New Roman" w:eastAsia="바탕체" w:hAnsi="Times New Roman" w:cs="Times New Roman" w:hint="eastAsia"/>
            <w:kern w:val="0"/>
            <w:szCs w:val="20"/>
          </w:rPr>
          <w:t>투자자가</w:t>
        </w:r>
        <w:r w:rsidR="008E5289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8E5289">
          <w:rPr>
            <w:rFonts w:ascii="Times New Roman" w:eastAsia="바탕체" w:hAnsi="Times New Roman" w:cs="Times New Roman" w:hint="eastAsia"/>
            <w:kern w:val="0"/>
            <w:szCs w:val="20"/>
          </w:rPr>
          <w:t>존재하고</w:t>
        </w:r>
        <w:r w:rsidR="008E5289">
          <w:rPr>
            <w:rFonts w:ascii="Times New Roman" w:eastAsia="바탕체" w:hAnsi="Times New Roman" w:cs="Times New Roman"/>
            <w:kern w:val="0"/>
            <w:szCs w:val="20"/>
          </w:rPr>
          <w:t xml:space="preserve">, </w:t>
        </w:r>
        <w:r w:rsidR="00B162A7">
          <w:rPr>
            <w:rFonts w:ascii="Times New Roman" w:eastAsia="바탕체" w:hAnsi="Times New Roman" w:cs="Times New Roman" w:hint="eastAsia"/>
            <w:kern w:val="0"/>
            <w:szCs w:val="20"/>
          </w:rPr>
          <w:t>본</w:t>
        </w:r>
        <w:r w:rsidR="00B162A7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162A7">
          <w:rPr>
            <w:rFonts w:ascii="Times New Roman" w:eastAsia="바탕체" w:hAnsi="Times New Roman" w:cs="Times New Roman" w:hint="eastAsia"/>
            <w:kern w:val="0"/>
            <w:szCs w:val="20"/>
          </w:rPr>
          <w:t>계약</w:t>
        </w:r>
        <w:r w:rsidR="00B162A7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162A7">
          <w:rPr>
            <w:rFonts w:ascii="Times New Roman" w:eastAsia="바탕체" w:hAnsi="Times New Roman" w:cs="Times New Roman" w:hint="eastAsia"/>
            <w:kern w:val="0"/>
            <w:szCs w:val="20"/>
          </w:rPr>
          <w:t>이</w:t>
        </w:r>
        <w:r w:rsidR="00B90523">
          <w:rPr>
            <w:rFonts w:ascii="Times New Roman" w:eastAsia="바탕체" w:hAnsi="Times New Roman" w:cs="Times New Roman" w:hint="eastAsia"/>
            <w:kern w:val="0"/>
            <w:szCs w:val="20"/>
          </w:rPr>
          <w:t>후</w:t>
        </w:r>
        <w:r w:rsidR="00B162A7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162A7">
          <w:rPr>
            <w:rFonts w:ascii="Times New Roman" w:eastAsia="바탕체" w:hAnsi="Times New Roman" w:cs="Times New Roman" w:hint="eastAsia"/>
            <w:kern w:val="0"/>
            <w:szCs w:val="20"/>
          </w:rPr>
          <w:t>다른</w:t>
        </w:r>
        <w:r w:rsidR="00B162A7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B162A7">
          <w:rPr>
            <w:rFonts w:ascii="Times New Roman" w:eastAsia="바탕체" w:hAnsi="Times New Roman" w:cs="Times New Roman" w:hint="eastAsia"/>
            <w:kern w:val="0"/>
            <w:szCs w:val="20"/>
          </w:rPr>
          <w:t>투자자</w:t>
        </w:r>
        <w:r w:rsidR="00247FAC">
          <w:rPr>
            <w:rFonts w:ascii="Times New Roman" w:eastAsia="바탕체" w:hAnsi="Times New Roman" w:cs="Times New Roman" w:hint="eastAsia"/>
            <w:kern w:val="0"/>
            <w:szCs w:val="20"/>
          </w:rPr>
          <w:t>가</w:t>
        </w:r>
        <w:r w:rsidR="00147EDE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>회사와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>체결한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>약정으로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8D2F43">
          <w:rPr>
            <w:rFonts w:ascii="Times New Roman" w:eastAsia="바탕체" w:hAnsi="Times New Roman" w:cs="Times New Roman"/>
            <w:kern w:val="0"/>
            <w:szCs w:val="20"/>
          </w:rPr>
          <w:t>1</w:t>
        </w:r>
        <w:r w:rsidR="008D2F43">
          <w:rPr>
            <w:rFonts w:ascii="Times New Roman" w:eastAsia="바탕체" w:hAnsi="Times New Roman" w:cs="Times New Roman" w:hint="eastAsia"/>
            <w:kern w:val="0"/>
            <w:szCs w:val="20"/>
          </w:rPr>
          <w:t>인의</w:t>
        </w:r>
        <w:r w:rsidR="008D2F43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>이사를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8D2F43">
          <w:rPr>
            <w:rFonts w:ascii="Times New Roman" w:eastAsia="바탕체" w:hAnsi="Times New Roman" w:cs="Times New Roman" w:hint="eastAsia"/>
            <w:kern w:val="0"/>
            <w:szCs w:val="20"/>
          </w:rPr>
          <w:t>별도로</w:t>
        </w:r>
        <w:r w:rsidR="008D2F43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>지명</w:t>
        </w:r>
        <w:r w:rsidR="008D2F43">
          <w:rPr>
            <w:rFonts w:ascii="Times New Roman" w:eastAsia="바탕체" w:hAnsi="Times New Roman" w:cs="Times New Roman" w:hint="eastAsia"/>
            <w:kern w:val="0"/>
            <w:szCs w:val="20"/>
          </w:rPr>
          <w:t>하기로</w:t>
        </w:r>
        <w:r w:rsidR="008D2F43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8D2F43">
          <w:rPr>
            <w:rFonts w:ascii="Times New Roman" w:eastAsia="바탕체" w:hAnsi="Times New Roman" w:cs="Times New Roman" w:hint="eastAsia"/>
            <w:kern w:val="0"/>
            <w:szCs w:val="20"/>
          </w:rPr>
          <w:t>한</w:t>
        </w:r>
        <w:r w:rsidR="008D2F43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>경우에는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>예외로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 xml:space="preserve"> 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>한다</w:t>
        </w:r>
        <w:r w:rsidR="00147EDE">
          <w:rPr>
            <w:rFonts w:ascii="Times New Roman" w:eastAsia="바탕체" w:hAnsi="Times New Roman" w:cs="Times New Roman" w:hint="eastAsia"/>
            <w:kern w:val="0"/>
            <w:szCs w:val="20"/>
          </w:rPr>
          <w:t>.</w:t>
        </w:r>
        <w:r w:rsidR="00147EDE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</w:ins>
    </w:p>
    <w:p w14:paraId="6A5EB3D7" w14:textId="3A3F8CBF" w:rsidR="008D2F43" w:rsidRDefault="000F16AD" w:rsidP="001F031A">
      <w:pPr>
        <w:widowControl/>
        <w:wordWrap/>
        <w:autoSpaceDE/>
        <w:autoSpaceDN/>
        <w:adjustRightInd w:val="0"/>
        <w:snapToGrid w:val="0"/>
        <w:spacing w:after="60" w:line="360" w:lineRule="auto"/>
        <w:ind w:left="284"/>
        <w:rPr>
          <w:ins w:id="343" w:author="Lim YoungHoon" w:date="2023-12-11T03:09:00Z"/>
          <w:rFonts w:ascii="Times New Roman" w:eastAsia="바탕체" w:hAnsi="Times New Roman" w:cs="Times New Roman" w:hint="eastAsia"/>
          <w:kern w:val="0"/>
          <w:szCs w:val="20"/>
        </w:rPr>
      </w:pPr>
      <w:ins w:id="344" w:author="Lim YoungHoon" w:date="2023-12-11T03:09:00Z"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[</w:t>
        </w:r>
        <w:r w:rsidR="008D2F43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SL Partners: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주주에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대한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차등적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취급이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언제나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무효로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되는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것은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아니지만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,</w:t>
        </w:r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이러한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차등적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취급이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주주전체의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이익에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부합하는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등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차등적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취급을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정당화할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수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있는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특별한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사유</w:t>
        </w:r>
        <w:r w:rsidR="00C11F70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가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존재하여야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676DF3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합니다</w:t>
        </w:r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(</w:t>
        </w:r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대법원</w:t>
        </w:r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2023. 7. 13. </w:t>
        </w:r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선고</w:t>
        </w:r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2021</w:t>
        </w:r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다</w:t>
        </w:r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293213 </w:t>
        </w:r>
        <w:r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판결</w:t>
        </w:r>
        <w:r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)</w:t>
        </w:r>
        <w:r w:rsidR="00676DF3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. 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투자자가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가지는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재무적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전문성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,</w:t>
        </w:r>
        <w:r w:rsidR="000310F4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2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년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연속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적자를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발생시킨</w:t>
        </w:r>
        <w:r w:rsidR="000310F4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경영진에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대한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문책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등의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사유를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주장해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볼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수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proofErr w:type="spellStart"/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있겠으나</w:t>
        </w:r>
        <w:proofErr w:type="spellEnd"/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,</w:t>
        </w:r>
        <w:r w:rsidR="002C2513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다른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투자자가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존재하는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경우에는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차등적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지위를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인정하더라도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이사회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구성원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전체를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임명하는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것은</w:t>
        </w:r>
        <w:r w:rsidR="0053785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2215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주주평등의</w:t>
        </w:r>
        <w:r w:rsidR="002215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2215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원칙에</w:t>
        </w:r>
        <w:r w:rsidR="002215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2215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반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하여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지나치다고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94093A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볼</w:t>
        </w:r>
        <w:r w:rsidR="002215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2215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가능성이</w:t>
        </w:r>
        <w:r w:rsidR="002215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2215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있다고</w:t>
        </w:r>
        <w:r w:rsidR="002215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2215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보여</w:t>
        </w:r>
        <w:r w:rsidR="00673C39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r w:rsidR="00673C39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일부</w:t>
        </w:r>
        <w:r w:rsidR="00673C39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673C39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예외를</w:t>
        </w:r>
        <w:r w:rsidR="00673C39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673C39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두었습니다</w:t>
        </w:r>
        <w:r w:rsidR="00673C39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.</w:t>
        </w:r>
        <w:r w:rsidR="00C11F70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]</w:t>
        </w:r>
        <w:r w:rsidR="00673C39">
          <w:rPr>
            <w:rFonts w:ascii="Times New Roman" w:eastAsia="바탕체" w:hAnsi="Times New Roman" w:cs="Times New Roman"/>
            <w:kern w:val="0"/>
            <w:szCs w:val="20"/>
          </w:rPr>
          <w:t xml:space="preserve"> </w:t>
        </w:r>
      </w:ins>
    </w:p>
    <w:p w14:paraId="32ED1516" w14:textId="0345EAE8" w:rsidR="00196687" w:rsidRPr="00571710" w:rsidRDefault="00196687">
      <w:pPr>
        <w:widowControl/>
        <w:numPr>
          <w:ilvl w:val="0"/>
          <w:numId w:val="27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투자자는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언제든지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지명이사의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교체를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요구할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있으며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응하여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지명이사의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교체를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위한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임시주주총회의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개최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등의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필요한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절차를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이행하여야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한다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4C4EA962" w14:textId="77777777" w:rsidR="00196687" w:rsidRPr="00571710" w:rsidRDefault="00196687">
      <w:pPr>
        <w:widowControl/>
        <w:numPr>
          <w:ilvl w:val="0"/>
          <w:numId w:val="27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투자자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지명이사는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채무에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대한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보증을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하지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아니하며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지명이사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본인의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고의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중과실이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있는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경우를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제외하고는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업무수행과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관련하여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발생한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손해에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대하여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및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이해관계인으로부터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책임을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면제받고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및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지명이사가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업무수행과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관련하여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고의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중과실이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없이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3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자에게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부담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지급하게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비용을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지명이사에게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보전해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준다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00C4FDE1" w14:textId="77777777" w:rsidR="00196687" w:rsidRPr="00571710" w:rsidRDefault="00196687">
      <w:pPr>
        <w:widowControl/>
        <w:numPr>
          <w:ilvl w:val="0"/>
          <w:numId w:val="27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체결일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현재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회사의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임원에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대한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것과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동일한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수준으로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투자자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지명이사에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대해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임원책임보험을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kern w:val="0"/>
          <w:szCs w:val="20"/>
        </w:rPr>
        <w:t>부보하도록</w:t>
      </w:r>
      <w:proofErr w:type="spellEnd"/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한다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204C5C15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ind w:left="284"/>
        <w:rPr>
          <w:rFonts w:ascii="Times New Roman" w:eastAsia="바탕체" w:hAnsi="Times New Roman" w:cs="Times New Roman"/>
          <w:kern w:val="0"/>
          <w:szCs w:val="20"/>
        </w:rPr>
      </w:pPr>
    </w:p>
    <w:p w14:paraId="2C756613" w14:textId="4FFC6044" w:rsidR="00196687" w:rsidRPr="00571710" w:rsidRDefault="00802F73" w:rsidP="00802F7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kern w:val="0"/>
          <w:szCs w:val="20"/>
        </w:rPr>
      </w:pPr>
      <w:bookmarkStart w:id="345" w:name="제17조"/>
      <w:bookmarkEnd w:id="345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경영사항에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대한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proofErr w:type="spellStart"/>
      <w:r w:rsidR="00196687" w:rsidRPr="00571710">
        <w:rPr>
          <w:rFonts w:ascii="Times New Roman" w:eastAsia="바탕체"/>
          <w:b/>
          <w:bCs/>
          <w:kern w:val="0"/>
          <w:szCs w:val="20"/>
        </w:rPr>
        <w:t>동의권</w:t>
      </w:r>
      <w:proofErr w:type="spellEnd"/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및</w:t>
      </w:r>
      <w:r w:rsidR="00196687" w:rsidRPr="00571710">
        <w:rPr>
          <w:rFonts w:ascii="Times New Roman" w:eastAsia="바탕체"/>
          <w:b/>
          <w:kern w:val="0"/>
          <w:szCs w:val="20"/>
        </w:rPr>
        <w:t xml:space="preserve"> </w:t>
      </w:r>
      <w:proofErr w:type="spellStart"/>
      <w:r w:rsidR="00196687" w:rsidRPr="00571710">
        <w:rPr>
          <w:rFonts w:ascii="Times New Roman" w:eastAsia="바탕체"/>
          <w:b/>
          <w:kern w:val="0"/>
          <w:szCs w:val="20"/>
        </w:rPr>
        <w:t>협의권</w:t>
      </w:r>
      <w:proofErr w:type="spellEnd"/>
    </w:p>
    <w:p w14:paraId="2ED9C114" w14:textId="4BA521CE" w:rsidR="00196687" w:rsidRPr="00571710" w:rsidRDefault="00196687">
      <w:pPr>
        <w:widowControl/>
        <w:numPr>
          <w:ilvl w:val="0"/>
          <w:numId w:val="36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AF578D">
        <w:rPr>
          <w:rFonts w:ascii="Times New Roman" w:eastAsia="바탕체" w:hAnsi="Times New Roman" w:cs="Times New Roman"/>
          <w:kern w:val="0"/>
          <w:szCs w:val="20"/>
        </w:rPr>
        <w:t>회사</w:t>
      </w:r>
      <w:r w:rsidRPr="00AF578D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F578D">
        <w:rPr>
          <w:rFonts w:ascii="Times New Roman" w:eastAsia="바탕체" w:hAnsi="Times New Roman" w:cs="Times New Roman"/>
          <w:kern w:val="0"/>
          <w:szCs w:val="20"/>
        </w:rPr>
        <w:t>및</w:t>
      </w:r>
      <w:r w:rsidRPr="00AF578D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AF578D">
        <w:rPr>
          <w:rFonts w:ascii="Times New Roman" w:eastAsia="바탕체" w:hAnsi="Times New Roman" w:cs="Times New Roman"/>
          <w:kern w:val="0"/>
          <w:szCs w:val="20"/>
        </w:rPr>
        <w:t>이해관계인은</w:t>
      </w:r>
      <w:r w:rsidRPr="00AF578D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AF578D" w:rsidRPr="00AF578D">
        <w:rPr>
          <w:rFonts w:ascii="Times New Roman" w:hint="eastAsia"/>
          <w:kern w:val="0"/>
          <w:rPrChange w:id="346" w:author="Lim YoungHoon" w:date="2023-12-11T03:09:00Z">
            <w:rPr>
              <w:rFonts w:ascii="Times New Roman" w:hAnsi="Times New Roman" w:hint="eastAsia"/>
              <w:kern w:val="0"/>
            </w:rPr>
          </w:rPrChange>
        </w:rPr>
        <w:t>다음</w:t>
      </w:r>
      <w:r w:rsidR="00AF578D" w:rsidRPr="00AF578D">
        <w:rPr>
          <w:rFonts w:ascii="Times New Roman"/>
          <w:kern w:val="0"/>
          <w:rPrChange w:id="347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r w:rsidR="00AF578D" w:rsidRPr="00AF578D">
        <w:rPr>
          <w:rFonts w:ascii="Times New Roman"/>
          <w:kern w:val="0"/>
          <w:rPrChange w:id="348" w:author="Lim YoungHoon" w:date="2023-12-11T03:09:00Z">
            <w:rPr>
              <w:rFonts w:ascii="Times New Roman" w:hAnsi="Times New Roman"/>
              <w:kern w:val="0"/>
            </w:rPr>
          </w:rPrChange>
        </w:rPr>
        <w:t>각</w:t>
      </w:r>
      <w:r w:rsidR="00AF578D" w:rsidRPr="00AF578D">
        <w:rPr>
          <w:rFonts w:ascii="Times New Roman"/>
          <w:kern w:val="0"/>
          <w:rPrChange w:id="349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r w:rsidR="00AF578D" w:rsidRPr="00AF578D">
        <w:rPr>
          <w:rFonts w:ascii="Times New Roman"/>
          <w:kern w:val="0"/>
          <w:rPrChange w:id="350" w:author="Lim YoungHoon" w:date="2023-12-11T03:09:00Z">
            <w:rPr>
              <w:rFonts w:ascii="Times New Roman" w:hAnsi="Times New Roman"/>
              <w:kern w:val="0"/>
            </w:rPr>
          </w:rPrChange>
        </w:rPr>
        <w:t>호의</w:t>
      </w:r>
      <w:r w:rsidR="00AF578D" w:rsidRPr="00AF578D">
        <w:rPr>
          <w:rFonts w:ascii="Times New Roman"/>
          <w:kern w:val="0"/>
          <w:rPrChange w:id="351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r w:rsidR="00AF578D" w:rsidRPr="00AF578D">
        <w:rPr>
          <w:rFonts w:ascii="Times New Roman"/>
          <w:kern w:val="0"/>
          <w:rPrChange w:id="352" w:author="Lim YoungHoon" w:date="2023-12-11T03:09:00Z">
            <w:rPr>
              <w:rFonts w:ascii="Times New Roman" w:hAnsi="Times New Roman"/>
              <w:kern w:val="0"/>
            </w:rPr>
          </w:rPrChange>
        </w:rPr>
        <w:t>사항에</w:t>
      </w:r>
      <w:r w:rsidR="00AF578D" w:rsidRPr="00AF578D">
        <w:rPr>
          <w:rFonts w:ascii="Times New Roman"/>
          <w:kern w:val="0"/>
          <w:rPrChange w:id="353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del w:id="354" w:author="Lim YoungHoon" w:date="2023-12-11T03:09:00Z"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관하여</w:delText>
        </w:r>
      </w:del>
      <w:ins w:id="355" w:author="Lim YoungHoon" w:date="2023-12-11T03:09:00Z">
        <w:r w:rsidR="00D445E5">
          <w:rPr>
            <w:rFonts w:ascii="Times New Roman" w:eastAsia="바탕체" w:hint="eastAsia"/>
            <w:kern w:val="0"/>
            <w:szCs w:val="20"/>
          </w:rPr>
          <w:t>대한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이사회</w:t>
        </w:r>
        <w:r w:rsidR="00F76D13">
          <w:rPr>
            <w:rFonts w:ascii="Times New Roman" w:eastAsia="바탕체" w:hint="eastAsia"/>
            <w:kern w:val="0"/>
            <w:szCs w:val="20"/>
          </w:rPr>
          <w:t xml:space="preserve"> </w:t>
        </w:r>
        <w:r w:rsidR="00F76D13">
          <w:rPr>
            <w:rFonts w:ascii="Times New Roman" w:eastAsia="바탕체" w:hint="eastAsia"/>
            <w:kern w:val="0"/>
            <w:szCs w:val="20"/>
          </w:rPr>
          <w:t>결의</w:t>
        </w:r>
        <w:r w:rsidR="00F76D13">
          <w:rPr>
            <w:rFonts w:ascii="Times New Roman" w:eastAsia="바탕체" w:hint="eastAsia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예정일로부터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D22C27">
          <w:rPr>
            <w:rFonts w:ascii="Times New Roman" w:eastAsia="바탕체"/>
            <w:kern w:val="0"/>
            <w:szCs w:val="20"/>
          </w:rPr>
          <w:t>2</w:t>
        </w:r>
        <w:r w:rsidR="00D22C27">
          <w:rPr>
            <w:rFonts w:ascii="Times New Roman" w:eastAsia="바탕체" w:hint="eastAsia"/>
            <w:kern w:val="0"/>
            <w:szCs w:val="20"/>
          </w:rPr>
          <w:t>주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전까지</w:t>
        </w:r>
        <w:r w:rsidR="00AF578D" w:rsidRPr="00AF578D">
          <w:rPr>
            <w:rFonts w:ascii="Times New Roman" w:eastAsia="바탕체"/>
            <w:kern w:val="0"/>
            <w:szCs w:val="20"/>
          </w:rPr>
          <w:t>(</w:t>
        </w:r>
        <w:r w:rsidR="00AF578D" w:rsidRPr="00AF578D">
          <w:rPr>
            <w:rFonts w:ascii="Times New Roman" w:eastAsia="바탕체"/>
            <w:kern w:val="0"/>
            <w:szCs w:val="20"/>
          </w:rPr>
          <w:t>이사회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결의사항이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아닌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경우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해당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건에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대한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최종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의사결정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D22C27">
          <w:rPr>
            <w:rFonts w:ascii="Times New Roman" w:eastAsia="바탕체"/>
            <w:kern w:val="0"/>
            <w:szCs w:val="20"/>
          </w:rPr>
          <w:t>2</w:t>
        </w:r>
        <w:r w:rsidR="00D22C27">
          <w:rPr>
            <w:rFonts w:ascii="Times New Roman" w:eastAsia="바탕체" w:hint="eastAsia"/>
            <w:kern w:val="0"/>
            <w:szCs w:val="20"/>
          </w:rPr>
          <w:t>주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전까지</w:t>
        </w:r>
        <w:r w:rsidR="00AF578D" w:rsidRPr="00AF578D">
          <w:rPr>
            <w:rFonts w:ascii="Times New Roman" w:eastAsia="바탕체"/>
            <w:kern w:val="0"/>
            <w:szCs w:val="20"/>
          </w:rPr>
          <w:t>)</w:t>
        </w:r>
      </w:ins>
      <w:r w:rsidR="00AF578D" w:rsidRPr="00AF578D">
        <w:rPr>
          <w:rFonts w:ascii="Times New Roman"/>
          <w:kern w:val="0"/>
          <w:rPrChange w:id="356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r w:rsidR="00AF578D" w:rsidRPr="00AF578D">
        <w:rPr>
          <w:rFonts w:ascii="Times New Roman"/>
          <w:kern w:val="0"/>
          <w:rPrChange w:id="357" w:author="Lim YoungHoon" w:date="2023-12-11T03:09:00Z">
            <w:rPr>
              <w:rFonts w:ascii="Times New Roman" w:hAnsi="Times New Roman"/>
              <w:kern w:val="0"/>
            </w:rPr>
          </w:rPrChange>
        </w:rPr>
        <w:t>투자자에게</w:t>
      </w:r>
      <w:r w:rsidR="00AF578D" w:rsidRPr="00AF578D">
        <w:rPr>
          <w:rFonts w:ascii="Times New Roman"/>
          <w:kern w:val="0"/>
          <w:rPrChange w:id="358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del w:id="359" w:author="Lim YoungHoon" w:date="2023-12-11T03:09:00Z"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각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사항의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시행일로부터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="00865787" w:rsidRPr="00571710">
          <w:rPr>
            <w:rFonts w:ascii="Times New Roman" w:eastAsia="바탕체" w:hAnsi="Times New Roman" w:cs="Times New Roman"/>
            <w:kern w:val="0"/>
            <w:szCs w:val="20"/>
          </w:rPr>
          <w:delText>[</w:delText>
        </w:r>
        <w:r w:rsidR="00651E94">
          <w:rPr>
            <w:rFonts w:ascii="Times New Roman" w:eastAsia="바탕체" w:hAnsi="Times New Roman" w:cs="Times New Roman"/>
            <w:kern w:val="0"/>
            <w:szCs w:val="20"/>
          </w:rPr>
          <w:delText>2</w:delText>
        </w:r>
        <w:r w:rsidR="00865787" w:rsidRPr="00571710">
          <w:rPr>
            <w:rFonts w:ascii="Times New Roman" w:eastAsia="바탕체" w:hAnsi="Times New Roman" w:cs="Times New Roman"/>
            <w:kern w:val="0"/>
            <w:szCs w:val="20"/>
          </w:rPr>
          <w:delText>]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주</w:delText>
        </w:r>
        <w:r w:rsidR="00865787"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전까지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서면으로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통지한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뒤</w:delText>
        </w:r>
        <w:r w:rsidR="00651E94">
          <w:rPr>
            <w:rFonts w:ascii="Times New Roman" w:eastAsia="바탕체" w:hAnsi="Times New Roman" w:cs="Times New Roman" w:hint="eastAsia"/>
            <w:kern w:val="0"/>
            <w:szCs w:val="20"/>
          </w:rPr>
          <w:delText>,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각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사항의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시행일의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전일까지</w:delText>
        </w:r>
      </w:del>
      <w:ins w:id="360" w:author="Lim YoungHoon" w:date="2023-12-11T03:09:00Z">
        <w:r w:rsidR="00AF578D" w:rsidRPr="00AF578D">
          <w:rPr>
            <w:rFonts w:ascii="Times New Roman" w:eastAsia="바탕체" w:hAnsi="Times New Roman" w:cs="Times New Roman"/>
            <w:kern w:val="0"/>
            <w:szCs w:val="20"/>
          </w:rPr>
          <w:t>서면통지를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하고</w:t>
        </w:r>
      </w:ins>
      <w:r w:rsidR="00AF578D" w:rsidRPr="00AF578D">
        <w:rPr>
          <w:rFonts w:ascii="Times New Roman"/>
          <w:kern w:val="0"/>
          <w:rPrChange w:id="361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r w:rsidR="00AF578D" w:rsidRPr="00AF578D">
        <w:rPr>
          <w:rFonts w:ascii="Times New Roman"/>
          <w:kern w:val="0"/>
          <w:rPrChange w:id="362" w:author="Lim YoungHoon" w:date="2023-12-11T03:09:00Z">
            <w:rPr>
              <w:rFonts w:ascii="Times New Roman" w:hAnsi="Times New Roman"/>
              <w:kern w:val="0"/>
            </w:rPr>
          </w:rPrChange>
        </w:rPr>
        <w:t>투자자</w:t>
      </w:r>
      <w:r w:rsidR="00232D6C">
        <w:rPr>
          <w:rFonts w:ascii="Times New Roman" w:hint="eastAsia"/>
          <w:kern w:val="0"/>
          <w:rPrChange w:id="363" w:author="Lim YoungHoon" w:date="2023-12-11T03:09:00Z">
            <w:rPr>
              <w:rFonts w:ascii="Times New Roman" w:hAnsi="Times New Roman" w:hint="eastAsia"/>
              <w:kern w:val="0"/>
            </w:rPr>
          </w:rPrChange>
        </w:rPr>
        <w:t>로부터</w:t>
      </w:r>
      <w:r w:rsidR="00AF578D" w:rsidRPr="00AF578D">
        <w:rPr>
          <w:rFonts w:ascii="Times New Roman"/>
          <w:kern w:val="0"/>
          <w:rPrChange w:id="364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del w:id="365" w:author="Lim YoungHoon" w:date="2023-12-11T03:09:00Z"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서면동의를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얻어야</w:delText>
        </w:r>
      </w:del>
      <w:ins w:id="366" w:author="Lim YoungHoon" w:date="2023-12-11T03:09:00Z">
        <w:r w:rsidR="00AF578D" w:rsidRPr="00AF578D">
          <w:rPr>
            <w:rFonts w:ascii="Times New Roman" w:eastAsia="바탕체"/>
            <w:kern w:val="0"/>
            <w:szCs w:val="20"/>
          </w:rPr>
          <w:t>사전</w:t>
        </w:r>
        <w:r w:rsidR="00232D6C">
          <w:rPr>
            <w:rFonts w:ascii="Times New Roman" w:eastAsia="바탕체" w:hint="eastAsia"/>
            <w:kern w:val="0"/>
            <w:szCs w:val="20"/>
          </w:rPr>
          <w:t>에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서면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동의를</w:t>
        </w:r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AF578D" w:rsidRPr="00AF578D">
          <w:rPr>
            <w:rFonts w:ascii="Times New Roman" w:eastAsia="바탕체"/>
            <w:kern w:val="0"/>
            <w:szCs w:val="20"/>
          </w:rPr>
          <w:t>받아야</w:t>
        </w:r>
      </w:ins>
      <w:r w:rsidR="00AF578D" w:rsidRPr="00AF578D">
        <w:rPr>
          <w:rFonts w:ascii="Times New Roman"/>
          <w:kern w:val="0"/>
          <w:rPrChange w:id="367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r w:rsidR="00AF578D" w:rsidRPr="00AF578D">
        <w:rPr>
          <w:rFonts w:ascii="Times New Roman"/>
          <w:kern w:val="0"/>
          <w:rPrChange w:id="368" w:author="Lim YoungHoon" w:date="2023-12-11T03:09:00Z">
            <w:rPr>
              <w:rFonts w:ascii="Times New Roman" w:hAnsi="Times New Roman"/>
              <w:kern w:val="0"/>
            </w:rPr>
          </w:rPrChange>
        </w:rPr>
        <w:t>한다</w:t>
      </w:r>
      <w:r w:rsidR="00AF578D" w:rsidRPr="00AF578D">
        <w:rPr>
          <w:rFonts w:ascii="Times New Roman"/>
          <w:kern w:val="0"/>
          <w:rPrChange w:id="369" w:author="Lim YoungHoon" w:date="2023-12-11T03:09:00Z">
            <w:rPr>
              <w:rFonts w:ascii="Times New Roman" w:hAnsi="Times New Roman"/>
              <w:kern w:val="0"/>
            </w:rPr>
          </w:rPrChange>
        </w:rPr>
        <w:t>.</w:t>
      </w:r>
      <w:ins w:id="370" w:author="Lim YoungHoon" w:date="2023-12-11T03:09:00Z">
        <w:r w:rsidR="00AF578D" w:rsidRPr="00AF578D">
          <w:rPr>
            <w:rFonts w:ascii="Times New Roman" w:eastAsia="바탕체"/>
            <w:kern w:val="0"/>
            <w:szCs w:val="20"/>
          </w:rPr>
          <w:t xml:space="preserve"> </w:t>
        </w:r>
      </w:ins>
    </w:p>
    <w:p w14:paraId="72D0FA1C" w14:textId="77777777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정관의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변경</w:t>
      </w:r>
    </w:p>
    <w:p w14:paraId="5618048F" w14:textId="520D2731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신주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유</w:t>
      </w:r>
      <w:r w:rsidR="00651E94">
        <w:rPr>
          <w:rFonts w:ascii="Times New Roman" w:eastAsia="바탕체" w:hAnsi="Times New Roman" w:cs="Times New Roman"/>
          <w:szCs w:val="20"/>
        </w:rPr>
        <w:t>∙</w:t>
      </w:r>
      <w:r w:rsidRPr="00571710">
        <w:rPr>
          <w:rFonts w:ascii="Times New Roman" w:eastAsia="바탕체" w:hAnsi="Times New Roman" w:cs="Times New Roman"/>
          <w:szCs w:val="20"/>
        </w:rPr>
        <w:t>무상증자</w:t>
      </w:r>
      <w:r w:rsidRPr="00571710">
        <w:rPr>
          <w:rFonts w:ascii="Times New Roman" w:eastAsia="바탕체" w:hAnsi="Times New Roman" w:cs="Times New Roman"/>
          <w:szCs w:val="20"/>
        </w:rPr>
        <w:t xml:space="preserve">), </w:t>
      </w:r>
      <w:r w:rsidRPr="00571710">
        <w:rPr>
          <w:rFonts w:ascii="Times New Roman" w:eastAsia="바탕체" w:hAnsi="Times New Roman" w:cs="Times New Roman"/>
          <w:szCs w:val="20"/>
        </w:rPr>
        <w:t>주식관련사채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옵션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부여</w:t>
      </w:r>
      <w:r w:rsidR="00865787"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="00865787" w:rsidRPr="00571710">
        <w:rPr>
          <w:rFonts w:ascii="Times New Roman" w:eastAsia="바탕체" w:hAnsi="Times New Roman" w:cs="Times New Roman"/>
          <w:szCs w:val="20"/>
        </w:rPr>
        <w:t>자본의</w:t>
      </w:r>
      <w:r w:rsidR="008657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865787" w:rsidRPr="00571710">
        <w:rPr>
          <w:rFonts w:ascii="Times New Roman" w:eastAsia="바탕체" w:hAnsi="Times New Roman" w:cs="Times New Roman"/>
          <w:szCs w:val="20"/>
        </w:rPr>
        <w:t>감소</w:t>
      </w:r>
    </w:p>
    <w:p w14:paraId="7273D842" w14:textId="6C0598C9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회생</w:t>
      </w:r>
      <w:r w:rsidR="00651E9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651E94">
        <w:rPr>
          <w:rFonts w:ascii="Times New Roman" w:eastAsia="바탕체" w:hAnsi="Times New Roman" w:cs="Times New Roman" w:hint="eastAsia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파산신청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해산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청산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합병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분할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분할합병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포괄적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교환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영업의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양도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영업의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양수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타회사</w:t>
      </w:r>
      <w:r w:rsidR="008657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865787" w:rsidRPr="00571710">
        <w:rPr>
          <w:rFonts w:ascii="Times New Roman" w:eastAsia="바탕체" w:hAnsi="Times New Roman" w:cs="Times New Roman"/>
          <w:szCs w:val="20"/>
        </w:rPr>
        <w:t>주식</w:t>
      </w:r>
      <w:r w:rsidR="00865787" w:rsidRPr="00571710">
        <w:rPr>
          <w:rFonts w:ascii="Times New Roman" w:eastAsia="바탕체" w:hAnsi="Times New Roman" w:cs="Times New Roman"/>
          <w:szCs w:val="20"/>
        </w:rPr>
        <w:t>(</w:t>
      </w:r>
      <w:r w:rsidR="00865787" w:rsidRPr="00571710">
        <w:rPr>
          <w:rFonts w:ascii="Times New Roman" w:eastAsia="바탕체" w:hAnsi="Times New Roman" w:cs="Times New Roman"/>
          <w:szCs w:val="20"/>
        </w:rPr>
        <w:t>주식관련사채를</w:t>
      </w:r>
      <w:r w:rsidR="008657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865787" w:rsidRPr="00571710">
        <w:rPr>
          <w:rFonts w:ascii="Times New Roman" w:eastAsia="바탕체" w:hAnsi="Times New Roman" w:cs="Times New Roman"/>
          <w:szCs w:val="20"/>
        </w:rPr>
        <w:t>포함</w:t>
      </w:r>
      <w:r w:rsidR="00865787"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인수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경영임대차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위탁경영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회사조직의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근본적인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변경</w:t>
      </w:r>
    </w:p>
    <w:p w14:paraId="613C54E9" w14:textId="558F1A44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건당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전년도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감사보고서상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자산총계의</w:t>
      </w:r>
      <w:r w:rsidRPr="00571710">
        <w:rPr>
          <w:rFonts w:ascii="Times New Roman" w:eastAsia="바탕체" w:hAnsi="Times New Roman" w:cs="Times New Roman"/>
          <w:szCs w:val="20"/>
        </w:rPr>
        <w:t xml:space="preserve"> [1</w:t>
      </w:r>
      <w:r w:rsidR="00651E94">
        <w:rPr>
          <w:rFonts w:ascii="Times New Roman" w:eastAsia="바탕체" w:hAnsi="Times New Roman" w:cs="Times New Roman"/>
          <w:szCs w:val="20"/>
        </w:rPr>
        <w:t>0</w:t>
      </w:r>
      <w:r w:rsidRPr="00571710">
        <w:rPr>
          <w:rFonts w:ascii="Times New Roman" w:eastAsia="바탕체" w:hAnsi="Times New Roman" w:cs="Times New Roman"/>
          <w:szCs w:val="20"/>
        </w:rPr>
        <w:t xml:space="preserve">]% </w:t>
      </w:r>
      <w:r w:rsidRPr="00571710">
        <w:rPr>
          <w:rFonts w:ascii="Times New Roman" w:eastAsia="바탕체" w:hAnsi="Times New Roman" w:cs="Times New Roman"/>
          <w:szCs w:val="20"/>
        </w:rPr>
        <w:t>이상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연간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누계액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전년도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감사보고서상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자산총계의</w:t>
      </w:r>
      <w:r w:rsidRPr="00571710">
        <w:rPr>
          <w:rFonts w:ascii="Times New Roman" w:eastAsia="바탕체" w:hAnsi="Times New Roman" w:cs="Times New Roman"/>
          <w:szCs w:val="20"/>
        </w:rPr>
        <w:t xml:space="preserve"> [</w:t>
      </w:r>
      <w:r w:rsidR="00651E94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 xml:space="preserve">0]% </w:t>
      </w:r>
      <w:r w:rsidRPr="00571710">
        <w:rPr>
          <w:rFonts w:ascii="Times New Roman" w:eastAsia="바탕체" w:hAnsi="Times New Roman" w:cs="Times New Roman"/>
          <w:szCs w:val="20"/>
        </w:rPr>
        <w:t>이상의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소유자산을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매각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대체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처분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행위</w:t>
      </w:r>
    </w:p>
    <w:p w14:paraId="62924F13" w14:textId="4AA8104F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건당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전년도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감사보고서상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자산총계의</w:t>
      </w:r>
      <w:r w:rsidRPr="00571710">
        <w:rPr>
          <w:rFonts w:ascii="Times New Roman" w:eastAsia="바탕체" w:hAnsi="Times New Roman" w:cs="Times New Roman"/>
          <w:szCs w:val="20"/>
        </w:rPr>
        <w:t xml:space="preserve"> [1</w:t>
      </w:r>
      <w:r w:rsidR="00651E94">
        <w:rPr>
          <w:rFonts w:ascii="Times New Roman" w:eastAsia="바탕체" w:hAnsi="Times New Roman" w:cs="Times New Roman"/>
          <w:szCs w:val="20"/>
        </w:rPr>
        <w:t>0</w:t>
      </w:r>
      <w:r w:rsidRPr="00571710">
        <w:rPr>
          <w:rFonts w:ascii="Times New Roman" w:eastAsia="바탕체" w:hAnsi="Times New Roman" w:cs="Times New Roman"/>
          <w:szCs w:val="20"/>
        </w:rPr>
        <w:t xml:space="preserve">]% </w:t>
      </w:r>
      <w:r w:rsidRPr="00571710">
        <w:rPr>
          <w:rFonts w:ascii="Times New Roman" w:eastAsia="바탕체" w:hAnsi="Times New Roman" w:cs="Times New Roman"/>
          <w:szCs w:val="20"/>
        </w:rPr>
        <w:t>이상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연간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누계액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전년도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감사보고서상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자산총계의</w:t>
      </w:r>
      <w:r w:rsidRPr="00571710">
        <w:rPr>
          <w:rFonts w:ascii="Times New Roman" w:eastAsia="바탕체" w:hAnsi="Times New Roman" w:cs="Times New Roman"/>
          <w:szCs w:val="20"/>
        </w:rPr>
        <w:t xml:space="preserve"> [</w:t>
      </w:r>
      <w:r w:rsidR="00651E94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 xml:space="preserve">0]% </w:t>
      </w:r>
      <w:r w:rsidRPr="00571710">
        <w:rPr>
          <w:rFonts w:ascii="Times New Roman" w:eastAsia="바탕체" w:hAnsi="Times New Roman" w:cs="Times New Roman"/>
          <w:szCs w:val="20"/>
        </w:rPr>
        <w:t>이상의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</w:t>
      </w:r>
      <w:r w:rsidR="00651E94">
        <w:rPr>
          <w:rFonts w:ascii="Times New Roman" w:eastAsia="바탕체" w:hAnsi="Times New Roman" w:cs="Times New Roman" w:hint="eastAsia"/>
          <w:szCs w:val="20"/>
        </w:rPr>
        <w:t>(</w:t>
      </w:r>
      <w:r w:rsidR="00651E94">
        <w:rPr>
          <w:rFonts w:ascii="Times New Roman" w:eastAsia="바탕체" w:hAnsi="Times New Roman" w:cs="Times New Roman" w:hint="eastAsia"/>
          <w:szCs w:val="20"/>
        </w:rPr>
        <w:t>주식</w:t>
      </w:r>
      <w:r w:rsidR="00651E9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651E94">
        <w:rPr>
          <w:rFonts w:ascii="Times New Roman" w:eastAsia="바탕체" w:hAnsi="Times New Roman" w:cs="Times New Roman" w:hint="eastAsia"/>
          <w:szCs w:val="20"/>
        </w:rPr>
        <w:t>및</w:t>
      </w:r>
      <w:r w:rsidR="00651E9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651E94">
        <w:rPr>
          <w:rFonts w:ascii="Times New Roman" w:eastAsia="바탕체" w:hAnsi="Times New Roman" w:cs="Times New Roman" w:hint="eastAsia"/>
          <w:szCs w:val="20"/>
        </w:rPr>
        <w:t>사채인수</w:t>
      </w:r>
      <w:r w:rsidR="00651E9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651E94">
        <w:rPr>
          <w:rFonts w:ascii="Times New Roman" w:eastAsia="바탕체" w:hAnsi="Times New Roman" w:cs="Times New Roman" w:hint="eastAsia"/>
          <w:szCs w:val="20"/>
        </w:rPr>
        <w:t>포함</w:t>
      </w:r>
      <w:r w:rsidR="00651E94">
        <w:rPr>
          <w:rFonts w:ascii="Times New Roman" w:eastAsia="바탕체" w:hAnsi="Times New Roman" w:cs="Times New Roman" w:hint="eastAsia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자금대여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담보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제공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보증</w:t>
      </w:r>
      <w:r w:rsidR="00651E9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651E94">
        <w:rPr>
          <w:rFonts w:ascii="Times New Roman" w:eastAsia="바탕체" w:hAnsi="Times New Roman" w:cs="Times New Roman" w:hint="eastAsia"/>
          <w:szCs w:val="20"/>
        </w:rPr>
        <w:t>등</w:t>
      </w:r>
    </w:p>
    <w:p w14:paraId="21F08357" w14:textId="5D04AE7D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건당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전년도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감사보고서상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자산총계</w:t>
      </w:r>
      <w:r w:rsidRPr="00571710">
        <w:rPr>
          <w:rFonts w:ascii="Times New Roman" w:eastAsia="바탕체" w:hAnsi="Times New Roman" w:cs="Times New Roman"/>
          <w:szCs w:val="20"/>
        </w:rPr>
        <w:t xml:space="preserve"> [</w:t>
      </w:r>
      <w:r w:rsidR="00F21D3B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 xml:space="preserve">0]% </w:t>
      </w:r>
      <w:r w:rsidRPr="00571710">
        <w:rPr>
          <w:rFonts w:ascii="Times New Roman" w:eastAsia="바탕체" w:hAnsi="Times New Roman" w:cs="Times New Roman"/>
          <w:szCs w:val="20"/>
        </w:rPr>
        <w:t>이상의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양도</w:t>
      </w:r>
    </w:p>
    <w:p w14:paraId="22EB689D" w14:textId="77777777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사업계획에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명시한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현저히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사업에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착수하거나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주요사업의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중단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포기</w:t>
      </w:r>
    </w:p>
    <w:p w14:paraId="3C1917DE" w14:textId="0649CA1F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건당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전년도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감사보고서상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자산총계의</w:t>
      </w:r>
      <w:r w:rsidRPr="00571710">
        <w:rPr>
          <w:rFonts w:ascii="Times New Roman" w:eastAsia="바탕체" w:hAnsi="Times New Roman" w:cs="Times New Roman"/>
          <w:szCs w:val="20"/>
        </w:rPr>
        <w:t xml:space="preserve"> [10]% </w:t>
      </w:r>
      <w:r w:rsidRPr="00571710">
        <w:rPr>
          <w:rFonts w:ascii="Times New Roman" w:eastAsia="바탕체" w:hAnsi="Times New Roman" w:cs="Times New Roman"/>
          <w:szCs w:val="20"/>
        </w:rPr>
        <w:t>이상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연간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누계액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전년도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감사보고서상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자산총계의</w:t>
      </w:r>
      <w:r w:rsidRPr="00571710">
        <w:rPr>
          <w:rFonts w:ascii="Times New Roman" w:eastAsia="바탕체" w:hAnsi="Times New Roman" w:cs="Times New Roman"/>
          <w:szCs w:val="20"/>
        </w:rPr>
        <w:t xml:space="preserve"> [</w:t>
      </w:r>
      <w:r w:rsidR="004B25B8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 xml:space="preserve">0]% </w:t>
      </w:r>
      <w:r w:rsidRPr="00571710">
        <w:rPr>
          <w:rFonts w:ascii="Times New Roman" w:eastAsia="바탕체" w:hAnsi="Times New Roman" w:cs="Times New Roman"/>
          <w:szCs w:val="20"/>
        </w:rPr>
        <w:t>이상의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신규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자금차입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채무의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부담</w:t>
      </w:r>
    </w:p>
    <w:p w14:paraId="29B56868" w14:textId="190EC21E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계열회사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="004B25B8">
        <w:rPr>
          <w:rFonts w:ascii="바탕체" w:eastAsia="바탕체" w:hAnsi="바탕체" w:cs="Times New Roman" w:hint="eastAsia"/>
          <w:szCs w:val="20"/>
        </w:rPr>
        <w:t>「</w:t>
      </w:r>
      <w:r w:rsidRPr="00571710">
        <w:rPr>
          <w:rFonts w:ascii="Times New Roman" w:eastAsia="바탕체" w:hAnsi="Times New Roman" w:cs="Times New Roman"/>
          <w:szCs w:val="20"/>
        </w:rPr>
        <w:t>독점규제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공정거래에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법률</w:t>
      </w:r>
      <w:r w:rsidR="004B25B8">
        <w:rPr>
          <w:rFonts w:ascii="바탕체" w:eastAsia="바탕체" w:hAnsi="바탕체" w:cs="Times New Roman" w:hint="eastAsia"/>
          <w:szCs w:val="20"/>
        </w:rPr>
        <w:t>」</w:t>
      </w:r>
      <w:r w:rsidRPr="00571710">
        <w:rPr>
          <w:rFonts w:ascii="Times New Roman" w:eastAsia="바탕체" w:hAnsi="Times New Roman" w:cs="Times New Roman"/>
          <w:szCs w:val="20"/>
        </w:rPr>
        <w:t>상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계열회사의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범위에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말한다</w:t>
      </w:r>
      <w:r w:rsidRPr="00571710">
        <w:rPr>
          <w:rFonts w:ascii="Times New Roman" w:eastAsia="바탕체" w:hAnsi="Times New Roman" w:cs="Times New Roman"/>
          <w:szCs w:val="20"/>
        </w:rPr>
        <w:t xml:space="preserve">), </w:t>
      </w:r>
      <w:r w:rsidRPr="00571710">
        <w:rPr>
          <w:rFonts w:ascii="Times New Roman" w:eastAsia="바탕체" w:hAnsi="Times New Roman" w:cs="Times New Roman"/>
          <w:szCs w:val="20"/>
        </w:rPr>
        <w:t>임직원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주주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특수관계인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="004B25B8">
        <w:rPr>
          <w:rFonts w:ascii="바탕체" w:eastAsia="바탕체" w:hAnsi="바탕체" w:cs="Times New Roman" w:hint="eastAsia"/>
          <w:szCs w:val="20"/>
        </w:rPr>
        <w:t>「</w:t>
      </w:r>
      <w:r w:rsidR="00381550">
        <w:rPr>
          <w:rFonts w:ascii="바탕체" w:eastAsia="바탕체" w:hAnsi="바탕체" w:cs="Times New Roman" w:hint="eastAsia"/>
          <w:szCs w:val="20"/>
        </w:rPr>
        <w:t xml:space="preserve">금융회사의 지배구조에 관한 </w:t>
      </w:r>
      <w:proofErr w:type="spellStart"/>
      <w:r w:rsidR="00381550">
        <w:rPr>
          <w:rFonts w:ascii="바탕체" w:eastAsia="바탕체" w:hAnsi="바탕체" w:cs="Times New Roman" w:hint="eastAsia"/>
          <w:szCs w:val="20"/>
        </w:rPr>
        <w:t>법률</w:t>
      </w:r>
      <w:r w:rsidR="004B25B8">
        <w:rPr>
          <w:rFonts w:ascii="바탕체" w:eastAsia="바탕체" w:hAnsi="바탕체" w:cs="Times New Roman" w:hint="eastAsia"/>
          <w:szCs w:val="20"/>
        </w:rPr>
        <w:t>」</w:t>
      </w:r>
      <w:r w:rsidR="00381550">
        <w:rPr>
          <w:rFonts w:ascii="바탕체" w:eastAsia="바탕체" w:hAnsi="바탕체" w:cs="Times New Roman" w:hint="eastAsia"/>
          <w:szCs w:val="20"/>
        </w:rPr>
        <w:t>에</w:t>
      </w:r>
      <w:proofErr w:type="spellEnd"/>
      <w:r w:rsidR="00381550">
        <w:rPr>
          <w:rFonts w:ascii="바탕체" w:eastAsia="바탕체" w:hAnsi="바탕체" w:cs="Times New Roman" w:hint="eastAsia"/>
          <w:szCs w:val="20"/>
        </w:rPr>
        <w:t xml:space="preserve"> 따른 </w:t>
      </w:r>
      <w:del w:id="371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</w:del>
      <w:r w:rsidRPr="00571710">
        <w:rPr>
          <w:rFonts w:ascii="Times New Roman" w:eastAsia="바탕체" w:hAnsi="Times New Roman" w:cs="Times New Roman"/>
          <w:szCs w:val="20"/>
        </w:rPr>
        <w:t>특수관계인의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범위에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해당하는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말한다</w:t>
      </w:r>
      <w:r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과의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거래</w:t>
      </w:r>
      <w:r w:rsidR="006B1E44" w:rsidRPr="00571710">
        <w:rPr>
          <w:rFonts w:ascii="Times New Roman" w:eastAsia="바탕체" w:hAnsi="Times New Roman" w:cs="Times New Roman"/>
          <w:szCs w:val="20"/>
        </w:rPr>
        <w:t>(</w:t>
      </w:r>
      <w:r w:rsidR="006B1E44" w:rsidRPr="00571710">
        <w:rPr>
          <w:rFonts w:ascii="Times New Roman" w:eastAsia="바탕체" w:hAnsi="Times New Roman" w:cs="Times New Roman"/>
          <w:szCs w:val="20"/>
        </w:rPr>
        <w:t>자문</w:t>
      </w:r>
      <w:r w:rsidR="006B1E44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6B1E44" w:rsidRPr="00571710">
        <w:rPr>
          <w:rFonts w:ascii="Times New Roman" w:eastAsia="바탕체" w:hAnsi="Times New Roman" w:cs="Times New Roman"/>
          <w:szCs w:val="20"/>
        </w:rPr>
        <w:t>또는</w:t>
      </w:r>
      <w:r w:rsidR="006B1E44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6B1E44" w:rsidRPr="00571710">
        <w:rPr>
          <w:rFonts w:ascii="Times New Roman" w:eastAsia="바탕체" w:hAnsi="Times New Roman" w:cs="Times New Roman"/>
          <w:szCs w:val="20"/>
        </w:rPr>
        <w:t>강의는</w:t>
      </w:r>
      <w:r w:rsidR="006B1E44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6B1E44" w:rsidRPr="00571710">
        <w:rPr>
          <w:rFonts w:ascii="Times New Roman" w:eastAsia="바탕체" w:hAnsi="Times New Roman" w:cs="Times New Roman"/>
          <w:szCs w:val="20"/>
        </w:rPr>
        <w:t>제외</w:t>
      </w:r>
      <w:r w:rsidR="006B1E44" w:rsidRPr="00571710">
        <w:rPr>
          <w:rFonts w:ascii="Times New Roman" w:eastAsia="바탕체" w:hAnsi="Times New Roman" w:cs="Times New Roman"/>
          <w:szCs w:val="20"/>
        </w:rPr>
        <w:t>)</w:t>
      </w:r>
      <w:r w:rsidR="004B25B8">
        <w:rPr>
          <w:rFonts w:ascii="Times New Roman" w:eastAsia="바탕체" w:hAnsi="Times New Roman" w:cs="Times New Roman"/>
          <w:szCs w:val="20"/>
        </w:rPr>
        <w:t xml:space="preserve"> </w:t>
      </w:r>
      <w:r w:rsidR="004B25B8">
        <w:rPr>
          <w:rFonts w:ascii="Times New Roman" w:eastAsia="바탕체" w:hAnsi="Times New Roman" w:cs="Times New Roman" w:hint="eastAsia"/>
          <w:szCs w:val="20"/>
        </w:rPr>
        <w:t>또는</w:t>
      </w:r>
      <w:r w:rsidR="004B25B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4B25B8">
        <w:rPr>
          <w:rFonts w:ascii="Times New Roman" w:eastAsia="바탕체" w:hAnsi="Times New Roman" w:cs="Times New Roman" w:hint="eastAsia"/>
          <w:szCs w:val="20"/>
        </w:rPr>
        <w:t>일체의</w:t>
      </w:r>
      <w:r w:rsidR="004B25B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4B25B8">
        <w:rPr>
          <w:rFonts w:ascii="Times New Roman" w:eastAsia="바탕체" w:hAnsi="Times New Roman" w:cs="Times New Roman" w:hint="eastAsia"/>
          <w:szCs w:val="20"/>
        </w:rPr>
        <w:t>채무</w:t>
      </w:r>
      <w:r w:rsidR="004B25B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4B25B8">
        <w:rPr>
          <w:rFonts w:ascii="Times New Roman" w:eastAsia="바탕체" w:hAnsi="Times New Roman" w:cs="Times New Roman" w:hint="eastAsia"/>
          <w:szCs w:val="20"/>
        </w:rPr>
        <w:t>부담행위</w:t>
      </w:r>
      <w:r w:rsidR="004B25B8">
        <w:rPr>
          <w:rFonts w:ascii="Times New Roman" w:eastAsia="바탕체" w:hAnsi="Times New Roman" w:cs="Times New Roman" w:hint="eastAsia"/>
          <w:szCs w:val="20"/>
        </w:rPr>
        <w:t>(</w:t>
      </w:r>
      <w:r w:rsidR="004B25B8">
        <w:rPr>
          <w:rFonts w:ascii="Times New Roman" w:eastAsia="바탕체" w:hAnsi="Times New Roman" w:cs="Times New Roman" w:hint="eastAsia"/>
          <w:szCs w:val="20"/>
        </w:rPr>
        <w:t>담보제공</w:t>
      </w:r>
      <w:r w:rsidR="004B25B8">
        <w:rPr>
          <w:rFonts w:ascii="Times New Roman" w:eastAsia="바탕체" w:hAnsi="Times New Roman" w:cs="Times New Roman" w:hint="eastAsia"/>
          <w:szCs w:val="20"/>
        </w:rPr>
        <w:t>,</w:t>
      </w:r>
      <w:r w:rsidR="004B25B8">
        <w:rPr>
          <w:rFonts w:ascii="Times New Roman" w:eastAsia="바탕체" w:hAnsi="Times New Roman" w:cs="Times New Roman"/>
          <w:szCs w:val="20"/>
        </w:rPr>
        <w:t xml:space="preserve"> </w:t>
      </w:r>
      <w:r w:rsidR="004B25B8">
        <w:rPr>
          <w:rFonts w:ascii="Times New Roman" w:eastAsia="바탕체" w:hAnsi="Times New Roman" w:cs="Times New Roman" w:hint="eastAsia"/>
          <w:szCs w:val="20"/>
        </w:rPr>
        <w:t>보증</w:t>
      </w:r>
      <w:r w:rsidR="004B25B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4B25B8">
        <w:rPr>
          <w:rFonts w:ascii="Times New Roman" w:eastAsia="바탕체" w:hAnsi="Times New Roman" w:cs="Times New Roman" w:hint="eastAsia"/>
          <w:szCs w:val="20"/>
        </w:rPr>
        <w:t>포함</w:t>
      </w:r>
      <w:r w:rsidR="004B25B8">
        <w:rPr>
          <w:rFonts w:ascii="Times New Roman" w:eastAsia="바탕체" w:hAnsi="Times New Roman" w:cs="Times New Roman" w:hint="eastAsia"/>
          <w:szCs w:val="20"/>
        </w:rPr>
        <w:t>)</w:t>
      </w:r>
    </w:p>
    <w:p w14:paraId="2F731F92" w14:textId="059B25DC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</w:t>
      </w:r>
      <w:r w:rsidR="00601097" w:rsidRPr="00571710">
        <w:rPr>
          <w:rFonts w:ascii="Times New Roman" w:eastAsia="바탕체" w:hAnsi="Times New Roman" w:cs="Times New Roman"/>
          <w:szCs w:val="20"/>
        </w:rPr>
        <w:t>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국내외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설립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지분</w:t>
      </w:r>
      <w:r w:rsidRPr="00571710">
        <w:rPr>
          <w:rFonts w:ascii="Times New Roman" w:eastAsia="바탕체" w:hAnsi="Times New Roman" w:cs="Times New Roman"/>
          <w:szCs w:val="20"/>
        </w:rPr>
        <w:t xml:space="preserve"> 50% </w:t>
      </w:r>
      <w:r w:rsidRPr="00571710">
        <w:rPr>
          <w:rFonts w:ascii="Times New Roman" w:eastAsia="바탕체" w:hAnsi="Times New Roman" w:cs="Times New Roman"/>
          <w:szCs w:val="20"/>
        </w:rPr>
        <w:t>이상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취득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국내외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설립</w:t>
      </w:r>
      <w:r w:rsidR="008657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865787" w:rsidRPr="00571710">
        <w:rPr>
          <w:rFonts w:ascii="Times New Roman" w:eastAsia="바탕체" w:hAnsi="Times New Roman" w:cs="Times New Roman"/>
          <w:szCs w:val="20"/>
        </w:rPr>
        <w:t>또는</w:t>
      </w:r>
      <w:r w:rsidR="008657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865787" w:rsidRPr="00571710">
        <w:rPr>
          <w:rFonts w:ascii="Times New Roman" w:eastAsia="바탕체" w:hAnsi="Times New Roman" w:cs="Times New Roman"/>
          <w:szCs w:val="20"/>
        </w:rPr>
        <w:t>경업회사의</w:t>
      </w:r>
      <w:r w:rsidR="008657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865787" w:rsidRPr="00571710">
        <w:rPr>
          <w:rFonts w:ascii="Times New Roman" w:eastAsia="바탕체" w:hAnsi="Times New Roman" w:cs="Times New Roman"/>
          <w:szCs w:val="20"/>
        </w:rPr>
        <w:t>주식</w:t>
      </w:r>
      <w:r w:rsidR="008657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865787" w:rsidRPr="00571710">
        <w:rPr>
          <w:rFonts w:ascii="Times New Roman" w:eastAsia="바탕체" w:hAnsi="Times New Roman" w:cs="Times New Roman"/>
          <w:szCs w:val="20"/>
        </w:rPr>
        <w:t>취득</w:t>
      </w:r>
    </w:p>
    <w:p w14:paraId="6E8EE9F2" w14:textId="2C081EF2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현금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주식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재산으로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이루어지는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배당의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</w:t>
      </w:r>
    </w:p>
    <w:p w14:paraId="7BB1D4CF" w14:textId="40245795" w:rsidR="00196687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이해관계인의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865787" w:rsidRPr="00571710">
        <w:rPr>
          <w:rFonts w:ascii="Times New Roman" w:eastAsia="바탕체" w:hAnsi="Times New Roman" w:cs="Times New Roman"/>
          <w:szCs w:val="20"/>
        </w:rPr>
        <w:t>회사</w:t>
      </w:r>
      <w:r w:rsidR="008657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처분</w:t>
      </w:r>
      <w:r w:rsidRPr="00571710">
        <w:rPr>
          <w:rFonts w:ascii="Times New Roman" w:eastAsia="바탕체" w:hAnsi="Times New Roman" w:cs="Times New Roman"/>
          <w:szCs w:val="20"/>
        </w:rPr>
        <w:t>,</w:t>
      </w:r>
      <w:r w:rsidRPr="00571710" w:rsidDel="00B152F9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임직원에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주식매수선택권의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부여</w:t>
      </w:r>
    </w:p>
    <w:p w14:paraId="4D40D4A8" w14:textId="33775A63" w:rsidR="00D938E8" w:rsidRPr="00571710" w:rsidRDefault="00D938E8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>
        <w:rPr>
          <w:rFonts w:ascii="Times New Roman" w:eastAsia="바탕체" w:hAnsi="Times New Roman" w:cs="Times New Roman" w:hint="eastAsia"/>
          <w:szCs w:val="20"/>
        </w:rPr>
        <w:t>외부감사인의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선임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및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변경</w:t>
      </w:r>
    </w:p>
    <w:p w14:paraId="703DF89D" w14:textId="65B4FA43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우리사주의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</w:t>
      </w:r>
    </w:p>
    <w:p w14:paraId="1477A323" w14:textId="6AF1BC2C" w:rsidR="00196687" w:rsidRPr="00571710" w:rsidRDefault="00196687" w:rsidP="00D938E8">
      <w:pPr>
        <w:numPr>
          <w:ilvl w:val="0"/>
          <w:numId w:val="3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대표이사의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선임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해임</w:t>
      </w:r>
    </w:p>
    <w:p w14:paraId="4CBA322E" w14:textId="4E78F1A3" w:rsidR="00196687" w:rsidRPr="00571710" w:rsidRDefault="00196687">
      <w:pPr>
        <w:widowControl/>
        <w:numPr>
          <w:ilvl w:val="0"/>
          <w:numId w:val="36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EA5ACD" w:rsidRPr="00AF578D">
        <w:rPr>
          <w:rFonts w:ascii="Times New Roman" w:hint="eastAsia"/>
          <w:kern w:val="0"/>
          <w:rPrChange w:id="372" w:author="Lim YoungHoon" w:date="2023-12-11T03:09:00Z">
            <w:rPr>
              <w:rFonts w:ascii="Times New Roman" w:hAnsi="Times New Roman" w:hint="eastAsia"/>
              <w:kern w:val="0"/>
            </w:rPr>
          </w:rPrChange>
        </w:rPr>
        <w:t>다음</w:t>
      </w:r>
      <w:r w:rsidR="00EA5ACD" w:rsidRPr="00AF578D">
        <w:rPr>
          <w:rFonts w:ascii="Times New Roman"/>
          <w:kern w:val="0"/>
          <w:rPrChange w:id="373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r w:rsidR="00EA5ACD" w:rsidRPr="00AF578D">
        <w:rPr>
          <w:rFonts w:ascii="Times New Roman"/>
          <w:kern w:val="0"/>
          <w:rPrChange w:id="374" w:author="Lim YoungHoon" w:date="2023-12-11T03:09:00Z">
            <w:rPr>
              <w:rFonts w:ascii="Times New Roman" w:hAnsi="Times New Roman"/>
              <w:kern w:val="0"/>
            </w:rPr>
          </w:rPrChange>
        </w:rPr>
        <w:t>각</w:t>
      </w:r>
      <w:r w:rsidR="00EA5ACD" w:rsidRPr="00AF578D">
        <w:rPr>
          <w:rFonts w:ascii="Times New Roman"/>
          <w:kern w:val="0"/>
          <w:rPrChange w:id="375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r w:rsidR="00EA5ACD" w:rsidRPr="00AF578D">
        <w:rPr>
          <w:rFonts w:ascii="Times New Roman"/>
          <w:kern w:val="0"/>
          <w:rPrChange w:id="376" w:author="Lim YoungHoon" w:date="2023-12-11T03:09:00Z">
            <w:rPr>
              <w:rFonts w:ascii="Times New Roman" w:hAnsi="Times New Roman"/>
              <w:kern w:val="0"/>
            </w:rPr>
          </w:rPrChange>
        </w:rPr>
        <w:t>호의</w:t>
      </w:r>
      <w:r w:rsidR="00EA5ACD" w:rsidRPr="00AF578D">
        <w:rPr>
          <w:rFonts w:ascii="Times New Roman"/>
          <w:kern w:val="0"/>
          <w:rPrChange w:id="377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r w:rsidR="00EA5ACD" w:rsidRPr="00AF578D">
        <w:rPr>
          <w:rFonts w:ascii="Times New Roman"/>
          <w:kern w:val="0"/>
          <w:rPrChange w:id="378" w:author="Lim YoungHoon" w:date="2023-12-11T03:09:00Z">
            <w:rPr>
              <w:rFonts w:ascii="Times New Roman" w:hAnsi="Times New Roman"/>
              <w:kern w:val="0"/>
            </w:rPr>
          </w:rPrChange>
        </w:rPr>
        <w:t>사항에</w:t>
      </w:r>
      <w:r w:rsidR="00EA5ACD" w:rsidRPr="00AF578D">
        <w:rPr>
          <w:rFonts w:ascii="Times New Roman"/>
          <w:kern w:val="0"/>
          <w:rPrChange w:id="379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del w:id="380" w:author="Lim YoungHoon" w:date="2023-12-11T03:09:00Z"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관하여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투자자와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사전에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협의하고</w:delText>
        </w:r>
      </w:del>
      <w:ins w:id="381" w:author="Lim YoungHoon" w:date="2023-12-11T03:09:00Z">
        <w:r w:rsidR="00EA5ACD" w:rsidRPr="00AF578D">
          <w:rPr>
            <w:rFonts w:ascii="Times New Roman" w:eastAsia="바탕체"/>
            <w:kern w:val="0"/>
            <w:szCs w:val="20"/>
          </w:rPr>
          <w:t>대하여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해당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사항에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관한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이사회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4F1B2B">
          <w:rPr>
            <w:rFonts w:ascii="Times New Roman" w:eastAsia="바탕체" w:hint="eastAsia"/>
            <w:kern w:val="0"/>
            <w:szCs w:val="20"/>
          </w:rPr>
          <w:t>결의</w:t>
        </w:r>
        <w:r w:rsidR="004F1B2B">
          <w:rPr>
            <w:rFonts w:ascii="Times New Roman" w:eastAsia="바탕체" w:hint="eastAsia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예정일로부터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>
          <w:rPr>
            <w:rFonts w:ascii="Times New Roman" w:eastAsia="바탕체"/>
            <w:kern w:val="0"/>
            <w:szCs w:val="20"/>
          </w:rPr>
          <w:t>2</w:t>
        </w:r>
        <w:r w:rsidR="00EA5ACD">
          <w:rPr>
            <w:rFonts w:ascii="Times New Roman" w:eastAsia="바탕체" w:hint="eastAsia"/>
            <w:kern w:val="0"/>
            <w:szCs w:val="20"/>
          </w:rPr>
          <w:t>주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전까지</w:t>
        </w:r>
        <w:r w:rsidR="00EA5ACD" w:rsidRPr="00AF578D">
          <w:rPr>
            <w:rFonts w:ascii="Times New Roman" w:eastAsia="바탕체"/>
            <w:kern w:val="0"/>
            <w:szCs w:val="20"/>
          </w:rPr>
          <w:t>(</w:t>
        </w:r>
        <w:r w:rsidR="00EA5ACD" w:rsidRPr="00AF578D">
          <w:rPr>
            <w:rFonts w:ascii="Times New Roman" w:eastAsia="바탕체"/>
            <w:kern w:val="0"/>
            <w:szCs w:val="20"/>
          </w:rPr>
          <w:t>이사회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결의사항이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아닌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경우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해당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건에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대한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최종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의사결정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>
          <w:rPr>
            <w:rFonts w:ascii="Times New Roman" w:eastAsia="바탕체"/>
            <w:kern w:val="0"/>
            <w:szCs w:val="20"/>
          </w:rPr>
          <w:t>2</w:t>
        </w:r>
        <w:r w:rsidR="00EA5ACD">
          <w:rPr>
            <w:rFonts w:ascii="Times New Roman" w:eastAsia="바탕체" w:hint="eastAsia"/>
            <w:kern w:val="0"/>
            <w:szCs w:val="20"/>
          </w:rPr>
          <w:t>주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전까지</w:t>
        </w:r>
        <w:r w:rsidR="00EA5ACD" w:rsidRPr="00AF578D">
          <w:rPr>
            <w:rFonts w:ascii="Times New Roman" w:eastAsia="바탕체"/>
            <w:kern w:val="0"/>
            <w:szCs w:val="20"/>
          </w:rPr>
          <w:t>)</w:t>
        </w:r>
      </w:ins>
      <w:r w:rsidR="00EA5ACD" w:rsidRPr="00AF578D">
        <w:rPr>
          <w:rFonts w:ascii="Times New Roman"/>
          <w:kern w:val="0"/>
          <w:rPrChange w:id="382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r w:rsidR="00EA5ACD" w:rsidRPr="00AF578D">
        <w:rPr>
          <w:rFonts w:ascii="Times New Roman"/>
          <w:kern w:val="0"/>
          <w:rPrChange w:id="383" w:author="Lim YoungHoon" w:date="2023-12-11T03:09:00Z">
            <w:rPr>
              <w:rFonts w:ascii="Times New Roman" w:hAnsi="Times New Roman"/>
              <w:kern w:val="0"/>
            </w:rPr>
          </w:rPrChange>
        </w:rPr>
        <w:t>투자자에게</w:t>
      </w:r>
      <w:r w:rsidR="00EA5ACD" w:rsidRPr="00AF578D">
        <w:rPr>
          <w:rFonts w:ascii="Times New Roman"/>
          <w:kern w:val="0"/>
          <w:rPrChange w:id="384" w:author="Lim YoungHoon" w:date="2023-12-11T03:09:00Z">
            <w:rPr>
              <w:rFonts w:ascii="Times New Roman" w:hAnsi="Times New Roman"/>
              <w:kern w:val="0"/>
            </w:rPr>
          </w:rPrChange>
        </w:rPr>
        <w:t xml:space="preserve"> </w:t>
      </w:r>
      <w:del w:id="385" w:author="Lim YoungHoon" w:date="2023-12-11T03:09:00Z"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업무처리에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따른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 </w:delText>
        </w:r>
      </w:del>
      <w:ins w:id="386" w:author="Lim YoungHoon" w:date="2023-12-11T03:09:00Z">
        <w:r w:rsidR="00EA5ACD" w:rsidRPr="00AF578D">
          <w:rPr>
            <w:rFonts w:ascii="Times New Roman" w:eastAsia="바탕체" w:hAnsi="Times New Roman" w:cs="Times New Roman"/>
            <w:kern w:val="0"/>
            <w:szCs w:val="20"/>
          </w:rPr>
          <w:t>서면통지를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하고</w:t>
        </w:r>
        <w:r w:rsidR="00EA5ACD" w:rsidRPr="00AF578D">
          <w:rPr>
            <w:rFonts w:ascii="Times New Roman" w:eastAsia="바탕체"/>
            <w:kern w:val="0"/>
            <w:szCs w:val="20"/>
          </w:rPr>
          <w:t xml:space="preserve"> </w:t>
        </w:r>
        <w:r w:rsidR="00EA5ACD" w:rsidRPr="00AF578D">
          <w:rPr>
            <w:rFonts w:ascii="Times New Roman" w:eastAsia="바탕체"/>
            <w:kern w:val="0"/>
            <w:szCs w:val="20"/>
          </w:rPr>
          <w:t>투자자</w:t>
        </w:r>
        <w:r w:rsidR="00603735">
          <w:rPr>
            <w:rFonts w:ascii="Times New Roman" w:eastAsia="바탕체" w:hint="eastAsia"/>
            <w:kern w:val="0"/>
            <w:szCs w:val="20"/>
          </w:rPr>
          <w:t>와</w:t>
        </w:r>
        <w:r w:rsidR="00603735">
          <w:rPr>
            <w:rFonts w:ascii="Times New Roman" w:eastAsia="바탕체" w:hint="eastAsia"/>
            <w:kern w:val="0"/>
            <w:szCs w:val="20"/>
          </w:rPr>
          <w:t xml:space="preserve"> </w:t>
        </w:r>
        <w:r w:rsidR="00603735">
          <w:rPr>
            <w:rFonts w:ascii="Times New Roman" w:eastAsia="바탕체" w:hint="eastAsia"/>
            <w:kern w:val="0"/>
            <w:szCs w:val="20"/>
          </w:rPr>
          <w:t>협의하여</w:t>
        </w:r>
        <w:r w:rsidR="00603735">
          <w:rPr>
            <w:rFonts w:ascii="Times New Roman" w:eastAsia="바탕체" w:hint="eastAsia"/>
            <w:kern w:val="0"/>
            <w:szCs w:val="20"/>
          </w:rPr>
          <w:t xml:space="preserve"> </w:t>
        </w:r>
        <w:r w:rsidR="00603735">
          <w:rPr>
            <w:rFonts w:ascii="Times New Roman" w:eastAsia="바탕체" w:hint="eastAsia"/>
            <w:kern w:val="0"/>
            <w:szCs w:val="20"/>
          </w:rPr>
          <w:t>처리하며</w:t>
        </w:r>
        <w:r w:rsidR="00603735">
          <w:rPr>
            <w:rFonts w:ascii="Times New Roman" w:eastAsia="바탕체" w:hint="eastAsia"/>
            <w:kern w:val="0"/>
            <w:szCs w:val="20"/>
          </w:rPr>
          <w:t>,</w:t>
        </w:r>
        <w:r w:rsidR="00603735">
          <w:rPr>
            <w:rFonts w:ascii="Times New Roman" w:eastAsia="바탕체"/>
            <w:kern w:val="0"/>
            <w:szCs w:val="20"/>
          </w:rPr>
          <w:t xml:space="preserve"> </w:t>
        </w:r>
        <w:r w:rsidR="00603735">
          <w:rPr>
            <w:rFonts w:ascii="Times New Roman" w:eastAsia="바탕체" w:hint="eastAsia"/>
            <w:kern w:val="0"/>
            <w:szCs w:val="20"/>
          </w:rPr>
          <w:t>처리된</w:t>
        </w:r>
        <w:r w:rsidR="00603735">
          <w:rPr>
            <w:rFonts w:ascii="Times New Roman" w:eastAsia="바탕체" w:hint="eastAsia"/>
            <w:kern w:val="0"/>
            <w:szCs w:val="20"/>
          </w:rPr>
          <w:t xml:space="preserve"> </w:t>
        </w:r>
        <w:r w:rsidR="00603735">
          <w:rPr>
            <w:rFonts w:ascii="Times New Roman" w:eastAsia="바탕체" w:hint="eastAsia"/>
            <w:kern w:val="0"/>
            <w:szCs w:val="20"/>
          </w:rPr>
          <w:t>후</w:t>
        </w:r>
        <w:r w:rsidR="00603735">
          <w:rPr>
            <w:rFonts w:ascii="Times New Roman" w:eastAsia="바탕체" w:hint="eastAsia"/>
            <w:kern w:val="0"/>
            <w:szCs w:val="20"/>
          </w:rPr>
          <w:t xml:space="preserve"> </w:t>
        </w:r>
        <w:r w:rsidR="00603735">
          <w:rPr>
            <w:rFonts w:ascii="Times New Roman" w:eastAsia="바탕체" w:hint="eastAsia"/>
            <w:kern w:val="0"/>
            <w:szCs w:val="20"/>
          </w:rPr>
          <w:t>그</w:t>
        </w:r>
      </w:ins>
      <w:r w:rsidR="00603735">
        <w:rPr>
          <w:rFonts w:ascii="Times New Roman" w:hint="eastAsia"/>
          <w:kern w:val="0"/>
          <w:rPrChange w:id="387" w:author="Lim YoungHoon" w:date="2023-12-11T03:09:00Z">
            <w:rPr>
              <w:rFonts w:ascii="Times New Roman" w:hAnsi="Times New Roman" w:hint="eastAsia"/>
              <w:kern w:val="0"/>
            </w:rPr>
          </w:rPrChange>
        </w:rPr>
        <w:t xml:space="preserve"> </w:t>
      </w:r>
      <w:r w:rsidR="00603735">
        <w:rPr>
          <w:rFonts w:ascii="Times New Roman" w:hint="eastAsia"/>
          <w:kern w:val="0"/>
          <w:rPrChange w:id="388" w:author="Lim YoungHoon" w:date="2023-12-11T03:09:00Z">
            <w:rPr>
              <w:rFonts w:ascii="Times New Roman" w:hAnsi="Times New Roman" w:hint="eastAsia"/>
              <w:kern w:val="0"/>
            </w:rPr>
          </w:rPrChange>
        </w:rPr>
        <w:t>결과를</w:t>
      </w:r>
      <w:r w:rsidR="00603735">
        <w:rPr>
          <w:rFonts w:ascii="Times New Roman" w:hint="eastAsia"/>
          <w:kern w:val="0"/>
          <w:rPrChange w:id="389" w:author="Lim YoungHoon" w:date="2023-12-11T03:09:00Z">
            <w:rPr>
              <w:rFonts w:ascii="Times New Roman" w:hAnsi="Times New Roman" w:hint="eastAsia"/>
              <w:kern w:val="0"/>
            </w:rPr>
          </w:rPrChange>
        </w:rPr>
        <w:t xml:space="preserve"> </w:t>
      </w:r>
      <w:del w:id="390" w:author="Lim YoungHoon" w:date="2023-12-11T03:09:00Z"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서면으로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통지하여야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한다</w:delText>
        </w:r>
        <w:r w:rsidRPr="00571710">
          <w:rPr>
            <w:rFonts w:ascii="Times New Roman" w:eastAsia="바탕체" w:hAnsi="Times New Roman" w:cs="Times New Roman"/>
            <w:kern w:val="0"/>
            <w:szCs w:val="20"/>
          </w:rPr>
          <w:delText>.</w:delText>
        </w:r>
      </w:del>
      <w:ins w:id="391" w:author="Lim YoungHoon" w:date="2023-12-11T03:09:00Z">
        <w:r w:rsidR="00603735">
          <w:rPr>
            <w:rFonts w:ascii="Times New Roman" w:eastAsia="바탕체" w:hint="eastAsia"/>
            <w:kern w:val="0"/>
            <w:szCs w:val="20"/>
          </w:rPr>
          <w:t>즉시</w:t>
        </w:r>
        <w:r w:rsidR="00603735">
          <w:rPr>
            <w:rFonts w:ascii="Times New Roman" w:eastAsia="바탕체" w:hint="eastAsia"/>
            <w:kern w:val="0"/>
            <w:szCs w:val="20"/>
          </w:rPr>
          <w:t xml:space="preserve"> </w:t>
        </w:r>
        <w:r w:rsidR="00603735">
          <w:rPr>
            <w:rFonts w:ascii="Times New Roman" w:eastAsia="바탕체" w:hint="eastAsia"/>
            <w:kern w:val="0"/>
            <w:szCs w:val="20"/>
          </w:rPr>
          <w:t>투자자에게</w:t>
        </w:r>
        <w:r w:rsidR="00603735">
          <w:rPr>
            <w:rFonts w:ascii="Times New Roman" w:eastAsia="바탕체" w:hint="eastAsia"/>
            <w:kern w:val="0"/>
            <w:szCs w:val="20"/>
          </w:rPr>
          <w:t xml:space="preserve"> </w:t>
        </w:r>
        <w:r w:rsidR="00603735">
          <w:rPr>
            <w:rFonts w:ascii="Times New Roman" w:eastAsia="바탕체" w:hint="eastAsia"/>
            <w:kern w:val="0"/>
            <w:szCs w:val="20"/>
          </w:rPr>
          <w:t>통지한다</w:t>
        </w:r>
        <w:r w:rsidR="00603735">
          <w:rPr>
            <w:rFonts w:ascii="Times New Roman" w:eastAsia="바탕체" w:hint="eastAsia"/>
            <w:kern w:val="0"/>
            <w:szCs w:val="20"/>
          </w:rPr>
          <w:t>.</w:t>
        </w:r>
        <w:r w:rsidR="00603735">
          <w:rPr>
            <w:rFonts w:ascii="Times New Roman" w:eastAsia="바탕체"/>
            <w:kern w:val="0"/>
            <w:szCs w:val="20"/>
          </w:rPr>
          <w:t xml:space="preserve"> </w:t>
        </w:r>
      </w:ins>
    </w:p>
    <w:p w14:paraId="1E23FEF5" w14:textId="77777777" w:rsidR="00196687" w:rsidRPr="00571710" w:rsidRDefault="00196687">
      <w:pPr>
        <w:numPr>
          <w:ilvl w:val="0"/>
          <w:numId w:val="38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주주총회의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안건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이사회의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안건</w:t>
      </w:r>
    </w:p>
    <w:p w14:paraId="5C1407C4" w14:textId="10DAE331" w:rsidR="003E4E32" w:rsidRPr="001F031A" w:rsidRDefault="00196687">
      <w:pPr>
        <w:numPr>
          <w:ilvl w:val="0"/>
          <w:numId w:val="38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주식보유상황의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변동에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commentRangeStart w:id="392"/>
      <w:r w:rsidRPr="001F031A">
        <w:rPr>
          <w:rFonts w:ascii="Times New Roman" w:hAnsi="Times New Roman"/>
          <w:highlight w:val="yellow"/>
          <w:rPrChange w:id="393" w:author="Lim YoungHoon" w:date="2023-12-11T03:09:00Z">
            <w:rPr>
              <w:rFonts w:ascii="Times New Roman" w:hAnsi="Times New Roman"/>
              <w:highlight w:val="green"/>
            </w:rPr>
          </w:rPrChange>
        </w:rPr>
        <w:t>단</w:t>
      </w:r>
      <w:r w:rsidRPr="001F031A">
        <w:rPr>
          <w:rFonts w:ascii="Times New Roman" w:hAnsi="Times New Roman"/>
          <w:highlight w:val="yellow"/>
          <w:rPrChange w:id="394" w:author="Lim YoungHoon" w:date="2023-12-11T03:09:00Z">
            <w:rPr>
              <w:rFonts w:ascii="Times New Roman" w:hAnsi="Times New Roman"/>
              <w:highlight w:val="green"/>
            </w:rPr>
          </w:rPrChange>
        </w:rPr>
        <w:t xml:space="preserve">, </w:t>
      </w:r>
      <w:r w:rsidR="00865787" w:rsidRPr="001F031A">
        <w:rPr>
          <w:rFonts w:ascii="Times New Roman" w:hAnsi="Times New Roman"/>
          <w:highlight w:val="yellow"/>
          <w:rPrChange w:id="395" w:author="Lim YoungHoon" w:date="2023-12-11T03:09:00Z">
            <w:rPr>
              <w:rFonts w:ascii="Times New Roman" w:hAnsi="Times New Roman"/>
              <w:highlight w:val="green"/>
            </w:rPr>
          </w:rPrChange>
        </w:rPr>
        <w:t>최대주주</w:t>
      </w:r>
      <w:r w:rsidR="00865787" w:rsidRPr="001F031A">
        <w:rPr>
          <w:rFonts w:ascii="Times New Roman" w:hAnsi="Times New Roman"/>
          <w:highlight w:val="yellow"/>
          <w:rPrChange w:id="396" w:author="Lim YoungHoon" w:date="2023-12-11T03:09:00Z">
            <w:rPr>
              <w:rFonts w:ascii="Times New Roman" w:hAnsi="Times New Roman"/>
              <w:highlight w:val="green"/>
            </w:rPr>
          </w:rPrChange>
        </w:rPr>
        <w:t xml:space="preserve"> </w:t>
      </w:r>
      <w:r w:rsidR="00865787" w:rsidRPr="001F031A">
        <w:rPr>
          <w:rFonts w:ascii="Times New Roman" w:hAnsi="Times New Roman"/>
          <w:highlight w:val="yellow"/>
          <w:rPrChange w:id="397" w:author="Lim YoungHoon" w:date="2023-12-11T03:09:00Z">
            <w:rPr>
              <w:rFonts w:ascii="Times New Roman" w:hAnsi="Times New Roman"/>
              <w:highlight w:val="green"/>
            </w:rPr>
          </w:rPrChange>
        </w:rPr>
        <w:t>및</w:t>
      </w:r>
      <w:r w:rsidR="00865787" w:rsidRPr="001F031A">
        <w:rPr>
          <w:rFonts w:ascii="Times New Roman" w:hAnsi="Times New Roman"/>
          <w:highlight w:val="yellow"/>
          <w:rPrChange w:id="398" w:author="Lim YoungHoon" w:date="2023-12-11T03:09:00Z">
            <w:rPr>
              <w:rFonts w:ascii="Times New Roman" w:hAnsi="Times New Roman"/>
              <w:highlight w:val="green"/>
            </w:rPr>
          </w:rPrChange>
        </w:rPr>
        <w:t xml:space="preserve"> </w:t>
      </w:r>
      <w:r w:rsidR="00865787" w:rsidRPr="001F031A">
        <w:rPr>
          <w:rFonts w:ascii="Times New Roman" w:hAnsi="Times New Roman"/>
          <w:highlight w:val="yellow"/>
          <w:rPrChange w:id="399" w:author="Lim YoungHoon" w:date="2023-12-11T03:09:00Z">
            <w:rPr>
              <w:rFonts w:ascii="Times New Roman" w:hAnsi="Times New Roman"/>
              <w:highlight w:val="green"/>
            </w:rPr>
          </w:rPrChange>
        </w:rPr>
        <w:t>특수관계인</w:t>
      </w:r>
      <w:r w:rsidR="00865787" w:rsidRPr="001F031A">
        <w:rPr>
          <w:rFonts w:ascii="Times New Roman" w:hAnsi="Times New Roman"/>
          <w:highlight w:val="yellow"/>
          <w:rPrChange w:id="400" w:author="Lim YoungHoon" w:date="2023-12-11T03:09:00Z">
            <w:rPr>
              <w:rFonts w:ascii="Times New Roman" w:hAnsi="Times New Roman"/>
              <w:highlight w:val="green"/>
            </w:rPr>
          </w:rPrChange>
        </w:rPr>
        <w:t>(</w:t>
      </w:r>
      <w:r w:rsidR="00865787" w:rsidRPr="001F031A">
        <w:rPr>
          <w:rFonts w:ascii="Times New Roman" w:hAnsi="Times New Roman"/>
          <w:highlight w:val="yellow"/>
          <w:rPrChange w:id="401" w:author="Lim YoungHoon" w:date="2023-12-11T03:09:00Z">
            <w:rPr>
              <w:rFonts w:ascii="Times New Roman" w:hAnsi="Times New Roman"/>
              <w:highlight w:val="green"/>
            </w:rPr>
          </w:rPrChange>
        </w:rPr>
        <w:t>이해관계인을</w:t>
      </w:r>
      <w:r w:rsidR="00865787" w:rsidRPr="001F031A">
        <w:rPr>
          <w:rFonts w:ascii="Times New Roman" w:hAnsi="Times New Roman"/>
          <w:highlight w:val="yellow"/>
          <w:rPrChange w:id="402" w:author="Lim YoungHoon" w:date="2023-12-11T03:09:00Z">
            <w:rPr>
              <w:rFonts w:ascii="Times New Roman" w:hAnsi="Times New Roman"/>
              <w:highlight w:val="green"/>
            </w:rPr>
          </w:rPrChange>
        </w:rPr>
        <w:t xml:space="preserve"> </w:t>
      </w:r>
      <w:r w:rsidR="00865787" w:rsidRPr="001F031A">
        <w:rPr>
          <w:rFonts w:ascii="Times New Roman" w:hAnsi="Times New Roman"/>
          <w:highlight w:val="yellow"/>
          <w:rPrChange w:id="403" w:author="Lim YoungHoon" w:date="2023-12-11T03:09:00Z">
            <w:rPr>
              <w:rFonts w:ascii="Times New Roman" w:hAnsi="Times New Roman"/>
              <w:highlight w:val="green"/>
            </w:rPr>
          </w:rPrChange>
        </w:rPr>
        <w:t>포함</w:t>
      </w:r>
      <w:r w:rsidR="00865787" w:rsidRPr="001F031A">
        <w:rPr>
          <w:rFonts w:ascii="Times New Roman" w:hAnsi="Times New Roman"/>
          <w:highlight w:val="yellow"/>
          <w:rPrChange w:id="404" w:author="Lim YoungHoon" w:date="2023-12-11T03:09:00Z">
            <w:rPr>
              <w:rFonts w:ascii="Times New Roman" w:hAnsi="Times New Roman"/>
              <w:highlight w:val="green"/>
            </w:rPr>
          </w:rPrChange>
        </w:rPr>
        <w:t>)</w:t>
      </w:r>
      <w:r w:rsidR="00865787" w:rsidRPr="001F031A">
        <w:rPr>
          <w:rFonts w:ascii="Times New Roman" w:hAnsi="Times New Roman"/>
          <w:highlight w:val="yellow"/>
          <w:rPrChange w:id="405" w:author="Lim YoungHoon" w:date="2023-12-11T03:09:00Z">
            <w:rPr>
              <w:rFonts w:ascii="Times New Roman" w:hAnsi="Times New Roman"/>
              <w:highlight w:val="green"/>
            </w:rPr>
          </w:rPrChange>
        </w:rPr>
        <w:t>을</w:t>
      </w:r>
      <w:r w:rsidR="00865787" w:rsidRPr="001F031A">
        <w:rPr>
          <w:rFonts w:ascii="Times New Roman" w:hAnsi="Times New Roman"/>
          <w:highlight w:val="yellow"/>
          <w:rPrChange w:id="406" w:author="Lim YoungHoon" w:date="2023-12-11T03:09:00Z">
            <w:rPr>
              <w:rFonts w:ascii="Times New Roman" w:hAnsi="Times New Roman"/>
              <w:highlight w:val="green"/>
            </w:rPr>
          </w:rPrChange>
        </w:rPr>
        <w:t xml:space="preserve"> </w:t>
      </w:r>
      <w:r w:rsidR="00865787" w:rsidRPr="001F031A">
        <w:rPr>
          <w:rFonts w:ascii="Times New Roman" w:hAnsi="Times New Roman"/>
          <w:highlight w:val="yellow"/>
          <w:rPrChange w:id="407" w:author="Lim YoungHoon" w:date="2023-12-11T03:09:00Z">
            <w:rPr>
              <w:rFonts w:ascii="Times New Roman" w:hAnsi="Times New Roman"/>
              <w:highlight w:val="green"/>
            </w:rPr>
          </w:rPrChange>
        </w:rPr>
        <w:t>제외한</w:t>
      </w:r>
      <w:r w:rsidR="00865787" w:rsidRPr="001F031A">
        <w:rPr>
          <w:rFonts w:ascii="Times New Roman" w:hAnsi="Times New Roman"/>
          <w:highlight w:val="yellow"/>
          <w:rPrChange w:id="408" w:author="Lim YoungHoon" w:date="2023-12-11T03:09:00Z">
            <w:rPr>
              <w:rFonts w:ascii="Times New Roman" w:hAnsi="Times New Roman"/>
              <w:highlight w:val="green"/>
            </w:rPr>
          </w:rPrChange>
        </w:rPr>
        <w:t xml:space="preserve"> </w:t>
      </w:r>
      <w:r w:rsidRPr="001F031A">
        <w:rPr>
          <w:rFonts w:ascii="Times New Roman" w:hAnsi="Times New Roman"/>
          <w:highlight w:val="yellow"/>
          <w:rPrChange w:id="409" w:author="Lim YoungHoon" w:date="2023-12-11T03:09:00Z">
            <w:rPr>
              <w:rFonts w:ascii="Times New Roman" w:hAnsi="Times New Roman"/>
              <w:highlight w:val="green"/>
            </w:rPr>
          </w:rPrChange>
        </w:rPr>
        <w:t>제</w:t>
      </w:r>
      <w:r w:rsidRPr="001F031A">
        <w:rPr>
          <w:rFonts w:ascii="Times New Roman" w:hAnsi="Times New Roman"/>
          <w:highlight w:val="yellow"/>
          <w:rPrChange w:id="410" w:author="Lim YoungHoon" w:date="2023-12-11T03:09:00Z">
            <w:rPr>
              <w:rFonts w:ascii="Times New Roman" w:hAnsi="Times New Roman"/>
              <w:highlight w:val="green"/>
            </w:rPr>
          </w:rPrChange>
        </w:rPr>
        <w:t>3</w:t>
      </w:r>
      <w:r w:rsidRPr="001F031A">
        <w:rPr>
          <w:rFonts w:ascii="Times New Roman" w:hAnsi="Times New Roman"/>
          <w:highlight w:val="yellow"/>
          <w:rPrChange w:id="411" w:author="Lim YoungHoon" w:date="2023-12-11T03:09:00Z">
            <w:rPr>
              <w:rFonts w:ascii="Times New Roman" w:hAnsi="Times New Roman"/>
              <w:highlight w:val="green"/>
            </w:rPr>
          </w:rPrChange>
        </w:rPr>
        <w:t>자의</w:t>
      </w:r>
      <w:r w:rsidRPr="001F031A">
        <w:rPr>
          <w:rFonts w:ascii="Times New Roman" w:hAnsi="Times New Roman"/>
          <w:highlight w:val="yellow"/>
          <w:rPrChange w:id="412" w:author="Lim YoungHoon" w:date="2023-12-11T03:09:00Z">
            <w:rPr>
              <w:rFonts w:ascii="Times New Roman" w:hAnsi="Times New Roman"/>
              <w:highlight w:val="green"/>
            </w:rPr>
          </w:rPrChange>
        </w:rPr>
        <w:t xml:space="preserve"> </w:t>
      </w:r>
      <w:r w:rsidRPr="001F031A">
        <w:rPr>
          <w:rFonts w:ascii="Times New Roman" w:hAnsi="Times New Roman"/>
          <w:highlight w:val="yellow"/>
          <w:rPrChange w:id="413" w:author="Lim YoungHoon" w:date="2023-12-11T03:09:00Z">
            <w:rPr>
              <w:rFonts w:ascii="Times New Roman" w:hAnsi="Times New Roman"/>
              <w:highlight w:val="green"/>
            </w:rPr>
          </w:rPrChange>
        </w:rPr>
        <w:t>주식보유상황의</w:t>
      </w:r>
      <w:r w:rsidRPr="001F031A">
        <w:rPr>
          <w:rFonts w:ascii="Times New Roman" w:hAnsi="Times New Roman"/>
          <w:highlight w:val="yellow"/>
          <w:rPrChange w:id="414" w:author="Lim YoungHoon" w:date="2023-12-11T03:09:00Z">
            <w:rPr>
              <w:rFonts w:ascii="Times New Roman" w:hAnsi="Times New Roman"/>
              <w:highlight w:val="green"/>
            </w:rPr>
          </w:rPrChange>
        </w:rPr>
        <w:t xml:space="preserve"> </w:t>
      </w:r>
      <w:r w:rsidRPr="001F031A">
        <w:rPr>
          <w:rFonts w:ascii="Times New Roman" w:hAnsi="Times New Roman"/>
          <w:highlight w:val="yellow"/>
          <w:rPrChange w:id="415" w:author="Lim YoungHoon" w:date="2023-12-11T03:09:00Z">
            <w:rPr>
              <w:rFonts w:ascii="Times New Roman" w:hAnsi="Times New Roman"/>
              <w:highlight w:val="green"/>
            </w:rPr>
          </w:rPrChange>
        </w:rPr>
        <w:t>변동은</w:t>
      </w:r>
      <w:r w:rsidRPr="001F031A">
        <w:rPr>
          <w:rFonts w:ascii="Times New Roman" w:hAnsi="Times New Roman"/>
          <w:highlight w:val="yellow"/>
          <w:rPrChange w:id="416" w:author="Lim YoungHoon" w:date="2023-12-11T03:09:00Z">
            <w:rPr>
              <w:rFonts w:ascii="Times New Roman" w:hAnsi="Times New Roman"/>
              <w:highlight w:val="green"/>
            </w:rPr>
          </w:rPrChange>
        </w:rPr>
        <w:t xml:space="preserve"> </w:t>
      </w:r>
      <w:r w:rsidRPr="001F031A">
        <w:rPr>
          <w:rFonts w:ascii="Times New Roman" w:hAnsi="Times New Roman"/>
          <w:highlight w:val="yellow"/>
          <w:rPrChange w:id="417" w:author="Lim YoungHoon" w:date="2023-12-11T03:09:00Z">
            <w:rPr>
              <w:rFonts w:ascii="Times New Roman" w:hAnsi="Times New Roman"/>
              <w:highlight w:val="green"/>
            </w:rPr>
          </w:rPrChange>
        </w:rPr>
        <w:t>사후</w:t>
      </w:r>
      <w:r w:rsidRPr="001F031A">
        <w:rPr>
          <w:rFonts w:ascii="Times New Roman" w:hAnsi="Times New Roman"/>
          <w:highlight w:val="yellow"/>
          <w:rPrChange w:id="418" w:author="Lim YoungHoon" w:date="2023-12-11T03:09:00Z">
            <w:rPr>
              <w:rFonts w:ascii="Times New Roman" w:hAnsi="Times New Roman"/>
              <w:highlight w:val="green"/>
            </w:rPr>
          </w:rPrChange>
        </w:rPr>
        <w:t xml:space="preserve"> </w:t>
      </w:r>
      <w:del w:id="419" w:author="Lim YoungHoon" w:date="2023-12-11T03:09:00Z"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통지만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한다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.</w:delText>
        </w:r>
        <w:commentRangeEnd w:id="392"/>
        <w:r w:rsidR="007647B5">
          <w:rPr>
            <w:rStyle w:val="af2"/>
            <w:rFonts w:ascii="바탕" w:eastAsia="바탕" w:hAnsi="Times New Roman" w:cs="Times New Roman"/>
          </w:rPr>
          <w:commentReference w:id="392"/>
        </w:r>
      </w:del>
      <w:ins w:id="420" w:author="Lim YoungHoon" w:date="2023-12-11T03:09:00Z">
        <w:r w:rsidRPr="001F031A">
          <w:rPr>
            <w:rFonts w:ascii="Times New Roman" w:eastAsia="바탕체" w:hAnsi="Times New Roman" w:cs="Times New Roman"/>
            <w:szCs w:val="20"/>
            <w:highlight w:val="yellow"/>
          </w:rPr>
          <w:t>통지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하되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,</w:t>
        </w:r>
        <w:r w:rsidR="003E4E32"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 </w:t>
        </w:r>
        <w:r w:rsidR="00EF7FB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이해관계인</w:t>
        </w:r>
        <w:r w:rsidR="00EF7FB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,</w:t>
        </w:r>
        <w:r w:rsidR="00EF7FB4"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 </w:t>
        </w:r>
        <w:r w:rsidR="00EF7FB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회사</w:t>
        </w:r>
        <w:r w:rsidR="00EF7FB4"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 </w:t>
        </w:r>
        <w:r w:rsidR="00EF7FB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또는</w:t>
        </w:r>
        <w:r w:rsidR="00EF7FB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주주가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투자자와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체결한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별도의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약정이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있는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경우에는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그에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따른다</w:t>
        </w:r>
        <w:r w:rsidR="003E4E32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.</w:t>
        </w:r>
      </w:ins>
    </w:p>
    <w:p w14:paraId="2034EFC8" w14:textId="77777777" w:rsidR="00196687" w:rsidRPr="000628AD" w:rsidRDefault="00196687">
      <w:pPr>
        <w:numPr>
          <w:ilvl w:val="0"/>
          <w:numId w:val="38"/>
        </w:numPr>
        <w:wordWrap/>
        <w:adjustRightInd w:val="0"/>
        <w:snapToGrid w:val="0"/>
        <w:spacing w:after="60" w:line="360" w:lineRule="auto"/>
        <w:ind w:left="568" w:hanging="284"/>
        <w:rPr>
          <w:del w:id="421" w:author="Lim YoungHoon" w:date="2023-12-11T03:09:00Z"/>
          <w:rFonts w:ascii="Times New Roman" w:eastAsia="바탕체" w:hAnsi="Times New Roman" w:cs="Times New Roman"/>
          <w:szCs w:val="20"/>
          <w:highlight w:val="green"/>
        </w:rPr>
      </w:pPr>
      <w:commentRangeStart w:id="422"/>
      <w:del w:id="423" w:author="Lim YoungHoon" w:date="2023-12-11T03:09:00Z"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회사의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기업공개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(IPO)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의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시기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, 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>주관회사의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>선정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,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상장주식시장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,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상장주식의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수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및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공모가격의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결정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,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우회상장의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조건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및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방법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>등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>기업공개와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>관련된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>일체의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r w:rsidR="00741C38" w:rsidRPr="000628AD">
          <w:rPr>
            <w:rFonts w:ascii="Times New Roman" w:eastAsia="바탕체" w:hAnsi="Times New Roman" w:cs="Times New Roman"/>
            <w:szCs w:val="20"/>
            <w:highlight w:val="green"/>
          </w:rPr>
          <w:delText>결정사항</w:delText>
        </w:r>
        <w:commentRangeEnd w:id="422"/>
        <w:r w:rsidR="007647B5">
          <w:rPr>
            <w:rStyle w:val="af2"/>
            <w:rFonts w:ascii="바탕" w:eastAsia="바탕" w:hAnsi="Times New Roman" w:cs="Times New Roman"/>
          </w:rPr>
          <w:commentReference w:id="422"/>
        </w:r>
      </w:del>
    </w:p>
    <w:p w14:paraId="65F8B439" w14:textId="4FA518FD" w:rsidR="00196687" w:rsidRDefault="003E4E32" w:rsidP="001F031A">
      <w:pPr>
        <w:wordWrap/>
        <w:adjustRightInd w:val="0"/>
        <w:snapToGrid w:val="0"/>
        <w:spacing w:after="60" w:line="360" w:lineRule="auto"/>
        <w:ind w:left="568"/>
        <w:rPr>
          <w:ins w:id="424" w:author="Lim YoungHoon" w:date="2023-12-11T03:09:00Z"/>
          <w:rFonts w:ascii="Times New Roman" w:eastAsia="바탕체" w:hAnsi="Times New Roman" w:cs="Times New Roman"/>
          <w:szCs w:val="20"/>
        </w:rPr>
      </w:pPr>
      <w:ins w:id="425" w:author="Lim YoungHoon" w:date="2023-12-11T03:09:00Z"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(</w:t>
        </w:r>
        <w:r w:rsidR="00EF7FB4"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SL Partners: </w:t>
        </w:r>
        <w:r w:rsidR="00EF7FB4" w:rsidRPr="00EF7FB4">
          <w:rPr>
            <w:rFonts w:ascii="Times New Roman" w:eastAsia="바탕체" w:hAnsi="Times New Roman" w:cs="Times New Roman" w:hint="eastAsia"/>
            <w:szCs w:val="20"/>
            <w:highlight w:val="yellow"/>
          </w:rPr>
          <w:t>별도</w:t>
        </w:r>
        <w:r w:rsidR="00EF7FB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F7FB4" w:rsidRPr="00EF7FB4">
          <w:rPr>
            <w:rFonts w:ascii="Times New Roman" w:eastAsia="바탕체" w:hAnsi="Times New Roman" w:cs="Times New Roman" w:hint="eastAsia"/>
            <w:szCs w:val="20"/>
            <w:highlight w:val="yellow"/>
          </w:rPr>
          <w:t>계약으로</w:t>
        </w:r>
        <w:r w:rsidR="00EF7FB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F7FB4" w:rsidRPr="00EF7FB4">
          <w:rPr>
            <w:rFonts w:ascii="Times New Roman" w:eastAsia="바탕체" w:hAnsi="Times New Roman" w:cs="Times New Roman" w:hint="eastAsia"/>
            <w:szCs w:val="20"/>
            <w:highlight w:val="yellow"/>
          </w:rPr>
          <w:t>의율하게</w:t>
        </w:r>
        <w:r w:rsidR="00EF7FB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F7FB4" w:rsidRPr="00EF7FB4">
          <w:rPr>
            <w:rFonts w:ascii="Times New Roman" w:eastAsia="바탕체" w:hAnsi="Times New Roman" w:cs="Times New Roman" w:hint="eastAsia"/>
            <w:szCs w:val="20"/>
            <w:highlight w:val="yellow"/>
          </w:rPr>
          <w:t>될</w:t>
        </w:r>
        <w:r w:rsidR="00EF7FB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F7FB4" w:rsidRPr="00EF7FB4">
          <w:rPr>
            <w:rFonts w:ascii="Times New Roman" w:eastAsia="바탕체" w:hAnsi="Times New Roman" w:cs="Times New Roman" w:hint="eastAsia"/>
            <w:szCs w:val="20"/>
            <w:highlight w:val="yellow"/>
          </w:rPr>
          <w:t>부분이</w:t>
        </w:r>
        <w:r w:rsidR="00EF7FB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F7FB4" w:rsidRPr="00EF7FB4">
          <w:rPr>
            <w:rFonts w:ascii="Times New Roman" w:eastAsia="바탕체" w:hAnsi="Times New Roman" w:cs="Times New Roman" w:hint="eastAsia"/>
            <w:szCs w:val="20"/>
            <w:highlight w:val="yellow"/>
          </w:rPr>
          <w:t>있으므로</w:t>
        </w:r>
        <w:r w:rsidR="00EF7FB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F7FB4" w:rsidRPr="00EF7FB4">
          <w:rPr>
            <w:rFonts w:ascii="Times New Roman" w:eastAsia="바탕체" w:hAnsi="Times New Roman" w:cs="Times New Roman" w:hint="eastAsia"/>
            <w:szCs w:val="20"/>
            <w:highlight w:val="yellow"/>
          </w:rPr>
          <w:t>예외사항을</w:t>
        </w:r>
        <w:r w:rsidR="00EF7FB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F7FB4" w:rsidRPr="00EF7FB4">
          <w:rPr>
            <w:rFonts w:ascii="Times New Roman" w:eastAsia="바탕체" w:hAnsi="Times New Roman" w:cs="Times New Roman" w:hint="eastAsia"/>
            <w:szCs w:val="20"/>
            <w:highlight w:val="yellow"/>
          </w:rPr>
          <w:t>두었습니다</w:t>
        </w:r>
        <w:r w:rsidR="00EF7FB4" w:rsidRPr="001F031A">
          <w:rPr>
            <w:rFonts w:ascii="Times New Roman" w:eastAsia="바탕체" w:hAnsi="Times New Roman" w:cs="Times New Roman"/>
            <w:szCs w:val="20"/>
            <w:highlight w:val="yellow"/>
          </w:rPr>
          <w:t>)</w:t>
        </w:r>
        <w:r w:rsidR="00EF7FB4">
          <w:rPr>
            <w:rFonts w:ascii="Times New Roman" w:eastAsia="바탕체" w:hAnsi="Times New Roman" w:cs="Times New Roman"/>
            <w:szCs w:val="20"/>
          </w:rPr>
          <w:t xml:space="preserve"> </w:t>
        </w:r>
      </w:ins>
    </w:p>
    <w:p w14:paraId="270B457E" w14:textId="31BE102F" w:rsidR="00FC5E93" w:rsidRPr="00FC5E93" w:rsidRDefault="00FC5E93">
      <w:pPr>
        <w:numPr>
          <w:ilvl w:val="0"/>
          <w:numId w:val="38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FC5E93">
        <w:rPr>
          <w:rFonts w:ascii="Times New Roman" w:eastAsia="바탕체" w:hAnsi="Times New Roman" w:cs="Times New Roman" w:hint="eastAsia"/>
          <w:szCs w:val="20"/>
        </w:rPr>
        <w:t>임직원에</w:t>
      </w:r>
      <w:r w:rsidRPr="00FC5E93">
        <w:rPr>
          <w:rFonts w:ascii="Times New Roman" w:eastAsia="바탕체" w:hAnsi="Times New Roman" w:cs="Times New Roman"/>
          <w:szCs w:val="20"/>
        </w:rPr>
        <w:t xml:space="preserve"> </w:t>
      </w:r>
      <w:r w:rsidRPr="00FC5E93">
        <w:rPr>
          <w:rFonts w:ascii="Times New Roman" w:eastAsia="바탕체" w:hAnsi="Times New Roman" w:cs="Times New Roman" w:hint="eastAsia"/>
          <w:szCs w:val="20"/>
        </w:rPr>
        <w:t>지급하는</w:t>
      </w:r>
      <w:r w:rsidRPr="00FC5E93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FC5E93">
        <w:rPr>
          <w:rFonts w:ascii="Times New Roman" w:eastAsia="바탕체" w:hAnsi="Times New Roman" w:cs="Times New Roman" w:hint="eastAsia"/>
          <w:szCs w:val="20"/>
        </w:rPr>
        <w:t>급여가</w:t>
      </w:r>
      <w:r w:rsidRPr="00FC5E93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FC5E93">
        <w:rPr>
          <w:rFonts w:ascii="Times New Roman" w:eastAsia="바탕체" w:hAnsi="Times New Roman" w:cs="Times New Roman" w:hint="eastAsia"/>
          <w:szCs w:val="20"/>
        </w:rPr>
        <w:t>전년도</w:t>
      </w:r>
      <w:r w:rsidRPr="00FC5E93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FC5E93">
        <w:rPr>
          <w:rFonts w:ascii="Times New Roman" w:eastAsia="바탕체" w:hAnsi="Times New Roman" w:cs="Times New Roman" w:hint="eastAsia"/>
          <w:szCs w:val="20"/>
        </w:rPr>
        <w:t>급여와</w:t>
      </w:r>
      <w:r w:rsidRPr="00FC5E93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FC5E93">
        <w:rPr>
          <w:rFonts w:ascii="Times New Roman" w:eastAsia="바탕체" w:hAnsi="Times New Roman" w:cs="Times New Roman" w:hint="eastAsia"/>
          <w:szCs w:val="20"/>
        </w:rPr>
        <w:t>비교하여</w:t>
      </w:r>
      <w:r w:rsidRPr="00FC5E93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FC5E93">
        <w:rPr>
          <w:rFonts w:ascii="Times New Roman" w:eastAsia="바탕체" w:hAnsi="Times New Roman" w:cs="Times New Roman"/>
          <w:szCs w:val="20"/>
        </w:rPr>
        <w:t xml:space="preserve">20% </w:t>
      </w:r>
      <w:r w:rsidRPr="00FC5E93">
        <w:rPr>
          <w:rFonts w:ascii="Times New Roman" w:eastAsia="바탕체" w:hAnsi="Times New Roman" w:cs="Times New Roman" w:hint="eastAsia"/>
          <w:szCs w:val="20"/>
        </w:rPr>
        <w:t>이상</w:t>
      </w:r>
      <w:r w:rsidRPr="00FC5E93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FC5E93">
        <w:rPr>
          <w:rFonts w:ascii="Times New Roman" w:eastAsia="바탕체" w:hAnsi="Times New Roman" w:cs="Times New Roman" w:hint="eastAsia"/>
          <w:szCs w:val="20"/>
        </w:rPr>
        <w:t>상승하는</w:t>
      </w:r>
      <w:r w:rsidRPr="00FC5E93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FC5E93">
        <w:rPr>
          <w:rFonts w:ascii="Times New Roman" w:eastAsia="바탕체" w:hAnsi="Times New Roman" w:cs="Times New Roman" w:hint="eastAsia"/>
          <w:szCs w:val="20"/>
        </w:rPr>
        <w:t>경우</w:t>
      </w:r>
    </w:p>
    <w:p w14:paraId="7C317023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5856672C" w14:textId="49EB6717" w:rsidR="00A474DC" w:rsidRPr="00A474DC" w:rsidRDefault="00802F73" w:rsidP="00802F7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ins w:id="426" w:author="Lim YoungHoon" w:date="2023-12-11T03:09:00Z"/>
          <w:rFonts w:ascii="Times New Roman" w:eastAsia="바탕체"/>
          <w:b/>
          <w:bCs/>
          <w:kern w:val="0"/>
          <w:szCs w:val="20"/>
        </w:rPr>
      </w:pPr>
      <w:bookmarkStart w:id="427" w:name="제18조"/>
      <w:bookmarkEnd w:id="427"/>
      <w:del w:id="428" w:author="Lim YoungHoon" w:date="2023-12-11T03:09:00Z">
        <w:r>
          <w:rPr>
            <w:rFonts w:ascii="Times New Roman" w:eastAsia="바탕체" w:hint="eastAsia"/>
            <w:b/>
            <w:bCs/>
            <w:kern w:val="0"/>
            <w:szCs w:val="20"/>
          </w:rPr>
          <w:delText xml:space="preserve"> </w:delText>
        </w:r>
      </w:del>
      <w:ins w:id="429" w:author="Lim YoungHoon" w:date="2023-12-11T03:09:00Z">
        <w:r w:rsidR="00A474DC" w:rsidRPr="00751215">
          <w:rPr>
            <w:rFonts w:ascii="Times New Roman" w:eastAsia="바탕체" w:hint="eastAsia"/>
            <w:b/>
            <w:bCs/>
            <w:kern w:val="0"/>
            <w:szCs w:val="20"/>
          </w:rPr>
          <w:t>투자자</w:t>
        </w:r>
        <w:r w:rsidR="00A474DC" w:rsidRPr="00751215">
          <w:rPr>
            <w:rFonts w:ascii="Times New Roman" w:eastAsia="바탕체"/>
            <w:b/>
            <w:bCs/>
            <w:kern w:val="0"/>
            <w:szCs w:val="20"/>
          </w:rPr>
          <w:t xml:space="preserve"> </w:t>
        </w:r>
        <w:r w:rsidR="00A474DC" w:rsidRPr="00751215">
          <w:rPr>
            <w:rFonts w:ascii="Times New Roman" w:eastAsia="바탕체" w:hint="eastAsia"/>
            <w:b/>
            <w:bCs/>
            <w:kern w:val="0"/>
            <w:szCs w:val="20"/>
          </w:rPr>
          <w:t>위임사항</w:t>
        </w:r>
      </w:ins>
    </w:p>
    <w:p w14:paraId="7E13E5CE" w14:textId="3AA1C5C0" w:rsidR="00A474DC" w:rsidRPr="00751215" w:rsidRDefault="002D7643" w:rsidP="00A474DC">
      <w:pPr>
        <w:widowControl/>
        <w:numPr>
          <w:ilvl w:val="0"/>
          <w:numId w:val="77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ins w:id="430" w:author="Lim YoungHoon" w:date="2023-12-11T03:09:00Z"/>
          <w:rFonts w:ascii="Times New Roman" w:eastAsia="바탕체"/>
          <w:kern w:val="0"/>
          <w:szCs w:val="20"/>
        </w:rPr>
      </w:pPr>
      <w:ins w:id="431" w:author="Lim YoungHoon" w:date="2023-12-11T03:09:00Z">
        <w:r w:rsidRPr="00751215">
          <w:rPr>
            <w:rFonts w:ascii="Times New Roman" w:eastAsia="바탕체" w:hint="eastAsia"/>
            <w:kern w:val="0"/>
            <w:szCs w:val="20"/>
          </w:rPr>
          <w:t>회사</w:t>
        </w:r>
        <w:r w:rsidR="002F79CE">
          <w:rPr>
            <w:rFonts w:ascii="Times New Roman" w:eastAsia="바탕체" w:hint="eastAsia"/>
            <w:kern w:val="0"/>
            <w:szCs w:val="20"/>
          </w:rPr>
          <w:t xml:space="preserve"> </w:t>
        </w:r>
        <w:r w:rsidR="002F79CE">
          <w:rPr>
            <w:rFonts w:ascii="Times New Roman" w:eastAsia="바탕체" w:hint="eastAsia"/>
            <w:kern w:val="0"/>
            <w:szCs w:val="20"/>
          </w:rPr>
          <w:t>및</w:t>
        </w:r>
        <w:r w:rsidR="002F79CE">
          <w:rPr>
            <w:rFonts w:ascii="Times New Roman" w:eastAsia="바탕체" w:hint="eastAsia"/>
            <w:kern w:val="0"/>
            <w:szCs w:val="20"/>
          </w:rPr>
          <w:t xml:space="preserve"> </w:t>
        </w:r>
        <w:r w:rsidR="002F79CE">
          <w:rPr>
            <w:rFonts w:ascii="Times New Roman" w:eastAsia="바탕체" w:hint="eastAsia"/>
            <w:kern w:val="0"/>
            <w:szCs w:val="20"/>
          </w:rPr>
          <w:t>이해관계인은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 w:hint="eastAsia"/>
            <w:kern w:val="0"/>
            <w:szCs w:val="20"/>
          </w:rPr>
          <w:t>다음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 w:hint="eastAsia"/>
            <w:kern w:val="0"/>
            <w:szCs w:val="20"/>
          </w:rPr>
          <w:t>각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 w:hint="eastAsia"/>
            <w:kern w:val="0"/>
            <w:szCs w:val="20"/>
          </w:rPr>
          <w:t>호의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 w:hint="eastAsia"/>
            <w:kern w:val="0"/>
            <w:szCs w:val="20"/>
          </w:rPr>
          <w:t>사항에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 w:hint="eastAsia"/>
            <w:kern w:val="0"/>
            <w:szCs w:val="20"/>
          </w:rPr>
          <w:t>대하여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00305B">
          <w:rPr>
            <w:rFonts w:ascii="Times New Roman" w:eastAsia="바탕체" w:hint="eastAsia"/>
            <w:kern w:val="0"/>
            <w:szCs w:val="20"/>
          </w:rPr>
          <w:t>해당</w:t>
        </w:r>
        <w:r w:rsidR="0000305B">
          <w:rPr>
            <w:rFonts w:ascii="Times New Roman" w:eastAsia="바탕체" w:hint="eastAsia"/>
            <w:kern w:val="0"/>
            <w:szCs w:val="20"/>
          </w:rPr>
          <w:t xml:space="preserve"> </w:t>
        </w:r>
        <w:r w:rsidR="0000305B">
          <w:rPr>
            <w:rFonts w:ascii="Times New Roman" w:eastAsia="바탕체" w:hint="eastAsia"/>
            <w:kern w:val="0"/>
            <w:szCs w:val="20"/>
          </w:rPr>
          <w:t>사항에</w:t>
        </w:r>
        <w:r w:rsidR="0000305B">
          <w:rPr>
            <w:rFonts w:ascii="Times New Roman" w:eastAsia="바탕체" w:hint="eastAsia"/>
            <w:kern w:val="0"/>
            <w:szCs w:val="20"/>
          </w:rPr>
          <w:t xml:space="preserve"> </w:t>
        </w:r>
        <w:r w:rsidR="0000305B">
          <w:rPr>
            <w:rFonts w:ascii="Times New Roman" w:eastAsia="바탕체" w:hint="eastAsia"/>
            <w:kern w:val="0"/>
            <w:szCs w:val="20"/>
          </w:rPr>
          <w:t>관한</w:t>
        </w:r>
        <w:r w:rsidR="0000305B">
          <w:rPr>
            <w:rFonts w:ascii="Times New Roman" w:eastAsia="바탕체" w:hint="eastAsia"/>
            <w:kern w:val="0"/>
            <w:szCs w:val="20"/>
          </w:rPr>
          <w:t xml:space="preserve"> </w:t>
        </w:r>
        <w:r w:rsidR="0000305B">
          <w:rPr>
            <w:rFonts w:ascii="Times New Roman" w:eastAsia="바탕체" w:hint="eastAsia"/>
            <w:kern w:val="0"/>
            <w:szCs w:val="20"/>
          </w:rPr>
          <w:t>최종</w:t>
        </w:r>
        <w:r w:rsidR="0000305B">
          <w:rPr>
            <w:rFonts w:ascii="Times New Roman" w:eastAsia="바탕체" w:hint="eastAsia"/>
            <w:kern w:val="0"/>
            <w:szCs w:val="20"/>
          </w:rPr>
          <w:t xml:space="preserve"> </w:t>
        </w:r>
        <w:r w:rsidR="0000305B">
          <w:rPr>
            <w:rFonts w:ascii="Times New Roman" w:eastAsia="바탕체" w:hint="eastAsia"/>
            <w:kern w:val="0"/>
            <w:szCs w:val="20"/>
          </w:rPr>
          <w:t>의사결정</w:t>
        </w:r>
        <w:r w:rsidR="0000305B">
          <w:rPr>
            <w:rFonts w:ascii="Times New Roman" w:eastAsia="바탕체" w:hint="eastAsia"/>
            <w:kern w:val="0"/>
            <w:szCs w:val="20"/>
          </w:rPr>
          <w:t xml:space="preserve"> </w:t>
        </w:r>
        <w:r w:rsidR="0000305B">
          <w:rPr>
            <w:rFonts w:ascii="Times New Roman" w:eastAsia="바탕체"/>
            <w:kern w:val="0"/>
            <w:szCs w:val="20"/>
          </w:rPr>
          <w:t>2</w:t>
        </w:r>
        <w:r w:rsidR="0000305B">
          <w:rPr>
            <w:rFonts w:ascii="Times New Roman" w:eastAsia="바탕체" w:hint="eastAsia"/>
            <w:kern w:val="0"/>
            <w:szCs w:val="20"/>
          </w:rPr>
          <w:t>주</w:t>
        </w:r>
        <w:r w:rsidR="0000305B">
          <w:rPr>
            <w:rFonts w:ascii="Times New Roman" w:eastAsia="바탕체" w:hint="eastAsia"/>
            <w:kern w:val="0"/>
            <w:szCs w:val="20"/>
          </w:rPr>
          <w:t xml:space="preserve"> </w:t>
        </w:r>
        <w:r w:rsidR="0000305B">
          <w:rPr>
            <w:rFonts w:ascii="Times New Roman" w:eastAsia="바탕체" w:hint="eastAsia"/>
            <w:kern w:val="0"/>
            <w:szCs w:val="20"/>
          </w:rPr>
          <w:t>전까지</w:t>
        </w:r>
        <w:r w:rsidR="0000305B">
          <w:rPr>
            <w:rFonts w:ascii="Times New Roman" w:eastAsia="바탕체" w:hint="eastAsia"/>
            <w:kern w:val="0"/>
            <w:szCs w:val="20"/>
          </w:rPr>
          <w:t xml:space="preserve"> </w:t>
        </w:r>
        <w:r w:rsidR="0000305B">
          <w:rPr>
            <w:rFonts w:ascii="Times New Roman" w:eastAsia="바탕체" w:hint="eastAsia"/>
            <w:kern w:val="0"/>
            <w:szCs w:val="20"/>
          </w:rPr>
          <w:t>투자자에게</w:t>
        </w:r>
        <w:r w:rsidR="0000305B">
          <w:rPr>
            <w:rFonts w:ascii="Times New Roman" w:eastAsia="바탕체" w:hint="eastAsia"/>
            <w:kern w:val="0"/>
            <w:szCs w:val="20"/>
          </w:rPr>
          <w:t xml:space="preserve"> </w:t>
        </w:r>
        <w:r w:rsidR="0000305B">
          <w:rPr>
            <w:rFonts w:ascii="Times New Roman" w:eastAsia="바탕체" w:hint="eastAsia"/>
            <w:kern w:val="0"/>
            <w:szCs w:val="20"/>
          </w:rPr>
          <w:t>서면통지를</w:t>
        </w:r>
        <w:r w:rsidR="0000305B">
          <w:rPr>
            <w:rFonts w:ascii="Times New Roman" w:eastAsia="바탕체" w:hint="eastAsia"/>
            <w:kern w:val="0"/>
            <w:szCs w:val="20"/>
          </w:rPr>
          <w:t xml:space="preserve"> </w:t>
        </w:r>
        <w:r w:rsidR="0000305B">
          <w:rPr>
            <w:rFonts w:ascii="Times New Roman" w:eastAsia="바탕체" w:hint="eastAsia"/>
            <w:kern w:val="0"/>
            <w:szCs w:val="20"/>
          </w:rPr>
          <w:t>하고</w:t>
        </w:r>
        <w:r w:rsidR="0000305B">
          <w:rPr>
            <w:rFonts w:ascii="Times New Roman" w:eastAsia="바탕체" w:hint="eastAsia"/>
            <w:kern w:val="0"/>
            <w:szCs w:val="20"/>
          </w:rPr>
          <w:t>,</w:t>
        </w:r>
        <w:r w:rsidR="0000305B">
          <w:rPr>
            <w:rFonts w:ascii="Times New Roman" w:eastAsia="바탕체"/>
            <w:kern w:val="0"/>
            <w:szCs w:val="20"/>
          </w:rPr>
          <w:t xml:space="preserve"> </w:t>
        </w:r>
        <w:r w:rsidR="0000305B">
          <w:rPr>
            <w:rFonts w:ascii="Times New Roman" w:eastAsia="바탕체" w:hint="eastAsia"/>
            <w:kern w:val="0"/>
            <w:szCs w:val="20"/>
          </w:rPr>
          <w:t>투자자와</w:t>
        </w:r>
        <w:r w:rsidR="0000305B">
          <w:rPr>
            <w:rFonts w:ascii="Times New Roman" w:eastAsia="바탕체" w:hint="eastAsia"/>
            <w:kern w:val="0"/>
            <w:szCs w:val="20"/>
          </w:rPr>
          <w:t xml:space="preserve"> </w:t>
        </w:r>
        <w:r w:rsidR="0000305B">
          <w:rPr>
            <w:rFonts w:ascii="Times New Roman" w:eastAsia="바탕체" w:hint="eastAsia"/>
            <w:kern w:val="0"/>
            <w:szCs w:val="20"/>
          </w:rPr>
          <w:t>협의하여</w:t>
        </w:r>
        <w:r w:rsidR="0000305B">
          <w:rPr>
            <w:rFonts w:ascii="Times New Roman" w:eastAsia="바탕체" w:hint="eastAsia"/>
            <w:kern w:val="0"/>
            <w:szCs w:val="20"/>
          </w:rPr>
          <w:t xml:space="preserve"> </w:t>
        </w:r>
        <w:r w:rsidR="00F43660">
          <w:rPr>
            <w:rFonts w:ascii="Times New Roman" w:eastAsia="바탕체" w:hint="eastAsia"/>
            <w:kern w:val="0"/>
            <w:szCs w:val="20"/>
          </w:rPr>
          <w:t>각</w:t>
        </w:r>
        <w:r w:rsidR="00F43660">
          <w:rPr>
            <w:rFonts w:ascii="Times New Roman" w:eastAsia="바탕체" w:hint="eastAsia"/>
            <w:kern w:val="0"/>
            <w:szCs w:val="20"/>
          </w:rPr>
          <w:t xml:space="preserve"> </w:t>
        </w:r>
        <w:r w:rsidR="00F43660">
          <w:rPr>
            <w:rFonts w:ascii="Times New Roman" w:eastAsia="바탕체" w:hint="eastAsia"/>
            <w:kern w:val="0"/>
            <w:szCs w:val="20"/>
          </w:rPr>
          <w:t>사항의</w:t>
        </w:r>
        <w:r w:rsidR="00F43660">
          <w:rPr>
            <w:rFonts w:ascii="Times New Roman" w:eastAsia="바탕체" w:hint="eastAsia"/>
            <w:kern w:val="0"/>
            <w:szCs w:val="20"/>
          </w:rPr>
          <w:t xml:space="preserve"> </w:t>
        </w:r>
        <w:r w:rsidR="00F43660">
          <w:rPr>
            <w:rFonts w:ascii="Times New Roman" w:eastAsia="바탕체" w:hint="eastAsia"/>
            <w:kern w:val="0"/>
            <w:szCs w:val="20"/>
          </w:rPr>
          <w:t>일정</w:t>
        </w:r>
        <w:r w:rsidR="00F43660">
          <w:rPr>
            <w:rFonts w:ascii="Times New Roman" w:eastAsia="바탕체" w:hint="eastAsia"/>
            <w:kern w:val="0"/>
            <w:szCs w:val="20"/>
          </w:rPr>
          <w:t>,</w:t>
        </w:r>
        <w:r w:rsidR="00F43660">
          <w:rPr>
            <w:rFonts w:ascii="Times New Roman" w:eastAsia="바탕체"/>
            <w:kern w:val="0"/>
            <w:szCs w:val="20"/>
          </w:rPr>
          <w:t xml:space="preserve"> </w:t>
        </w:r>
        <w:r w:rsidR="00F43660">
          <w:rPr>
            <w:rFonts w:ascii="Times New Roman" w:eastAsia="바탕체" w:hint="eastAsia"/>
            <w:kern w:val="0"/>
            <w:szCs w:val="20"/>
          </w:rPr>
          <w:t>조건</w:t>
        </w:r>
        <w:r w:rsidR="00F43660">
          <w:rPr>
            <w:rFonts w:ascii="Times New Roman" w:eastAsia="바탕체" w:hint="eastAsia"/>
            <w:kern w:val="0"/>
            <w:szCs w:val="20"/>
          </w:rPr>
          <w:t xml:space="preserve"> </w:t>
        </w:r>
        <w:r w:rsidR="00F43660">
          <w:rPr>
            <w:rFonts w:ascii="Times New Roman" w:eastAsia="바탕체" w:hint="eastAsia"/>
            <w:kern w:val="0"/>
            <w:szCs w:val="20"/>
          </w:rPr>
          <w:t>등</w:t>
        </w:r>
        <w:r w:rsidR="00F43660">
          <w:rPr>
            <w:rFonts w:ascii="Times New Roman" w:eastAsia="바탕체" w:hint="eastAsia"/>
            <w:kern w:val="0"/>
            <w:szCs w:val="20"/>
          </w:rPr>
          <w:t xml:space="preserve"> </w:t>
        </w:r>
        <w:r w:rsidR="00F43660">
          <w:rPr>
            <w:rFonts w:ascii="Times New Roman" w:eastAsia="바탕체" w:hint="eastAsia"/>
            <w:kern w:val="0"/>
            <w:szCs w:val="20"/>
          </w:rPr>
          <w:t>구체적인</w:t>
        </w:r>
        <w:r w:rsidR="00F43660">
          <w:rPr>
            <w:rFonts w:ascii="Times New Roman" w:eastAsia="바탕체" w:hint="eastAsia"/>
            <w:kern w:val="0"/>
            <w:szCs w:val="20"/>
          </w:rPr>
          <w:t xml:space="preserve"> </w:t>
        </w:r>
        <w:r w:rsidR="00F43660">
          <w:rPr>
            <w:rFonts w:ascii="Times New Roman" w:eastAsia="바탕체" w:hint="eastAsia"/>
            <w:kern w:val="0"/>
            <w:szCs w:val="20"/>
          </w:rPr>
          <w:t>사항은</w:t>
        </w:r>
        <w:r w:rsidR="00F43660">
          <w:rPr>
            <w:rFonts w:ascii="Times New Roman" w:eastAsia="바탕체" w:hint="eastAsia"/>
            <w:kern w:val="0"/>
            <w:szCs w:val="20"/>
          </w:rPr>
          <w:t xml:space="preserve"> </w:t>
        </w:r>
        <w:r w:rsidR="00F43660">
          <w:rPr>
            <w:rFonts w:ascii="Times New Roman" w:eastAsia="바탕체" w:hint="eastAsia"/>
            <w:kern w:val="0"/>
            <w:szCs w:val="20"/>
          </w:rPr>
          <w:t>투자자에게</w:t>
        </w:r>
        <w:r w:rsidR="00F43660">
          <w:rPr>
            <w:rFonts w:ascii="Times New Roman" w:eastAsia="바탕체" w:hint="eastAsia"/>
            <w:kern w:val="0"/>
            <w:szCs w:val="20"/>
          </w:rPr>
          <w:t xml:space="preserve"> </w:t>
        </w:r>
        <w:r w:rsidR="00F43660">
          <w:rPr>
            <w:rFonts w:ascii="Times New Roman" w:eastAsia="바탕체" w:hint="eastAsia"/>
            <w:kern w:val="0"/>
            <w:szCs w:val="20"/>
          </w:rPr>
          <w:t>위임하기로</w:t>
        </w:r>
        <w:r w:rsidR="00F43660">
          <w:rPr>
            <w:rFonts w:ascii="Times New Roman" w:eastAsia="바탕체" w:hint="eastAsia"/>
            <w:kern w:val="0"/>
            <w:szCs w:val="20"/>
          </w:rPr>
          <w:t xml:space="preserve"> </w:t>
        </w:r>
        <w:r w:rsidR="00F43660">
          <w:rPr>
            <w:rFonts w:ascii="Times New Roman" w:eastAsia="바탕체" w:hint="eastAsia"/>
            <w:kern w:val="0"/>
            <w:szCs w:val="20"/>
          </w:rPr>
          <w:t>한다</w:t>
        </w:r>
        <w:r w:rsidR="00F43660">
          <w:rPr>
            <w:rFonts w:ascii="Times New Roman" w:eastAsia="바탕체" w:hint="eastAsia"/>
            <w:kern w:val="0"/>
            <w:szCs w:val="20"/>
          </w:rPr>
          <w:t>.</w:t>
        </w:r>
        <w:r w:rsidR="00F43660">
          <w:rPr>
            <w:rFonts w:ascii="Times New Roman" w:eastAsia="바탕체"/>
            <w:kern w:val="0"/>
            <w:szCs w:val="20"/>
          </w:rPr>
          <w:t xml:space="preserve"> </w:t>
        </w:r>
      </w:ins>
    </w:p>
    <w:p w14:paraId="6F81E5B0" w14:textId="7EB47597" w:rsidR="002D7643" w:rsidRPr="00751215" w:rsidRDefault="000E444B" w:rsidP="000E444B">
      <w:pPr>
        <w:pStyle w:val="ad"/>
        <w:widowControl/>
        <w:numPr>
          <w:ilvl w:val="1"/>
          <w:numId w:val="55"/>
        </w:numPr>
        <w:wordWrap/>
        <w:autoSpaceDE/>
        <w:autoSpaceDN/>
        <w:adjustRightInd w:val="0"/>
        <w:snapToGrid w:val="0"/>
        <w:spacing w:after="60" w:line="360" w:lineRule="auto"/>
        <w:ind w:leftChars="0"/>
        <w:rPr>
          <w:ins w:id="432" w:author="Lim YoungHoon" w:date="2023-12-11T03:09:00Z"/>
          <w:rFonts w:ascii="Times New Roman" w:eastAsia="바탕체"/>
          <w:kern w:val="0"/>
          <w:szCs w:val="20"/>
        </w:rPr>
      </w:pPr>
      <w:ins w:id="433" w:author="Lim YoungHoon" w:date="2023-12-11T03:09:00Z">
        <w:r w:rsidRPr="00751215">
          <w:rPr>
            <w:rFonts w:ascii="Times New Roman" w:eastAsia="바탕체" w:hint="eastAsia"/>
            <w:kern w:val="0"/>
            <w:szCs w:val="20"/>
          </w:rPr>
          <w:t>기업공개</w:t>
        </w:r>
        <w:r w:rsidRPr="00751215">
          <w:rPr>
            <w:rFonts w:ascii="Times New Roman" w:eastAsia="바탕체"/>
            <w:kern w:val="0"/>
            <w:szCs w:val="20"/>
          </w:rPr>
          <w:t>(IPO)</w:t>
        </w:r>
        <w:r w:rsidRPr="00751215">
          <w:rPr>
            <w:rFonts w:ascii="Times New Roman" w:eastAsia="바탕체" w:hint="eastAsia"/>
            <w:kern w:val="0"/>
            <w:szCs w:val="20"/>
          </w:rPr>
          <w:t>를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 w:hint="eastAsia"/>
            <w:kern w:val="0"/>
            <w:szCs w:val="20"/>
          </w:rPr>
          <w:t>위한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 w:hint="eastAsia"/>
            <w:kern w:val="0"/>
            <w:szCs w:val="20"/>
          </w:rPr>
          <w:t>상장방식</w:t>
        </w:r>
        <w:r w:rsidR="00372492" w:rsidRPr="00751215">
          <w:rPr>
            <w:rFonts w:ascii="Times New Roman" w:eastAsia="바탕체"/>
            <w:kern w:val="0"/>
            <w:szCs w:val="20"/>
          </w:rPr>
          <w:t>(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일반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상장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또는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 SPAC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상장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등</w:t>
        </w:r>
        <w:r w:rsidR="00372492" w:rsidRPr="00751215">
          <w:rPr>
            <w:rFonts w:ascii="Times New Roman" w:eastAsia="바탕체"/>
            <w:kern w:val="0"/>
            <w:szCs w:val="20"/>
          </w:rPr>
          <w:t>)</w:t>
        </w:r>
        <w:r w:rsidRPr="00751215">
          <w:rPr>
            <w:rFonts w:ascii="Times New Roman" w:eastAsia="바탕체"/>
            <w:kern w:val="0"/>
            <w:szCs w:val="20"/>
          </w:rPr>
          <w:t xml:space="preserve">,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상장시기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,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상장주관사의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선정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,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증권시장의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결정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등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상장에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관한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일체의</w:t>
        </w:r>
        <w:r w:rsidR="00372492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372492" w:rsidRPr="00751215">
          <w:rPr>
            <w:rFonts w:ascii="Times New Roman" w:eastAsia="바탕체" w:hint="eastAsia"/>
            <w:kern w:val="0"/>
            <w:szCs w:val="20"/>
          </w:rPr>
          <w:t>사항</w:t>
        </w:r>
      </w:ins>
    </w:p>
    <w:p w14:paraId="1B9C10CD" w14:textId="563ACED8" w:rsidR="00372492" w:rsidRPr="00751215" w:rsidRDefault="00372492" w:rsidP="00751215">
      <w:pPr>
        <w:pStyle w:val="ad"/>
        <w:widowControl/>
        <w:numPr>
          <w:ilvl w:val="1"/>
          <w:numId w:val="55"/>
        </w:numPr>
        <w:wordWrap/>
        <w:autoSpaceDE/>
        <w:autoSpaceDN/>
        <w:adjustRightInd w:val="0"/>
        <w:snapToGrid w:val="0"/>
        <w:spacing w:after="60" w:line="360" w:lineRule="auto"/>
        <w:ind w:leftChars="0"/>
        <w:rPr>
          <w:ins w:id="434" w:author="Lim YoungHoon" w:date="2023-12-11T03:09:00Z"/>
          <w:rFonts w:ascii="Times New Roman" w:eastAsia="바탕체"/>
          <w:kern w:val="0"/>
          <w:szCs w:val="20"/>
        </w:rPr>
      </w:pPr>
      <w:ins w:id="435" w:author="Lim YoungHoon" w:date="2023-12-11T03:09:00Z">
        <w:r w:rsidRPr="00751215">
          <w:rPr>
            <w:rFonts w:ascii="Times New Roman" w:eastAsia="바탕체" w:hint="eastAsia"/>
            <w:kern w:val="0"/>
            <w:szCs w:val="20"/>
          </w:rPr>
          <w:t>본</w:t>
        </w:r>
        <w:r w:rsidR="002372E8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2372E8" w:rsidRPr="00751215">
          <w:rPr>
            <w:rFonts w:ascii="Times New Roman" w:eastAsia="바탕체" w:hint="eastAsia"/>
            <w:kern w:val="0"/>
            <w:szCs w:val="20"/>
          </w:rPr>
          <w:t>계약에</w:t>
        </w:r>
        <w:r w:rsidR="002372E8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2372E8" w:rsidRPr="00751215">
          <w:rPr>
            <w:rFonts w:ascii="Times New Roman" w:eastAsia="바탕체" w:hint="eastAsia"/>
            <w:kern w:val="0"/>
            <w:szCs w:val="20"/>
          </w:rPr>
          <w:t>따른</w:t>
        </w:r>
        <w:r w:rsidR="002372E8" w:rsidRPr="00751215">
          <w:rPr>
            <w:rFonts w:ascii="Times New Roman" w:eastAsia="바탕체"/>
            <w:kern w:val="0"/>
            <w:szCs w:val="20"/>
          </w:rPr>
          <w:t xml:space="preserve"> </w:t>
        </w:r>
        <w:proofErr w:type="spellStart"/>
        <w:r w:rsidR="002372E8" w:rsidRPr="00751215">
          <w:rPr>
            <w:rFonts w:ascii="Times New Roman" w:eastAsia="바탕체" w:hint="eastAsia"/>
            <w:kern w:val="0"/>
            <w:szCs w:val="20"/>
          </w:rPr>
          <w:t>거래완결일</w:t>
        </w:r>
        <w:proofErr w:type="spellEnd"/>
        <w:r w:rsidR="002372E8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2372E8" w:rsidRPr="00751215">
          <w:rPr>
            <w:rFonts w:ascii="Times New Roman" w:eastAsia="바탕체" w:hint="eastAsia"/>
            <w:kern w:val="0"/>
            <w:szCs w:val="20"/>
          </w:rPr>
          <w:t>이후</w:t>
        </w:r>
        <w:r w:rsidR="002372E8" w:rsidRPr="00751215">
          <w:rPr>
            <w:rFonts w:ascii="Times New Roman" w:eastAsia="바탕체"/>
            <w:kern w:val="0"/>
            <w:szCs w:val="20"/>
          </w:rPr>
          <w:t>,</w:t>
        </w:r>
        <w:r w:rsidR="005473DC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5473DC" w:rsidRPr="00751215">
          <w:rPr>
            <w:rFonts w:ascii="Times New Roman" w:eastAsia="바탕체" w:hint="eastAsia"/>
            <w:kern w:val="0"/>
            <w:szCs w:val="20"/>
          </w:rPr>
          <w:t>후속</w:t>
        </w:r>
        <w:r w:rsidR="005473DC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5473DC" w:rsidRPr="00751215">
          <w:rPr>
            <w:rFonts w:ascii="Times New Roman" w:eastAsia="바탕체" w:hint="eastAsia"/>
            <w:kern w:val="0"/>
            <w:szCs w:val="20"/>
          </w:rPr>
          <w:t>투자를</w:t>
        </w:r>
        <w:r w:rsidR="005473DC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5473DC" w:rsidRPr="00751215">
          <w:rPr>
            <w:rFonts w:ascii="Times New Roman" w:eastAsia="바탕체" w:hint="eastAsia"/>
            <w:kern w:val="0"/>
            <w:szCs w:val="20"/>
          </w:rPr>
          <w:t>받고자</w:t>
        </w:r>
        <w:r w:rsidR="005473DC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5473DC" w:rsidRPr="00751215">
          <w:rPr>
            <w:rFonts w:ascii="Times New Roman" w:eastAsia="바탕체" w:hint="eastAsia"/>
            <w:kern w:val="0"/>
            <w:szCs w:val="20"/>
          </w:rPr>
          <w:t>할</w:t>
        </w:r>
        <w:r w:rsidR="005473DC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5473DC" w:rsidRPr="00751215">
          <w:rPr>
            <w:rFonts w:ascii="Times New Roman" w:eastAsia="바탕체" w:hint="eastAsia"/>
            <w:kern w:val="0"/>
            <w:szCs w:val="20"/>
          </w:rPr>
          <w:t>경우</w:t>
        </w:r>
        <w:r w:rsidR="005473DC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5473DC" w:rsidRPr="00751215">
          <w:rPr>
            <w:rFonts w:ascii="Times New Roman" w:eastAsia="바탕체" w:hint="eastAsia"/>
            <w:kern w:val="0"/>
            <w:szCs w:val="20"/>
          </w:rPr>
          <w:t>투자</w:t>
        </w:r>
        <w:r w:rsidR="005473DC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5473DC" w:rsidRPr="00751215">
          <w:rPr>
            <w:rFonts w:ascii="Times New Roman" w:eastAsia="바탕체" w:hint="eastAsia"/>
            <w:kern w:val="0"/>
            <w:szCs w:val="20"/>
          </w:rPr>
          <w:t>단가</w:t>
        </w:r>
        <w:r w:rsidR="005473DC" w:rsidRPr="00751215">
          <w:rPr>
            <w:rFonts w:ascii="Times New Roman" w:eastAsia="바탕체"/>
            <w:kern w:val="0"/>
            <w:szCs w:val="20"/>
          </w:rPr>
          <w:t xml:space="preserve">, </w:t>
        </w:r>
        <w:r w:rsidR="00B065F7" w:rsidRPr="00751215">
          <w:rPr>
            <w:rFonts w:ascii="Times New Roman" w:eastAsia="바탕체" w:hint="eastAsia"/>
            <w:kern w:val="0"/>
            <w:szCs w:val="20"/>
          </w:rPr>
          <w:t>투자</w:t>
        </w:r>
        <w:r w:rsidR="00B065F7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B065F7" w:rsidRPr="00751215">
          <w:rPr>
            <w:rFonts w:ascii="Times New Roman" w:eastAsia="바탕체" w:hint="eastAsia"/>
            <w:kern w:val="0"/>
            <w:szCs w:val="20"/>
          </w:rPr>
          <w:t>규모</w:t>
        </w:r>
        <w:r w:rsidR="00B065F7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B065F7" w:rsidRPr="00751215">
          <w:rPr>
            <w:rFonts w:ascii="Times New Roman" w:eastAsia="바탕체" w:hint="eastAsia"/>
            <w:kern w:val="0"/>
            <w:szCs w:val="20"/>
          </w:rPr>
          <w:t>및</w:t>
        </w:r>
        <w:r w:rsidR="00B065F7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B065F7" w:rsidRPr="00751215">
          <w:rPr>
            <w:rFonts w:ascii="Times New Roman" w:eastAsia="바탕체" w:hint="eastAsia"/>
            <w:kern w:val="0"/>
            <w:szCs w:val="20"/>
          </w:rPr>
          <w:t>투자금액</w:t>
        </w:r>
        <w:r w:rsidR="00B065F7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B065F7" w:rsidRPr="00751215">
          <w:rPr>
            <w:rFonts w:ascii="Times New Roman" w:eastAsia="바탕체" w:hint="eastAsia"/>
            <w:kern w:val="0"/>
            <w:szCs w:val="20"/>
          </w:rPr>
          <w:t>등</w:t>
        </w:r>
        <w:r w:rsidR="00B065F7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B065F7" w:rsidRPr="00751215">
          <w:rPr>
            <w:rFonts w:ascii="Times New Roman" w:eastAsia="바탕체" w:hint="eastAsia"/>
            <w:kern w:val="0"/>
            <w:szCs w:val="20"/>
          </w:rPr>
          <w:t>투자에</w:t>
        </w:r>
        <w:r w:rsidR="00B065F7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B065F7" w:rsidRPr="00751215">
          <w:rPr>
            <w:rFonts w:ascii="Times New Roman" w:eastAsia="바탕체" w:hint="eastAsia"/>
            <w:kern w:val="0"/>
            <w:szCs w:val="20"/>
          </w:rPr>
          <w:t>관한</w:t>
        </w:r>
        <w:r w:rsidR="00B065F7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B065F7" w:rsidRPr="00751215">
          <w:rPr>
            <w:rFonts w:ascii="Times New Roman" w:eastAsia="바탕체" w:hint="eastAsia"/>
            <w:kern w:val="0"/>
            <w:szCs w:val="20"/>
          </w:rPr>
          <w:t>일체의</w:t>
        </w:r>
        <w:r w:rsidR="00B065F7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B065F7" w:rsidRPr="00751215">
          <w:rPr>
            <w:rFonts w:ascii="Times New Roman" w:eastAsia="바탕체" w:hint="eastAsia"/>
            <w:kern w:val="0"/>
            <w:szCs w:val="20"/>
          </w:rPr>
          <w:t>사항</w:t>
        </w:r>
      </w:ins>
    </w:p>
    <w:p w14:paraId="38B7484B" w14:textId="18065167" w:rsidR="00A474DC" w:rsidRDefault="003D36EE" w:rsidP="00751215">
      <w:pPr>
        <w:widowControl/>
        <w:numPr>
          <w:ilvl w:val="0"/>
          <w:numId w:val="77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ins w:id="436" w:author="Lim YoungHoon" w:date="2023-12-11T03:09:00Z"/>
          <w:rFonts w:ascii="Times New Roman" w:eastAsia="바탕체"/>
          <w:kern w:val="0"/>
          <w:szCs w:val="20"/>
        </w:rPr>
      </w:pPr>
      <w:ins w:id="437" w:author="Lim YoungHoon" w:date="2023-12-11T03:09:00Z">
        <w:r w:rsidRPr="00751215">
          <w:rPr>
            <w:rFonts w:ascii="Times New Roman" w:eastAsia="바탕체" w:hint="eastAsia"/>
            <w:kern w:val="0"/>
            <w:szCs w:val="20"/>
          </w:rPr>
          <w:t>회사</w:t>
        </w:r>
        <w:r w:rsidR="002F79CE">
          <w:rPr>
            <w:rFonts w:ascii="Times New Roman" w:eastAsia="바탕체" w:hint="eastAsia"/>
            <w:kern w:val="0"/>
            <w:szCs w:val="20"/>
          </w:rPr>
          <w:t xml:space="preserve"> </w:t>
        </w:r>
        <w:r w:rsidR="002F79CE">
          <w:rPr>
            <w:rFonts w:ascii="Times New Roman" w:eastAsia="바탕체" w:hint="eastAsia"/>
            <w:kern w:val="0"/>
            <w:szCs w:val="20"/>
          </w:rPr>
          <w:t>및</w:t>
        </w:r>
        <w:r w:rsidR="002F79CE">
          <w:rPr>
            <w:rFonts w:ascii="Times New Roman" w:eastAsia="바탕체" w:hint="eastAsia"/>
            <w:kern w:val="0"/>
            <w:szCs w:val="20"/>
          </w:rPr>
          <w:t xml:space="preserve"> </w:t>
        </w:r>
        <w:r w:rsidR="002F79CE">
          <w:rPr>
            <w:rFonts w:ascii="Times New Roman" w:eastAsia="바탕체" w:hint="eastAsia"/>
            <w:kern w:val="0"/>
            <w:szCs w:val="20"/>
          </w:rPr>
          <w:t>이해관계인은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제</w:t>
        </w:r>
        <w:r w:rsidR="00F67A45" w:rsidRPr="00751215">
          <w:rPr>
            <w:rFonts w:ascii="Times New Roman" w:eastAsia="바탕체"/>
            <w:kern w:val="0"/>
            <w:szCs w:val="20"/>
          </w:rPr>
          <w:t>1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항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각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호의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사항에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관하여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/>
            <w:kern w:val="0"/>
            <w:szCs w:val="20"/>
          </w:rPr>
          <w:t>투자자가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proofErr w:type="spellStart"/>
        <w:r w:rsidR="00F67A45" w:rsidRPr="00751215">
          <w:rPr>
            <w:rFonts w:ascii="Times New Roman" w:eastAsia="바탕체" w:hint="eastAsia"/>
            <w:kern w:val="0"/>
            <w:szCs w:val="20"/>
          </w:rPr>
          <w:t>위임받은</w:t>
        </w:r>
        <w:proofErr w:type="spellEnd"/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업무를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수행하기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위하여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/>
            <w:kern w:val="0"/>
            <w:szCs w:val="20"/>
          </w:rPr>
          <w:t>필요하다고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/>
            <w:kern w:val="0"/>
            <w:szCs w:val="20"/>
          </w:rPr>
          <w:t>판단하는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/>
            <w:kern w:val="0"/>
            <w:szCs w:val="20"/>
          </w:rPr>
          <w:t>업무를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/>
            <w:kern w:val="0"/>
            <w:szCs w:val="20"/>
          </w:rPr>
          <w:t>수행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할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수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있도록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필요한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조치</w:t>
        </w:r>
        <w:r w:rsidR="002069D9">
          <w:rPr>
            <w:rFonts w:ascii="Times New Roman" w:eastAsia="바탕체" w:hint="eastAsia"/>
            <w:kern w:val="0"/>
            <w:szCs w:val="20"/>
          </w:rPr>
          <w:t>(</w:t>
        </w:r>
        <w:r w:rsidR="002069D9">
          <w:rPr>
            <w:rFonts w:ascii="Times New Roman" w:eastAsia="바탕체" w:hint="eastAsia"/>
            <w:kern w:val="0"/>
            <w:szCs w:val="20"/>
          </w:rPr>
          <w:t>위임계약의</w:t>
        </w:r>
        <w:r w:rsidR="002069D9">
          <w:rPr>
            <w:rFonts w:ascii="Times New Roman" w:eastAsia="바탕체" w:hint="eastAsia"/>
            <w:kern w:val="0"/>
            <w:szCs w:val="20"/>
          </w:rPr>
          <w:t xml:space="preserve"> </w:t>
        </w:r>
        <w:r w:rsidR="002069D9">
          <w:rPr>
            <w:rFonts w:ascii="Times New Roman" w:eastAsia="바탕체" w:hint="eastAsia"/>
            <w:kern w:val="0"/>
            <w:szCs w:val="20"/>
          </w:rPr>
          <w:t>체결을</w:t>
        </w:r>
        <w:r w:rsidR="002069D9">
          <w:rPr>
            <w:rFonts w:ascii="Times New Roman" w:eastAsia="바탕체" w:hint="eastAsia"/>
            <w:kern w:val="0"/>
            <w:szCs w:val="20"/>
          </w:rPr>
          <w:t xml:space="preserve"> </w:t>
        </w:r>
        <w:r w:rsidR="002069D9">
          <w:rPr>
            <w:rFonts w:ascii="Times New Roman" w:eastAsia="바탕체" w:hint="eastAsia"/>
            <w:kern w:val="0"/>
            <w:szCs w:val="20"/>
          </w:rPr>
          <w:t>포함한다</w:t>
        </w:r>
        <w:r w:rsidR="002069D9">
          <w:rPr>
            <w:rFonts w:ascii="Times New Roman" w:eastAsia="바탕체" w:hint="eastAsia"/>
            <w:kern w:val="0"/>
            <w:szCs w:val="20"/>
          </w:rPr>
          <w:t>)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를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취하는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="00F67A45" w:rsidRPr="00751215">
          <w:rPr>
            <w:rFonts w:ascii="Times New Roman" w:eastAsia="바탕체" w:hint="eastAsia"/>
            <w:kern w:val="0"/>
            <w:szCs w:val="20"/>
          </w:rPr>
          <w:t>등</w:t>
        </w:r>
        <w:r w:rsidR="00F67A45"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/>
            <w:kern w:val="0"/>
            <w:szCs w:val="20"/>
          </w:rPr>
          <w:t>성실히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/>
            <w:kern w:val="0"/>
            <w:szCs w:val="20"/>
          </w:rPr>
          <w:t>협조하여야</w:t>
        </w:r>
        <w:r w:rsidRPr="00751215">
          <w:rPr>
            <w:rFonts w:ascii="Times New Roman" w:eastAsia="바탕체"/>
            <w:kern w:val="0"/>
            <w:szCs w:val="20"/>
          </w:rPr>
          <w:t xml:space="preserve"> </w:t>
        </w:r>
        <w:r w:rsidRPr="00751215">
          <w:rPr>
            <w:rFonts w:ascii="Times New Roman" w:eastAsia="바탕체"/>
            <w:kern w:val="0"/>
            <w:szCs w:val="20"/>
          </w:rPr>
          <w:t>한다</w:t>
        </w:r>
        <w:r w:rsidRPr="00751215">
          <w:rPr>
            <w:rFonts w:ascii="Times New Roman" w:eastAsia="바탕체"/>
            <w:kern w:val="0"/>
            <w:szCs w:val="20"/>
          </w:rPr>
          <w:t>.</w:t>
        </w:r>
      </w:ins>
    </w:p>
    <w:p w14:paraId="4372AB32" w14:textId="402BC3EE" w:rsidR="00EF7FB4" w:rsidRPr="002F79CE" w:rsidRDefault="00EF7FB4" w:rsidP="001F031A">
      <w:pPr>
        <w:widowControl/>
        <w:wordWrap/>
        <w:autoSpaceDE/>
        <w:autoSpaceDN/>
        <w:adjustRightInd w:val="0"/>
        <w:snapToGrid w:val="0"/>
        <w:spacing w:after="60" w:line="360" w:lineRule="auto"/>
        <w:ind w:left="284"/>
        <w:rPr>
          <w:ins w:id="438" w:author="Lim YoungHoon" w:date="2023-12-11T03:09:00Z"/>
          <w:rFonts w:ascii="Times New Roman" w:eastAsia="바탕체" w:hint="eastAsia"/>
          <w:kern w:val="0"/>
          <w:szCs w:val="20"/>
        </w:rPr>
      </w:pPr>
      <w:ins w:id="439" w:author="Lim YoungHoon" w:date="2023-12-11T03:09:00Z">
        <w:r w:rsidRPr="001F031A">
          <w:rPr>
            <w:rFonts w:ascii="Times New Roman" w:eastAsia="바탕체" w:hint="eastAsia"/>
            <w:kern w:val="0"/>
            <w:szCs w:val="20"/>
            <w:highlight w:val="yellow"/>
          </w:rPr>
          <w:t>(</w:t>
        </w:r>
        <w:r w:rsidRPr="001F031A">
          <w:rPr>
            <w:rFonts w:ascii="Times New Roman" w:eastAsia="바탕체"/>
            <w:kern w:val="0"/>
            <w:szCs w:val="20"/>
            <w:highlight w:val="yellow"/>
          </w:rPr>
          <w:t xml:space="preserve">SL Partners: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부분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역시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투자자를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차등적으로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취급하는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것이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주주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전체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이익에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부합하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여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차등적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취급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proofErr w:type="spellStart"/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정당화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된다는</w:t>
        </w:r>
        <w:proofErr w:type="spellEnd"/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점을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설명할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수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있어야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합니다</w:t>
        </w:r>
        <w:r w:rsidR="001564F5" w:rsidRPr="00097897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(</w:t>
        </w:r>
        <w:r w:rsidR="001564F5" w:rsidRPr="00097897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대법원</w:t>
        </w:r>
        <w:r w:rsidR="001564F5" w:rsidRPr="00097897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2023. 7. 13. </w:t>
        </w:r>
        <w:r w:rsidR="001564F5" w:rsidRPr="00097897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선고</w:t>
        </w:r>
        <w:r w:rsidR="001564F5" w:rsidRPr="00097897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2021</w:t>
        </w:r>
        <w:r w:rsidR="001564F5" w:rsidRPr="00097897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다</w:t>
        </w:r>
        <w:r w:rsidR="001564F5" w:rsidRPr="00097897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293213 </w:t>
        </w:r>
        <w:r w:rsidR="001564F5" w:rsidRPr="00097897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판결</w:t>
        </w:r>
        <w:r w:rsidR="001564F5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)</w:t>
        </w:r>
        <w:r w:rsidR="00B75E6D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. 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투자자가</w:t>
        </w:r>
        <w:r w:rsidR="00B75E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재무적</w:t>
        </w:r>
        <w:r w:rsidR="00B75E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전문성이</w:t>
        </w:r>
        <w:r w:rsidR="00B75E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있다는</w:t>
        </w:r>
        <w:r w:rsidR="00B75E6D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B75E6D" w:rsidRP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점을</w:t>
        </w:r>
        <w:r w:rsidR="002F79CE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r w:rsidR="002F79C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강조해야</w:t>
        </w:r>
        <w:r w:rsidR="002F79C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2F79C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할</w:t>
        </w:r>
        <w:r w:rsidR="002F79C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2F79C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것으로</w:t>
        </w:r>
        <w:r w:rsidR="002F79C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2F79C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사료됩니다</w:t>
        </w:r>
        <w:r w:rsidR="002F79C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.</w:t>
        </w:r>
        <w:r w:rsidR="002F79CE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r w:rsidR="002F79C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본래는</w:t>
        </w:r>
        <w:r w:rsidR="002F79CE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위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업무는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회사의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업무이므로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회사만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구속을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받아야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하는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것으로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보이지만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,</w:t>
        </w:r>
        <w:r w:rsidR="00D428FB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 xml:space="preserve"> 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차등적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취급이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주주전체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이익에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부합하는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것이어야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한다는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판례를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고려하여</w:t>
        </w:r>
        <w:r w:rsidR="00097897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이해관계인을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슬쩍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넣어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사전에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이해관계인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역시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위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내용에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동의한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것으로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볼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수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있도록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 xml:space="preserve"> </w:t>
        </w:r>
        <w:r w:rsidR="00097897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구성</w:t>
        </w:r>
        <w:r w:rsidR="00D428FB" w:rsidRPr="001F031A">
          <w:rPr>
            <w:rFonts w:ascii="Times New Roman" w:eastAsia="바탕체" w:hAnsi="Times New Roman" w:cs="Times New Roman" w:hint="eastAsia"/>
            <w:kern w:val="0"/>
            <w:szCs w:val="20"/>
            <w:highlight w:val="yellow"/>
          </w:rPr>
          <w:t>하였습니다</w:t>
        </w:r>
        <w:r w:rsidR="00097897" w:rsidRPr="001F031A">
          <w:rPr>
            <w:rFonts w:ascii="Times New Roman" w:eastAsia="바탕체" w:hAnsi="Times New Roman" w:cs="Times New Roman"/>
            <w:kern w:val="0"/>
            <w:szCs w:val="20"/>
            <w:highlight w:val="yellow"/>
          </w:rPr>
          <w:t>.)</w:t>
        </w:r>
      </w:ins>
    </w:p>
    <w:p w14:paraId="1812FFEF" w14:textId="77777777" w:rsidR="00A474DC" w:rsidRPr="00751215" w:rsidRDefault="00A474DC" w:rsidP="00751215">
      <w:pPr>
        <w:widowControl/>
        <w:wordWrap/>
        <w:autoSpaceDE/>
        <w:autoSpaceDN/>
        <w:adjustRightInd w:val="0"/>
        <w:snapToGrid w:val="0"/>
        <w:spacing w:after="60" w:line="360" w:lineRule="auto"/>
        <w:outlineLvl w:val="1"/>
        <w:rPr>
          <w:ins w:id="440" w:author="Lim YoungHoon" w:date="2023-12-11T03:09:00Z"/>
          <w:rFonts w:ascii="Times New Roman" w:eastAsia="바탕체"/>
          <w:kern w:val="0"/>
          <w:szCs w:val="20"/>
        </w:rPr>
      </w:pPr>
    </w:p>
    <w:p w14:paraId="0FA7F092" w14:textId="1F1830C6" w:rsidR="00196687" w:rsidRPr="00571710" w:rsidRDefault="00196687" w:rsidP="00802F7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kern w:val="0"/>
          <w:szCs w:val="20"/>
        </w:rPr>
      </w:pPr>
      <w:r w:rsidRPr="00571710">
        <w:rPr>
          <w:rFonts w:ascii="Times New Roman" w:eastAsia="바탕체"/>
          <w:b/>
          <w:bCs/>
          <w:kern w:val="0"/>
          <w:szCs w:val="20"/>
        </w:rPr>
        <w:t>보고</w:t>
      </w:r>
      <w:r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Pr="00571710">
        <w:rPr>
          <w:rFonts w:ascii="Times New Roman" w:eastAsia="바탕체"/>
          <w:b/>
          <w:bCs/>
          <w:kern w:val="0"/>
          <w:szCs w:val="20"/>
        </w:rPr>
        <w:t>및</w:t>
      </w:r>
      <w:r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Pr="00571710">
        <w:rPr>
          <w:rFonts w:ascii="Times New Roman" w:eastAsia="바탕체"/>
          <w:b/>
          <w:bCs/>
          <w:kern w:val="0"/>
          <w:szCs w:val="20"/>
        </w:rPr>
        <w:t>자료</w:t>
      </w:r>
      <w:r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Pr="00571710">
        <w:rPr>
          <w:rFonts w:ascii="Times New Roman" w:eastAsia="바탕체"/>
          <w:b/>
          <w:bCs/>
          <w:kern w:val="0"/>
          <w:szCs w:val="20"/>
        </w:rPr>
        <w:t>제출</w:t>
      </w:r>
    </w:p>
    <w:p w14:paraId="38C4BC46" w14:textId="4A0EA3D0" w:rsidR="00196687" w:rsidRPr="00571710" w:rsidRDefault="00196687">
      <w:pPr>
        <w:numPr>
          <w:ilvl w:val="0"/>
          <w:numId w:val="15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투자자의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별도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요청이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없더라도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호의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발생했을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="00B071AF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B071AF">
        <w:rPr>
          <w:rFonts w:ascii="Times New Roman" w:eastAsia="바탕체" w:hAnsi="Times New Roman" w:cs="Times New Roman" w:hint="eastAsia"/>
          <w:szCs w:val="20"/>
        </w:rPr>
        <w:t>또는</w:t>
      </w:r>
      <w:r w:rsidR="00B071AF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B071AF">
        <w:rPr>
          <w:rFonts w:ascii="Times New Roman" w:eastAsia="바탕체" w:hAnsi="Times New Roman" w:cs="Times New Roman" w:hint="eastAsia"/>
          <w:szCs w:val="20"/>
        </w:rPr>
        <w:t>발생할</w:t>
      </w:r>
      <w:r w:rsidR="00B071AF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B071AF">
        <w:rPr>
          <w:rFonts w:ascii="Times New Roman" w:eastAsia="바탕체" w:hAnsi="Times New Roman" w:cs="Times New Roman" w:hint="eastAsia"/>
          <w:szCs w:val="20"/>
        </w:rPr>
        <w:t>우려가</w:t>
      </w:r>
      <w:r w:rsidR="00B071AF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B071AF">
        <w:rPr>
          <w:rFonts w:ascii="Times New Roman" w:eastAsia="바탕체" w:hAnsi="Times New Roman" w:cs="Times New Roman" w:hint="eastAsia"/>
          <w:szCs w:val="20"/>
        </w:rPr>
        <w:t>있는</w:t>
      </w:r>
      <w:r w:rsidR="00B071AF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B071AF">
        <w:rPr>
          <w:rFonts w:ascii="Times New Roman" w:eastAsia="바탕체" w:hAnsi="Times New Roman" w:cs="Times New Roman" w:hint="eastAsia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>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지체없이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약정에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</w:t>
      </w:r>
      <w:r w:rsidR="00D96D0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의무와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중복되는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항목에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있어서는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어느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경우든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먼저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도래하는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기일까지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보고되어야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1B638629" w14:textId="3CF247DF" w:rsidR="004263A1" w:rsidRDefault="004263A1">
      <w:pPr>
        <w:numPr>
          <w:ilvl w:val="0"/>
          <w:numId w:val="39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>
        <w:rPr>
          <w:rFonts w:ascii="Times New Roman" w:eastAsia="바탕체" w:hAnsi="Times New Roman" w:cs="Times New Roman" w:hint="eastAsia"/>
          <w:szCs w:val="20"/>
        </w:rPr>
        <w:t>재해로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인하여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막대한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손해를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입은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때</w:t>
      </w:r>
    </w:p>
    <w:p w14:paraId="0065DE66" w14:textId="66A67857" w:rsidR="00F66F97" w:rsidRPr="00571710" w:rsidRDefault="00F66F97">
      <w:pPr>
        <w:numPr>
          <w:ilvl w:val="0"/>
          <w:numId w:val="39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배서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보증한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어음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수표가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부도로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되거나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은행과의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거래가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정지된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때</w:t>
      </w:r>
    </w:p>
    <w:p w14:paraId="4C980E35" w14:textId="2F387834" w:rsidR="00F66F97" w:rsidRPr="00F66F97" w:rsidRDefault="00F66F97">
      <w:pPr>
        <w:numPr>
          <w:ilvl w:val="0"/>
          <w:numId w:val="39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파산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회생절차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준하는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절차의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개시의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신청이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있거나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부실징후기업으로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인정되는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때</w:t>
      </w:r>
    </w:p>
    <w:p w14:paraId="4003E7CB" w14:textId="1D7DE0A5" w:rsidR="00F66F97" w:rsidRPr="00F66F97" w:rsidRDefault="00F66F97">
      <w:pPr>
        <w:numPr>
          <w:ilvl w:val="0"/>
          <w:numId w:val="39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소송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중재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절차가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시작된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때</w:t>
      </w:r>
    </w:p>
    <w:p w14:paraId="6E779BD9" w14:textId="7F16D1C7" w:rsidR="00196687" w:rsidRPr="00571710" w:rsidRDefault="00F66F97">
      <w:pPr>
        <w:numPr>
          <w:ilvl w:val="0"/>
          <w:numId w:val="39"/>
        </w:numPr>
        <w:tabs>
          <w:tab w:val="num" w:pos="731"/>
        </w:tabs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>
        <w:rPr>
          <w:rFonts w:ascii="Times New Roman" w:eastAsia="바탕체" w:hAnsi="Times New Roman" w:cs="Times New Roman" w:hint="eastAsia"/>
          <w:szCs w:val="20"/>
        </w:rPr>
        <w:t>중요손해</w:t>
      </w:r>
      <w:r w:rsidR="004263A1">
        <w:rPr>
          <w:rFonts w:ascii="Times New Roman" w:eastAsia="바탕체" w:hAnsi="Times New Roman" w:cs="Times New Roman" w:hint="eastAsia"/>
          <w:szCs w:val="20"/>
        </w:rPr>
        <w:t>의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발생</w:t>
      </w:r>
    </w:p>
    <w:p w14:paraId="6DF1A263" w14:textId="77777777" w:rsidR="00196687" w:rsidRPr="00571710" w:rsidRDefault="00196687">
      <w:pPr>
        <w:numPr>
          <w:ilvl w:val="0"/>
          <w:numId w:val="39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정부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준정부기관에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행정적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제재</w:t>
      </w:r>
    </w:p>
    <w:p w14:paraId="69EFA201" w14:textId="3C002EB6" w:rsidR="00196687" w:rsidRPr="00571710" w:rsidRDefault="00034C3B">
      <w:pPr>
        <w:numPr>
          <w:ilvl w:val="0"/>
          <w:numId w:val="39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hyperlink w:anchor="제17조" w:history="1">
        <w:r w:rsidR="00196687" w:rsidRPr="00E8204C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196687" w:rsidRPr="00E8204C">
          <w:rPr>
            <w:rStyle w:val="af7"/>
            <w:rFonts w:ascii="Times New Roman" w:eastAsia="바탕체" w:hAnsi="Times New Roman" w:cs="Times New Roman"/>
            <w:szCs w:val="20"/>
          </w:rPr>
          <w:t>1</w:t>
        </w:r>
        <w:r w:rsidR="003215C3">
          <w:rPr>
            <w:rStyle w:val="af7"/>
            <w:rFonts w:ascii="Times New Roman" w:eastAsia="바탕체" w:hAnsi="Times New Roman" w:cs="Times New Roman"/>
            <w:szCs w:val="20"/>
          </w:rPr>
          <w:t>8</w:t>
        </w:r>
        <w:r w:rsidR="00196687" w:rsidRPr="00E8204C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601097" w:rsidRPr="00571710">
        <w:rPr>
          <w:rFonts w:ascii="Times New Roman" w:eastAsia="바탕체" w:hAnsi="Times New Roman" w:cs="Times New Roman"/>
          <w:szCs w:val="20"/>
        </w:rPr>
        <w:t>제</w:t>
      </w:r>
      <w:r w:rsidR="00196687" w:rsidRPr="00571710">
        <w:rPr>
          <w:rFonts w:ascii="Times New Roman" w:eastAsia="바탕체" w:hAnsi="Times New Roman" w:cs="Times New Roman"/>
          <w:szCs w:val="20"/>
        </w:rPr>
        <w:t>1</w:t>
      </w:r>
      <w:r w:rsidR="00196687" w:rsidRPr="00571710">
        <w:rPr>
          <w:rFonts w:ascii="Times New Roman" w:eastAsia="바탕체" w:hAnsi="Times New Roman" w:cs="Times New Roman"/>
          <w:szCs w:val="20"/>
        </w:rPr>
        <w:t>항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D96D02" w:rsidRPr="00571710">
        <w:rPr>
          <w:rFonts w:ascii="Times New Roman" w:eastAsia="바탕체" w:hAnsi="Times New Roman" w:cs="Times New Roman"/>
          <w:szCs w:val="20"/>
        </w:rPr>
        <w:t>제</w:t>
      </w:r>
      <w:r w:rsidR="00196687" w:rsidRPr="00571710">
        <w:rPr>
          <w:rFonts w:ascii="Times New Roman" w:eastAsia="바탕체" w:hAnsi="Times New Roman" w:cs="Times New Roman"/>
          <w:szCs w:val="20"/>
        </w:rPr>
        <w:t>7</w:t>
      </w:r>
      <w:r w:rsidR="00196687" w:rsidRPr="00571710">
        <w:rPr>
          <w:rFonts w:ascii="Times New Roman" w:eastAsia="바탕체" w:hAnsi="Times New Roman" w:cs="Times New Roman"/>
          <w:szCs w:val="20"/>
        </w:rPr>
        <w:t>호의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동의사항에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이르지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아니할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정도의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사업계획의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변경</w:t>
      </w:r>
    </w:p>
    <w:p w14:paraId="2926EBE3" w14:textId="77777777" w:rsidR="00196687" w:rsidRPr="00571710" w:rsidRDefault="00196687">
      <w:pPr>
        <w:numPr>
          <w:ilvl w:val="0"/>
          <w:numId w:val="39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주요주주의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변동</w:t>
      </w:r>
    </w:p>
    <w:p w14:paraId="5534300A" w14:textId="77777777" w:rsidR="00196687" w:rsidRPr="00571710" w:rsidRDefault="00196687">
      <w:pPr>
        <w:numPr>
          <w:ilvl w:val="0"/>
          <w:numId w:val="39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사업에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필요한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중요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기술인력의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채용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퇴직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상황</w:t>
      </w:r>
    </w:p>
    <w:p w14:paraId="4E23E1E6" w14:textId="7EA6BC18" w:rsidR="00196687" w:rsidRPr="00571710" w:rsidRDefault="00034C3B">
      <w:pPr>
        <w:numPr>
          <w:ilvl w:val="0"/>
          <w:numId w:val="39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hyperlink w:anchor="제17조" w:history="1">
        <w:r w:rsidR="00196687" w:rsidRPr="00ED31AF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196687" w:rsidRPr="00ED31AF">
          <w:rPr>
            <w:rStyle w:val="af7"/>
            <w:rFonts w:ascii="Times New Roman" w:eastAsia="바탕체" w:hAnsi="Times New Roman" w:cs="Times New Roman"/>
            <w:szCs w:val="20"/>
          </w:rPr>
          <w:t>1</w:t>
        </w:r>
        <w:r w:rsidR="003215C3">
          <w:rPr>
            <w:rStyle w:val="af7"/>
            <w:rFonts w:ascii="Times New Roman" w:eastAsia="바탕체" w:hAnsi="Times New Roman" w:cs="Times New Roman"/>
            <w:szCs w:val="20"/>
          </w:rPr>
          <w:t>8</w:t>
        </w:r>
        <w:r w:rsidR="00196687" w:rsidRPr="00ED31AF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="00196687" w:rsidRPr="00571710">
        <w:rPr>
          <w:rFonts w:ascii="Times New Roman" w:eastAsia="바탕체" w:hAnsi="Times New Roman" w:cs="Times New Roman"/>
          <w:szCs w:val="20"/>
        </w:rPr>
        <w:t>에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정한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협의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및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동의사항이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발생한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때</w:t>
      </w:r>
    </w:p>
    <w:p w14:paraId="519E0E78" w14:textId="77777777" w:rsidR="00196687" w:rsidRPr="00571710" w:rsidRDefault="00196687">
      <w:pPr>
        <w:numPr>
          <w:ilvl w:val="0"/>
          <w:numId w:val="39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상기에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준하는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것으로서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중요하다고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인정하여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요청한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</w:t>
      </w:r>
    </w:p>
    <w:p w14:paraId="379DEA3C" w14:textId="77777777" w:rsidR="00196687" w:rsidRPr="000628AD" w:rsidRDefault="00196687">
      <w:pPr>
        <w:numPr>
          <w:ilvl w:val="0"/>
          <w:numId w:val="15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  <w:highlight w:val="green"/>
        </w:rPr>
      </w:pPr>
      <w:commentRangeStart w:id="441"/>
      <w:r w:rsidRPr="000628AD">
        <w:rPr>
          <w:rFonts w:ascii="Times New Roman" w:eastAsia="바탕체" w:hAnsi="Times New Roman" w:cs="Times New Roman"/>
          <w:szCs w:val="20"/>
          <w:highlight w:val="green"/>
        </w:rPr>
        <w:t>회사는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투자자의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별도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요청이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없더라도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다음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각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호의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사항을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정해진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기일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내에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제출하여야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한다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.</w:t>
      </w:r>
      <w:commentRangeEnd w:id="441"/>
      <w:r w:rsidR="007647B5">
        <w:rPr>
          <w:rStyle w:val="af2"/>
          <w:rFonts w:ascii="바탕" w:eastAsia="바탕" w:hAnsi="Times New Roman" w:cs="Times New Roman"/>
        </w:rPr>
        <w:commentReference w:id="441"/>
      </w:r>
    </w:p>
    <w:p w14:paraId="402FD511" w14:textId="27AE92B2" w:rsidR="00196687" w:rsidRPr="002C21C0" w:rsidRDefault="00196687">
      <w:pPr>
        <w:numPr>
          <w:ilvl w:val="0"/>
          <w:numId w:val="17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연차보고</w:t>
      </w:r>
      <w:r w:rsidRPr="00571710">
        <w:rPr>
          <w:rFonts w:ascii="Times New Roman" w:eastAsia="바탕체" w:hAnsi="Times New Roman" w:cs="Times New Roman"/>
          <w:szCs w:val="20"/>
        </w:rPr>
        <w:t xml:space="preserve"> - </w:t>
      </w:r>
      <w:r w:rsidRPr="00571710">
        <w:rPr>
          <w:rFonts w:ascii="Times New Roman" w:eastAsia="바탕체" w:hAnsi="Times New Roman" w:cs="Times New Roman"/>
          <w:szCs w:val="20"/>
        </w:rPr>
        <w:t>다음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</w:t>
      </w:r>
      <w:r w:rsidRPr="00571710">
        <w:rPr>
          <w:rFonts w:ascii="Times New Roman" w:eastAsia="바탕체" w:hAnsi="Times New Roman" w:cs="Times New Roman"/>
          <w:bCs/>
          <w:szCs w:val="20"/>
        </w:rPr>
        <w:t>계연도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시작일로부</w:t>
      </w:r>
      <w:r w:rsidRPr="002C21C0">
        <w:rPr>
          <w:rFonts w:ascii="Times New Roman" w:eastAsia="바탕체" w:hAnsi="Times New Roman" w:cs="Times New Roman"/>
          <w:szCs w:val="20"/>
        </w:rPr>
        <w:t>터</w:t>
      </w:r>
      <w:r w:rsidRPr="002C21C0">
        <w:rPr>
          <w:rFonts w:ascii="Times New Roman" w:eastAsia="바탕체" w:hAnsi="Times New Roman" w:cs="Times New Roman"/>
          <w:szCs w:val="20"/>
        </w:rPr>
        <w:t xml:space="preserve"> </w:t>
      </w:r>
      <w:r w:rsidR="00247413" w:rsidRPr="002C21C0">
        <w:rPr>
          <w:rFonts w:ascii="Times New Roman" w:eastAsia="바탕체" w:hAnsi="Times New Roman" w:cs="Times New Roman"/>
          <w:szCs w:val="20"/>
        </w:rPr>
        <w:t>[</w:t>
      </w:r>
      <w:r w:rsidRPr="002C21C0">
        <w:rPr>
          <w:rFonts w:ascii="Times New Roman" w:eastAsia="바탕체" w:hAnsi="Times New Roman" w:cs="Times New Roman"/>
          <w:szCs w:val="20"/>
        </w:rPr>
        <w:t>90</w:t>
      </w:r>
      <w:r w:rsidR="00247413" w:rsidRPr="002C21C0">
        <w:rPr>
          <w:rFonts w:ascii="Times New Roman" w:eastAsia="바탕체" w:hAnsi="Times New Roman" w:cs="Times New Roman"/>
          <w:szCs w:val="20"/>
        </w:rPr>
        <w:t>]</w:t>
      </w:r>
      <w:r w:rsidRPr="002C21C0">
        <w:rPr>
          <w:rFonts w:ascii="Times New Roman" w:eastAsia="바탕체" w:hAnsi="Times New Roman" w:cs="Times New Roman"/>
          <w:szCs w:val="20"/>
        </w:rPr>
        <w:t>일</w:t>
      </w:r>
      <w:r w:rsidRPr="002C21C0">
        <w:rPr>
          <w:rFonts w:ascii="Times New Roman" w:eastAsia="바탕체" w:hAnsi="Times New Roman" w:cs="Times New Roman"/>
          <w:szCs w:val="20"/>
        </w:rPr>
        <w:t xml:space="preserve"> </w:t>
      </w:r>
      <w:r w:rsidRPr="002C21C0">
        <w:rPr>
          <w:rFonts w:ascii="Times New Roman" w:eastAsia="바탕체" w:hAnsi="Times New Roman" w:cs="Times New Roman"/>
          <w:szCs w:val="20"/>
        </w:rPr>
        <w:t>이내</w:t>
      </w:r>
    </w:p>
    <w:p w14:paraId="060DBBC8" w14:textId="6F3E8C88" w:rsidR="00196687" w:rsidRPr="002C21C0" w:rsidRDefault="00196687">
      <w:pPr>
        <w:numPr>
          <w:ilvl w:val="2"/>
          <w:numId w:val="16"/>
        </w:numPr>
        <w:tabs>
          <w:tab w:val="num" w:pos="1701"/>
        </w:tabs>
        <w:wordWrap/>
        <w:adjustRightInd w:val="0"/>
        <w:snapToGrid w:val="0"/>
        <w:spacing w:after="60" w:line="360" w:lineRule="auto"/>
        <w:ind w:left="992" w:hanging="425"/>
        <w:rPr>
          <w:rFonts w:ascii="Times New Roman" w:eastAsia="바탕체" w:hAnsi="Times New Roman" w:cs="Times New Roman"/>
          <w:bCs/>
          <w:szCs w:val="20"/>
        </w:rPr>
      </w:pPr>
      <w:r w:rsidRPr="002C21C0">
        <w:rPr>
          <w:rFonts w:ascii="Times New Roman" w:eastAsia="바탕체" w:hAnsi="Times New Roman" w:cs="Times New Roman"/>
          <w:bCs/>
          <w:szCs w:val="20"/>
        </w:rPr>
        <w:t>회계법인의</w:t>
      </w:r>
      <w:r w:rsidRPr="002C21C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2C21C0">
        <w:rPr>
          <w:rFonts w:ascii="Times New Roman" w:eastAsia="바탕체" w:hAnsi="Times New Roman" w:cs="Times New Roman"/>
          <w:bCs/>
          <w:szCs w:val="20"/>
        </w:rPr>
        <w:t>감사를</w:t>
      </w:r>
      <w:r w:rsidRPr="002C21C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2C21C0">
        <w:rPr>
          <w:rFonts w:ascii="Times New Roman" w:eastAsia="바탕체" w:hAnsi="Times New Roman" w:cs="Times New Roman"/>
          <w:bCs/>
          <w:szCs w:val="20"/>
        </w:rPr>
        <w:t>받은</w:t>
      </w:r>
      <w:r w:rsidRPr="002C21C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2C21C0">
        <w:rPr>
          <w:rFonts w:ascii="Times New Roman" w:eastAsia="바탕체" w:hAnsi="Times New Roman" w:cs="Times New Roman"/>
          <w:bCs/>
          <w:szCs w:val="20"/>
        </w:rPr>
        <w:t>결산</w:t>
      </w:r>
      <w:r w:rsidRPr="002C21C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2C21C0">
        <w:rPr>
          <w:rFonts w:ascii="Times New Roman" w:eastAsia="바탕체" w:hAnsi="Times New Roman" w:cs="Times New Roman"/>
          <w:bCs/>
          <w:szCs w:val="20"/>
        </w:rPr>
        <w:t>재무제표</w:t>
      </w:r>
    </w:p>
    <w:p w14:paraId="4DA21D64" w14:textId="67A571B8" w:rsidR="00247413" w:rsidRPr="002C21C0" w:rsidRDefault="00247413">
      <w:pPr>
        <w:numPr>
          <w:ilvl w:val="2"/>
          <w:numId w:val="16"/>
        </w:numPr>
        <w:tabs>
          <w:tab w:val="num" w:pos="1701"/>
        </w:tabs>
        <w:wordWrap/>
        <w:adjustRightInd w:val="0"/>
        <w:snapToGrid w:val="0"/>
        <w:spacing w:after="60" w:line="360" w:lineRule="auto"/>
        <w:ind w:left="992" w:hanging="425"/>
        <w:rPr>
          <w:rFonts w:ascii="Times New Roman" w:eastAsia="바탕체" w:hAnsi="Times New Roman" w:cs="Times New Roman"/>
          <w:bCs/>
          <w:szCs w:val="20"/>
        </w:rPr>
      </w:pPr>
      <w:r w:rsidRPr="002C21C0">
        <w:rPr>
          <w:rFonts w:ascii="Times New Roman" w:eastAsia="바탕체" w:hAnsi="Times New Roman" w:cs="Times New Roman" w:hint="eastAsia"/>
          <w:bCs/>
          <w:szCs w:val="20"/>
        </w:rPr>
        <w:t>연간</w:t>
      </w:r>
      <w:r w:rsidR="0084255F" w:rsidRPr="002C21C0">
        <w:rPr>
          <w:rFonts w:ascii="Times New Roman" w:eastAsia="바탕체" w:hAnsi="Times New Roman" w:cs="Times New Roman" w:hint="eastAsia"/>
          <w:bCs/>
          <w:szCs w:val="20"/>
        </w:rPr>
        <w:t xml:space="preserve"> </w:t>
      </w:r>
      <w:r w:rsidRPr="002C21C0">
        <w:rPr>
          <w:rFonts w:ascii="Times New Roman" w:eastAsia="바탕체" w:hAnsi="Times New Roman" w:cs="Times New Roman" w:hint="eastAsia"/>
          <w:bCs/>
          <w:szCs w:val="20"/>
        </w:rPr>
        <w:t>경영보고서</w:t>
      </w:r>
      <w:r w:rsidRPr="002C21C0">
        <w:rPr>
          <w:rFonts w:ascii="Times New Roman" w:eastAsia="바탕체" w:hAnsi="Times New Roman" w:cs="Times New Roman" w:hint="eastAsia"/>
          <w:bCs/>
          <w:szCs w:val="20"/>
        </w:rPr>
        <w:t>(</w:t>
      </w:r>
      <w:r w:rsidRPr="002C21C0">
        <w:rPr>
          <w:rFonts w:ascii="Times New Roman" w:eastAsia="바탕체" w:hAnsi="Times New Roman" w:cs="Times New Roman" w:hint="eastAsia"/>
          <w:bCs/>
          <w:szCs w:val="20"/>
        </w:rPr>
        <w:t>사업계획서</w:t>
      </w:r>
      <w:r w:rsidRPr="002C21C0">
        <w:rPr>
          <w:rFonts w:ascii="Times New Roman" w:eastAsia="바탕체" w:hAnsi="Times New Roman" w:cs="Times New Roman" w:hint="eastAsia"/>
          <w:bCs/>
          <w:szCs w:val="20"/>
        </w:rPr>
        <w:t>)</w:t>
      </w:r>
    </w:p>
    <w:p w14:paraId="57E98986" w14:textId="0870CFF9" w:rsidR="00196687" w:rsidRPr="002C21C0" w:rsidRDefault="00196687">
      <w:pPr>
        <w:numPr>
          <w:ilvl w:val="2"/>
          <w:numId w:val="16"/>
        </w:numPr>
        <w:tabs>
          <w:tab w:val="num" w:pos="1701"/>
        </w:tabs>
        <w:wordWrap/>
        <w:adjustRightInd w:val="0"/>
        <w:snapToGrid w:val="0"/>
        <w:spacing w:after="60" w:line="360" w:lineRule="auto"/>
        <w:ind w:left="992" w:hanging="425"/>
        <w:rPr>
          <w:rFonts w:ascii="Times New Roman" w:eastAsia="바탕체" w:hAnsi="Times New Roman" w:cs="Times New Roman"/>
          <w:bCs/>
          <w:szCs w:val="20"/>
        </w:rPr>
      </w:pPr>
      <w:r w:rsidRPr="002C21C0">
        <w:rPr>
          <w:rFonts w:ascii="Times New Roman" w:eastAsia="바탕체" w:hAnsi="Times New Roman" w:cs="Times New Roman"/>
          <w:bCs/>
          <w:szCs w:val="20"/>
        </w:rPr>
        <w:t>주주명부</w:t>
      </w:r>
      <w:r w:rsidR="00C34C97" w:rsidRPr="002C21C0">
        <w:rPr>
          <w:rFonts w:ascii="Times New Roman" w:eastAsia="바탕체" w:hAnsi="Times New Roman" w:cs="Times New Roman" w:hint="eastAsia"/>
          <w:bCs/>
          <w:szCs w:val="20"/>
        </w:rPr>
        <w:t>(</w:t>
      </w:r>
      <w:r w:rsidR="00C34C97" w:rsidRPr="002C21C0">
        <w:rPr>
          <w:rFonts w:ascii="Times New Roman" w:eastAsia="바탕체" w:hAnsi="Times New Roman" w:cs="Times New Roman" w:hint="eastAsia"/>
          <w:bCs/>
          <w:szCs w:val="20"/>
        </w:rPr>
        <w:t>보고일</w:t>
      </w:r>
      <w:r w:rsidR="00C34C97" w:rsidRPr="002C21C0">
        <w:rPr>
          <w:rFonts w:ascii="Times New Roman" w:eastAsia="바탕체" w:hAnsi="Times New Roman" w:cs="Times New Roman" w:hint="eastAsia"/>
          <w:bCs/>
          <w:szCs w:val="20"/>
        </w:rPr>
        <w:t xml:space="preserve"> </w:t>
      </w:r>
      <w:r w:rsidR="00C34C97" w:rsidRPr="002C21C0">
        <w:rPr>
          <w:rFonts w:ascii="Times New Roman" w:eastAsia="바탕체" w:hAnsi="Times New Roman" w:cs="Times New Roman" w:hint="eastAsia"/>
          <w:bCs/>
          <w:szCs w:val="20"/>
        </w:rPr>
        <w:t>기준</w:t>
      </w:r>
      <w:r w:rsidR="00C34C97" w:rsidRPr="002C21C0">
        <w:rPr>
          <w:rFonts w:ascii="Times New Roman" w:eastAsia="바탕체" w:hAnsi="Times New Roman" w:cs="Times New Roman" w:hint="eastAsia"/>
          <w:bCs/>
          <w:szCs w:val="20"/>
        </w:rPr>
        <w:t>)</w:t>
      </w:r>
    </w:p>
    <w:p w14:paraId="6AE73D99" w14:textId="71611071" w:rsidR="00C34C97" w:rsidRPr="002C21C0" w:rsidRDefault="00C34C97">
      <w:pPr>
        <w:numPr>
          <w:ilvl w:val="2"/>
          <w:numId w:val="16"/>
        </w:numPr>
        <w:tabs>
          <w:tab w:val="num" w:pos="1701"/>
        </w:tabs>
        <w:wordWrap/>
        <w:adjustRightInd w:val="0"/>
        <w:snapToGrid w:val="0"/>
        <w:spacing w:after="60" w:line="360" w:lineRule="auto"/>
        <w:ind w:left="992" w:hanging="425"/>
        <w:rPr>
          <w:rFonts w:ascii="Times New Roman" w:eastAsia="바탕체" w:hAnsi="Times New Roman" w:cs="Times New Roman"/>
          <w:bCs/>
          <w:szCs w:val="20"/>
        </w:rPr>
      </w:pPr>
      <w:r w:rsidRPr="002C21C0">
        <w:rPr>
          <w:rFonts w:ascii="Times New Roman" w:eastAsia="바탕체" w:hAnsi="Times New Roman" w:cs="Times New Roman" w:hint="eastAsia"/>
          <w:bCs/>
          <w:szCs w:val="20"/>
        </w:rPr>
        <w:t>세무조정계산서</w:t>
      </w:r>
      <w:r w:rsidRPr="002C21C0">
        <w:rPr>
          <w:rFonts w:ascii="Times New Roman" w:eastAsia="바탕체" w:hAnsi="Times New Roman" w:cs="Times New Roman" w:hint="eastAsia"/>
          <w:bCs/>
          <w:szCs w:val="20"/>
        </w:rPr>
        <w:t>(</w:t>
      </w:r>
      <w:r w:rsidRPr="002C21C0">
        <w:rPr>
          <w:rFonts w:ascii="Times New Roman" w:eastAsia="바탕체" w:hAnsi="Times New Roman" w:cs="Times New Roman" w:hint="eastAsia"/>
          <w:bCs/>
          <w:szCs w:val="20"/>
        </w:rPr>
        <w:t>투자자</w:t>
      </w:r>
      <w:r w:rsidRPr="002C21C0">
        <w:rPr>
          <w:rFonts w:ascii="Times New Roman" w:eastAsia="바탕체" w:hAnsi="Times New Roman" w:cs="Times New Roman" w:hint="eastAsia"/>
          <w:bCs/>
          <w:szCs w:val="20"/>
        </w:rPr>
        <w:t xml:space="preserve"> </w:t>
      </w:r>
      <w:r w:rsidRPr="002C21C0">
        <w:rPr>
          <w:rFonts w:ascii="Times New Roman" w:eastAsia="바탕체" w:hAnsi="Times New Roman" w:cs="Times New Roman" w:hint="eastAsia"/>
          <w:bCs/>
          <w:szCs w:val="20"/>
        </w:rPr>
        <w:t>요청</w:t>
      </w:r>
      <w:r w:rsidRPr="002C21C0">
        <w:rPr>
          <w:rFonts w:ascii="Times New Roman" w:eastAsia="바탕체" w:hAnsi="Times New Roman" w:cs="Times New Roman" w:hint="eastAsia"/>
          <w:bCs/>
          <w:szCs w:val="20"/>
        </w:rPr>
        <w:t xml:space="preserve"> </w:t>
      </w:r>
      <w:r w:rsidRPr="002C21C0">
        <w:rPr>
          <w:rFonts w:ascii="Times New Roman" w:eastAsia="바탕체" w:hAnsi="Times New Roman" w:cs="Times New Roman" w:hint="eastAsia"/>
          <w:bCs/>
          <w:szCs w:val="20"/>
        </w:rPr>
        <w:t>시</w:t>
      </w:r>
      <w:r w:rsidRPr="002C21C0">
        <w:rPr>
          <w:rFonts w:ascii="Times New Roman" w:eastAsia="바탕체" w:hAnsi="Times New Roman" w:cs="Times New Roman" w:hint="eastAsia"/>
          <w:bCs/>
          <w:szCs w:val="20"/>
        </w:rPr>
        <w:t>)</w:t>
      </w:r>
    </w:p>
    <w:p w14:paraId="7CE8339C" w14:textId="3848E7AC" w:rsidR="00196687" w:rsidRPr="002C21C0" w:rsidRDefault="00196687">
      <w:pPr>
        <w:numPr>
          <w:ilvl w:val="0"/>
          <w:numId w:val="17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2C21C0">
        <w:rPr>
          <w:rFonts w:ascii="Times New Roman" w:eastAsia="바탕체" w:hAnsi="Times New Roman" w:cs="Times New Roman"/>
          <w:szCs w:val="20"/>
        </w:rPr>
        <w:t>분기보고</w:t>
      </w:r>
      <w:r w:rsidRPr="002C21C0">
        <w:rPr>
          <w:rFonts w:ascii="Times New Roman" w:eastAsia="바탕체" w:hAnsi="Times New Roman" w:cs="Times New Roman"/>
          <w:szCs w:val="20"/>
        </w:rPr>
        <w:t xml:space="preserve"> - </w:t>
      </w:r>
      <w:r w:rsidRPr="002C21C0">
        <w:rPr>
          <w:rFonts w:ascii="Times New Roman" w:eastAsia="바탕체" w:hAnsi="Times New Roman" w:cs="Times New Roman"/>
          <w:bCs/>
          <w:szCs w:val="20"/>
        </w:rPr>
        <w:t>다음</w:t>
      </w:r>
      <w:r w:rsidRPr="002C21C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2C21C0">
        <w:rPr>
          <w:rFonts w:ascii="Times New Roman" w:eastAsia="바탕체" w:hAnsi="Times New Roman" w:cs="Times New Roman"/>
          <w:bCs/>
          <w:szCs w:val="20"/>
        </w:rPr>
        <w:t>분기</w:t>
      </w:r>
      <w:r w:rsidRPr="002C21C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2C21C0">
        <w:rPr>
          <w:rFonts w:ascii="Times New Roman" w:eastAsia="바탕체" w:hAnsi="Times New Roman" w:cs="Times New Roman"/>
          <w:bCs/>
          <w:szCs w:val="20"/>
        </w:rPr>
        <w:t>시작일로부터</w:t>
      </w:r>
      <w:r w:rsidRPr="002C21C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="00A3365C" w:rsidRPr="002C21C0">
        <w:rPr>
          <w:rFonts w:ascii="Times New Roman" w:eastAsia="바탕체" w:hAnsi="Times New Roman" w:cs="Times New Roman"/>
          <w:bCs/>
          <w:szCs w:val="20"/>
        </w:rPr>
        <w:t>[</w:t>
      </w:r>
      <w:r w:rsidRPr="002C21C0">
        <w:rPr>
          <w:rFonts w:ascii="Times New Roman" w:eastAsia="바탕체" w:hAnsi="Times New Roman" w:cs="Times New Roman"/>
          <w:bCs/>
          <w:szCs w:val="20"/>
        </w:rPr>
        <w:t>45</w:t>
      </w:r>
      <w:r w:rsidR="00A3365C" w:rsidRPr="002C21C0">
        <w:rPr>
          <w:rFonts w:ascii="Times New Roman" w:eastAsia="바탕체" w:hAnsi="Times New Roman" w:cs="Times New Roman"/>
          <w:bCs/>
          <w:szCs w:val="20"/>
        </w:rPr>
        <w:t>]</w:t>
      </w:r>
      <w:r w:rsidRPr="002C21C0">
        <w:rPr>
          <w:rFonts w:ascii="Times New Roman" w:eastAsia="바탕체" w:hAnsi="Times New Roman" w:cs="Times New Roman"/>
          <w:bCs/>
          <w:szCs w:val="20"/>
        </w:rPr>
        <w:t>일</w:t>
      </w:r>
      <w:r w:rsidRPr="002C21C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2C21C0">
        <w:rPr>
          <w:rFonts w:ascii="Times New Roman" w:eastAsia="바탕체" w:hAnsi="Times New Roman" w:cs="Times New Roman"/>
          <w:bCs/>
          <w:szCs w:val="20"/>
        </w:rPr>
        <w:t>이내</w:t>
      </w:r>
    </w:p>
    <w:p w14:paraId="7310EFBD" w14:textId="77777777" w:rsidR="00196687" w:rsidRPr="002C21C0" w:rsidRDefault="00196687">
      <w:pPr>
        <w:numPr>
          <w:ilvl w:val="0"/>
          <w:numId w:val="18"/>
        </w:numPr>
        <w:tabs>
          <w:tab w:val="num" w:pos="1701"/>
        </w:tabs>
        <w:wordWrap/>
        <w:adjustRightInd w:val="0"/>
        <w:snapToGrid w:val="0"/>
        <w:spacing w:after="60" w:line="360" w:lineRule="auto"/>
        <w:ind w:left="992" w:hanging="425"/>
        <w:rPr>
          <w:rFonts w:ascii="Times New Roman" w:eastAsia="바탕체" w:hAnsi="Times New Roman" w:cs="Times New Roman"/>
          <w:bCs/>
          <w:szCs w:val="20"/>
        </w:rPr>
      </w:pPr>
      <w:r w:rsidRPr="002C21C0">
        <w:rPr>
          <w:rFonts w:ascii="Times New Roman" w:eastAsia="바탕체" w:hAnsi="Times New Roman" w:cs="Times New Roman"/>
          <w:bCs/>
          <w:szCs w:val="20"/>
        </w:rPr>
        <w:t>분기</w:t>
      </w:r>
      <w:r w:rsidRPr="002C21C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2C21C0">
        <w:rPr>
          <w:rFonts w:ascii="Times New Roman" w:eastAsia="바탕체" w:hAnsi="Times New Roman" w:cs="Times New Roman"/>
          <w:bCs/>
          <w:szCs w:val="20"/>
        </w:rPr>
        <w:t>재무제표</w:t>
      </w:r>
    </w:p>
    <w:p w14:paraId="6BCA2C01" w14:textId="510899FA" w:rsidR="00196687" w:rsidRPr="00571710" w:rsidRDefault="00196687">
      <w:pPr>
        <w:numPr>
          <w:ilvl w:val="0"/>
          <w:numId w:val="18"/>
        </w:numPr>
        <w:tabs>
          <w:tab w:val="num" w:pos="1701"/>
        </w:tabs>
        <w:wordWrap/>
        <w:adjustRightInd w:val="0"/>
        <w:snapToGrid w:val="0"/>
        <w:spacing w:after="60" w:line="360" w:lineRule="auto"/>
        <w:ind w:left="992" w:hanging="425"/>
        <w:rPr>
          <w:rFonts w:ascii="Times New Roman" w:eastAsia="바탕체" w:hAnsi="Times New Roman" w:cs="Times New Roman"/>
          <w:bCs/>
          <w:szCs w:val="20"/>
        </w:rPr>
      </w:pPr>
      <w:r w:rsidRPr="00571710">
        <w:rPr>
          <w:rFonts w:ascii="Times New Roman" w:eastAsia="바탕체" w:hAnsi="Times New Roman" w:cs="Times New Roman"/>
          <w:bCs/>
          <w:szCs w:val="20"/>
        </w:rPr>
        <w:t>분기</w:t>
      </w:r>
      <w:r w:rsidR="0084255F">
        <w:rPr>
          <w:rFonts w:ascii="Times New Roman" w:eastAsia="바탕체" w:hAnsi="Times New Roman" w:cs="Times New Roman" w:hint="eastAsia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경영보고서</w:t>
      </w:r>
    </w:p>
    <w:p w14:paraId="4607166D" w14:textId="338C6F92" w:rsidR="00196687" w:rsidRPr="00571710" w:rsidRDefault="00196687">
      <w:pPr>
        <w:numPr>
          <w:ilvl w:val="0"/>
          <w:numId w:val="17"/>
        </w:numPr>
        <w:wordWrap/>
        <w:adjustRightInd w:val="0"/>
        <w:snapToGrid w:val="0"/>
        <w:spacing w:after="60" w:line="360" w:lineRule="auto"/>
        <w:ind w:left="568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기타보고</w:t>
      </w:r>
      <w:r w:rsidRPr="00571710">
        <w:rPr>
          <w:rFonts w:ascii="Times New Roman" w:eastAsia="바탕체" w:hAnsi="Times New Roman" w:cs="Times New Roman"/>
          <w:szCs w:val="20"/>
        </w:rPr>
        <w:t xml:space="preserve"> – </w:t>
      </w: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기일</w:t>
      </w:r>
      <w:r w:rsidR="00D96D0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</w:t>
      </w:r>
    </w:p>
    <w:p w14:paraId="18F43B60" w14:textId="77777777" w:rsidR="00196687" w:rsidRDefault="00196687">
      <w:pPr>
        <w:numPr>
          <w:ilvl w:val="0"/>
          <w:numId w:val="19"/>
        </w:numPr>
        <w:tabs>
          <w:tab w:val="num" w:pos="1701"/>
        </w:tabs>
        <w:wordWrap/>
        <w:adjustRightInd w:val="0"/>
        <w:snapToGrid w:val="0"/>
        <w:spacing w:after="60" w:line="360" w:lineRule="auto"/>
        <w:ind w:left="992" w:hanging="425"/>
        <w:rPr>
          <w:rFonts w:ascii="Times New Roman" w:eastAsia="바탕체" w:hAnsi="Times New Roman" w:cs="Times New Roman"/>
          <w:bCs/>
          <w:szCs w:val="20"/>
        </w:rPr>
      </w:pPr>
      <w:r w:rsidRPr="00571710">
        <w:rPr>
          <w:rFonts w:ascii="Times New Roman" w:eastAsia="바탕체" w:hAnsi="Times New Roman" w:cs="Times New Roman"/>
          <w:bCs/>
          <w:szCs w:val="20"/>
        </w:rPr>
        <w:t>기타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상기에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준하는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것으로서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투자자가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요청하는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사항</w:t>
      </w:r>
    </w:p>
    <w:p w14:paraId="1B134EDF" w14:textId="0702782A" w:rsidR="00097897" w:rsidRPr="00571710" w:rsidRDefault="00097897" w:rsidP="001F031A">
      <w:pPr>
        <w:wordWrap/>
        <w:adjustRightInd w:val="0"/>
        <w:snapToGrid w:val="0"/>
        <w:spacing w:after="60" w:line="360" w:lineRule="auto"/>
        <w:rPr>
          <w:ins w:id="442" w:author="Lim YoungHoon" w:date="2023-12-11T03:09:00Z"/>
          <w:rFonts w:ascii="Times New Roman" w:eastAsia="바탕체" w:hAnsi="Times New Roman" w:cs="Times New Roman" w:hint="eastAsia"/>
          <w:bCs/>
          <w:szCs w:val="20"/>
        </w:rPr>
      </w:pPr>
      <w:ins w:id="443" w:author="Lim YoungHoon" w:date="2023-12-11T03:09:00Z"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(</w:t>
        </w:r>
        <w:r w:rsidRPr="001F031A">
          <w:rPr>
            <w:rFonts w:ascii="Times New Roman" w:eastAsia="바탕체" w:hAnsi="Times New Roman" w:cs="Times New Roman"/>
            <w:bCs/>
            <w:szCs w:val="20"/>
            <w:highlight w:val="yellow"/>
          </w:rPr>
          <w:t xml:space="preserve">SL Partners: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월간보고서가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필요하다고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생각하실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수도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있지만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,</w:t>
        </w:r>
        <w:r w:rsidRPr="001F031A">
          <w:rPr>
            <w:rFonts w:ascii="Times New Roman" w:eastAsia="바탕체" w:hAnsi="Times New Roman" w:cs="Times New Roman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기타보고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형태로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수시보고를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받을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수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있도록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되어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있기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때문에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,</w:t>
        </w:r>
        <w:r w:rsidRPr="001F031A">
          <w:rPr>
            <w:rFonts w:ascii="Times New Roman" w:eastAsia="바탕체" w:hAnsi="Times New Roman" w:cs="Times New Roman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특별히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보고를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받는데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문제가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없을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것이라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보입니다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.</w:t>
        </w:r>
        <w:r w:rsidRPr="001F031A">
          <w:rPr>
            <w:rFonts w:ascii="Times New Roman" w:eastAsia="바탕체" w:hAnsi="Times New Roman" w:cs="Times New Roman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그리고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제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3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항도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있어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필요한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사항은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보고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받을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수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있습니다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.</w:t>
        </w:r>
        <w:r w:rsidRPr="001F031A">
          <w:rPr>
            <w:rFonts w:ascii="Times New Roman" w:eastAsia="바탕체" w:hAnsi="Times New Roman" w:cs="Times New Roman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위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/>
            <w:bCs/>
            <w:szCs w:val="20"/>
            <w:highlight w:val="yellow"/>
          </w:rPr>
          <w:t>2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항의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보고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방식으로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월간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보고를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하게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되면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회사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지원인력이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지나치게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많은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노력을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들여야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할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것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같고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,</w:t>
        </w:r>
        <w:r w:rsidR="00060F76" w:rsidRPr="001F031A">
          <w:rPr>
            <w:rFonts w:ascii="Times New Roman" w:eastAsia="바탕체" w:hAnsi="Times New Roman" w:cs="Times New Roman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회사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경영에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비효율을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야기할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것으로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보이는데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어떻게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하면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좋을지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검토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부탁드립니다</w:t>
        </w:r>
        <w:r w:rsidR="00060F76"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)</w:t>
        </w:r>
      </w:ins>
    </w:p>
    <w:p w14:paraId="6C969B4D" w14:textId="5207E881" w:rsidR="00196687" w:rsidRPr="00571710" w:rsidRDefault="00196687">
      <w:pPr>
        <w:numPr>
          <w:ilvl w:val="0"/>
          <w:numId w:val="15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Chars="142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요청하는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경영자료를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요청하는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양식에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제공하기로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237B4C2F" w14:textId="77777777" w:rsidR="00196687" w:rsidRPr="00571710" w:rsidRDefault="00196687" w:rsidP="0084255F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4C266530" w14:textId="03E398C7" w:rsidR="00196687" w:rsidRPr="00571710" w:rsidRDefault="00802F73" w:rsidP="00802F7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szCs w:val="20"/>
        </w:rPr>
      </w:pPr>
      <w:bookmarkStart w:id="444" w:name="제19조"/>
      <w:bookmarkEnd w:id="444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기업공개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(IPO)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의무</w:t>
      </w:r>
    </w:p>
    <w:p w14:paraId="2C8B2D8D" w14:textId="14CEE7FC" w:rsidR="002D74DA" w:rsidRDefault="00196687">
      <w:pPr>
        <w:numPr>
          <w:ilvl w:val="0"/>
          <w:numId w:val="28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bCs/>
          <w:szCs w:val="20"/>
        </w:rPr>
        <w:t>회사</w:t>
      </w:r>
      <w:r w:rsidR="008662A4">
        <w:rPr>
          <w:rFonts w:ascii="Times New Roman" w:eastAsia="바탕체" w:hAnsi="Times New Roman" w:cs="Times New Roman" w:hint="eastAsia"/>
          <w:bCs/>
          <w:szCs w:val="20"/>
        </w:rPr>
        <w:t xml:space="preserve"> </w:t>
      </w:r>
      <w:r w:rsidR="008662A4">
        <w:rPr>
          <w:rFonts w:ascii="Times New Roman" w:eastAsia="바탕체" w:hAnsi="Times New Roman" w:cs="Times New Roman" w:hint="eastAsia"/>
          <w:bCs/>
          <w:szCs w:val="20"/>
        </w:rPr>
        <w:t>및</w:t>
      </w:r>
      <w:r w:rsidR="008662A4">
        <w:rPr>
          <w:rFonts w:ascii="Times New Roman" w:eastAsia="바탕체" w:hAnsi="Times New Roman" w:cs="Times New Roman" w:hint="eastAsia"/>
          <w:bCs/>
          <w:szCs w:val="20"/>
        </w:rPr>
        <w:t xml:space="preserve"> </w:t>
      </w:r>
      <w:r w:rsidR="008662A4">
        <w:rPr>
          <w:rFonts w:ascii="Times New Roman" w:eastAsia="바탕체" w:hAnsi="Times New Roman" w:cs="Times New Roman" w:hint="eastAsia"/>
          <w:bCs/>
          <w:szCs w:val="20"/>
        </w:rPr>
        <w:t>이해관계인은</w:t>
      </w:r>
      <w:r w:rsidR="00F04436">
        <w:rPr>
          <w:rFonts w:ascii="Times New Roman" w:eastAsia="바탕체" w:hAnsi="Times New Roman" w:cs="Times New Roman" w:hint="eastAsia"/>
          <w:bCs/>
          <w:szCs w:val="20"/>
        </w:rPr>
        <w:t xml:space="preserve"> </w:t>
      </w:r>
      <w:commentRangeStart w:id="445"/>
      <w:r w:rsidRPr="008A3FC9">
        <w:rPr>
          <w:rFonts w:ascii="Times New Roman" w:eastAsia="바탕체" w:hAnsi="Times New Roman" w:cs="Times New Roman"/>
          <w:bCs/>
          <w:szCs w:val="20"/>
          <w:highlight w:val="green"/>
        </w:rPr>
        <w:t>[</w:t>
      </w:r>
      <w:r w:rsidR="00D96D02" w:rsidRPr="008A3FC9">
        <w:rPr>
          <w:rFonts w:ascii="Times New Roman" w:eastAsia="바탕체" w:hAnsi="Times New Roman" w:cs="Times New Roman"/>
          <w:bCs/>
          <w:szCs w:val="20"/>
          <w:highlight w:val="green"/>
        </w:rPr>
        <w:t>202</w:t>
      </w:r>
      <w:r w:rsidR="002815BE" w:rsidRPr="008A3FC9">
        <w:rPr>
          <w:rFonts w:ascii="Times New Roman" w:eastAsia="바탕체" w:hAnsi="Times New Roman" w:cs="Times New Roman"/>
          <w:bCs/>
          <w:szCs w:val="20"/>
          <w:highlight w:val="green"/>
        </w:rPr>
        <w:t>6</w:t>
      </w:r>
      <w:r w:rsidRPr="008A3FC9">
        <w:rPr>
          <w:rFonts w:ascii="Times New Roman" w:eastAsia="바탕체" w:hAnsi="Times New Roman" w:cs="Times New Roman"/>
          <w:bCs/>
          <w:szCs w:val="20"/>
          <w:highlight w:val="green"/>
        </w:rPr>
        <w:t>]</w:t>
      </w:r>
      <w:r w:rsidRPr="008A3FC9">
        <w:rPr>
          <w:rFonts w:ascii="Times New Roman" w:eastAsia="바탕체" w:hAnsi="Times New Roman" w:cs="Times New Roman"/>
          <w:bCs/>
          <w:szCs w:val="20"/>
          <w:highlight w:val="green"/>
        </w:rPr>
        <w:t>년</w:t>
      </w:r>
      <w:r w:rsidRPr="008A3FC9">
        <w:rPr>
          <w:rFonts w:ascii="Times New Roman" w:eastAsia="바탕체" w:hAnsi="Times New Roman" w:cs="Times New Roman"/>
          <w:bCs/>
          <w:szCs w:val="20"/>
          <w:highlight w:val="green"/>
        </w:rPr>
        <w:t xml:space="preserve"> [</w:t>
      </w:r>
      <w:r w:rsidR="00DE3B13" w:rsidRPr="008A3FC9">
        <w:rPr>
          <w:rFonts w:ascii="Times New Roman" w:eastAsia="바탕체" w:hAnsi="Times New Roman" w:cs="Times New Roman"/>
          <w:bCs/>
          <w:szCs w:val="20"/>
          <w:highlight w:val="green"/>
        </w:rPr>
        <w:t>12</w:t>
      </w:r>
      <w:r w:rsidRPr="008A3FC9">
        <w:rPr>
          <w:rFonts w:ascii="Times New Roman" w:eastAsia="바탕체" w:hAnsi="Times New Roman" w:cs="Times New Roman"/>
          <w:bCs/>
          <w:szCs w:val="20"/>
          <w:highlight w:val="green"/>
        </w:rPr>
        <w:t>]</w:t>
      </w:r>
      <w:r w:rsidRPr="008A3FC9">
        <w:rPr>
          <w:rFonts w:ascii="Times New Roman" w:eastAsia="바탕체" w:hAnsi="Times New Roman" w:cs="Times New Roman"/>
          <w:bCs/>
          <w:szCs w:val="20"/>
          <w:highlight w:val="green"/>
        </w:rPr>
        <w:t>월</w:t>
      </w:r>
      <w:r w:rsidRPr="008A3FC9">
        <w:rPr>
          <w:rFonts w:ascii="Times New Roman" w:eastAsia="바탕체" w:hAnsi="Times New Roman" w:cs="Times New Roman"/>
          <w:bCs/>
          <w:szCs w:val="20"/>
          <w:highlight w:val="green"/>
        </w:rPr>
        <w:t xml:space="preserve"> [</w:t>
      </w:r>
      <w:r w:rsidR="00DE3B13" w:rsidRPr="008A3FC9">
        <w:rPr>
          <w:rFonts w:ascii="Times New Roman" w:eastAsia="바탕체" w:hAnsi="Times New Roman" w:cs="Times New Roman"/>
          <w:bCs/>
          <w:szCs w:val="20"/>
          <w:highlight w:val="green"/>
        </w:rPr>
        <w:t>31</w:t>
      </w:r>
      <w:r w:rsidRPr="008A3FC9">
        <w:rPr>
          <w:rFonts w:ascii="Times New Roman" w:eastAsia="바탕체" w:hAnsi="Times New Roman" w:cs="Times New Roman"/>
          <w:bCs/>
          <w:szCs w:val="20"/>
          <w:highlight w:val="green"/>
        </w:rPr>
        <w:t>]</w:t>
      </w:r>
      <w:r w:rsidRPr="008A3FC9">
        <w:rPr>
          <w:rFonts w:ascii="Times New Roman" w:eastAsia="바탕체" w:hAnsi="Times New Roman" w:cs="Times New Roman"/>
          <w:bCs/>
          <w:szCs w:val="20"/>
          <w:highlight w:val="green"/>
        </w:rPr>
        <w:t>일</w:t>
      </w:r>
      <w:r w:rsidRPr="008A3FC9">
        <w:rPr>
          <w:rFonts w:ascii="Times New Roman" w:eastAsia="바탕체" w:hAnsi="Times New Roman" w:cs="Times New Roman"/>
          <w:bCs/>
          <w:szCs w:val="20"/>
          <w:highlight w:val="green"/>
        </w:rPr>
        <w:t xml:space="preserve"> </w:t>
      </w:r>
      <w:r w:rsidRPr="008A3FC9">
        <w:rPr>
          <w:rFonts w:ascii="Times New Roman" w:eastAsia="바탕체" w:hAnsi="Times New Roman" w:cs="Times New Roman"/>
          <w:bCs/>
          <w:szCs w:val="20"/>
          <w:highlight w:val="green"/>
        </w:rPr>
        <w:t>이</w:t>
      </w:r>
      <w:r w:rsidRPr="008A3FC9">
        <w:rPr>
          <w:rFonts w:ascii="Times New Roman" w:eastAsia="바탕체" w:hAnsi="Times New Roman" w:cs="Times New Roman"/>
          <w:szCs w:val="20"/>
          <w:highlight w:val="green"/>
        </w:rPr>
        <w:t>내에</w:t>
      </w:r>
      <w:r w:rsidR="000628AD" w:rsidRPr="008A3FC9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commentRangeEnd w:id="445"/>
      <w:r w:rsidR="008A3FC9" w:rsidRPr="008A3FC9">
        <w:rPr>
          <w:rStyle w:val="af2"/>
          <w:rFonts w:ascii="바탕" w:eastAsia="바탕" w:hAnsi="Times New Roman" w:cs="Times New Roman"/>
          <w:highlight w:val="green"/>
        </w:rPr>
        <w:commentReference w:id="445"/>
      </w:r>
      <w:del w:id="446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>자신의</w:delText>
        </w:r>
      </w:del>
      <w:ins w:id="447" w:author="Lim YoungHoon" w:date="2023-12-11T03:09:00Z">
        <w:r w:rsidR="002E3918">
          <w:rPr>
            <w:rFonts w:ascii="Times New Roman" w:eastAsia="바탕체" w:hAnsi="Times New Roman" w:cs="Times New Roman" w:hint="eastAsia"/>
            <w:szCs w:val="20"/>
            <w:highlight w:val="green"/>
          </w:rPr>
          <w:t>회사</w:t>
        </w:r>
        <w:r w:rsidR="002E391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2E3918">
          <w:rPr>
            <w:rFonts w:ascii="Times New Roman" w:eastAsia="바탕체" w:hAnsi="Times New Roman" w:cs="Times New Roman" w:hint="eastAsia"/>
            <w:szCs w:val="20"/>
            <w:highlight w:val="green"/>
          </w:rPr>
          <w:t>발행</w:t>
        </w:r>
        <w:r w:rsidR="002E391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2E3918">
          <w:rPr>
            <w:rFonts w:ascii="Times New Roman" w:eastAsia="바탕체" w:hAnsi="Times New Roman" w:cs="Times New Roman" w:hint="eastAsia"/>
            <w:szCs w:val="20"/>
            <w:highlight w:val="green"/>
          </w:rPr>
          <w:t>주식의</w:t>
        </w:r>
      </w:ins>
      <w:r w:rsidR="002E3918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2E3918">
        <w:rPr>
          <w:rFonts w:ascii="Times New Roman" w:hAnsi="Times New Roman" w:hint="eastAsia"/>
          <w:highlight w:val="green"/>
          <w:rPrChange w:id="448" w:author="Lim YoungHoon" w:date="2023-12-11T03:09:00Z">
            <w:rPr>
              <w:rFonts w:ascii="Times New Roman" w:hAnsi="Times New Roman" w:hint="eastAsia"/>
            </w:rPr>
          </w:rPrChange>
        </w:rPr>
        <w:t>주권을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ins w:id="449" w:author="Lim YoungHoon" w:date="2023-12-11T03:09:00Z">
        <w:r w:rsidR="0081789B">
          <w:rPr>
            <w:rFonts w:ascii="Times New Roman" w:eastAsia="바탕체" w:hAnsi="Times New Roman" w:cs="Times New Roman" w:hint="eastAsia"/>
            <w:szCs w:val="20"/>
          </w:rPr>
          <w:t>한국거래소에</w:t>
        </w:r>
        <w:r w:rsidR="0081789B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1789B">
          <w:rPr>
            <w:rFonts w:ascii="Times New Roman" w:eastAsia="바탕체" w:hAnsi="Times New Roman" w:cs="Times New Roman" w:hint="eastAsia"/>
            <w:szCs w:val="20"/>
          </w:rPr>
          <w:t>개설된</w:t>
        </w:r>
        <w:r w:rsidR="0081789B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1789B">
          <w:rPr>
            <w:rFonts w:ascii="Times New Roman" w:eastAsia="바탕체" w:hAnsi="Times New Roman" w:cs="Times New Roman" w:hint="eastAsia"/>
            <w:szCs w:val="20"/>
          </w:rPr>
          <w:t>증권시장</w:t>
        </w:r>
        <w:r w:rsidR="0081789B">
          <w:rPr>
            <w:rFonts w:ascii="Times New Roman" w:eastAsia="바탕체" w:hAnsi="Times New Roman" w:cs="Times New Roman"/>
            <w:szCs w:val="20"/>
          </w:rPr>
          <w:t>(</w:t>
        </w:r>
      </w:ins>
      <w:r w:rsidRPr="00571710">
        <w:rPr>
          <w:rFonts w:ascii="Times New Roman" w:eastAsia="바탕체" w:hAnsi="Times New Roman" w:cs="Times New Roman"/>
          <w:szCs w:val="20"/>
        </w:rPr>
        <w:t>유가증권시장</w:t>
      </w:r>
      <w:del w:id="450" w:author="Lim YoungHoon" w:date="2023-12-11T03:09:00Z">
        <w:r w:rsidR="00D96D02"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="00D96D02" w:rsidRPr="00571710">
          <w:rPr>
            <w:rFonts w:ascii="Times New Roman" w:eastAsia="바탕체" w:hAnsi="Times New Roman" w:cs="Times New Roman"/>
            <w:szCs w:val="20"/>
          </w:rPr>
          <w:delText>또는</w:delText>
        </w:r>
      </w:del>
      <w:ins w:id="451" w:author="Lim YoungHoon" w:date="2023-12-11T03:09:00Z">
        <w:r w:rsidR="0081789B">
          <w:rPr>
            <w:rFonts w:ascii="Times New Roman" w:eastAsia="바탕체" w:hAnsi="Times New Roman" w:cs="Times New Roman" w:hint="eastAsia"/>
            <w:szCs w:val="20"/>
          </w:rPr>
          <w:t>,</w:t>
        </w:r>
      </w:ins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코스닥시장</w:t>
      </w:r>
      <w:del w:id="452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>(</w:delText>
        </w:r>
        <w:r w:rsidR="005C07A8">
          <w:rPr>
            <w:rFonts w:ascii="Times New Roman" w:eastAsia="바탕체" w:hAnsi="Times New Roman" w:cs="Times New Roman" w:hint="eastAsia"/>
            <w:szCs w:val="20"/>
          </w:rPr>
          <w:delText>이하</w:delText>
        </w:r>
        <w:r w:rsidR="005C07A8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5C07A8">
          <w:rPr>
            <w:rFonts w:ascii="Times New Roman" w:eastAsia="바탕체" w:hAnsi="Times New Roman" w:cs="Times New Roman"/>
            <w:szCs w:val="20"/>
          </w:rPr>
          <w:delText>“</w:delText>
        </w:r>
        <w:r w:rsidR="005C07A8">
          <w:rPr>
            <w:rFonts w:ascii="Times New Roman" w:eastAsia="바탕체" w:hAnsi="Times New Roman" w:cs="Times New Roman" w:hint="eastAsia"/>
            <w:szCs w:val="20"/>
          </w:rPr>
          <w:delText>기업공개</w:delText>
        </w:r>
        <w:r w:rsidR="005C07A8">
          <w:rPr>
            <w:rFonts w:ascii="Times New Roman" w:eastAsia="바탕체" w:hAnsi="Times New Roman" w:cs="Times New Roman"/>
            <w:szCs w:val="20"/>
          </w:rPr>
          <w:delText>”</w:delText>
        </w:r>
        <w:r w:rsidR="004A6070">
          <w:rPr>
            <w:rFonts w:ascii="Times New Roman" w:eastAsia="바탕체" w:hAnsi="Times New Roman" w:cs="Times New Roman"/>
            <w:szCs w:val="20"/>
          </w:rPr>
          <w:delText xml:space="preserve">, </w:delText>
        </w:r>
        <w:r w:rsidR="004A6070">
          <w:rPr>
            <w:rFonts w:ascii="Times New Roman" w:eastAsia="바탕체" w:hAnsi="Times New Roman" w:cs="Times New Roman" w:hint="eastAsia"/>
            <w:szCs w:val="20"/>
          </w:rPr>
          <w:delText>본</w:delText>
        </w:r>
        <w:r w:rsidR="004A6070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4A6070">
          <w:rPr>
            <w:rFonts w:ascii="Times New Roman" w:eastAsia="바탕체" w:hAnsi="Times New Roman" w:cs="Times New Roman" w:hint="eastAsia"/>
            <w:szCs w:val="20"/>
          </w:rPr>
          <w:delText>계약에서</w:delText>
        </w:r>
        <w:r w:rsidR="004A6070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4A6070">
          <w:rPr>
            <w:rFonts w:ascii="Times New Roman" w:eastAsia="바탕체" w:hAnsi="Times New Roman" w:cs="Times New Roman" w:hint="eastAsia"/>
            <w:szCs w:val="20"/>
          </w:rPr>
          <w:delText>같은</w:delText>
        </w:r>
        <w:r w:rsidR="004A6070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4A6070">
          <w:rPr>
            <w:rFonts w:ascii="Times New Roman" w:eastAsia="바탕체" w:hAnsi="Times New Roman" w:cs="Times New Roman" w:hint="eastAsia"/>
            <w:szCs w:val="20"/>
          </w:rPr>
          <w:delText>의미로</w:delText>
        </w:r>
        <w:r w:rsidR="004A6070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4A6070">
          <w:rPr>
            <w:rFonts w:ascii="Times New Roman" w:eastAsia="바탕체" w:hAnsi="Times New Roman" w:cs="Times New Roman" w:hint="eastAsia"/>
            <w:szCs w:val="20"/>
          </w:rPr>
          <w:delText>사용된다</w:delText>
        </w:r>
      </w:del>
      <w:ins w:id="453" w:author="Lim YoungHoon" w:date="2023-12-11T03:09:00Z">
        <w:r w:rsidR="0081789B">
          <w:rPr>
            <w:rFonts w:ascii="Times New Roman" w:eastAsia="바탕체" w:hAnsi="Times New Roman" w:cs="Times New Roman"/>
            <w:szCs w:val="20"/>
          </w:rPr>
          <w:t xml:space="preserve">, </w:t>
        </w:r>
        <w:proofErr w:type="spellStart"/>
        <w:r w:rsidR="0081789B">
          <w:rPr>
            <w:rFonts w:ascii="Times New Roman" w:eastAsia="바탕체" w:hAnsi="Times New Roman" w:cs="Times New Roman" w:hint="eastAsia"/>
            <w:szCs w:val="20"/>
          </w:rPr>
          <w:t>코넥스시장</w:t>
        </w:r>
        <w:proofErr w:type="spellEnd"/>
        <w:r w:rsidR="0081789B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1789B">
          <w:rPr>
            <w:rFonts w:ascii="Times New Roman" w:eastAsia="바탕체" w:hAnsi="Times New Roman" w:cs="Times New Roman" w:hint="eastAsia"/>
            <w:szCs w:val="20"/>
          </w:rPr>
          <w:t>포함</w:t>
        </w:r>
      </w:ins>
      <w:r w:rsidR="0081789B">
        <w:rPr>
          <w:rFonts w:ascii="Times New Roman" w:eastAsia="바탕체" w:hAnsi="Times New Roman" w:cs="Times New Roman" w:hint="eastAsia"/>
          <w:szCs w:val="20"/>
        </w:rPr>
        <w:t>)</w:t>
      </w:r>
      <w:r w:rsidR="00D96D02" w:rsidRPr="00571710">
        <w:rPr>
          <w:rFonts w:ascii="Times New Roman" w:eastAsia="바탕체" w:hAnsi="Times New Roman" w:cs="Times New Roman"/>
          <w:szCs w:val="20"/>
        </w:rPr>
        <w:t>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상장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>또는</w:t>
      </w:r>
      <w:r w:rsidRPr="000628AD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del w:id="454" w:author="Lim YoungHoon" w:date="2023-12-11T03:09:00Z"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등록</w:delText>
        </w:r>
        <w:r w:rsidR="000628AD" w:rsidRPr="000628AD">
          <w:rPr>
            <w:rFonts w:ascii="Times New Roman" w:eastAsia="바탕체" w:hAnsi="Times New Roman" w:cs="Times New Roman" w:hint="eastAsia"/>
            <w:szCs w:val="20"/>
            <w:highlight w:val="green"/>
          </w:rPr>
          <w:delText>을</w:delText>
        </w:r>
        <w:r w:rsidR="000628AD" w:rsidRPr="000628AD">
          <w:rPr>
            <w:rFonts w:ascii="Times New Roman" w:eastAsia="바탕체" w:hAnsi="Times New Roman" w:cs="Times New Roman" w:hint="eastAsia"/>
            <w:szCs w:val="20"/>
            <w:highlight w:val="green"/>
          </w:rPr>
          <w:delText xml:space="preserve"> 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노력하여야</w:delText>
        </w:r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 xml:space="preserve"> </w:delText>
        </w:r>
        <w:commentRangeStart w:id="455"/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delText>한다</w:delText>
        </w:r>
        <w:commentRangeEnd w:id="455"/>
        <w:r w:rsidR="000628AD">
          <w:rPr>
            <w:rStyle w:val="af2"/>
            <w:rFonts w:ascii="바탕" w:eastAsia="바탕" w:hAnsi="Times New Roman" w:cs="Times New Roman"/>
          </w:rPr>
          <w:commentReference w:id="455"/>
        </w:r>
        <w:r w:rsidRPr="00571710">
          <w:rPr>
            <w:rFonts w:ascii="Times New Roman" w:eastAsia="바탕체" w:hAnsi="Times New Roman" w:cs="Times New Roman"/>
            <w:szCs w:val="20"/>
          </w:rPr>
          <w:delText>.</w:delText>
        </w:r>
      </w:del>
      <w:ins w:id="456" w:author="Lim YoungHoon" w:date="2023-12-11T03:09:00Z">
        <w:r w:rsidRPr="000628AD">
          <w:rPr>
            <w:rFonts w:ascii="Times New Roman" w:eastAsia="바탕체" w:hAnsi="Times New Roman" w:cs="Times New Roman"/>
            <w:szCs w:val="20"/>
            <w:highlight w:val="green"/>
          </w:rPr>
          <w:t>등록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>(</w:t>
        </w:r>
        <w:r w:rsidR="008311A4">
          <w:rPr>
            <w:rFonts w:ascii="Times New Roman" w:eastAsia="바탕체" w:hAnsi="Times New Roman" w:cs="Times New Roman"/>
            <w:szCs w:val="20"/>
            <w:highlight w:val="green"/>
          </w:rPr>
          <w:t xml:space="preserve">IPO, 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>이하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>본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>조에서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8311A4">
          <w:rPr>
            <w:rFonts w:ascii="Times New Roman" w:eastAsia="바탕체" w:hAnsi="Times New Roman" w:cs="Times New Roman"/>
            <w:szCs w:val="20"/>
            <w:highlight w:val="green"/>
          </w:rPr>
          <w:t>“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>기업공개</w:t>
        </w:r>
        <w:r w:rsidR="008311A4">
          <w:rPr>
            <w:rFonts w:ascii="Times New Roman" w:eastAsia="바탕체" w:hAnsi="Times New Roman" w:cs="Times New Roman"/>
            <w:szCs w:val="20"/>
            <w:highlight w:val="green"/>
          </w:rPr>
          <w:t>”)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>하기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>위한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>예비심사를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>청구하여야</w:t>
        </w:r>
        <w:r w:rsidR="008311A4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>하며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>,</w:t>
        </w:r>
        <w:r w:rsidR="00042510">
          <w:rPr>
            <w:rFonts w:ascii="Times New Roman" w:eastAsia="바탕체" w:hAnsi="Times New Roman" w:cs="Times New Roman"/>
            <w:szCs w:val="20"/>
            <w:highlight w:val="green"/>
          </w:rPr>
          <w:t xml:space="preserve"> 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>상장예비심사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>청구를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>위한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>구체적인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>시기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>또는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>일정은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>투자자가</w:t>
        </w:r>
        <w:r w:rsidR="00042510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0B01E5">
          <w:rPr>
            <w:rFonts w:ascii="Times New Roman" w:eastAsia="바탕체" w:hAnsi="Times New Roman" w:cs="Times New Roman" w:hint="eastAsia"/>
            <w:szCs w:val="20"/>
            <w:highlight w:val="green"/>
          </w:rPr>
          <w:t>서면으로</w:t>
        </w:r>
        <w:r w:rsidR="000B01E5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0B01E5">
          <w:rPr>
            <w:rFonts w:ascii="Times New Roman" w:eastAsia="바탕체" w:hAnsi="Times New Roman" w:cs="Times New Roman" w:hint="eastAsia"/>
            <w:szCs w:val="20"/>
            <w:highlight w:val="green"/>
          </w:rPr>
          <w:t>통지한</w:t>
        </w:r>
        <w:r w:rsidR="000B01E5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0B01E5">
          <w:rPr>
            <w:rFonts w:ascii="Times New Roman" w:eastAsia="바탕체" w:hAnsi="Times New Roman" w:cs="Times New Roman" w:hint="eastAsia"/>
            <w:szCs w:val="20"/>
            <w:highlight w:val="green"/>
          </w:rPr>
          <w:t>바에</w:t>
        </w:r>
        <w:r w:rsidR="000B01E5">
          <w:rPr>
            <w:rFonts w:ascii="Times New Roman" w:eastAsia="바탕체" w:hAnsi="Times New Roman" w:cs="Times New Roman" w:hint="eastAsia"/>
            <w:szCs w:val="20"/>
            <w:highlight w:val="green"/>
          </w:rPr>
          <w:t xml:space="preserve"> </w:t>
        </w:r>
        <w:r w:rsidR="000B01E5">
          <w:rPr>
            <w:rFonts w:ascii="Times New Roman" w:eastAsia="바탕체" w:hAnsi="Times New Roman" w:cs="Times New Roman" w:hint="eastAsia"/>
            <w:szCs w:val="20"/>
            <w:highlight w:val="green"/>
          </w:rPr>
          <w:t>따른다</w:t>
        </w:r>
        <w:r w:rsidR="000B01E5">
          <w:rPr>
            <w:rFonts w:ascii="Times New Roman" w:eastAsia="바탕체" w:hAnsi="Times New Roman" w:cs="Times New Roman" w:hint="eastAsia"/>
            <w:szCs w:val="20"/>
            <w:highlight w:val="green"/>
          </w:rPr>
          <w:t>.</w:t>
        </w:r>
        <w:r w:rsidR="008311A4">
          <w:rPr>
            <w:rFonts w:ascii="Times New Roman" w:eastAsia="바탕체" w:hAnsi="Times New Roman" w:cs="Times New Roman"/>
            <w:szCs w:val="20"/>
            <w:highlight w:val="green"/>
          </w:rPr>
          <w:t xml:space="preserve"> </w:t>
        </w:r>
        <w:commentRangeStart w:id="457"/>
        <w:commentRangeEnd w:id="457"/>
        <w:r w:rsidR="000628AD">
          <w:rPr>
            <w:rStyle w:val="af2"/>
            <w:rFonts w:ascii="바탕" w:eastAsia="바탕" w:hAnsi="Times New Roman" w:cs="Times New Roman"/>
          </w:rPr>
          <w:commentReference w:id="457"/>
        </w:r>
        <w:r w:rsidRPr="00571710">
          <w:rPr>
            <w:rFonts w:ascii="Times New Roman" w:eastAsia="바탕체" w:hAnsi="Times New Roman" w:cs="Times New Roman"/>
            <w:szCs w:val="20"/>
          </w:rPr>
          <w:t xml:space="preserve"> </w:t>
        </w:r>
        <w:r w:rsidR="00FE4D8B">
          <w:rPr>
            <w:rFonts w:ascii="Times New Roman" w:eastAsia="바탕체" w:hAnsi="Times New Roman" w:cs="Times New Roman" w:hint="eastAsia"/>
            <w:szCs w:val="20"/>
          </w:rPr>
          <w:t>다만</w:t>
        </w:r>
        <w:r w:rsidR="00FE4D8B">
          <w:rPr>
            <w:rFonts w:ascii="Times New Roman" w:eastAsia="바탕체" w:hAnsi="Times New Roman" w:cs="Times New Roman" w:hint="eastAsia"/>
            <w:szCs w:val="20"/>
          </w:rPr>
          <w:t>,</w:t>
        </w:r>
      </w:ins>
      <w:r w:rsidR="00FE4D8B">
        <w:rPr>
          <w:rFonts w:ascii="Times New Roman" w:eastAsia="바탕체" w:hAnsi="Times New Roman" w:cs="Times New Roman"/>
          <w:szCs w:val="20"/>
        </w:rPr>
        <w:t xml:space="preserve"> </w:t>
      </w:r>
      <w:commentRangeStart w:id="458"/>
      <w:r w:rsidR="00F13FCC">
        <w:rPr>
          <w:rFonts w:ascii="Times New Roman" w:hAnsi="Times New Roman" w:hint="eastAsia"/>
          <w:rPrChange w:id="459" w:author="Lim YoungHoon" w:date="2023-12-11T03:09:00Z">
            <w:rPr>
              <w:rFonts w:ascii="Times New Roman" w:hAnsi="Times New Roman" w:hint="eastAsia"/>
              <w:strike/>
            </w:rPr>
          </w:rPrChange>
        </w:rPr>
        <w:t>회사</w:t>
      </w:r>
      <w:r w:rsidR="00FE4D8B">
        <w:rPr>
          <w:rFonts w:ascii="Times New Roman" w:hAnsi="Times New Roman" w:hint="eastAsia"/>
          <w:rPrChange w:id="460" w:author="Lim YoungHoon" w:date="2023-12-11T03:09:00Z">
            <w:rPr>
              <w:rFonts w:ascii="Times New Roman" w:hAnsi="Times New Roman" w:hint="eastAsia"/>
              <w:strike/>
            </w:rPr>
          </w:rPrChange>
        </w:rPr>
        <w:t>가</w:t>
      </w:r>
      <w:r w:rsidR="00F13FCC">
        <w:rPr>
          <w:rFonts w:ascii="Times New Roman" w:hAnsi="Times New Roman" w:hint="eastAsia"/>
          <w:rPrChange w:id="461" w:author="Lim YoungHoon" w:date="2023-12-11T03:09:00Z">
            <w:rPr>
              <w:rFonts w:ascii="Times New Roman" w:hAnsi="Times New Roman" w:hint="eastAsia"/>
              <w:strike/>
            </w:rPr>
          </w:rPrChange>
        </w:rPr>
        <w:t xml:space="preserve"> </w:t>
      </w:r>
      <w:del w:id="462" w:author="Lim YoungHoon" w:date="2023-12-11T03:09:00Z">
        <w:r w:rsidR="002D74DA" w:rsidRPr="008A3FC9">
          <w:rPr>
            <w:rFonts w:ascii="Times New Roman" w:eastAsia="바탕체" w:hAnsi="Times New Roman" w:cs="Times New Roman" w:hint="eastAsia"/>
            <w:strike/>
            <w:szCs w:val="20"/>
          </w:rPr>
          <w:delText>기업공개</w:delText>
        </w:r>
        <w:r w:rsidR="002D74DA" w:rsidRPr="008A3FC9">
          <w:rPr>
            <w:rFonts w:ascii="Times New Roman" w:eastAsia="바탕체" w:hAnsi="Times New Roman" w:cs="Times New Roman" w:hint="eastAsia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요건을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사실상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충족하고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있음에도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불구하고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회사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및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이해관계인이</w:delText>
        </w:r>
      </w:del>
      <w:ins w:id="463" w:author="Lim YoungHoon" w:date="2023-12-11T03:09:00Z">
        <w:r w:rsidR="00F13FCC">
          <w:rPr>
            <w:rFonts w:ascii="Times New Roman" w:eastAsia="바탕체" w:hAnsi="Times New Roman" w:cs="Times New Roman" w:hint="eastAsia"/>
            <w:szCs w:val="20"/>
          </w:rPr>
          <w:t>위</w:t>
        </w:r>
        <w:r w:rsidR="00F13FCC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13FCC">
          <w:rPr>
            <w:rFonts w:ascii="Times New Roman" w:eastAsia="바탕체" w:hAnsi="Times New Roman" w:cs="Times New Roman" w:hint="eastAsia"/>
            <w:szCs w:val="20"/>
          </w:rPr>
          <w:t>기간</w:t>
        </w:r>
        <w:r w:rsidR="00F13FCC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13FCC">
          <w:rPr>
            <w:rFonts w:ascii="Times New Roman" w:eastAsia="바탕체" w:hAnsi="Times New Roman" w:cs="Times New Roman" w:hint="eastAsia"/>
            <w:szCs w:val="20"/>
          </w:rPr>
          <w:t>내에</w:t>
        </w:r>
        <w:r w:rsidR="00F13FCC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0B01E5">
          <w:rPr>
            <w:rFonts w:ascii="Times New Roman" w:eastAsia="바탕체" w:hAnsi="Times New Roman" w:cs="Times New Roman" w:hint="eastAsia"/>
            <w:szCs w:val="20"/>
          </w:rPr>
          <w:t>예비심사를</w:t>
        </w:r>
        <w:r w:rsidR="000B01E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0B01E5">
          <w:rPr>
            <w:rFonts w:ascii="Times New Roman" w:eastAsia="바탕체" w:hAnsi="Times New Roman" w:cs="Times New Roman" w:hint="eastAsia"/>
            <w:szCs w:val="20"/>
          </w:rPr>
          <w:t>청구하지</w:t>
        </w:r>
        <w:r w:rsidR="000B01E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0B01E5">
          <w:rPr>
            <w:rFonts w:ascii="Times New Roman" w:eastAsia="바탕체" w:hAnsi="Times New Roman" w:cs="Times New Roman" w:hint="eastAsia"/>
            <w:szCs w:val="20"/>
          </w:rPr>
          <w:t>못할</w:t>
        </w:r>
      </w:ins>
      <w:r w:rsidR="00F13FCC">
        <w:rPr>
          <w:rFonts w:ascii="Times New Roman" w:hAnsi="Times New Roman" w:hint="eastAsia"/>
          <w:rPrChange w:id="464" w:author="Lim YoungHoon" w:date="2023-12-11T03:09:00Z">
            <w:rPr>
              <w:rFonts w:ascii="Times New Roman" w:hAnsi="Times New Roman" w:hint="eastAsia"/>
              <w:strike/>
            </w:rPr>
          </w:rPrChange>
        </w:rPr>
        <w:t xml:space="preserve"> </w:t>
      </w:r>
      <w:r w:rsidR="00F13FCC">
        <w:rPr>
          <w:rFonts w:ascii="Times New Roman" w:hAnsi="Times New Roman" w:hint="eastAsia"/>
          <w:rPrChange w:id="465" w:author="Lim YoungHoon" w:date="2023-12-11T03:09:00Z">
            <w:rPr>
              <w:rFonts w:ascii="Times New Roman" w:hAnsi="Times New Roman" w:hint="eastAsia"/>
              <w:strike/>
            </w:rPr>
          </w:rPrChange>
        </w:rPr>
        <w:t>특별한</w:t>
      </w:r>
      <w:r w:rsidR="00F13FCC">
        <w:rPr>
          <w:rFonts w:ascii="Times New Roman" w:hAnsi="Times New Roman" w:hint="eastAsia"/>
          <w:rPrChange w:id="466" w:author="Lim YoungHoon" w:date="2023-12-11T03:09:00Z">
            <w:rPr>
              <w:rFonts w:ascii="Times New Roman" w:hAnsi="Times New Roman" w:hint="eastAsia"/>
              <w:strike/>
            </w:rPr>
          </w:rPrChange>
        </w:rPr>
        <w:t xml:space="preserve"> </w:t>
      </w:r>
      <w:del w:id="467" w:author="Lim YoungHoon" w:date="2023-12-11T03:09:00Z"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이유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없이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기업공</w:delText>
        </w:r>
        <w:r w:rsidR="002D74DA" w:rsidRPr="008A3FC9">
          <w:rPr>
            <w:rFonts w:ascii="Times New Roman" w:eastAsia="바탕체" w:hAnsi="Times New Roman" w:cs="Times New Roman" w:hint="eastAsia"/>
            <w:strike/>
            <w:szCs w:val="20"/>
          </w:rPr>
          <w:delText>개에</w:delText>
        </w:r>
        <w:r w:rsidR="002D74DA" w:rsidRPr="008A3FC9">
          <w:rPr>
            <w:rFonts w:ascii="Times New Roman" w:eastAsia="바탕체" w:hAnsi="Times New Roman" w:cs="Times New Roman" w:hint="eastAsia"/>
            <w:strike/>
            <w:szCs w:val="20"/>
          </w:rPr>
          <w:delText xml:space="preserve"> </w:delText>
        </w:r>
        <w:r w:rsidR="002D74DA" w:rsidRPr="008A3FC9">
          <w:rPr>
            <w:rFonts w:ascii="Times New Roman" w:eastAsia="바탕체" w:hAnsi="Times New Roman" w:cs="Times New Roman" w:hint="eastAsia"/>
            <w:strike/>
            <w:szCs w:val="20"/>
          </w:rPr>
          <w:delText>필요한</w:delText>
        </w:r>
        <w:r w:rsidR="002D74DA" w:rsidRPr="008A3FC9">
          <w:rPr>
            <w:rFonts w:ascii="Times New Roman" w:eastAsia="바탕체" w:hAnsi="Times New Roman" w:cs="Times New Roman" w:hint="eastAsia"/>
            <w:strike/>
            <w:szCs w:val="20"/>
          </w:rPr>
          <w:delText xml:space="preserve"> </w:delText>
        </w:r>
        <w:r w:rsidR="002D74DA" w:rsidRPr="008A3FC9">
          <w:rPr>
            <w:rFonts w:ascii="Times New Roman" w:eastAsia="바탕체" w:hAnsi="Times New Roman" w:cs="Times New Roman" w:hint="eastAsia"/>
            <w:strike/>
            <w:szCs w:val="20"/>
          </w:rPr>
          <w:delText>절차를</w:delText>
        </w:r>
        <w:r w:rsidR="002D74DA" w:rsidRPr="008A3FC9">
          <w:rPr>
            <w:rFonts w:ascii="Times New Roman" w:eastAsia="바탕체" w:hAnsi="Times New Roman" w:cs="Times New Roman" w:hint="eastAsia"/>
            <w:strike/>
            <w:szCs w:val="20"/>
          </w:rPr>
          <w:delText xml:space="preserve"> </w:delText>
        </w:r>
        <w:r w:rsidR="002D74DA" w:rsidRPr="008A3FC9">
          <w:rPr>
            <w:rFonts w:ascii="Times New Roman" w:eastAsia="바탕체" w:hAnsi="Times New Roman" w:cs="Times New Roman" w:hint="eastAsia"/>
            <w:strike/>
            <w:szCs w:val="20"/>
          </w:rPr>
          <w:delText>이행하지</w:delText>
        </w:r>
        <w:r w:rsidR="002D74DA" w:rsidRPr="008A3FC9">
          <w:rPr>
            <w:rFonts w:ascii="Times New Roman" w:eastAsia="바탕체" w:hAnsi="Times New Roman" w:cs="Times New Roman" w:hint="eastAsia"/>
            <w:strike/>
            <w:szCs w:val="20"/>
          </w:rPr>
          <w:delText xml:space="preserve"> </w:delText>
        </w:r>
        <w:r w:rsidR="002D74DA" w:rsidRPr="008A3FC9">
          <w:rPr>
            <w:rFonts w:ascii="Times New Roman" w:eastAsia="바탕체" w:hAnsi="Times New Roman" w:cs="Times New Roman" w:hint="eastAsia"/>
            <w:strike/>
            <w:szCs w:val="20"/>
          </w:rPr>
          <w:delText>않는</w:delText>
        </w:r>
      </w:del>
      <w:ins w:id="468" w:author="Lim YoungHoon" w:date="2023-12-11T03:09:00Z">
        <w:r w:rsidR="00F13FCC">
          <w:rPr>
            <w:rFonts w:ascii="Times New Roman" w:eastAsia="바탕체" w:hAnsi="Times New Roman" w:cs="Times New Roman" w:hint="eastAsia"/>
            <w:szCs w:val="20"/>
          </w:rPr>
          <w:t>사정</w:t>
        </w:r>
        <w:r w:rsidR="00FE4D8B">
          <w:rPr>
            <w:rFonts w:ascii="Times New Roman" w:eastAsia="바탕체" w:hAnsi="Times New Roman" w:cs="Times New Roman" w:hint="eastAsia"/>
            <w:szCs w:val="20"/>
          </w:rPr>
          <w:t>이</w:t>
        </w:r>
        <w:r w:rsidR="00FE4D8B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E4D8B">
          <w:rPr>
            <w:rFonts w:ascii="Times New Roman" w:eastAsia="바탕체" w:hAnsi="Times New Roman" w:cs="Times New Roman" w:hint="eastAsia"/>
            <w:szCs w:val="20"/>
          </w:rPr>
          <w:t>합리적으로</w:t>
        </w:r>
        <w:r w:rsidR="00F13FCC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13FCC">
          <w:rPr>
            <w:rFonts w:ascii="Times New Roman" w:eastAsia="바탕체" w:hAnsi="Times New Roman" w:cs="Times New Roman" w:hint="eastAsia"/>
            <w:szCs w:val="20"/>
          </w:rPr>
          <w:t>소명</w:t>
        </w:r>
        <w:r w:rsidR="00FE4D8B">
          <w:rPr>
            <w:rFonts w:ascii="Times New Roman" w:eastAsia="바탕체" w:hAnsi="Times New Roman" w:cs="Times New Roman" w:hint="eastAsia"/>
            <w:szCs w:val="20"/>
          </w:rPr>
          <w:t>되는</w:t>
        </w:r>
      </w:ins>
      <w:r w:rsidR="00FE4D8B">
        <w:rPr>
          <w:rFonts w:ascii="Times New Roman" w:hAnsi="Times New Roman" w:hint="eastAsia"/>
          <w:rPrChange w:id="469" w:author="Lim YoungHoon" w:date="2023-12-11T03:09:00Z">
            <w:rPr>
              <w:rFonts w:ascii="Times New Roman" w:hAnsi="Times New Roman" w:hint="eastAsia"/>
              <w:strike/>
            </w:rPr>
          </w:rPrChange>
        </w:rPr>
        <w:t xml:space="preserve"> </w:t>
      </w:r>
      <w:r w:rsidR="00FE4D8B">
        <w:rPr>
          <w:rFonts w:ascii="Times New Roman" w:hAnsi="Times New Roman" w:hint="eastAsia"/>
          <w:rPrChange w:id="470" w:author="Lim YoungHoon" w:date="2023-12-11T03:09:00Z">
            <w:rPr>
              <w:rFonts w:ascii="Times New Roman" w:hAnsi="Times New Roman" w:hint="eastAsia"/>
              <w:strike/>
            </w:rPr>
          </w:rPrChange>
        </w:rPr>
        <w:t>경우</w:t>
      </w:r>
      <w:r w:rsidR="00FE4D8B">
        <w:rPr>
          <w:rFonts w:ascii="Times New Roman" w:hAnsi="Times New Roman" w:hint="eastAsia"/>
          <w:rPrChange w:id="471" w:author="Lim YoungHoon" w:date="2023-12-11T03:09:00Z">
            <w:rPr>
              <w:rFonts w:ascii="Times New Roman" w:hAnsi="Times New Roman" w:hint="eastAsia"/>
              <w:strike/>
            </w:rPr>
          </w:rPrChange>
        </w:rPr>
        <w:t>,</w:t>
      </w:r>
      <w:r w:rsidR="00F13FCC">
        <w:rPr>
          <w:rFonts w:ascii="Times New Roman" w:hAnsi="Times New Roman" w:hint="eastAsia"/>
          <w:rPrChange w:id="472" w:author="Lim YoungHoon" w:date="2023-12-11T03:09:00Z">
            <w:rPr>
              <w:rFonts w:ascii="Times New Roman" w:hAnsi="Times New Roman" w:hint="eastAsia"/>
              <w:strike/>
            </w:rPr>
          </w:rPrChange>
        </w:rPr>
        <w:t xml:space="preserve"> </w:t>
      </w:r>
      <w:del w:id="473" w:author="Lim YoungHoon" w:date="2023-12-11T03:09:00Z"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투자자는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구체적인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근거를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제시하여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기업공개를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서면으로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 xml:space="preserve"> </w:delText>
        </w:r>
        <w:r w:rsidR="003627DA" w:rsidRPr="008A3FC9">
          <w:rPr>
            <w:rFonts w:ascii="Times New Roman" w:eastAsia="바탕체" w:hAnsi="Times New Roman" w:cs="Times New Roman"/>
            <w:strike/>
            <w:szCs w:val="20"/>
          </w:rPr>
          <w:delText>요구할</w:delText>
        </w:r>
      </w:del>
      <w:ins w:id="474" w:author="Lim YoungHoon" w:date="2023-12-11T03:09:00Z">
        <w:r w:rsidR="00F13FCC">
          <w:rPr>
            <w:rFonts w:ascii="Times New Roman" w:eastAsia="바탕체" w:hAnsi="Times New Roman" w:cs="Times New Roman" w:hint="eastAsia"/>
            <w:szCs w:val="20"/>
          </w:rPr>
          <w:t>투자자의</w:t>
        </w:r>
        <w:r w:rsidR="00F13FCC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13FCC">
          <w:rPr>
            <w:rFonts w:ascii="Times New Roman" w:eastAsia="바탕체" w:hAnsi="Times New Roman" w:cs="Times New Roman" w:hint="eastAsia"/>
            <w:szCs w:val="20"/>
          </w:rPr>
          <w:t>사전</w:t>
        </w:r>
        <w:r w:rsidR="00F13FCC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13FCC">
          <w:rPr>
            <w:rFonts w:ascii="Times New Roman" w:eastAsia="바탕체" w:hAnsi="Times New Roman" w:cs="Times New Roman" w:hint="eastAsia"/>
            <w:szCs w:val="20"/>
          </w:rPr>
          <w:t>서면</w:t>
        </w:r>
        <w:r w:rsidR="00F13FCC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13FCC">
          <w:rPr>
            <w:rFonts w:ascii="Times New Roman" w:eastAsia="바탕체" w:hAnsi="Times New Roman" w:cs="Times New Roman" w:hint="eastAsia"/>
            <w:szCs w:val="20"/>
          </w:rPr>
          <w:t>동의를</w:t>
        </w:r>
        <w:r w:rsidR="00F13FCC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13FCC">
          <w:rPr>
            <w:rFonts w:ascii="Times New Roman" w:eastAsia="바탕체" w:hAnsi="Times New Roman" w:cs="Times New Roman" w:hint="eastAsia"/>
            <w:szCs w:val="20"/>
          </w:rPr>
          <w:t>받아</w:t>
        </w:r>
        <w:r w:rsidR="00F13FCC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7D0447">
          <w:rPr>
            <w:rFonts w:ascii="Times New Roman" w:eastAsia="바탕체" w:hAnsi="Times New Roman" w:cs="Times New Roman"/>
            <w:szCs w:val="20"/>
          </w:rPr>
          <w:t>1</w:t>
        </w:r>
        <w:r w:rsidR="007D0447" w:rsidRPr="007D0447">
          <w:rPr>
            <w:rFonts w:ascii="Times New Roman" w:eastAsia="바탕체" w:hAnsi="Times New Roman" w:cs="Times New Roman" w:hint="eastAsia"/>
            <w:szCs w:val="20"/>
          </w:rPr>
          <w:t>년</w:t>
        </w:r>
        <w:r w:rsidR="00F13FCC" w:rsidRPr="007D044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13FCC" w:rsidRPr="007D0447">
          <w:rPr>
            <w:rFonts w:ascii="Times New Roman" w:eastAsia="바탕체" w:hAnsi="Times New Roman" w:cs="Times New Roman" w:hint="eastAsia"/>
            <w:szCs w:val="20"/>
          </w:rPr>
          <w:t>연장할</w:t>
        </w:r>
      </w:ins>
      <w:r w:rsidR="00F13FCC">
        <w:rPr>
          <w:rFonts w:ascii="Times New Roman" w:hAnsi="Times New Roman" w:hint="eastAsia"/>
          <w:rPrChange w:id="475" w:author="Lim YoungHoon" w:date="2023-12-11T03:09:00Z">
            <w:rPr>
              <w:rFonts w:ascii="Times New Roman" w:hAnsi="Times New Roman" w:hint="eastAsia"/>
              <w:strike/>
            </w:rPr>
          </w:rPrChange>
        </w:rPr>
        <w:t xml:space="preserve"> </w:t>
      </w:r>
      <w:r w:rsidR="00F13FCC">
        <w:rPr>
          <w:rFonts w:ascii="Times New Roman" w:hAnsi="Times New Roman" w:hint="eastAsia"/>
          <w:rPrChange w:id="476" w:author="Lim YoungHoon" w:date="2023-12-11T03:09:00Z">
            <w:rPr>
              <w:rFonts w:ascii="Times New Roman" w:hAnsi="Times New Roman" w:hint="eastAsia"/>
              <w:strike/>
            </w:rPr>
          </w:rPrChange>
        </w:rPr>
        <w:t>수</w:t>
      </w:r>
      <w:r w:rsidR="00F13FCC">
        <w:rPr>
          <w:rFonts w:ascii="Times New Roman" w:hAnsi="Times New Roman" w:hint="eastAsia"/>
          <w:rPrChange w:id="477" w:author="Lim YoungHoon" w:date="2023-12-11T03:09:00Z">
            <w:rPr>
              <w:rFonts w:ascii="Times New Roman" w:hAnsi="Times New Roman" w:hint="eastAsia"/>
              <w:strike/>
            </w:rPr>
          </w:rPrChange>
        </w:rPr>
        <w:t xml:space="preserve"> </w:t>
      </w:r>
      <w:r w:rsidR="00F13FCC">
        <w:rPr>
          <w:rFonts w:ascii="Times New Roman" w:hAnsi="Times New Roman" w:hint="eastAsia"/>
          <w:rPrChange w:id="478" w:author="Lim YoungHoon" w:date="2023-12-11T03:09:00Z">
            <w:rPr>
              <w:rFonts w:ascii="Times New Roman" w:hAnsi="Times New Roman" w:hint="eastAsia"/>
              <w:strike/>
            </w:rPr>
          </w:rPrChange>
        </w:rPr>
        <w:t>있다</w:t>
      </w:r>
      <w:r w:rsidR="00F13FCC">
        <w:rPr>
          <w:rFonts w:ascii="Times New Roman" w:hAnsi="Times New Roman" w:hint="eastAsia"/>
          <w:rPrChange w:id="479" w:author="Lim YoungHoon" w:date="2023-12-11T03:09:00Z">
            <w:rPr>
              <w:rFonts w:ascii="Times New Roman" w:hAnsi="Times New Roman" w:hint="eastAsia"/>
              <w:strike/>
            </w:rPr>
          </w:rPrChange>
        </w:rPr>
        <w:t>.</w:t>
      </w:r>
      <w:commentRangeEnd w:id="458"/>
      <w:r w:rsidR="008A3FC9" w:rsidRPr="008A3FC9">
        <w:rPr>
          <w:rStyle w:val="af2"/>
          <w:rFonts w:ascii="바탕" w:eastAsia="바탕" w:hAnsi="Times New Roman" w:cs="Times New Roman"/>
          <w:strike/>
        </w:rPr>
        <w:commentReference w:id="458"/>
      </w:r>
    </w:p>
    <w:p w14:paraId="23839ED9" w14:textId="6300734F" w:rsidR="002D5843" w:rsidRDefault="00196687">
      <w:pPr>
        <w:numPr>
          <w:ilvl w:val="0"/>
          <w:numId w:val="28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회사</w:t>
      </w:r>
      <w:r w:rsidR="002D74DA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D74DA">
        <w:rPr>
          <w:rFonts w:ascii="Times New Roman" w:eastAsia="바탕체" w:hAnsi="Times New Roman" w:cs="Times New Roman" w:hint="eastAsia"/>
          <w:spacing w:val="-2"/>
          <w:szCs w:val="20"/>
        </w:rPr>
        <w:t>및</w:t>
      </w:r>
      <w:r w:rsidR="002D74DA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D74DA">
        <w:rPr>
          <w:rFonts w:ascii="Times New Roman" w:eastAsia="바탕체" w:hAnsi="Times New Roman" w:cs="Times New Roman" w:hint="eastAsia"/>
          <w:spacing w:val="-2"/>
          <w:szCs w:val="20"/>
        </w:rPr>
        <w:t>이해관계인이</w:t>
      </w:r>
      <w:r w:rsidR="002D74DA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2D74DA">
        <w:rPr>
          <w:rFonts w:ascii="Times New Roman" w:eastAsia="바탕체" w:hAnsi="Times New Roman" w:cs="Times New Roman"/>
          <w:szCs w:val="20"/>
        </w:rPr>
        <w:t>투자자로부터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commentRangeStart w:id="480"/>
      <w:r w:rsidR="002D74DA">
        <w:rPr>
          <w:rFonts w:ascii="Times New Roman" w:eastAsia="바탕체" w:hAnsi="Times New Roman" w:cs="Times New Roman" w:hint="eastAsia"/>
          <w:spacing w:val="-2"/>
          <w:szCs w:val="20"/>
        </w:rPr>
        <w:t>제</w:t>
      </w:r>
      <w:r w:rsidR="002D74DA">
        <w:rPr>
          <w:rFonts w:ascii="Times New Roman" w:eastAsia="바탕체" w:hAnsi="Times New Roman" w:cs="Times New Roman" w:hint="eastAsia"/>
          <w:spacing w:val="-2"/>
          <w:szCs w:val="20"/>
        </w:rPr>
        <w:t>1</w:t>
      </w:r>
      <w:r w:rsidR="002D74DA">
        <w:rPr>
          <w:rFonts w:ascii="Times New Roman" w:eastAsia="바탕체" w:hAnsi="Times New Roman" w:cs="Times New Roman" w:hint="eastAsia"/>
          <w:spacing w:val="-2"/>
          <w:szCs w:val="20"/>
        </w:rPr>
        <w:t>항의</w:t>
      </w:r>
      <w:r w:rsidR="002D74DA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commentRangeEnd w:id="480"/>
      <w:del w:id="481" w:author="Lim YoungHoon" w:date="2023-12-11T03:09:00Z">
        <w:r w:rsidR="002D74DA">
          <w:rPr>
            <w:rFonts w:ascii="Times New Roman" w:eastAsia="바탕체" w:hAnsi="Times New Roman" w:cs="Times New Roman" w:hint="eastAsia"/>
            <w:spacing w:val="-2"/>
            <w:szCs w:val="20"/>
          </w:rPr>
          <w:delText>서면</w:delText>
        </w:r>
        <w:r w:rsidR="002D74DA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2D74DA">
          <w:rPr>
            <w:rFonts w:ascii="Times New Roman" w:eastAsia="바탕체" w:hAnsi="Times New Roman" w:cs="Times New Roman" w:hint="eastAsia"/>
            <w:spacing w:val="-2"/>
            <w:szCs w:val="20"/>
          </w:rPr>
          <w:delText>요구를</w:delText>
        </w:r>
        <w:r w:rsidR="002D74DA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</w:del>
      <w:ins w:id="482" w:author="Lim YoungHoon" w:date="2023-12-11T03:09:00Z"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>예비심사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>청구에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>대한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>구체적인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>시기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>또는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>일정을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2D74DA">
          <w:rPr>
            <w:rFonts w:ascii="Times New Roman" w:eastAsia="바탕체" w:hAnsi="Times New Roman" w:cs="Times New Roman" w:hint="eastAsia"/>
            <w:spacing w:val="-2"/>
            <w:szCs w:val="20"/>
          </w:rPr>
          <w:t>서면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>으로</w:t>
        </w:r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proofErr w:type="spellStart"/>
        <w:r w:rsidR="00593436">
          <w:rPr>
            <w:rFonts w:ascii="Times New Roman" w:eastAsia="바탕체" w:hAnsi="Times New Roman" w:cs="Times New Roman" w:hint="eastAsia"/>
            <w:spacing w:val="-2"/>
            <w:szCs w:val="20"/>
          </w:rPr>
          <w:t>통지</w:t>
        </w:r>
      </w:ins>
      <w:r w:rsidR="008A3FC9">
        <w:rPr>
          <w:rStyle w:val="af2"/>
          <w:rFonts w:ascii="바탕" w:eastAsia="바탕" w:hAnsi="Times New Roman" w:cs="Times New Roman"/>
        </w:rPr>
        <w:commentReference w:id="480"/>
      </w:r>
      <w:r w:rsidR="002D74DA">
        <w:rPr>
          <w:rFonts w:ascii="Times New Roman" w:eastAsia="바탕체" w:hAnsi="Times New Roman" w:cs="Times New Roman" w:hint="eastAsia"/>
          <w:spacing w:val="-2"/>
          <w:szCs w:val="20"/>
        </w:rPr>
        <w:t>받았음에도</w:t>
      </w:r>
      <w:proofErr w:type="spellEnd"/>
      <w:r w:rsidR="002D74DA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D74DA" w:rsidRPr="009A52B4">
        <w:rPr>
          <w:rFonts w:ascii="Times New Roman" w:eastAsia="바탕체" w:hAnsi="Times New Roman" w:cs="Times New Roman" w:hint="eastAsia"/>
          <w:spacing w:val="-2"/>
          <w:szCs w:val="20"/>
        </w:rPr>
        <w:t>불구하고</w:t>
      </w:r>
      <w:r w:rsidR="002D74DA" w:rsidRPr="009A52B4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commentRangeStart w:id="483"/>
      <w:del w:id="484" w:author="Lim YoungHoon" w:date="2023-12-11T03:09:00Z">
        <w:r w:rsidR="00D96D02" w:rsidRPr="002D74DA">
          <w:rPr>
            <w:rFonts w:ascii="Times New Roman" w:eastAsia="바탕체" w:hAnsi="Times New Roman" w:cs="Times New Roman"/>
            <w:spacing w:val="-2"/>
            <w:szCs w:val="20"/>
            <w:highlight w:val="red"/>
          </w:rPr>
          <w:delText>[</w:delText>
        </w:r>
        <w:r w:rsidR="006D57F1">
          <w:rPr>
            <w:rFonts w:ascii="Times New Roman" w:eastAsia="바탕체" w:hAnsi="Times New Roman" w:cs="Times New Roman"/>
            <w:spacing w:val="-2"/>
            <w:szCs w:val="20"/>
            <w:highlight w:val="red"/>
          </w:rPr>
          <w:delText>6</w:delText>
        </w:r>
        <w:r w:rsidR="00D96D02" w:rsidRPr="002D74DA">
          <w:rPr>
            <w:rFonts w:ascii="Times New Roman" w:eastAsia="바탕체" w:hAnsi="Times New Roman" w:cs="Times New Roman"/>
            <w:spacing w:val="-2"/>
            <w:szCs w:val="20"/>
            <w:highlight w:val="red"/>
          </w:rPr>
          <w:delText>]</w:delText>
        </w:r>
        <w:r w:rsidR="006D57F1">
          <w:rPr>
            <w:rFonts w:ascii="Times New Roman" w:eastAsia="바탕체" w:hAnsi="Times New Roman" w:cs="Times New Roman" w:hint="eastAsia"/>
            <w:spacing w:val="-2"/>
            <w:szCs w:val="20"/>
            <w:highlight w:val="red"/>
          </w:rPr>
          <w:delText>개월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commentRangeEnd w:id="483"/>
        <w:r w:rsidR="00B432A1">
          <w:rPr>
            <w:rStyle w:val="af2"/>
            <w:rFonts w:ascii="바탕" w:eastAsia="바탕" w:hAnsi="Times New Roman" w:cs="Times New Roman"/>
          </w:rPr>
          <w:commentReference w:id="483"/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이내에</w:delText>
        </w:r>
      </w:del>
      <w:ins w:id="485" w:author="Lim YoungHoon" w:date="2023-12-11T03:09:00Z"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>해당</w:t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 xml:space="preserve"> </w:t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>통지를</w:t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 xml:space="preserve"> </w:t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>받은</w:t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 xml:space="preserve"> </w:t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>날로부터</w:t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 xml:space="preserve"> </w:t>
        </w:r>
        <w:r w:rsidR="009A52B4" w:rsidRPr="007B1ED3">
          <w:rPr>
            <w:rFonts w:ascii="Times New Roman" w:eastAsia="바탕체" w:hAnsi="Times New Roman" w:cs="Times New Roman"/>
            <w:spacing w:val="-2"/>
            <w:szCs w:val="20"/>
            <w:highlight w:val="lightGray"/>
          </w:rPr>
          <w:t>6</w:t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>개월을</w:t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 xml:space="preserve"> </w:t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>초과한</w:t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 xml:space="preserve"> </w:t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>시점</w:t>
        </w:r>
        <w:commentRangeStart w:id="486"/>
        <w:commentRangeEnd w:id="486"/>
        <w:r w:rsidR="00B432A1" w:rsidRPr="007B1ED3">
          <w:rPr>
            <w:rFonts w:ascii="Times New Roman" w:eastAsia="바탕체" w:hAnsi="Times New Roman" w:cs="Times New Roman"/>
            <w:spacing w:val="-2"/>
            <w:szCs w:val="20"/>
            <w:highlight w:val="lightGray"/>
          </w:rPr>
          <w:commentReference w:id="486"/>
        </w:r>
        <w:r w:rsidR="009A52B4" w:rsidRPr="007B1ED3">
          <w:rPr>
            <w:rFonts w:ascii="Times New Roman" w:eastAsia="바탕체" w:hAnsi="Times New Roman" w:cs="Times New Roman" w:hint="eastAsia"/>
            <w:spacing w:val="-2"/>
            <w:szCs w:val="20"/>
            <w:highlight w:val="lightGray"/>
          </w:rPr>
          <w:t>까지</w:t>
        </w:r>
      </w:ins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기업공개를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위한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230BF8">
        <w:rPr>
          <w:rFonts w:ascii="Times New Roman" w:eastAsia="바탕체" w:hAnsi="Times New Roman" w:cs="Times New Roman" w:hint="eastAsia"/>
          <w:spacing w:val="-2"/>
          <w:szCs w:val="20"/>
        </w:rPr>
        <w:t>상장예비심사</w:t>
      </w:r>
      <w:r w:rsidR="00230BF8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30BF8">
        <w:rPr>
          <w:rFonts w:ascii="Times New Roman" w:eastAsia="바탕체" w:hAnsi="Times New Roman" w:cs="Times New Roman" w:hint="eastAsia"/>
          <w:spacing w:val="-2"/>
          <w:szCs w:val="20"/>
        </w:rPr>
        <w:t>청구를</w:t>
      </w:r>
      <w:r w:rsidR="00230BF8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30BF8">
        <w:rPr>
          <w:rFonts w:ascii="Times New Roman" w:eastAsia="바탕체" w:hAnsi="Times New Roman" w:cs="Times New Roman" w:hint="eastAsia"/>
          <w:spacing w:val="-2"/>
          <w:szCs w:val="20"/>
        </w:rPr>
        <w:t>하지</w:t>
      </w:r>
      <w:r w:rsidR="00230BF8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30BF8">
        <w:rPr>
          <w:rFonts w:ascii="Times New Roman" w:eastAsia="바탕체" w:hAnsi="Times New Roman" w:cs="Times New Roman" w:hint="eastAsia"/>
          <w:spacing w:val="-2"/>
          <w:szCs w:val="20"/>
        </w:rPr>
        <w:t>않거나</w:t>
      </w:r>
      <w:r w:rsidR="00230BF8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이해관계인이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상장예비심사시에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회사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경영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안정성을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위한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거래소의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요구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(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예를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들어</w:t>
      </w:r>
      <w:r w:rsidR="00230BF8">
        <w:rPr>
          <w:rFonts w:ascii="Times New Roman" w:eastAsia="바탕체" w:hAnsi="Times New Roman" w:cs="Times New Roman" w:hint="eastAsia"/>
          <w:spacing w:val="-2"/>
          <w:szCs w:val="20"/>
        </w:rPr>
        <w:t>,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1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년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이상의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공동보유확약서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제출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등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)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고의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또는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과실로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인하여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수용하지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않을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경우</w:t>
      </w:r>
      <w:r w:rsidR="00230BF8">
        <w:rPr>
          <w:rFonts w:ascii="Times New Roman" w:eastAsia="바탕체" w:hAnsi="Times New Roman" w:cs="Times New Roman" w:hint="eastAsia"/>
          <w:spacing w:val="-2"/>
          <w:szCs w:val="20"/>
        </w:rPr>
        <w:t xml:space="preserve">, </w:t>
      </w:r>
      <w:commentRangeStart w:id="487"/>
      <w:del w:id="488" w:author="Lim YoungHoon" w:date="2023-12-11T03:09:00Z"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투자자는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다음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="00D96D02" w:rsidRPr="00571710">
          <w:rPr>
            <w:rFonts w:ascii="Times New Roman" w:eastAsia="바탕체" w:hAnsi="Times New Roman" w:cs="Times New Roman"/>
            <w:spacing w:val="-2"/>
            <w:szCs w:val="20"/>
          </w:rPr>
          <w:delText>각</w:delText>
        </w:r>
        <w:r w:rsidR="00D96D02"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호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중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높은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금액으로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회사와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이해관계인을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상대로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본건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우선주식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전부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또는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일부의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매수를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청구할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수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있다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.</w:delText>
        </w:r>
      </w:del>
      <w:ins w:id="489" w:author="Lim YoungHoon" w:date="2023-12-11T03:09:00Z">
        <w:r w:rsidR="00554820">
          <w:rPr>
            <w:rFonts w:ascii="Times New Roman" w:eastAsia="바탕체" w:hAnsi="Times New Roman" w:cs="Times New Roman" w:hint="eastAsia"/>
            <w:spacing w:val="-2"/>
            <w:szCs w:val="20"/>
          </w:rPr>
          <w:t>투자자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>의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>주도로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>회사의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>매각을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>추진할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>수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>있고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>,</w:t>
        </w:r>
        <w:r w:rsidR="00217A0E">
          <w:rPr>
            <w:rFonts w:ascii="Times New Roman" w:eastAsia="바탕체" w:hAnsi="Times New Roman" w:cs="Times New Roman"/>
            <w:spacing w:val="-2"/>
            <w:szCs w:val="20"/>
          </w:rPr>
          <w:t xml:space="preserve"> </w:t>
        </w:r>
        <w:r w:rsidR="001E5ED6">
          <w:rPr>
            <w:rFonts w:ascii="Times New Roman" w:eastAsia="바탕체" w:hAnsi="Times New Roman" w:cs="Times New Roman" w:hint="eastAsia"/>
            <w:spacing w:val="-2"/>
            <w:szCs w:val="20"/>
          </w:rPr>
          <w:t>이해관계인은</w:t>
        </w:r>
        <w:r w:rsidR="001E5ED6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2D5843">
          <w:rPr>
            <w:rFonts w:ascii="Times New Roman" w:eastAsia="바탕체" w:hAnsi="Times New Roman" w:cs="Times New Roman" w:hint="eastAsia"/>
            <w:spacing w:val="-2"/>
            <w:szCs w:val="20"/>
          </w:rPr>
          <w:t>투자자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>가</w:t>
        </w:r>
        <w:r w:rsidR="00217A0E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>매각하는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>금액과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>동일하거나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>더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>낮은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>금액으로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>투자자에게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>지분을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>전량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>매각하여야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>한다</w:t>
        </w:r>
        <w:r w:rsidR="00C07933">
          <w:rPr>
            <w:rFonts w:ascii="Times New Roman" w:eastAsia="바탕체" w:hAnsi="Times New Roman" w:cs="Times New Roman" w:hint="eastAsia"/>
            <w:spacing w:val="-2"/>
            <w:szCs w:val="20"/>
          </w:rPr>
          <w:t>.</w:t>
        </w:r>
        <w:r w:rsidR="00CE0F5B">
          <w:rPr>
            <w:rFonts w:ascii="Times New Roman" w:eastAsia="바탕체" w:hAnsi="Times New Roman" w:cs="Times New Roman"/>
            <w:spacing w:val="-2"/>
            <w:szCs w:val="20"/>
          </w:rPr>
          <w:t xml:space="preserve"> 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>이때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>주식매매대금의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>배분은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>제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>2</w:t>
        </w:r>
        <w:r w:rsidR="00CE0F5B">
          <w:rPr>
            <w:rFonts w:ascii="Times New Roman" w:eastAsia="바탕체" w:hAnsi="Times New Roman" w:cs="Times New Roman"/>
            <w:spacing w:val="-2"/>
            <w:szCs w:val="20"/>
          </w:rPr>
          <w:t>1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>조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>제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>4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>항에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 xml:space="preserve"> 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>따른다</w:t>
        </w:r>
        <w:r w:rsidR="00CE0F5B">
          <w:rPr>
            <w:rFonts w:ascii="Times New Roman" w:eastAsia="바탕체" w:hAnsi="Times New Roman" w:cs="Times New Roman" w:hint="eastAsia"/>
            <w:spacing w:val="-2"/>
            <w:szCs w:val="20"/>
          </w:rPr>
          <w:t>.</w:t>
        </w:r>
        <w:r w:rsidR="00CE0F5B">
          <w:rPr>
            <w:rFonts w:ascii="Times New Roman" w:eastAsia="바탕체" w:hAnsi="Times New Roman" w:cs="Times New Roman"/>
            <w:spacing w:val="-2"/>
            <w:szCs w:val="20"/>
          </w:rPr>
          <w:t xml:space="preserve"> </w:t>
        </w:r>
      </w:ins>
    </w:p>
    <w:p w14:paraId="23548793" w14:textId="77777777" w:rsidR="00196687" w:rsidRPr="00571710" w:rsidRDefault="00196687">
      <w:pPr>
        <w:numPr>
          <w:ilvl w:val="1"/>
          <w:numId w:val="41"/>
        </w:numPr>
        <w:wordWrap/>
        <w:adjustRightInd w:val="0"/>
        <w:snapToGrid w:val="0"/>
        <w:spacing w:after="60" w:line="360" w:lineRule="auto"/>
        <w:ind w:left="568" w:hanging="284"/>
        <w:rPr>
          <w:del w:id="490" w:author="Lim YoungHoon" w:date="2023-12-11T03:09:00Z"/>
          <w:rFonts w:ascii="Times New Roman" w:eastAsia="바탕체" w:hAnsi="Times New Roman" w:cs="Times New Roman"/>
          <w:spacing w:val="-2"/>
          <w:szCs w:val="20"/>
        </w:rPr>
      </w:pPr>
      <w:del w:id="491" w:author="Lim YoungHoon" w:date="2023-12-11T03:09:00Z"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회사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주식의</w:delText>
        </w:r>
        <w:r w:rsid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230BF8">
          <w:rPr>
            <w:rFonts w:ascii="Times New Roman" w:eastAsia="바탕체" w:hAnsi="Times New Roman" w:cs="Times New Roman"/>
            <w:spacing w:val="-2"/>
            <w:szCs w:val="20"/>
          </w:rPr>
          <w:delText>1</w:delText>
        </w:r>
        <w:r w:rsid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>주당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본질가치를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평가하여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동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가치의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[</w:delText>
        </w:r>
        <w:r w:rsidR="00230BF8">
          <w:rPr>
            <w:rFonts w:ascii="Times New Roman" w:eastAsia="바탕체" w:hAnsi="Times New Roman" w:cs="Times New Roman"/>
            <w:spacing w:val="-2"/>
            <w:szCs w:val="20"/>
          </w:rPr>
          <w:delText>20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0]%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의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>가액에</w:delText>
        </w:r>
        <w:r w:rsid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>매매대상</w:delText>
        </w:r>
        <w:r w:rsid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>주식수를</w:delText>
        </w:r>
        <w:r w:rsid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>곱한</w:delText>
        </w:r>
        <w:r w:rsid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>금액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.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단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,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여기서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‘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본질가치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’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라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함은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="00230BF8">
          <w:rPr>
            <w:rFonts w:ascii="바탕체" w:eastAsia="바탕체" w:hAnsi="바탕체" w:cs="Times New Roman" w:hint="eastAsia"/>
            <w:spacing w:val="-2"/>
            <w:szCs w:val="20"/>
          </w:rPr>
          <w:delText>「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증권의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발행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및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공시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등에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관한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규정</w:delText>
        </w:r>
        <w:r w:rsidR="00230BF8">
          <w:rPr>
            <w:rFonts w:ascii="바탕체" w:eastAsia="바탕체" w:hAnsi="바탕체" w:cs="Times New Roman" w:hint="eastAsia"/>
            <w:spacing w:val="-2"/>
            <w:szCs w:val="20"/>
          </w:rPr>
          <w:delText>」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시행세칙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제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5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조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내지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제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8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조의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분석기준에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의하여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평가된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주식의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가치를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말하고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,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본질가치의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산정은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투자자가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지정하는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회계법인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및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국내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상위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5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개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회계법인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중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하나에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의하여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산출된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2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가지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평가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액수의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산술평균으로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한다</w:delText>
        </w:r>
        <w:r w:rsidRPr="00571710">
          <w:rPr>
            <w:rFonts w:ascii="Times New Roman" w:eastAsia="바탕체" w:hAnsi="Times New Roman" w:cs="Times New Roman"/>
            <w:spacing w:val="-2"/>
            <w:szCs w:val="20"/>
          </w:rPr>
          <w:delText>.</w:delText>
        </w:r>
      </w:del>
    </w:p>
    <w:p w14:paraId="7CE1DF20" w14:textId="77777777" w:rsidR="00196687" w:rsidRPr="00571710" w:rsidRDefault="00230BF8">
      <w:pPr>
        <w:numPr>
          <w:ilvl w:val="1"/>
          <w:numId w:val="41"/>
        </w:numPr>
        <w:wordWrap/>
        <w:adjustRightInd w:val="0"/>
        <w:snapToGrid w:val="0"/>
        <w:spacing w:after="60" w:line="360" w:lineRule="auto"/>
        <w:ind w:left="568" w:hanging="284"/>
        <w:rPr>
          <w:del w:id="492" w:author="Lim YoungHoon" w:date="2023-12-11T03:09:00Z"/>
          <w:rFonts w:ascii="Times New Roman" w:eastAsia="바탕체" w:hAnsi="Times New Roman" w:cs="Times New Roman"/>
          <w:spacing w:val="-2"/>
          <w:szCs w:val="20"/>
        </w:rPr>
      </w:pPr>
      <w:del w:id="493" w:author="Lim YoungHoon" w:date="2023-12-11T03:09:00Z">
        <w:r w:rsidRP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>본건</w:delText>
        </w:r>
        <w:r w:rsidRP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P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>우선주식의</w:delText>
        </w:r>
        <w:r w:rsidRP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Pr="00230BF8">
          <w:rPr>
            <w:rFonts w:ascii="Times New Roman" w:eastAsia="바탕체" w:hAnsi="Times New Roman" w:cs="Times New Roman" w:hint="eastAsia"/>
            <w:spacing w:val="-2"/>
            <w:szCs w:val="20"/>
          </w:rPr>
          <w:delText>인수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>당시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>
          <w:rPr>
            <w:rFonts w:ascii="Times New Roman" w:eastAsia="바탕체" w:hAnsi="Times New Roman" w:cs="Times New Roman"/>
            <w:spacing w:val="-2"/>
            <w:szCs w:val="20"/>
          </w:rPr>
          <w:delText>1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>주당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>발행가액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>및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>납입일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>다음날부터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>주식매매대금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>지급일까지</w:delText>
        </w:r>
        <w:r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196687" w:rsidRPr="00230BF8">
          <w:rPr>
            <w:rFonts w:ascii="Times New Roman" w:eastAsia="바탕체" w:hAnsi="Times New Roman" w:cs="Times New Roman"/>
            <w:spacing w:val="-2"/>
            <w:szCs w:val="20"/>
            <w:highlight w:val="red"/>
          </w:rPr>
          <w:delText>연</w:delText>
        </w:r>
        <w:r w:rsidR="005E7BE4">
          <w:rPr>
            <w:rFonts w:ascii="Times New Roman" w:eastAsia="바탕체" w:hAnsi="Times New Roman" w:cs="Times New Roman" w:hint="eastAsia"/>
            <w:spacing w:val="-2"/>
            <w:szCs w:val="20"/>
            <w:highlight w:val="red"/>
          </w:rPr>
          <w:delText xml:space="preserve"> </w:delText>
        </w:r>
        <w:r w:rsidR="00196687" w:rsidRPr="00230BF8">
          <w:rPr>
            <w:rFonts w:ascii="Times New Roman" w:eastAsia="바탕체" w:hAnsi="Times New Roman" w:cs="Times New Roman"/>
            <w:spacing w:val="-2"/>
            <w:szCs w:val="20"/>
            <w:highlight w:val="red"/>
          </w:rPr>
          <w:delText>복리</w:delText>
        </w:r>
        <w:r w:rsidR="00196687" w:rsidRPr="00230BF8">
          <w:rPr>
            <w:rFonts w:ascii="Times New Roman" w:eastAsia="바탕체" w:hAnsi="Times New Roman" w:cs="Times New Roman"/>
            <w:spacing w:val="-2"/>
            <w:szCs w:val="20"/>
            <w:highlight w:val="red"/>
          </w:rPr>
          <w:delText xml:space="preserve"> [1</w:delText>
        </w:r>
        <w:r w:rsidR="00737EB7" w:rsidRPr="00230BF8">
          <w:rPr>
            <w:rFonts w:ascii="Times New Roman" w:eastAsia="바탕체" w:hAnsi="Times New Roman" w:cs="Times New Roman"/>
            <w:spacing w:val="-2"/>
            <w:szCs w:val="20"/>
            <w:highlight w:val="red"/>
          </w:rPr>
          <w:delText>2</w:delText>
        </w:r>
        <w:r w:rsidR="00196687" w:rsidRPr="00230BF8">
          <w:rPr>
            <w:rFonts w:ascii="Times New Roman" w:eastAsia="바탕체" w:hAnsi="Times New Roman" w:cs="Times New Roman"/>
            <w:spacing w:val="-2"/>
            <w:szCs w:val="20"/>
            <w:highlight w:val="red"/>
          </w:rPr>
          <w:delText>]</w:delText>
        </w:r>
        <w:r w:rsidR="00196687" w:rsidRPr="00571710">
          <w:rPr>
            <w:rFonts w:ascii="Times New Roman" w:eastAsia="바탕체" w:hAnsi="Times New Roman" w:cs="Times New Roman"/>
            <w:spacing w:val="-2"/>
            <w:szCs w:val="20"/>
          </w:rPr>
          <w:delText>%</w:delText>
        </w:r>
        <w:r w:rsidR="00F8770E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>이율에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>의한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>금액의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>합계액에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>매매대상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>주식수를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>곱한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 xml:space="preserve"> </w:delText>
        </w:r>
        <w:r w:rsidR="00F8770E">
          <w:rPr>
            <w:rFonts w:ascii="Times New Roman" w:eastAsia="바탕체" w:hAnsi="Times New Roman" w:cs="Times New Roman" w:hint="eastAsia"/>
            <w:spacing w:val="-2"/>
            <w:szCs w:val="20"/>
          </w:rPr>
          <w:delText>금액</w:delText>
        </w:r>
        <w:commentRangeEnd w:id="487"/>
        <w:r w:rsidR="00F660F6">
          <w:rPr>
            <w:rStyle w:val="af2"/>
            <w:rFonts w:ascii="바탕" w:eastAsia="바탕" w:hAnsi="Times New Roman" w:cs="Times New Roman"/>
          </w:rPr>
          <w:commentReference w:id="487"/>
        </w:r>
      </w:del>
    </w:p>
    <w:p w14:paraId="0DE1D39C" w14:textId="4EE9FBB6" w:rsidR="00B57178" w:rsidRDefault="00B57178" w:rsidP="00CA5064">
      <w:pPr>
        <w:numPr>
          <w:ilvl w:val="0"/>
          <w:numId w:val="28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ins w:id="494" w:author="Lim YoungHoon" w:date="2023-12-11T03:09:00Z"/>
          <w:rFonts w:ascii="Times New Roman" w:eastAsia="바탕체" w:hAnsi="Times New Roman" w:cs="Times New Roman"/>
          <w:szCs w:val="20"/>
        </w:rPr>
      </w:pPr>
      <w:ins w:id="495" w:author="Lim YoungHoon" w:date="2023-12-11T03:09:00Z">
        <w:r>
          <w:rPr>
            <w:rFonts w:ascii="Times New Roman" w:eastAsia="바탕체" w:hAnsi="Times New Roman" w:cs="Times New Roman" w:hint="eastAsia"/>
            <w:szCs w:val="20"/>
          </w:rPr>
          <w:t>제</w:t>
        </w:r>
        <w:r>
          <w:rPr>
            <w:rFonts w:ascii="Times New Roman" w:eastAsia="바탕체" w:hAnsi="Times New Roman" w:cs="Times New Roman" w:hint="eastAsia"/>
            <w:szCs w:val="20"/>
          </w:rPr>
          <w:t>2</w:t>
        </w:r>
        <w:r>
          <w:rPr>
            <w:rFonts w:ascii="Times New Roman" w:eastAsia="바탕체" w:hAnsi="Times New Roman" w:cs="Times New Roman" w:hint="eastAsia"/>
            <w:szCs w:val="20"/>
          </w:rPr>
          <w:t>항</w:t>
        </w:r>
        <w:r w:rsidR="00133E86">
          <w:rPr>
            <w:rFonts w:ascii="Times New Roman" w:eastAsia="바탕체" w:hAnsi="Times New Roman" w:cs="Times New Roman" w:hint="eastAsia"/>
            <w:szCs w:val="20"/>
          </w:rPr>
          <w:t>에서</w:t>
        </w:r>
        <w:r w:rsidR="00133E86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33E86">
          <w:rPr>
            <w:rFonts w:ascii="Times New Roman" w:eastAsia="바탕체" w:hAnsi="Times New Roman" w:cs="Times New Roman" w:hint="eastAsia"/>
            <w:szCs w:val="20"/>
          </w:rPr>
          <w:t>이해관계인</w:t>
        </w:r>
        <w:r w:rsidR="002D1657">
          <w:rPr>
            <w:rFonts w:ascii="Times New Roman" w:eastAsia="바탕체" w:hAnsi="Times New Roman" w:cs="Times New Roman" w:hint="eastAsia"/>
            <w:szCs w:val="20"/>
          </w:rPr>
          <w:t>의</w:t>
        </w:r>
        <w:r w:rsidR="00133E86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33E86">
          <w:rPr>
            <w:rFonts w:ascii="Times New Roman" w:eastAsia="바탕체" w:hAnsi="Times New Roman" w:cs="Times New Roman" w:hint="eastAsia"/>
            <w:szCs w:val="20"/>
          </w:rPr>
          <w:t>투자자에</w:t>
        </w:r>
        <w:r w:rsidR="002D165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2D1657">
          <w:rPr>
            <w:rFonts w:ascii="Times New Roman" w:eastAsia="바탕체" w:hAnsi="Times New Roman" w:cs="Times New Roman" w:hint="eastAsia"/>
            <w:szCs w:val="20"/>
          </w:rPr>
          <w:t>대한</w:t>
        </w:r>
        <w:r w:rsidR="00133E86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656DB2">
          <w:rPr>
            <w:rFonts w:ascii="Times New Roman" w:eastAsia="바탕체" w:hAnsi="Times New Roman" w:cs="Times New Roman" w:hint="eastAsia"/>
            <w:szCs w:val="20"/>
          </w:rPr>
          <w:t>보유주식</w:t>
        </w:r>
        <w:r w:rsidR="00656DB2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656DB2">
          <w:rPr>
            <w:rFonts w:ascii="Times New Roman" w:eastAsia="바탕체" w:hAnsi="Times New Roman" w:cs="Times New Roman" w:hint="eastAsia"/>
            <w:szCs w:val="20"/>
          </w:rPr>
          <w:t>매각</w:t>
        </w:r>
        <w:r w:rsidR="002D1657">
          <w:rPr>
            <w:rFonts w:ascii="Times New Roman" w:eastAsia="바탕체" w:hAnsi="Times New Roman" w:cs="Times New Roman" w:hint="eastAsia"/>
            <w:szCs w:val="20"/>
          </w:rPr>
          <w:t>은</w:t>
        </w:r>
        <w:r w:rsidR="00656DB2">
          <w:rPr>
            <w:rFonts w:ascii="Times New Roman" w:eastAsia="바탕체" w:hAnsi="Times New Roman" w:cs="Times New Roman"/>
            <w:szCs w:val="20"/>
          </w:rPr>
          <w:t xml:space="preserve">, </w:t>
        </w:r>
        <w:r w:rsidR="00656DB2">
          <w:rPr>
            <w:rFonts w:ascii="Times New Roman" w:eastAsia="바탕체" w:hAnsi="Times New Roman" w:cs="Times New Roman" w:hint="eastAsia"/>
            <w:szCs w:val="20"/>
          </w:rPr>
          <w:t>투자자</w:t>
        </w:r>
        <w:r w:rsidR="002D1657">
          <w:rPr>
            <w:rFonts w:ascii="Times New Roman" w:eastAsia="바탕체" w:hAnsi="Times New Roman" w:cs="Times New Roman" w:hint="eastAsia"/>
            <w:szCs w:val="20"/>
          </w:rPr>
          <w:t>가</w:t>
        </w:r>
        <w:r w:rsidR="00656DB2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E1C47">
          <w:rPr>
            <w:rFonts w:ascii="Times New Roman" w:eastAsia="바탕체" w:hAnsi="Times New Roman" w:cs="Times New Roman" w:hint="eastAsia"/>
            <w:szCs w:val="20"/>
          </w:rPr>
          <w:t>매수인으로부터</w:t>
        </w:r>
        <w:r w:rsidR="003E1C4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2D1657">
          <w:rPr>
            <w:rFonts w:ascii="Times New Roman" w:eastAsia="바탕체" w:hAnsi="Times New Roman" w:cs="Times New Roman" w:hint="eastAsia"/>
            <w:szCs w:val="20"/>
          </w:rPr>
          <w:t>회사의</w:t>
        </w:r>
        <w:r w:rsidR="002D165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E1C47">
          <w:rPr>
            <w:rFonts w:ascii="Times New Roman" w:eastAsia="바탕체" w:hAnsi="Times New Roman" w:cs="Times New Roman" w:hint="eastAsia"/>
            <w:szCs w:val="20"/>
          </w:rPr>
          <w:t>대표이사를</w:t>
        </w:r>
        <w:r w:rsidR="003E1C4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E1C47">
          <w:rPr>
            <w:rFonts w:ascii="Times New Roman" w:eastAsia="바탕체" w:hAnsi="Times New Roman" w:cs="Times New Roman" w:hint="eastAsia"/>
            <w:szCs w:val="20"/>
          </w:rPr>
          <w:t>포함한</w:t>
        </w:r>
        <w:r w:rsidR="003E1C4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E1C47">
          <w:rPr>
            <w:rFonts w:ascii="Times New Roman" w:eastAsia="바탕체" w:hAnsi="Times New Roman" w:cs="Times New Roman" w:hint="eastAsia"/>
            <w:szCs w:val="20"/>
          </w:rPr>
          <w:t>주요임직원에</w:t>
        </w:r>
        <w:r w:rsidR="003E1C4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E1C47">
          <w:rPr>
            <w:rFonts w:ascii="Times New Roman" w:eastAsia="바탕체" w:hAnsi="Times New Roman" w:cs="Times New Roman" w:hint="eastAsia"/>
            <w:szCs w:val="20"/>
          </w:rPr>
          <w:t>대</w:t>
        </w:r>
        <w:r w:rsidR="002D1657">
          <w:rPr>
            <w:rFonts w:ascii="Times New Roman" w:eastAsia="바탕체" w:hAnsi="Times New Roman" w:cs="Times New Roman" w:hint="eastAsia"/>
            <w:szCs w:val="20"/>
          </w:rPr>
          <w:t>한</w:t>
        </w:r>
        <w:r w:rsidR="003E1C4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E1C47">
          <w:rPr>
            <w:rFonts w:ascii="Times New Roman" w:eastAsia="바탕체" w:hAnsi="Times New Roman" w:cs="Times New Roman" w:hint="eastAsia"/>
            <w:szCs w:val="20"/>
          </w:rPr>
          <w:t>매각일로부터</w:t>
        </w:r>
        <w:r w:rsidR="003E1C4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E1C47">
          <w:rPr>
            <w:rFonts w:ascii="Times New Roman" w:eastAsia="바탕체" w:hAnsi="Times New Roman" w:cs="Times New Roman"/>
            <w:szCs w:val="20"/>
          </w:rPr>
          <w:t>1</w:t>
        </w:r>
        <w:r w:rsidR="003E1C47">
          <w:rPr>
            <w:rFonts w:ascii="Times New Roman" w:eastAsia="바탕체" w:hAnsi="Times New Roman" w:cs="Times New Roman" w:hint="eastAsia"/>
            <w:szCs w:val="20"/>
          </w:rPr>
          <w:t>년간의</w:t>
        </w:r>
        <w:r w:rsidR="003E1C4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E1C47">
          <w:rPr>
            <w:rFonts w:ascii="Times New Roman" w:eastAsia="바탕체" w:hAnsi="Times New Roman" w:cs="Times New Roman" w:hint="eastAsia"/>
            <w:szCs w:val="20"/>
          </w:rPr>
          <w:t>고용보장을</w:t>
        </w:r>
        <w:r w:rsidR="00B81CAD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81CAD">
          <w:rPr>
            <w:rFonts w:ascii="Times New Roman" w:eastAsia="바탕체" w:hAnsi="Times New Roman" w:cs="Times New Roman" w:hint="eastAsia"/>
            <w:szCs w:val="20"/>
          </w:rPr>
          <w:t>받을</w:t>
        </w:r>
        <w:r w:rsidR="00B81CAD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81CAD">
          <w:rPr>
            <w:rFonts w:ascii="Times New Roman" w:eastAsia="바탕체" w:hAnsi="Times New Roman" w:cs="Times New Roman" w:hint="eastAsia"/>
            <w:szCs w:val="20"/>
          </w:rPr>
          <w:t>것을</w:t>
        </w:r>
        <w:r w:rsidR="00B81CAD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81CAD">
          <w:rPr>
            <w:rFonts w:ascii="Times New Roman" w:eastAsia="바탕체" w:hAnsi="Times New Roman" w:cs="Times New Roman" w:hint="eastAsia"/>
            <w:szCs w:val="20"/>
          </w:rPr>
          <w:t>조건으로</w:t>
        </w:r>
        <w:r w:rsidR="00B81CAD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81CAD">
          <w:rPr>
            <w:rFonts w:ascii="Times New Roman" w:eastAsia="바탕체" w:hAnsi="Times New Roman" w:cs="Times New Roman" w:hint="eastAsia"/>
            <w:szCs w:val="20"/>
          </w:rPr>
          <w:t>한다</w:t>
        </w:r>
        <w:r w:rsidR="00B81CAD">
          <w:rPr>
            <w:rFonts w:ascii="Times New Roman" w:eastAsia="바탕체" w:hAnsi="Times New Roman" w:cs="Times New Roman" w:hint="eastAsia"/>
            <w:szCs w:val="20"/>
          </w:rPr>
          <w:t>.</w:t>
        </w:r>
        <w:r w:rsidR="00B81CAD">
          <w:rPr>
            <w:rFonts w:ascii="Times New Roman" w:eastAsia="바탕체" w:hAnsi="Times New Roman" w:cs="Times New Roman"/>
            <w:szCs w:val="20"/>
          </w:rPr>
          <w:t xml:space="preserve"> </w:t>
        </w:r>
        <w:r w:rsidR="00575895">
          <w:rPr>
            <w:rFonts w:ascii="Times New Roman" w:eastAsia="바탕체" w:hAnsi="Times New Roman" w:cs="Times New Roman" w:hint="eastAsia"/>
            <w:szCs w:val="20"/>
          </w:rPr>
          <w:t>또한</w:t>
        </w:r>
        <w:r w:rsidR="00575895">
          <w:rPr>
            <w:rFonts w:ascii="Times New Roman" w:eastAsia="바탕체" w:hAnsi="Times New Roman" w:cs="Times New Roman" w:hint="eastAsia"/>
            <w:szCs w:val="20"/>
          </w:rPr>
          <w:t>,</w:t>
        </w:r>
        <w:r w:rsidR="00575895">
          <w:rPr>
            <w:rFonts w:ascii="Times New Roman" w:eastAsia="바탕체" w:hAnsi="Times New Roman" w:cs="Times New Roman"/>
            <w:szCs w:val="20"/>
          </w:rPr>
          <w:t xml:space="preserve"> </w:t>
        </w:r>
        <w:r w:rsidR="00575895">
          <w:rPr>
            <w:rFonts w:ascii="Times New Roman" w:eastAsia="바탕체" w:hAnsi="Times New Roman" w:cs="Times New Roman" w:hint="eastAsia"/>
            <w:szCs w:val="20"/>
          </w:rPr>
          <w:t>회사는</w:t>
        </w:r>
        <w:r w:rsidR="0057589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75895">
          <w:rPr>
            <w:rFonts w:ascii="Times New Roman" w:eastAsia="바탕체" w:hAnsi="Times New Roman" w:cs="Times New Roman" w:hint="eastAsia"/>
            <w:szCs w:val="20"/>
          </w:rPr>
          <w:t>제</w:t>
        </w:r>
        <w:r w:rsidR="00575895">
          <w:rPr>
            <w:rFonts w:ascii="Times New Roman" w:eastAsia="바탕체" w:hAnsi="Times New Roman" w:cs="Times New Roman" w:hint="eastAsia"/>
            <w:szCs w:val="20"/>
          </w:rPr>
          <w:t>2</w:t>
        </w:r>
        <w:r w:rsidR="00575895">
          <w:rPr>
            <w:rFonts w:ascii="Times New Roman" w:eastAsia="바탕체" w:hAnsi="Times New Roman" w:cs="Times New Roman" w:hint="eastAsia"/>
            <w:szCs w:val="20"/>
          </w:rPr>
          <w:t>항에</w:t>
        </w:r>
        <w:r w:rsidR="0057589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75895">
          <w:rPr>
            <w:rFonts w:ascii="Times New Roman" w:eastAsia="바탕체" w:hAnsi="Times New Roman" w:cs="Times New Roman" w:hint="eastAsia"/>
            <w:szCs w:val="20"/>
          </w:rPr>
          <w:t>따른</w:t>
        </w:r>
        <w:r w:rsidR="0057589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75895">
          <w:rPr>
            <w:rFonts w:ascii="Times New Roman" w:eastAsia="바탕체" w:hAnsi="Times New Roman" w:cs="Times New Roman" w:hint="eastAsia"/>
            <w:szCs w:val="20"/>
          </w:rPr>
          <w:t>매수인이</w:t>
        </w:r>
        <w:r w:rsidR="0057589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회사의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가치를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심각하게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훼손시킬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수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있다고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판단되는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경우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회사는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투자자의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매각을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유보할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수</w:t>
        </w:r>
        <w:r w:rsidR="00E45E93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있으나</w:t>
        </w:r>
        <w:r w:rsidR="00E45E93">
          <w:rPr>
            <w:rFonts w:ascii="Times New Roman" w:eastAsia="바탕체" w:hAnsi="Times New Roman" w:cs="Times New Roman" w:hint="eastAsia"/>
            <w:szCs w:val="20"/>
          </w:rPr>
          <w:t>,</w:t>
        </w:r>
        <w:r w:rsidR="00E45E93">
          <w:rPr>
            <w:rFonts w:ascii="Times New Roman" w:eastAsia="바탕체" w:hAnsi="Times New Roman" w:cs="Times New Roman"/>
            <w:szCs w:val="20"/>
          </w:rPr>
          <w:t xml:space="preserve"> </w:t>
        </w:r>
        <w:r w:rsidR="00534D8F">
          <w:rPr>
            <w:rFonts w:ascii="Times New Roman" w:eastAsia="바탕체" w:hAnsi="Times New Roman" w:cs="Times New Roman" w:hint="eastAsia"/>
            <w:szCs w:val="20"/>
          </w:rPr>
          <w:t>이러한</w:t>
        </w:r>
        <w:r w:rsidR="00534D8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34D8F">
          <w:rPr>
            <w:rFonts w:ascii="Times New Roman" w:eastAsia="바탕체" w:hAnsi="Times New Roman" w:cs="Times New Roman" w:hint="eastAsia"/>
            <w:szCs w:val="20"/>
          </w:rPr>
          <w:t>유보는</w:t>
        </w:r>
        <w:r w:rsidR="00534D8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B3719">
          <w:rPr>
            <w:rFonts w:ascii="Times New Roman" w:eastAsia="바탕체" w:hAnsi="Times New Roman" w:cs="Times New Roman" w:hint="eastAsia"/>
            <w:szCs w:val="20"/>
          </w:rPr>
          <w:t>회사</w:t>
        </w:r>
        <w:r w:rsidR="00534D8F">
          <w:rPr>
            <w:rFonts w:ascii="Times New Roman" w:eastAsia="바탕체" w:hAnsi="Times New Roman" w:cs="Times New Roman" w:hint="eastAsia"/>
            <w:szCs w:val="20"/>
          </w:rPr>
          <w:t>가</w:t>
        </w:r>
        <w:r w:rsidR="00EB371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EB3719">
          <w:rPr>
            <w:rFonts w:ascii="Times New Roman" w:eastAsia="바탕체" w:hAnsi="Times New Roman" w:cs="Times New Roman" w:hint="eastAsia"/>
            <w:szCs w:val="20"/>
          </w:rPr>
          <w:t>투자자</w:t>
        </w:r>
        <w:r w:rsidR="00534D8F">
          <w:rPr>
            <w:rFonts w:ascii="Times New Roman" w:eastAsia="바탕체" w:hAnsi="Times New Roman" w:cs="Times New Roman" w:hint="eastAsia"/>
            <w:szCs w:val="20"/>
          </w:rPr>
          <w:t>에게</w:t>
        </w:r>
        <w:r w:rsidR="00534D8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34D8F">
          <w:rPr>
            <w:rFonts w:ascii="Times New Roman" w:eastAsia="바탕체" w:hAnsi="Times New Roman" w:cs="Times New Roman" w:hint="eastAsia"/>
            <w:szCs w:val="20"/>
          </w:rPr>
          <w:t>객관적인</w:t>
        </w:r>
        <w:r w:rsidR="00534D8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34D8F">
          <w:rPr>
            <w:rFonts w:ascii="Times New Roman" w:eastAsia="바탕체" w:hAnsi="Times New Roman" w:cs="Times New Roman" w:hint="eastAsia"/>
            <w:szCs w:val="20"/>
          </w:rPr>
          <w:t>증거자료를</w:t>
        </w:r>
        <w:r w:rsidR="00534D8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34D8F">
          <w:rPr>
            <w:rFonts w:ascii="Times New Roman" w:eastAsia="바탕체" w:hAnsi="Times New Roman" w:cs="Times New Roman" w:hint="eastAsia"/>
            <w:szCs w:val="20"/>
          </w:rPr>
          <w:t>제시할</w:t>
        </w:r>
        <w:r w:rsidR="00534D8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34D8F">
          <w:rPr>
            <w:rFonts w:ascii="Times New Roman" w:eastAsia="바탕체" w:hAnsi="Times New Roman" w:cs="Times New Roman" w:hint="eastAsia"/>
            <w:szCs w:val="20"/>
          </w:rPr>
          <w:t>수</w:t>
        </w:r>
        <w:r w:rsidR="00534D8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34D8F">
          <w:rPr>
            <w:rFonts w:ascii="Times New Roman" w:eastAsia="바탕체" w:hAnsi="Times New Roman" w:cs="Times New Roman" w:hint="eastAsia"/>
            <w:szCs w:val="20"/>
          </w:rPr>
          <w:t>있는</w:t>
        </w:r>
        <w:r w:rsidR="00534D8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34D8F">
          <w:rPr>
            <w:rFonts w:ascii="Times New Roman" w:eastAsia="바탕체" w:hAnsi="Times New Roman" w:cs="Times New Roman" w:hint="eastAsia"/>
            <w:szCs w:val="20"/>
          </w:rPr>
          <w:t>경우에</w:t>
        </w:r>
        <w:r w:rsidR="00534D8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34D8F">
          <w:rPr>
            <w:rFonts w:ascii="Times New Roman" w:eastAsia="바탕체" w:hAnsi="Times New Roman" w:cs="Times New Roman" w:hint="eastAsia"/>
            <w:szCs w:val="20"/>
          </w:rPr>
          <w:t>한한다</w:t>
        </w:r>
        <w:r w:rsidR="00534D8F">
          <w:rPr>
            <w:rFonts w:ascii="Times New Roman" w:eastAsia="바탕체" w:hAnsi="Times New Roman" w:cs="Times New Roman" w:hint="eastAsia"/>
            <w:szCs w:val="20"/>
          </w:rPr>
          <w:t>.</w:t>
        </w:r>
      </w:ins>
    </w:p>
    <w:p w14:paraId="05316982" w14:textId="4449A18A" w:rsidR="00CE0F5B" w:rsidRDefault="00CE0F5B" w:rsidP="001F031A">
      <w:pPr>
        <w:wordWrap/>
        <w:adjustRightInd w:val="0"/>
        <w:snapToGrid w:val="0"/>
        <w:spacing w:after="60" w:line="360" w:lineRule="auto"/>
        <w:ind w:left="284"/>
        <w:rPr>
          <w:ins w:id="496" w:author="Lim YoungHoon" w:date="2023-12-11T03:09:00Z"/>
          <w:rFonts w:ascii="Times New Roman" w:eastAsia="바탕체" w:hAnsi="Times New Roman" w:cs="Times New Roman" w:hint="eastAsia"/>
          <w:szCs w:val="20"/>
        </w:rPr>
      </w:pPr>
      <w:ins w:id="497" w:author="Lim YoungHoon" w:date="2023-12-11T03:09:00Z"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(</w:t>
        </w:r>
        <w:r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SL Partners: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제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2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항</w:t>
        </w:r>
        <w:r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,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제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3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항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코멘트를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반영하여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작성하였고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,</w:t>
        </w:r>
        <w:r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배분방식도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제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2</w:t>
        </w:r>
        <w:r w:rsidRPr="001F031A">
          <w:rPr>
            <w:rFonts w:ascii="Times New Roman" w:eastAsia="바탕체" w:hAnsi="Times New Roman" w:cs="Times New Roman"/>
            <w:szCs w:val="20"/>
            <w:highlight w:val="yellow"/>
          </w:rPr>
          <w:t>1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항을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따르도록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하여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C1E4D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투자자가</w:t>
        </w:r>
        <w:r w:rsidR="000C1E4D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proofErr w:type="spellStart"/>
        <w:r w:rsidR="000C1E4D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우선받을</w:t>
        </w:r>
        <w:proofErr w:type="spellEnd"/>
        <w:r w:rsidR="000C1E4D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C1E4D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수</w:t>
        </w:r>
        <w:r w:rsidR="000C1E4D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C1E4D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있도록</w:t>
        </w:r>
        <w:r w:rsidR="000C1E4D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0C1E4D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하였습니다</w:t>
        </w:r>
        <w:r w:rsidR="000C1E4D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)</w:t>
        </w:r>
      </w:ins>
    </w:p>
    <w:p w14:paraId="33B0B19A" w14:textId="553C85B2" w:rsidR="008571B4" w:rsidRDefault="006B7126" w:rsidP="00CA5064">
      <w:pPr>
        <w:numPr>
          <w:ilvl w:val="0"/>
          <w:numId w:val="28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ins w:id="498" w:author="Lim YoungHoon" w:date="2023-12-11T03:09:00Z"/>
          <w:rFonts w:ascii="Times New Roman" w:eastAsia="바탕체" w:hAnsi="Times New Roman" w:cs="Times New Roman"/>
          <w:szCs w:val="20"/>
        </w:rPr>
      </w:pPr>
      <w:ins w:id="499" w:author="Lim YoungHoon" w:date="2023-12-11T03:09:00Z">
        <w:r>
          <w:rPr>
            <w:rFonts w:ascii="Times New Roman" w:eastAsia="바탕체" w:hAnsi="Times New Roman" w:cs="Times New Roman" w:hint="eastAsia"/>
            <w:szCs w:val="20"/>
          </w:rPr>
          <w:t>투자자는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상장예비심사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청구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과정에서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수요예측절차를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통해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정해진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기업공개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예상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proofErr w:type="spellStart"/>
        <w:r w:rsidR="00AB2B14">
          <w:rPr>
            <w:rFonts w:ascii="Times New Roman" w:eastAsia="바탕체" w:hAnsi="Times New Roman" w:cs="Times New Roman" w:hint="eastAsia"/>
            <w:szCs w:val="20"/>
          </w:rPr>
          <w:t>공모가가</w:t>
        </w:r>
        <w:proofErr w:type="spellEnd"/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본건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우선주식의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/>
            <w:szCs w:val="20"/>
          </w:rPr>
          <w:t>1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주당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인수가액에서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연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복리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/>
            <w:szCs w:val="20"/>
          </w:rPr>
          <w:t>10%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의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비율을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적용한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가액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(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기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지급한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배당금은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차감함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.</w:t>
        </w:r>
        <w:r w:rsidR="00AB2B14">
          <w:rPr>
            <w:rFonts w:ascii="Times New Roman" w:eastAsia="바탕체" w:hAnsi="Times New Roman" w:cs="Times New Roman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이하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/>
            <w:szCs w:val="20"/>
          </w:rPr>
          <w:t>“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희망</w:t>
        </w:r>
        <w:r w:rsidR="00AB2B1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AB2B14">
          <w:rPr>
            <w:rFonts w:ascii="Times New Roman" w:eastAsia="바탕체" w:hAnsi="Times New Roman" w:cs="Times New Roman" w:hint="eastAsia"/>
            <w:szCs w:val="20"/>
          </w:rPr>
          <w:t>공모가</w:t>
        </w:r>
        <w:r w:rsidR="00AB2B14">
          <w:rPr>
            <w:rFonts w:ascii="Times New Roman" w:eastAsia="바탕체" w:hAnsi="Times New Roman" w:cs="Times New Roman"/>
            <w:szCs w:val="20"/>
          </w:rPr>
          <w:t>”)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보다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낮거나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낮을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것으로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합리적으로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판단되는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경우</w:t>
        </w:r>
        <w:r w:rsidR="00F90DAF">
          <w:rPr>
            <w:rFonts w:ascii="Times New Roman" w:eastAsia="바탕체" w:hAnsi="Times New Roman" w:cs="Times New Roman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회사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및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이해관계인에게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서면통지를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교부함으로써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기업공개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절차의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중단을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요청할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권리를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가지며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,</w:t>
        </w:r>
        <w:r w:rsidR="00F90DAF">
          <w:rPr>
            <w:rFonts w:ascii="Times New Roman" w:eastAsia="바탕체" w:hAnsi="Times New Roman" w:cs="Times New Roman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회사는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투자자로부터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절차중단통지를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수령한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즉시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기업공개절차를</w:t>
        </w:r>
        <w:r w:rsidR="00F90DA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중단한다</w:t>
        </w:r>
        <w:r w:rsidR="00F90DAF">
          <w:rPr>
            <w:rFonts w:ascii="Times New Roman" w:eastAsia="바탕체" w:hAnsi="Times New Roman" w:cs="Times New Roman" w:hint="eastAsia"/>
            <w:szCs w:val="20"/>
          </w:rPr>
          <w:t>.</w:t>
        </w:r>
        <w:r w:rsidR="00F90DAF">
          <w:rPr>
            <w:rFonts w:ascii="Times New Roman" w:eastAsia="바탕체" w:hAnsi="Times New Roman" w:cs="Times New Roman"/>
            <w:szCs w:val="20"/>
          </w:rPr>
          <w:t xml:space="preserve"> </w:t>
        </w:r>
      </w:ins>
    </w:p>
    <w:p w14:paraId="3F7F6F9D" w14:textId="0FBBD395" w:rsidR="006B7126" w:rsidRDefault="00B40167" w:rsidP="00CA5064">
      <w:pPr>
        <w:numPr>
          <w:ilvl w:val="0"/>
          <w:numId w:val="28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ins w:id="500" w:author="Lim YoungHoon" w:date="2023-12-11T03:09:00Z"/>
          <w:rFonts w:ascii="Times New Roman" w:eastAsia="바탕체" w:hAnsi="Times New Roman" w:cs="Times New Roman"/>
          <w:szCs w:val="20"/>
        </w:rPr>
      </w:pPr>
      <w:ins w:id="501" w:author="Lim YoungHoon" w:date="2023-12-11T03:09:00Z">
        <w:r>
          <w:rPr>
            <w:rFonts w:ascii="Times New Roman" w:eastAsia="바탕체" w:hAnsi="Times New Roman" w:cs="Times New Roman" w:hint="eastAsia"/>
            <w:szCs w:val="20"/>
          </w:rPr>
          <w:t>회사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및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이해관계인은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기업공개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공모가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결정과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관련하여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인수인들과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가지는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모든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주요한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협의에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투자자가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참여하도록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571B4">
          <w:rPr>
            <w:rFonts w:ascii="Times New Roman" w:eastAsia="바탕체" w:hAnsi="Times New Roman" w:cs="Times New Roman" w:hint="eastAsia"/>
            <w:szCs w:val="20"/>
          </w:rPr>
          <w:t>하여야</w:t>
        </w:r>
        <w:r w:rsidR="008571B4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571B4">
          <w:rPr>
            <w:rFonts w:ascii="Times New Roman" w:eastAsia="바탕체" w:hAnsi="Times New Roman" w:cs="Times New Roman" w:hint="eastAsia"/>
            <w:szCs w:val="20"/>
          </w:rPr>
          <w:t>한다</w:t>
        </w:r>
        <w:r w:rsidR="008571B4">
          <w:rPr>
            <w:rFonts w:ascii="Times New Roman" w:eastAsia="바탕체" w:hAnsi="Times New Roman" w:cs="Times New Roman" w:hint="eastAsia"/>
            <w:szCs w:val="20"/>
          </w:rPr>
          <w:t>.</w:t>
        </w:r>
        <w:r w:rsidR="008571B4">
          <w:rPr>
            <w:rFonts w:ascii="Times New Roman" w:eastAsia="바탕체" w:hAnsi="Times New Roman" w:cs="Times New Roman"/>
            <w:szCs w:val="20"/>
          </w:rPr>
          <w:t xml:space="preserve"> </w:t>
        </w:r>
      </w:ins>
    </w:p>
    <w:p w14:paraId="361A0835" w14:textId="6D11A2E8" w:rsidR="00CA5064" w:rsidRPr="00CA5064" w:rsidRDefault="00CA5064" w:rsidP="00CA5064">
      <w:pPr>
        <w:numPr>
          <w:ilvl w:val="0"/>
          <w:numId w:val="28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>
        <w:rPr>
          <w:rFonts w:ascii="Times New Roman" w:eastAsia="바탕체" w:hAnsi="Times New Roman" w:cs="Times New Roman" w:hint="eastAsia"/>
          <w:szCs w:val="20"/>
        </w:rPr>
        <w:t>회사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및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법인으로부터의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인수</w:t>
      </w:r>
      <w:r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합병의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제의가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협의하여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인수</w:t>
      </w:r>
      <w:r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합병의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협의에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최대한의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성실한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자세로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임하여야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6441318E" w14:textId="5AA63A5E" w:rsidR="00D96D02" w:rsidRDefault="00D96D02">
      <w:pPr>
        <w:numPr>
          <w:ilvl w:val="0"/>
          <w:numId w:val="28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회사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및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4215E1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기업공개를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위해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투자자와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긴밀히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협력함과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동시에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기업공개에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부정적인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영향을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미치는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행위를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하여서는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아니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된다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7735BC03" w14:textId="77777777" w:rsidR="00196687" w:rsidRPr="00D320E1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637AC00A" w14:textId="758A3F9E" w:rsidR="00196687" w:rsidRPr="00571710" w:rsidRDefault="00802F73" w:rsidP="00802F7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kern w:val="0"/>
          <w:szCs w:val="20"/>
        </w:rPr>
      </w:pPr>
      <w:bookmarkStart w:id="502" w:name="제20조"/>
      <w:bookmarkEnd w:id="502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del w:id="503" w:author="Lim YoungHoon" w:date="2023-12-11T03:09:00Z">
        <w:r w:rsidR="00196687" w:rsidRPr="00571710">
          <w:rPr>
            <w:rFonts w:ascii="Times New Roman" w:eastAsia="바탕체"/>
            <w:b/>
            <w:bCs/>
            <w:kern w:val="0"/>
            <w:szCs w:val="20"/>
          </w:rPr>
          <w:delText>주식매수선택권의</w:delText>
        </w:r>
        <w:r w:rsidR="00196687" w:rsidRPr="00571710">
          <w:rPr>
            <w:rFonts w:ascii="Times New Roman" w:eastAsia="바탕체"/>
            <w:b/>
            <w:bCs/>
            <w:kern w:val="0"/>
            <w:szCs w:val="20"/>
          </w:rPr>
          <w:delText xml:space="preserve"> </w:delText>
        </w:r>
        <w:r w:rsidR="00196687" w:rsidRPr="00571710">
          <w:rPr>
            <w:rFonts w:ascii="Times New Roman" w:eastAsia="바탕체"/>
            <w:b/>
            <w:bCs/>
            <w:kern w:val="0"/>
            <w:szCs w:val="20"/>
          </w:rPr>
          <w:delText>부여</w:delText>
        </w:r>
      </w:del>
      <w:ins w:id="504" w:author="Lim YoungHoon" w:date="2023-12-11T03:09:00Z">
        <w:r w:rsidR="008571B4">
          <w:rPr>
            <w:rFonts w:ascii="Times New Roman" w:eastAsia="바탕체" w:hint="eastAsia"/>
            <w:b/>
            <w:bCs/>
            <w:kern w:val="0"/>
            <w:szCs w:val="20"/>
          </w:rPr>
          <w:t>동반매도청구권</w:t>
        </w:r>
      </w:ins>
    </w:p>
    <w:p w14:paraId="53B7746D" w14:textId="77777777" w:rsidR="00E46AD2" w:rsidRDefault="00196687" w:rsidP="00E46AD2">
      <w:pPr>
        <w:widowControl/>
        <w:numPr>
          <w:ilvl w:val="0"/>
          <w:numId w:val="26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del w:id="505" w:author="Lim YoungHoon" w:date="2023-12-11T03:09:00Z"/>
          <w:rFonts w:ascii="Times New Roman" w:eastAsia="바탕체" w:hAnsi="Times New Roman" w:cs="Times New Roman"/>
          <w:szCs w:val="20"/>
        </w:rPr>
      </w:pPr>
      <w:del w:id="506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>회사는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="00E46AD2">
          <w:rPr>
            <w:rFonts w:ascii="Times New Roman" w:eastAsia="바탕체" w:hAnsi="Times New Roman" w:cs="Times New Roman" w:hint="eastAsia"/>
            <w:szCs w:val="20"/>
          </w:rPr>
          <w:delText>관련</w:delText>
        </w:r>
        <w:r w:rsidR="00E46AD2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E46AD2">
          <w:rPr>
            <w:rFonts w:ascii="Times New Roman" w:eastAsia="바탕체" w:hAnsi="Times New Roman" w:cs="Times New Roman" w:hint="eastAsia"/>
            <w:szCs w:val="20"/>
          </w:rPr>
          <w:delText>법령상</w:delText>
        </w:r>
        <w:r w:rsidR="00E46AD2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E46AD2">
          <w:rPr>
            <w:rFonts w:ascii="Times New Roman" w:eastAsia="바탕체" w:hAnsi="Times New Roman" w:cs="Times New Roman" w:hint="eastAsia"/>
            <w:szCs w:val="20"/>
          </w:rPr>
          <w:delText>허용되는</w:delText>
        </w:r>
        <w:r w:rsidR="00E46AD2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E46AD2">
          <w:rPr>
            <w:rFonts w:ascii="Times New Roman" w:eastAsia="바탕체" w:hAnsi="Times New Roman" w:cs="Times New Roman" w:hint="eastAsia"/>
            <w:szCs w:val="20"/>
          </w:rPr>
          <w:delText>범위</w:delText>
        </w:r>
        <w:r w:rsidR="00E46AD2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E46AD2">
          <w:rPr>
            <w:rFonts w:ascii="Times New Roman" w:eastAsia="바탕체" w:hAnsi="Times New Roman" w:cs="Times New Roman" w:hint="eastAsia"/>
            <w:szCs w:val="20"/>
          </w:rPr>
          <w:delText>내에서</w:delText>
        </w:r>
        <w:r w:rsidR="00E46AD2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회사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경영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및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기술개발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등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사업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전반에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기여하였거나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, </w:delText>
        </w:r>
        <w:r w:rsidRPr="00571710">
          <w:rPr>
            <w:rFonts w:ascii="Times New Roman" w:eastAsia="바탕체" w:hAnsi="Times New Roman" w:cs="Times New Roman"/>
            <w:szCs w:val="20"/>
          </w:rPr>
          <w:delText>기여할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능력을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갖춘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임직원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>에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>대해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본건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>우선주식의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>발행일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>전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>이미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>부여되었거나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034C3B">
          <w:fldChar w:fldCharType="begin"/>
        </w:r>
        <w:r w:rsidR="00034C3B">
          <w:delInstrText>HYPERLINK \l "</w:delInstrText>
        </w:r>
        <w:r w:rsidR="00034C3B">
          <w:delInstrText>제</w:delInstrText>
        </w:r>
        <w:r w:rsidR="00034C3B">
          <w:delInstrText>17</w:delInstrText>
        </w:r>
        <w:r w:rsidR="00034C3B">
          <w:delInstrText>조</w:delInstrText>
        </w:r>
        <w:r w:rsidR="00034C3B">
          <w:delInstrText>"</w:delInstrText>
        </w:r>
        <w:r w:rsidR="00034C3B">
          <w:fldChar w:fldCharType="separate"/>
        </w:r>
        <w:r w:rsidRPr="00FD1C7B">
          <w:rPr>
            <w:rStyle w:val="af7"/>
            <w:rFonts w:ascii="Times New Roman" w:eastAsia="바탕체" w:hAnsi="Times New Roman" w:cs="Times New Roman"/>
            <w:szCs w:val="20"/>
          </w:rPr>
          <w:delText>제</w:delText>
        </w:r>
        <w:r w:rsidRPr="00FD1C7B">
          <w:rPr>
            <w:rStyle w:val="af7"/>
            <w:rFonts w:ascii="Times New Roman" w:eastAsia="바탕체" w:hAnsi="Times New Roman" w:cs="Times New Roman"/>
            <w:szCs w:val="20"/>
          </w:rPr>
          <w:delText>1</w:delText>
        </w:r>
        <w:r w:rsidR="003215C3">
          <w:rPr>
            <w:rStyle w:val="af7"/>
            <w:rFonts w:ascii="Times New Roman" w:eastAsia="바탕체" w:hAnsi="Times New Roman" w:cs="Times New Roman"/>
            <w:szCs w:val="20"/>
          </w:rPr>
          <w:delText>8</w:delText>
        </w:r>
        <w:r w:rsidRPr="00FD1C7B">
          <w:rPr>
            <w:rStyle w:val="af7"/>
            <w:rFonts w:ascii="Times New Roman" w:eastAsia="바탕체" w:hAnsi="Times New Roman" w:cs="Times New Roman"/>
            <w:szCs w:val="20"/>
          </w:rPr>
          <w:delText>조</w:delText>
        </w:r>
        <w:r w:rsidR="00034C3B">
          <w:rPr>
            <w:rStyle w:val="af7"/>
            <w:rFonts w:ascii="Times New Roman" w:eastAsia="바탕체" w:hAnsi="Times New Roman" w:cs="Times New Roman"/>
            <w:szCs w:val="20"/>
          </w:rPr>
          <w:fldChar w:fldCharType="end"/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제</w:delText>
        </w:r>
        <w:r w:rsidRPr="00571710">
          <w:rPr>
            <w:rFonts w:ascii="Times New Roman" w:eastAsia="바탕체" w:hAnsi="Times New Roman" w:cs="Times New Roman"/>
            <w:szCs w:val="20"/>
          </w:rPr>
          <w:delText>1</w:delText>
        </w:r>
        <w:r w:rsidRPr="00571710">
          <w:rPr>
            <w:rFonts w:ascii="Times New Roman" w:eastAsia="바탕체" w:hAnsi="Times New Roman" w:cs="Times New Roman"/>
            <w:szCs w:val="20"/>
          </w:rPr>
          <w:delText>항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="00D96D02" w:rsidRPr="00571710">
          <w:rPr>
            <w:rFonts w:ascii="Times New Roman" w:eastAsia="바탕체" w:hAnsi="Times New Roman" w:cs="Times New Roman"/>
            <w:szCs w:val="20"/>
          </w:rPr>
          <w:delText>제</w:delText>
        </w:r>
        <w:r w:rsidRPr="00571710">
          <w:rPr>
            <w:rFonts w:ascii="Times New Roman" w:eastAsia="바탕체" w:hAnsi="Times New Roman" w:cs="Times New Roman"/>
            <w:szCs w:val="20"/>
          </w:rPr>
          <w:delText>12</w:delText>
        </w:r>
        <w:r w:rsidRPr="00571710">
          <w:rPr>
            <w:rFonts w:ascii="Times New Roman" w:eastAsia="바탕체" w:hAnsi="Times New Roman" w:cs="Times New Roman"/>
            <w:szCs w:val="20"/>
          </w:rPr>
          <w:delText>호에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따라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투자자의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동의</w:delText>
        </w:r>
        <w:r w:rsidR="00D96D02"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하에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발행된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것을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포함하여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>,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그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행사로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인해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발행될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수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있는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주식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지분율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총계가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주식매수선택권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부여시점의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FD1C7B">
          <w:rPr>
            <w:rFonts w:ascii="Times New Roman" w:eastAsia="바탕체" w:hAnsi="Times New Roman" w:cs="Times New Roman"/>
            <w:szCs w:val="20"/>
          </w:rPr>
          <w:delText>발행주식총수의</w:delText>
        </w:r>
        <w:r w:rsidRPr="00FD1C7B">
          <w:rPr>
            <w:rFonts w:ascii="Times New Roman" w:eastAsia="바탕체" w:hAnsi="Times New Roman" w:cs="Times New Roman"/>
            <w:szCs w:val="20"/>
          </w:rPr>
          <w:delText xml:space="preserve"> [1</w:delText>
        </w:r>
        <w:r w:rsidR="004215E1" w:rsidRPr="00FD1C7B">
          <w:rPr>
            <w:rFonts w:ascii="Times New Roman" w:eastAsia="바탕체" w:hAnsi="Times New Roman" w:cs="Times New Roman"/>
            <w:szCs w:val="20"/>
          </w:rPr>
          <w:delText>0</w:delText>
        </w:r>
        <w:r w:rsidRPr="00FD1C7B">
          <w:rPr>
            <w:rFonts w:ascii="Times New Roman" w:eastAsia="바탕체" w:hAnsi="Times New Roman" w:cs="Times New Roman"/>
            <w:szCs w:val="20"/>
          </w:rPr>
          <w:delText xml:space="preserve">]% </w:delText>
        </w:r>
        <w:r w:rsidRPr="00FD1C7B">
          <w:rPr>
            <w:rFonts w:ascii="Times New Roman" w:eastAsia="바탕체" w:hAnsi="Times New Roman" w:cs="Times New Roman"/>
            <w:szCs w:val="20"/>
          </w:rPr>
          <w:delText>이내인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범위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내에서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주식매수선택권을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부여할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수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있다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. </w:delText>
        </w:r>
        <w:r w:rsidRPr="00571710">
          <w:rPr>
            <w:rFonts w:ascii="Times New Roman" w:eastAsia="바탕체" w:hAnsi="Times New Roman" w:cs="Times New Roman"/>
            <w:szCs w:val="20"/>
          </w:rPr>
          <w:delText>단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, </w:delText>
        </w:r>
        <w:r w:rsidRPr="00571710">
          <w:rPr>
            <w:rFonts w:ascii="Times New Roman" w:eastAsia="바탕체" w:hAnsi="Times New Roman" w:cs="Times New Roman"/>
            <w:szCs w:val="20"/>
          </w:rPr>
          <w:delText>회사는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위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한도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수량을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초과하여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주식매수선택권을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부여하고자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하는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경우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투자자로부터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사전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서면동의를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받아야</w:delText>
        </w:r>
        <w:r w:rsidR="00E46AD2">
          <w:rPr>
            <w:rFonts w:ascii="Times New Roman" w:eastAsia="바탕체" w:hAnsi="Times New Roman" w:cs="Times New Roman" w:hint="eastAsia"/>
            <w:szCs w:val="20"/>
          </w:rPr>
          <w:delText>한다</w:delText>
        </w:r>
        <w:r w:rsidR="00E46AD2">
          <w:rPr>
            <w:rFonts w:ascii="Times New Roman" w:eastAsia="바탕체" w:hAnsi="Times New Roman" w:cs="Times New Roman" w:hint="eastAsia"/>
            <w:szCs w:val="20"/>
          </w:rPr>
          <w:delText>.</w:delText>
        </w:r>
      </w:del>
    </w:p>
    <w:p w14:paraId="3FFA6652" w14:textId="77777777" w:rsidR="00E46AD2" w:rsidRDefault="00E46AD2" w:rsidP="00E46AD2">
      <w:pPr>
        <w:widowControl/>
        <w:numPr>
          <w:ilvl w:val="0"/>
          <w:numId w:val="26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del w:id="507" w:author="Lim YoungHoon" w:date="2023-12-11T03:09:00Z"/>
          <w:rFonts w:ascii="Times New Roman" w:eastAsia="바탕체" w:hAnsi="Times New Roman" w:cs="Times New Roman"/>
          <w:szCs w:val="20"/>
        </w:rPr>
      </w:pPr>
      <w:del w:id="508" w:author="Lim YoungHoon" w:date="2023-12-11T03:09:00Z">
        <w:r>
          <w:rPr>
            <w:rFonts w:ascii="Times New Roman" w:eastAsia="바탕체" w:hAnsi="Times New Roman" w:cs="Times New Roman" w:hint="eastAsia"/>
            <w:szCs w:val="20"/>
          </w:rPr>
          <w:delText>주식매수선택권은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신주발행교부에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의한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방식으로만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부여하며</w:delText>
        </w:r>
        <w:r>
          <w:rPr>
            <w:rFonts w:ascii="Times New Roman" w:eastAsia="바탕체" w:hAnsi="Times New Roman" w:cs="Times New Roman" w:hint="eastAsia"/>
            <w:szCs w:val="20"/>
          </w:rPr>
          <w:delText>,</w:delText>
        </w:r>
        <w:r>
          <w:rPr>
            <w:rFonts w:ascii="Times New Roman" w:eastAsia="바탕체" w:hAnsi="Times New Roman" w:cs="Times New Roman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행사가격과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시가와의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차액을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현금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또는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주식으로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지급하는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방식으로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주식매수선택권을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부여할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수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없다</w:delText>
        </w:r>
        <w:r>
          <w:rPr>
            <w:rFonts w:ascii="Times New Roman" w:eastAsia="바탕체" w:hAnsi="Times New Roman" w:cs="Times New Roman" w:hint="eastAsia"/>
            <w:szCs w:val="20"/>
          </w:rPr>
          <w:delText>.</w:delText>
        </w:r>
      </w:del>
    </w:p>
    <w:p w14:paraId="043420C6" w14:textId="77777777" w:rsidR="00196687" w:rsidRPr="00571710" w:rsidRDefault="00E46AD2" w:rsidP="00E46AD2">
      <w:pPr>
        <w:widowControl/>
        <w:numPr>
          <w:ilvl w:val="0"/>
          <w:numId w:val="26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del w:id="509" w:author="Lim YoungHoon" w:date="2023-12-11T03:09:00Z"/>
          <w:rFonts w:ascii="Times New Roman" w:eastAsia="바탕체" w:hAnsi="Times New Roman" w:cs="Times New Roman"/>
          <w:szCs w:val="20"/>
        </w:rPr>
      </w:pPr>
      <w:del w:id="510" w:author="Lim YoungHoon" w:date="2023-12-11T03:09:00Z">
        <w:r>
          <w:rPr>
            <w:rFonts w:ascii="Times New Roman" w:eastAsia="바탕체" w:hAnsi="Times New Roman" w:cs="Times New Roman" w:hint="eastAsia"/>
            <w:szCs w:val="20"/>
          </w:rPr>
          <w:delText>회사가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주식매수선택권을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부여하는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경우</w:delText>
        </w:r>
        <w:r>
          <w:rPr>
            <w:rFonts w:ascii="Times New Roman" w:eastAsia="바탕체" w:hAnsi="Times New Roman" w:cs="Times New Roman" w:hint="eastAsia"/>
            <w:szCs w:val="20"/>
          </w:rPr>
          <w:delText>,</w:delText>
        </w:r>
        <w:r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>주식매수선택권의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>행사가격은</w:delText>
        </w:r>
        <w:r w:rsidR="004215E1"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본건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우선주식의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/>
            <w:szCs w:val="20"/>
          </w:rPr>
          <w:delText>1</w:delText>
        </w:r>
        <w:r>
          <w:rPr>
            <w:rFonts w:ascii="Times New Roman" w:eastAsia="바탕체" w:hAnsi="Times New Roman" w:cs="Times New Roman" w:hint="eastAsia"/>
            <w:szCs w:val="20"/>
          </w:rPr>
          <w:delText>주당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발행가액의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/>
            <w:szCs w:val="20"/>
          </w:rPr>
          <w:delText xml:space="preserve">[70]% </w:delText>
        </w:r>
        <w:r>
          <w:rPr>
            <w:rFonts w:ascii="Times New Roman" w:eastAsia="바탕체" w:hAnsi="Times New Roman" w:cs="Times New Roman" w:hint="eastAsia"/>
            <w:szCs w:val="20"/>
          </w:rPr>
          <w:delText>보다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낮은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가액으로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정할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수</w:delText>
        </w:r>
        <w:r>
          <w:rPr>
            <w:rFonts w:ascii="Times New Roman" w:eastAsia="바탕체" w:hAnsi="Times New Roman" w:cs="Times New Roman" w:hint="eastAsia"/>
            <w:szCs w:val="20"/>
          </w:rPr>
          <w:delText xml:space="preserve"> </w:delText>
        </w:r>
        <w:r>
          <w:rPr>
            <w:rFonts w:ascii="Times New Roman" w:eastAsia="바탕체" w:hAnsi="Times New Roman" w:cs="Times New Roman" w:hint="eastAsia"/>
            <w:szCs w:val="20"/>
          </w:rPr>
          <w:delText>없다</w:delText>
        </w:r>
        <w:r>
          <w:rPr>
            <w:rFonts w:ascii="Times New Roman" w:eastAsia="바탕체" w:hAnsi="Times New Roman" w:cs="Times New Roman" w:hint="eastAsia"/>
            <w:szCs w:val="20"/>
          </w:rPr>
          <w:delText>.</w:delText>
        </w:r>
        <w:r w:rsidR="00B55A2D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c</w:delText>
        </w:r>
        <w:r w:rsidR="00B55A2D" w:rsidRPr="00B55A2D">
          <w:rPr>
            <w:rFonts w:ascii="Times New Roman" w:eastAsia="바탕체" w:hAnsi="Times New Roman" w:cs="Times New Roman"/>
            <w:szCs w:val="20"/>
            <w:highlight w:val="yellow"/>
          </w:rPr>
          <w:delText xml:space="preserve">ase)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회사가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낮은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행사가격을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요구한경우</w:delText>
        </w:r>
        <w:r w:rsidR="00B55A2D" w:rsidRPr="00B55A2D">
          <w:rPr>
            <w:rFonts w:ascii="Times New Roman" w:eastAsia="바탕체" w:hAnsi="Times New Roman" w:cs="Times New Roman"/>
            <w:szCs w:val="20"/>
            <w:highlight w:val="yellow"/>
          </w:rPr>
          <w:delText xml:space="preserve"> -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다만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,</w:delText>
        </w:r>
        <w:r w:rsidR="00B55A2D" w:rsidRPr="00B55A2D">
          <w:rPr>
            <w:rFonts w:ascii="Times New Roman" w:eastAsia="바탕체" w:hAnsi="Times New Roman" w:cs="Times New Roman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투자자가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사전에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서면으로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동의하는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경우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,</w:delText>
        </w:r>
        <w:r w:rsidR="00B55A2D" w:rsidRPr="00B55A2D">
          <w:rPr>
            <w:rFonts w:ascii="Times New Roman" w:eastAsia="바탕체" w:hAnsi="Times New Roman" w:cs="Times New Roman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주식매수선택권의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행사가격을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본건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우선주식의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/>
            <w:szCs w:val="20"/>
            <w:highlight w:val="yellow"/>
          </w:rPr>
          <w:delText>1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주당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발행가액의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/>
            <w:szCs w:val="20"/>
            <w:highlight w:val="yellow"/>
          </w:rPr>
          <w:delText>70%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보다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낮은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가액으로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정할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수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 xml:space="preserve"> 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있다</w:delText>
        </w:r>
        <w:r w:rsidR="00B55A2D" w:rsidRPr="00B55A2D">
          <w:rPr>
            <w:rFonts w:ascii="Times New Roman" w:eastAsia="바탕체" w:hAnsi="Times New Roman" w:cs="Times New Roman" w:hint="eastAsia"/>
            <w:szCs w:val="20"/>
            <w:highlight w:val="yellow"/>
          </w:rPr>
          <w:delText>.</w:delText>
        </w:r>
      </w:del>
    </w:p>
    <w:p w14:paraId="28A5B7F6" w14:textId="5B6D762F" w:rsidR="00EF1E03" w:rsidRDefault="00EF1E03" w:rsidP="000D634D">
      <w:pPr>
        <w:widowControl/>
        <w:numPr>
          <w:ilvl w:val="0"/>
          <w:numId w:val="26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ins w:id="511" w:author="Lim YoungHoon" w:date="2023-12-11T03:09:00Z"/>
          <w:rFonts w:ascii="Times New Roman" w:eastAsia="바탕체" w:hAnsi="Times New Roman" w:cs="Times New Roman"/>
          <w:szCs w:val="20"/>
        </w:rPr>
      </w:pPr>
      <w:ins w:id="512" w:author="Lim YoungHoon" w:date="2023-12-11T03:09:00Z">
        <w:r>
          <w:rPr>
            <w:rFonts w:ascii="Times New Roman" w:eastAsia="바탕체" w:hAnsi="Times New Roman" w:cs="Times New Roman" w:hint="eastAsia"/>
            <w:szCs w:val="20"/>
          </w:rPr>
          <w:t>다음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각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호의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사유</w:t>
        </w:r>
        <w:r w:rsidR="00CA6D4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중</w:t>
        </w:r>
        <w:r w:rsidR="00CA6D4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어느</w:t>
        </w:r>
        <w:r w:rsidR="00CA6D4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하나라도</w:t>
        </w:r>
        <w:r w:rsidR="00CA6D4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발생할</w:t>
        </w:r>
        <w:r w:rsidR="00CA6D4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것을</w:t>
        </w:r>
        <w:r w:rsidR="00CA6D4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전제로</w:t>
        </w:r>
        <w:r w:rsidR="00CA6D4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하여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,</w:t>
        </w:r>
        <w:r w:rsidR="00CA6D4F">
          <w:rPr>
            <w:rFonts w:ascii="Times New Roman" w:eastAsia="바탕체" w:hAnsi="Times New Roman" w:cs="Times New Roman"/>
            <w:szCs w:val="20"/>
          </w:rPr>
          <w:t xml:space="preserve"> 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투자자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가</w:t>
        </w:r>
        <w:r w:rsidR="00483FF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자신이</w:t>
        </w:r>
        <w:r w:rsidR="00483FF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보유하는</w:t>
        </w:r>
        <w:r w:rsidR="00483FF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회사</w:t>
        </w:r>
        <w:r w:rsidR="00483FF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발행</w:t>
        </w:r>
        <w:r w:rsidR="00483FF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주식의</w:t>
        </w:r>
        <w:r w:rsidR="00483FF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전부</w:t>
        </w:r>
        <w:r w:rsidR="00483FF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또는</w:t>
        </w:r>
        <w:r w:rsidR="00483FF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일부</w:t>
        </w:r>
        <w:r w:rsidR="005B4D48">
          <w:rPr>
            <w:rFonts w:ascii="Times New Roman" w:eastAsia="바탕체" w:hAnsi="Times New Roman" w:cs="Times New Roman" w:hint="eastAsia"/>
            <w:szCs w:val="20"/>
          </w:rPr>
          <w:t>(</w:t>
        </w:r>
        <w:r w:rsidR="005B4D48">
          <w:rPr>
            <w:rFonts w:ascii="Times New Roman" w:eastAsia="바탕체" w:hAnsi="Times New Roman" w:cs="Times New Roman" w:hint="eastAsia"/>
            <w:szCs w:val="20"/>
          </w:rPr>
          <w:t>이하</w:t>
        </w:r>
        <w:r w:rsidR="005B4D4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B4D48">
          <w:rPr>
            <w:rFonts w:ascii="Times New Roman" w:eastAsia="바탕체" w:hAnsi="Times New Roman" w:cs="Times New Roman"/>
            <w:szCs w:val="20"/>
          </w:rPr>
          <w:t>“</w:t>
        </w:r>
        <w:r w:rsidR="005B4D48">
          <w:rPr>
            <w:rFonts w:ascii="Times New Roman" w:eastAsia="바탕체" w:hAnsi="Times New Roman" w:cs="Times New Roman" w:hint="eastAsia"/>
            <w:szCs w:val="20"/>
          </w:rPr>
          <w:t>투자자</w:t>
        </w:r>
        <w:r w:rsidR="005B4D4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B4D48">
          <w:rPr>
            <w:rFonts w:ascii="Times New Roman" w:eastAsia="바탕체" w:hAnsi="Times New Roman" w:cs="Times New Roman" w:hint="eastAsia"/>
            <w:szCs w:val="20"/>
          </w:rPr>
          <w:t>처분대상주식</w:t>
        </w:r>
        <w:r w:rsidR="005B4D48">
          <w:rPr>
            <w:rFonts w:ascii="Times New Roman" w:eastAsia="바탕체" w:hAnsi="Times New Roman" w:cs="Times New Roman"/>
            <w:szCs w:val="20"/>
          </w:rPr>
          <w:t>”)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를</w:t>
        </w:r>
        <w:r w:rsidR="00483FF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제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3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자</w:t>
        </w:r>
        <w:r w:rsidR="00516A77">
          <w:rPr>
            <w:rFonts w:ascii="Times New Roman" w:eastAsia="바탕체" w:hAnsi="Times New Roman" w:cs="Times New Roman" w:hint="eastAsia"/>
            <w:szCs w:val="20"/>
          </w:rPr>
          <w:t>(</w:t>
        </w:r>
        <w:r w:rsidR="00516A77">
          <w:rPr>
            <w:rFonts w:ascii="Times New Roman" w:eastAsia="바탕체" w:hAnsi="Times New Roman" w:cs="Times New Roman" w:hint="eastAsia"/>
            <w:szCs w:val="20"/>
          </w:rPr>
          <w:t>이하</w:t>
        </w:r>
        <w:r w:rsidR="00516A7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16A77">
          <w:rPr>
            <w:rFonts w:ascii="Times New Roman" w:eastAsia="바탕체" w:hAnsi="Times New Roman" w:cs="Times New Roman"/>
            <w:szCs w:val="20"/>
          </w:rPr>
          <w:t>“</w:t>
        </w:r>
        <w:r w:rsidR="00516A77">
          <w:rPr>
            <w:rFonts w:ascii="Times New Roman" w:eastAsia="바탕체" w:hAnsi="Times New Roman" w:cs="Times New Roman" w:hint="eastAsia"/>
            <w:szCs w:val="20"/>
          </w:rPr>
          <w:t>주식양수인</w:t>
        </w:r>
        <w:r w:rsidR="00516A77">
          <w:rPr>
            <w:rFonts w:ascii="Times New Roman" w:eastAsia="바탕체" w:hAnsi="Times New Roman" w:cs="Times New Roman"/>
            <w:szCs w:val="20"/>
          </w:rPr>
          <w:t>”)</w:t>
        </w:r>
        <w:r w:rsidR="00483FF8">
          <w:rPr>
            <w:rFonts w:ascii="Times New Roman" w:eastAsia="바탕체" w:hAnsi="Times New Roman" w:cs="Times New Roman" w:hint="eastAsia"/>
            <w:szCs w:val="20"/>
          </w:rPr>
          <w:t>에게</w:t>
        </w:r>
        <w:r w:rsidR="00483FF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처분하고자</w:t>
        </w:r>
        <w:r w:rsidR="00CA6D4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하는</w:t>
        </w:r>
        <w:r w:rsidR="00CA6D4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경우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,</w:t>
        </w:r>
        <w:r w:rsidR="00CA6D4F">
          <w:rPr>
            <w:rFonts w:ascii="Times New Roman" w:eastAsia="바탕체" w:hAnsi="Times New Roman" w:cs="Times New Roman"/>
            <w:szCs w:val="20"/>
          </w:rPr>
          <w:t xml:space="preserve"> </w:t>
        </w:r>
        <w:r w:rsidR="00CA6D4F">
          <w:rPr>
            <w:rFonts w:ascii="Times New Roman" w:eastAsia="바탕체" w:hAnsi="Times New Roman" w:cs="Times New Roman" w:hint="eastAsia"/>
            <w:szCs w:val="20"/>
          </w:rPr>
          <w:t>투자자는</w:t>
        </w:r>
        <w:r w:rsidR="00CA6D4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이해관계인으로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하여금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이해관계인이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보유하는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회사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발행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주식의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전부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또는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일부</w:t>
        </w:r>
        <w:r w:rsidR="00866930">
          <w:rPr>
            <w:rFonts w:ascii="Times New Roman" w:eastAsia="바탕체" w:hAnsi="Times New Roman" w:cs="Times New Roman" w:hint="eastAsia"/>
            <w:szCs w:val="20"/>
          </w:rPr>
          <w:t>(</w:t>
        </w:r>
        <w:r w:rsidR="00866930">
          <w:rPr>
            <w:rFonts w:ascii="Times New Roman" w:eastAsia="바탕체" w:hAnsi="Times New Roman" w:cs="Times New Roman" w:hint="eastAsia"/>
            <w:szCs w:val="20"/>
          </w:rPr>
          <w:t>이하</w:t>
        </w:r>
        <w:r w:rsidR="0086693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66930">
          <w:rPr>
            <w:rFonts w:ascii="Times New Roman" w:eastAsia="바탕체" w:hAnsi="Times New Roman" w:cs="Times New Roman"/>
            <w:szCs w:val="20"/>
          </w:rPr>
          <w:t>“</w:t>
        </w:r>
        <w:r w:rsidR="00866930">
          <w:rPr>
            <w:rFonts w:ascii="Times New Roman" w:eastAsia="바탕체" w:hAnsi="Times New Roman" w:cs="Times New Roman" w:hint="eastAsia"/>
            <w:szCs w:val="20"/>
          </w:rPr>
          <w:t>동반매도주식</w:t>
        </w:r>
        <w:r w:rsidR="00866930">
          <w:rPr>
            <w:rFonts w:ascii="Times New Roman" w:eastAsia="바탕체" w:hAnsi="Times New Roman" w:cs="Times New Roman"/>
            <w:szCs w:val="20"/>
          </w:rPr>
          <w:t>”)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를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투자자</w:t>
        </w:r>
        <w:r w:rsidR="00684B6B">
          <w:rPr>
            <w:rFonts w:ascii="Times New Roman" w:eastAsia="바탕체" w:hAnsi="Times New Roman" w:cs="Times New Roman" w:hint="eastAsia"/>
            <w:szCs w:val="20"/>
          </w:rPr>
          <w:t>의</w:t>
        </w:r>
        <w:r w:rsidR="00684B6B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684B6B">
          <w:rPr>
            <w:rFonts w:ascii="Times New Roman" w:eastAsia="바탕체" w:hAnsi="Times New Roman" w:cs="Times New Roman" w:hint="eastAsia"/>
            <w:szCs w:val="20"/>
          </w:rPr>
          <w:t>주식과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동일한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1254F">
          <w:rPr>
            <w:rFonts w:ascii="Times New Roman" w:eastAsia="바탕체" w:hAnsi="Times New Roman" w:cs="Times New Roman" w:hint="eastAsia"/>
            <w:szCs w:val="20"/>
          </w:rPr>
          <w:t>가격</w:t>
        </w:r>
        <w:r w:rsidR="00F1254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1254F">
          <w:rPr>
            <w:rFonts w:ascii="Times New Roman" w:eastAsia="바탕체" w:hAnsi="Times New Roman" w:cs="Times New Roman" w:hint="eastAsia"/>
            <w:szCs w:val="20"/>
          </w:rPr>
          <w:t>및</w:t>
        </w:r>
        <w:r w:rsidR="00F1254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1254F">
          <w:rPr>
            <w:rFonts w:ascii="Times New Roman" w:eastAsia="바탕체" w:hAnsi="Times New Roman" w:cs="Times New Roman" w:hint="eastAsia"/>
            <w:szCs w:val="20"/>
          </w:rPr>
          <w:t>거래</w:t>
        </w:r>
        <w:r w:rsidR="00D12CB7">
          <w:rPr>
            <w:rFonts w:ascii="Times New Roman" w:eastAsia="바탕체" w:hAnsi="Times New Roman" w:cs="Times New Roman" w:hint="eastAsia"/>
            <w:szCs w:val="20"/>
          </w:rPr>
          <w:t>조건으로</w:t>
        </w:r>
        <w:r w:rsidR="00D12CB7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16A77">
          <w:rPr>
            <w:rFonts w:ascii="Times New Roman" w:eastAsia="바탕체" w:hAnsi="Times New Roman" w:cs="Times New Roman" w:hint="eastAsia"/>
            <w:szCs w:val="20"/>
          </w:rPr>
          <w:t>주식양수인</w:t>
        </w:r>
        <w:r w:rsidR="00B269BE">
          <w:rPr>
            <w:rFonts w:ascii="Times New Roman" w:eastAsia="바탕체" w:hAnsi="Times New Roman" w:cs="Times New Roman" w:hint="eastAsia"/>
            <w:szCs w:val="20"/>
          </w:rPr>
          <w:t>에게</w:t>
        </w:r>
        <w:r w:rsidR="00B269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269BE">
          <w:rPr>
            <w:rFonts w:ascii="Times New Roman" w:eastAsia="바탕체" w:hAnsi="Times New Roman" w:cs="Times New Roman" w:hint="eastAsia"/>
            <w:szCs w:val="20"/>
          </w:rPr>
          <w:t>처분</w:t>
        </w:r>
        <w:r w:rsidR="00C23859">
          <w:rPr>
            <w:rFonts w:ascii="Times New Roman" w:eastAsia="바탕체" w:hAnsi="Times New Roman" w:cs="Times New Roman" w:hint="eastAsia"/>
            <w:szCs w:val="20"/>
          </w:rPr>
          <w:t>하도록</w:t>
        </w:r>
        <w:r w:rsidR="00C2385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23859">
          <w:rPr>
            <w:rFonts w:ascii="Times New Roman" w:eastAsia="바탕체" w:hAnsi="Times New Roman" w:cs="Times New Roman" w:hint="eastAsia"/>
            <w:szCs w:val="20"/>
          </w:rPr>
          <w:t>강제할</w:t>
        </w:r>
        <w:r w:rsidR="00C2385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23859">
          <w:rPr>
            <w:rFonts w:ascii="Times New Roman" w:eastAsia="바탕체" w:hAnsi="Times New Roman" w:cs="Times New Roman" w:hint="eastAsia"/>
            <w:szCs w:val="20"/>
          </w:rPr>
          <w:t>권리</w:t>
        </w:r>
        <w:r w:rsidR="00684B6B">
          <w:rPr>
            <w:rFonts w:ascii="Times New Roman" w:eastAsia="바탕체" w:hAnsi="Times New Roman" w:cs="Times New Roman" w:hint="eastAsia"/>
            <w:szCs w:val="20"/>
          </w:rPr>
          <w:t>(</w:t>
        </w:r>
        <w:r w:rsidR="00684B6B">
          <w:rPr>
            <w:rFonts w:ascii="Times New Roman" w:eastAsia="바탕체" w:hAnsi="Times New Roman" w:cs="Times New Roman" w:hint="eastAsia"/>
            <w:szCs w:val="20"/>
          </w:rPr>
          <w:t>이하</w:t>
        </w:r>
        <w:r w:rsidR="00684B6B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684B6B">
          <w:rPr>
            <w:rFonts w:ascii="Times New Roman" w:eastAsia="바탕체" w:hAnsi="Times New Roman" w:cs="Times New Roman"/>
            <w:szCs w:val="20"/>
          </w:rPr>
          <w:t>“</w:t>
        </w:r>
        <w:r w:rsidR="00684B6B">
          <w:rPr>
            <w:rFonts w:ascii="Times New Roman" w:eastAsia="바탕체" w:hAnsi="Times New Roman" w:cs="Times New Roman" w:hint="eastAsia"/>
            <w:szCs w:val="20"/>
          </w:rPr>
          <w:t>동반매도청구권</w:t>
        </w:r>
        <w:r w:rsidR="00684B6B">
          <w:rPr>
            <w:rFonts w:ascii="Times New Roman" w:eastAsia="바탕체" w:hAnsi="Times New Roman" w:cs="Times New Roman"/>
            <w:szCs w:val="20"/>
          </w:rPr>
          <w:t>”)</w:t>
        </w:r>
        <w:r w:rsidR="00C23859">
          <w:rPr>
            <w:rFonts w:ascii="Times New Roman" w:eastAsia="바탕체" w:hAnsi="Times New Roman" w:cs="Times New Roman" w:hint="eastAsia"/>
            <w:szCs w:val="20"/>
          </w:rPr>
          <w:t>를</w:t>
        </w:r>
        <w:r w:rsidR="00C2385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23859">
          <w:rPr>
            <w:rFonts w:ascii="Times New Roman" w:eastAsia="바탕체" w:hAnsi="Times New Roman" w:cs="Times New Roman" w:hint="eastAsia"/>
            <w:szCs w:val="20"/>
          </w:rPr>
          <w:t>가진다</w:t>
        </w:r>
        <w:r w:rsidR="00C23859">
          <w:rPr>
            <w:rFonts w:ascii="Times New Roman" w:eastAsia="바탕체" w:hAnsi="Times New Roman" w:cs="Times New Roman" w:hint="eastAsia"/>
            <w:szCs w:val="20"/>
          </w:rPr>
          <w:t>.</w:t>
        </w:r>
      </w:ins>
    </w:p>
    <w:p w14:paraId="2FF56981" w14:textId="31E97CB6" w:rsidR="00E04306" w:rsidRDefault="00B5364D" w:rsidP="00EF1E03">
      <w:pPr>
        <w:pStyle w:val="ad"/>
        <w:numPr>
          <w:ilvl w:val="1"/>
          <w:numId w:val="26"/>
        </w:numPr>
        <w:ind w:leftChars="0" w:left="851"/>
        <w:rPr>
          <w:ins w:id="513" w:author="Lim YoungHoon" w:date="2023-12-11T03:09:00Z"/>
          <w:rFonts w:ascii="Times New Roman" w:eastAsia="바탕체"/>
          <w:szCs w:val="20"/>
        </w:rPr>
      </w:pPr>
      <w:ins w:id="514" w:author="Lim YoungHoon" w:date="2023-12-11T03:09:00Z">
        <w:r>
          <w:rPr>
            <w:rFonts w:ascii="Times New Roman" w:eastAsia="바탕체" w:hint="eastAsia"/>
            <w:szCs w:val="20"/>
          </w:rPr>
          <w:t>회사가</w:t>
        </w:r>
        <w:r>
          <w:rPr>
            <w:rFonts w:ascii="Times New Roman" w:eastAsia="바탕체" w:hint="eastAsia"/>
            <w:szCs w:val="20"/>
          </w:rPr>
          <w:t xml:space="preserve"> </w:t>
        </w:r>
        <w:r>
          <w:rPr>
            <w:rFonts w:ascii="Times New Roman" w:eastAsia="바탕체"/>
            <w:szCs w:val="20"/>
          </w:rPr>
          <w:t>2026</w:t>
        </w:r>
        <w:r>
          <w:rPr>
            <w:rFonts w:ascii="Times New Roman" w:eastAsia="바탕체" w:hint="eastAsia"/>
            <w:szCs w:val="20"/>
          </w:rPr>
          <w:t>년</w:t>
        </w:r>
        <w:r>
          <w:rPr>
            <w:rFonts w:ascii="Times New Roman" w:eastAsia="바탕체" w:hint="eastAsia"/>
            <w:szCs w:val="20"/>
          </w:rPr>
          <w:t xml:space="preserve"> </w:t>
        </w:r>
        <w:r>
          <w:rPr>
            <w:rFonts w:ascii="Times New Roman" w:eastAsia="바탕체"/>
            <w:szCs w:val="20"/>
          </w:rPr>
          <w:t>12</w:t>
        </w:r>
        <w:r>
          <w:rPr>
            <w:rFonts w:ascii="Times New Roman" w:eastAsia="바탕체" w:hint="eastAsia"/>
            <w:szCs w:val="20"/>
          </w:rPr>
          <w:t>월</w:t>
        </w:r>
        <w:r>
          <w:rPr>
            <w:rFonts w:ascii="Times New Roman" w:eastAsia="바탕체" w:hint="eastAsia"/>
            <w:szCs w:val="20"/>
          </w:rPr>
          <w:t xml:space="preserve"> </w:t>
        </w:r>
        <w:r>
          <w:rPr>
            <w:rFonts w:ascii="Times New Roman" w:eastAsia="바탕체"/>
            <w:szCs w:val="20"/>
          </w:rPr>
          <w:t>31</w:t>
        </w:r>
        <w:r>
          <w:rPr>
            <w:rFonts w:ascii="Times New Roman" w:eastAsia="바탕체" w:hint="eastAsia"/>
            <w:szCs w:val="20"/>
          </w:rPr>
          <w:t>일</w:t>
        </w:r>
        <w:r>
          <w:rPr>
            <w:rFonts w:ascii="Times New Roman" w:eastAsia="바탕체" w:hint="eastAsia"/>
            <w:szCs w:val="20"/>
          </w:rPr>
          <w:t xml:space="preserve"> </w:t>
        </w:r>
        <w:r>
          <w:rPr>
            <w:rFonts w:ascii="Times New Roman" w:eastAsia="바탕체" w:hint="eastAsia"/>
            <w:szCs w:val="20"/>
          </w:rPr>
          <w:t>이내에</w:t>
        </w:r>
        <w:r>
          <w:rPr>
            <w:rFonts w:ascii="Times New Roman" w:eastAsia="바탕체" w:hint="eastAsia"/>
            <w:szCs w:val="20"/>
          </w:rPr>
          <w:t xml:space="preserve"> </w:t>
        </w:r>
        <w:r w:rsidR="00D7282E" w:rsidRPr="00751215">
          <w:rPr>
            <w:rFonts w:ascii="Times New Roman" w:eastAsia="바탕체" w:hint="eastAsia"/>
            <w:szCs w:val="20"/>
          </w:rPr>
          <w:t>기업공개</w:t>
        </w:r>
        <w:r w:rsidR="00E04306">
          <w:rPr>
            <w:rFonts w:ascii="Times New Roman" w:eastAsia="바탕체" w:hint="eastAsia"/>
            <w:szCs w:val="20"/>
          </w:rPr>
          <w:t>를</w:t>
        </w:r>
        <w:r w:rsidR="00D7282E" w:rsidRPr="00751215">
          <w:rPr>
            <w:rFonts w:ascii="Times New Roman" w:eastAsia="바탕체"/>
            <w:szCs w:val="20"/>
          </w:rPr>
          <w:t xml:space="preserve"> </w:t>
        </w:r>
        <w:r w:rsidR="00D7282E" w:rsidRPr="00751215">
          <w:rPr>
            <w:rFonts w:ascii="Times New Roman" w:eastAsia="바탕체" w:hint="eastAsia"/>
            <w:szCs w:val="20"/>
          </w:rPr>
          <w:t>하기</w:t>
        </w:r>
        <w:r w:rsidR="00D7282E" w:rsidRPr="00751215">
          <w:rPr>
            <w:rFonts w:ascii="Times New Roman" w:eastAsia="바탕체"/>
            <w:szCs w:val="20"/>
          </w:rPr>
          <w:t xml:space="preserve"> </w:t>
        </w:r>
        <w:r w:rsidR="00D7282E" w:rsidRPr="00751215">
          <w:rPr>
            <w:rFonts w:ascii="Times New Roman" w:eastAsia="바탕체" w:hint="eastAsia"/>
            <w:szCs w:val="20"/>
          </w:rPr>
          <w:t>위한</w:t>
        </w:r>
        <w:r w:rsidR="00D7282E" w:rsidRPr="00751215">
          <w:rPr>
            <w:rFonts w:ascii="Times New Roman" w:eastAsia="바탕체"/>
            <w:szCs w:val="20"/>
          </w:rPr>
          <w:t xml:space="preserve"> </w:t>
        </w:r>
        <w:r w:rsidR="00D7282E" w:rsidRPr="00751215">
          <w:rPr>
            <w:rFonts w:ascii="Times New Roman" w:eastAsia="바탕체" w:hint="eastAsia"/>
            <w:szCs w:val="20"/>
          </w:rPr>
          <w:t>상장예비심사</w:t>
        </w:r>
        <w:r w:rsidR="00D7282E" w:rsidRPr="00751215">
          <w:rPr>
            <w:rFonts w:ascii="Times New Roman" w:eastAsia="바탕체"/>
            <w:szCs w:val="20"/>
          </w:rPr>
          <w:t xml:space="preserve"> </w:t>
        </w:r>
        <w:r w:rsidR="00D7282E" w:rsidRPr="00751215">
          <w:rPr>
            <w:rFonts w:ascii="Times New Roman" w:eastAsia="바탕체" w:hint="eastAsia"/>
            <w:szCs w:val="20"/>
          </w:rPr>
          <w:t>청구를</w:t>
        </w:r>
        <w:r w:rsidR="00D7282E" w:rsidRPr="00751215">
          <w:rPr>
            <w:rFonts w:ascii="Times New Roman" w:eastAsia="바탕체"/>
            <w:szCs w:val="20"/>
          </w:rPr>
          <w:t xml:space="preserve"> </w:t>
        </w:r>
        <w:r w:rsidR="00D7282E" w:rsidRPr="00751215">
          <w:rPr>
            <w:rFonts w:ascii="Times New Roman" w:eastAsia="바탕체" w:hint="eastAsia"/>
            <w:szCs w:val="20"/>
          </w:rPr>
          <w:t>하지</w:t>
        </w:r>
        <w:r w:rsidR="00D7282E" w:rsidRPr="00751215">
          <w:rPr>
            <w:rFonts w:ascii="Times New Roman" w:eastAsia="바탕체"/>
            <w:szCs w:val="20"/>
          </w:rPr>
          <w:t xml:space="preserve"> </w:t>
        </w:r>
        <w:r w:rsidR="00D7282E" w:rsidRPr="00751215">
          <w:rPr>
            <w:rFonts w:ascii="Times New Roman" w:eastAsia="바탕체" w:hint="eastAsia"/>
            <w:szCs w:val="20"/>
          </w:rPr>
          <w:t>않</w:t>
        </w:r>
        <w:r w:rsidR="00E04306">
          <w:rPr>
            <w:rFonts w:ascii="Times New Roman" w:eastAsia="바탕체" w:hint="eastAsia"/>
            <w:szCs w:val="20"/>
          </w:rPr>
          <w:t>은</w:t>
        </w:r>
        <w:r w:rsidR="00E04306">
          <w:rPr>
            <w:rFonts w:ascii="Times New Roman" w:eastAsia="바탕체" w:hint="eastAsia"/>
            <w:szCs w:val="20"/>
          </w:rPr>
          <w:t xml:space="preserve"> </w:t>
        </w:r>
        <w:r w:rsidR="00E04306">
          <w:rPr>
            <w:rFonts w:ascii="Times New Roman" w:eastAsia="바탕체" w:hint="eastAsia"/>
            <w:szCs w:val="20"/>
          </w:rPr>
          <w:t>경우</w:t>
        </w:r>
      </w:ins>
    </w:p>
    <w:p w14:paraId="4ACF5E74" w14:textId="280E5C70" w:rsidR="000D634D" w:rsidRPr="00751215" w:rsidRDefault="00B5364D" w:rsidP="00751215">
      <w:pPr>
        <w:pStyle w:val="ad"/>
        <w:numPr>
          <w:ilvl w:val="1"/>
          <w:numId w:val="26"/>
        </w:numPr>
        <w:ind w:leftChars="0" w:left="851"/>
        <w:rPr>
          <w:ins w:id="515" w:author="Lim YoungHoon" w:date="2023-12-11T03:09:00Z"/>
          <w:rFonts w:ascii="Times New Roman" w:eastAsia="바탕체"/>
          <w:szCs w:val="20"/>
        </w:rPr>
      </w:pPr>
      <w:ins w:id="516" w:author="Lim YoungHoon" w:date="2023-12-11T03:09:00Z">
        <w:r>
          <w:rPr>
            <w:rFonts w:ascii="Times New Roman" w:eastAsia="바탕체" w:hint="eastAsia"/>
            <w:szCs w:val="20"/>
          </w:rPr>
          <w:t>회사가</w:t>
        </w:r>
        <w:r>
          <w:rPr>
            <w:rFonts w:ascii="Times New Roman" w:eastAsia="바탕체" w:hint="eastAsia"/>
            <w:szCs w:val="20"/>
          </w:rPr>
          <w:t xml:space="preserve"> </w:t>
        </w:r>
        <w:r w:rsidR="00091F99" w:rsidRPr="00751215">
          <w:rPr>
            <w:rFonts w:ascii="Times New Roman" w:eastAsia="바탕체" w:hint="eastAsia"/>
            <w:szCs w:val="20"/>
          </w:rPr>
          <w:t>상장예비심사를</w:t>
        </w:r>
        <w:r w:rsidR="00091F99" w:rsidRPr="00751215">
          <w:rPr>
            <w:rFonts w:ascii="Times New Roman" w:eastAsia="바탕체"/>
            <w:szCs w:val="20"/>
          </w:rPr>
          <w:t xml:space="preserve"> </w:t>
        </w:r>
        <w:r w:rsidR="00E04306">
          <w:rPr>
            <w:rFonts w:ascii="Times New Roman" w:eastAsia="바탕체" w:hint="eastAsia"/>
            <w:szCs w:val="20"/>
          </w:rPr>
          <w:t>청구</w:t>
        </w:r>
        <w:r w:rsidR="005D1B4D">
          <w:rPr>
            <w:rFonts w:ascii="Times New Roman" w:eastAsia="바탕체" w:hint="eastAsia"/>
            <w:szCs w:val="20"/>
          </w:rPr>
          <w:t>한</w:t>
        </w:r>
        <w:r w:rsidR="005D1B4D">
          <w:rPr>
            <w:rFonts w:ascii="Times New Roman" w:eastAsia="바탕체"/>
            <w:szCs w:val="20"/>
          </w:rPr>
          <w:t xml:space="preserve"> </w:t>
        </w:r>
        <w:r w:rsidR="005D1B4D">
          <w:rPr>
            <w:rFonts w:ascii="Times New Roman" w:eastAsia="바탕체" w:hint="eastAsia"/>
            <w:szCs w:val="20"/>
          </w:rPr>
          <w:t>후</w:t>
        </w:r>
        <w:r w:rsidR="005D1B4D">
          <w:rPr>
            <w:rFonts w:ascii="Times New Roman" w:eastAsia="바탕체" w:hint="eastAsia"/>
            <w:szCs w:val="20"/>
          </w:rPr>
          <w:t>,</w:t>
        </w:r>
        <w:r w:rsidR="00091F99" w:rsidRPr="00751215">
          <w:rPr>
            <w:rFonts w:ascii="Times New Roman" w:eastAsia="바탕체"/>
            <w:szCs w:val="20"/>
          </w:rPr>
          <w:t xml:space="preserve"> </w:t>
        </w:r>
        <w:r w:rsidR="00924075">
          <w:rPr>
            <w:rFonts w:ascii="Times New Roman" w:eastAsia="바탕체"/>
            <w:szCs w:val="20"/>
          </w:rPr>
          <w:t>(</w:t>
        </w:r>
        <w:proofErr w:type="spellStart"/>
        <w:r w:rsidR="00924075">
          <w:rPr>
            <w:rFonts w:ascii="Times New Roman" w:eastAsia="바탕체"/>
            <w:szCs w:val="20"/>
          </w:rPr>
          <w:t>i</w:t>
        </w:r>
        <w:proofErr w:type="spellEnd"/>
        <w:r w:rsidR="00924075">
          <w:rPr>
            <w:rFonts w:ascii="Times New Roman" w:eastAsia="바탕체"/>
            <w:szCs w:val="20"/>
          </w:rPr>
          <w:t xml:space="preserve">) </w:t>
        </w:r>
        <w:r w:rsidR="00091F99" w:rsidRPr="00751215">
          <w:rPr>
            <w:rFonts w:ascii="Times New Roman" w:eastAsia="바탕체" w:hint="eastAsia"/>
            <w:szCs w:val="20"/>
          </w:rPr>
          <w:t>제</w:t>
        </w:r>
        <w:r w:rsidR="00091F99" w:rsidRPr="00751215">
          <w:rPr>
            <w:rFonts w:ascii="Times New Roman" w:eastAsia="바탕체"/>
            <w:szCs w:val="20"/>
          </w:rPr>
          <w:t>19</w:t>
        </w:r>
        <w:r w:rsidR="00091F99" w:rsidRPr="00751215">
          <w:rPr>
            <w:rFonts w:ascii="Times New Roman" w:eastAsia="바탕체" w:hint="eastAsia"/>
            <w:szCs w:val="20"/>
          </w:rPr>
          <w:t>조</w:t>
        </w:r>
        <w:r w:rsidR="00091F99" w:rsidRPr="00751215">
          <w:rPr>
            <w:rFonts w:ascii="Times New Roman" w:eastAsia="바탕체"/>
            <w:szCs w:val="20"/>
          </w:rPr>
          <w:t xml:space="preserve"> </w:t>
        </w:r>
        <w:r w:rsidR="00091F99" w:rsidRPr="00751215">
          <w:rPr>
            <w:rFonts w:ascii="Times New Roman" w:eastAsia="바탕체" w:hint="eastAsia"/>
            <w:szCs w:val="20"/>
          </w:rPr>
          <w:t>제</w:t>
        </w:r>
        <w:r w:rsidR="00091F99" w:rsidRPr="00751215">
          <w:rPr>
            <w:rFonts w:ascii="Times New Roman" w:eastAsia="바탕체"/>
            <w:szCs w:val="20"/>
          </w:rPr>
          <w:t>3</w:t>
        </w:r>
        <w:r w:rsidR="00091F99" w:rsidRPr="00751215">
          <w:rPr>
            <w:rFonts w:ascii="Times New Roman" w:eastAsia="바탕체" w:hint="eastAsia"/>
            <w:szCs w:val="20"/>
          </w:rPr>
          <w:t>항에</w:t>
        </w:r>
        <w:r w:rsidR="00091F99" w:rsidRPr="00751215">
          <w:rPr>
            <w:rFonts w:ascii="Times New Roman" w:eastAsia="바탕체"/>
            <w:szCs w:val="20"/>
          </w:rPr>
          <w:t xml:space="preserve"> </w:t>
        </w:r>
        <w:r w:rsidR="00091F99" w:rsidRPr="00751215">
          <w:rPr>
            <w:rFonts w:ascii="Times New Roman" w:eastAsia="바탕체" w:hint="eastAsia"/>
            <w:szCs w:val="20"/>
          </w:rPr>
          <w:t>따라</w:t>
        </w:r>
        <w:r w:rsidR="00091F99" w:rsidRPr="00751215">
          <w:rPr>
            <w:rFonts w:ascii="Times New Roman" w:eastAsia="바탕체"/>
            <w:szCs w:val="20"/>
          </w:rPr>
          <w:t xml:space="preserve"> </w:t>
        </w:r>
        <w:r w:rsidR="00091F99" w:rsidRPr="00751215">
          <w:rPr>
            <w:rFonts w:ascii="Times New Roman" w:eastAsia="바탕체" w:hint="eastAsia"/>
            <w:szCs w:val="20"/>
          </w:rPr>
          <w:t>투자자의</w:t>
        </w:r>
        <w:r w:rsidR="00091F99" w:rsidRPr="00751215">
          <w:rPr>
            <w:rFonts w:ascii="Times New Roman" w:eastAsia="바탕체"/>
            <w:szCs w:val="20"/>
          </w:rPr>
          <w:t xml:space="preserve"> </w:t>
        </w:r>
        <w:r w:rsidR="00091F99" w:rsidRPr="00751215">
          <w:rPr>
            <w:rFonts w:ascii="Times New Roman" w:eastAsia="바탕체" w:hint="eastAsia"/>
            <w:szCs w:val="20"/>
          </w:rPr>
          <w:t>요청에</w:t>
        </w:r>
        <w:r w:rsidR="00091F99" w:rsidRPr="00751215">
          <w:rPr>
            <w:rFonts w:ascii="Times New Roman" w:eastAsia="바탕체"/>
            <w:szCs w:val="20"/>
          </w:rPr>
          <w:t xml:space="preserve"> </w:t>
        </w:r>
        <w:r w:rsidR="00091F99" w:rsidRPr="00751215">
          <w:rPr>
            <w:rFonts w:ascii="Times New Roman" w:eastAsia="바탕체" w:hint="eastAsia"/>
            <w:szCs w:val="20"/>
          </w:rPr>
          <w:t>의하여</w:t>
        </w:r>
        <w:r w:rsidR="00091F99" w:rsidRPr="00751215">
          <w:rPr>
            <w:rFonts w:ascii="Times New Roman" w:eastAsia="바탕체"/>
            <w:szCs w:val="20"/>
          </w:rPr>
          <w:t xml:space="preserve"> </w:t>
        </w:r>
        <w:r w:rsidR="00091F99" w:rsidRPr="00751215">
          <w:rPr>
            <w:rFonts w:ascii="Times New Roman" w:eastAsia="바탕체" w:hint="eastAsia"/>
            <w:szCs w:val="20"/>
          </w:rPr>
          <w:t>기업공개절차</w:t>
        </w:r>
        <w:r w:rsidR="00E04306">
          <w:rPr>
            <w:rFonts w:ascii="Times New Roman" w:eastAsia="바탕체" w:hint="eastAsia"/>
            <w:szCs w:val="20"/>
          </w:rPr>
          <w:t>를</w:t>
        </w:r>
        <w:r w:rsidR="00E04306">
          <w:rPr>
            <w:rFonts w:ascii="Times New Roman" w:eastAsia="바탕체" w:hint="eastAsia"/>
            <w:szCs w:val="20"/>
          </w:rPr>
          <w:t xml:space="preserve"> </w:t>
        </w:r>
        <w:r w:rsidR="00E04306">
          <w:rPr>
            <w:rFonts w:ascii="Times New Roman" w:eastAsia="바탕체" w:hint="eastAsia"/>
            <w:szCs w:val="20"/>
          </w:rPr>
          <w:t>철회</w:t>
        </w:r>
        <w:r w:rsidR="00E04306">
          <w:rPr>
            <w:rFonts w:ascii="Times New Roman" w:eastAsia="바탕체" w:hint="eastAsia"/>
            <w:szCs w:val="20"/>
          </w:rPr>
          <w:t xml:space="preserve"> </w:t>
        </w:r>
        <w:r w:rsidR="00E04306">
          <w:rPr>
            <w:rFonts w:ascii="Times New Roman" w:eastAsia="바탕체" w:hint="eastAsia"/>
            <w:szCs w:val="20"/>
          </w:rPr>
          <w:t>또는</w:t>
        </w:r>
        <w:r w:rsidR="00E04306">
          <w:rPr>
            <w:rFonts w:ascii="Times New Roman" w:eastAsia="바탕체" w:hint="eastAsia"/>
            <w:szCs w:val="20"/>
          </w:rPr>
          <w:t xml:space="preserve"> </w:t>
        </w:r>
        <w:r w:rsidR="00E04306">
          <w:rPr>
            <w:rFonts w:ascii="Times New Roman" w:eastAsia="바탕체" w:hint="eastAsia"/>
            <w:szCs w:val="20"/>
          </w:rPr>
          <w:t>중단</w:t>
        </w:r>
        <w:r w:rsidR="00924075">
          <w:rPr>
            <w:rFonts w:ascii="Times New Roman" w:eastAsia="바탕체" w:hint="eastAsia"/>
            <w:szCs w:val="20"/>
          </w:rPr>
          <w:t>하거나</w:t>
        </w:r>
        <w:r w:rsidR="00924075">
          <w:rPr>
            <w:rFonts w:ascii="Times New Roman" w:eastAsia="바탕체" w:hint="eastAsia"/>
            <w:szCs w:val="20"/>
          </w:rPr>
          <w:t xml:space="preserve"> </w:t>
        </w:r>
        <w:r w:rsidR="00924075">
          <w:rPr>
            <w:rFonts w:ascii="Times New Roman" w:eastAsia="바탕체"/>
            <w:szCs w:val="20"/>
          </w:rPr>
          <w:t xml:space="preserve">(ii) </w:t>
        </w:r>
        <w:r w:rsidR="005D1B4D">
          <w:rPr>
            <w:rFonts w:ascii="Times New Roman" w:eastAsia="바탕체" w:hint="eastAsia"/>
            <w:szCs w:val="20"/>
          </w:rPr>
          <w:t>한국거래소의</w:t>
        </w:r>
        <w:r w:rsidR="005D1B4D">
          <w:rPr>
            <w:rFonts w:ascii="Times New Roman" w:eastAsia="바탕체" w:hint="eastAsia"/>
            <w:szCs w:val="20"/>
          </w:rPr>
          <w:t xml:space="preserve"> </w:t>
        </w:r>
        <w:r w:rsidR="005D1B4D">
          <w:rPr>
            <w:rFonts w:ascii="Times New Roman" w:eastAsia="바탕체" w:hint="eastAsia"/>
            <w:szCs w:val="20"/>
          </w:rPr>
          <w:t>상장</w:t>
        </w:r>
        <w:r w:rsidR="007852E8">
          <w:rPr>
            <w:rFonts w:ascii="Times New Roman" w:eastAsia="바탕체" w:hint="eastAsia"/>
            <w:szCs w:val="20"/>
          </w:rPr>
          <w:t>예비심사</w:t>
        </w:r>
        <w:r w:rsidR="007852E8">
          <w:rPr>
            <w:rFonts w:ascii="Times New Roman" w:eastAsia="바탕체" w:hint="eastAsia"/>
            <w:szCs w:val="20"/>
          </w:rPr>
          <w:t xml:space="preserve"> </w:t>
        </w:r>
        <w:r w:rsidR="007852E8">
          <w:rPr>
            <w:rFonts w:ascii="Times New Roman" w:eastAsia="바탕체" w:hint="eastAsia"/>
            <w:szCs w:val="20"/>
          </w:rPr>
          <w:t>등</w:t>
        </w:r>
        <w:r w:rsidR="007852E8">
          <w:rPr>
            <w:rFonts w:ascii="Times New Roman" w:eastAsia="바탕체" w:hint="eastAsia"/>
            <w:szCs w:val="20"/>
          </w:rPr>
          <w:t xml:space="preserve"> </w:t>
        </w:r>
        <w:r w:rsidR="007852E8">
          <w:rPr>
            <w:rFonts w:ascii="Times New Roman" w:eastAsia="바탕체" w:hint="eastAsia"/>
            <w:szCs w:val="20"/>
          </w:rPr>
          <w:t>일체의</w:t>
        </w:r>
        <w:r w:rsidR="007852E8">
          <w:rPr>
            <w:rFonts w:ascii="Times New Roman" w:eastAsia="바탕체" w:hint="eastAsia"/>
            <w:szCs w:val="20"/>
          </w:rPr>
          <w:t xml:space="preserve"> </w:t>
        </w:r>
        <w:r w:rsidR="007852E8">
          <w:rPr>
            <w:rFonts w:ascii="Times New Roman" w:eastAsia="바탕체" w:hint="eastAsia"/>
            <w:szCs w:val="20"/>
          </w:rPr>
          <w:t>상장절차</w:t>
        </w:r>
        <w:r w:rsidR="007852E8">
          <w:rPr>
            <w:rFonts w:ascii="Times New Roman" w:eastAsia="바탕체"/>
            <w:szCs w:val="20"/>
          </w:rPr>
          <w:t xml:space="preserve"> </w:t>
        </w:r>
        <w:r w:rsidR="007852E8">
          <w:rPr>
            <w:rFonts w:ascii="Times New Roman" w:eastAsia="바탕체" w:hint="eastAsia"/>
            <w:szCs w:val="20"/>
          </w:rPr>
          <w:t>진행</w:t>
        </w:r>
        <w:r w:rsidR="007852E8">
          <w:rPr>
            <w:rFonts w:ascii="Times New Roman" w:eastAsia="바탕체" w:hint="eastAsia"/>
            <w:szCs w:val="20"/>
          </w:rPr>
          <w:t xml:space="preserve"> </w:t>
        </w:r>
        <w:r w:rsidR="007852E8">
          <w:rPr>
            <w:rFonts w:ascii="Times New Roman" w:eastAsia="바탕체" w:hint="eastAsia"/>
            <w:szCs w:val="20"/>
          </w:rPr>
          <w:t>결과</w:t>
        </w:r>
        <w:r w:rsidR="007852E8">
          <w:rPr>
            <w:rFonts w:ascii="Times New Roman" w:eastAsia="바탕체" w:hint="eastAsia"/>
            <w:szCs w:val="20"/>
          </w:rPr>
          <w:t xml:space="preserve"> </w:t>
        </w:r>
        <w:r w:rsidR="007852E8">
          <w:rPr>
            <w:rFonts w:ascii="Times New Roman" w:eastAsia="바탕체" w:hint="eastAsia"/>
            <w:szCs w:val="20"/>
          </w:rPr>
          <w:t>신규상장이</w:t>
        </w:r>
        <w:r w:rsidR="007852E8">
          <w:rPr>
            <w:rFonts w:ascii="Times New Roman" w:eastAsia="바탕체" w:hint="eastAsia"/>
            <w:szCs w:val="20"/>
          </w:rPr>
          <w:t xml:space="preserve"> </w:t>
        </w:r>
        <w:proofErr w:type="spellStart"/>
        <w:r w:rsidR="007852E8">
          <w:rPr>
            <w:rFonts w:ascii="Times New Roman" w:eastAsia="바탕체" w:hint="eastAsia"/>
            <w:szCs w:val="20"/>
          </w:rPr>
          <w:t>미승인된</w:t>
        </w:r>
        <w:proofErr w:type="spellEnd"/>
        <w:r w:rsidR="007852E8">
          <w:rPr>
            <w:rFonts w:ascii="Times New Roman" w:eastAsia="바탕체" w:hint="eastAsia"/>
            <w:szCs w:val="20"/>
          </w:rPr>
          <w:t xml:space="preserve"> </w:t>
        </w:r>
        <w:r w:rsidR="007852E8">
          <w:rPr>
            <w:rFonts w:ascii="Times New Roman" w:eastAsia="바탕체" w:hint="eastAsia"/>
            <w:szCs w:val="20"/>
          </w:rPr>
          <w:t>경우</w:t>
        </w:r>
      </w:ins>
    </w:p>
    <w:p w14:paraId="14C78457" w14:textId="5CB9E0A6" w:rsidR="00C5612F" w:rsidRDefault="00C5612F" w:rsidP="001F031A">
      <w:pPr>
        <w:widowControl/>
        <w:numPr>
          <w:ilvl w:val="0"/>
          <w:numId w:val="26"/>
        </w:numPr>
        <w:tabs>
          <w:tab w:val="num" w:pos="284"/>
        </w:tabs>
        <w:wordWrap/>
        <w:autoSpaceDE/>
        <w:autoSpaceDN/>
        <w:adjustRightInd w:val="0"/>
        <w:snapToGrid w:val="0"/>
        <w:spacing w:before="60" w:after="60" w:line="360" w:lineRule="auto"/>
        <w:ind w:left="284" w:hanging="284"/>
        <w:rPr>
          <w:ins w:id="517" w:author="Lim YoungHoon" w:date="2023-12-11T03:09:00Z"/>
          <w:rFonts w:ascii="Times New Roman" w:eastAsia="바탕체" w:hAnsi="Times New Roman" w:cs="Times New Roman"/>
          <w:szCs w:val="20"/>
        </w:rPr>
      </w:pPr>
      <w:ins w:id="518" w:author="Lim YoungHoon" w:date="2023-12-11T03:09:00Z">
        <w:r>
          <w:rPr>
            <w:rFonts w:ascii="Times New Roman" w:eastAsia="바탕체" w:hAnsi="Times New Roman" w:cs="Times New Roman" w:hint="eastAsia"/>
            <w:szCs w:val="20"/>
          </w:rPr>
          <w:t>투자자가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동반매도청구권을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행사하고자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하는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경우</w:t>
        </w:r>
        <w:r>
          <w:rPr>
            <w:rFonts w:ascii="Times New Roman" w:eastAsia="바탕체" w:hAnsi="Times New Roman" w:cs="Times New Roman" w:hint="eastAsia"/>
            <w:szCs w:val="20"/>
          </w:rPr>
          <w:t>,</w:t>
        </w:r>
        <w:r>
          <w:rPr>
            <w:rFonts w:ascii="Times New Roman" w:eastAsia="바탕체" w:hAnsi="Times New Roman" w:cs="Times New Roman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이해관계인에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대하여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동반매도청구권을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행사한다는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취지</w:t>
        </w:r>
        <w:r>
          <w:rPr>
            <w:rFonts w:ascii="Times New Roman" w:eastAsia="바탕체" w:hAnsi="Times New Roman" w:cs="Times New Roman" w:hint="eastAsia"/>
            <w:szCs w:val="20"/>
          </w:rPr>
          <w:t>,</w:t>
        </w:r>
        <w:r>
          <w:rPr>
            <w:rFonts w:ascii="Times New Roman" w:eastAsia="바탕체" w:hAnsi="Times New Roman" w:cs="Times New Roman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동반매도주식의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수</w:t>
        </w:r>
        <w:r>
          <w:rPr>
            <w:rFonts w:ascii="Times New Roman" w:eastAsia="바탕체" w:hAnsi="Times New Roman" w:cs="Times New Roman" w:hint="eastAsia"/>
            <w:szCs w:val="20"/>
          </w:rPr>
          <w:t>,</w:t>
        </w:r>
        <w:r>
          <w:rPr>
            <w:rFonts w:ascii="Times New Roman" w:eastAsia="바탕체" w:hAnsi="Times New Roman" w:cs="Times New Roman"/>
            <w:szCs w:val="20"/>
          </w:rPr>
          <w:t xml:space="preserve"> 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동반매도주식의</w:t>
        </w:r>
        <w:r w:rsidR="00072AB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가격</w:t>
        </w:r>
        <w:r w:rsidR="00072AB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등</w:t>
        </w:r>
        <w:r w:rsidR="00072AB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거래조건을</w:t>
        </w:r>
        <w:r w:rsidR="00072AB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기재한</w:t>
        </w:r>
        <w:r w:rsidR="00072AB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서면으로</w:t>
        </w:r>
        <w:r w:rsidR="00072AB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통지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(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이하</w:t>
        </w:r>
        <w:r w:rsidR="00072AB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072AB9">
          <w:rPr>
            <w:rFonts w:ascii="Times New Roman" w:eastAsia="바탕체" w:hAnsi="Times New Roman" w:cs="Times New Roman"/>
            <w:szCs w:val="20"/>
          </w:rPr>
          <w:t>“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동반매도청구권</w:t>
        </w:r>
        <w:r w:rsidR="00072AB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행사통지</w:t>
        </w:r>
        <w:r w:rsidR="00072AB9">
          <w:rPr>
            <w:rFonts w:ascii="Times New Roman" w:eastAsia="바탕체" w:hAnsi="Times New Roman" w:cs="Times New Roman"/>
            <w:szCs w:val="20"/>
          </w:rPr>
          <w:t>”)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를</w:t>
        </w:r>
        <w:r w:rsidR="00072AB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072AB9">
          <w:rPr>
            <w:rFonts w:ascii="Times New Roman" w:eastAsia="바탕체" w:hAnsi="Times New Roman" w:cs="Times New Roman" w:hint="eastAsia"/>
            <w:szCs w:val="20"/>
          </w:rPr>
          <w:t>하여야</w:t>
        </w:r>
        <w:r w:rsidR="00072AB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85E6B">
          <w:rPr>
            <w:rFonts w:ascii="Times New Roman" w:eastAsia="바탕체" w:hAnsi="Times New Roman" w:cs="Times New Roman" w:hint="eastAsia"/>
            <w:szCs w:val="20"/>
          </w:rPr>
          <w:t>한다</w:t>
        </w:r>
        <w:r w:rsidR="00885E6B">
          <w:rPr>
            <w:rFonts w:ascii="Times New Roman" w:eastAsia="바탕체" w:hAnsi="Times New Roman" w:cs="Times New Roman" w:hint="eastAsia"/>
            <w:szCs w:val="20"/>
          </w:rPr>
          <w:t>.</w:t>
        </w:r>
      </w:ins>
    </w:p>
    <w:p w14:paraId="360D042B" w14:textId="49FA5AAB" w:rsidR="00885E6B" w:rsidRDefault="00516A77" w:rsidP="00C5612F">
      <w:pPr>
        <w:widowControl/>
        <w:numPr>
          <w:ilvl w:val="0"/>
          <w:numId w:val="26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ins w:id="519" w:author="Lim YoungHoon" w:date="2023-12-11T03:09:00Z"/>
          <w:rFonts w:ascii="Times New Roman" w:eastAsia="바탕체" w:hAnsi="Times New Roman" w:cs="Times New Roman"/>
          <w:szCs w:val="20"/>
        </w:rPr>
      </w:pPr>
      <w:ins w:id="520" w:author="Lim YoungHoon" w:date="2023-12-11T03:09:00Z">
        <w:r>
          <w:rPr>
            <w:rFonts w:ascii="Times New Roman" w:eastAsia="바탕체" w:hAnsi="Times New Roman" w:cs="Times New Roman" w:hint="eastAsia"/>
            <w:szCs w:val="20"/>
          </w:rPr>
          <w:t>투자자는</w:t>
        </w:r>
        <w:r>
          <w:rPr>
            <w:rFonts w:ascii="Times New Roman" w:eastAsia="바탕체" w:hAnsi="Times New Roman" w:cs="Times New Roman" w:hint="eastAsia"/>
            <w:szCs w:val="20"/>
          </w:rPr>
          <w:t>,</w:t>
        </w:r>
        <w:r>
          <w:rPr>
            <w:rFonts w:ascii="Times New Roman" w:eastAsia="바탕체" w:hAnsi="Times New Roman" w:cs="Times New Roman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주식양수인과의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사이에서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매각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조건이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확정되면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,</w:t>
        </w:r>
        <w:r w:rsidR="00F04C2F">
          <w:rPr>
            <w:rFonts w:ascii="Times New Roman" w:eastAsia="바탕체" w:hAnsi="Times New Roman" w:cs="Times New Roman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이해관계인에게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서명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또는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기명날인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등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동반매도주식의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매각을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위한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주식매매계약의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체결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및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주권의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교부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등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그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거래종결에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필요한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행위의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이행을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요구할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수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있고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,</w:t>
        </w:r>
        <w:r w:rsidR="00F04C2F">
          <w:rPr>
            <w:rFonts w:ascii="Times New Roman" w:eastAsia="바탕체" w:hAnsi="Times New Roman" w:cs="Times New Roman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이해관계인은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이를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이행하여야</w:t>
        </w:r>
        <w:r w:rsidR="00F04C2F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한다</w:t>
        </w:r>
        <w:r w:rsidR="00F04C2F">
          <w:rPr>
            <w:rFonts w:ascii="Times New Roman" w:eastAsia="바탕체" w:hAnsi="Times New Roman" w:cs="Times New Roman" w:hint="eastAsia"/>
            <w:szCs w:val="20"/>
          </w:rPr>
          <w:t>.</w:t>
        </w:r>
        <w:r w:rsidR="00F04C2F">
          <w:rPr>
            <w:rFonts w:ascii="Times New Roman" w:eastAsia="바탕체" w:hAnsi="Times New Roman" w:cs="Times New Roman"/>
            <w:szCs w:val="20"/>
          </w:rPr>
          <w:t xml:space="preserve"> </w:t>
        </w:r>
      </w:ins>
    </w:p>
    <w:p w14:paraId="7221DCFD" w14:textId="12ADFB96" w:rsidR="009F1716" w:rsidRDefault="009F1716" w:rsidP="00C5612F">
      <w:pPr>
        <w:widowControl/>
        <w:numPr>
          <w:ilvl w:val="0"/>
          <w:numId w:val="26"/>
        </w:numPr>
        <w:tabs>
          <w:tab w:val="num" w:pos="284"/>
        </w:tabs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ins w:id="521" w:author="Lim YoungHoon" w:date="2023-12-11T03:09:00Z"/>
          <w:rFonts w:ascii="Times New Roman" w:eastAsia="바탕체" w:hAnsi="Times New Roman" w:cs="Times New Roman"/>
          <w:szCs w:val="20"/>
        </w:rPr>
      </w:pPr>
      <w:ins w:id="522" w:author="Lim YoungHoon" w:date="2023-12-11T03:09:00Z">
        <w:r>
          <w:rPr>
            <w:rFonts w:ascii="Times New Roman" w:eastAsia="바탕체" w:hAnsi="Times New Roman" w:cs="Times New Roman" w:hint="eastAsia"/>
            <w:szCs w:val="20"/>
          </w:rPr>
          <w:t>본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조의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동반매도청구권의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행사에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따라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회사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발행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주식을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양도하는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경우</w:t>
        </w:r>
        <w:r>
          <w:rPr>
            <w:rFonts w:ascii="Times New Roman" w:eastAsia="바탕체" w:hAnsi="Times New Roman" w:cs="Times New Roman" w:hint="eastAsia"/>
            <w:szCs w:val="20"/>
          </w:rPr>
          <w:t>,</w:t>
        </w:r>
        <w:r>
          <w:rPr>
            <w:rFonts w:ascii="Times New Roman" w:eastAsia="바탕체" w:hAnsi="Times New Roman" w:cs="Times New Roman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주식양수인으로부터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지급받게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되는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주식매매대금은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다음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각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항의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순서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및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방법에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따라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배분하다</w:t>
        </w:r>
        <w:r>
          <w:rPr>
            <w:rFonts w:ascii="Times New Roman" w:eastAsia="바탕체" w:hAnsi="Times New Roman" w:cs="Times New Roman" w:hint="eastAsia"/>
            <w:szCs w:val="20"/>
          </w:rPr>
          <w:t>.</w:t>
        </w:r>
        <w:r>
          <w:rPr>
            <w:rFonts w:ascii="Times New Roman" w:eastAsia="바탕체" w:hAnsi="Times New Roman" w:cs="Times New Roman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명확히</w:t>
        </w:r>
        <w:r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>
          <w:rPr>
            <w:rFonts w:ascii="Times New Roman" w:eastAsia="바탕체" w:hAnsi="Times New Roman" w:cs="Times New Roman" w:hint="eastAsia"/>
            <w:szCs w:val="20"/>
          </w:rPr>
          <w:t>하면</w:t>
        </w:r>
        <w:r>
          <w:rPr>
            <w:rFonts w:ascii="Times New Roman" w:eastAsia="바탕체" w:hAnsi="Times New Roman" w:cs="Times New Roman" w:hint="eastAsia"/>
            <w:szCs w:val="20"/>
          </w:rPr>
          <w:t>,</w:t>
        </w:r>
        <w:r>
          <w:rPr>
            <w:rFonts w:ascii="Times New Roman" w:eastAsia="바탕체" w:hAnsi="Times New Roman" w:cs="Times New Roman"/>
            <w:szCs w:val="20"/>
          </w:rPr>
          <w:t xml:space="preserve"> </w:t>
        </w:r>
        <w:r w:rsidR="0010233E">
          <w:rPr>
            <w:rFonts w:ascii="Times New Roman" w:eastAsia="바탕체" w:hAnsi="Times New Roman" w:cs="Times New Roman" w:hint="eastAsia"/>
            <w:szCs w:val="20"/>
          </w:rPr>
          <w:t>특정</w:t>
        </w:r>
        <w:r w:rsidR="0010233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0233E">
          <w:rPr>
            <w:rFonts w:ascii="Times New Roman" w:eastAsia="바탕체" w:hAnsi="Times New Roman" w:cs="Times New Roman" w:hint="eastAsia"/>
            <w:szCs w:val="20"/>
          </w:rPr>
          <w:t>단계에</w:t>
        </w:r>
        <w:r w:rsidR="0010233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0233E">
          <w:rPr>
            <w:rFonts w:ascii="Times New Roman" w:eastAsia="바탕체" w:hAnsi="Times New Roman" w:cs="Times New Roman" w:hint="eastAsia"/>
            <w:szCs w:val="20"/>
          </w:rPr>
          <w:t>따른</w:t>
        </w:r>
        <w:r w:rsidR="0010233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0233E">
          <w:rPr>
            <w:rFonts w:ascii="Times New Roman" w:eastAsia="바탕체" w:hAnsi="Times New Roman" w:cs="Times New Roman" w:hint="eastAsia"/>
            <w:szCs w:val="20"/>
          </w:rPr>
          <w:t>분배</w:t>
        </w:r>
        <w:r w:rsidR="0010233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0233E">
          <w:rPr>
            <w:rFonts w:ascii="Times New Roman" w:eastAsia="바탕체" w:hAnsi="Times New Roman" w:cs="Times New Roman" w:hint="eastAsia"/>
            <w:szCs w:val="20"/>
          </w:rPr>
          <w:t>후</w:t>
        </w:r>
        <w:r w:rsidR="0010233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0233E">
          <w:rPr>
            <w:rFonts w:ascii="Times New Roman" w:eastAsia="바탕체" w:hAnsi="Times New Roman" w:cs="Times New Roman" w:hint="eastAsia"/>
            <w:szCs w:val="20"/>
          </w:rPr>
          <w:t>잔액이</w:t>
        </w:r>
        <w:r w:rsidR="0010233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0233E">
          <w:rPr>
            <w:rFonts w:ascii="Times New Roman" w:eastAsia="바탕체" w:hAnsi="Times New Roman" w:cs="Times New Roman" w:hint="eastAsia"/>
            <w:szCs w:val="20"/>
          </w:rPr>
          <w:t>존재하는</w:t>
        </w:r>
        <w:r w:rsidR="0010233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0233E">
          <w:rPr>
            <w:rFonts w:ascii="Times New Roman" w:eastAsia="바탕체" w:hAnsi="Times New Roman" w:cs="Times New Roman" w:hint="eastAsia"/>
            <w:szCs w:val="20"/>
          </w:rPr>
          <w:t>경우에</w:t>
        </w:r>
        <w:r w:rsidR="0010233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한하여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그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잔액을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다음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단계에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따라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분배하며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,</w:t>
        </w:r>
        <w:r w:rsidR="00D926BE">
          <w:rPr>
            <w:rFonts w:ascii="Times New Roman" w:eastAsia="바탕체" w:hAnsi="Times New Roman" w:cs="Times New Roman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특정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단계에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따른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분배를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완료하기에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매매대금이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부족하거나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잔액이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없는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경우에는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당해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단계에서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매매대금의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전액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또는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잔액을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분배함으로써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매매대금의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분배는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종료된다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(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소위</w:t>
        </w:r>
        <w:r w:rsidR="00D926B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D926BE">
          <w:rPr>
            <w:rFonts w:ascii="Times New Roman" w:eastAsia="바탕체" w:hAnsi="Times New Roman" w:cs="Times New Roman"/>
            <w:szCs w:val="20"/>
          </w:rPr>
          <w:t xml:space="preserve">waterfall 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방식</w:t>
        </w:r>
        <w:r w:rsidR="00D926BE">
          <w:rPr>
            <w:rFonts w:ascii="Times New Roman" w:eastAsia="바탕체" w:hAnsi="Times New Roman" w:cs="Times New Roman" w:hint="eastAsia"/>
            <w:szCs w:val="20"/>
          </w:rPr>
          <w:t>)</w:t>
        </w:r>
        <w:r w:rsidR="00D926BE">
          <w:rPr>
            <w:rFonts w:ascii="Times New Roman" w:eastAsia="바탕체" w:hAnsi="Times New Roman" w:cs="Times New Roman"/>
            <w:szCs w:val="20"/>
          </w:rPr>
          <w:t>.</w:t>
        </w:r>
        <w:r w:rsidR="00F2385C">
          <w:rPr>
            <w:rFonts w:ascii="Times New Roman" w:eastAsia="바탕체" w:hAnsi="Times New Roman" w:cs="Times New Roman"/>
            <w:szCs w:val="20"/>
          </w:rPr>
          <w:t xml:space="preserve"> </w:t>
        </w:r>
        <w:r w:rsidR="00161379">
          <w:rPr>
            <w:rFonts w:ascii="Times New Roman" w:eastAsia="바탕체" w:hAnsi="Times New Roman" w:cs="Times New Roman" w:hint="eastAsia"/>
            <w:szCs w:val="20"/>
          </w:rPr>
          <w:t>단</w:t>
        </w:r>
        <w:r w:rsidR="00161379">
          <w:rPr>
            <w:rFonts w:ascii="Times New Roman" w:eastAsia="바탕체" w:hAnsi="Times New Roman" w:cs="Times New Roman" w:hint="eastAsia"/>
            <w:szCs w:val="20"/>
          </w:rPr>
          <w:t>,</w:t>
        </w:r>
        <w:r w:rsidR="00161379">
          <w:rPr>
            <w:rFonts w:ascii="Times New Roman" w:eastAsia="바탕체" w:hAnsi="Times New Roman" w:cs="Times New Roman"/>
            <w:szCs w:val="20"/>
          </w:rPr>
          <w:t xml:space="preserve"> </w:t>
        </w:r>
        <w:r w:rsidR="00161379">
          <w:rPr>
            <w:rFonts w:ascii="Times New Roman" w:eastAsia="바탕체" w:hAnsi="Times New Roman" w:cs="Times New Roman" w:hint="eastAsia"/>
            <w:szCs w:val="20"/>
          </w:rPr>
          <w:t>제</w:t>
        </w:r>
        <w:r w:rsidR="00161379">
          <w:rPr>
            <w:rFonts w:ascii="Times New Roman" w:eastAsia="바탕체" w:hAnsi="Times New Roman" w:cs="Times New Roman"/>
            <w:szCs w:val="20"/>
          </w:rPr>
          <w:t>1</w:t>
        </w:r>
        <w:r w:rsidR="00161379">
          <w:rPr>
            <w:rFonts w:ascii="Times New Roman" w:eastAsia="바탕체" w:hAnsi="Times New Roman" w:cs="Times New Roman" w:hint="eastAsia"/>
            <w:szCs w:val="20"/>
          </w:rPr>
          <w:t>호에</w:t>
        </w:r>
        <w:r w:rsidR="0016137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61379">
          <w:rPr>
            <w:rFonts w:ascii="Times New Roman" w:eastAsia="바탕체" w:hAnsi="Times New Roman" w:cs="Times New Roman" w:hint="eastAsia"/>
            <w:szCs w:val="20"/>
          </w:rPr>
          <w:t>따라</w:t>
        </w:r>
        <w:r w:rsidR="0016137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61379">
          <w:rPr>
            <w:rFonts w:ascii="Times New Roman" w:eastAsia="바탕체" w:hAnsi="Times New Roman" w:cs="Times New Roman" w:hint="eastAsia"/>
            <w:szCs w:val="20"/>
          </w:rPr>
          <w:t>투자자에게</w:t>
        </w:r>
        <w:r w:rsidR="0016137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61379">
          <w:rPr>
            <w:rFonts w:ascii="Times New Roman" w:eastAsia="바탕체" w:hAnsi="Times New Roman" w:cs="Times New Roman" w:hint="eastAsia"/>
            <w:szCs w:val="20"/>
          </w:rPr>
          <w:t>지급된</w:t>
        </w:r>
        <w:r w:rsidR="0016137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161379">
          <w:rPr>
            <w:rFonts w:ascii="Times New Roman" w:eastAsia="바탕체" w:hAnsi="Times New Roman" w:cs="Times New Roman" w:hint="eastAsia"/>
            <w:szCs w:val="20"/>
          </w:rPr>
          <w:t>금액이</w:t>
        </w:r>
        <w:r w:rsidR="00161379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본건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우선주식의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총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인수대금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및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이에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대하여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연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복리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/>
            <w:szCs w:val="20"/>
          </w:rPr>
          <w:t xml:space="preserve">8%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이자를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합산한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금액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(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이하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/>
            <w:szCs w:val="20"/>
          </w:rPr>
          <w:t>“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목표</w:t>
        </w:r>
        <w:r w:rsidR="00B30FA5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B30FA5">
          <w:rPr>
            <w:rFonts w:ascii="Times New Roman" w:eastAsia="바탕체" w:hAnsi="Times New Roman" w:cs="Times New Roman" w:hint="eastAsia"/>
            <w:szCs w:val="20"/>
          </w:rPr>
          <w:t>회수금액</w:t>
        </w:r>
        <w:r w:rsidR="00B30FA5">
          <w:rPr>
            <w:rFonts w:ascii="Times New Roman" w:eastAsia="바탕체" w:hAnsi="Times New Roman" w:cs="Times New Roman"/>
            <w:szCs w:val="20"/>
          </w:rPr>
          <w:t>”)</w:t>
        </w:r>
        <w:r w:rsidR="0034750E">
          <w:rPr>
            <w:rFonts w:ascii="Times New Roman" w:eastAsia="바탕체" w:hAnsi="Times New Roman" w:cs="Times New Roman"/>
            <w:szCs w:val="20"/>
          </w:rPr>
          <w:t xml:space="preserve"> </w:t>
        </w:r>
        <w:r w:rsidR="0034750E">
          <w:rPr>
            <w:rFonts w:ascii="Times New Roman" w:eastAsia="바탕체" w:hAnsi="Times New Roman" w:cs="Times New Roman" w:hint="eastAsia"/>
            <w:szCs w:val="20"/>
          </w:rPr>
          <w:t>이상인</w:t>
        </w:r>
        <w:r w:rsidR="0034750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4750E">
          <w:rPr>
            <w:rFonts w:ascii="Times New Roman" w:eastAsia="바탕체" w:hAnsi="Times New Roman" w:cs="Times New Roman" w:hint="eastAsia"/>
            <w:szCs w:val="20"/>
          </w:rPr>
          <w:t>경우</w:t>
        </w:r>
        <w:r w:rsidR="0034750E">
          <w:rPr>
            <w:rFonts w:ascii="Times New Roman" w:eastAsia="바탕체" w:hAnsi="Times New Roman" w:cs="Times New Roman" w:hint="eastAsia"/>
            <w:szCs w:val="20"/>
          </w:rPr>
          <w:t>,</w:t>
        </w:r>
        <w:r w:rsidR="0034750E">
          <w:rPr>
            <w:rFonts w:ascii="Times New Roman" w:eastAsia="바탕체" w:hAnsi="Times New Roman" w:cs="Times New Roman"/>
            <w:szCs w:val="20"/>
          </w:rPr>
          <w:t xml:space="preserve"> </w:t>
        </w:r>
        <w:r w:rsidR="0034750E">
          <w:rPr>
            <w:rFonts w:ascii="Times New Roman" w:eastAsia="바탕체" w:hAnsi="Times New Roman" w:cs="Times New Roman" w:hint="eastAsia"/>
            <w:szCs w:val="20"/>
          </w:rPr>
          <w:t>동반매도주식에</w:t>
        </w:r>
        <w:r w:rsidR="0034750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4750E">
          <w:rPr>
            <w:rFonts w:ascii="Times New Roman" w:eastAsia="바탕체" w:hAnsi="Times New Roman" w:cs="Times New Roman" w:hint="eastAsia"/>
            <w:szCs w:val="20"/>
          </w:rPr>
          <w:t>관하여</w:t>
        </w:r>
        <w:r w:rsidR="0034750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4750E">
          <w:rPr>
            <w:rFonts w:ascii="Times New Roman" w:eastAsia="바탕체" w:hAnsi="Times New Roman" w:cs="Times New Roman" w:hint="eastAsia"/>
            <w:szCs w:val="20"/>
          </w:rPr>
          <w:t>주식양수인이</w:t>
        </w:r>
        <w:r w:rsidR="0034750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4750E">
          <w:rPr>
            <w:rFonts w:ascii="Times New Roman" w:eastAsia="바탕체" w:hAnsi="Times New Roman" w:cs="Times New Roman" w:hint="eastAsia"/>
            <w:szCs w:val="20"/>
          </w:rPr>
          <w:t>지급한</w:t>
        </w:r>
        <w:r w:rsidR="0034750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4750E">
          <w:rPr>
            <w:rFonts w:ascii="Times New Roman" w:eastAsia="바탕체" w:hAnsi="Times New Roman" w:cs="Times New Roman" w:hint="eastAsia"/>
            <w:szCs w:val="20"/>
          </w:rPr>
          <w:t>매매대금은</w:t>
        </w:r>
        <w:r w:rsidR="0034750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4750E">
          <w:rPr>
            <w:rFonts w:ascii="Times New Roman" w:eastAsia="바탕체" w:hAnsi="Times New Roman" w:cs="Times New Roman" w:hint="eastAsia"/>
            <w:szCs w:val="20"/>
          </w:rPr>
          <w:t>이해관계인에게</w:t>
        </w:r>
        <w:r w:rsidR="0034750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4750E">
          <w:rPr>
            <w:rFonts w:ascii="Times New Roman" w:eastAsia="바탕체" w:hAnsi="Times New Roman" w:cs="Times New Roman" w:hint="eastAsia"/>
            <w:szCs w:val="20"/>
          </w:rPr>
          <w:t>지급하기로</w:t>
        </w:r>
        <w:r w:rsidR="0034750E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4750E">
          <w:rPr>
            <w:rFonts w:ascii="Times New Roman" w:eastAsia="바탕체" w:hAnsi="Times New Roman" w:cs="Times New Roman" w:hint="eastAsia"/>
            <w:szCs w:val="20"/>
          </w:rPr>
          <w:t>한다</w:t>
        </w:r>
        <w:r w:rsidR="0034750E">
          <w:rPr>
            <w:rFonts w:ascii="Times New Roman" w:eastAsia="바탕체" w:hAnsi="Times New Roman" w:cs="Times New Roman" w:hint="eastAsia"/>
            <w:szCs w:val="20"/>
          </w:rPr>
          <w:t>.</w:t>
        </w:r>
      </w:ins>
    </w:p>
    <w:p w14:paraId="56D860DD" w14:textId="494303AF" w:rsidR="00E049C2" w:rsidRDefault="00575621" w:rsidP="00E049C2">
      <w:pPr>
        <w:pStyle w:val="ad"/>
        <w:widowControl/>
        <w:numPr>
          <w:ilvl w:val="0"/>
          <w:numId w:val="76"/>
        </w:numPr>
        <w:wordWrap/>
        <w:autoSpaceDE/>
        <w:autoSpaceDN/>
        <w:adjustRightInd w:val="0"/>
        <w:snapToGrid w:val="0"/>
        <w:spacing w:after="60" w:line="360" w:lineRule="auto"/>
        <w:ind w:leftChars="0"/>
        <w:rPr>
          <w:ins w:id="523" w:author="Lim YoungHoon" w:date="2023-12-11T03:09:00Z"/>
          <w:rFonts w:ascii="Times New Roman" w:eastAsia="바탕체"/>
          <w:szCs w:val="20"/>
        </w:rPr>
      </w:pPr>
      <w:ins w:id="524" w:author="Lim YoungHoon" w:date="2023-12-11T03:09:00Z">
        <w:r>
          <w:rPr>
            <w:rFonts w:ascii="Times New Roman" w:eastAsia="바탕체" w:hint="eastAsia"/>
            <w:szCs w:val="20"/>
          </w:rPr>
          <w:t>투자자에게</w:t>
        </w:r>
        <w:r>
          <w:rPr>
            <w:rFonts w:ascii="Times New Roman" w:eastAsia="바탕체" w:hint="eastAsia"/>
            <w:szCs w:val="20"/>
          </w:rPr>
          <w:t>,</w:t>
        </w:r>
        <w:r>
          <w:rPr>
            <w:rFonts w:ascii="Times New Roman" w:eastAsia="바탕체"/>
            <w:szCs w:val="20"/>
          </w:rPr>
          <w:t xml:space="preserve"> </w:t>
        </w:r>
        <w:r w:rsidR="00C7138B">
          <w:rPr>
            <w:rFonts w:ascii="Times New Roman" w:eastAsia="바탕체" w:hint="eastAsia"/>
            <w:szCs w:val="20"/>
          </w:rPr>
          <w:t>투자자</w:t>
        </w:r>
        <w:r w:rsidR="00C7138B">
          <w:rPr>
            <w:rFonts w:ascii="Times New Roman" w:eastAsia="바탕체" w:hint="eastAsia"/>
            <w:szCs w:val="20"/>
          </w:rPr>
          <w:t xml:space="preserve"> </w:t>
        </w:r>
        <w:r w:rsidR="00C7138B">
          <w:rPr>
            <w:rFonts w:ascii="Times New Roman" w:eastAsia="바탕체" w:hint="eastAsia"/>
            <w:szCs w:val="20"/>
          </w:rPr>
          <w:t>처분대상주식</w:t>
        </w:r>
        <w:r w:rsidR="00611EA3">
          <w:rPr>
            <w:rFonts w:ascii="Times New Roman" w:eastAsia="바탕체" w:hint="eastAsia"/>
            <w:szCs w:val="20"/>
          </w:rPr>
          <w:t>에</w:t>
        </w:r>
        <w:r w:rsidR="00611EA3">
          <w:rPr>
            <w:rFonts w:ascii="Times New Roman" w:eastAsia="바탕체" w:hint="eastAsia"/>
            <w:szCs w:val="20"/>
          </w:rPr>
          <w:t xml:space="preserve"> </w:t>
        </w:r>
        <w:r w:rsidR="00611EA3">
          <w:rPr>
            <w:rFonts w:ascii="Times New Roman" w:eastAsia="바탕체" w:hint="eastAsia"/>
            <w:szCs w:val="20"/>
          </w:rPr>
          <w:t>관하여</w:t>
        </w:r>
        <w:r w:rsidR="00611EA3">
          <w:rPr>
            <w:rFonts w:ascii="Times New Roman" w:eastAsia="바탕체" w:hint="eastAsia"/>
            <w:szCs w:val="20"/>
          </w:rPr>
          <w:t xml:space="preserve"> </w:t>
        </w:r>
        <w:r w:rsidR="007F6064">
          <w:rPr>
            <w:rFonts w:ascii="Times New Roman" w:eastAsia="바탕체" w:hint="eastAsia"/>
            <w:szCs w:val="20"/>
          </w:rPr>
          <w:t>주식양수인이</w:t>
        </w:r>
        <w:r w:rsidR="007F6064">
          <w:rPr>
            <w:rFonts w:ascii="Times New Roman" w:eastAsia="바탕체" w:hint="eastAsia"/>
            <w:szCs w:val="20"/>
          </w:rPr>
          <w:t xml:space="preserve"> </w:t>
        </w:r>
        <w:r w:rsidR="007F6064">
          <w:rPr>
            <w:rFonts w:ascii="Times New Roman" w:eastAsia="바탕체" w:hint="eastAsia"/>
            <w:szCs w:val="20"/>
          </w:rPr>
          <w:t>지급한</w:t>
        </w:r>
        <w:r w:rsidR="007F6064">
          <w:rPr>
            <w:rFonts w:ascii="Times New Roman" w:eastAsia="바탕체" w:hint="eastAsia"/>
            <w:szCs w:val="20"/>
          </w:rPr>
          <w:t xml:space="preserve"> </w:t>
        </w:r>
        <w:r w:rsidR="007F6064">
          <w:rPr>
            <w:rFonts w:ascii="Times New Roman" w:eastAsia="바탕체" w:hint="eastAsia"/>
            <w:szCs w:val="20"/>
          </w:rPr>
          <w:t>매매대금에</w:t>
        </w:r>
        <w:r w:rsidR="007F6064">
          <w:rPr>
            <w:rFonts w:ascii="Times New Roman" w:eastAsia="바탕체" w:hint="eastAsia"/>
            <w:szCs w:val="20"/>
          </w:rPr>
          <w:t xml:space="preserve"> </w:t>
        </w:r>
        <w:r w:rsidR="007F6064">
          <w:rPr>
            <w:rFonts w:ascii="Times New Roman" w:eastAsia="바탕체" w:hint="eastAsia"/>
            <w:szCs w:val="20"/>
          </w:rPr>
          <w:t>상응하는</w:t>
        </w:r>
        <w:r w:rsidR="007F6064">
          <w:rPr>
            <w:rFonts w:ascii="Times New Roman" w:eastAsia="바탕체" w:hint="eastAsia"/>
            <w:szCs w:val="20"/>
          </w:rPr>
          <w:t xml:space="preserve"> </w:t>
        </w:r>
        <w:r w:rsidR="007F6064">
          <w:rPr>
            <w:rFonts w:ascii="Times New Roman" w:eastAsia="바탕체" w:hint="eastAsia"/>
            <w:szCs w:val="20"/>
          </w:rPr>
          <w:t>금액을</w:t>
        </w:r>
        <w:r w:rsidR="007F6064">
          <w:rPr>
            <w:rFonts w:ascii="Times New Roman" w:eastAsia="바탕체" w:hint="eastAsia"/>
            <w:szCs w:val="20"/>
          </w:rPr>
          <w:t xml:space="preserve"> </w:t>
        </w:r>
        <w:r w:rsidR="007F6064">
          <w:rPr>
            <w:rFonts w:ascii="Times New Roman" w:eastAsia="바탕체" w:hint="eastAsia"/>
            <w:szCs w:val="20"/>
          </w:rPr>
          <w:t>지급</w:t>
        </w:r>
        <w:r w:rsidR="007F6064">
          <w:rPr>
            <w:rFonts w:ascii="Times New Roman" w:eastAsia="바탕체" w:hint="eastAsia"/>
            <w:szCs w:val="20"/>
          </w:rPr>
          <w:t>.</w:t>
        </w:r>
      </w:ins>
    </w:p>
    <w:p w14:paraId="31599B5F" w14:textId="074BAF56" w:rsidR="00611EA3" w:rsidRDefault="0010233E" w:rsidP="00E049C2">
      <w:pPr>
        <w:pStyle w:val="ad"/>
        <w:widowControl/>
        <w:numPr>
          <w:ilvl w:val="0"/>
          <w:numId w:val="76"/>
        </w:numPr>
        <w:wordWrap/>
        <w:autoSpaceDE/>
        <w:autoSpaceDN/>
        <w:adjustRightInd w:val="0"/>
        <w:snapToGrid w:val="0"/>
        <w:spacing w:after="60" w:line="360" w:lineRule="auto"/>
        <w:ind w:leftChars="0"/>
        <w:rPr>
          <w:ins w:id="525" w:author="Lim YoungHoon" w:date="2023-12-11T03:09:00Z"/>
          <w:rFonts w:ascii="Times New Roman" w:eastAsia="바탕체"/>
          <w:szCs w:val="20"/>
        </w:rPr>
      </w:pPr>
      <w:ins w:id="526" w:author="Lim YoungHoon" w:date="2023-12-11T03:09:00Z">
        <w:r>
          <w:rPr>
            <w:rFonts w:ascii="Times New Roman" w:eastAsia="바탕체" w:hint="eastAsia"/>
            <w:szCs w:val="20"/>
          </w:rPr>
          <w:t>투자자에게</w:t>
        </w:r>
        <w:r>
          <w:rPr>
            <w:rFonts w:ascii="Times New Roman" w:eastAsia="바탕체" w:hint="eastAsia"/>
            <w:szCs w:val="20"/>
          </w:rPr>
          <w:t>,</w:t>
        </w:r>
        <w:r w:rsidR="007F6064">
          <w:rPr>
            <w:rFonts w:ascii="Times New Roman" w:eastAsia="바탕체"/>
            <w:szCs w:val="20"/>
          </w:rPr>
          <w:t xml:space="preserve"> </w:t>
        </w:r>
        <w:r w:rsidR="003D74D1">
          <w:rPr>
            <w:rFonts w:ascii="Times New Roman" w:eastAsia="바탕체" w:hint="eastAsia"/>
            <w:szCs w:val="20"/>
          </w:rPr>
          <w:t>제</w:t>
        </w:r>
        <w:r w:rsidR="003D74D1">
          <w:rPr>
            <w:rFonts w:ascii="Times New Roman" w:eastAsia="바탕체" w:hint="eastAsia"/>
            <w:szCs w:val="20"/>
          </w:rPr>
          <w:t>1</w:t>
        </w:r>
        <w:r w:rsidR="003D74D1">
          <w:rPr>
            <w:rFonts w:ascii="Times New Roman" w:eastAsia="바탕체" w:hint="eastAsia"/>
            <w:szCs w:val="20"/>
          </w:rPr>
          <w:t>호에</w:t>
        </w:r>
        <w:r w:rsidR="003D74D1">
          <w:rPr>
            <w:rFonts w:ascii="Times New Roman" w:eastAsia="바탕체" w:hint="eastAsia"/>
            <w:szCs w:val="20"/>
          </w:rPr>
          <w:t xml:space="preserve"> </w:t>
        </w:r>
        <w:r w:rsidR="003D74D1">
          <w:rPr>
            <w:rFonts w:ascii="Times New Roman" w:eastAsia="바탕체" w:hint="eastAsia"/>
            <w:szCs w:val="20"/>
          </w:rPr>
          <w:t>따라</w:t>
        </w:r>
        <w:r w:rsidR="003D74D1">
          <w:rPr>
            <w:rFonts w:ascii="Times New Roman" w:eastAsia="바탕체" w:hint="eastAsia"/>
            <w:szCs w:val="20"/>
          </w:rPr>
          <w:t xml:space="preserve"> </w:t>
        </w:r>
        <w:r w:rsidR="003D74D1">
          <w:rPr>
            <w:rFonts w:ascii="Times New Roman" w:eastAsia="바탕체" w:hint="eastAsia"/>
            <w:szCs w:val="20"/>
          </w:rPr>
          <w:t>투자자에게</w:t>
        </w:r>
        <w:r w:rsidR="003D74D1">
          <w:rPr>
            <w:rFonts w:ascii="Times New Roman" w:eastAsia="바탕체" w:hint="eastAsia"/>
            <w:szCs w:val="20"/>
          </w:rPr>
          <w:t xml:space="preserve"> </w:t>
        </w:r>
        <w:r w:rsidR="003D74D1">
          <w:rPr>
            <w:rFonts w:ascii="Times New Roman" w:eastAsia="바탕체" w:hint="eastAsia"/>
            <w:szCs w:val="20"/>
          </w:rPr>
          <w:t>지급된</w:t>
        </w:r>
        <w:r w:rsidR="003D74D1">
          <w:rPr>
            <w:rFonts w:ascii="Times New Roman" w:eastAsia="바탕체" w:hint="eastAsia"/>
            <w:szCs w:val="20"/>
          </w:rPr>
          <w:t xml:space="preserve"> </w:t>
        </w:r>
        <w:r w:rsidR="003D74D1">
          <w:rPr>
            <w:rFonts w:ascii="Times New Roman" w:eastAsia="바탕체" w:hint="eastAsia"/>
            <w:szCs w:val="20"/>
          </w:rPr>
          <w:t>금액이</w:t>
        </w:r>
        <w:r w:rsidR="003D74D1">
          <w:rPr>
            <w:rFonts w:ascii="Times New Roman" w:eastAsia="바탕체" w:hint="eastAsia"/>
            <w:szCs w:val="20"/>
          </w:rPr>
          <w:t xml:space="preserve"> </w:t>
        </w:r>
        <w:r w:rsidR="0034750E">
          <w:rPr>
            <w:rFonts w:ascii="Times New Roman" w:eastAsia="바탕체" w:hint="eastAsia"/>
            <w:szCs w:val="20"/>
          </w:rPr>
          <w:t>목표</w:t>
        </w:r>
        <w:r w:rsidR="0034750E">
          <w:rPr>
            <w:rFonts w:ascii="Times New Roman" w:eastAsia="바탕체" w:hint="eastAsia"/>
            <w:szCs w:val="20"/>
          </w:rPr>
          <w:t xml:space="preserve"> </w:t>
        </w:r>
        <w:r w:rsidR="0034750E">
          <w:rPr>
            <w:rFonts w:ascii="Times New Roman" w:eastAsia="바탕체" w:hint="eastAsia"/>
            <w:szCs w:val="20"/>
          </w:rPr>
          <w:t>회수금액</w:t>
        </w:r>
        <w:r w:rsidR="00331905">
          <w:rPr>
            <w:rFonts w:ascii="Times New Roman" w:eastAsia="바탕체" w:hint="eastAsia"/>
            <w:szCs w:val="20"/>
          </w:rPr>
          <w:t>에</w:t>
        </w:r>
        <w:r w:rsidR="00331905">
          <w:rPr>
            <w:rFonts w:ascii="Times New Roman" w:eastAsia="바탕체" w:hint="eastAsia"/>
            <w:szCs w:val="20"/>
          </w:rPr>
          <w:t xml:space="preserve"> </w:t>
        </w:r>
        <w:r w:rsidR="00331905">
          <w:rPr>
            <w:rFonts w:ascii="Times New Roman" w:eastAsia="바탕체" w:hint="eastAsia"/>
            <w:szCs w:val="20"/>
          </w:rPr>
          <w:t>미치지</w:t>
        </w:r>
        <w:r w:rsidR="00331905">
          <w:rPr>
            <w:rFonts w:ascii="Times New Roman" w:eastAsia="바탕체" w:hint="eastAsia"/>
            <w:szCs w:val="20"/>
          </w:rPr>
          <w:t xml:space="preserve"> </w:t>
        </w:r>
        <w:r w:rsidR="00331905">
          <w:rPr>
            <w:rFonts w:ascii="Times New Roman" w:eastAsia="바탕체" w:hint="eastAsia"/>
            <w:szCs w:val="20"/>
          </w:rPr>
          <w:t>못하는</w:t>
        </w:r>
        <w:r w:rsidR="00331905">
          <w:rPr>
            <w:rFonts w:ascii="Times New Roman" w:eastAsia="바탕체" w:hint="eastAsia"/>
            <w:szCs w:val="20"/>
          </w:rPr>
          <w:t xml:space="preserve"> </w:t>
        </w:r>
        <w:r w:rsidR="00331905">
          <w:rPr>
            <w:rFonts w:ascii="Times New Roman" w:eastAsia="바탕체" w:hint="eastAsia"/>
            <w:szCs w:val="20"/>
          </w:rPr>
          <w:t>경우</w:t>
        </w:r>
        <w:r w:rsidR="00F2385C">
          <w:rPr>
            <w:rFonts w:ascii="Times New Roman" w:eastAsia="바탕체" w:hint="eastAsia"/>
            <w:szCs w:val="20"/>
          </w:rPr>
          <w:t>,</w:t>
        </w:r>
        <w:r w:rsidR="00331905">
          <w:rPr>
            <w:rFonts w:ascii="Times New Roman" w:eastAsia="바탕체" w:hint="eastAsia"/>
            <w:szCs w:val="20"/>
          </w:rPr>
          <w:t xml:space="preserve"> </w:t>
        </w:r>
        <w:r w:rsidR="00331905">
          <w:rPr>
            <w:rFonts w:ascii="Times New Roman" w:eastAsia="바탕체" w:hint="eastAsia"/>
            <w:szCs w:val="20"/>
          </w:rPr>
          <w:t>동반매도주식에</w:t>
        </w:r>
        <w:r w:rsidR="00331905">
          <w:rPr>
            <w:rFonts w:ascii="Times New Roman" w:eastAsia="바탕체" w:hint="eastAsia"/>
            <w:szCs w:val="20"/>
          </w:rPr>
          <w:t xml:space="preserve"> </w:t>
        </w:r>
        <w:r w:rsidR="00331905">
          <w:rPr>
            <w:rFonts w:ascii="Times New Roman" w:eastAsia="바탕체" w:hint="eastAsia"/>
            <w:szCs w:val="20"/>
          </w:rPr>
          <w:t>관하여</w:t>
        </w:r>
        <w:r w:rsidR="00331905">
          <w:rPr>
            <w:rFonts w:ascii="Times New Roman" w:eastAsia="바탕체" w:hint="eastAsia"/>
            <w:szCs w:val="20"/>
          </w:rPr>
          <w:t xml:space="preserve"> </w:t>
        </w:r>
        <w:r w:rsidR="00331905">
          <w:rPr>
            <w:rFonts w:ascii="Times New Roman" w:eastAsia="바탕체" w:hint="eastAsia"/>
            <w:szCs w:val="20"/>
          </w:rPr>
          <w:t>주식양수인이</w:t>
        </w:r>
        <w:r w:rsidR="00331905">
          <w:rPr>
            <w:rFonts w:ascii="Times New Roman" w:eastAsia="바탕체" w:hint="eastAsia"/>
            <w:szCs w:val="20"/>
          </w:rPr>
          <w:t xml:space="preserve"> </w:t>
        </w:r>
        <w:r w:rsidR="00331905">
          <w:rPr>
            <w:rFonts w:ascii="Times New Roman" w:eastAsia="바탕체" w:hint="eastAsia"/>
            <w:szCs w:val="20"/>
          </w:rPr>
          <w:t>지급한</w:t>
        </w:r>
        <w:r w:rsidR="00331905">
          <w:rPr>
            <w:rFonts w:ascii="Times New Roman" w:eastAsia="바탕체" w:hint="eastAsia"/>
            <w:szCs w:val="20"/>
          </w:rPr>
          <w:t xml:space="preserve"> </w:t>
        </w:r>
        <w:r w:rsidR="003959F9">
          <w:rPr>
            <w:rFonts w:ascii="Times New Roman" w:eastAsia="바탕체" w:hint="eastAsia"/>
            <w:szCs w:val="20"/>
          </w:rPr>
          <w:t>매매대금</w:t>
        </w:r>
        <w:r w:rsidR="003959F9">
          <w:rPr>
            <w:rFonts w:ascii="Times New Roman" w:eastAsia="바탕체" w:hint="eastAsia"/>
            <w:szCs w:val="20"/>
          </w:rPr>
          <w:t xml:space="preserve"> </w:t>
        </w:r>
        <w:r w:rsidR="003959F9">
          <w:rPr>
            <w:rFonts w:ascii="Times New Roman" w:eastAsia="바탕체" w:hint="eastAsia"/>
            <w:szCs w:val="20"/>
          </w:rPr>
          <w:t>중</w:t>
        </w:r>
        <w:r w:rsidR="003959F9">
          <w:rPr>
            <w:rFonts w:ascii="Times New Roman" w:eastAsia="바탕체" w:hint="eastAsia"/>
            <w:szCs w:val="20"/>
          </w:rPr>
          <w:t xml:space="preserve"> </w:t>
        </w:r>
        <w:r w:rsidR="003959F9">
          <w:rPr>
            <w:rFonts w:ascii="Times New Roman" w:eastAsia="바탕체" w:hint="eastAsia"/>
            <w:szCs w:val="20"/>
          </w:rPr>
          <w:t>목표</w:t>
        </w:r>
        <w:r w:rsidR="003959F9">
          <w:rPr>
            <w:rFonts w:ascii="Times New Roman" w:eastAsia="바탕체" w:hint="eastAsia"/>
            <w:szCs w:val="20"/>
          </w:rPr>
          <w:t xml:space="preserve"> </w:t>
        </w:r>
        <w:r w:rsidR="003959F9">
          <w:rPr>
            <w:rFonts w:ascii="Times New Roman" w:eastAsia="바탕체" w:hint="eastAsia"/>
            <w:szCs w:val="20"/>
          </w:rPr>
          <w:t>회수금액을</w:t>
        </w:r>
        <w:r w:rsidR="003959F9">
          <w:rPr>
            <w:rFonts w:ascii="Times New Roman" w:eastAsia="바탕체" w:hint="eastAsia"/>
            <w:szCs w:val="20"/>
          </w:rPr>
          <w:t xml:space="preserve"> </w:t>
        </w:r>
        <w:r w:rsidR="003959F9">
          <w:rPr>
            <w:rFonts w:ascii="Times New Roman" w:eastAsia="바탕체" w:hint="eastAsia"/>
            <w:szCs w:val="20"/>
          </w:rPr>
          <w:t>달성할</w:t>
        </w:r>
        <w:r w:rsidR="003959F9">
          <w:rPr>
            <w:rFonts w:ascii="Times New Roman" w:eastAsia="바탕체" w:hint="eastAsia"/>
            <w:szCs w:val="20"/>
          </w:rPr>
          <w:t xml:space="preserve"> </w:t>
        </w:r>
        <w:r w:rsidR="003959F9">
          <w:rPr>
            <w:rFonts w:ascii="Times New Roman" w:eastAsia="바탕체" w:hint="eastAsia"/>
            <w:szCs w:val="20"/>
          </w:rPr>
          <w:t>수</w:t>
        </w:r>
        <w:r w:rsidR="003959F9">
          <w:rPr>
            <w:rFonts w:ascii="Times New Roman" w:eastAsia="바탕체" w:hint="eastAsia"/>
            <w:szCs w:val="20"/>
          </w:rPr>
          <w:t xml:space="preserve"> </w:t>
        </w:r>
        <w:r w:rsidR="003959F9">
          <w:rPr>
            <w:rFonts w:ascii="Times New Roman" w:eastAsia="바탕체" w:hint="eastAsia"/>
            <w:szCs w:val="20"/>
          </w:rPr>
          <w:t>있도록</w:t>
        </w:r>
        <w:r w:rsidR="003959F9">
          <w:rPr>
            <w:rFonts w:ascii="Times New Roman" w:eastAsia="바탕체" w:hint="eastAsia"/>
            <w:szCs w:val="20"/>
          </w:rPr>
          <w:t xml:space="preserve"> </w:t>
        </w:r>
        <w:r w:rsidR="003959F9">
          <w:rPr>
            <w:rFonts w:ascii="Times New Roman" w:eastAsia="바탕체" w:hint="eastAsia"/>
            <w:szCs w:val="20"/>
          </w:rPr>
          <w:t>하는</w:t>
        </w:r>
        <w:r w:rsidR="003959F9">
          <w:rPr>
            <w:rFonts w:ascii="Times New Roman" w:eastAsia="바탕체" w:hint="eastAsia"/>
            <w:szCs w:val="20"/>
          </w:rPr>
          <w:t xml:space="preserve"> </w:t>
        </w:r>
        <w:r w:rsidR="003959F9">
          <w:rPr>
            <w:rFonts w:ascii="Times New Roman" w:eastAsia="바탕체" w:hint="eastAsia"/>
            <w:szCs w:val="20"/>
          </w:rPr>
          <w:t>금액을</w:t>
        </w:r>
        <w:r w:rsidR="003959F9">
          <w:rPr>
            <w:rFonts w:ascii="Times New Roman" w:eastAsia="바탕체" w:hint="eastAsia"/>
            <w:szCs w:val="20"/>
          </w:rPr>
          <w:t xml:space="preserve"> </w:t>
        </w:r>
        <w:r w:rsidR="003959F9">
          <w:rPr>
            <w:rFonts w:ascii="Times New Roman" w:eastAsia="바탕체" w:hint="eastAsia"/>
            <w:szCs w:val="20"/>
          </w:rPr>
          <w:t>지급</w:t>
        </w:r>
        <w:r w:rsidR="003959F9">
          <w:rPr>
            <w:rFonts w:ascii="Times New Roman" w:eastAsia="바탕체" w:hint="eastAsia"/>
            <w:szCs w:val="20"/>
          </w:rPr>
          <w:t>.</w:t>
        </w:r>
        <w:r w:rsidR="003959F9">
          <w:rPr>
            <w:rFonts w:ascii="Times New Roman" w:eastAsia="바탕체"/>
            <w:szCs w:val="20"/>
          </w:rPr>
          <w:t xml:space="preserve"> </w:t>
        </w:r>
      </w:ins>
    </w:p>
    <w:p w14:paraId="7555A39A" w14:textId="1EDC70A9" w:rsidR="003959F9" w:rsidRPr="00751215" w:rsidRDefault="003959F9" w:rsidP="00751215">
      <w:pPr>
        <w:pStyle w:val="ad"/>
        <w:widowControl/>
        <w:numPr>
          <w:ilvl w:val="0"/>
          <w:numId w:val="76"/>
        </w:numPr>
        <w:wordWrap/>
        <w:autoSpaceDE/>
        <w:autoSpaceDN/>
        <w:adjustRightInd w:val="0"/>
        <w:snapToGrid w:val="0"/>
        <w:spacing w:after="60" w:line="360" w:lineRule="auto"/>
        <w:ind w:leftChars="0"/>
        <w:rPr>
          <w:ins w:id="527" w:author="Lim YoungHoon" w:date="2023-12-11T03:09:00Z"/>
          <w:rFonts w:ascii="Times New Roman" w:eastAsia="바탕체"/>
          <w:szCs w:val="20"/>
        </w:rPr>
      </w:pPr>
      <w:ins w:id="528" w:author="Lim YoungHoon" w:date="2023-12-11T03:09:00Z">
        <w:r>
          <w:rPr>
            <w:rFonts w:ascii="Times New Roman" w:eastAsia="바탕체" w:hint="eastAsia"/>
            <w:szCs w:val="20"/>
          </w:rPr>
          <w:t>이해관계인에게</w:t>
        </w:r>
        <w:r>
          <w:rPr>
            <w:rFonts w:ascii="Times New Roman" w:eastAsia="바탕체" w:hint="eastAsia"/>
            <w:szCs w:val="20"/>
          </w:rPr>
          <w:t>,</w:t>
        </w:r>
        <w:r>
          <w:rPr>
            <w:rFonts w:ascii="Times New Roman" w:eastAsia="바탕체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동반매도주식에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관하여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주식양수인이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지급한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매매대금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중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제</w:t>
        </w:r>
        <w:r w:rsidR="00A7555E">
          <w:rPr>
            <w:rFonts w:ascii="Times New Roman" w:eastAsia="바탕체" w:hint="eastAsia"/>
            <w:szCs w:val="20"/>
          </w:rPr>
          <w:t>2</w:t>
        </w:r>
        <w:r w:rsidR="00A7555E">
          <w:rPr>
            <w:rFonts w:ascii="Times New Roman" w:eastAsia="바탕체" w:hint="eastAsia"/>
            <w:szCs w:val="20"/>
          </w:rPr>
          <w:t>호에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따라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투자자에게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지급한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금액을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공제한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잔액을</w:t>
        </w:r>
        <w:r w:rsidR="00A7555E">
          <w:rPr>
            <w:rFonts w:ascii="Times New Roman" w:eastAsia="바탕체" w:hint="eastAsia"/>
            <w:szCs w:val="20"/>
          </w:rPr>
          <w:t xml:space="preserve"> </w:t>
        </w:r>
        <w:r w:rsidR="00A7555E">
          <w:rPr>
            <w:rFonts w:ascii="Times New Roman" w:eastAsia="바탕체" w:hint="eastAsia"/>
            <w:szCs w:val="20"/>
          </w:rPr>
          <w:t>지급</w:t>
        </w:r>
        <w:r w:rsidR="00A7555E">
          <w:rPr>
            <w:rFonts w:ascii="Times New Roman" w:eastAsia="바탕체" w:hint="eastAsia"/>
            <w:szCs w:val="20"/>
          </w:rPr>
          <w:t>.</w:t>
        </w:r>
        <w:r w:rsidR="00A7555E">
          <w:rPr>
            <w:rFonts w:ascii="Times New Roman" w:eastAsia="바탕체"/>
            <w:szCs w:val="20"/>
          </w:rPr>
          <w:t xml:space="preserve"> </w:t>
        </w:r>
      </w:ins>
    </w:p>
    <w:p w14:paraId="7B26160A" w14:textId="77777777" w:rsidR="007203C4" w:rsidRPr="00571710" w:rsidRDefault="007203C4" w:rsidP="00751215">
      <w:pPr>
        <w:widowControl/>
        <w:wordWrap/>
        <w:autoSpaceDE/>
        <w:autoSpaceDN/>
        <w:adjustRightInd w:val="0"/>
        <w:snapToGrid w:val="0"/>
        <w:spacing w:after="60" w:line="360" w:lineRule="auto"/>
        <w:ind w:left="284"/>
        <w:rPr>
          <w:rFonts w:ascii="Times New Roman" w:eastAsia="바탕체" w:hAnsi="Times New Roman" w:cs="Times New Roman"/>
          <w:b/>
          <w:szCs w:val="20"/>
        </w:rPr>
        <w:pPrChange w:id="529" w:author="Lim YoungHoon" w:date="2023-12-11T03:09:00Z">
          <w:pPr>
            <w:wordWrap/>
            <w:adjustRightInd w:val="0"/>
            <w:snapToGrid w:val="0"/>
            <w:spacing w:after="60" w:line="360" w:lineRule="auto"/>
          </w:pPr>
        </w:pPrChange>
      </w:pPr>
    </w:p>
    <w:p w14:paraId="6B181BFB" w14:textId="08F49808" w:rsidR="00196687" w:rsidRPr="00571710" w:rsidRDefault="00802F73" w:rsidP="00802F7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szCs w:val="20"/>
        </w:rPr>
      </w:pPr>
      <w:bookmarkStart w:id="530" w:name="제21조"/>
      <w:bookmarkEnd w:id="530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이사회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및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주주총회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등</w:t>
      </w:r>
    </w:p>
    <w:p w14:paraId="16F661D3" w14:textId="5167E644" w:rsidR="00196687" w:rsidRPr="00571710" w:rsidRDefault="00196687">
      <w:pPr>
        <w:widowControl/>
        <w:numPr>
          <w:ilvl w:val="0"/>
          <w:numId w:val="71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bCs/>
          <w:kern w:val="0"/>
          <w:szCs w:val="20"/>
        </w:rPr>
      </w:pP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투자자의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요청이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있을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경우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회사는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이사회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="00D861D4" w:rsidRPr="00571710">
        <w:rPr>
          <w:rFonts w:ascii="Times New Roman" w:eastAsia="바탕체" w:hAnsi="Times New Roman" w:cs="Times New Roman"/>
          <w:bCs/>
          <w:color w:val="000000" w:themeColor="text1"/>
          <w:kern w:val="0"/>
          <w:szCs w:val="20"/>
        </w:rPr>
        <w:t>또는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경영협의회를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개최하기로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한다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경영협의회에서는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회사의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대표이사를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포함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영업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기술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재무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담당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임원이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참석하여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회사의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사업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전반에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대해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논의하기로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한다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.</w:t>
      </w:r>
    </w:p>
    <w:p w14:paraId="05139607" w14:textId="77777777" w:rsidR="00196687" w:rsidRPr="00571710" w:rsidRDefault="00196687">
      <w:pPr>
        <w:widowControl/>
        <w:numPr>
          <w:ilvl w:val="0"/>
          <w:numId w:val="71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bCs/>
          <w:kern w:val="0"/>
          <w:szCs w:val="20"/>
        </w:rPr>
      </w:pP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회사는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정기주주총회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이외에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투자자의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주주총회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요청이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있는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경우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상법이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정하는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바에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따라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임시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주주총회의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개최에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필요한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절차를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이행하기로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한다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.</w:t>
      </w:r>
    </w:p>
    <w:p w14:paraId="52C858B9" w14:textId="5851EA7F" w:rsidR="00196687" w:rsidRPr="00571710" w:rsidRDefault="00196687">
      <w:pPr>
        <w:widowControl/>
        <w:numPr>
          <w:ilvl w:val="0"/>
          <w:numId w:val="71"/>
        </w:numPr>
        <w:wordWrap/>
        <w:autoSpaceDE/>
        <w:autoSpaceDN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계약과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회사의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정관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사이에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충돌이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있는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경우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계약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당사자들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사이에서는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계약이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우선하며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회사와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지체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없이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주주총회를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통해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계약에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부합하도록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정관의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개정에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필요한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절차를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이행하여야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한다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또한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추후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계약이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변경되는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경우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동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변경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사항에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따라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정관을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다시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변경하는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것에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필요한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절차를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이행하여야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한다</w:t>
      </w:r>
      <w:r w:rsidRPr="00571710">
        <w:rPr>
          <w:rFonts w:ascii="Times New Roman" w:eastAsia="바탕체" w:hAnsi="Times New Roman" w:cs="Times New Roman"/>
          <w:bCs/>
          <w:kern w:val="0"/>
          <w:szCs w:val="20"/>
        </w:rPr>
        <w:t>.</w:t>
      </w:r>
    </w:p>
    <w:p w14:paraId="6C40688C" w14:textId="77777777" w:rsidR="003C1E45" w:rsidRPr="00571710" w:rsidRDefault="003C1E45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6B00A1E6" w14:textId="2A792F2B" w:rsidR="00196687" w:rsidRPr="00571710" w:rsidRDefault="00802F73" w:rsidP="00802F7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kern w:val="0"/>
          <w:szCs w:val="20"/>
        </w:rPr>
      </w:pPr>
      <w:bookmarkStart w:id="531" w:name="제22조"/>
      <w:bookmarkEnd w:id="531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회계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및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업무감사</w:t>
      </w:r>
      <w:r w:rsidR="000F251D" w:rsidRPr="00571710">
        <w:rPr>
          <w:rFonts w:ascii="Times New Roman" w:eastAsia="바탕체"/>
          <w:b/>
          <w:bCs/>
          <w:kern w:val="0"/>
          <w:szCs w:val="20"/>
        </w:rPr>
        <w:t>,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시정조치</w:t>
      </w:r>
    </w:p>
    <w:p w14:paraId="124FD597" w14:textId="2FDC2237" w:rsidR="00196687" w:rsidRPr="00571710" w:rsidRDefault="00196687">
      <w:pPr>
        <w:numPr>
          <w:ilvl w:val="0"/>
          <w:numId w:val="42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bCs/>
          <w:szCs w:val="20"/>
        </w:rPr>
      </w:pPr>
      <w:r w:rsidRPr="00571710">
        <w:rPr>
          <w:rFonts w:ascii="Times New Roman" w:eastAsia="바탕체" w:hAnsi="Times New Roman" w:cs="Times New Roman"/>
          <w:bCs/>
          <w:szCs w:val="20"/>
        </w:rPr>
        <w:t>회사는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="000F251D" w:rsidRPr="00571710">
        <w:rPr>
          <w:rFonts w:ascii="Times New Roman" w:eastAsia="바탕체" w:hAnsi="Times New Roman" w:cs="Times New Roman"/>
          <w:bCs/>
          <w:szCs w:val="20"/>
        </w:rPr>
        <w:t>[</w:t>
      </w:r>
      <w:r w:rsidRPr="00571710">
        <w:rPr>
          <w:rFonts w:ascii="Times New Roman" w:eastAsia="바탕체" w:hAnsi="Times New Roman" w:cs="Times New Roman"/>
          <w:bCs/>
          <w:color w:val="000000" w:themeColor="text1"/>
          <w:szCs w:val="20"/>
          <w:highlight w:val="red"/>
        </w:rPr>
        <w:t>20</w:t>
      </w:r>
      <w:r w:rsidR="00D861D4" w:rsidRPr="00B72A52">
        <w:rPr>
          <w:rFonts w:ascii="Times New Roman" w:eastAsia="바탕체" w:hAnsi="Times New Roman" w:cs="Times New Roman"/>
          <w:bCs/>
          <w:color w:val="000000" w:themeColor="text1"/>
          <w:szCs w:val="20"/>
          <w:highlight w:val="red"/>
        </w:rPr>
        <w:t>2</w:t>
      </w:r>
      <w:r w:rsidR="00B72A52" w:rsidRPr="00B72A52">
        <w:rPr>
          <w:rFonts w:ascii="Times New Roman" w:eastAsia="바탕체" w:hAnsi="Times New Roman" w:cs="Times New Roman"/>
          <w:bCs/>
          <w:color w:val="000000" w:themeColor="text1"/>
          <w:szCs w:val="20"/>
          <w:highlight w:val="red"/>
        </w:rPr>
        <w:t>3</w:t>
      </w:r>
      <w:r w:rsidR="000F251D" w:rsidRPr="00571710">
        <w:rPr>
          <w:rFonts w:ascii="Times New Roman" w:eastAsia="바탕체" w:hAnsi="Times New Roman" w:cs="Times New Roman"/>
          <w:bCs/>
          <w:color w:val="000000" w:themeColor="text1"/>
          <w:szCs w:val="20"/>
        </w:rPr>
        <w:t>]</w:t>
      </w:r>
      <w:r w:rsidRPr="00571710">
        <w:rPr>
          <w:rFonts w:ascii="Times New Roman" w:eastAsia="바탕체" w:hAnsi="Times New Roman" w:cs="Times New Roman"/>
          <w:bCs/>
          <w:color w:val="000000" w:themeColor="text1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회계연도부터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="00671845">
        <w:rPr>
          <w:rFonts w:ascii="Times New Roman" w:eastAsia="바탕체" w:hAnsi="Times New Roman" w:cs="Times New Roman" w:hint="eastAsia"/>
          <w:bCs/>
          <w:szCs w:val="20"/>
        </w:rPr>
        <w:t>투자자의</w:t>
      </w:r>
      <w:r w:rsidR="00671845">
        <w:rPr>
          <w:rFonts w:ascii="Times New Roman" w:eastAsia="바탕체" w:hAnsi="Times New Roman" w:cs="Times New Roman" w:hint="eastAsia"/>
          <w:bCs/>
          <w:szCs w:val="20"/>
        </w:rPr>
        <w:t xml:space="preserve"> </w:t>
      </w:r>
      <w:r w:rsidR="00671845">
        <w:rPr>
          <w:rFonts w:ascii="Times New Roman" w:eastAsia="바탕체" w:hAnsi="Times New Roman" w:cs="Times New Roman" w:hint="eastAsia"/>
          <w:bCs/>
          <w:szCs w:val="20"/>
        </w:rPr>
        <w:t>서면동의를</w:t>
      </w:r>
      <w:r w:rsidR="00671845">
        <w:rPr>
          <w:rFonts w:ascii="Times New Roman" w:eastAsia="바탕체" w:hAnsi="Times New Roman" w:cs="Times New Roman" w:hint="eastAsia"/>
          <w:bCs/>
          <w:szCs w:val="20"/>
        </w:rPr>
        <w:t xml:space="preserve"> </w:t>
      </w:r>
      <w:r w:rsidR="00671845">
        <w:rPr>
          <w:rFonts w:ascii="Times New Roman" w:eastAsia="바탕체" w:hAnsi="Times New Roman" w:cs="Times New Roman" w:hint="eastAsia"/>
          <w:bCs/>
          <w:szCs w:val="20"/>
        </w:rPr>
        <w:t>받은</w:t>
      </w:r>
      <w:r w:rsidR="00671845">
        <w:rPr>
          <w:rFonts w:ascii="Times New Roman" w:eastAsia="바탕체" w:hAnsi="Times New Roman" w:cs="Times New Roman" w:hint="eastAsia"/>
          <w:bCs/>
          <w:szCs w:val="20"/>
        </w:rPr>
        <w:t xml:space="preserve"> </w:t>
      </w:r>
      <w:r w:rsidR="00671845">
        <w:rPr>
          <w:rFonts w:ascii="Times New Roman" w:eastAsia="바탕체" w:hAnsi="Times New Roman" w:cs="Times New Roman" w:hint="eastAsia"/>
          <w:bCs/>
          <w:szCs w:val="20"/>
        </w:rPr>
        <w:t>회계법인을</w:t>
      </w:r>
      <w:r w:rsidR="00671845">
        <w:rPr>
          <w:rFonts w:ascii="Times New Roman" w:eastAsia="바탕체" w:hAnsi="Times New Roman" w:cs="Times New Roman" w:hint="eastAsia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외부감사인으로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="00671845">
        <w:rPr>
          <w:rFonts w:ascii="Times New Roman" w:eastAsia="바탕체" w:hAnsi="Times New Roman" w:cs="Times New Roman" w:hint="eastAsia"/>
          <w:bCs/>
          <w:szCs w:val="20"/>
        </w:rPr>
        <w:t>선임</w:t>
      </w:r>
      <w:r w:rsidRPr="00571710">
        <w:rPr>
          <w:rFonts w:ascii="Times New Roman" w:eastAsia="바탕체" w:hAnsi="Times New Roman" w:cs="Times New Roman"/>
          <w:bCs/>
          <w:szCs w:val="20"/>
        </w:rPr>
        <w:t>하여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외부감사를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받아야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한다</w:t>
      </w:r>
      <w:r w:rsidRPr="00571710">
        <w:rPr>
          <w:rFonts w:ascii="Times New Roman" w:eastAsia="바탕체" w:hAnsi="Times New Roman" w:cs="Times New Roman"/>
          <w:bCs/>
          <w:szCs w:val="20"/>
        </w:rPr>
        <w:t>.</w:t>
      </w:r>
    </w:p>
    <w:p w14:paraId="1BC1BE07" w14:textId="77777777" w:rsidR="00196687" w:rsidRPr="00571710" w:rsidRDefault="00196687">
      <w:pPr>
        <w:numPr>
          <w:ilvl w:val="0"/>
          <w:numId w:val="42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bCs/>
          <w:szCs w:val="20"/>
        </w:rPr>
      </w:pPr>
      <w:r w:rsidRPr="00571710">
        <w:rPr>
          <w:rFonts w:ascii="Times New Roman" w:eastAsia="바탕체" w:hAnsi="Times New Roman" w:cs="Times New Roman"/>
          <w:bCs/>
          <w:szCs w:val="20"/>
        </w:rPr>
        <w:t>투자자는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회사의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경영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및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재산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상태를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확인하고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계획된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사업의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수행에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대해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투자자의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입장에서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선의의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관리가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필요하다고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판단하는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경우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자신의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직원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또는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외부의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전문가를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파견하여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회사의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회계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및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업무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전반에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관한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조사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및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기타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투자자가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필요하다고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판단하는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업무를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수행하게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할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있고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bCs/>
          <w:szCs w:val="20"/>
        </w:rPr>
        <w:t>회사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및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이에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대하여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성실히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협조하여야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한다</w:t>
      </w:r>
      <w:r w:rsidRPr="00571710">
        <w:rPr>
          <w:rFonts w:ascii="Times New Roman" w:eastAsia="바탕체" w:hAnsi="Times New Roman" w:cs="Times New Roman"/>
          <w:bCs/>
          <w:szCs w:val="20"/>
        </w:rPr>
        <w:t>.</w:t>
      </w:r>
    </w:p>
    <w:p w14:paraId="72A3C08C" w14:textId="77777777" w:rsidR="00196687" w:rsidRPr="00571710" w:rsidRDefault="00196687">
      <w:pPr>
        <w:numPr>
          <w:ilvl w:val="0"/>
          <w:numId w:val="42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bCs/>
          <w:szCs w:val="20"/>
        </w:rPr>
      </w:pPr>
      <w:r w:rsidRPr="00571710">
        <w:rPr>
          <w:rFonts w:ascii="Times New Roman" w:eastAsia="바탕체" w:hAnsi="Times New Roman" w:cs="Times New Roman"/>
          <w:bCs/>
          <w:szCs w:val="20"/>
        </w:rPr>
        <w:t>경영상의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조사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및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감사에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소요되는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비용은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1</w:t>
      </w:r>
      <w:r w:rsidRPr="00571710">
        <w:rPr>
          <w:rFonts w:ascii="Times New Roman" w:eastAsia="바탕체" w:hAnsi="Times New Roman" w:cs="Times New Roman"/>
          <w:bCs/>
          <w:szCs w:val="20"/>
        </w:rPr>
        <w:t>회에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한하여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회사가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부담한다</w:t>
      </w:r>
      <w:r w:rsidRPr="00571710">
        <w:rPr>
          <w:rFonts w:ascii="Times New Roman" w:eastAsia="바탕체" w:hAnsi="Times New Roman" w:cs="Times New Roman"/>
          <w:bCs/>
          <w:szCs w:val="20"/>
        </w:rPr>
        <w:t>.</w:t>
      </w:r>
    </w:p>
    <w:p w14:paraId="077302C5" w14:textId="3FC08079" w:rsidR="00196687" w:rsidRPr="00600528" w:rsidRDefault="00196687">
      <w:pPr>
        <w:numPr>
          <w:ilvl w:val="0"/>
          <w:numId w:val="42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bCs/>
          <w:szCs w:val="20"/>
        </w:rPr>
      </w:pPr>
      <w:r w:rsidRPr="00571710">
        <w:rPr>
          <w:rFonts w:ascii="Times New Roman" w:eastAsia="바탕체" w:hAnsi="Times New Roman" w:cs="Times New Roman"/>
          <w:bCs/>
          <w:szCs w:val="20"/>
        </w:rPr>
        <w:t>투자자는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회사의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경영에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대한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외부감사인의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감사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결과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또는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투자자의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조사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결과에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따라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회사에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일정한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기간을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정하여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그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시정을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요청할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수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있다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bCs/>
          <w:szCs w:val="20"/>
        </w:rPr>
        <w:t>이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경우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회사는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시정을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proofErr w:type="gramStart"/>
      <w:r w:rsidRPr="00571710">
        <w:rPr>
          <w:rFonts w:ascii="Times New Roman" w:eastAsia="바탕체" w:hAnsi="Times New Roman" w:cs="Times New Roman"/>
          <w:bCs/>
          <w:szCs w:val="20"/>
        </w:rPr>
        <w:t>요구</w:t>
      </w:r>
      <w:r w:rsidR="00DE13D2"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받은</w:t>
      </w:r>
      <w:proofErr w:type="gramEnd"/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사항에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대해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정하여진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일정한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기간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내에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시정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조치를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이행하고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그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결과를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투자자에게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서면으로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통지하여야</w:t>
      </w:r>
      <w:r w:rsidRPr="00571710">
        <w:rPr>
          <w:rFonts w:ascii="Times New Roman" w:eastAsia="바탕체" w:hAnsi="Times New Roman" w:cs="Times New Roman"/>
          <w:bCs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bCs/>
          <w:szCs w:val="20"/>
        </w:rPr>
        <w:t>한다</w:t>
      </w:r>
      <w:r w:rsidRPr="00571710">
        <w:rPr>
          <w:rFonts w:ascii="Times New Roman" w:eastAsia="바탕체" w:hAnsi="Times New Roman" w:cs="Times New Roman"/>
          <w:bCs/>
          <w:szCs w:val="20"/>
        </w:rPr>
        <w:t>.</w:t>
      </w:r>
    </w:p>
    <w:p w14:paraId="285E26A8" w14:textId="003C882D" w:rsidR="00B66920" w:rsidRDefault="00B66920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jc w:val="left"/>
        <w:rPr>
          <w:rFonts w:ascii="Times New Roman" w:eastAsia="바탕체" w:hAnsi="Times New Roman" w:cs="Times New Roman"/>
          <w:kern w:val="0"/>
          <w:szCs w:val="20"/>
        </w:rPr>
      </w:pPr>
    </w:p>
    <w:p w14:paraId="2A113AED" w14:textId="06134A4F" w:rsidR="00AD24A0" w:rsidRPr="00571710" w:rsidRDefault="00802F73" w:rsidP="00802F7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szCs w:val="20"/>
        </w:rPr>
      </w:pPr>
      <w:bookmarkStart w:id="532" w:name="제23조"/>
      <w:bookmarkEnd w:id="532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AD24A0" w:rsidRPr="00571710">
        <w:rPr>
          <w:rFonts w:ascii="Times New Roman" w:eastAsia="바탕체"/>
          <w:b/>
          <w:bCs/>
          <w:kern w:val="0"/>
          <w:szCs w:val="20"/>
        </w:rPr>
        <w:t>증자</w:t>
      </w:r>
      <w:r w:rsidR="00AD24A0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AD24A0" w:rsidRPr="00571710">
        <w:rPr>
          <w:rFonts w:ascii="Times New Roman" w:eastAsia="바탕체"/>
          <w:b/>
          <w:bCs/>
          <w:kern w:val="0"/>
          <w:szCs w:val="20"/>
        </w:rPr>
        <w:t>참여의</w:t>
      </w:r>
      <w:r w:rsidR="00AD24A0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AD24A0" w:rsidRPr="00571710">
        <w:rPr>
          <w:rFonts w:ascii="Times New Roman" w:eastAsia="바탕체"/>
          <w:b/>
          <w:bCs/>
          <w:kern w:val="0"/>
          <w:szCs w:val="20"/>
        </w:rPr>
        <w:t>우선권에</w:t>
      </w:r>
      <w:r w:rsidR="00AD24A0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AD24A0" w:rsidRPr="00571710">
        <w:rPr>
          <w:rFonts w:ascii="Times New Roman" w:eastAsia="바탕체"/>
          <w:b/>
          <w:bCs/>
          <w:kern w:val="0"/>
          <w:szCs w:val="20"/>
        </w:rPr>
        <w:t>관한</w:t>
      </w:r>
      <w:r w:rsidR="00AD24A0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AD24A0" w:rsidRPr="00571710">
        <w:rPr>
          <w:rFonts w:ascii="Times New Roman" w:eastAsia="바탕체"/>
          <w:b/>
          <w:bCs/>
          <w:kern w:val="0"/>
          <w:szCs w:val="20"/>
        </w:rPr>
        <w:t>사항</w:t>
      </w:r>
    </w:p>
    <w:p w14:paraId="720E552F" w14:textId="77777777" w:rsidR="00AD24A0" w:rsidRPr="00571710" w:rsidRDefault="00AD24A0" w:rsidP="00AD24A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유상증자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실시하여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지분증권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지분증권은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주식연계사채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자배정의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포함한다</w:t>
      </w:r>
      <w:r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투자자는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지분증권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결의일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전일을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기준으로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산정한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지분비율에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지분증권을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보다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인수하거나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매입할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287DBBF9" w14:textId="5921ACEF" w:rsidR="00B66920" w:rsidRDefault="00B66920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jc w:val="left"/>
        <w:rPr>
          <w:rFonts w:ascii="Times New Roman" w:eastAsia="바탕체" w:hAnsi="Times New Roman" w:cs="Times New Roman"/>
          <w:kern w:val="0"/>
          <w:szCs w:val="20"/>
        </w:rPr>
      </w:pPr>
    </w:p>
    <w:p w14:paraId="7BF43F9C" w14:textId="77777777" w:rsidR="00AD24A0" w:rsidRPr="00571710" w:rsidRDefault="00AD24A0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jc w:val="left"/>
        <w:rPr>
          <w:rFonts w:ascii="Times New Roman" w:eastAsia="바탕체" w:hAnsi="Times New Roman" w:cs="Times New Roman"/>
          <w:kern w:val="0"/>
          <w:szCs w:val="20"/>
        </w:rPr>
      </w:pPr>
    </w:p>
    <w:p w14:paraId="623DFBBB" w14:textId="77777777" w:rsidR="00196687" w:rsidRPr="000A3FA0" w:rsidRDefault="00196687" w:rsidP="000A3FA0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outlineLvl w:val="0"/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</w:pPr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제</w:t>
      </w:r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4</w:t>
      </w:r>
      <w:proofErr w:type="gramStart"/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장</w:t>
      </w:r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  </w:t>
      </w:r>
      <w:proofErr w:type="spellStart"/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거래완결</w:t>
      </w:r>
      <w:proofErr w:type="spellEnd"/>
      <w:proofErr w:type="gramEnd"/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후</w:t>
      </w:r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지분의</w:t>
      </w:r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처분에</w:t>
      </w:r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관한</w:t>
      </w:r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0A3FA0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사항</w:t>
      </w:r>
    </w:p>
    <w:p w14:paraId="7EEF2FAA" w14:textId="77777777" w:rsidR="00196687" w:rsidRPr="00571710" w:rsidRDefault="00196687" w:rsidP="00DE455B">
      <w:pPr>
        <w:widowControl/>
        <w:wordWrap/>
        <w:autoSpaceDE/>
        <w:autoSpaceDN/>
        <w:adjustRightInd w:val="0"/>
        <w:snapToGrid w:val="0"/>
        <w:spacing w:after="60" w:line="360" w:lineRule="auto"/>
        <w:jc w:val="left"/>
        <w:rPr>
          <w:rFonts w:ascii="Times New Roman" w:eastAsia="바탕체" w:hAnsi="Times New Roman" w:cs="Times New Roman"/>
          <w:kern w:val="0"/>
          <w:szCs w:val="20"/>
        </w:rPr>
      </w:pPr>
    </w:p>
    <w:p w14:paraId="39047AD4" w14:textId="7CEDC83C" w:rsidR="00196687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szCs w:val="20"/>
        </w:rPr>
      </w:pPr>
      <w:bookmarkStart w:id="533" w:name="제24조"/>
      <w:bookmarkEnd w:id="533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투자자의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주식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처분</w:t>
      </w:r>
    </w:p>
    <w:p w14:paraId="7BE8EA68" w14:textId="4252284C" w:rsidR="00196687" w:rsidRPr="00571710" w:rsidRDefault="00196687">
      <w:pPr>
        <w:numPr>
          <w:ilvl w:val="0"/>
          <w:numId w:val="29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투자자는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842B0">
        <w:rPr>
          <w:rFonts w:ascii="Times New Roman" w:eastAsia="바탕체" w:hAnsi="Times New Roman" w:cs="Times New Roman" w:hint="eastAsia"/>
          <w:szCs w:val="20"/>
        </w:rPr>
        <w:t>본건</w:t>
      </w:r>
      <w:r w:rsidR="001842B0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842B0">
        <w:rPr>
          <w:rFonts w:ascii="Times New Roman" w:eastAsia="바탕체" w:hAnsi="Times New Roman" w:cs="Times New Roman" w:hint="eastAsia"/>
          <w:szCs w:val="20"/>
        </w:rPr>
        <w:t>우선주식</w:t>
      </w:r>
      <w:r w:rsidR="001842B0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842B0">
        <w:rPr>
          <w:rFonts w:ascii="Times New Roman" w:eastAsia="바탕체" w:hAnsi="Times New Roman" w:cs="Times New Roman" w:hint="eastAsia"/>
          <w:szCs w:val="20"/>
        </w:rPr>
        <w:t>발행일</w:t>
      </w:r>
      <w:r w:rsidR="001842B0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842B0">
        <w:rPr>
          <w:rFonts w:ascii="Times New Roman" w:eastAsia="바탕체" w:hAnsi="Times New Roman" w:cs="Times New Roman" w:hint="eastAsia"/>
          <w:szCs w:val="20"/>
        </w:rPr>
        <w:t>보유하게</w:t>
      </w:r>
      <w:r w:rsidR="001842B0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842B0">
        <w:rPr>
          <w:rFonts w:ascii="Times New Roman" w:eastAsia="바탕체" w:hAnsi="Times New Roman" w:cs="Times New Roman" w:hint="eastAsia"/>
          <w:szCs w:val="20"/>
        </w:rPr>
        <w:t>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자유로이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처분할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요청에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명의개서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권리이전에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필요한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절차를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즉시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이행하여야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31759E5B" w14:textId="77777777" w:rsidR="00196687" w:rsidRPr="00571710" w:rsidRDefault="00196687">
      <w:pPr>
        <w:numPr>
          <w:ilvl w:val="0"/>
          <w:numId w:val="29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>항에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지분의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처분을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IR</w:t>
      </w:r>
      <w:r w:rsidRPr="00571710">
        <w:rPr>
          <w:rFonts w:ascii="Times New Roman" w:eastAsia="바탕체" w:hAnsi="Times New Roman" w:cs="Times New Roman"/>
          <w:szCs w:val="20"/>
        </w:rPr>
        <w:t>자료를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요청하는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응할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의무가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0848C53B" w14:textId="77777777" w:rsidR="00196687" w:rsidRPr="00571710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6AC31670" w14:textId="2398569F" w:rsidR="00196687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szCs w:val="20"/>
        </w:rPr>
      </w:pPr>
      <w:bookmarkStart w:id="534" w:name="제25조"/>
      <w:bookmarkEnd w:id="534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이해관계인의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주식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처분</w:t>
      </w:r>
    </w:p>
    <w:p w14:paraId="5940B4C2" w14:textId="3659A8AF" w:rsidR="00196687" w:rsidRPr="00571710" w:rsidRDefault="00196687">
      <w:pPr>
        <w:numPr>
          <w:ilvl w:val="0"/>
          <w:numId w:val="44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trike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이해관계인</w:t>
      </w:r>
      <w:r w:rsidR="001842B0">
        <w:rPr>
          <w:rFonts w:ascii="Times New Roman" w:eastAsia="바탕체" w:hAnsi="Times New Roman" w:cs="Times New Roman" w:hint="eastAsia"/>
          <w:szCs w:val="20"/>
        </w:rPr>
        <w:t>은</w:t>
      </w:r>
      <w:r w:rsidR="001842B0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842B0">
        <w:rPr>
          <w:rFonts w:ascii="Times New Roman" w:eastAsia="바탕체" w:hAnsi="Times New Roman" w:cs="Times New Roman" w:hint="eastAsia"/>
          <w:szCs w:val="20"/>
        </w:rPr>
        <w:t>투자자의</w:t>
      </w:r>
      <w:r w:rsidR="001842B0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842B0">
        <w:rPr>
          <w:rFonts w:ascii="Times New Roman" w:eastAsia="바탕체" w:hAnsi="Times New Roman" w:cs="Times New Roman" w:hint="eastAsia"/>
          <w:szCs w:val="20"/>
        </w:rPr>
        <w:t>사전</w:t>
      </w:r>
      <w:r w:rsidR="001842B0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842B0">
        <w:rPr>
          <w:rFonts w:ascii="Times New Roman" w:eastAsia="바탕체" w:hAnsi="Times New Roman" w:cs="Times New Roman" w:hint="eastAsia"/>
          <w:szCs w:val="20"/>
        </w:rPr>
        <w:t>서면동의</w:t>
      </w:r>
      <w:r w:rsidR="001842B0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842B0">
        <w:rPr>
          <w:rFonts w:ascii="Times New Roman" w:eastAsia="바탕체" w:hAnsi="Times New Roman" w:cs="Times New Roman" w:hint="eastAsia"/>
          <w:szCs w:val="20"/>
        </w:rPr>
        <w:t>없이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del w:id="535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>보유</w:delText>
        </w:r>
      </w:del>
      <w:ins w:id="536" w:author="Lim YoungHoon" w:date="2023-12-11T03:09:00Z">
        <w:r w:rsidR="005E39D6">
          <w:rPr>
            <w:rFonts w:ascii="Times New Roman" w:eastAsia="바탕체" w:hAnsi="Times New Roman" w:cs="Times New Roman" w:hint="eastAsia"/>
            <w:szCs w:val="20"/>
          </w:rPr>
          <w:t>자신이</w:t>
        </w:r>
        <w:r w:rsidR="005E39D6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571710">
          <w:rPr>
            <w:rFonts w:ascii="Times New Roman" w:eastAsia="바탕체" w:hAnsi="Times New Roman" w:cs="Times New Roman"/>
            <w:szCs w:val="20"/>
          </w:rPr>
          <w:t>보유</w:t>
        </w:r>
        <w:r w:rsidR="005E39D6">
          <w:rPr>
            <w:rFonts w:ascii="Times New Roman" w:eastAsia="바탕체" w:hAnsi="Times New Roman" w:cs="Times New Roman" w:hint="eastAsia"/>
            <w:szCs w:val="20"/>
          </w:rPr>
          <w:t>하는</w:t>
        </w:r>
        <w:r w:rsidR="005E39D6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E39D6">
          <w:rPr>
            <w:rFonts w:ascii="Times New Roman" w:eastAsia="바탕체" w:hAnsi="Times New Roman" w:cs="Times New Roman" w:hint="eastAsia"/>
            <w:szCs w:val="20"/>
          </w:rPr>
          <w:t>회사</w:t>
        </w:r>
        <w:r w:rsidR="005E39D6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5E39D6">
          <w:rPr>
            <w:rFonts w:ascii="Times New Roman" w:eastAsia="바탕체" w:hAnsi="Times New Roman" w:cs="Times New Roman" w:hint="eastAsia"/>
            <w:szCs w:val="20"/>
          </w:rPr>
          <w:t>발행</w:t>
        </w:r>
      </w:ins>
      <w:r w:rsidR="001842B0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ins w:id="537" w:author="Lim YoungHoon" w:date="2023-12-11T03:09:00Z">
        <w:r w:rsidR="005E39D6">
          <w:rPr>
            <w:rFonts w:ascii="Times New Roman" w:eastAsia="바탕체" w:hAnsi="Times New Roman" w:cs="Times New Roman" w:hint="eastAsia"/>
            <w:szCs w:val="20"/>
          </w:rPr>
          <w:t>제</w:t>
        </w:r>
        <w:r w:rsidR="005E39D6">
          <w:rPr>
            <w:rFonts w:ascii="Times New Roman" w:eastAsia="바탕체" w:hAnsi="Times New Roman" w:cs="Times New Roman" w:hint="eastAsia"/>
            <w:szCs w:val="20"/>
          </w:rPr>
          <w:t>3</w:t>
        </w:r>
        <w:r w:rsidR="005E39D6">
          <w:rPr>
            <w:rFonts w:ascii="Times New Roman" w:eastAsia="바탕체" w:hAnsi="Times New Roman" w:cs="Times New Roman" w:hint="eastAsia"/>
            <w:szCs w:val="20"/>
          </w:rPr>
          <w:t>자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[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본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계약에서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제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3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자라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함은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본인의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특수관계인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(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본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계약에서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특수관계인이라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함은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금융회사의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지배구조에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관한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법률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시행령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제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3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조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제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1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항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각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호에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따른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특수관계인을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말함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.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이하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동일함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)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및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대상회사의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다른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주주를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포함함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.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이하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 xml:space="preserve"> 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동일함</w:t>
        </w:r>
        <w:r w:rsidR="005E39D6" w:rsidRPr="005E39D6">
          <w:rPr>
            <w:rFonts w:ascii="Times New Roman" w:eastAsia="바탕체" w:hAnsi="Times New Roman" w:cs="Times New Roman"/>
            <w:szCs w:val="20"/>
          </w:rPr>
          <w:t>]</w:t>
        </w:r>
        <w:r w:rsidR="005E39D6">
          <w:rPr>
            <w:rFonts w:ascii="Times New Roman" w:eastAsia="바탕체" w:hAnsi="Times New Roman" w:cs="Times New Roman" w:hint="eastAsia"/>
            <w:szCs w:val="20"/>
          </w:rPr>
          <w:t>에게</w:t>
        </w:r>
        <w:r w:rsidR="005E39D6">
          <w:rPr>
            <w:rFonts w:ascii="Times New Roman" w:eastAsia="바탕체" w:hAnsi="Times New Roman" w:cs="Times New Roman" w:hint="eastAsia"/>
            <w:szCs w:val="20"/>
          </w:rPr>
          <w:t xml:space="preserve"> </w:t>
        </w:r>
      </w:ins>
      <w:r w:rsidRPr="00571710">
        <w:rPr>
          <w:rFonts w:ascii="Times New Roman" w:eastAsia="바탕체" w:hAnsi="Times New Roman" w:cs="Times New Roman"/>
          <w:szCs w:val="20"/>
        </w:rPr>
        <w:t>처분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양도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이전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매각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담보</w:t>
      </w:r>
      <w:r w:rsidR="00D96D0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제공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</w:t>
      </w:r>
      <w:r w:rsidR="00D96D02" w:rsidRPr="00571710">
        <w:rPr>
          <w:rFonts w:ascii="Times New Roman" w:eastAsia="바탕체" w:hAnsi="Times New Roman" w:cs="Times New Roman"/>
          <w:szCs w:val="20"/>
        </w:rPr>
        <w:t>을</w:t>
      </w:r>
      <w:r w:rsidR="00D96D0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D96D02" w:rsidRPr="00571710">
        <w:rPr>
          <w:rFonts w:ascii="Times New Roman" w:eastAsia="바탕체" w:hAnsi="Times New Roman" w:cs="Times New Roman"/>
          <w:szCs w:val="20"/>
        </w:rPr>
        <w:t>포함한다</w:t>
      </w:r>
      <w:r w:rsidRPr="00571710">
        <w:rPr>
          <w:rFonts w:ascii="Times New Roman" w:eastAsia="바탕체" w:hAnsi="Times New Roman" w:cs="Times New Roman"/>
          <w:szCs w:val="20"/>
        </w:rPr>
        <w:t>)</w:t>
      </w:r>
      <w:r w:rsidR="001842B0">
        <w:rPr>
          <w:rFonts w:ascii="Times New Roman" w:eastAsia="바탕체" w:hAnsi="Times New Roman" w:cs="Times New Roman" w:hint="eastAsia"/>
          <w:szCs w:val="20"/>
        </w:rPr>
        <w:t>하여서는</w:t>
      </w:r>
      <w:r w:rsidR="001842B0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842B0">
        <w:rPr>
          <w:rFonts w:ascii="Times New Roman" w:eastAsia="바탕체" w:hAnsi="Times New Roman" w:cs="Times New Roman" w:hint="eastAsia"/>
          <w:szCs w:val="20"/>
        </w:rPr>
        <w:t>아니</w:t>
      </w:r>
      <w:r w:rsidR="001842B0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842B0">
        <w:rPr>
          <w:rFonts w:ascii="Times New Roman" w:eastAsia="바탕체" w:hAnsi="Times New Roman" w:cs="Times New Roman" w:hint="eastAsia"/>
          <w:szCs w:val="20"/>
        </w:rPr>
        <w:t>된다</w:t>
      </w:r>
      <w:r w:rsidR="001842B0">
        <w:rPr>
          <w:rFonts w:ascii="Times New Roman" w:eastAsia="바탕체" w:hAnsi="Times New Roman" w:cs="Times New Roman" w:hint="eastAsia"/>
          <w:szCs w:val="20"/>
        </w:rPr>
        <w:t>.</w:t>
      </w:r>
    </w:p>
    <w:p w14:paraId="17931BE6" w14:textId="1555AB0D" w:rsidR="004A65FF" w:rsidRPr="004A65FF" w:rsidRDefault="004A65FF" w:rsidP="00423895">
      <w:pPr>
        <w:numPr>
          <w:ilvl w:val="0"/>
          <w:numId w:val="44"/>
        </w:numPr>
        <w:wordWrap/>
        <w:adjustRightInd w:val="0"/>
        <w:snapToGrid w:val="0"/>
        <w:spacing w:after="60" w:line="360" w:lineRule="auto"/>
        <w:ind w:left="284" w:hanging="284"/>
        <w:rPr>
          <w:ins w:id="538" w:author="Lim YoungHoon" w:date="2023-12-11T03:09:00Z"/>
          <w:rFonts w:ascii="Times New Roman" w:eastAsia="바탕체" w:hAnsi="Times New Roman" w:cs="Times New Roman"/>
          <w:strike/>
          <w:szCs w:val="20"/>
        </w:rPr>
      </w:pPr>
      <w:ins w:id="539" w:author="Lim YoungHoon" w:date="2023-12-11T03:09:00Z">
        <w:r w:rsidRPr="004A65FF">
          <w:rPr>
            <w:rFonts w:ascii="Times New Roman" w:eastAsia="바탕체" w:hAnsi="Times New Roman" w:cs="Times New Roman" w:hint="eastAsia"/>
            <w:szCs w:val="20"/>
          </w:rPr>
          <w:t>이해관계인은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="00223531">
          <w:rPr>
            <w:rFonts w:ascii="Times New Roman" w:eastAsia="바탕체" w:hAnsi="Times New Roman" w:cs="Times New Roman" w:hint="eastAsia"/>
            <w:szCs w:val="20"/>
          </w:rPr>
          <w:t>회사</w:t>
        </w:r>
        <w:r w:rsidR="00223531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223531">
          <w:rPr>
            <w:rFonts w:ascii="Times New Roman" w:eastAsia="바탕체" w:hAnsi="Times New Roman" w:cs="Times New Roman" w:hint="eastAsia"/>
            <w:szCs w:val="20"/>
          </w:rPr>
          <w:t>발행</w:t>
        </w:r>
        <w:r w:rsidR="00223531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223531">
          <w:rPr>
            <w:rFonts w:ascii="Times New Roman" w:eastAsia="바탕체" w:hAnsi="Times New Roman" w:cs="Times New Roman" w:hint="eastAsia"/>
            <w:szCs w:val="20"/>
          </w:rPr>
          <w:t>주식의</w:t>
        </w:r>
        <w:r w:rsidR="00223531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223531">
          <w:rPr>
            <w:rFonts w:ascii="Times New Roman" w:eastAsia="바탕체" w:hAnsi="Times New Roman" w:cs="Times New Roman" w:hint="eastAsia"/>
            <w:szCs w:val="20"/>
          </w:rPr>
          <w:t>처분을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위한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계약체결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예정일로부터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="00223531" w:rsidRPr="00223531">
          <w:rPr>
            <w:rFonts w:ascii="Times New Roman" w:eastAsia="바탕체" w:hAnsi="Times New Roman" w:cs="Times New Roman"/>
            <w:szCs w:val="20"/>
            <w:highlight w:val="red"/>
          </w:rPr>
          <w:t>[</w:t>
        </w:r>
        <w:r w:rsidRPr="00223531">
          <w:rPr>
            <w:rFonts w:ascii="Times New Roman" w:eastAsia="바탕체" w:hAnsi="Times New Roman" w:cs="Times New Roman"/>
            <w:szCs w:val="20"/>
            <w:highlight w:val="red"/>
          </w:rPr>
          <w:t>30</w:t>
        </w:r>
        <w:r w:rsidR="00223531" w:rsidRPr="00223531">
          <w:rPr>
            <w:rFonts w:ascii="Times New Roman" w:eastAsia="바탕체" w:hAnsi="Times New Roman" w:cs="Times New Roman"/>
            <w:szCs w:val="20"/>
            <w:highlight w:val="red"/>
          </w:rPr>
          <w:t>]</w:t>
        </w:r>
        <w:r w:rsidRPr="004A65FF">
          <w:rPr>
            <w:rFonts w:ascii="Times New Roman" w:eastAsia="바탕체" w:hAnsi="Times New Roman" w:cs="Times New Roman"/>
            <w:szCs w:val="20"/>
          </w:rPr>
          <w:t>일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이전까지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, </w:t>
        </w:r>
        <w:r w:rsidR="00223531">
          <w:rPr>
            <w:rFonts w:ascii="Times New Roman" w:eastAsia="바탕체" w:hAnsi="Times New Roman" w:cs="Times New Roman" w:hint="eastAsia"/>
            <w:szCs w:val="20"/>
          </w:rPr>
          <w:t>처분</w:t>
        </w:r>
        <w:r w:rsidRPr="004A65FF">
          <w:rPr>
            <w:rFonts w:ascii="Times New Roman" w:eastAsia="바탕체" w:hAnsi="Times New Roman" w:cs="Times New Roman"/>
            <w:szCs w:val="20"/>
          </w:rPr>
          <w:t>의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구체적인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조건</w:t>
        </w:r>
        <w:r w:rsidRPr="004A65FF">
          <w:rPr>
            <w:rFonts w:ascii="Times New Roman" w:eastAsia="바탕체" w:hAnsi="Times New Roman" w:cs="Times New Roman"/>
            <w:szCs w:val="20"/>
          </w:rPr>
          <w:t>(</w:t>
        </w:r>
        <w:r w:rsidRPr="004A65FF">
          <w:rPr>
            <w:rFonts w:ascii="Times New Roman" w:eastAsia="바탕체" w:hAnsi="Times New Roman" w:cs="Times New Roman"/>
            <w:szCs w:val="20"/>
          </w:rPr>
          <w:t>매각의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경우에는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처분희망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주식수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, </w:t>
        </w:r>
        <w:r w:rsidRPr="004A65FF">
          <w:rPr>
            <w:rFonts w:ascii="Times New Roman" w:eastAsia="바탕체" w:hAnsi="Times New Roman" w:cs="Times New Roman"/>
            <w:szCs w:val="20"/>
          </w:rPr>
          <w:t>상대방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, </w:t>
        </w:r>
        <w:r w:rsidRPr="004A65FF">
          <w:rPr>
            <w:rFonts w:ascii="Times New Roman" w:eastAsia="바탕체" w:hAnsi="Times New Roman" w:cs="Times New Roman"/>
            <w:szCs w:val="20"/>
          </w:rPr>
          <w:t>주당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매매대금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, </w:t>
        </w:r>
        <w:r w:rsidRPr="004A65FF">
          <w:rPr>
            <w:rFonts w:ascii="Times New Roman" w:eastAsia="바탕체" w:hAnsi="Times New Roman" w:cs="Times New Roman"/>
            <w:szCs w:val="20"/>
          </w:rPr>
          <w:t>계약체결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예정일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, </w:t>
        </w:r>
        <w:r w:rsidRPr="004A65FF">
          <w:rPr>
            <w:rFonts w:ascii="Times New Roman" w:eastAsia="바탕체" w:hAnsi="Times New Roman" w:cs="Times New Roman"/>
            <w:szCs w:val="20"/>
          </w:rPr>
          <w:t>매매대금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지급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예정일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, </w:t>
        </w:r>
        <w:proofErr w:type="spellStart"/>
        <w:r w:rsidRPr="004A65FF">
          <w:rPr>
            <w:rFonts w:ascii="Times New Roman" w:eastAsia="바탕체" w:hAnsi="Times New Roman" w:cs="Times New Roman"/>
            <w:szCs w:val="20"/>
          </w:rPr>
          <w:t>그밖에</w:t>
        </w:r>
        <w:proofErr w:type="spellEnd"/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주요한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계약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조건을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의미함</w:t>
        </w:r>
        <w:r w:rsidRPr="004A65FF">
          <w:rPr>
            <w:rFonts w:ascii="Times New Roman" w:eastAsia="바탕체" w:hAnsi="Times New Roman" w:cs="Times New Roman"/>
            <w:szCs w:val="20"/>
          </w:rPr>
          <w:t>)</w:t>
        </w:r>
        <w:r w:rsidRPr="004A65FF">
          <w:rPr>
            <w:rFonts w:ascii="Times New Roman" w:eastAsia="바탕체" w:hAnsi="Times New Roman" w:cs="Times New Roman"/>
            <w:szCs w:val="20"/>
          </w:rPr>
          <w:t>을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기재하여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투자자에게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통지로써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, </w:t>
        </w:r>
        <w:r w:rsidRPr="004A65FF">
          <w:rPr>
            <w:rFonts w:ascii="Times New Roman" w:eastAsia="바탕체" w:hAnsi="Times New Roman" w:cs="Times New Roman"/>
            <w:szCs w:val="20"/>
          </w:rPr>
          <w:t>투자자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proofErr w:type="spellStart"/>
        <w:r w:rsidRPr="004A65FF">
          <w:rPr>
            <w:rFonts w:ascii="Times New Roman" w:eastAsia="바탕체" w:hAnsi="Times New Roman" w:cs="Times New Roman"/>
            <w:szCs w:val="20"/>
          </w:rPr>
          <w:t>측에게</w:t>
        </w:r>
        <w:proofErr w:type="spellEnd"/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당해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처분에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대한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사전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서면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동의를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구하여야</w:t>
        </w:r>
        <w:r w:rsidRPr="004A65FF">
          <w:rPr>
            <w:rFonts w:ascii="Times New Roman" w:eastAsia="바탕체" w:hAnsi="Times New Roman" w:cs="Times New Roman"/>
            <w:szCs w:val="20"/>
          </w:rPr>
          <w:t xml:space="preserve"> </w:t>
        </w:r>
        <w:r w:rsidRPr="004A65FF">
          <w:rPr>
            <w:rFonts w:ascii="Times New Roman" w:eastAsia="바탕체" w:hAnsi="Times New Roman" w:cs="Times New Roman"/>
            <w:szCs w:val="20"/>
          </w:rPr>
          <w:t>한다</w:t>
        </w:r>
        <w:r w:rsidRPr="004A65FF">
          <w:rPr>
            <w:rFonts w:ascii="Times New Roman" w:eastAsia="바탕체" w:hAnsi="Times New Roman" w:cs="Times New Roman"/>
            <w:szCs w:val="20"/>
          </w:rPr>
          <w:t>.</w:t>
        </w:r>
      </w:ins>
    </w:p>
    <w:p w14:paraId="226349CD" w14:textId="3735E7EE" w:rsidR="00196687" w:rsidRPr="00571710" w:rsidRDefault="00196687">
      <w:pPr>
        <w:numPr>
          <w:ilvl w:val="0"/>
          <w:numId w:val="44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="00D96D0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</w:t>
      </w:r>
      <w:r w:rsidR="00D861D4" w:rsidRPr="00571710">
        <w:rPr>
          <w:rFonts w:ascii="Times New Roman" w:eastAsia="바탕체" w:hAnsi="Times New Roman" w:cs="Times New Roman"/>
          <w:szCs w:val="20"/>
        </w:rPr>
        <w:t>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서면동의를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처분하는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양수하는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하여금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</w:t>
      </w:r>
      <w:r w:rsidR="00F646C4" w:rsidRPr="00571710">
        <w:rPr>
          <w:rFonts w:ascii="Times New Roman" w:eastAsia="바탕체" w:hAnsi="Times New Roman" w:cs="Times New Roman"/>
          <w:szCs w:val="20"/>
        </w:rPr>
        <w:t>·</w:t>
      </w:r>
      <w:r w:rsidRPr="00571710">
        <w:rPr>
          <w:rFonts w:ascii="Times New Roman" w:eastAsia="바탕체" w:hAnsi="Times New Roman" w:cs="Times New Roman"/>
          <w:szCs w:val="20"/>
        </w:rPr>
        <w:t>의무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일체를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승계하도록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28A9211C" w14:textId="77777777" w:rsidR="00196687" w:rsidRPr="00571710" w:rsidRDefault="00196687" w:rsidP="00571710">
      <w:pPr>
        <w:wordWrap/>
        <w:adjustRightInd w:val="0"/>
        <w:snapToGrid w:val="0"/>
        <w:spacing w:after="60" w:line="360" w:lineRule="auto"/>
        <w:ind w:left="200" w:hangingChars="100" w:hanging="200"/>
        <w:rPr>
          <w:del w:id="540" w:author="Lim YoungHoon" w:date="2023-12-11T03:09:00Z"/>
          <w:rFonts w:ascii="Times New Roman" w:eastAsia="바탕체" w:hAnsi="Times New Roman" w:cs="Times New Roman"/>
          <w:b/>
          <w:szCs w:val="20"/>
        </w:rPr>
      </w:pPr>
    </w:p>
    <w:p w14:paraId="5612F059" w14:textId="0AC8E30C" w:rsidR="00196687" w:rsidRPr="001F031A" w:rsidRDefault="00CC0026" w:rsidP="00571710">
      <w:pPr>
        <w:wordWrap/>
        <w:adjustRightInd w:val="0"/>
        <w:snapToGrid w:val="0"/>
        <w:spacing w:after="60" w:line="360" w:lineRule="auto"/>
        <w:ind w:left="200" w:hangingChars="100" w:hanging="200"/>
        <w:rPr>
          <w:ins w:id="541" w:author="Lim YoungHoon" w:date="2023-12-11T03:09:00Z"/>
          <w:rFonts w:ascii="Times New Roman" w:eastAsia="바탕체" w:hAnsi="Times New Roman" w:cs="Times New Roman"/>
          <w:bCs/>
          <w:szCs w:val="20"/>
        </w:rPr>
      </w:pPr>
      <w:ins w:id="542" w:author="Lim YoungHoon" w:date="2023-12-11T03:09:00Z"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(</w:t>
        </w:r>
        <w:r w:rsidRPr="001F031A">
          <w:rPr>
            <w:rFonts w:ascii="Times New Roman" w:eastAsia="바탕체" w:hAnsi="Times New Roman" w:cs="Times New Roman"/>
            <w:bCs/>
            <w:szCs w:val="20"/>
            <w:highlight w:val="yellow"/>
          </w:rPr>
          <w:t xml:space="preserve">SL Partners: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주주간계약서와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중복되는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내용이나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계약당사자도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다르고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,</w:t>
        </w:r>
        <w:r w:rsidRPr="001F031A">
          <w:rPr>
            <w:rFonts w:ascii="Times New Roman" w:eastAsia="바탕체" w:hAnsi="Times New Roman" w:cs="Times New Roman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체계상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양쪽에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있어도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문제될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것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같지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않아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굳이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삭제하지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않았습니다</w:t>
        </w:r>
        <w:r w:rsidRPr="001F031A">
          <w:rPr>
            <w:rFonts w:ascii="Times New Roman" w:eastAsia="바탕체" w:hAnsi="Times New Roman" w:cs="Times New Roman" w:hint="eastAsia"/>
            <w:bCs/>
            <w:szCs w:val="20"/>
            <w:highlight w:val="yellow"/>
          </w:rPr>
          <w:t>.</w:t>
        </w:r>
        <w:r w:rsidRPr="001F031A">
          <w:rPr>
            <w:rFonts w:ascii="Times New Roman" w:eastAsia="바탕체" w:hAnsi="Times New Roman" w:cs="Times New Roman"/>
            <w:bCs/>
            <w:szCs w:val="20"/>
            <w:highlight w:val="yellow"/>
          </w:rPr>
          <w:t>)</w:t>
        </w:r>
      </w:ins>
    </w:p>
    <w:p w14:paraId="2F9B6CFC" w14:textId="1E888203" w:rsidR="00196687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szCs w:val="20"/>
        </w:rPr>
      </w:pPr>
      <w:bookmarkStart w:id="543" w:name="제26조"/>
      <w:bookmarkEnd w:id="543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투자자의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우선매수권</w:t>
      </w:r>
    </w:p>
    <w:p w14:paraId="78B0D38A" w14:textId="5ED5C4CA" w:rsidR="00196687" w:rsidRPr="00571710" w:rsidRDefault="00196687">
      <w:pPr>
        <w:numPr>
          <w:ilvl w:val="0"/>
          <w:numId w:val="30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이해관계인이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자신이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del w:id="544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>회사의</w:delText>
        </w:r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지분을</w:delText>
        </w:r>
      </w:del>
      <w:ins w:id="545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t>회사</w:t>
        </w:r>
        <w:r w:rsidR="008E118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E1188">
          <w:rPr>
            <w:rFonts w:ascii="Times New Roman" w:eastAsia="바탕체" w:hAnsi="Times New Roman" w:cs="Times New Roman" w:hint="eastAsia"/>
            <w:szCs w:val="20"/>
          </w:rPr>
          <w:t>발행</w:t>
        </w:r>
        <w:r w:rsidR="008E118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8E1188">
          <w:rPr>
            <w:rFonts w:ascii="Times New Roman" w:eastAsia="바탕체" w:hAnsi="Times New Roman" w:cs="Times New Roman" w:hint="eastAsia"/>
            <w:szCs w:val="20"/>
          </w:rPr>
          <w:t>주식</w:t>
        </w:r>
        <w:r w:rsidRPr="00571710">
          <w:rPr>
            <w:rFonts w:ascii="Times New Roman" w:eastAsia="바탕체" w:hAnsi="Times New Roman" w:cs="Times New Roman"/>
            <w:szCs w:val="20"/>
          </w:rPr>
          <w:t>을</w:t>
        </w:r>
      </w:ins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매각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양도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이전하고자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>,</w:t>
      </w:r>
      <w:del w:id="546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 xml:space="preserve"> </w:delText>
        </w:r>
        <w:r w:rsidRPr="00571710">
          <w:rPr>
            <w:rFonts w:ascii="Times New Roman" w:eastAsia="바탕체" w:hAnsi="Times New Roman" w:cs="Times New Roman"/>
            <w:szCs w:val="20"/>
          </w:rPr>
          <w:delText>당해</w:delText>
        </w:r>
      </w:del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양도하고자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지분을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매각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양도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이전하고자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요지의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취지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당해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신원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양도주식수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주당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양도가격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양도예정일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양도의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조건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이하</w:t>
      </w:r>
      <w:r w:rsidRPr="00571710">
        <w:rPr>
          <w:rFonts w:ascii="Times New Roman" w:eastAsia="바탕체" w:hAnsi="Times New Roman" w:cs="Times New Roman"/>
          <w:szCs w:val="20"/>
        </w:rPr>
        <w:t xml:space="preserve"> “</w:t>
      </w:r>
      <w:r w:rsidRPr="00571710">
        <w:rPr>
          <w:rFonts w:ascii="Times New Roman" w:eastAsia="바탕체" w:hAnsi="Times New Roman" w:cs="Times New Roman"/>
          <w:szCs w:val="20"/>
        </w:rPr>
        <w:t>매각조건</w:t>
      </w:r>
      <w:r w:rsidRPr="00571710">
        <w:rPr>
          <w:rFonts w:ascii="Times New Roman" w:eastAsia="바탕체" w:hAnsi="Times New Roman" w:cs="Times New Roman"/>
          <w:szCs w:val="20"/>
        </w:rPr>
        <w:t>”)</w:t>
      </w:r>
      <w:r w:rsidRPr="00571710">
        <w:rPr>
          <w:rFonts w:ascii="Times New Roman" w:eastAsia="바탕체" w:hAnsi="Times New Roman" w:cs="Times New Roman"/>
          <w:szCs w:val="20"/>
        </w:rPr>
        <w:t>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명시하여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양도예정일로부터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[30]</w:t>
      </w:r>
      <w:r w:rsidRPr="00571710">
        <w:rPr>
          <w:rFonts w:ascii="Times New Roman" w:eastAsia="바탕체" w:hAnsi="Times New Roman" w:cs="Times New Roman"/>
          <w:szCs w:val="20"/>
        </w:rPr>
        <w:t>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통지하고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여부를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물어야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32B046BA" w14:textId="379951E1" w:rsidR="00196687" w:rsidRPr="00571710" w:rsidRDefault="00196687">
      <w:pPr>
        <w:numPr>
          <w:ilvl w:val="0"/>
          <w:numId w:val="30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투자자는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이해관계인으로부터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수령한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후</w:t>
      </w:r>
      <w:r w:rsidRPr="00571710">
        <w:rPr>
          <w:rFonts w:ascii="Times New Roman" w:eastAsia="바탕체" w:hAnsi="Times New Roman" w:cs="Times New Roman"/>
          <w:szCs w:val="20"/>
        </w:rPr>
        <w:t xml:space="preserve"> [30]</w:t>
      </w:r>
      <w:r w:rsidRPr="00571710">
        <w:rPr>
          <w:rFonts w:ascii="Times New Roman" w:eastAsia="바탕체" w:hAnsi="Times New Roman" w:cs="Times New Roman"/>
          <w:szCs w:val="20"/>
        </w:rPr>
        <w:t>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여부를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표시하여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만약</w:t>
      </w:r>
      <w:r w:rsidR="00D96D02" w:rsidRPr="00571710">
        <w:rPr>
          <w:rFonts w:ascii="Times New Roman" w:eastAsia="바탕체" w:hAnsi="Times New Roman" w:cs="Times New Roman"/>
          <w:szCs w:val="20"/>
        </w:rPr>
        <w:t>,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이해관계인에</w:t>
      </w:r>
      <w:r w:rsidR="00D96D02" w:rsidRPr="00571710">
        <w:rPr>
          <w:rFonts w:ascii="Times New Roman" w:eastAsia="바탕체" w:hAnsi="Times New Roman" w:cs="Times New Roman"/>
          <w:szCs w:val="20"/>
        </w:rPr>
        <w:t>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않은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거절한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투자자는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부동의의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의사표시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대신에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청약된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일부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전부에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직접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특수관계인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>(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>투자자가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>법률상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>혹은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>사실상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>업무집행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>또는</w:t>
      </w:r>
      <w:r w:rsidR="002031DF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>운용하는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>모든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>펀드를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>포함한다</w:t>
      </w:r>
      <w:r w:rsidR="002031DF">
        <w:rPr>
          <w:rFonts w:ascii="Times New Roman" w:eastAsia="바탕체" w:hAnsi="Times New Roman" w:cs="Times New Roman" w:hint="eastAsia"/>
          <w:spacing w:val="-2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매수할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매수의사를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통지일에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조건으로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거래가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통지일로부터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[30]</w:t>
      </w:r>
      <w:r w:rsidRPr="00571710">
        <w:rPr>
          <w:rFonts w:ascii="Times New Roman" w:eastAsia="바탕체" w:hAnsi="Times New Roman" w:cs="Times New Roman"/>
          <w:szCs w:val="20"/>
        </w:rPr>
        <w:t>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매수금액이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전액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현금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계좌이체로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지급되도록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2F960F22" w14:textId="5DB63AC8" w:rsidR="00196687" w:rsidRPr="00571710" w:rsidRDefault="00196687">
      <w:pPr>
        <w:numPr>
          <w:ilvl w:val="0"/>
          <w:numId w:val="30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>항의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수령한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동의</w:t>
      </w:r>
      <w:r w:rsidR="00E66782">
        <w:rPr>
          <w:rFonts w:ascii="Times New Roman" w:eastAsia="바탕체" w:hAnsi="Times New Roman" w:cs="Times New Roman" w:hint="eastAsia"/>
          <w:szCs w:val="20"/>
        </w:rPr>
        <w:t>하거나</w:t>
      </w:r>
      <w:r w:rsidR="00E66782">
        <w:rPr>
          <w:rFonts w:ascii="Times New Roman" w:eastAsia="바탕체" w:hAnsi="Times New Roman" w:cs="Times New Roman"/>
          <w:szCs w:val="20"/>
        </w:rPr>
        <w:t xml:space="preserve">, </w:t>
      </w:r>
      <w:r w:rsidR="00E66782">
        <w:rPr>
          <w:rFonts w:ascii="Times New Roman" w:eastAsia="바탕체" w:hAnsi="Times New Roman" w:cs="Times New Roman" w:hint="eastAsia"/>
          <w:szCs w:val="20"/>
        </w:rPr>
        <w:t>위</w:t>
      </w:r>
      <w:r w:rsidR="00E6678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66782">
        <w:rPr>
          <w:rFonts w:ascii="Times New Roman" w:eastAsia="바탕체" w:hAnsi="Times New Roman" w:cs="Times New Roman"/>
          <w:szCs w:val="20"/>
        </w:rPr>
        <w:t>[30]</w:t>
      </w:r>
      <w:r w:rsidR="00E66782">
        <w:rPr>
          <w:rFonts w:ascii="Times New Roman" w:eastAsia="바탕체" w:hAnsi="Times New Roman" w:cs="Times New Roman" w:hint="eastAsia"/>
          <w:szCs w:val="20"/>
        </w:rPr>
        <w:t>일의</w:t>
      </w:r>
      <w:r w:rsidR="00E6678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66782">
        <w:rPr>
          <w:rFonts w:ascii="Times New Roman" w:eastAsia="바탕체" w:hAnsi="Times New Roman" w:cs="Times New Roman" w:hint="eastAsia"/>
          <w:szCs w:val="20"/>
        </w:rPr>
        <w:t>기간</w:t>
      </w:r>
      <w:r w:rsidR="00E6678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66782">
        <w:rPr>
          <w:rFonts w:ascii="Times New Roman" w:eastAsia="바탕체" w:hAnsi="Times New Roman" w:cs="Times New Roman" w:hint="eastAsia"/>
          <w:szCs w:val="20"/>
        </w:rPr>
        <w:t>내에</w:t>
      </w:r>
      <w:r w:rsidR="00E6678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66782">
        <w:rPr>
          <w:rFonts w:ascii="Times New Roman" w:eastAsia="바탕체" w:hAnsi="Times New Roman" w:cs="Times New Roman" w:hint="eastAsia"/>
          <w:szCs w:val="20"/>
        </w:rPr>
        <w:t>위</w:t>
      </w:r>
      <w:r w:rsidR="00E6678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66782">
        <w:rPr>
          <w:rFonts w:ascii="Times New Roman" w:eastAsia="바탕체" w:hAnsi="Times New Roman" w:cs="Times New Roman" w:hint="eastAsia"/>
          <w:szCs w:val="20"/>
        </w:rPr>
        <w:t>주식에</w:t>
      </w:r>
      <w:r w:rsidR="00E6678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66782">
        <w:rPr>
          <w:rFonts w:ascii="Times New Roman" w:eastAsia="바탕체" w:hAnsi="Times New Roman" w:cs="Times New Roman" w:hint="eastAsia"/>
          <w:szCs w:val="20"/>
        </w:rPr>
        <w:t>대한</w:t>
      </w:r>
      <w:r w:rsidR="00E6678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66782">
        <w:rPr>
          <w:rFonts w:ascii="Times New Roman" w:eastAsia="바탕체" w:hAnsi="Times New Roman" w:cs="Times New Roman" w:hint="eastAsia"/>
          <w:szCs w:val="20"/>
        </w:rPr>
        <w:t>우선매수권을</w:t>
      </w:r>
      <w:r w:rsidR="00E6678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66782">
        <w:rPr>
          <w:rFonts w:ascii="Times New Roman" w:eastAsia="바탕체" w:hAnsi="Times New Roman" w:cs="Times New Roman" w:hint="eastAsia"/>
          <w:szCs w:val="20"/>
        </w:rPr>
        <w:t>행사하지</w:t>
      </w:r>
      <w:r w:rsidR="00E66782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66782">
        <w:rPr>
          <w:rFonts w:ascii="Times New Roman" w:eastAsia="바탕체" w:hAnsi="Times New Roman" w:cs="Times New Roman" w:hint="eastAsia"/>
          <w:szCs w:val="20"/>
        </w:rPr>
        <w:t>않는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같이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양도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모든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조건으로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매각할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2ACF62B8" w14:textId="0155E04C" w:rsidR="00196687" w:rsidRPr="00571710" w:rsidRDefault="00196687">
      <w:pPr>
        <w:numPr>
          <w:ilvl w:val="1"/>
          <w:numId w:val="21"/>
        </w:numPr>
        <w:tabs>
          <w:tab w:val="clear" w:pos="1367"/>
          <w:tab w:val="num" w:pos="851"/>
          <w:tab w:val="num" w:pos="1418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양도되는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>항</w:t>
      </w:r>
      <w:r w:rsidR="00E66782">
        <w:rPr>
          <w:rFonts w:ascii="Times New Roman" w:eastAsia="바탕체" w:hAnsi="Times New Roman" w:cs="Times New Roman" w:hint="eastAsia"/>
          <w:szCs w:val="20"/>
        </w:rPr>
        <w:t>에</w:t>
      </w:r>
      <w:r w:rsidRPr="00571710">
        <w:rPr>
          <w:rFonts w:ascii="Times New Roman" w:eastAsia="바탕체" w:hAnsi="Times New Roman" w:cs="Times New Roman"/>
          <w:szCs w:val="20"/>
        </w:rPr>
        <w:t>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D96D02" w:rsidRPr="00571710">
        <w:rPr>
          <w:rFonts w:ascii="Times New Roman" w:eastAsia="바탕체" w:hAnsi="Times New Roman" w:cs="Times New Roman"/>
          <w:szCs w:val="20"/>
        </w:rPr>
        <w:t>통지</w:t>
      </w:r>
      <w:r w:rsidRPr="00571710">
        <w:rPr>
          <w:rFonts w:ascii="Times New Roman" w:eastAsia="바탕체" w:hAnsi="Times New Roman" w:cs="Times New Roman"/>
          <w:szCs w:val="20"/>
        </w:rPr>
        <w:t>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주식수와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일치하여야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710AFEBD" w14:textId="76A8676E" w:rsidR="00196687" w:rsidRPr="00571710" w:rsidRDefault="00196687">
      <w:pPr>
        <w:numPr>
          <w:ilvl w:val="1"/>
          <w:numId w:val="21"/>
        </w:numPr>
        <w:tabs>
          <w:tab w:val="clear" w:pos="1367"/>
          <w:tab w:val="num" w:pos="851"/>
          <w:tab w:val="num" w:pos="1418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주당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가격은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>항에</w:t>
      </w:r>
      <w:r w:rsidR="00D96D0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D96D02" w:rsidRPr="00571710">
        <w:rPr>
          <w:rFonts w:ascii="Times New Roman" w:eastAsia="바탕체" w:hAnsi="Times New Roman" w:cs="Times New Roman"/>
          <w:szCs w:val="20"/>
        </w:rPr>
        <w:t>의해</w:t>
      </w:r>
      <w:r w:rsidRPr="00571710">
        <w:rPr>
          <w:rFonts w:ascii="Times New Roman" w:eastAsia="바탕체" w:hAnsi="Times New Roman" w:cs="Times New Roman"/>
          <w:szCs w:val="20"/>
        </w:rPr>
        <w:t>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D96D02" w:rsidRPr="00571710">
        <w:rPr>
          <w:rFonts w:ascii="Times New Roman" w:eastAsia="바탕체" w:hAnsi="Times New Roman" w:cs="Times New Roman"/>
          <w:szCs w:val="20"/>
        </w:rPr>
        <w:t>통지</w:t>
      </w:r>
      <w:r w:rsidRPr="00571710">
        <w:rPr>
          <w:rFonts w:ascii="Times New Roman" w:eastAsia="바탕체" w:hAnsi="Times New Roman" w:cs="Times New Roman"/>
          <w:szCs w:val="20"/>
        </w:rPr>
        <w:t>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가격을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하회하지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않아야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4DDB86F4" w14:textId="77777777" w:rsidR="00196687" w:rsidRPr="00571710" w:rsidRDefault="00196687">
      <w:pPr>
        <w:numPr>
          <w:ilvl w:val="1"/>
          <w:numId w:val="21"/>
        </w:numPr>
        <w:tabs>
          <w:tab w:val="clear" w:pos="1367"/>
          <w:tab w:val="num" w:pos="851"/>
          <w:tab w:val="num" w:pos="1418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매도의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조건은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>항에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매각조건보다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매수인에게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유리하여서는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79D526DD" w14:textId="54A4F4B7" w:rsidR="00196687" w:rsidRPr="00571710" w:rsidRDefault="00196687">
      <w:pPr>
        <w:numPr>
          <w:ilvl w:val="1"/>
          <w:numId w:val="21"/>
        </w:numPr>
        <w:tabs>
          <w:tab w:val="clear" w:pos="1367"/>
          <w:tab w:val="num" w:pos="851"/>
          <w:tab w:val="num" w:pos="1418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해당</w:t>
      </w:r>
      <w:r w:rsidR="00D96D0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매수하는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매수인은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권리의무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일체를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승계하여야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확인하는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매수인으로부터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징구하여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8D291A">
        <w:rPr>
          <w:rFonts w:ascii="Times New Roman" w:eastAsia="바탕체" w:hAnsi="Times New Roman" w:cs="Times New Roman" w:hint="eastAsia"/>
          <w:szCs w:val="20"/>
        </w:rPr>
        <w:t>이를</w:t>
      </w:r>
      <w:r w:rsidR="008D291A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교부하여야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0140DF87" w14:textId="3DAD2D7A" w:rsidR="00196687" w:rsidRPr="00571710" w:rsidRDefault="00196687">
      <w:pPr>
        <w:numPr>
          <w:ilvl w:val="0"/>
          <w:numId w:val="30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항</w:t>
      </w:r>
      <w:r w:rsidR="001A1D23">
        <w:rPr>
          <w:rFonts w:ascii="Times New Roman" w:eastAsia="바탕체" w:hAnsi="Times New Roman" w:cs="Times New Roman" w:hint="eastAsia"/>
          <w:szCs w:val="20"/>
        </w:rPr>
        <w:t>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동의</w:t>
      </w:r>
      <w:r w:rsidR="00D96D0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날로부터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[30]</w:t>
      </w:r>
      <w:r w:rsidRPr="00571710">
        <w:rPr>
          <w:rFonts w:ascii="Times New Roman" w:eastAsia="바탕체" w:hAnsi="Times New Roman" w:cs="Times New Roman"/>
          <w:szCs w:val="20"/>
        </w:rPr>
        <w:t>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위와</w:t>
      </w:r>
      <w:r w:rsidRPr="001A1D23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같이</w:t>
      </w:r>
      <w:r w:rsidRPr="001A1D23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매각되지</w:t>
      </w:r>
      <w:r w:rsidRPr="001A1D23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않을</w:t>
      </w:r>
      <w:r w:rsidRPr="001A1D23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경우</w:t>
      </w:r>
      <w:r w:rsidRPr="001A1D23">
        <w:rPr>
          <w:rFonts w:ascii="Times New Roman" w:eastAsia="바탕체" w:hAnsi="Times New Roman" w:cs="Times New Roman"/>
          <w:szCs w:val="20"/>
        </w:rPr>
        <w:t xml:space="preserve">, </w:t>
      </w:r>
      <w:r w:rsidRPr="001A1D23">
        <w:rPr>
          <w:rFonts w:ascii="Times New Roman" w:eastAsia="바탕체" w:hAnsi="Times New Roman" w:cs="Times New Roman"/>
          <w:szCs w:val="20"/>
        </w:rPr>
        <w:t>이해관계인은</w:t>
      </w:r>
      <w:r w:rsidRPr="001A1D23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제</w:t>
      </w:r>
      <w:r w:rsidRPr="001A1D23">
        <w:rPr>
          <w:rFonts w:ascii="Times New Roman" w:eastAsia="바탕체" w:hAnsi="Times New Roman" w:cs="Times New Roman"/>
          <w:szCs w:val="20"/>
        </w:rPr>
        <w:t>1</w:t>
      </w:r>
      <w:r w:rsidRPr="001A1D23">
        <w:rPr>
          <w:rFonts w:ascii="Times New Roman" w:eastAsia="바탕체" w:hAnsi="Times New Roman" w:cs="Times New Roman"/>
          <w:szCs w:val="20"/>
        </w:rPr>
        <w:t>항</w:t>
      </w:r>
      <w:r w:rsidRPr="001A1D23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내지</w:t>
      </w:r>
      <w:r w:rsidRPr="001A1D23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제</w:t>
      </w:r>
      <w:r w:rsidRPr="001A1D23">
        <w:rPr>
          <w:rFonts w:ascii="Times New Roman" w:eastAsia="바탕체" w:hAnsi="Times New Roman" w:cs="Times New Roman"/>
          <w:szCs w:val="20"/>
        </w:rPr>
        <w:t>3</w:t>
      </w:r>
      <w:r w:rsidRPr="001A1D23">
        <w:rPr>
          <w:rFonts w:ascii="Times New Roman" w:eastAsia="바탕체" w:hAnsi="Times New Roman" w:cs="Times New Roman"/>
          <w:szCs w:val="20"/>
        </w:rPr>
        <w:t>항에</w:t>
      </w:r>
      <w:r w:rsidRPr="001A1D23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규정된</w:t>
      </w:r>
      <w:r w:rsidRPr="001A1D23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절차를</w:t>
      </w:r>
      <w:r w:rsidRPr="001A1D23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다시</w:t>
      </w:r>
      <w:r w:rsidRPr="001A1D23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이행하여야</w:t>
      </w:r>
      <w:r w:rsidRPr="001A1D23">
        <w:rPr>
          <w:rFonts w:ascii="Times New Roman" w:eastAsia="바탕체" w:hAnsi="Times New Roman" w:cs="Times New Roman"/>
          <w:szCs w:val="20"/>
        </w:rPr>
        <w:t xml:space="preserve"> </w:t>
      </w:r>
      <w:r w:rsidRPr="001A1D23">
        <w:rPr>
          <w:rFonts w:ascii="Times New Roman" w:eastAsia="바탕체" w:hAnsi="Times New Roman" w:cs="Times New Roman"/>
          <w:szCs w:val="20"/>
        </w:rPr>
        <w:t>한다</w:t>
      </w:r>
      <w:r w:rsidRPr="001A1D23">
        <w:rPr>
          <w:rFonts w:ascii="Times New Roman" w:eastAsia="바탕체" w:hAnsi="Times New Roman" w:cs="Times New Roman"/>
          <w:szCs w:val="20"/>
        </w:rPr>
        <w:t>.</w:t>
      </w:r>
    </w:p>
    <w:p w14:paraId="3B764E4B" w14:textId="58077D0D" w:rsidR="00253C62" w:rsidRPr="00571710" w:rsidRDefault="000D4297">
      <w:pPr>
        <w:numPr>
          <w:ilvl w:val="0"/>
          <w:numId w:val="30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>항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D96D02"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4</w:t>
      </w:r>
      <w:r w:rsidRPr="00571710">
        <w:rPr>
          <w:rFonts w:ascii="Times New Roman" w:eastAsia="바탕체" w:hAnsi="Times New Roman" w:cs="Times New Roman"/>
          <w:szCs w:val="20"/>
        </w:rPr>
        <w:t>항에도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불구하고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53C62" w:rsidRPr="00571710">
        <w:rPr>
          <w:rFonts w:ascii="Times New Roman" w:eastAsia="바탕체" w:hAnsi="Times New Roman" w:cs="Times New Roman"/>
          <w:szCs w:val="20"/>
        </w:rPr>
        <w:t>이해관계인의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53C62" w:rsidRPr="00571710">
        <w:rPr>
          <w:rFonts w:ascii="Times New Roman" w:eastAsia="바탕체" w:hAnsi="Times New Roman" w:cs="Times New Roman"/>
          <w:szCs w:val="20"/>
        </w:rPr>
        <w:t>회사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53C62" w:rsidRPr="00571710">
        <w:rPr>
          <w:rFonts w:ascii="Times New Roman" w:eastAsia="바탕체" w:hAnsi="Times New Roman" w:cs="Times New Roman"/>
          <w:szCs w:val="20"/>
        </w:rPr>
        <w:t>지분에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53C62" w:rsidRPr="00571710">
        <w:rPr>
          <w:rFonts w:ascii="Times New Roman" w:eastAsia="바탕체" w:hAnsi="Times New Roman" w:cs="Times New Roman"/>
          <w:szCs w:val="20"/>
        </w:rPr>
        <w:t>대하여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53C62" w:rsidRPr="00571710">
        <w:rPr>
          <w:rFonts w:ascii="Times New Roman" w:eastAsia="바탕체" w:hAnsi="Times New Roman" w:cs="Times New Roman"/>
          <w:szCs w:val="20"/>
        </w:rPr>
        <w:t>우선매수권</w:t>
      </w:r>
      <w:r w:rsidRPr="00571710">
        <w:rPr>
          <w:rFonts w:ascii="Times New Roman" w:eastAsia="바탕체" w:hAnsi="Times New Roman" w:cs="Times New Roman"/>
          <w:szCs w:val="20"/>
        </w:rPr>
        <w:t>을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보유한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F20E29">
        <w:rPr>
          <w:rFonts w:ascii="Times New Roman" w:eastAsia="바탕체" w:hAnsi="Times New Roman" w:cs="Times New Roman" w:hint="eastAsia"/>
          <w:szCs w:val="20"/>
        </w:rPr>
        <w:t>권리자</w:t>
      </w:r>
      <w:r w:rsidR="00253C62" w:rsidRPr="00571710">
        <w:rPr>
          <w:rFonts w:ascii="Times New Roman" w:eastAsia="바탕체" w:hAnsi="Times New Roman" w:cs="Times New Roman"/>
          <w:szCs w:val="20"/>
        </w:rPr>
        <w:t>(</w:t>
      </w:r>
      <w:r w:rsidR="00253C62" w:rsidRPr="00571710">
        <w:rPr>
          <w:rFonts w:ascii="Times New Roman" w:eastAsia="바탕체" w:hAnsi="Times New Roman" w:cs="Times New Roman"/>
          <w:szCs w:val="20"/>
        </w:rPr>
        <w:t>이하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“</w:t>
      </w:r>
      <w:r w:rsidR="00253C62" w:rsidRPr="00571710">
        <w:rPr>
          <w:rFonts w:ascii="Times New Roman" w:eastAsia="바탕체" w:hAnsi="Times New Roman" w:cs="Times New Roman"/>
          <w:szCs w:val="20"/>
        </w:rPr>
        <w:t>우선매수권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A109C">
        <w:rPr>
          <w:rFonts w:ascii="Times New Roman" w:eastAsia="바탕체" w:hAnsi="Times New Roman" w:cs="Times New Roman" w:hint="eastAsia"/>
          <w:szCs w:val="20"/>
        </w:rPr>
        <w:t>권리</w:t>
      </w:r>
      <w:r w:rsidR="00253C62" w:rsidRPr="00571710">
        <w:rPr>
          <w:rFonts w:ascii="Times New Roman" w:eastAsia="바탕체" w:hAnsi="Times New Roman" w:cs="Times New Roman"/>
          <w:szCs w:val="20"/>
        </w:rPr>
        <w:t>보유자</w:t>
      </w:r>
      <w:r w:rsidR="00253C62" w:rsidRPr="00571710">
        <w:rPr>
          <w:rFonts w:ascii="Times New Roman" w:eastAsia="바탕체" w:hAnsi="Times New Roman" w:cs="Times New Roman"/>
          <w:szCs w:val="20"/>
        </w:rPr>
        <w:t>”)</w:t>
      </w:r>
      <w:r w:rsidR="00253C62" w:rsidRPr="00571710">
        <w:rPr>
          <w:rFonts w:ascii="Times New Roman" w:eastAsia="바탕체" w:hAnsi="Times New Roman" w:cs="Times New Roman"/>
          <w:szCs w:val="20"/>
        </w:rPr>
        <w:t>가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53C62" w:rsidRPr="00571710">
        <w:rPr>
          <w:rFonts w:ascii="Times New Roman" w:eastAsia="바탕체" w:hAnsi="Times New Roman" w:cs="Times New Roman"/>
          <w:szCs w:val="20"/>
        </w:rPr>
        <w:t>여러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53C62" w:rsidRPr="00571710">
        <w:rPr>
          <w:rFonts w:ascii="Times New Roman" w:eastAsia="바탕체" w:hAnsi="Times New Roman" w:cs="Times New Roman"/>
          <w:szCs w:val="20"/>
        </w:rPr>
        <w:t>명인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53C62" w:rsidRPr="00571710">
        <w:rPr>
          <w:rFonts w:ascii="Times New Roman" w:eastAsia="바탕체" w:hAnsi="Times New Roman" w:cs="Times New Roman"/>
          <w:szCs w:val="20"/>
        </w:rPr>
        <w:t>경우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="00253C62" w:rsidRPr="00571710">
        <w:rPr>
          <w:rFonts w:ascii="Times New Roman" w:eastAsia="바탕체" w:hAnsi="Times New Roman" w:cs="Times New Roman"/>
          <w:szCs w:val="20"/>
        </w:rPr>
        <w:t>우선매수권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4A11A1">
        <w:rPr>
          <w:rFonts w:ascii="Times New Roman" w:eastAsia="바탕체" w:hAnsi="Times New Roman" w:cs="Times New Roman" w:hint="eastAsia"/>
          <w:szCs w:val="20"/>
        </w:rPr>
        <w:t>권리보유자</w:t>
      </w:r>
      <w:r w:rsidR="004A11A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4A11A1">
        <w:rPr>
          <w:rFonts w:ascii="Times New Roman" w:eastAsia="바탕체" w:hAnsi="Times New Roman" w:cs="Times New Roman" w:hint="eastAsia"/>
          <w:szCs w:val="20"/>
        </w:rPr>
        <w:t>중</w:t>
      </w:r>
      <w:r w:rsidR="004A11A1">
        <w:rPr>
          <w:rFonts w:ascii="Times New Roman" w:eastAsia="바탕체" w:hAnsi="Times New Roman" w:cs="Times New Roman" w:hint="eastAsia"/>
          <w:szCs w:val="20"/>
        </w:rPr>
        <w:t xml:space="preserve"> </w:t>
      </w:r>
      <w:proofErr w:type="spellStart"/>
      <w:r w:rsidR="00A759E2" w:rsidRPr="00571710">
        <w:rPr>
          <w:rFonts w:ascii="Times New Roman" w:eastAsia="바탕체" w:hAnsi="Times New Roman" w:cs="Times New Roman"/>
          <w:szCs w:val="20"/>
        </w:rPr>
        <w:t>행사자</w:t>
      </w:r>
      <w:proofErr w:type="spellEnd"/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53C62" w:rsidRPr="00571710">
        <w:rPr>
          <w:rFonts w:ascii="Times New Roman" w:eastAsia="바탕체" w:hAnsi="Times New Roman" w:cs="Times New Roman"/>
          <w:szCs w:val="20"/>
        </w:rPr>
        <w:t>간의</w:t>
      </w:r>
      <w:r w:rsidR="00253C6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비율로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안분하여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우선매수권을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행사한다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30CBFF9B" w14:textId="77777777" w:rsidR="00196687" w:rsidRPr="00571710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szCs w:val="20"/>
        </w:rPr>
      </w:pPr>
    </w:p>
    <w:p w14:paraId="1D19B4AE" w14:textId="2A1E3C3A" w:rsidR="00196687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szCs w:val="20"/>
        </w:rPr>
      </w:pPr>
      <w:bookmarkStart w:id="547" w:name="제27조"/>
      <w:bookmarkEnd w:id="547"/>
      <w:r>
        <w:rPr>
          <w:rFonts w:ascii="Times New Roman" w:eastAsia="바탕체" w:hint="eastAsia"/>
          <w:b/>
          <w:bCs/>
          <w:kern w:val="0"/>
          <w:szCs w:val="20"/>
          <w:highlight w:val="red"/>
        </w:rPr>
        <w:t xml:space="preserve"> </w:t>
      </w:r>
      <w:r>
        <w:rPr>
          <w:rFonts w:ascii="Times New Roman" w:eastAsia="바탕체" w:hint="eastAsia"/>
          <w:b/>
          <w:bCs/>
          <w:kern w:val="0"/>
          <w:szCs w:val="20"/>
          <w:highlight w:val="red"/>
        </w:rPr>
        <w:t>투자자의</w:t>
      </w:r>
      <w:r>
        <w:rPr>
          <w:rFonts w:ascii="Times New Roman" w:eastAsia="바탕체" w:hint="eastAsia"/>
          <w:b/>
          <w:bCs/>
          <w:kern w:val="0"/>
          <w:szCs w:val="20"/>
          <w:highlight w:val="red"/>
        </w:rPr>
        <w:t xml:space="preserve"> </w:t>
      </w:r>
      <w:r w:rsidR="00196687" w:rsidRPr="00BA2711">
        <w:rPr>
          <w:rFonts w:ascii="Times New Roman" w:eastAsia="바탕체"/>
          <w:b/>
          <w:bCs/>
          <w:kern w:val="0"/>
          <w:szCs w:val="20"/>
          <w:highlight w:val="red"/>
        </w:rPr>
        <w:t>공동매도권</w:t>
      </w:r>
    </w:p>
    <w:p w14:paraId="2B7D2B54" w14:textId="666E2626" w:rsidR="009F43D7" w:rsidRDefault="00196687">
      <w:pPr>
        <w:numPr>
          <w:ilvl w:val="0"/>
          <w:numId w:val="31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이해관계인</w:t>
      </w:r>
      <w:r w:rsidR="004D1C99" w:rsidRPr="00571710">
        <w:rPr>
          <w:rFonts w:ascii="Times New Roman" w:eastAsia="바탕체" w:hAnsi="Times New Roman" w:cs="Times New Roman"/>
          <w:szCs w:val="20"/>
        </w:rPr>
        <w:t>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hyperlink w:anchor="제25조" w:history="1">
        <w:r w:rsidRPr="00D336DB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F138E8" w:rsidRPr="00D336DB">
          <w:rPr>
            <w:rStyle w:val="af7"/>
            <w:rFonts w:ascii="Times New Roman" w:eastAsia="바탕체" w:hAnsi="Times New Roman" w:cs="Times New Roman"/>
            <w:szCs w:val="20"/>
          </w:rPr>
          <w:t>2</w:t>
        </w:r>
        <w:r w:rsidR="00F138E8">
          <w:rPr>
            <w:rStyle w:val="af7"/>
            <w:rFonts w:ascii="Times New Roman" w:eastAsia="바탕체" w:hAnsi="Times New Roman" w:cs="Times New Roman"/>
            <w:szCs w:val="20"/>
          </w:rPr>
          <w:t>6</w:t>
        </w:r>
        <w:r w:rsidRPr="00D336DB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hyperlink w:anchor="제26조" w:history="1">
        <w:r w:rsidRPr="00D336DB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F138E8" w:rsidRPr="00D336DB">
          <w:rPr>
            <w:rStyle w:val="af7"/>
            <w:rFonts w:ascii="Times New Roman" w:eastAsia="바탕체" w:hAnsi="Times New Roman" w:cs="Times New Roman"/>
            <w:szCs w:val="20"/>
          </w:rPr>
          <w:t>2</w:t>
        </w:r>
        <w:r w:rsidR="00F138E8">
          <w:rPr>
            <w:rStyle w:val="af7"/>
            <w:rFonts w:ascii="Times New Roman" w:eastAsia="바탕체" w:hAnsi="Times New Roman" w:cs="Times New Roman"/>
            <w:szCs w:val="20"/>
          </w:rPr>
          <w:t>7</w:t>
        </w:r>
        <w:r w:rsidRPr="00D336DB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Pr="00571710">
        <w:rPr>
          <w:rFonts w:ascii="Times New Roman" w:eastAsia="바탕체" w:hAnsi="Times New Roman" w:cs="Times New Roman"/>
          <w:szCs w:val="20"/>
        </w:rPr>
        <w:t>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del w:id="548" w:author="Lim YoungHoon" w:date="2023-12-11T03:09:00Z">
        <w:r w:rsidRPr="00571710">
          <w:rPr>
            <w:rFonts w:ascii="Times New Roman" w:eastAsia="바탕체" w:hAnsi="Times New Roman" w:cs="Times New Roman"/>
            <w:szCs w:val="20"/>
          </w:rPr>
          <w:delText>주식을</w:delText>
        </w:r>
      </w:del>
      <w:ins w:id="549" w:author="Lim YoungHoon" w:date="2023-12-11T03:09:00Z">
        <w:r w:rsidR="00384D00">
          <w:rPr>
            <w:rFonts w:ascii="Times New Roman" w:eastAsia="바탕체" w:hAnsi="Times New Roman" w:cs="Times New Roman" w:hint="eastAsia"/>
            <w:szCs w:val="20"/>
          </w:rPr>
          <w:t>투자자의</w:t>
        </w:r>
        <w:r w:rsidR="00384D0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84D00">
          <w:rPr>
            <w:rFonts w:ascii="Times New Roman" w:eastAsia="바탕체" w:hAnsi="Times New Roman" w:cs="Times New Roman" w:hint="eastAsia"/>
            <w:szCs w:val="20"/>
          </w:rPr>
          <w:t>사전</w:t>
        </w:r>
        <w:r w:rsidR="00384D0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84D00">
          <w:rPr>
            <w:rFonts w:ascii="Times New Roman" w:eastAsia="바탕체" w:hAnsi="Times New Roman" w:cs="Times New Roman" w:hint="eastAsia"/>
            <w:szCs w:val="20"/>
          </w:rPr>
          <w:t>서면</w:t>
        </w:r>
        <w:r w:rsidR="00384D0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84D00">
          <w:rPr>
            <w:rFonts w:ascii="Times New Roman" w:eastAsia="바탕체" w:hAnsi="Times New Roman" w:cs="Times New Roman" w:hint="eastAsia"/>
            <w:szCs w:val="20"/>
          </w:rPr>
          <w:t>동의를</w:t>
        </w:r>
        <w:r w:rsidR="00384D0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84D00">
          <w:rPr>
            <w:rFonts w:ascii="Times New Roman" w:eastAsia="바탕체" w:hAnsi="Times New Roman" w:cs="Times New Roman" w:hint="eastAsia"/>
            <w:szCs w:val="20"/>
          </w:rPr>
          <w:t>받아</w:t>
        </w:r>
        <w:r w:rsidR="00384D0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84D00">
          <w:rPr>
            <w:rFonts w:ascii="Times New Roman" w:eastAsia="바탕체" w:hAnsi="Times New Roman" w:cs="Times New Roman" w:hint="eastAsia"/>
            <w:szCs w:val="20"/>
          </w:rPr>
          <w:t>자신이</w:t>
        </w:r>
        <w:r w:rsidR="00384D0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84D00">
          <w:rPr>
            <w:rFonts w:ascii="Times New Roman" w:eastAsia="바탕체" w:hAnsi="Times New Roman" w:cs="Times New Roman" w:hint="eastAsia"/>
            <w:szCs w:val="20"/>
          </w:rPr>
          <w:t>보유하는</w:t>
        </w:r>
        <w:r w:rsidR="00384D0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84D00">
          <w:rPr>
            <w:rFonts w:ascii="Times New Roman" w:eastAsia="바탕체" w:hAnsi="Times New Roman" w:cs="Times New Roman" w:hint="eastAsia"/>
            <w:szCs w:val="20"/>
          </w:rPr>
          <w:t>회사</w:t>
        </w:r>
        <w:r w:rsidR="00384D0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384D00">
          <w:rPr>
            <w:rFonts w:ascii="Times New Roman" w:eastAsia="바탕체" w:hAnsi="Times New Roman" w:cs="Times New Roman" w:hint="eastAsia"/>
            <w:szCs w:val="20"/>
          </w:rPr>
          <w:t>발행</w:t>
        </w:r>
        <w:r w:rsidR="00384D00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Pr="00571710">
          <w:rPr>
            <w:rFonts w:ascii="Times New Roman" w:eastAsia="바탕체" w:hAnsi="Times New Roman" w:cs="Times New Roman"/>
            <w:szCs w:val="20"/>
          </w:rPr>
          <w:t>주식을</w:t>
        </w:r>
        <w:r w:rsidRPr="00571710">
          <w:rPr>
            <w:rFonts w:ascii="Times New Roman" w:eastAsia="바탕체" w:hAnsi="Times New Roman" w:cs="Times New Roman"/>
            <w:szCs w:val="20"/>
          </w:rPr>
          <w:t xml:space="preserve"> </w:t>
        </w:r>
        <w:r w:rsidR="00546F99">
          <w:rPr>
            <w:rFonts w:ascii="Times New Roman" w:eastAsia="바탕체" w:hAnsi="Times New Roman" w:cs="Times New Roman" w:hint="eastAsia"/>
            <w:szCs w:val="20"/>
          </w:rPr>
          <w:t>제</w:t>
        </w:r>
        <w:r w:rsidR="00546F99">
          <w:rPr>
            <w:rFonts w:ascii="Times New Roman" w:eastAsia="바탕체" w:hAnsi="Times New Roman" w:cs="Times New Roman" w:hint="eastAsia"/>
            <w:szCs w:val="20"/>
          </w:rPr>
          <w:t>3</w:t>
        </w:r>
        <w:r w:rsidR="00546F99">
          <w:rPr>
            <w:rFonts w:ascii="Times New Roman" w:eastAsia="바탕체" w:hAnsi="Times New Roman" w:cs="Times New Roman" w:hint="eastAsia"/>
            <w:szCs w:val="20"/>
          </w:rPr>
          <w:t>자에게</w:t>
        </w:r>
      </w:ins>
      <w:r w:rsidR="00546F99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처분하고자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투자자는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우선매수권을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행사하는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</w:t>
      </w:r>
      <w:r w:rsidR="004D1C99" w:rsidRPr="00571710">
        <w:rPr>
          <w:rFonts w:ascii="Times New Roman" w:eastAsia="바탕체" w:hAnsi="Times New Roman" w:cs="Times New Roman"/>
          <w:szCs w:val="20"/>
        </w:rPr>
        <w:t>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동일한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조건으로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참여할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가진다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="009F43D7" w:rsidRPr="00571710">
        <w:rPr>
          <w:rFonts w:ascii="Times New Roman" w:eastAsia="바탕체" w:hAnsi="Times New Roman" w:cs="Times New Roman"/>
          <w:szCs w:val="20"/>
        </w:rPr>
        <w:t>분명히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하기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위하여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="009F43D7" w:rsidRPr="00571710">
        <w:rPr>
          <w:rFonts w:ascii="Times New Roman" w:eastAsia="바탕체" w:hAnsi="Times New Roman" w:cs="Times New Roman"/>
          <w:szCs w:val="20"/>
        </w:rPr>
        <w:t>이해관계인이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ins w:id="550" w:author="Lim YoungHoon" w:date="2023-12-11T03:09:00Z">
        <w:r w:rsidR="00CB1988">
          <w:rPr>
            <w:rFonts w:ascii="Times New Roman" w:eastAsia="바탕체" w:hAnsi="Times New Roman" w:cs="Times New Roman" w:hint="eastAsia"/>
            <w:szCs w:val="20"/>
          </w:rPr>
          <w:t>회사</w:t>
        </w:r>
        <w:r w:rsidR="00CB1988">
          <w:rPr>
            <w:rFonts w:ascii="Times New Roman" w:eastAsia="바탕체" w:hAnsi="Times New Roman" w:cs="Times New Roman" w:hint="eastAsia"/>
            <w:szCs w:val="20"/>
          </w:rPr>
          <w:t xml:space="preserve"> </w:t>
        </w:r>
        <w:r w:rsidR="00CB1988">
          <w:rPr>
            <w:rFonts w:ascii="Times New Roman" w:eastAsia="바탕체" w:hAnsi="Times New Roman" w:cs="Times New Roman" w:hint="eastAsia"/>
            <w:szCs w:val="20"/>
          </w:rPr>
          <w:t>발행</w:t>
        </w:r>
        <w:r w:rsidR="00CB1988">
          <w:rPr>
            <w:rFonts w:ascii="Times New Roman" w:eastAsia="바탕체" w:hAnsi="Times New Roman" w:cs="Times New Roman" w:hint="eastAsia"/>
            <w:szCs w:val="20"/>
          </w:rPr>
          <w:t xml:space="preserve"> </w:t>
        </w:r>
      </w:ins>
      <w:r w:rsidR="009F43D7" w:rsidRPr="00571710">
        <w:rPr>
          <w:rFonts w:ascii="Times New Roman" w:eastAsia="바탕체" w:hAnsi="Times New Roman" w:cs="Times New Roman"/>
          <w:szCs w:val="20"/>
        </w:rPr>
        <w:t>주식을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del w:id="551" w:author="Lim YoungHoon" w:date="2023-12-11T03:09:00Z">
        <w:r w:rsidR="009F43D7" w:rsidRPr="00571710">
          <w:rPr>
            <w:rFonts w:ascii="Times New Roman" w:eastAsia="바탕체" w:hAnsi="Times New Roman" w:cs="Times New Roman"/>
            <w:szCs w:val="20"/>
          </w:rPr>
          <w:delText>처분하여</w:delText>
        </w:r>
      </w:del>
      <w:ins w:id="552" w:author="Lim YoungHoon" w:date="2023-12-11T03:09:00Z">
        <w:r w:rsidR="009F43D7" w:rsidRPr="00571710">
          <w:rPr>
            <w:rFonts w:ascii="Times New Roman" w:eastAsia="바탕체" w:hAnsi="Times New Roman" w:cs="Times New Roman"/>
            <w:szCs w:val="20"/>
          </w:rPr>
          <w:t>처분</w:t>
        </w:r>
        <w:r w:rsidR="00CB1988">
          <w:rPr>
            <w:rFonts w:ascii="Times New Roman" w:eastAsia="바탕체" w:hAnsi="Times New Roman" w:cs="Times New Roman" w:hint="eastAsia"/>
            <w:szCs w:val="20"/>
          </w:rPr>
          <w:t>함으로써</w:t>
        </w:r>
        <w:r w:rsidR="009F43D7" w:rsidRPr="00571710">
          <w:rPr>
            <w:rFonts w:ascii="Times New Roman" w:eastAsia="바탕체" w:hAnsi="Times New Roman" w:cs="Times New Roman"/>
            <w:szCs w:val="20"/>
          </w:rPr>
          <w:t xml:space="preserve"> </w:t>
        </w:r>
        <w:r w:rsidR="008B2BF9">
          <w:rPr>
            <w:rFonts w:ascii="Times New Roman" w:eastAsia="바탕체" w:hAnsi="Times New Roman" w:cs="Times New Roman" w:hint="eastAsia"/>
            <w:szCs w:val="20"/>
          </w:rPr>
          <w:t>회사</w:t>
        </w:r>
      </w:ins>
      <w:r w:rsidR="008B2BF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최대주주의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지위를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상실하게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되는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결과가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예상되는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경우에도</w:t>
      </w:r>
      <w:ins w:id="553" w:author="Lim YoungHoon" w:date="2023-12-11T03:09:00Z">
        <w:r w:rsidR="009F43D7" w:rsidRPr="00571710">
          <w:rPr>
            <w:rFonts w:ascii="Times New Roman" w:eastAsia="바탕체" w:hAnsi="Times New Roman" w:cs="Times New Roman"/>
            <w:szCs w:val="20"/>
          </w:rPr>
          <w:t xml:space="preserve"> </w:t>
        </w:r>
        <w:r w:rsidR="00947E99">
          <w:rPr>
            <w:rFonts w:ascii="Times New Roman" w:eastAsia="바탕체" w:hAnsi="Times New Roman" w:cs="Times New Roman" w:hint="eastAsia"/>
            <w:szCs w:val="20"/>
          </w:rPr>
          <w:t>투자자에게</w:t>
        </w:r>
      </w:ins>
      <w:r w:rsidR="00947E9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본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조에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따른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공동매도권을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보장하여야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하며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="009F43D7" w:rsidRPr="00571710">
        <w:rPr>
          <w:rFonts w:ascii="Times New Roman" w:eastAsia="바탕체" w:hAnsi="Times New Roman" w:cs="Times New Roman"/>
          <w:szCs w:val="20"/>
        </w:rPr>
        <w:t>이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경우에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투자자가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hyperlink w:anchor="제10조" w:history="1">
        <w:r w:rsidR="009F43D7" w:rsidRPr="000C5D33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0C5D33" w:rsidRPr="000C5D33">
          <w:rPr>
            <w:rStyle w:val="af7"/>
            <w:rFonts w:ascii="Times New Roman" w:eastAsia="바탕체" w:hAnsi="Times New Roman" w:cs="Times New Roman"/>
            <w:szCs w:val="20"/>
          </w:rPr>
          <w:t>1</w:t>
        </w:r>
        <w:r w:rsidR="003215C3">
          <w:rPr>
            <w:rStyle w:val="af7"/>
            <w:rFonts w:ascii="Times New Roman" w:eastAsia="바탕체" w:hAnsi="Times New Roman" w:cs="Times New Roman"/>
            <w:szCs w:val="20"/>
          </w:rPr>
          <w:t>1</w:t>
        </w:r>
        <w:r w:rsidR="0096356E" w:rsidRPr="000C5D33">
          <w:rPr>
            <w:rStyle w:val="af7"/>
            <w:rFonts w:ascii="Times New Roman" w:eastAsia="바탕체" w:hAnsi="Times New Roman" w:cs="Times New Roman" w:hint="eastAsia"/>
            <w:szCs w:val="20"/>
          </w:rPr>
          <w:t>조</w:t>
        </w:r>
      </w:hyperlink>
      <w:r w:rsidR="009F43D7" w:rsidRPr="00571710">
        <w:rPr>
          <w:rFonts w:ascii="Times New Roman" w:eastAsia="바탕체" w:hAnsi="Times New Roman" w:cs="Times New Roman"/>
          <w:szCs w:val="20"/>
        </w:rPr>
        <w:t>에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따른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전환권을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행사하는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경우에는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그에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따라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전환된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주식에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대하여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commentRangeStart w:id="554"/>
      <w:r w:rsidR="009F43D7" w:rsidRPr="00F660F6">
        <w:rPr>
          <w:rFonts w:ascii="Times New Roman" w:eastAsia="바탕체" w:hAnsi="Times New Roman" w:cs="Times New Roman"/>
          <w:szCs w:val="20"/>
          <w:highlight w:val="green"/>
        </w:rPr>
        <w:t>이해관계인과</w:t>
      </w:r>
      <w:r w:rsidR="009F43D7" w:rsidRPr="00F660F6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="009F43D7" w:rsidRPr="00F660F6">
        <w:rPr>
          <w:rFonts w:ascii="Times New Roman" w:eastAsia="바탕체" w:hAnsi="Times New Roman" w:cs="Times New Roman"/>
          <w:szCs w:val="20"/>
          <w:highlight w:val="green"/>
        </w:rPr>
        <w:t>동일한</w:t>
      </w:r>
      <w:r w:rsidR="009F43D7" w:rsidRPr="00F660F6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="009F43D7" w:rsidRPr="00F660F6">
        <w:rPr>
          <w:rFonts w:ascii="Times New Roman" w:eastAsia="바탕체" w:hAnsi="Times New Roman" w:cs="Times New Roman"/>
          <w:szCs w:val="20"/>
          <w:highlight w:val="green"/>
        </w:rPr>
        <w:t>조건으로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commentRangeEnd w:id="554"/>
      <w:r w:rsidR="00F660F6">
        <w:rPr>
          <w:rStyle w:val="af2"/>
          <w:rFonts w:ascii="바탕" w:eastAsia="바탕" w:hAnsi="Times New Roman" w:cs="Times New Roman"/>
        </w:rPr>
        <w:commentReference w:id="554"/>
      </w:r>
      <w:r w:rsidR="009F43D7" w:rsidRPr="00571710">
        <w:rPr>
          <w:rFonts w:ascii="Times New Roman" w:eastAsia="바탕체" w:hAnsi="Times New Roman" w:cs="Times New Roman"/>
          <w:szCs w:val="20"/>
        </w:rPr>
        <w:t>처분에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참여할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수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있도록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하여야</w:t>
      </w:r>
      <w:r w:rsidR="009F43D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9F43D7" w:rsidRPr="00571710">
        <w:rPr>
          <w:rFonts w:ascii="Times New Roman" w:eastAsia="바탕체" w:hAnsi="Times New Roman" w:cs="Times New Roman"/>
          <w:szCs w:val="20"/>
        </w:rPr>
        <w:t>한다</w:t>
      </w:r>
      <w:r w:rsidR="009F43D7" w:rsidRPr="00571710">
        <w:rPr>
          <w:rFonts w:ascii="Times New Roman" w:eastAsia="바탕체" w:hAnsi="Times New Roman" w:cs="Times New Roman"/>
          <w:szCs w:val="20"/>
        </w:rPr>
        <w:t>.</w:t>
      </w:r>
    </w:p>
    <w:p w14:paraId="5D50DD1B" w14:textId="5B84C83C" w:rsidR="00C9158B" w:rsidRPr="00571710" w:rsidRDefault="00C9158B" w:rsidP="001F031A">
      <w:pPr>
        <w:wordWrap/>
        <w:adjustRightInd w:val="0"/>
        <w:snapToGrid w:val="0"/>
        <w:spacing w:after="60" w:line="360" w:lineRule="auto"/>
        <w:ind w:left="284"/>
        <w:rPr>
          <w:ins w:id="555" w:author="Lim YoungHoon" w:date="2023-12-11T03:09:00Z"/>
          <w:rFonts w:ascii="Times New Roman" w:eastAsia="바탕체" w:hAnsi="Times New Roman" w:cs="Times New Roman" w:hint="eastAsia"/>
          <w:szCs w:val="20"/>
        </w:rPr>
      </w:pPr>
      <w:ins w:id="556" w:author="Lim YoungHoon" w:date="2023-12-11T03:09:00Z"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(</w:t>
        </w:r>
        <w:r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SL Partners: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코멘트에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대해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답변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드리자면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,</w:t>
        </w:r>
        <w:r w:rsidR="00EA4F84"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제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2</w:t>
        </w:r>
        <w:r w:rsidRPr="001F031A">
          <w:rPr>
            <w:rFonts w:ascii="Times New Roman" w:eastAsia="바탕체" w:hAnsi="Times New Roman" w:cs="Times New Roman"/>
            <w:szCs w:val="20"/>
            <w:highlight w:val="yellow"/>
          </w:rPr>
          <w:t>0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조는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투자자가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매각할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경우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이해관계인으로부터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매수할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때의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조항이고</w:t>
        </w:r>
        <w:r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,</w:t>
        </w:r>
        <w:r w:rsidRPr="001F031A">
          <w:rPr>
            <w:rFonts w:ascii="Times New Roman" w:eastAsia="바탕체" w:hAnsi="Times New Roman" w:cs="Times New Roman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위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조항은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이해관계인이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투자자의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동의를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받아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매각할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때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적용되는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조항이므로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상호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모순되지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않습니다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.</w:t>
        </w:r>
        <w:r w:rsidR="00C201C0">
          <w:rPr>
            <w:rFonts w:ascii="Times New Roman" w:eastAsia="바탕체" w:hAnsi="Times New Roman" w:cs="Times New Roman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그리고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애초에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투자자로서는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이해관계인이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주식을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매각할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때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동의를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해주어야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하기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때문에</w:t>
        </w:r>
        <w:r w:rsidR="00C201C0">
          <w:rPr>
            <w:rFonts w:ascii="Times New Roman" w:eastAsia="바탕체" w:hAnsi="Times New Roman" w:cs="Times New Roman"/>
            <w:szCs w:val="20"/>
            <w:highlight w:val="yellow"/>
          </w:rPr>
          <w:t xml:space="preserve">,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가격이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마음에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들지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않으면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매각을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동의해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주지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않을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수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있는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옵션이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 xml:space="preserve"> </w:t>
        </w:r>
        <w:r w:rsidR="00C201C0">
          <w:rPr>
            <w:rFonts w:ascii="Times New Roman" w:eastAsia="바탕체" w:hAnsi="Times New Roman" w:cs="Times New Roman" w:hint="eastAsia"/>
            <w:szCs w:val="20"/>
            <w:highlight w:val="yellow"/>
          </w:rPr>
          <w:t>있습니다</w:t>
        </w:r>
        <w:r w:rsidR="00EA4F84" w:rsidRPr="001F031A">
          <w:rPr>
            <w:rFonts w:ascii="Times New Roman" w:eastAsia="바탕체" w:hAnsi="Times New Roman" w:cs="Times New Roman" w:hint="eastAsia"/>
            <w:szCs w:val="20"/>
            <w:highlight w:val="yellow"/>
          </w:rPr>
          <w:t>)</w:t>
        </w:r>
      </w:ins>
    </w:p>
    <w:p w14:paraId="7E352E3E" w14:textId="125205A0" w:rsidR="00196687" w:rsidRDefault="00196687">
      <w:pPr>
        <w:numPr>
          <w:ilvl w:val="0"/>
          <w:numId w:val="31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="00D96D0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공동매도권을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행사하고자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투자자는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hyperlink w:anchor="제26조" w:history="1">
        <w:r w:rsidRPr="000C5D33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Pr="000C5D33">
          <w:rPr>
            <w:rStyle w:val="af7"/>
            <w:rFonts w:ascii="Times New Roman" w:eastAsia="바탕체" w:hAnsi="Times New Roman" w:cs="Times New Roman"/>
            <w:szCs w:val="20"/>
          </w:rPr>
          <w:t>2</w:t>
        </w:r>
        <w:r w:rsidR="003215C3">
          <w:rPr>
            <w:rStyle w:val="af7"/>
            <w:rFonts w:ascii="Times New Roman" w:eastAsia="바탕체" w:hAnsi="Times New Roman" w:cs="Times New Roman"/>
            <w:szCs w:val="20"/>
          </w:rPr>
          <w:t>7</w:t>
        </w:r>
        <w:r w:rsidRPr="000C5D33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1</w:t>
      </w:r>
      <w:r w:rsidRPr="00571710">
        <w:rPr>
          <w:rFonts w:ascii="Times New Roman" w:eastAsia="바탕체" w:hAnsi="Times New Roman" w:cs="Times New Roman"/>
          <w:szCs w:val="20"/>
        </w:rPr>
        <w:t>항의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날로부터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[30]</w:t>
      </w:r>
      <w:r w:rsidRPr="00571710">
        <w:rPr>
          <w:rFonts w:ascii="Times New Roman" w:eastAsia="바탕체" w:hAnsi="Times New Roman" w:cs="Times New Roman"/>
          <w:szCs w:val="20"/>
        </w:rPr>
        <w:t>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공동매도권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행사여부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공동매도권을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행사하기로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선택한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공동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매도하고자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종류와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수량을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통지해야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공동매도를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요청하는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공동매도의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실행을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필요한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조치를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525588B3" w14:textId="6B0A89AE" w:rsidR="00F8559B" w:rsidRPr="00F8559B" w:rsidRDefault="00F8559B" w:rsidP="00751215">
      <w:pPr>
        <w:numPr>
          <w:ilvl w:val="0"/>
          <w:numId w:val="31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ins w:id="557" w:author="Lim YoungHoon" w:date="2023-12-11T03:09:00Z"/>
          <w:rFonts w:eastAsia="바탕체"/>
        </w:rPr>
      </w:pPr>
      <w:ins w:id="558" w:author="Lim YoungHoon" w:date="2023-12-11T03:09:00Z">
        <w:r w:rsidRPr="00F8559B">
          <w:rPr>
            <w:rFonts w:eastAsia="바탕체"/>
          </w:rPr>
          <w:t>제</w:t>
        </w:r>
        <w:r w:rsidRPr="00F8559B">
          <w:rPr>
            <w:rFonts w:eastAsia="바탕체"/>
          </w:rPr>
          <w:t>3</w:t>
        </w:r>
        <w:r w:rsidRPr="00F8559B">
          <w:rPr>
            <w:rFonts w:eastAsia="바탕체"/>
          </w:rPr>
          <w:t>자가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매수하고자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하는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주식의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수량이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이해관계인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및</w:t>
        </w:r>
        <w:r w:rsidRPr="00F8559B">
          <w:rPr>
            <w:rFonts w:eastAsia="바탕체"/>
          </w:rPr>
          <w:t xml:space="preserve"> </w:t>
        </w:r>
        <w:r w:rsidR="00DB002B">
          <w:rPr>
            <w:rFonts w:eastAsia="바탕체" w:hint="eastAsia"/>
          </w:rPr>
          <w:t>투자자자</w:t>
        </w:r>
        <w:r w:rsidRPr="00F8559B">
          <w:rPr>
            <w:rFonts w:eastAsia="바탕체"/>
          </w:rPr>
          <w:t>가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매각하고자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하는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주식의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수량의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합계에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미달하는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경우에는</w:t>
        </w:r>
        <w:r w:rsidRPr="00F8559B">
          <w:rPr>
            <w:rFonts w:eastAsia="바탕체"/>
          </w:rPr>
          <w:t xml:space="preserve">, </w:t>
        </w:r>
        <w:r w:rsidRPr="00F8559B">
          <w:rPr>
            <w:rFonts w:eastAsia="바탕체"/>
          </w:rPr>
          <w:t>이해관계인과</w:t>
        </w:r>
        <w:r w:rsidRPr="00F8559B">
          <w:rPr>
            <w:rFonts w:eastAsia="바탕체"/>
          </w:rPr>
          <w:t xml:space="preserve"> </w:t>
        </w:r>
        <w:r w:rsidR="00DB002B">
          <w:rPr>
            <w:rFonts w:eastAsia="바탕체" w:hint="eastAsia"/>
          </w:rPr>
          <w:t>투자자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사이의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지분비율</w:t>
        </w:r>
        <w:r w:rsidRPr="00F8559B">
          <w:rPr>
            <w:rFonts w:eastAsia="바탕체"/>
          </w:rPr>
          <w:t>(</w:t>
        </w:r>
        <w:r w:rsidRPr="00F8559B">
          <w:rPr>
            <w:rFonts w:eastAsia="바탕체"/>
          </w:rPr>
          <w:t>명확히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하면</w:t>
        </w:r>
        <w:r w:rsidRPr="00F8559B">
          <w:rPr>
            <w:rFonts w:eastAsia="바탕체"/>
          </w:rPr>
          <w:t xml:space="preserve">, </w:t>
        </w:r>
        <w:r w:rsidRPr="00F8559B">
          <w:rPr>
            <w:rFonts w:eastAsia="바탕체"/>
          </w:rPr>
          <w:t>이해관계인과</w:t>
        </w:r>
        <w:r w:rsidRPr="00F8559B">
          <w:rPr>
            <w:rFonts w:eastAsia="바탕체"/>
          </w:rPr>
          <w:t xml:space="preserve"> </w:t>
        </w:r>
        <w:r w:rsidR="00DB002B">
          <w:rPr>
            <w:rFonts w:eastAsia="바탕체" w:hint="eastAsia"/>
          </w:rPr>
          <w:t>투자자가</w:t>
        </w:r>
        <w:r w:rsidR="00DB002B">
          <w:rPr>
            <w:rFonts w:eastAsia="바탕체" w:hint="eastAsia"/>
          </w:rPr>
          <w:t xml:space="preserve"> </w:t>
        </w:r>
        <w:r w:rsidRPr="00F8559B">
          <w:rPr>
            <w:rFonts w:eastAsia="바탕체"/>
          </w:rPr>
          <w:t>각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보유하는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대상회사의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주식수가</w:t>
        </w:r>
        <w:r w:rsidRPr="00F8559B">
          <w:rPr>
            <w:rFonts w:eastAsia="바탕체"/>
          </w:rPr>
          <w:t xml:space="preserve">, </w:t>
        </w:r>
        <w:r w:rsidRPr="00F8559B">
          <w:rPr>
            <w:rFonts w:eastAsia="바탕체"/>
          </w:rPr>
          <w:t>이해관계인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및</w:t>
        </w:r>
        <w:r w:rsidRPr="00F8559B">
          <w:rPr>
            <w:rFonts w:eastAsia="바탕체"/>
          </w:rPr>
          <w:t xml:space="preserve"> </w:t>
        </w:r>
        <w:r w:rsidR="00DB002B">
          <w:rPr>
            <w:rFonts w:eastAsia="바탕체" w:hint="eastAsia"/>
          </w:rPr>
          <w:t>투자</w:t>
        </w:r>
        <w:r w:rsidRPr="00F8559B">
          <w:rPr>
            <w:rFonts w:eastAsia="바탕체"/>
          </w:rPr>
          <w:t>자가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보유하는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대상회사의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주식수에서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차지하는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백분율을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의미함</w:t>
        </w:r>
        <w:r w:rsidRPr="00F8559B">
          <w:rPr>
            <w:rFonts w:eastAsia="바탕체"/>
          </w:rPr>
          <w:t xml:space="preserve">. </w:t>
        </w:r>
        <w:r w:rsidRPr="00F8559B">
          <w:rPr>
            <w:rFonts w:eastAsia="바탕체"/>
          </w:rPr>
          <w:t>단</w:t>
        </w:r>
        <w:r w:rsidRPr="00F8559B">
          <w:rPr>
            <w:rFonts w:eastAsia="바탕체"/>
          </w:rPr>
          <w:t xml:space="preserve">, </w:t>
        </w:r>
        <w:r w:rsidR="00DB002B">
          <w:rPr>
            <w:rFonts w:eastAsia="바탕체" w:hint="eastAsia"/>
          </w:rPr>
          <w:t>투자</w:t>
        </w:r>
        <w:r w:rsidRPr="00F8559B">
          <w:rPr>
            <w:rFonts w:eastAsia="바탕체"/>
          </w:rPr>
          <w:t>자가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보유하는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대상회사의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주식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중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전환권이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부착되어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있으나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그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시점까지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아직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전환되지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않은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주식의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경우</w:t>
        </w:r>
        <w:r w:rsidRPr="00F8559B">
          <w:rPr>
            <w:rFonts w:eastAsia="바탕체"/>
          </w:rPr>
          <w:t xml:space="preserve">, </w:t>
        </w:r>
        <w:r w:rsidRPr="00F8559B">
          <w:rPr>
            <w:rFonts w:eastAsia="바탕체"/>
          </w:rPr>
          <w:t>당해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주식에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대한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전환권이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행사되었더라면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발행되었을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보통주식의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수를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기준으로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주식수를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산정함</w:t>
        </w:r>
        <w:r w:rsidRPr="00F8559B">
          <w:rPr>
            <w:rFonts w:eastAsia="바탕체"/>
          </w:rPr>
          <w:t>)</w:t>
        </w:r>
        <w:r w:rsidRPr="00F8559B">
          <w:rPr>
            <w:rFonts w:eastAsia="바탕체"/>
          </w:rPr>
          <w:t>에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따라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안분하여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주식을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매각하는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것으로</w:t>
        </w:r>
        <w:r w:rsidRPr="00F8559B">
          <w:rPr>
            <w:rFonts w:eastAsia="바탕체"/>
          </w:rPr>
          <w:t xml:space="preserve"> </w:t>
        </w:r>
        <w:r w:rsidRPr="00F8559B">
          <w:rPr>
            <w:rFonts w:eastAsia="바탕체"/>
          </w:rPr>
          <w:t>한다</w:t>
        </w:r>
        <w:r w:rsidRPr="00F8559B">
          <w:rPr>
            <w:rFonts w:eastAsia="바탕체"/>
          </w:rPr>
          <w:t>.</w:t>
        </w:r>
      </w:ins>
    </w:p>
    <w:p w14:paraId="45B7F141" w14:textId="0A7C4793" w:rsidR="00F60FB2" w:rsidRPr="00571710" w:rsidRDefault="00F60FB2" w:rsidP="00F60FB2">
      <w:pPr>
        <w:numPr>
          <w:ilvl w:val="0"/>
          <w:numId w:val="31"/>
        </w:numPr>
        <w:wordWrap/>
        <w:adjustRightInd w:val="0"/>
        <w:snapToGrid w:val="0"/>
        <w:spacing w:after="60" w:line="360" w:lineRule="auto"/>
        <w:ind w:left="284" w:hanging="284"/>
        <w:rPr>
          <w:ins w:id="559" w:author="Lim YoungHoon" w:date="2023-12-11T03:09:00Z"/>
          <w:rFonts w:eastAsia="바탕체"/>
        </w:rPr>
      </w:pPr>
      <w:ins w:id="560" w:author="Lim YoungHoon" w:date="2023-12-11T03:09:00Z">
        <w:r w:rsidRPr="00D336DB">
          <w:rPr>
            <w:rFonts w:eastAsia="바탕체"/>
          </w:rPr>
          <w:t>이해관계인이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처분하고자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하는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주식에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대하여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주식양수예정자가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제시한</w:t>
        </w:r>
        <w:r w:rsidRPr="00D336DB">
          <w:rPr>
            <w:rFonts w:eastAsia="바탕체"/>
          </w:rPr>
          <w:t xml:space="preserve"> 1</w:t>
        </w:r>
        <w:r w:rsidRPr="00D336DB">
          <w:rPr>
            <w:rFonts w:eastAsia="바탕체"/>
          </w:rPr>
          <w:t>주당</w:t>
        </w:r>
        <w:r w:rsidRPr="00D336DB">
          <w:rPr>
            <w:rFonts w:eastAsia="바탕체"/>
          </w:rPr>
          <w:t xml:space="preserve"> </w:t>
        </w:r>
        <w:proofErr w:type="spellStart"/>
        <w:r w:rsidRPr="00D336DB">
          <w:rPr>
            <w:rFonts w:eastAsia="바탕체"/>
          </w:rPr>
          <w:t>양수예정가액</w:t>
        </w:r>
        <w:commentRangeStart w:id="561"/>
        <w:r>
          <w:rPr>
            <w:rFonts w:eastAsia="바탕체" w:hint="eastAsia"/>
          </w:rPr>
          <w:t>이</w:t>
        </w:r>
        <w:proofErr w:type="spellEnd"/>
        <w:r w:rsidRPr="00D336DB">
          <w:rPr>
            <w:rFonts w:eastAsia="바탕체"/>
          </w:rPr>
          <w:t xml:space="preserve"> </w:t>
        </w:r>
        <w:commentRangeEnd w:id="561"/>
        <w:r>
          <w:rPr>
            <w:rStyle w:val="af2"/>
            <w:rFonts w:ascii="바탕"/>
          </w:rPr>
          <w:commentReference w:id="561"/>
        </w:r>
        <w:r w:rsidRPr="00D336DB">
          <w:rPr>
            <w:rFonts w:eastAsia="바탕체"/>
          </w:rPr>
          <w:t>투자자의</w:t>
        </w:r>
        <w:r w:rsidRPr="00D336DB">
          <w:rPr>
            <w:rFonts w:eastAsia="바탕체"/>
          </w:rPr>
          <w:t xml:space="preserve"> 1</w:t>
        </w:r>
        <w:r w:rsidRPr="00D336DB">
          <w:rPr>
            <w:rFonts w:eastAsia="바탕체"/>
          </w:rPr>
          <w:t>주당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인수가액</w:t>
        </w:r>
        <w:r w:rsidRPr="00D336DB">
          <w:rPr>
            <w:rFonts w:eastAsia="바탕체"/>
          </w:rPr>
          <w:t>(</w:t>
        </w:r>
        <w:r w:rsidRPr="00D336DB">
          <w:rPr>
            <w:rFonts w:eastAsia="바탕체"/>
          </w:rPr>
          <w:t>또는</w:t>
        </w:r>
        <w:r w:rsidRPr="00D336DB">
          <w:rPr>
            <w:rFonts w:eastAsia="바탕체"/>
          </w:rPr>
          <w:t xml:space="preserve"> </w:t>
        </w:r>
        <w:r w:rsidR="00034C3B">
          <w:fldChar w:fldCharType="begin"/>
        </w:r>
        <w:r w:rsidR="00034C3B">
          <w:instrText>HYPERLINK \l "</w:instrText>
        </w:r>
        <w:r w:rsidR="00034C3B">
          <w:instrText>제</w:instrText>
        </w:r>
        <w:r w:rsidR="00034C3B">
          <w:instrText>10</w:instrText>
        </w:r>
        <w:r w:rsidR="00034C3B">
          <w:instrText>조</w:instrText>
        </w:r>
        <w:r w:rsidR="00034C3B">
          <w:instrText>"</w:instrText>
        </w:r>
        <w:r w:rsidR="00034C3B">
          <w:fldChar w:fldCharType="separate"/>
        </w:r>
        <w:r w:rsidRPr="000C5D33">
          <w:rPr>
            <w:rStyle w:val="af7"/>
            <w:rFonts w:eastAsia="바탕체"/>
          </w:rPr>
          <w:t>제</w:t>
        </w:r>
        <w:r w:rsidRPr="000C5D33">
          <w:rPr>
            <w:rStyle w:val="af7"/>
            <w:rFonts w:eastAsia="바탕체"/>
          </w:rPr>
          <w:t>1</w:t>
        </w:r>
        <w:r>
          <w:rPr>
            <w:rStyle w:val="af7"/>
            <w:rFonts w:eastAsia="바탕체"/>
          </w:rPr>
          <w:t>1</w:t>
        </w:r>
        <w:r w:rsidRPr="000C5D33">
          <w:rPr>
            <w:rStyle w:val="af7"/>
            <w:rFonts w:eastAsia="바탕체"/>
          </w:rPr>
          <w:t>조</w:t>
        </w:r>
        <w:r w:rsidR="00034C3B">
          <w:rPr>
            <w:rStyle w:val="af7"/>
            <w:rFonts w:eastAsia="바탕체"/>
          </w:rPr>
          <w:fldChar w:fldCharType="end"/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제</w:t>
        </w:r>
        <w:r w:rsidRPr="00D336DB">
          <w:rPr>
            <w:rFonts w:eastAsia="바탕체"/>
          </w:rPr>
          <w:t>3</w:t>
        </w:r>
        <w:r w:rsidRPr="00D336DB">
          <w:rPr>
            <w:rFonts w:eastAsia="바탕체"/>
          </w:rPr>
          <w:t>항</w:t>
        </w:r>
        <w:r w:rsidRPr="00D336DB">
          <w:rPr>
            <w:rFonts w:eastAsia="바탕체" w:hint="eastAsia"/>
          </w:rPr>
          <w:t>에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따른</w:t>
        </w:r>
        <w:r w:rsidRPr="00D336DB">
          <w:rPr>
            <w:rFonts w:eastAsia="바탕체"/>
          </w:rPr>
          <w:t xml:space="preserve"> </w:t>
        </w:r>
        <w:proofErr w:type="spellStart"/>
        <w:r w:rsidRPr="00D336DB">
          <w:rPr>
            <w:rFonts w:eastAsia="바탕체"/>
          </w:rPr>
          <w:t>전환가액</w:t>
        </w:r>
        <w:proofErr w:type="spellEnd"/>
        <w:r w:rsidRPr="00D336DB">
          <w:rPr>
            <w:rFonts w:eastAsia="바탕체"/>
          </w:rPr>
          <w:t>)</w:t>
        </w:r>
        <w:r w:rsidRPr="00D336DB">
          <w:rPr>
            <w:rFonts w:eastAsia="바탕체"/>
          </w:rPr>
          <w:t>에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미달하는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경우</w:t>
        </w:r>
        <w:r w:rsidRPr="00D336DB">
          <w:rPr>
            <w:rFonts w:eastAsia="바탕체"/>
          </w:rPr>
          <w:t xml:space="preserve">, </w:t>
        </w:r>
        <w:r w:rsidRPr="00D336DB">
          <w:rPr>
            <w:rFonts w:eastAsia="바탕체"/>
          </w:rPr>
          <w:t>이해관계인은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투자자가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본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조에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따라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처분하는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주식의</w:t>
        </w:r>
        <w:r w:rsidRPr="00D336DB">
          <w:rPr>
            <w:rFonts w:eastAsia="바탕체"/>
          </w:rPr>
          <w:t xml:space="preserve"> 1</w:t>
        </w:r>
        <w:r w:rsidRPr="00D336DB">
          <w:rPr>
            <w:rFonts w:eastAsia="바탕체"/>
          </w:rPr>
          <w:t>주당</w:t>
        </w:r>
        <w:r w:rsidRPr="00D336DB">
          <w:rPr>
            <w:rFonts w:eastAsia="바탕체"/>
          </w:rPr>
          <w:t xml:space="preserve"> </w:t>
        </w:r>
        <w:r w:rsidRPr="00D336DB">
          <w:rPr>
            <w:rFonts w:eastAsia="바탕체"/>
          </w:rPr>
          <w:t>매도가액이</w:t>
        </w:r>
        <w:r w:rsidRPr="00D336DB">
          <w:rPr>
            <w:rFonts w:eastAsia="바탕체"/>
          </w:rPr>
          <w:t xml:space="preserve"> </w:t>
        </w:r>
        <w:r w:rsidR="00C201C0">
          <w:rPr>
            <w:rFonts w:eastAsia="바탕체" w:hint="eastAsia"/>
          </w:rPr>
          <w:t>목표</w:t>
        </w:r>
        <w:r w:rsidR="00C201C0">
          <w:rPr>
            <w:rFonts w:eastAsia="바탕체" w:hint="eastAsia"/>
          </w:rPr>
          <w:t xml:space="preserve"> </w:t>
        </w:r>
        <w:r w:rsidR="00C201C0">
          <w:rPr>
            <w:rFonts w:eastAsia="바탕체" w:hint="eastAsia"/>
          </w:rPr>
          <w:t>회수가액</w:t>
        </w:r>
        <w:r>
          <w:rPr>
            <w:rFonts w:eastAsia="바탕체" w:hint="eastAsia"/>
          </w:rPr>
          <w:t xml:space="preserve"> </w:t>
        </w:r>
        <w:commentRangeStart w:id="562"/>
        <w:commentRangeEnd w:id="562"/>
        <w:r>
          <w:rPr>
            <w:rStyle w:val="af2"/>
            <w:rFonts w:ascii="바탕"/>
          </w:rPr>
          <w:commentReference w:id="562"/>
        </w:r>
        <w:r w:rsidRPr="00571710">
          <w:rPr>
            <w:rFonts w:eastAsia="바탕체"/>
          </w:rPr>
          <w:t>이상이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될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있도록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하여야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하며</w:t>
        </w:r>
        <w:r w:rsidRPr="00571710">
          <w:rPr>
            <w:rFonts w:eastAsia="바탕체"/>
          </w:rPr>
          <w:t xml:space="preserve">, </w:t>
        </w:r>
        <w:r w:rsidRPr="00571710">
          <w:rPr>
            <w:rFonts w:eastAsia="바탕체"/>
          </w:rPr>
          <w:t>투자자의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주식이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우선적으로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매도될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있도록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하여야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한다</w:t>
        </w:r>
        <w:r w:rsidRPr="00571710">
          <w:rPr>
            <w:rFonts w:eastAsia="바탕체"/>
          </w:rPr>
          <w:t xml:space="preserve">. </w:t>
        </w:r>
        <w:r w:rsidRPr="00571710">
          <w:rPr>
            <w:rFonts w:eastAsia="바탕체"/>
          </w:rPr>
          <w:t>이를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위하여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이해관계인은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주식양수예정자와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합의하여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이해관계인이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처분하는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주식의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수량을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줄이거나</w:t>
        </w:r>
        <w:r w:rsidRPr="00571710">
          <w:rPr>
            <w:rFonts w:eastAsia="바탕체"/>
          </w:rPr>
          <w:t xml:space="preserve"> 1</w:t>
        </w:r>
        <w:r w:rsidRPr="00571710">
          <w:rPr>
            <w:rFonts w:eastAsia="바탕체"/>
          </w:rPr>
          <w:t>주당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양도가격을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낮출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있으며</w:t>
        </w:r>
        <w:r w:rsidRPr="00571710">
          <w:rPr>
            <w:rFonts w:eastAsia="바탕체"/>
          </w:rPr>
          <w:t xml:space="preserve">, </w:t>
        </w:r>
        <w:r w:rsidRPr="00571710">
          <w:rPr>
            <w:rFonts w:eastAsia="바탕체"/>
          </w:rPr>
          <w:t>변경한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매각조건을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투자자에게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통지하여야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한다</w:t>
        </w:r>
        <w:r w:rsidRPr="00571710">
          <w:rPr>
            <w:rFonts w:eastAsia="바탕체"/>
          </w:rPr>
          <w:t>.</w:t>
        </w:r>
      </w:ins>
    </w:p>
    <w:p w14:paraId="3CAF1A7D" w14:textId="77777777" w:rsidR="00F60FB2" w:rsidRPr="00571710" w:rsidRDefault="00034C3B" w:rsidP="00F60FB2">
      <w:pPr>
        <w:numPr>
          <w:ilvl w:val="0"/>
          <w:numId w:val="31"/>
        </w:numPr>
        <w:wordWrap/>
        <w:adjustRightInd w:val="0"/>
        <w:snapToGrid w:val="0"/>
        <w:spacing w:after="60" w:line="360" w:lineRule="auto"/>
        <w:ind w:left="284" w:hanging="284"/>
        <w:rPr>
          <w:rPrChange w:id="563" w:author="Lim YoungHoon" w:date="2023-12-11T03:09:00Z">
            <w:rPr>
              <w:rFonts w:ascii="Times New Roman" w:hAnsi="Times New Roman"/>
            </w:rPr>
          </w:rPrChange>
        </w:rPr>
        <w:pPrChange w:id="564" w:author="Lim YoungHoon" w:date="2023-12-11T03:09:00Z">
          <w:pPr>
            <w:numPr>
              <w:numId w:val="31"/>
            </w:numPr>
            <w:tabs>
              <w:tab w:val="num" w:pos="284"/>
              <w:tab w:val="num" w:pos="851"/>
            </w:tabs>
            <w:wordWrap/>
            <w:adjustRightInd w:val="0"/>
            <w:snapToGrid w:val="0"/>
            <w:spacing w:after="60" w:line="360" w:lineRule="auto"/>
            <w:ind w:left="284" w:hanging="284"/>
          </w:pPr>
        </w:pPrChange>
      </w:pPr>
      <w:r>
        <w:fldChar w:fldCharType="begin"/>
      </w:r>
      <w:r>
        <w:instrText>HYPERLINK \l "</w:instrText>
      </w:r>
      <w:r>
        <w:instrText>제</w:instrText>
      </w:r>
      <w:r>
        <w:instrText>26</w:instrText>
      </w:r>
      <w:r>
        <w:instrText>조</w:instrText>
      </w:r>
      <w:r>
        <w:instrText>"</w:instrText>
      </w:r>
      <w:r>
        <w:fldChar w:fldCharType="separate"/>
      </w:r>
      <w:r w:rsidR="00F60FB2" w:rsidRPr="000C5D33">
        <w:rPr>
          <w:rStyle w:val="af7"/>
          <w:rPrChange w:id="565" w:author="Lim YoungHoon" w:date="2023-12-11T03:09:00Z">
            <w:rPr>
              <w:rStyle w:val="af7"/>
              <w:rFonts w:ascii="Times New Roman" w:hAnsi="Times New Roman"/>
            </w:rPr>
          </w:rPrChange>
        </w:rPr>
        <w:t>제</w:t>
      </w:r>
      <w:r w:rsidR="00F60FB2" w:rsidRPr="000C5D33">
        <w:rPr>
          <w:rStyle w:val="af7"/>
          <w:rPrChange w:id="566" w:author="Lim YoungHoon" w:date="2023-12-11T03:09:00Z">
            <w:rPr>
              <w:rStyle w:val="af7"/>
              <w:rFonts w:ascii="Times New Roman" w:hAnsi="Times New Roman"/>
            </w:rPr>
          </w:rPrChange>
        </w:rPr>
        <w:t>2</w:t>
      </w:r>
      <w:r w:rsidR="00F60FB2">
        <w:rPr>
          <w:rStyle w:val="af7"/>
          <w:rPrChange w:id="567" w:author="Lim YoungHoon" w:date="2023-12-11T03:09:00Z">
            <w:rPr>
              <w:rStyle w:val="af7"/>
              <w:rFonts w:ascii="Times New Roman" w:hAnsi="Times New Roman"/>
            </w:rPr>
          </w:rPrChange>
        </w:rPr>
        <w:t>7</w:t>
      </w:r>
      <w:r w:rsidR="00F60FB2" w:rsidRPr="000C5D33">
        <w:rPr>
          <w:rStyle w:val="af7"/>
          <w:rPrChange w:id="568" w:author="Lim YoungHoon" w:date="2023-12-11T03:09:00Z">
            <w:rPr>
              <w:rStyle w:val="af7"/>
              <w:rFonts w:ascii="Times New Roman" w:hAnsi="Times New Roman"/>
            </w:rPr>
          </w:rPrChange>
        </w:rPr>
        <w:t>조</w:t>
      </w:r>
      <w:r>
        <w:rPr>
          <w:rStyle w:val="af7"/>
          <w:rPrChange w:id="569" w:author="Lim YoungHoon" w:date="2023-12-11T03:09:00Z">
            <w:rPr>
              <w:rStyle w:val="af7"/>
              <w:rFonts w:ascii="Times New Roman" w:hAnsi="Times New Roman"/>
            </w:rPr>
          </w:rPrChange>
        </w:rPr>
        <w:fldChar w:fldCharType="end"/>
      </w:r>
      <w:r w:rsidR="00F60FB2" w:rsidRPr="00571710">
        <w:rPr>
          <w:rPrChange w:id="570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571" w:author="Lim YoungHoon" w:date="2023-12-11T03:09:00Z">
            <w:rPr>
              <w:rFonts w:ascii="Times New Roman" w:hAnsi="Times New Roman"/>
            </w:rPr>
          </w:rPrChange>
        </w:rPr>
        <w:t>제</w:t>
      </w:r>
      <w:r w:rsidR="00F60FB2" w:rsidRPr="00571710">
        <w:rPr>
          <w:rPrChange w:id="572" w:author="Lim YoungHoon" w:date="2023-12-11T03:09:00Z">
            <w:rPr>
              <w:rFonts w:ascii="Times New Roman" w:hAnsi="Times New Roman"/>
            </w:rPr>
          </w:rPrChange>
        </w:rPr>
        <w:t>3</w:t>
      </w:r>
      <w:r w:rsidR="00F60FB2" w:rsidRPr="00571710">
        <w:rPr>
          <w:rPrChange w:id="573" w:author="Lim YoungHoon" w:date="2023-12-11T03:09:00Z">
            <w:rPr>
              <w:rFonts w:ascii="Times New Roman" w:hAnsi="Times New Roman"/>
            </w:rPr>
          </w:rPrChange>
        </w:rPr>
        <w:t>항은</w:t>
      </w:r>
      <w:r w:rsidR="00F60FB2" w:rsidRPr="00571710">
        <w:rPr>
          <w:rPrChange w:id="574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575" w:author="Lim YoungHoon" w:date="2023-12-11T03:09:00Z">
            <w:rPr>
              <w:rFonts w:ascii="Times New Roman" w:hAnsi="Times New Roman"/>
            </w:rPr>
          </w:rPrChange>
        </w:rPr>
        <w:t>본</w:t>
      </w:r>
      <w:r w:rsidR="00F60FB2" w:rsidRPr="00571710">
        <w:rPr>
          <w:rPrChange w:id="576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577" w:author="Lim YoungHoon" w:date="2023-12-11T03:09:00Z">
            <w:rPr>
              <w:rFonts w:ascii="Times New Roman" w:hAnsi="Times New Roman"/>
            </w:rPr>
          </w:rPrChange>
        </w:rPr>
        <w:t>조의</w:t>
      </w:r>
      <w:r w:rsidR="00F60FB2" w:rsidRPr="00571710">
        <w:rPr>
          <w:rPrChange w:id="578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579" w:author="Lim YoungHoon" w:date="2023-12-11T03:09:00Z">
            <w:rPr>
              <w:rFonts w:ascii="Times New Roman" w:hAnsi="Times New Roman"/>
            </w:rPr>
          </w:rPrChange>
        </w:rPr>
        <w:t>경우에도</w:t>
      </w:r>
      <w:r w:rsidR="00F60FB2" w:rsidRPr="00571710">
        <w:rPr>
          <w:rPrChange w:id="580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581" w:author="Lim YoungHoon" w:date="2023-12-11T03:09:00Z">
            <w:rPr>
              <w:rFonts w:ascii="Times New Roman" w:hAnsi="Times New Roman"/>
            </w:rPr>
          </w:rPrChange>
        </w:rPr>
        <w:t>적용한다</w:t>
      </w:r>
      <w:r w:rsidR="00F60FB2" w:rsidRPr="00571710">
        <w:rPr>
          <w:rPrChange w:id="582" w:author="Lim YoungHoon" w:date="2023-12-11T03:09:00Z">
            <w:rPr>
              <w:rFonts w:ascii="Times New Roman" w:hAnsi="Times New Roman"/>
            </w:rPr>
          </w:rPrChange>
        </w:rPr>
        <w:t xml:space="preserve">. </w:t>
      </w:r>
      <w:r w:rsidR="00F60FB2" w:rsidRPr="00571710">
        <w:rPr>
          <w:rPrChange w:id="583" w:author="Lim YoungHoon" w:date="2023-12-11T03:09:00Z">
            <w:rPr>
              <w:rFonts w:ascii="Times New Roman" w:hAnsi="Times New Roman"/>
            </w:rPr>
          </w:rPrChange>
        </w:rPr>
        <w:t>단</w:t>
      </w:r>
      <w:r w:rsidR="00F60FB2" w:rsidRPr="00571710">
        <w:rPr>
          <w:rPrChange w:id="584" w:author="Lim YoungHoon" w:date="2023-12-11T03:09:00Z">
            <w:rPr>
              <w:rFonts w:ascii="Times New Roman" w:hAnsi="Times New Roman"/>
            </w:rPr>
          </w:rPrChange>
        </w:rPr>
        <w:t xml:space="preserve">, </w:t>
      </w:r>
      <w:r>
        <w:fldChar w:fldCharType="begin"/>
      </w:r>
      <w:r>
        <w:instrText>HYPERLINK \l "</w:instrText>
      </w:r>
      <w:r>
        <w:instrText>제</w:instrText>
      </w:r>
      <w:r>
        <w:instrText>26</w:instrText>
      </w:r>
      <w:r>
        <w:instrText>조</w:instrText>
      </w:r>
      <w:r>
        <w:instrText>"</w:instrText>
      </w:r>
      <w:r>
        <w:fldChar w:fldCharType="separate"/>
      </w:r>
      <w:r w:rsidR="00F60FB2" w:rsidRPr="000C5D33">
        <w:rPr>
          <w:rStyle w:val="af7"/>
          <w:rPrChange w:id="585" w:author="Lim YoungHoon" w:date="2023-12-11T03:09:00Z">
            <w:rPr>
              <w:rStyle w:val="af7"/>
              <w:rFonts w:ascii="Times New Roman" w:hAnsi="Times New Roman"/>
            </w:rPr>
          </w:rPrChange>
        </w:rPr>
        <w:t>제</w:t>
      </w:r>
      <w:r w:rsidR="00F60FB2" w:rsidRPr="000C5D33">
        <w:rPr>
          <w:rStyle w:val="af7"/>
          <w:rPrChange w:id="586" w:author="Lim YoungHoon" w:date="2023-12-11T03:09:00Z">
            <w:rPr>
              <w:rStyle w:val="af7"/>
              <w:rFonts w:ascii="Times New Roman" w:hAnsi="Times New Roman"/>
            </w:rPr>
          </w:rPrChange>
        </w:rPr>
        <w:t>2</w:t>
      </w:r>
      <w:r w:rsidR="00F60FB2">
        <w:rPr>
          <w:rStyle w:val="af7"/>
          <w:rPrChange w:id="587" w:author="Lim YoungHoon" w:date="2023-12-11T03:09:00Z">
            <w:rPr>
              <w:rStyle w:val="af7"/>
              <w:rFonts w:ascii="Times New Roman" w:hAnsi="Times New Roman"/>
            </w:rPr>
          </w:rPrChange>
        </w:rPr>
        <w:t>7</w:t>
      </w:r>
      <w:r w:rsidR="00F60FB2" w:rsidRPr="000C5D33">
        <w:rPr>
          <w:rStyle w:val="af7"/>
          <w:rPrChange w:id="588" w:author="Lim YoungHoon" w:date="2023-12-11T03:09:00Z">
            <w:rPr>
              <w:rStyle w:val="af7"/>
              <w:rFonts w:ascii="Times New Roman" w:hAnsi="Times New Roman"/>
            </w:rPr>
          </w:rPrChange>
        </w:rPr>
        <w:t>조</w:t>
      </w:r>
      <w:r>
        <w:rPr>
          <w:rStyle w:val="af7"/>
          <w:rPrChange w:id="589" w:author="Lim YoungHoon" w:date="2023-12-11T03:09:00Z">
            <w:rPr>
              <w:rStyle w:val="af7"/>
              <w:rFonts w:ascii="Times New Roman" w:hAnsi="Times New Roman"/>
            </w:rPr>
          </w:rPrChange>
        </w:rPr>
        <w:fldChar w:fldCharType="end"/>
      </w:r>
      <w:r w:rsidR="00F60FB2" w:rsidRPr="00571710">
        <w:rPr>
          <w:rPrChange w:id="590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591" w:author="Lim YoungHoon" w:date="2023-12-11T03:09:00Z">
            <w:rPr>
              <w:rFonts w:ascii="Times New Roman" w:hAnsi="Times New Roman"/>
            </w:rPr>
          </w:rPrChange>
        </w:rPr>
        <w:t>제</w:t>
      </w:r>
      <w:r w:rsidR="00F60FB2" w:rsidRPr="00571710">
        <w:rPr>
          <w:rPrChange w:id="592" w:author="Lim YoungHoon" w:date="2023-12-11T03:09:00Z">
            <w:rPr>
              <w:rFonts w:ascii="Times New Roman" w:hAnsi="Times New Roman"/>
            </w:rPr>
          </w:rPrChange>
        </w:rPr>
        <w:t>3</w:t>
      </w:r>
      <w:r w:rsidR="00F60FB2" w:rsidRPr="00571710">
        <w:rPr>
          <w:rPrChange w:id="593" w:author="Lim YoungHoon" w:date="2023-12-11T03:09:00Z">
            <w:rPr>
              <w:rFonts w:ascii="Times New Roman" w:hAnsi="Times New Roman"/>
            </w:rPr>
          </w:rPrChange>
        </w:rPr>
        <w:t>항</w:t>
      </w:r>
      <w:r w:rsidR="00F60FB2" w:rsidRPr="00571710">
        <w:rPr>
          <w:rPrChange w:id="594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595" w:author="Lim YoungHoon" w:date="2023-12-11T03:09:00Z">
            <w:rPr>
              <w:rFonts w:ascii="Times New Roman" w:hAnsi="Times New Roman"/>
            </w:rPr>
          </w:rPrChange>
        </w:rPr>
        <w:t>제</w:t>
      </w:r>
      <w:r w:rsidR="00F60FB2" w:rsidRPr="00571710">
        <w:rPr>
          <w:rPrChange w:id="596" w:author="Lim YoungHoon" w:date="2023-12-11T03:09:00Z">
            <w:rPr>
              <w:rFonts w:ascii="Times New Roman" w:hAnsi="Times New Roman"/>
            </w:rPr>
          </w:rPrChange>
        </w:rPr>
        <w:t>4</w:t>
      </w:r>
      <w:r w:rsidR="00F60FB2" w:rsidRPr="00571710">
        <w:rPr>
          <w:rPrChange w:id="597" w:author="Lim YoungHoon" w:date="2023-12-11T03:09:00Z">
            <w:rPr>
              <w:rFonts w:ascii="Times New Roman" w:hAnsi="Times New Roman"/>
            </w:rPr>
          </w:rPrChange>
        </w:rPr>
        <w:t>호는</w:t>
      </w:r>
      <w:r w:rsidR="00F60FB2" w:rsidRPr="00571710">
        <w:rPr>
          <w:rPrChange w:id="598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599" w:author="Lim YoungHoon" w:date="2023-12-11T03:09:00Z">
            <w:rPr>
              <w:rFonts w:ascii="Times New Roman" w:hAnsi="Times New Roman"/>
            </w:rPr>
          </w:rPrChange>
        </w:rPr>
        <w:t>투자자가</w:t>
      </w:r>
      <w:r w:rsidR="00F60FB2" w:rsidRPr="00571710">
        <w:rPr>
          <w:rPrChange w:id="600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01" w:author="Lim YoungHoon" w:date="2023-12-11T03:09:00Z">
            <w:rPr>
              <w:rFonts w:ascii="Times New Roman" w:hAnsi="Times New Roman"/>
            </w:rPr>
          </w:rPrChange>
        </w:rPr>
        <w:t>본</w:t>
      </w:r>
      <w:r w:rsidR="00F60FB2" w:rsidRPr="00571710">
        <w:rPr>
          <w:rPrChange w:id="602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03" w:author="Lim YoungHoon" w:date="2023-12-11T03:09:00Z">
            <w:rPr>
              <w:rFonts w:ascii="Times New Roman" w:hAnsi="Times New Roman"/>
            </w:rPr>
          </w:rPrChange>
        </w:rPr>
        <w:t>조에</w:t>
      </w:r>
      <w:r w:rsidR="00F60FB2" w:rsidRPr="00571710">
        <w:rPr>
          <w:rPrChange w:id="604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05" w:author="Lim YoungHoon" w:date="2023-12-11T03:09:00Z">
            <w:rPr>
              <w:rFonts w:ascii="Times New Roman" w:hAnsi="Times New Roman"/>
            </w:rPr>
          </w:rPrChange>
        </w:rPr>
        <w:t>따른</w:t>
      </w:r>
      <w:r w:rsidR="00F60FB2" w:rsidRPr="00571710">
        <w:rPr>
          <w:rPrChange w:id="606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07" w:author="Lim YoungHoon" w:date="2023-12-11T03:09:00Z">
            <w:rPr>
              <w:rFonts w:ascii="Times New Roman" w:hAnsi="Times New Roman"/>
            </w:rPr>
          </w:rPrChange>
        </w:rPr>
        <w:t>공동매도권을</w:t>
      </w:r>
      <w:r w:rsidR="00F60FB2" w:rsidRPr="00571710">
        <w:rPr>
          <w:rPrChange w:id="608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09" w:author="Lim YoungHoon" w:date="2023-12-11T03:09:00Z">
            <w:rPr>
              <w:rFonts w:ascii="Times New Roman" w:hAnsi="Times New Roman"/>
            </w:rPr>
          </w:rPrChange>
        </w:rPr>
        <w:t>행사한</w:t>
      </w:r>
      <w:r w:rsidR="00F60FB2" w:rsidRPr="00571710">
        <w:rPr>
          <w:rPrChange w:id="610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11" w:author="Lim YoungHoon" w:date="2023-12-11T03:09:00Z">
            <w:rPr>
              <w:rFonts w:ascii="Times New Roman" w:hAnsi="Times New Roman"/>
            </w:rPr>
          </w:rPrChange>
        </w:rPr>
        <w:t>후에도</w:t>
      </w:r>
      <w:r w:rsidR="00F60FB2" w:rsidRPr="00571710">
        <w:rPr>
          <w:rPrChange w:id="612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13" w:author="Lim YoungHoon" w:date="2023-12-11T03:09:00Z">
            <w:rPr>
              <w:rFonts w:ascii="Times New Roman" w:hAnsi="Times New Roman"/>
            </w:rPr>
          </w:rPrChange>
        </w:rPr>
        <w:t>회사</w:t>
      </w:r>
      <w:r w:rsidR="00F60FB2" w:rsidRPr="00571710">
        <w:rPr>
          <w:rPrChange w:id="614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15" w:author="Lim YoungHoon" w:date="2023-12-11T03:09:00Z">
            <w:rPr>
              <w:rFonts w:ascii="Times New Roman" w:hAnsi="Times New Roman"/>
            </w:rPr>
          </w:rPrChange>
        </w:rPr>
        <w:t>발행</w:t>
      </w:r>
      <w:r w:rsidR="00F60FB2" w:rsidRPr="00571710">
        <w:rPr>
          <w:rPrChange w:id="616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17" w:author="Lim YoungHoon" w:date="2023-12-11T03:09:00Z">
            <w:rPr>
              <w:rFonts w:ascii="Times New Roman" w:hAnsi="Times New Roman"/>
            </w:rPr>
          </w:rPrChange>
        </w:rPr>
        <w:t>주식을</w:t>
      </w:r>
      <w:r w:rsidR="00F60FB2" w:rsidRPr="00571710">
        <w:rPr>
          <w:rPrChange w:id="618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19" w:author="Lim YoungHoon" w:date="2023-12-11T03:09:00Z">
            <w:rPr>
              <w:rFonts w:ascii="Times New Roman" w:hAnsi="Times New Roman"/>
            </w:rPr>
          </w:rPrChange>
        </w:rPr>
        <w:t>보유하고</w:t>
      </w:r>
      <w:r w:rsidR="00F60FB2" w:rsidRPr="00571710">
        <w:rPr>
          <w:rPrChange w:id="620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21" w:author="Lim YoungHoon" w:date="2023-12-11T03:09:00Z">
            <w:rPr>
              <w:rFonts w:ascii="Times New Roman" w:hAnsi="Times New Roman"/>
            </w:rPr>
          </w:rPrChange>
        </w:rPr>
        <w:t>있는</w:t>
      </w:r>
      <w:r w:rsidR="00F60FB2" w:rsidRPr="00571710">
        <w:rPr>
          <w:rPrChange w:id="622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23" w:author="Lim YoungHoon" w:date="2023-12-11T03:09:00Z">
            <w:rPr>
              <w:rFonts w:ascii="Times New Roman" w:hAnsi="Times New Roman"/>
            </w:rPr>
          </w:rPrChange>
        </w:rPr>
        <w:t>경우에</w:t>
      </w:r>
      <w:r w:rsidR="00F60FB2" w:rsidRPr="00571710">
        <w:rPr>
          <w:rPrChange w:id="624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25" w:author="Lim YoungHoon" w:date="2023-12-11T03:09:00Z">
            <w:rPr>
              <w:rFonts w:ascii="Times New Roman" w:hAnsi="Times New Roman"/>
            </w:rPr>
          </w:rPrChange>
        </w:rPr>
        <w:t>한하여</w:t>
      </w:r>
      <w:r w:rsidR="00F60FB2" w:rsidRPr="00571710">
        <w:rPr>
          <w:rPrChange w:id="626" w:author="Lim YoungHoon" w:date="2023-12-11T03:09:00Z">
            <w:rPr>
              <w:rFonts w:ascii="Times New Roman" w:hAnsi="Times New Roman"/>
            </w:rPr>
          </w:rPrChange>
        </w:rPr>
        <w:t xml:space="preserve"> </w:t>
      </w:r>
      <w:r w:rsidR="00F60FB2" w:rsidRPr="00571710">
        <w:rPr>
          <w:rPrChange w:id="627" w:author="Lim YoungHoon" w:date="2023-12-11T03:09:00Z">
            <w:rPr>
              <w:rFonts w:ascii="Times New Roman" w:hAnsi="Times New Roman"/>
            </w:rPr>
          </w:rPrChange>
        </w:rPr>
        <w:t>적용된다</w:t>
      </w:r>
      <w:r w:rsidR="00F60FB2" w:rsidRPr="00571710">
        <w:rPr>
          <w:rPrChange w:id="628" w:author="Lim YoungHoon" w:date="2023-12-11T03:09:00Z">
            <w:rPr>
              <w:rFonts w:ascii="Times New Roman" w:hAnsi="Times New Roman"/>
            </w:rPr>
          </w:rPrChange>
        </w:rPr>
        <w:t>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B6375" w14:paraId="0A4340B5" w14:textId="77777777" w:rsidTr="00D336DB">
        <w:trPr>
          <w:del w:id="629" w:author="Lim YoungHoon" w:date="2023-12-11T03:09:00Z"/>
        </w:trPr>
        <w:tc>
          <w:tcPr>
            <w:tcW w:w="9344" w:type="dxa"/>
            <w:shd w:val="clear" w:color="auto" w:fill="FFFF00"/>
          </w:tcPr>
          <w:p w14:paraId="2ABA74EB" w14:textId="77777777" w:rsidR="00BB6375" w:rsidRPr="00D336DB" w:rsidRDefault="00BB6375" w:rsidP="00BB6375">
            <w:pPr>
              <w:wordWrap/>
              <w:adjustRightInd w:val="0"/>
              <w:snapToGrid w:val="0"/>
              <w:spacing w:after="60" w:line="360" w:lineRule="auto"/>
              <w:rPr>
                <w:del w:id="630" w:author="Lim YoungHoon" w:date="2023-12-11T03:09:00Z"/>
                <w:rFonts w:eastAsia="바탕체"/>
              </w:rPr>
            </w:pPr>
            <w:del w:id="631" w:author="Lim YoungHoon" w:date="2023-12-11T03:09:00Z">
              <w:r w:rsidRPr="00D336DB">
                <w:rPr>
                  <w:rFonts w:eastAsia="바탕체"/>
                </w:rPr>
                <w:delText>Case 1)</w:delText>
              </w:r>
            </w:del>
          </w:p>
          <w:p w14:paraId="4E24318A" w14:textId="77777777" w:rsidR="00BB6375" w:rsidRPr="00D336DB" w:rsidRDefault="00BB6375">
            <w:pPr>
              <w:numPr>
                <w:ilvl w:val="0"/>
                <w:numId w:val="31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632" w:author="Lim YoungHoon" w:date="2023-12-11T03:09:00Z"/>
                <w:rFonts w:eastAsia="바탕체"/>
              </w:rPr>
            </w:pPr>
            <w:del w:id="633" w:author="Lim YoungHoon" w:date="2023-12-11T03:09:00Z">
              <w:r w:rsidRPr="00D336DB">
                <w:rPr>
                  <w:rFonts w:eastAsia="바탕체"/>
                </w:rPr>
                <w:delText>투자자가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공동매도권을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행사하는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경우</w:delText>
              </w:r>
              <w:r w:rsidRPr="00D336DB">
                <w:rPr>
                  <w:rFonts w:eastAsia="바탕체"/>
                </w:rPr>
                <w:delText xml:space="preserve">, </w:delText>
              </w:r>
              <w:r w:rsidRPr="00D336DB">
                <w:rPr>
                  <w:rFonts w:eastAsia="바탕체"/>
                </w:rPr>
                <w:delText>주식양수예정자가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이해관계인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및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투자자로부터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이해관계인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및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투자자의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지분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비율에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따라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주식을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양수하지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않는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한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이해관계인은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보유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주식을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처분할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수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없다</w:delText>
              </w:r>
              <w:r w:rsidRPr="00D336DB">
                <w:rPr>
                  <w:rFonts w:eastAsia="바탕체"/>
                </w:rPr>
                <w:delText>.</w:delText>
              </w:r>
            </w:del>
          </w:p>
          <w:p w14:paraId="5D8D50A0" w14:textId="77777777" w:rsidR="00BB6375" w:rsidRPr="00571710" w:rsidRDefault="00BB6375">
            <w:pPr>
              <w:numPr>
                <w:ilvl w:val="0"/>
                <w:numId w:val="31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634" w:author="Lim YoungHoon" w:date="2023-12-11T03:09:00Z"/>
                <w:rFonts w:eastAsia="바탕체"/>
              </w:rPr>
            </w:pPr>
            <w:del w:id="635" w:author="Lim YoungHoon" w:date="2023-12-11T03:09:00Z">
              <w:r w:rsidRPr="00D336DB">
                <w:rPr>
                  <w:rFonts w:eastAsia="바탕체"/>
                </w:rPr>
                <w:delText>이해관계인이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처분하고자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하는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주식에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대하여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주식양수예정자가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제시한</w:delText>
              </w:r>
              <w:r w:rsidRPr="00D336DB">
                <w:rPr>
                  <w:rFonts w:eastAsia="바탕체"/>
                </w:rPr>
                <w:delText xml:space="preserve"> 1</w:delText>
              </w:r>
              <w:r w:rsidRPr="00D336DB">
                <w:rPr>
                  <w:rFonts w:eastAsia="바탕체"/>
                </w:rPr>
                <w:delText>주당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양수예정가액의</w:delText>
              </w:r>
              <w:r w:rsidRPr="00D336DB">
                <w:rPr>
                  <w:rFonts w:eastAsia="바탕체"/>
                </w:rPr>
                <w:delText xml:space="preserve"> </w:delText>
              </w:r>
              <w:commentRangeStart w:id="636"/>
              <w:r w:rsidRPr="00D336DB">
                <w:rPr>
                  <w:rFonts w:eastAsia="바탕체"/>
                </w:rPr>
                <w:delText>[70]%</w:delText>
              </w:r>
              <w:r w:rsidRPr="00D336DB">
                <w:rPr>
                  <w:rFonts w:eastAsia="바탕체"/>
                </w:rPr>
                <w:delText>가</w:delText>
              </w:r>
              <w:r w:rsidRPr="00D336DB">
                <w:rPr>
                  <w:rFonts w:eastAsia="바탕체"/>
                </w:rPr>
                <w:delText xml:space="preserve"> </w:delText>
              </w:r>
              <w:commentRangeEnd w:id="636"/>
              <w:r w:rsidR="00F660F6">
                <w:rPr>
                  <w:rStyle w:val="af2"/>
                  <w:rFonts w:ascii="바탕"/>
                  <w:kern w:val="2"/>
                </w:rPr>
                <w:commentReference w:id="636"/>
              </w:r>
              <w:r w:rsidRPr="00D336DB">
                <w:rPr>
                  <w:rFonts w:eastAsia="바탕체"/>
                </w:rPr>
                <w:delText>투자자의</w:delText>
              </w:r>
              <w:r w:rsidRPr="00D336DB">
                <w:rPr>
                  <w:rFonts w:eastAsia="바탕체"/>
                </w:rPr>
                <w:delText xml:space="preserve"> 1</w:delText>
              </w:r>
              <w:r w:rsidRPr="00D336DB">
                <w:rPr>
                  <w:rFonts w:eastAsia="바탕체"/>
                </w:rPr>
                <w:delText>주당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인수가액</w:delText>
              </w:r>
              <w:r w:rsidRPr="00D336DB">
                <w:rPr>
                  <w:rFonts w:eastAsia="바탕체"/>
                </w:rPr>
                <w:delText>(</w:delText>
              </w:r>
              <w:r w:rsidRPr="00D336DB">
                <w:rPr>
                  <w:rFonts w:eastAsia="바탕체"/>
                </w:rPr>
                <w:delText>또는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="00034C3B">
                <w:fldChar w:fldCharType="begin"/>
              </w:r>
              <w:r w:rsidR="00034C3B">
                <w:delInstrText>HYPERLINK \l "</w:delInstrText>
              </w:r>
              <w:r w:rsidR="00034C3B">
                <w:delInstrText>제</w:delInstrText>
              </w:r>
              <w:r w:rsidR="00034C3B">
                <w:delInstrText>10</w:delInstrText>
              </w:r>
              <w:r w:rsidR="00034C3B">
                <w:delInstrText>조</w:delInstrText>
              </w:r>
              <w:r w:rsidR="00034C3B">
                <w:delInstrText>"</w:delInstrText>
              </w:r>
              <w:r w:rsidR="00034C3B">
                <w:fldChar w:fldCharType="separate"/>
              </w:r>
              <w:r w:rsidRPr="000C5D33">
                <w:rPr>
                  <w:rStyle w:val="af7"/>
                  <w:rFonts w:eastAsia="바탕체"/>
                </w:rPr>
                <w:delText>제</w:delText>
              </w:r>
              <w:r w:rsidRPr="000C5D33">
                <w:rPr>
                  <w:rStyle w:val="af7"/>
                  <w:rFonts w:eastAsia="바탕체"/>
                </w:rPr>
                <w:delText>1</w:delText>
              </w:r>
              <w:r w:rsidR="003215C3">
                <w:rPr>
                  <w:rStyle w:val="af7"/>
                  <w:rFonts w:eastAsia="바탕체"/>
                </w:rPr>
                <w:delText>1</w:delText>
              </w:r>
              <w:r w:rsidRPr="000C5D33">
                <w:rPr>
                  <w:rStyle w:val="af7"/>
                  <w:rFonts w:eastAsia="바탕체"/>
                </w:rPr>
                <w:delText>조</w:delText>
              </w:r>
              <w:r w:rsidR="00034C3B">
                <w:rPr>
                  <w:rStyle w:val="af7"/>
                  <w:rFonts w:eastAsia="바탕체"/>
                </w:rPr>
                <w:fldChar w:fldCharType="end"/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제</w:delText>
              </w:r>
              <w:r w:rsidRPr="00D336DB">
                <w:rPr>
                  <w:rFonts w:eastAsia="바탕체"/>
                </w:rPr>
                <w:delText>3</w:delText>
              </w:r>
              <w:r w:rsidRPr="00D336DB">
                <w:rPr>
                  <w:rFonts w:eastAsia="바탕체"/>
                </w:rPr>
                <w:delText>항</w:delText>
              </w:r>
              <w:r w:rsidRPr="00D336DB">
                <w:rPr>
                  <w:rFonts w:eastAsia="바탕체" w:hint="eastAsia"/>
                </w:rPr>
                <w:delText>에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따른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전환가액</w:delText>
              </w:r>
              <w:r w:rsidRPr="00D336DB">
                <w:rPr>
                  <w:rFonts w:eastAsia="바탕체"/>
                </w:rPr>
                <w:delText>)</w:delText>
              </w:r>
              <w:r w:rsidRPr="00D336DB">
                <w:rPr>
                  <w:rFonts w:eastAsia="바탕체"/>
                </w:rPr>
                <w:delText>에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미달하는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경우</w:delText>
              </w:r>
              <w:r w:rsidRPr="00D336DB">
                <w:rPr>
                  <w:rFonts w:eastAsia="바탕체"/>
                </w:rPr>
                <w:delText xml:space="preserve">, </w:delText>
              </w:r>
              <w:r w:rsidRPr="00D336DB">
                <w:rPr>
                  <w:rFonts w:eastAsia="바탕체"/>
                </w:rPr>
                <w:delText>이해관계인은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투자자가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본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조에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따라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처분하는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주식의</w:delText>
              </w:r>
              <w:r w:rsidRPr="00D336DB">
                <w:rPr>
                  <w:rFonts w:eastAsia="바탕체"/>
                </w:rPr>
                <w:delText xml:space="preserve"> 1</w:delText>
              </w:r>
              <w:r w:rsidRPr="00D336DB">
                <w:rPr>
                  <w:rFonts w:eastAsia="바탕체"/>
                </w:rPr>
                <w:delText>주당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매도가액이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인수가액</w:delText>
              </w:r>
              <w:commentRangeStart w:id="637"/>
              <w:r w:rsidRPr="00D336DB">
                <w:rPr>
                  <w:rFonts w:eastAsia="바탕체"/>
                </w:rPr>
                <w:delText>을</w:delText>
              </w:r>
              <w:r w:rsidRPr="00D336DB">
                <w:rPr>
                  <w:rFonts w:eastAsia="바탕체"/>
                </w:rPr>
                <w:delText xml:space="preserve"> [0.7]</w:delText>
              </w:r>
              <w:r w:rsidRPr="00571710">
                <w:rPr>
                  <w:rFonts w:eastAsia="바탕체"/>
                </w:rPr>
                <w:delText>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나눈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금액</w:delText>
              </w:r>
              <w:r w:rsidRPr="00571710">
                <w:rPr>
                  <w:rFonts w:eastAsia="바탕체"/>
                </w:rPr>
                <w:delText xml:space="preserve"> </w:delText>
              </w:r>
              <w:commentRangeEnd w:id="637"/>
              <w:r w:rsidR="00F660F6">
                <w:rPr>
                  <w:rStyle w:val="af2"/>
                  <w:rFonts w:ascii="바탕"/>
                  <w:kern w:val="2"/>
                </w:rPr>
                <w:commentReference w:id="637"/>
              </w:r>
              <w:r w:rsidRPr="00571710">
                <w:rPr>
                  <w:rFonts w:eastAsia="바탕체"/>
                </w:rPr>
                <w:delText>이상이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될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있도록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하여야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하며</w:delText>
              </w:r>
              <w:r w:rsidRPr="00571710">
                <w:rPr>
                  <w:rFonts w:eastAsia="바탕체"/>
                </w:rPr>
                <w:delText xml:space="preserve">, </w:delText>
              </w:r>
              <w:r w:rsidRPr="00571710">
                <w:rPr>
                  <w:rFonts w:eastAsia="바탕체"/>
                </w:rPr>
                <w:delText>투자자의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주식이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우선적으로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매도될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있도록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하여야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한다</w:delText>
              </w:r>
              <w:r w:rsidRPr="00571710">
                <w:rPr>
                  <w:rFonts w:eastAsia="바탕체"/>
                </w:rPr>
                <w:delText xml:space="preserve">. </w:delText>
              </w:r>
              <w:r w:rsidRPr="00571710">
                <w:rPr>
                  <w:rFonts w:eastAsia="바탕체"/>
                </w:rPr>
                <w:delText>이를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위하여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이해관계인은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주식양수예정자와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합의하여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이해관계인이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처분하는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주식의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수량을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줄이거나</w:delText>
              </w:r>
              <w:r w:rsidRPr="00571710">
                <w:rPr>
                  <w:rFonts w:eastAsia="바탕체"/>
                </w:rPr>
                <w:delText xml:space="preserve"> 1</w:delText>
              </w:r>
              <w:r w:rsidRPr="00571710">
                <w:rPr>
                  <w:rFonts w:eastAsia="바탕체"/>
                </w:rPr>
                <w:delText>주당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양도가격을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낮출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있으며</w:delText>
              </w:r>
              <w:r w:rsidRPr="00571710">
                <w:rPr>
                  <w:rFonts w:eastAsia="바탕체"/>
                </w:rPr>
                <w:delText xml:space="preserve">, </w:delText>
              </w:r>
              <w:r w:rsidRPr="00571710">
                <w:rPr>
                  <w:rFonts w:eastAsia="바탕체"/>
                </w:rPr>
                <w:delText>변경한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매각조건을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투자자에게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통지하여야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한다</w:delText>
              </w:r>
              <w:r w:rsidRPr="00571710">
                <w:rPr>
                  <w:rFonts w:eastAsia="바탕체"/>
                </w:rPr>
                <w:delText>.</w:delText>
              </w:r>
            </w:del>
          </w:p>
          <w:p w14:paraId="115AEDA2" w14:textId="77777777" w:rsidR="00BB6375" w:rsidRPr="00571710" w:rsidRDefault="00034C3B">
            <w:pPr>
              <w:numPr>
                <w:ilvl w:val="0"/>
                <w:numId w:val="31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638" w:author="Lim YoungHoon" w:date="2023-12-11T03:09:00Z"/>
                <w:rFonts w:eastAsia="바탕체"/>
              </w:rPr>
            </w:pPr>
            <w:del w:id="639" w:author="Lim YoungHoon" w:date="2023-12-11T03:09:00Z">
              <w:r>
                <w:fldChar w:fldCharType="begin"/>
              </w:r>
              <w:r>
                <w:delInstrText>HYPERLINK \l "</w:delInstrText>
              </w:r>
              <w:r>
                <w:delInstrText>제</w:delInstrText>
              </w:r>
              <w:r>
                <w:delInstrText>26</w:delInstrText>
              </w:r>
              <w:r>
                <w:delInstrText>조</w:delInstrText>
              </w:r>
              <w:r>
                <w:delInstrText>"</w:delInstrText>
              </w:r>
              <w:r>
                <w:fldChar w:fldCharType="separate"/>
              </w:r>
              <w:r w:rsidR="00BB6375" w:rsidRPr="000C5D33">
                <w:rPr>
                  <w:rStyle w:val="af7"/>
                  <w:rFonts w:eastAsia="바탕체"/>
                </w:rPr>
                <w:delText>제</w:delText>
              </w:r>
              <w:r w:rsidR="00BB6375" w:rsidRPr="000C5D33">
                <w:rPr>
                  <w:rStyle w:val="af7"/>
                  <w:rFonts w:eastAsia="바탕체"/>
                </w:rPr>
                <w:delText>2</w:delText>
              </w:r>
              <w:r w:rsidR="003215C3">
                <w:rPr>
                  <w:rStyle w:val="af7"/>
                  <w:rFonts w:eastAsia="바탕체"/>
                </w:rPr>
                <w:delText>7</w:delText>
              </w:r>
              <w:r w:rsidR="00BB6375" w:rsidRPr="000C5D33">
                <w:rPr>
                  <w:rStyle w:val="af7"/>
                  <w:rFonts w:eastAsia="바탕체"/>
                </w:rPr>
                <w:delText>조</w:delText>
              </w:r>
              <w:r>
                <w:rPr>
                  <w:rStyle w:val="af7"/>
                  <w:rFonts w:eastAsia="바탕체"/>
                </w:rPr>
                <w:fldChar w:fldCharType="end"/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제</w:delText>
              </w:r>
              <w:r w:rsidR="00BB6375" w:rsidRPr="00571710">
                <w:rPr>
                  <w:rFonts w:eastAsia="바탕체"/>
                </w:rPr>
                <w:delText>3</w:delText>
              </w:r>
              <w:r w:rsidR="00BB6375" w:rsidRPr="00571710">
                <w:rPr>
                  <w:rFonts w:eastAsia="바탕체"/>
                </w:rPr>
                <w:delText>항은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본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조의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경우에도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적용한다</w:delText>
              </w:r>
              <w:r w:rsidR="00BB6375" w:rsidRPr="00571710">
                <w:rPr>
                  <w:rFonts w:eastAsia="바탕체"/>
                </w:rPr>
                <w:delText xml:space="preserve">. </w:delText>
              </w:r>
              <w:r w:rsidR="00BB6375" w:rsidRPr="00571710">
                <w:rPr>
                  <w:rFonts w:eastAsia="바탕체"/>
                </w:rPr>
                <w:delText>단</w:delText>
              </w:r>
              <w:r w:rsidR="00BB6375" w:rsidRPr="00571710">
                <w:rPr>
                  <w:rFonts w:eastAsia="바탕체"/>
                </w:rPr>
                <w:delText xml:space="preserve">, </w:delText>
              </w:r>
              <w:r>
                <w:fldChar w:fldCharType="begin"/>
              </w:r>
              <w:r>
                <w:delInstrText>HYPERLINK \l "</w:delInstrText>
              </w:r>
              <w:r>
                <w:delInstrText>제</w:delInstrText>
              </w:r>
              <w:r>
                <w:delInstrText>26</w:delInstrText>
              </w:r>
              <w:r>
                <w:delInstrText>조</w:delInstrText>
              </w:r>
              <w:r>
                <w:delInstrText>"</w:delInstrText>
              </w:r>
              <w:r>
                <w:fldChar w:fldCharType="separate"/>
              </w:r>
              <w:r w:rsidR="00BB6375" w:rsidRPr="000C5D33">
                <w:rPr>
                  <w:rStyle w:val="af7"/>
                  <w:rFonts w:eastAsia="바탕체"/>
                </w:rPr>
                <w:delText>제</w:delText>
              </w:r>
              <w:r w:rsidR="00BB6375" w:rsidRPr="000C5D33">
                <w:rPr>
                  <w:rStyle w:val="af7"/>
                  <w:rFonts w:eastAsia="바탕체"/>
                </w:rPr>
                <w:delText>2</w:delText>
              </w:r>
              <w:r w:rsidR="003215C3">
                <w:rPr>
                  <w:rStyle w:val="af7"/>
                  <w:rFonts w:eastAsia="바탕체"/>
                </w:rPr>
                <w:delText>7</w:delText>
              </w:r>
              <w:r w:rsidR="00BB6375" w:rsidRPr="000C5D33">
                <w:rPr>
                  <w:rStyle w:val="af7"/>
                  <w:rFonts w:eastAsia="바탕체"/>
                </w:rPr>
                <w:delText>조</w:delText>
              </w:r>
              <w:r>
                <w:rPr>
                  <w:rStyle w:val="af7"/>
                  <w:rFonts w:eastAsia="바탕체"/>
                </w:rPr>
                <w:fldChar w:fldCharType="end"/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제</w:delText>
              </w:r>
              <w:r w:rsidR="00BB6375" w:rsidRPr="00571710">
                <w:rPr>
                  <w:rFonts w:eastAsia="바탕체"/>
                </w:rPr>
                <w:delText>3</w:delText>
              </w:r>
              <w:r w:rsidR="00BB6375" w:rsidRPr="00571710">
                <w:rPr>
                  <w:rFonts w:eastAsia="바탕체"/>
                </w:rPr>
                <w:delText>항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제</w:delText>
              </w:r>
              <w:r w:rsidR="00BB6375" w:rsidRPr="00571710">
                <w:rPr>
                  <w:rFonts w:eastAsia="바탕체"/>
                </w:rPr>
                <w:delText>4</w:delText>
              </w:r>
              <w:r w:rsidR="00BB6375" w:rsidRPr="00571710">
                <w:rPr>
                  <w:rFonts w:eastAsia="바탕체"/>
                </w:rPr>
                <w:delText>호는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투자자가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본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조에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따른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공동매도권을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행사한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후에도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회사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발행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주식을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보유하고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있는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경우에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한하여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적용된다</w:delText>
              </w:r>
              <w:r w:rsidR="00BB6375" w:rsidRPr="00571710">
                <w:rPr>
                  <w:rFonts w:eastAsia="바탕체"/>
                </w:rPr>
                <w:delText>.</w:delText>
              </w:r>
            </w:del>
          </w:p>
          <w:p w14:paraId="685B1BB8" w14:textId="77777777" w:rsidR="00BB6375" w:rsidRPr="00BB6375" w:rsidRDefault="00BB6375">
            <w:pPr>
              <w:numPr>
                <w:ilvl w:val="0"/>
                <w:numId w:val="31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640" w:author="Lim YoungHoon" w:date="2023-12-11T03:09:00Z"/>
                <w:rFonts w:eastAsia="바탕체"/>
              </w:rPr>
            </w:pPr>
            <w:del w:id="641" w:author="Lim YoungHoon" w:date="2023-12-11T03:09:00Z">
              <w:r w:rsidRPr="00571710">
                <w:rPr>
                  <w:rFonts w:eastAsia="바탕체"/>
                </w:rPr>
                <w:delText>본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조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제</w:delText>
              </w:r>
              <w:r w:rsidRPr="00571710">
                <w:rPr>
                  <w:rFonts w:eastAsia="바탕체"/>
                </w:rPr>
                <w:delText>1</w:delText>
              </w:r>
              <w:r w:rsidRPr="00571710">
                <w:rPr>
                  <w:rFonts w:eastAsia="바탕체"/>
                </w:rPr>
                <w:delText>항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내지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제</w:delText>
              </w:r>
              <w:r w:rsidRPr="00571710">
                <w:rPr>
                  <w:rFonts w:eastAsia="바탕체"/>
                </w:rPr>
                <w:delText>5</w:delText>
              </w:r>
              <w:r w:rsidRPr="00571710">
                <w:rPr>
                  <w:rFonts w:eastAsia="바탕체"/>
                </w:rPr>
                <w:delText>항에도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불구하고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이해관계인에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대하여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공동매도권을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보유한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주주</w:delText>
              </w:r>
              <w:r w:rsidRPr="00571710">
                <w:rPr>
                  <w:rFonts w:eastAsia="바탕체"/>
                </w:rPr>
                <w:delText>(</w:delText>
              </w:r>
              <w:r w:rsidRPr="00571710">
                <w:rPr>
                  <w:rFonts w:eastAsia="바탕체"/>
                </w:rPr>
                <w:delText>이하</w:delText>
              </w:r>
              <w:r w:rsidRPr="00571710">
                <w:rPr>
                  <w:rFonts w:eastAsia="바탕체"/>
                </w:rPr>
                <w:delText xml:space="preserve"> “</w:delText>
              </w:r>
              <w:r w:rsidRPr="00571710">
                <w:rPr>
                  <w:rFonts w:eastAsia="바탕체"/>
                </w:rPr>
                <w:delText>공동매도권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보유자</w:delText>
              </w:r>
              <w:r w:rsidRPr="00571710">
                <w:rPr>
                  <w:rFonts w:eastAsia="바탕체"/>
                </w:rPr>
                <w:delText>”)</w:delText>
              </w:r>
              <w:r w:rsidRPr="00571710">
                <w:rPr>
                  <w:rFonts w:eastAsia="바탕체"/>
                </w:rPr>
                <w:delText>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여러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명인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경우</w:delText>
              </w:r>
              <w:r w:rsidRPr="00571710">
                <w:rPr>
                  <w:rFonts w:eastAsia="바탕체"/>
                </w:rPr>
                <w:delText xml:space="preserve">, </w:delText>
              </w:r>
              <w:r w:rsidRPr="00571710">
                <w:rPr>
                  <w:rFonts w:eastAsia="바탕체"/>
                </w:rPr>
                <w:delText>공동매도권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행사자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간의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지분비율로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안분하여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공동매도권을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행사한다</w:delText>
              </w:r>
              <w:r w:rsidRPr="00571710">
                <w:rPr>
                  <w:rFonts w:eastAsia="바탕체"/>
                </w:rPr>
                <w:delText>.</w:delText>
              </w:r>
            </w:del>
          </w:p>
        </w:tc>
      </w:tr>
    </w:tbl>
    <w:p w14:paraId="51161195" w14:textId="77777777" w:rsidR="00BB6375" w:rsidRPr="00571710" w:rsidRDefault="00BB6375" w:rsidP="00BB6375">
      <w:pPr>
        <w:wordWrap/>
        <w:adjustRightInd w:val="0"/>
        <w:snapToGrid w:val="0"/>
        <w:spacing w:after="60" w:line="360" w:lineRule="auto"/>
        <w:rPr>
          <w:del w:id="642" w:author="Lim YoungHoon" w:date="2023-12-11T03:09:00Z"/>
          <w:rFonts w:ascii="Times New Roman" w:eastAsia="바탕체" w:hAnsi="Times New Roman" w:cs="Times New Roman"/>
          <w:szCs w:val="20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B6375" w14:paraId="747C357A" w14:textId="77777777" w:rsidTr="00D336DB">
        <w:trPr>
          <w:del w:id="643" w:author="Lim YoungHoon" w:date="2023-12-11T03:09:00Z"/>
        </w:trPr>
        <w:tc>
          <w:tcPr>
            <w:tcW w:w="9344" w:type="dxa"/>
            <w:shd w:val="clear" w:color="auto" w:fill="FFFF00"/>
          </w:tcPr>
          <w:p w14:paraId="56AD52F3" w14:textId="77777777" w:rsidR="00BB6375" w:rsidRDefault="00BB6375" w:rsidP="00283403">
            <w:pPr>
              <w:wordWrap/>
              <w:adjustRightInd w:val="0"/>
              <w:snapToGrid w:val="0"/>
              <w:spacing w:after="60" w:line="360" w:lineRule="auto"/>
              <w:rPr>
                <w:del w:id="644" w:author="Lim YoungHoon" w:date="2023-12-11T03:09:00Z"/>
                <w:rFonts w:eastAsia="바탕체"/>
              </w:rPr>
            </w:pPr>
            <w:del w:id="645" w:author="Lim YoungHoon" w:date="2023-12-11T03:09:00Z">
              <w:r>
                <w:rPr>
                  <w:rFonts w:eastAsia="바탕체"/>
                </w:rPr>
                <w:delText>Case 2)</w:delText>
              </w:r>
            </w:del>
          </w:p>
          <w:p w14:paraId="52541B9A" w14:textId="77777777" w:rsidR="00BB6375" w:rsidRPr="00D336DB" w:rsidRDefault="00BB6375">
            <w:pPr>
              <w:numPr>
                <w:ilvl w:val="0"/>
                <w:numId w:val="59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646" w:author="Lim YoungHoon" w:date="2023-12-11T03:09:00Z"/>
                <w:rFonts w:eastAsia="바탕체"/>
              </w:rPr>
            </w:pPr>
            <w:del w:id="647" w:author="Lim YoungHoon" w:date="2023-12-11T03:09:00Z">
              <w:r w:rsidRPr="00D336DB">
                <w:rPr>
                  <w:rFonts w:eastAsia="바탕체"/>
                </w:rPr>
                <w:delText>투자자가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공동매도권을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행사하는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경우</w:delText>
              </w:r>
              <w:r w:rsidRPr="00D336DB">
                <w:rPr>
                  <w:rFonts w:eastAsia="바탕체"/>
                </w:rPr>
                <w:delText xml:space="preserve">, </w:delText>
              </w:r>
              <w:r w:rsidRPr="00D336DB">
                <w:rPr>
                  <w:rFonts w:eastAsia="바탕체" w:hint="eastAsia"/>
                </w:rPr>
                <w:delText>만일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투자자의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공동매도대상주식과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이해관계인의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양도대상주식의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합계가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주식양수예정자가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매수하고자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하는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주식의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총수보다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크다면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이해관계인은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투자자의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공동매도권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행사주식이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우선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매도되도록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하여야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하며</w:delText>
              </w:r>
              <w:r w:rsidRPr="00D336DB">
                <w:rPr>
                  <w:rFonts w:eastAsia="바탕체" w:hint="eastAsia"/>
                </w:rPr>
                <w:delText>,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투자자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보유의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그러한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주식의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양도가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이루어지기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전까지</w:delText>
              </w:r>
              <w:r w:rsidRPr="00D336DB">
                <w:rPr>
                  <w:rFonts w:eastAsia="바탕체" w:hint="eastAsia"/>
                </w:rPr>
                <w:delText>,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이해관계인은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자신의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주식을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매도할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수</w:delText>
              </w:r>
              <w:r w:rsidRPr="00D336DB">
                <w:rPr>
                  <w:rFonts w:eastAsia="바탕체" w:hint="eastAsia"/>
                </w:rPr>
                <w:delText xml:space="preserve"> </w:delText>
              </w:r>
              <w:r w:rsidRPr="00D336DB">
                <w:rPr>
                  <w:rFonts w:eastAsia="바탕체" w:hint="eastAsia"/>
                </w:rPr>
                <w:delText>없다</w:delText>
              </w:r>
              <w:r w:rsidRPr="00D336DB">
                <w:rPr>
                  <w:rFonts w:eastAsia="바탕체" w:hint="eastAsia"/>
                </w:rPr>
                <w:delText>.</w:delText>
              </w:r>
            </w:del>
          </w:p>
          <w:p w14:paraId="7FB3CF4A" w14:textId="77777777" w:rsidR="00BB6375" w:rsidRPr="00571710" w:rsidRDefault="00BB6375">
            <w:pPr>
              <w:numPr>
                <w:ilvl w:val="0"/>
                <w:numId w:val="59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648" w:author="Lim YoungHoon" w:date="2023-12-11T03:09:00Z"/>
                <w:rFonts w:eastAsia="바탕체"/>
              </w:rPr>
            </w:pPr>
            <w:del w:id="649" w:author="Lim YoungHoon" w:date="2023-12-11T03:09:00Z">
              <w:r w:rsidRPr="00D336DB">
                <w:rPr>
                  <w:rFonts w:eastAsia="바탕체"/>
                </w:rPr>
                <w:delText>이해관계인이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처분하고자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하는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주식에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대하여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주식양수예정자가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제시한</w:delText>
              </w:r>
              <w:r w:rsidRPr="00D336DB">
                <w:rPr>
                  <w:rFonts w:eastAsia="바탕체"/>
                </w:rPr>
                <w:delText xml:space="preserve"> 1</w:delText>
              </w:r>
              <w:r w:rsidRPr="00D336DB">
                <w:rPr>
                  <w:rFonts w:eastAsia="바탕체"/>
                </w:rPr>
                <w:delText>주당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양수예정가액의</w:delText>
              </w:r>
              <w:r w:rsidRPr="00D336DB">
                <w:rPr>
                  <w:rFonts w:eastAsia="바탕체"/>
                </w:rPr>
                <w:delText xml:space="preserve"> [70]%</w:delText>
              </w:r>
              <w:r w:rsidRPr="00D336DB">
                <w:rPr>
                  <w:rFonts w:eastAsia="바탕체"/>
                </w:rPr>
                <w:delText>가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투자자의</w:delText>
              </w:r>
              <w:r w:rsidRPr="00D336DB">
                <w:rPr>
                  <w:rFonts w:eastAsia="바탕체"/>
                </w:rPr>
                <w:delText xml:space="preserve"> 1</w:delText>
              </w:r>
              <w:r w:rsidRPr="00D336DB">
                <w:rPr>
                  <w:rFonts w:eastAsia="바탕체"/>
                </w:rPr>
                <w:delText>주당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인수가액</w:delText>
              </w:r>
              <w:r w:rsidRPr="00D336DB">
                <w:rPr>
                  <w:rFonts w:eastAsia="바탕체"/>
                </w:rPr>
                <w:delText>(</w:delText>
              </w:r>
              <w:r w:rsidRPr="00D336DB">
                <w:rPr>
                  <w:rFonts w:eastAsia="바탕체"/>
                </w:rPr>
                <w:delText>또는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="00034C3B">
                <w:fldChar w:fldCharType="begin"/>
              </w:r>
              <w:r w:rsidR="00034C3B">
                <w:delInstrText>HYPERLINK \l "</w:delInstrText>
              </w:r>
              <w:r w:rsidR="00034C3B">
                <w:delInstrText>제</w:delInstrText>
              </w:r>
              <w:r w:rsidR="00034C3B">
                <w:delInstrText>10</w:delInstrText>
              </w:r>
              <w:r w:rsidR="00034C3B">
                <w:delInstrText>조</w:delInstrText>
              </w:r>
              <w:r w:rsidR="00034C3B">
                <w:delInstrText>"</w:delInstrText>
              </w:r>
              <w:r w:rsidR="00034C3B">
                <w:fldChar w:fldCharType="separate"/>
              </w:r>
              <w:r w:rsidR="000C5D33" w:rsidRPr="000C5D33">
                <w:rPr>
                  <w:rStyle w:val="af7"/>
                  <w:rFonts w:eastAsia="바탕체"/>
                </w:rPr>
                <w:delText>제</w:delText>
              </w:r>
              <w:r w:rsidR="000C5D33" w:rsidRPr="000C5D33">
                <w:rPr>
                  <w:rStyle w:val="af7"/>
                  <w:rFonts w:eastAsia="바탕체"/>
                </w:rPr>
                <w:delText>1</w:delText>
              </w:r>
              <w:r w:rsidR="003215C3">
                <w:rPr>
                  <w:rStyle w:val="af7"/>
                  <w:rFonts w:eastAsia="바탕체"/>
                </w:rPr>
                <w:delText>1</w:delText>
              </w:r>
              <w:r w:rsidR="000C5D33" w:rsidRPr="000C5D33">
                <w:rPr>
                  <w:rStyle w:val="af7"/>
                  <w:rFonts w:eastAsia="바탕체"/>
                </w:rPr>
                <w:delText>조</w:delText>
              </w:r>
              <w:r w:rsidR="00034C3B">
                <w:rPr>
                  <w:rStyle w:val="af7"/>
                  <w:rFonts w:eastAsia="바탕체"/>
                </w:rPr>
                <w:fldChar w:fldCharType="end"/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제</w:delText>
              </w:r>
              <w:r w:rsidRPr="00D336DB">
                <w:rPr>
                  <w:rFonts w:eastAsia="바탕체"/>
                </w:rPr>
                <w:delText>3</w:delText>
              </w:r>
              <w:r w:rsidRPr="00D336DB">
                <w:rPr>
                  <w:rFonts w:eastAsia="바탕체"/>
                </w:rPr>
                <w:delText>항</w:delText>
              </w:r>
              <w:r w:rsidRPr="00D336DB">
                <w:rPr>
                  <w:rFonts w:eastAsia="바탕체" w:hint="eastAsia"/>
                </w:rPr>
                <w:delText>에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따른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전환가액</w:delText>
              </w:r>
              <w:r w:rsidRPr="00D336DB">
                <w:rPr>
                  <w:rFonts w:eastAsia="바탕체"/>
                </w:rPr>
                <w:delText>)</w:delText>
              </w:r>
              <w:r w:rsidRPr="00D336DB">
                <w:rPr>
                  <w:rFonts w:eastAsia="바탕체"/>
                </w:rPr>
                <w:delText>에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미달하는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경우</w:delText>
              </w:r>
              <w:r w:rsidRPr="00D336DB">
                <w:rPr>
                  <w:rFonts w:eastAsia="바탕체"/>
                </w:rPr>
                <w:delText xml:space="preserve">, </w:delText>
              </w:r>
              <w:r w:rsidRPr="00D336DB">
                <w:rPr>
                  <w:rFonts w:eastAsia="바탕체"/>
                </w:rPr>
                <w:delText>이해관계인은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투자자가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본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조에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따라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처분하는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주식의</w:delText>
              </w:r>
              <w:r w:rsidRPr="00D336DB">
                <w:rPr>
                  <w:rFonts w:eastAsia="바탕체"/>
                </w:rPr>
                <w:delText xml:space="preserve"> 1</w:delText>
              </w:r>
              <w:r w:rsidRPr="00D336DB">
                <w:rPr>
                  <w:rFonts w:eastAsia="바탕체"/>
                </w:rPr>
                <w:delText>주당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매도가액이</w:delText>
              </w:r>
              <w:r w:rsidRPr="00D336DB">
                <w:rPr>
                  <w:rFonts w:eastAsia="바탕체"/>
                </w:rPr>
                <w:delText xml:space="preserve"> </w:delText>
              </w:r>
              <w:r w:rsidRPr="00D336DB">
                <w:rPr>
                  <w:rFonts w:eastAsia="바탕체"/>
                </w:rPr>
                <w:delText>인수가액을</w:delText>
              </w:r>
              <w:r w:rsidRPr="00D336DB">
                <w:rPr>
                  <w:rFonts w:eastAsia="바탕체"/>
                </w:rPr>
                <w:delText xml:space="preserve"> [0.7]</w:delText>
              </w:r>
              <w:r w:rsidRPr="00D336DB">
                <w:rPr>
                  <w:rFonts w:eastAsia="바탕체"/>
                </w:rPr>
                <w:delText>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나눈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금액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이상이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될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있도록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하여야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하며</w:delText>
              </w:r>
              <w:r w:rsidRPr="00571710">
                <w:rPr>
                  <w:rFonts w:eastAsia="바탕체"/>
                </w:rPr>
                <w:delText xml:space="preserve">, </w:delText>
              </w:r>
              <w:r w:rsidRPr="00571710">
                <w:rPr>
                  <w:rFonts w:eastAsia="바탕체"/>
                </w:rPr>
                <w:delText>투자자의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주식이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우선적으로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매도될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있도록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하여야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한다</w:delText>
              </w:r>
              <w:r w:rsidRPr="00571710">
                <w:rPr>
                  <w:rFonts w:eastAsia="바탕체"/>
                </w:rPr>
                <w:delText xml:space="preserve">. </w:delText>
              </w:r>
              <w:r w:rsidRPr="00571710">
                <w:rPr>
                  <w:rFonts w:eastAsia="바탕체"/>
                </w:rPr>
                <w:delText>이를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위하여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이해관계인은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주식양수예정자와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합의하여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이해관계인이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처분하는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주식의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수량을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줄이거나</w:delText>
              </w:r>
              <w:r w:rsidRPr="00571710">
                <w:rPr>
                  <w:rFonts w:eastAsia="바탕체"/>
                </w:rPr>
                <w:delText xml:space="preserve"> 1</w:delText>
              </w:r>
              <w:r w:rsidRPr="00571710">
                <w:rPr>
                  <w:rFonts w:eastAsia="바탕체"/>
                </w:rPr>
                <w:delText>주당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양도가격을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낮출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있으며</w:delText>
              </w:r>
              <w:r w:rsidRPr="00571710">
                <w:rPr>
                  <w:rFonts w:eastAsia="바탕체"/>
                </w:rPr>
                <w:delText xml:space="preserve">, </w:delText>
              </w:r>
              <w:r w:rsidRPr="00571710">
                <w:rPr>
                  <w:rFonts w:eastAsia="바탕체"/>
                </w:rPr>
                <w:delText>변경한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매각조건을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투자자에게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통지하여야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한다</w:delText>
              </w:r>
              <w:r w:rsidRPr="00571710">
                <w:rPr>
                  <w:rFonts w:eastAsia="바탕체"/>
                </w:rPr>
                <w:delText>.</w:delText>
              </w:r>
            </w:del>
          </w:p>
          <w:p w14:paraId="30243CC0" w14:textId="77777777" w:rsidR="00BB6375" w:rsidRPr="00571710" w:rsidRDefault="00034C3B">
            <w:pPr>
              <w:numPr>
                <w:ilvl w:val="0"/>
                <w:numId w:val="59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650" w:author="Lim YoungHoon" w:date="2023-12-11T03:09:00Z"/>
                <w:rFonts w:eastAsia="바탕체"/>
              </w:rPr>
            </w:pPr>
            <w:del w:id="651" w:author="Lim YoungHoon" w:date="2023-12-11T03:09:00Z">
              <w:r>
                <w:fldChar w:fldCharType="begin"/>
              </w:r>
              <w:r>
                <w:delInstrText>HYPERLINK \l "</w:delInstrText>
              </w:r>
              <w:r>
                <w:delInstrText>제</w:delInstrText>
              </w:r>
              <w:r>
                <w:delInstrText>26</w:delInstrText>
              </w:r>
              <w:r>
                <w:delInstrText>조</w:delInstrText>
              </w:r>
              <w:r>
                <w:delInstrText>"</w:delInstrText>
              </w:r>
              <w:r>
                <w:fldChar w:fldCharType="separate"/>
              </w:r>
              <w:r w:rsidR="000C5D33" w:rsidRPr="000C5D33">
                <w:rPr>
                  <w:rStyle w:val="af7"/>
                  <w:rFonts w:eastAsia="바탕체"/>
                </w:rPr>
                <w:delText>제</w:delText>
              </w:r>
              <w:r w:rsidR="000C5D33" w:rsidRPr="000C5D33">
                <w:rPr>
                  <w:rStyle w:val="af7"/>
                  <w:rFonts w:eastAsia="바탕체"/>
                </w:rPr>
                <w:delText>2</w:delText>
              </w:r>
              <w:r w:rsidR="003215C3">
                <w:rPr>
                  <w:rStyle w:val="af7"/>
                  <w:rFonts w:eastAsia="바탕체"/>
                </w:rPr>
                <w:delText>7</w:delText>
              </w:r>
              <w:r w:rsidR="000C5D33" w:rsidRPr="000C5D33">
                <w:rPr>
                  <w:rStyle w:val="af7"/>
                  <w:rFonts w:eastAsia="바탕체"/>
                </w:rPr>
                <w:delText>조</w:delText>
              </w:r>
              <w:r>
                <w:rPr>
                  <w:rStyle w:val="af7"/>
                  <w:rFonts w:eastAsia="바탕체"/>
                </w:rPr>
                <w:fldChar w:fldCharType="end"/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제</w:delText>
              </w:r>
              <w:r w:rsidR="00BB6375" w:rsidRPr="00571710">
                <w:rPr>
                  <w:rFonts w:eastAsia="바탕체"/>
                </w:rPr>
                <w:delText>3</w:delText>
              </w:r>
              <w:r w:rsidR="00BB6375" w:rsidRPr="00571710">
                <w:rPr>
                  <w:rFonts w:eastAsia="바탕체"/>
                </w:rPr>
                <w:delText>항은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본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조의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경우에도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적용한다</w:delText>
              </w:r>
              <w:r w:rsidR="00BB6375" w:rsidRPr="00571710">
                <w:rPr>
                  <w:rFonts w:eastAsia="바탕체"/>
                </w:rPr>
                <w:delText xml:space="preserve">. </w:delText>
              </w:r>
              <w:r w:rsidR="00BB6375" w:rsidRPr="00571710">
                <w:rPr>
                  <w:rFonts w:eastAsia="바탕체"/>
                </w:rPr>
                <w:delText>단</w:delText>
              </w:r>
              <w:r w:rsidR="00BB6375" w:rsidRPr="00571710">
                <w:rPr>
                  <w:rFonts w:eastAsia="바탕체"/>
                </w:rPr>
                <w:delText xml:space="preserve">, </w:delText>
              </w:r>
              <w:r>
                <w:fldChar w:fldCharType="begin"/>
              </w:r>
              <w:r>
                <w:delInstrText>HYPERLINK \l "</w:delInstrText>
              </w:r>
              <w:r>
                <w:delInstrText>제</w:delInstrText>
              </w:r>
              <w:r>
                <w:delInstrText>26</w:delInstrText>
              </w:r>
              <w:r>
                <w:delInstrText>조</w:delInstrText>
              </w:r>
              <w:r>
                <w:delInstrText>"</w:delInstrText>
              </w:r>
              <w:r>
                <w:fldChar w:fldCharType="separate"/>
              </w:r>
              <w:r w:rsidR="000C5D33" w:rsidRPr="000C5D33">
                <w:rPr>
                  <w:rStyle w:val="af7"/>
                  <w:rFonts w:eastAsia="바탕체"/>
                </w:rPr>
                <w:delText>제</w:delText>
              </w:r>
              <w:r w:rsidR="000C5D33" w:rsidRPr="000C5D33">
                <w:rPr>
                  <w:rStyle w:val="af7"/>
                  <w:rFonts w:eastAsia="바탕체"/>
                </w:rPr>
                <w:delText>2</w:delText>
              </w:r>
              <w:r w:rsidR="003215C3">
                <w:rPr>
                  <w:rStyle w:val="af7"/>
                  <w:rFonts w:eastAsia="바탕체"/>
                </w:rPr>
                <w:delText>7</w:delText>
              </w:r>
              <w:r w:rsidR="000C5D33" w:rsidRPr="000C5D33">
                <w:rPr>
                  <w:rStyle w:val="af7"/>
                  <w:rFonts w:eastAsia="바탕체"/>
                </w:rPr>
                <w:delText>조</w:delText>
              </w:r>
              <w:r>
                <w:rPr>
                  <w:rStyle w:val="af7"/>
                  <w:rFonts w:eastAsia="바탕체"/>
                </w:rPr>
                <w:fldChar w:fldCharType="end"/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제</w:delText>
              </w:r>
              <w:r w:rsidR="00BB6375" w:rsidRPr="00571710">
                <w:rPr>
                  <w:rFonts w:eastAsia="바탕체"/>
                </w:rPr>
                <w:delText>3</w:delText>
              </w:r>
              <w:r w:rsidR="00BB6375" w:rsidRPr="00571710">
                <w:rPr>
                  <w:rFonts w:eastAsia="바탕체"/>
                </w:rPr>
                <w:delText>항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제</w:delText>
              </w:r>
              <w:r w:rsidR="00BB6375" w:rsidRPr="00571710">
                <w:rPr>
                  <w:rFonts w:eastAsia="바탕체"/>
                </w:rPr>
                <w:delText>4</w:delText>
              </w:r>
              <w:r w:rsidR="00BB6375" w:rsidRPr="00571710">
                <w:rPr>
                  <w:rFonts w:eastAsia="바탕체"/>
                </w:rPr>
                <w:delText>호는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투자자가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본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조에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따른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공동매도권을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행사한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후에도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회사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발행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주식을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보유하고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있는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경우에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한하여</w:delText>
              </w:r>
              <w:r w:rsidR="00BB6375" w:rsidRPr="00571710">
                <w:rPr>
                  <w:rFonts w:eastAsia="바탕체"/>
                </w:rPr>
                <w:delText xml:space="preserve"> </w:delText>
              </w:r>
              <w:r w:rsidR="00BB6375" w:rsidRPr="00571710">
                <w:rPr>
                  <w:rFonts w:eastAsia="바탕체"/>
                </w:rPr>
                <w:delText>적용된다</w:delText>
              </w:r>
              <w:r w:rsidR="00BB6375" w:rsidRPr="00571710">
                <w:rPr>
                  <w:rFonts w:eastAsia="바탕체"/>
                </w:rPr>
                <w:delText>.</w:delText>
              </w:r>
            </w:del>
          </w:p>
          <w:p w14:paraId="793B56C1" w14:textId="77777777" w:rsidR="00BB6375" w:rsidRPr="00BB6375" w:rsidRDefault="00BB6375">
            <w:pPr>
              <w:numPr>
                <w:ilvl w:val="0"/>
                <w:numId w:val="59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652" w:author="Lim YoungHoon" w:date="2023-12-11T03:09:00Z"/>
                <w:rFonts w:eastAsia="바탕체"/>
              </w:rPr>
            </w:pPr>
            <w:del w:id="653" w:author="Lim YoungHoon" w:date="2023-12-11T03:09:00Z">
              <w:r w:rsidRPr="00571710">
                <w:rPr>
                  <w:rFonts w:eastAsia="바탕체"/>
                </w:rPr>
                <w:delText>본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조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제</w:delText>
              </w:r>
              <w:r w:rsidRPr="00571710">
                <w:rPr>
                  <w:rFonts w:eastAsia="바탕체"/>
                </w:rPr>
                <w:delText>1</w:delText>
              </w:r>
              <w:r w:rsidRPr="00571710">
                <w:rPr>
                  <w:rFonts w:eastAsia="바탕체"/>
                </w:rPr>
                <w:delText>항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내지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제</w:delText>
              </w:r>
              <w:r w:rsidRPr="00571710">
                <w:rPr>
                  <w:rFonts w:eastAsia="바탕체"/>
                </w:rPr>
                <w:delText>5</w:delText>
              </w:r>
              <w:r w:rsidRPr="00571710">
                <w:rPr>
                  <w:rFonts w:eastAsia="바탕체"/>
                </w:rPr>
                <w:delText>항에도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불구하고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이해관계인에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대하여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공동매도권을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보유한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주주</w:delText>
              </w:r>
              <w:r w:rsidRPr="00571710">
                <w:rPr>
                  <w:rFonts w:eastAsia="바탕체"/>
                </w:rPr>
                <w:delText>(</w:delText>
              </w:r>
              <w:r w:rsidRPr="00571710">
                <w:rPr>
                  <w:rFonts w:eastAsia="바탕체"/>
                </w:rPr>
                <w:delText>이하</w:delText>
              </w:r>
              <w:r w:rsidRPr="00571710">
                <w:rPr>
                  <w:rFonts w:eastAsia="바탕체"/>
                </w:rPr>
                <w:delText xml:space="preserve"> “</w:delText>
              </w:r>
              <w:r w:rsidRPr="00571710">
                <w:rPr>
                  <w:rFonts w:eastAsia="바탕체"/>
                </w:rPr>
                <w:delText>공동매도권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보유자</w:delText>
              </w:r>
              <w:r w:rsidRPr="00571710">
                <w:rPr>
                  <w:rFonts w:eastAsia="바탕체"/>
                </w:rPr>
                <w:delText>”)</w:delText>
              </w:r>
              <w:r w:rsidRPr="00571710">
                <w:rPr>
                  <w:rFonts w:eastAsia="바탕체"/>
                </w:rPr>
                <w:delText>가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여러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명인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경우</w:delText>
              </w:r>
              <w:r w:rsidRPr="00571710">
                <w:rPr>
                  <w:rFonts w:eastAsia="바탕체"/>
                </w:rPr>
                <w:delText xml:space="preserve">, </w:delText>
              </w:r>
              <w:r w:rsidRPr="00571710">
                <w:rPr>
                  <w:rFonts w:eastAsia="바탕체"/>
                </w:rPr>
                <w:delText>공동매도권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행사자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간의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지분비율로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안분하여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공동매도권을</w:delText>
              </w:r>
              <w:r w:rsidRPr="00571710">
                <w:rPr>
                  <w:rFonts w:eastAsia="바탕체"/>
                </w:rPr>
                <w:delText xml:space="preserve"> </w:delText>
              </w:r>
              <w:r w:rsidRPr="00571710">
                <w:rPr>
                  <w:rFonts w:eastAsia="바탕체"/>
                </w:rPr>
                <w:delText>행사한다</w:delText>
              </w:r>
              <w:r w:rsidRPr="00571710">
                <w:rPr>
                  <w:rFonts w:eastAsia="바탕체"/>
                </w:rPr>
                <w:delText>.</w:delText>
              </w:r>
            </w:del>
          </w:p>
        </w:tc>
      </w:tr>
    </w:tbl>
    <w:p w14:paraId="56ED7BE4" w14:textId="2497F904" w:rsidR="00F60FB2" w:rsidRPr="00571710" w:rsidRDefault="00F60FB2" w:rsidP="00F60FB2">
      <w:pPr>
        <w:numPr>
          <w:ilvl w:val="0"/>
          <w:numId w:val="31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ins w:id="654" w:author="Lim YoungHoon" w:date="2023-12-11T03:09:00Z"/>
          <w:rFonts w:ascii="Times New Roman" w:eastAsia="바탕체" w:hAnsi="Times New Roman" w:cs="Times New Roman"/>
          <w:szCs w:val="20"/>
        </w:rPr>
      </w:pPr>
      <w:ins w:id="655" w:author="Lim YoungHoon" w:date="2023-12-11T03:09:00Z">
        <w:r w:rsidRPr="00571710">
          <w:rPr>
            <w:rFonts w:eastAsia="바탕체"/>
          </w:rPr>
          <w:t>본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조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제</w:t>
        </w:r>
        <w:r w:rsidRPr="00571710">
          <w:rPr>
            <w:rFonts w:eastAsia="바탕체"/>
          </w:rPr>
          <w:t>1</w:t>
        </w:r>
        <w:r w:rsidRPr="00571710">
          <w:rPr>
            <w:rFonts w:eastAsia="바탕체"/>
          </w:rPr>
          <w:t>항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내지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제</w:t>
        </w:r>
        <w:r w:rsidRPr="00571710">
          <w:rPr>
            <w:rFonts w:eastAsia="바탕체"/>
          </w:rPr>
          <w:t>5</w:t>
        </w:r>
        <w:r w:rsidRPr="00571710">
          <w:rPr>
            <w:rFonts w:eastAsia="바탕체"/>
          </w:rPr>
          <w:t>항에도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불구하고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이해관계인에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대하여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공동매도권을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보유한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주주</w:t>
        </w:r>
        <w:r w:rsidRPr="00571710">
          <w:rPr>
            <w:rFonts w:eastAsia="바탕체"/>
          </w:rPr>
          <w:t>(</w:t>
        </w:r>
        <w:r w:rsidRPr="00571710">
          <w:rPr>
            <w:rFonts w:eastAsia="바탕체"/>
          </w:rPr>
          <w:t>이하</w:t>
        </w:r>
        <w:r w:rsidRPr="00571710">
          <w:rPr>
            <w:rFonts w:eastAsia="바탕체"/>
          </w:rPr>
          <w:t xml:space="preserve"> “</w:t>
        </w:r>
        <w:r w:rsidRPr="00571710">
          <w:rPr>
            <w:rFonts w:eastAsia="바탕체"/>
          </w:rPr>
          <w:t>공동매도권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보유자</w:t>
        </w:r>
        <w:r w:rsidRPr="00571710">
          <w:rPr>
            <w:rFonts w:eastAsia="바탕체"/>
          </w:rPr>
          <w:t>”)</w:t>
        </w:r>
        <w:r w:rsidRPr="00571710">
          <w:rPr>
            <w:rFonts w:eastAsia="바탕체"/>
          </w:rPr>
          <w:t>가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여러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명인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경우</w:t>
        </w:r>
        <w:r w:rsidRPr="00571710">
          <w:rPr>
            <w:rFonts w:eastAsia="바탕체"/>
          </w:rPr>
          <w:t xml:space="preserve">, </w:t>
        </w:r>
        <w:r w:rsidRPr="00571710">
          <w:rPr>
            <w:rFonts w:eastAsia="바탕체"/>
          </w:rPr>
          <w:t>공동매도권</w:t>
        </w:r>
        <w:r w:rsidRPr="00571710">
          <w:rPr>
            <w:rFonts w:eastAsia="바탕체"/>
          </w:rPr>
          <w:t xml:space="preserve"> </w:t>
        </w:r>
        <w:proofErr w:type="spellStart"/>
        <w:r w:rsidRPr="00571710">
          <w:rPr>
            <w:rFonts w:eastAsia="바탕체"/>
          </w:rPr>
          <w:t>행사자</w:t>
        </w:r>
        <w:proofErr w:type="spellEnd"/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간의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지분비율로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안분하여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공동매도권을</w:t>
        </w:r>
        <w:r w:rsidRPr="00571710">
          <w:rPr>
            <w:rFonts w:eastAsia="바탕체"/>
          </w:rPr>
          <w:t xml:space="preserve"> </w:t>
        </w:r>
        <w:r w:rsidRPr="00571710">
          <w:rPr>
            <w:rFonts w:eastAsia="바탕체"/>
          </w:rPr>
          <w:t>행사한다</w:t>
        </w:r>
        <w:r w:rsidRPr="00571710">
          <w:rPr>
            <w:rFonts w:eastAsia="바탕체"/>
          </w:rPr>
          <w:t>.</w:t>
        </w:r>
      </w:ins>
    </w:p>
    <w:p w14:paraId="2DE4235C" w14:textId="2F6B4F66" w:rsidR="00196687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szCs w:val="20"/>
        </w:rPr>
      </w:pPr>
    </w:p>
    <w:p w14:paraId="42D1D55F" w14:textId="06F364C6" w:rsidR="00C15112" w:rsidRDefault="00C15112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szCs w:val="20"/>
        </w:rPr>
      </w:pPr>
    </w:p>
    <w:p w14:paraId="040A1FA8" w14:textId="08C0E661" w:rsidR="00C15112" w:rsidRPr="005E2494" w:rsidRDefault="00C15112" w:rsidP="00C15112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outlineLvl w:val="0"/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</w:pPr>
      <w:r w:rsidRPr="005E2494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제</w:t>
      </w:r>
      <w:r w:rsidRPr="005E2494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5</w:t>
      </w:r>
      <w:proofErr w:type="gramStart"/>
      <w:r w:rsidRPr="005E2494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장</w:t>
      </w:r>
      <w:r w:rsidRPr="005E2494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  </w:t>
      </w:r>
      <w:r>
        <w:rPr>
          <w:rFonts w:ascii="Times New Roman" w:eastAsia="바탕체" w:hAnsi="Times New Roman" w:cs="Times New Roman" w:hint="eastAsia"/>
          <w:b/>
          <w:bCs/>
          <w:kern w:val="0"/>
          <w:sz w:val="28"/>
          <w:szCs w:val="28"/>
        </w:rPr>
        <w:t>계약</w:t>
      </w:r>
      <w:proofErr w:type="gramEnd"/>
      <w:r>
        <w:rPr>
          <w:rFonts w:ascii="Times New Roman" w:eastAsia="바탕체" w:hAnsi="Times New Roman" w:cs="Times New Roman" w:hint="eastAsia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kern w:val="0"/>
          <w:sz w:val="28"/>
          <w:szCs w:val="28"/>
        </w:rPr>
        <w:t>위반에</w:t>
      </w:r>
      <w:r>
        <w:rPr>
          <w:rFonts w:ascii="Times New Roman" w:eastAsia="바탕체" w:hAnsi="Times New Roman" w:cs="Times New Roman" w:hint="eastAsia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kern w:val="0"/>
          <w:sz w:val="28"/>
          <w:szCs w:val="28"/>
        </w:rPr>
        <w:t>대한</w:t>
      </w:r>
      <w:r>
        <w:rPr>
          <w:rFonts w:ascii="Times New Roman" w:eastAsia="바탕체" w:hAnsi="Times New Roman" w:cs="Times New Roman" w:hint="eastAsia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kern w:val="0"/>
          <w:sz w:val="28"/>
          <w:szCs w:val="28"/>
        </w:rPr>
        <w:t>책임</w:t>
      </w:r>
    </w:p>
    <w:p w14:paraId="426DA971" w14:textId="77777777" w:rsidR="00C15112" w:rsidRPr="00571710" w:rsidRDefault="00C15112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szCs w:val="20"/>
        </w:rPr>
      </w:pPr>
    </w:p>
    <w:p w14:paraId="242D4C1A" w14:textId="189A2F45" w:rsidR="00196687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szCs w:val="20"/>
        </w:rPr>
      </w:pPr>
      <w:bookmarkStart w:id="656" w:name="제28조"/>
      <w:bookmarkEnd w:id="656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주식매수청구권</w:t>
      </w:r>
    </w:p>
    <w:p w14:paraId="78CD4673" w14:textId="42B61438" w:rsidR="00196687" w:rsidRPr="00571710" w:rsidRDefault="00196687">
      <w:pPr>
        <w:numPr>
          <w:ilvl w:val="0"/>
          <w:numId w:val="43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다음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각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호의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사유가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발견되거나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발생하는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선택으로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및</w:t>
      </w:r>
      <w:r w:rsidR="00EB28E9">
        <w:rPr>
          <w:rFonts w:ascii="Times New Roman" w:eastAsia="바탕체" w:hAnsi="Times New Roman" w:cs="Times New Roman" w:hint="eastAsia"/>
          <w:szCs w:val="20"/>
        </w:rPr>
        <w:t>/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본건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우선주식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또는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전환권의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행사로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인하여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발행된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보통주식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및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동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주식에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대한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유</w:t>
      </w:r>
      <w:r w:rsidR="005F4FE9">
        <w:rPr>
          <w:rFonts w:ascii="Times New Roman" w:eastAsia="바탕체" w:hAnsi="Times New Roman" w:cs="Times New Roman"/>
          <w:szCs w:val="20"/>
        </w:rPr>
        <w:t>·</w:t>
      </w:r>
      <w:r w:rsidR="00EB28E9">
        <w:rPr>
          <w:rFonts w:ascii="Times New Roman" w:eastAsia="바탕체" w:hAnsi="Times New Roman" w:cs="Times New Roman" w:hint="eastAsia"/>
          <w:szCs w:val="20"/>
        </w:rPr>
        <w:t>무상증자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또는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주식배당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등으로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인하여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투자자가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소유하게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된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주식</w:t>
      </w:r>
      <w:r w:rsidR="00EB28E9">
        <w:rPr>
          <w:rFonts w:ascii="Times New Roman" w:eastAsia="바탕체" w:hAnsi="Times New Roman" w:cs="Times New Roman" w:hint="eastAsia"/>
          <w:szCs w:val="20"/>
        </w:rPr>
        <w:t>(</w:t>
      </w:r>
      <w:r w:rsidR="00EB28E9">
        <w:rPr>
          <w:rFonts w:ascii="Times New Roman" w:eastAsia="바탕체" w:hAnsi="Times New Roman" w:cs="Times New Roman" w:hint="eastAsia"/>
          <w:szCs w:val="20"/>
        </w:rPr>
        <w:t>이하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/>
          <w:szCs w:val="20"/>
        </w:rPr>
        <w:t>“</w:t>
      </w:r>
      <w:r w:rsidR="00EB28E9">
        <w:rPr>
          <w:rFonts w:ascii="Times New Roman" w:eastAsia="바탕체" w:hAnsi="Times New Roman" w:cs="Times New Roman" w:hint="eastAsia"/>
          <w:szCs w:val="20"/>
        </w:rPr>
        <w:t>매수청구대상주식</w:t>
      </w:r>
      <w:r w:rsidR="00EB28E9">
        <w:rPr>
          <w:rFonts w:ascii="Times New Roman" w:eastAsia="바탕체" w:hAnsi="Times New Roman" w:cs="Times New Roman"/>
          <w:szCs w:val="20"/>
        </w:rPr>
        <w:t>”)</w:t>
      </w:r>
      <w:r w:rsidRPr="00571710">
        <w:rPr>
          <w:rFonts w:ascii="Times New Roman" w:eastAsia="바탕체" w:hAnsi="Times New Roman" w:cs="Times New Roman"/>
          <w:szCs w:val="20"/>
        </w:rPr>
        <w:t>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일부를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매수하여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청구할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및</w:t>
      </w:r>
      <w:r w:rsidR="00EB28E9">
        <w:rPr>
          <w:rFonts w:ascii="Times New Roman" w:eastAsia="바탕체" w:hAnsi="Times New Roman" w:cs="Times New Roman" w:hint="eastAsia"/>
          <w:szCs w:val="20"/>
        </w:rPr>
        <w:t>/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단독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또는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EB28E9">
        <w:rPr>
          <w:rFonts w:ascii="Times New Roman" w:eastAsia="바탕체" w:hAnsi="Times New Roman" w:cs="Times New Roman" w:hint="eastAsia"/>
          <w:szCs w:val="20"/>
        </w:rPr>
        <w:t>연대하여</w:t>
      </w:r>
      <w:r w:rsidR="00EB28E9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매수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="00D96D02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항에서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유상감자를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포함한다</w:t>
      </w:r>
      <w:r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고의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과실이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때에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책임을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7614B524" w14:textId="052BD306" w:rsidR="00196687" w:rsidRPr="004D1A21" w:rsidRDefault="00034C3B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hyperlink w:anchor="제3조" w:history="1"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3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및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hyperlink w:anchor="별지1진술과보장" w:history="1">
        <w:r w:rsidR="001A7B13" w:rsidRPr="00A74812">
          <w:rPr>
            <w:rStyle w:val="af7"/>
            <w:rFonts w:ascii="Times New Roman" w:eastAsia="바탕체" w:hAnsi="Times New Roman" w:cs="Times New Roman"/>
            <w:szCs w:val="20"/>
          </w:rPr>
          <w:t>(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별지</w:t>
        </w:r>
        <w:r w:rsidR="001A7B13" w:rsidRPr="00A74812">
          <w:rPr>
            <w:rStyle w:val="af7"/>
            <w:rFonts w:ascii="Times New Roman" w:eastAsia="바탕체" w:hAnsi="Times New Roman" w:cs="Times New Roman" w:hint="eastAsia"/>
            <w:szCs w:val="20"/>
          </w:rPr>
          <w:t xml:space="preserve"> 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1</w:t>
        </w:r>
        <w:r w:rsidR="001A7B13" w:rsidRPr="00A74812">
          <w:rPr>
            <w:rStyle w:val="af7"/>
            <w:rFonts w:ascii="Times New Roman" w:eastAsia="바탕체" w:hAnsi="Times New Roman" w:cs="Times New Roman"/>
            <w:szCs w:val="20"/>
          </w:rPr>
          <w:t>)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의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 xml:space="preserve"> 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진술과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 xml:space="preserve"> 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보장</w:t>
        </w:r>
      </w:hyperlink>
      <w:r w:rsidR="00196687" w:rsidRPr="004D1A21">
        <w:rPr>
          <w:rFonts w:ascii="Times New Roman" w:eastAsia="바탕체" w:hAnsi="Times New Roman" w:cs="Times New Roman"/>
          <w:szCs w:val="20"/>
        </w:rPr>
        <w:t>이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0D4297" w:rsidRPr="004D1A21">
        <w:rPr>
          <w:rFonts w:ascii="Times New Roman" w:eastAsia="바탕체" w:hAnsi="Times New Roman" w:cs="Times New Roman"/>
          <w:szCs w:val="20"/>
        </w:rPr>
        <w:t>중대하게</w:t>
      </w:r>
      <w:r w:rsidR="000D429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허위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또는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부정확하였다는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것이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사후적으로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밝혀진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경우</w:t>
      </w:r>
    </w:p>
    <w:p w14:paraId="6A84BB6E" w14:textId="77777777" w:rsidR="00CA5064" w:rsidRDefault="00D96D02" w:rsidP="00CA5064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4D1A21">
        <w:rPr>
          <w:rFonts w:ascii="Times New Roman" w:eastAsia="바탕체" w:hAnsi="Times New Roman" w:cs="Times New Roman"/>
          <w:szCs w:val="20"/>
        </w:rPr>
        <w:t>투자금을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hyperlink w:anchor="제14조" w:history="1"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1</w:t>
        </w:r>
        <w:r w:rsidR="003215C3">
          <w:rPr>
            <w:rStyle w:val="af7"/>
            <w:rFonts w:ascii="Times New Roman" w:eastAsia="바탕체" w:hAnsi="Times New Roman" w:cs="Times New Roman"/>
            <w:szCs w:val="20"/>
          </w:rPr>
          <w:t>5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및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hyperlink w:anchor="별지2투자금의사용용도" w:history="1">
        <w:r w:rsidR="001A7B13" w:rsidRPr="00A74812">
          <w:rPr>
            <w:rStyle w:val="af7"/>
            <w:rFonts w:ascii="Times New Roman" w:eastAsia="바탕체" w:hAnsi="Times New Roman" w:cs="Times New Roman"/>
            <w:szCs w:val="20"/>
          </w:rPr>
          <w:t>(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별지</w:t>
        </w:r>
        <w:r w:rsidR="001A7B13" w:rsidRPr="00A74812">
          <w:rPr>
            <w:rStyle w:val="af7"/>
            <w:rFonts w:ascii="Times New Roman" w:eastAsia="바탕체" w:hAnsi="Times New Roman" w:cs="Times New Roman" w:hint="eastAsia"/>
            <w:szCs w:val="20"/>
          </w:rPr>
          <w:t xml:space="preserve"> 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2</w:t>
        </w:r>
        <w:r w:rsidR="001A7B13" w:rsidRPr="00A74812">
          <w:rPr>
            <w:rStyle w:val="af7"/>
            <w:rFonts w:ascii="Times New Roman" w:eastAsia="바탕체" w:hAnsi="Times New Roman" w:cs="Times New Roman"/>
            <w:szCs w:val="20"/>
          </w:rPr>
          <w:t>)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의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 xml:space="preserve"> 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투자금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 xml:space="preserve"> 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사용용도</w:t>
        </w:r>
      </w:hyperlink>
      <w:r w:rsidR="00196687" w:rsidRPr="004D1A21">
        <w:rPr>
          <w:rFonts w:ascii="Times New Roman" w:eastAsia="바탕체" w:hAnsi="Times New Roman" w:cs="Times New Roman"/>
          <w:szCs w:val="20"/>
        </w:rPr>
        <w:t>에서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규정한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사용용도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외로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사용한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경우</w:t>
      </w:r>
    </w:p>
    <w:p w14:paraId="6B033140" w14:textId="49DA7610" w:rsidR="00CA5064" w:rsidRPr="00CA5064" w:rsidRDefault="00034C3B" w:rsidP="00CA5064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hyperlink w:anchor="제16조" w:history="1">
        <w:r w:rsidR="00CA5064" w:rsidRPr="00CA5064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CA5064" w:rsidRPr="00CA5064">
          <w:rPr>
            <w:rStyle w:val="af7"/>
            <w:rFonts w:ascii="Times New Roman" w:eastAsia="바탕체" w:hAnsi="Times New Roman" w:cs="Times New Roman" w:hint="eastAsia"/>
            <w:szCs w:val="20"/>
          </w:rPr>
          <w:t>1</w:t>
        </w:r>
        <w:r w:rsidR="00CA5064" w:rsidRPr="00CA5064">
          <w:rPr>
            <w:rStyle w:val="af7"/>
            <w:rFonts w:ascii="Times New Roman" w:eastAsia="바탕체" w:hAnsi="Times New Roman" w:cs="Times New Roman"/>
            <w:szCs w:val="20"/>
          </w:rPr>
          <w:t>6</w:t>
        </w:r>
        <w:r w:rsidR="00CA5064" w:rsidRPr="00CA5064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="00CA5064" w:rsidRPr="00CA506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CA5064" w:rsidRPr="00CA5064">
        <w:rPr>
          <w:rFonts w:ascii="Times New Roman" w:eastAsia="바탕체"/>
          <w:kern w:val="0"/>
          <w:szCs w:val="20"/>
        </w:rPr>
        <w:t>기술의</w:t>
      </w:r>
      <w:r w:rsidR="00CA5064" w:rsidRPr="00CA5064">
        <w:rPr>
          <w:rFonts w:ascii="Times New Roman" w:eastAsia="바탕체"/>
          <w:kern w:val="0"/>
          <w:szCs w:val="20"/>
        </w:rPr>
        <w:t xml:space="preserve"> </w:t>
      </w:r>
      <w:r w:rsidR="00CA5064" w:rsidRPr="00CA5064">
        <w:rPr>
          <w:rFonts w:ascii="Times New Roman" w:eastAsia="바탕체"/>
          <w:kern w:val="0"/>
          <w:szCs w:val="20"/>
        </w:rPr>
        <w:t>이전</w:t>
      </w:r>
      <w:r w:rsidR="00CA5064" w:rsidRPr="00CA5064">
        <w:rPr>
          <w:rFonts w:ascii="Times New Roman" w:eastAsia="바탕체"/>
          <w:kern w:val="0"/>
          <w:szCs w:val="20"/>
        </w:rPr>
        <w:t xml:space="preserve">, </w:t>
      </w:r>
      <w:r w:rsidR="00CA5064" w:rsidRPr="00CA5064">
        <w:rPr>
          <w:rFonts w:ascii="Times New Roman" w:eastAsia="바탕체"/>
          <w:kern w:val="0"/>
          <w:szCs w:val="20"/>
        </w:rPr>
        <w:t>양도</w:t>
      </w:r>
      <w:r w:rsidR="00CA5064" w:rsidRPr="00CA5064">
        <w:rPr>
          <w:rFonts w:ascii="Times New Roman" w:eastAsia="바탕체"/>
          <w:kern w:val="0"/>
          <w:szCs w:val="20"/>
        </w:rPr>
        <w:t xml:space="preserve">, </w:t>
      </w:r>
      <w:r w:rsidR="00CA5064" w:rsidRPr="00CA5064">
        <w:rPr>
          <w:rFonts w:ascii="Times New Roman" w:eastAsia="바탕체"/>
          <w:kern w:val="0"/>
          <w:szCs w:val="20"/>
        </w:rPr>
        <w:t>겸업</w:t>
      </w:r>
      <w:r w:rsidR="00CA5064" w:rsidRPr="00CA5064">
        <w:rPr>
          <w:rFonts w:ascii="Times New Roman" w:eastAsia="바탕체"/>
          <w:kern w:val="0"/>
          <w:szCs w:val="20"/>
        </w:rPr>
        <w:t xml:space="preserve"> </w:t>
      </w:r>
      <w:r w:rsidR="00CA5064" w:rsidRPr="00CA5064">
        <w:rPr>
          <w:rFonts w:ascii="Times New Roman" w:eastAsia="바탕체"/>
          <w:kern w:val="0"/>
          <w:szCs w:val="20"/>
        </w:rPr>
        <w:t>및</w:t>
      </w:r>
      <w:r w:rsidR="00CA5064" w:rsidRPr="00CA5064">
        <w:rPr>
          <w:rFonts w:ascii="Times New Roman" w:eastAsia="바탕체"/>
          <w:kern w:val="0"/>
          <w:szCs w:val="20"/>
        </w:rPr>
        <w:t xml:space="preserve"> </w:t>
      </w:r>
      <w:proofErr w:type="spellStart"/>
      <w:r w:rsidR="00CA5064" w:rsidRPr="00CA5064">
        <w:rPr>
          <w:rFonts w:ascii="Times New Roman" w:eastAsia="바탕체"/>
          <w:kern w:val="0"/>
          <w:szCs w:val="20"/>
        </w:rPr>
        <w:t>신회사</w:t>
      </w:r>
      <w:proofErr w:type="spellEnd"/>
      <w:r w:rsidR="00CA5064" w:rsidRPr="00CA5064">
        <w:rPr>
          <w:rFonts w:ascii="Times New Roman" w:eastAsia="바탕체"/>
          <w:kern w:val="0"/>
          <w:szCs w:val="20"/>
        </w:rPr>
        <w:t xml:space="preserve"> </w:t>
      </w:r>
      <w:r w:rsidR="00CA5064" w:rsidRPr="00CA5064">
        <w:rPr>
          <w:rFonts w:ascii="Times New Roman" w:eastAsia="바탕체"/>
          <w:kern w:val="0"/>
          <w:szCs w:val="20"/>
        </w:rPr>
        <w:t>설립</w:t>
      </w:r>
      <w:r w:rsidR="00CA5064" w:rsidRPr="00CA5064">
        <w:rPr>
          <w:rFonts w:ascii="Times New Roman" w:eastAsia="바탕체"/>
          <w:kern w:val="0"/>
          <w:szCs w:val="20"/>
        </w:rPr>
        <w:t xml:space="preserve"> </w:t>
      </w:r>
      <w:r w:rsidR="00CA5064" w:rsidRPr="00CA5064">
        <w:rPr>
          <w:rFonts w:ascii="Times New Roman" w:eastAsia="바탕체"/>
          <w:kern w:val="0"/>
          <w:szCs w:val="20"/>
        </w:rPr>
        <w:t>제한</w:t>
      </w:r>
      <w:r w:rsidR="00CA5064" w:rsidRPr="00CA5064">
        <w:rPr>
          <w:rFonts w:ascii="Times New Roman" w:eastAsia="바탕체" w:hint="eastAsia"/>
          <w:kern w:val="0"/>
          <w:szCs w:val="20"/>
        </w:rPr>
        <w:t xml:space="preserve"> </w:t>
      </w:r>
      <w:r w:rsidR="00CA5064" w:rsidRPr="00CA5064">
        <w:rPr>
          <w:rFonts w:ascii="Times New Roman" w:eastAsia="바탕체" w:hint="eastAsia"/>
          <w:kern w:val="0"/>
          <w:szCs w:val="20"/>
        </w:rPr>
        <w:t>의무를</w:t>
      </w:r>
      <w:r w:rsidR="00CA5064" w:rsidRPr="00CA5064">
        <w:rPr>
          <w:rFonts w:ascii="Times New Roman" w:eastAsia="바탕체" w:hint="eastAsia"/>
          <w:kern w:val="0"/>
          <w:szCs w:val="20"/>
        </w:rPr>
        <w:t xml:space="preserve"> </w:t>
      </w:r>
      <w:r w:rsidR="00CA5064" w:rsidRPr="00CA5064">
        <w:rPr>
          <w:rFonts w:ascii="Times New Roman" w:eastAsia="바탕체" w:hint="eastAsia"/>
          <w:kern w:val="0"/>
          <w:szCs w:val="20"/>
        </w:rPr>
        <w:t>위반한</w:t>
      </w:r>
      <w:r w:rsidR="00CA5064" w:rsidRPr="00CA5064">
        <w:rPr>
          <w:rFonts w:ascii="Times New Roman" w:eastAsia="바탕체" w:hint="eastAsia"/>
          <w:kern w:val="0"/>
          <w:szCs w:val="20"/>
        </w:rPr>
        <w:t xml:space="preserve"> </w:t>
      </w:r>
      <w:r w:rsidR="00CA5064" w:rsidRPr="00CA5064">
        <w:rPr>
          <w:rFonts w:ascii="Times New Roman" w:eastAsia="바탕체" w:hint="eastAsia"/>
          <w:kern w:val="0"/>
          <w:szCs w:val="20"/>
        </w:rPr>
        <w:t>경우</w:t>
      </w:r>
    </w:p>
    <w:p w14:paraId="7C0F1E1D" w14:textId="05D8FCE0" w:rsidR="00CA5064" w:rsidRDefault="00034C3B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hyperlink w:anchor="제18조" w:history="1">
        <w:r w:rsidR="00CA5064" w:rsidRPr="00CA5064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CA5064" w:rsidRPr="00CA5064">
          <w:rPr>
            <w:rStyle w:val="af7"/>
            <w:rFonts w:ascii="Times New Roman" w:eastAsia="바탕체" w:hAnsi="Times New Roman" w:cs="Times New Roman" w:hint="eastAsia"/>
            <w:szCs w:val="20"/>
          </w:rPr>
          <w:t>1</w:t>
        </w:r>
        <w:r w:rsidR="00CA5064" w:rsidRPr="00CA5064">
          <w:rPr>
            <w:rStyle w:val="af7"/>
            <w:rFonts w:ascii="Times New Roman" w:eastAsia="바탕체" w:hAnsi="Times New Roman" w:cs="Times New Roman"/>
            <w:szCs w:val="20"/>
          </w:rPr>
          <w:t>8</w:t>
        </w:r>
        <w:r w:rsidR="00CA5064" w:rsidRPr="00CA5064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="00CA5064">
        <w:rPr>
          <w:rFonts w:ascii="Times New Roman" w:eastAsia="바탕체" w:hAnsi="Times New Roman" w:cs="Times New Roman" w:hint="eastAsia"/>
          <w:szCs w:val="20"/>
        </w:rPr>
        <w:t>를</w:t>
      </w:r>
      <w:r w:rsidR="00CA506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CA5064">
        <w:rPr>
          <w:rFonts w:ascii="Times New Roman" w:eastAsia="바탕체" w:hAnsi="Times New Roman" w:cs="Times New Roman" w:hint="eastAsia"/>
          <w:szCs w:val="20"/>
        </w:rPr>
        <w:t>위반하여</w:t>
      </w:r>
      <w:r w:rsidR="00CA506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CA5064">
        <w:rPr>
          <w:rFonts w:ascii="Times New Roman" w:eastAsia="바탕체" w:hAnsi="Times New Roman" w:cs="Times New Roman" w:hint="eastAsia"/>
          <w:szCs w:val="20"/>
        </w:rPr>
        <w:t>투자자의</w:t>
      </w:r>
      <w:r w:rsidR="00CA506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CA5064">
        <w:rPr>
          <w:rFonts w:ascii="Times New Roman" w:eastAsia="바탕체" w:hAnsi="Times New Roman" w:cs="Times New Roman" w:hint="eastAsia"/>
          <w:szCs w:val="20"/>
        </w:rPr>
        <w:t>동의</w:t>
      </w:r>
      <w:r w:rsidR="00CA506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CA5064">
        <w:rPr>
          <w:rFonts w:ascii="Times New Roman" w:eastAsia="바탕체" w:hAnsi="Times New Roman" w:cs="Times New Roman" w:hint="eastAsia"/>
          <w:szCs w:val="20"/>
        </w:rPr>
        <w:t>없이</w:t>
      </w:r>
      <w:r w:rsidR="00CA506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CA5064">
        <w:rPr>
          <w:rFonts w:ascii="Times New Roman" w:eastAsia="바탕체" w:hAnsi="Times New Roman" w:cs="Times New Roman" w:hint="eastAsia"/>
          <w:szCs w:val="20"/>
        </w:rPr>
        <w:t>각</w:t>
      </w:r>
      <w:r w:rsidR="00CA506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CA5064">
        <w:rPr>
          <w:rFonts w:ascii="Times New Roman" w:eastAsia="바탕체" w:hAnsi="Times New Roman" w:cs="Times New Roman" w:hint="eastAsia"/>
          <w:szCs w:val="20"/>
        </w:rPr>
        <w:t>호</w:t>
      </w:r>
      <w:r w:rsidR="00CA506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CA5064">
        <w:rPr>
          <w:rFonts w:ascii="Times New Roman" w:eastAsia="바탕체" w:hAnsi="Times New Roman" w:cs="Times New Roman" w:hint="eastAsia"/>
          <w:szCs w:val="20"/>
        </w:rPr>
        <w:t>사항을</w:t>
      </w:r>
      <w:r w:rsidR="00CA506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CA5064">
        <w:rPr>
          <w:rFonts w:ascii="Times New Roman" w:eastAsia="바탕체" w:hAnsi="Times New Roman" w:cs="Times New Roman" w:hint="eastAsia"/>
          <w:szCs w:val="20"/>
        </w:rPr>
        <w:t>진행한</w:t>
      </w:r>
      <w:r w:rsidR="00CA506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CA5064">
        <w:rPr>
          <w:rFonts w:ascii="Times New Roman" w:eastAsia="바탕체" w:hAnsi="Times New Roman" w:cs="Times New Roman" w:hint="eastAsia"/>
          <w:szCs w:val="20"/>
        </w:rPr>
        <w:t>경우</w:t>
      </w:r>
    </w:p>
    <w:p w14:paraId="7069C529" w14:textId="57F2AB03" w:rsidR="00CA5064" w:rsidRPr="007510C7" w:rsidRDefault="00034C3B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hyperlink w:anchor="제23조" w:history="1">
        <w:r w:rsidR="00CA5064" w:rsidRPr="00CA5064">
          <w:rPr>
            <w:rStyle w:val="af7"/>
            <w:rFonts w:ascii="Times New Roman" w:eastAsia="바탕체" w:hAnsi="Times New Roman" w:cs="Times New Roman"/>
            <w:kern w:val="0"/>
            <w:szCs w:val="20"/>
          </w:rPr>
          <w:t>제</w:t>
        </w:r>
        <w:r w:rsidR="00CA5064" w:rsidRPr="00CA5064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2</w:t>
        </w:r>
        <w:r w:rsidR="00CA5064" w:rsidRPr="00CA5064">
          <w:rPr>
            <w:rStyle w:val="af7"/>
            <w:rFonts w:ascii="Times New Roman" w:eastAsia="바탕체" w:hAnsi="Times New Roman" w:cs="Times New Roman"/>
            <w:kern w:val="0"/>
            <w:szCs w:val="20"/>
          </w:rPr>
          <w:t>3</w:t>
        </w:r>
        <w:r w:rsidR="00CA5064" w:rsidRPr="00CA5064">
          <w:rPr>
            <w:rStyle w:val="af7"/>
            <w:rFonts w:ascii="Times New Roman" w:eastAsia="바탕체" w:hAnsi="Times New Roman" w:cs="Times New Roman"/>
            <w:kern w:val="0"/>
            <w:szCs w:val="20"/>
          </w:rPr>
          <w:t>조</w:t>
        </w:r>
      </w:hyperlink>
      <w:r w:rsidR="00CA5064" w:rsidRPr="00CA5064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CA5064" w:rsidRPr="00CA5064">
        <w:rPr>
          <w:rFonts w:ascii="Times New Roman" w:eastAsia="바탕체" w:hAnsi="Times New Roman" w:cs="Times New Roman"/>
          <w:kern w:val="0"/>
          <w:szCs w:val="20"/>
        </w:rPr>
        <w:t>회계</w:t>
      </w:r>
      <w:r w:rsidR="00CA5064" w:rsidRPr="00CA5064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CA5064" w:rsidRPr="00CA5064">
        <w:rPr>
          <w:rFonts w:ascii="Times New Roman" w:eastAsia="바탕체" w:hAnsi="Times New Roman" w:cs="Times New Roman"/>
          <w:kern w:val="0"/>
          <w:szCs w:val="20"/>
        </w:rPr>
        <w:t>및</w:t>
      </w:r>
      <w:r w:rsidR="00CA5064" w:rsidRPr="00CA5064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CA5064" w:rsidRPr="00CA5064">
        <w:rPr>
          <w:rFonts w:ascii="Times New Roman" w:eastAsia="바탕체" w:hAnsi="Times New Roman" w:cs="Times New Roman"/>
          <w:kern w:val="0"/>
          <w:szCs w:val="20"/>
        </w:rPr>
        <w:t>업무감사</w:t>
      </w:r>
      <w:r w:rsidR="00CA5064" w:rsidRPr="00CA5064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="00CA5064" w:rsidRPr="00CA5064">
        <w:rPr>
          <w:rFonts w:ascii="Times New Roman" w:eastAsia="바탕체" w:hAnsi="Times New Roman" w:cs="Times New Roman"/>
          <w:kern w:val="0"/>
          <w:szCs w:val="20"/>
        </w:rPr>
        <w:t>시정조치</w:t>
      </w:r>
      <w:r w:rsidR="00CA5064" w:rsidRPr="00CA5064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CA5064" w:rsidRPr="00CA5064">
        <w:rPr>
          <w:rFonts w:ascii="Times New Roman" w:eastAsia="바탕체" w:hAnsi="Times New Roman" w:cs="Times New Roman" w:hint="eastAsia"/>
          <w:kern w:val="0"/>
          <w:szCs w:val="20"/>
        </w:rPr>
        <w:t>의무를</w:t>
      </w:r>
      <w:r w:rsidR="00CA5064" w:rsidRPr="00CA5064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CA5064" w:rsidRPr="00CA5064">
        <w:rPr>
          <w:rFonts w:ascii="Times New Roman" w:eastAsia="바탕체" w:hAnsi="Times New Roman" w:cs="Times New Roman" w:hint="eastAsia"/>
          <w:kern w:val="0"/>
          <w:szCs w:val="20"/>
        </w:rPr>
        <w:t>위반한</w:t>
      </w:r>
      <w:r w:rsidR="00CA5064" w:rsidRPr="00CA5064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CA5064" w:rsidRPr="00CA5064">
        <w:rPr>
          <w:rFonts w:ascii="Times New Roman" w:eastAsia="바탕체" w:hAnsi="Times New Roman" w:cs="Times New Roman" w:hint="eastAsia"/>
          <w:kern w:val="0"/>
          <w:szCs w:val="20"/>
        </w:rPr>
        <w:t>경우</w:t>
      </w:r>
    </w:p>
    <w:p w14:paraId="13976E8E" w14:textId="1B379E68" w:rsidR="007510C7" w:rsidRPr="00CA5064" w:rsidRDefault="00034C3B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hyperlink w:anchor="제43조" w:history="1">
        <w:r w:rsidR="007510C7" w:rsidRPr="00636E4A">
          <w:rPr>
            <w:rStyle w:val="af7"/>
            <w:rFonts w:ascii="Times New Roman" w:eastAsia="바탕체" w:hAnsi="Times New Roman" w:cs="Times New Roman"/>
            <w:kern w:val="0"/>
            <w:szCs w:val="20"/>
          </w:rPr>
          <w:t>제</w:t>
        </w:r>
        <w:r w:rsidR="007510C7" w:rsidRPr="00636E4A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4</w:t>
        </w:r>
        <w:r w:rsidR="00636E4A" w:rsidRPr="00636E4A">
          <w:rPr>
            <w:rStyle w:val="af7"/>
            <w:rFonts w:ascii="Times New Roman" w:eastAsia="바탕체" w:hAnsi="Times New Roman" w:cs="Times New Roman"/>
            <w:kern w:val="0"/>
            <w:szCs w:val="20"/>
          </w:rPr>
          <w:t>3</w:t>
        </w:r>
        <w:r w:rsidR="007510C7" w:rsidRPr="00636E4A">
          <w:rPr>
            <w:rStyle w:val="af7"/>
            <w:rFonts w:ascii="Times New Roman" w:eastAsia="바탕체" w:hAnsi="Times New Roman" w:cs="Times New Roman"/>
            <w:kern w:val="0"/>
            <w:szCs w:val="20"/>
          </w:rPr>
          <w:t>조</w:t>
        </w:r>
      </w:hyperlink>
      <w:r w:rsidR="007510C7">
        <w:rPr>
          <w:rFonts w:ascii="Times New Roman" w:eastAsia="바탕체" w:hAnsi="Times New Roman" w:cs="Times New Roman" w:hint="eastAsia"/>
          <w:kern w:val="0"/>
          <w:szCs w:val="20"/>
        </w:rPr>
        <w:t>에서</w:t>
      </w:r>
      <w:r w:rsidR="007510C7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7510C7">
        <w:rPr>
          <w:rFonts w:ascii="Times New Roman" w:eastAsia="바탕체" w:hAnsi="Times New Roman" w:cs="Times New Roman" w:hint="eastAsia"/>
          <w:kern w:val="0"/>
          <w:szCs w:val="20"/>
        </w:rPr>
        <w:t>정한</w:t>
      </w:r>
      <w:r w:rsidR="007510C7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7510C7">
        <w:rPr>
          <w:rFonts w:ascii="Times New Roman" w:eastAsia="바탕체" w:hAnsi="Times New Roman" w:cs="Times New Roman" w:hint="eastAsia"/>
          <w:kern w:val="0"/>
          <w:szCs w:val="20"/>
        </w:rPr>
        <w:t>특약사항을</w:t>
      </w:r>
      <w:r w:rsidR="007510C7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7510C7">
        <w:rPr>
          <w:rFonts w:ascii="Times New Roman" w:eastAsia="바탕체" w:hAnsi="Times New Roman" w:cs="Times New Roman" w:hint="eastAsia"/>
          <w:kern w:val="0"/>
          <w:szCs w:val="20"/>
        </w:rPr>
        <w:t>위반한</w:t>
      </w:r>
      <w:r w:rsidR="007510C7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7510C7">
        <w:rPr>
          <w:rFonts w:ascii="Times New Roman" w:eastAsia="바탕체" w:hAnsi="Times New Roman" w:cs="Times New Roman" w:hint="eastAsia"/>
          <w:kern w:val="0"/>
          <w:szCs w:val="20"/>
        </w:rPr>
        <w:t>경우</w:t>
      </w:r>
    </w:p>
    <w:p w14:paraId="35CCF3BC" w14:textId="2F7C57E0" w:rsidR="00196687" w:rsidRPr="004D1A21" w:rsidRDefault="00196687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pacing w:val="-2"/>
          <w:szCs w:val="20"/>
        </w:rPr>
      </w:pPr>
      <w:r w:rsidRPr="004D1A21">
        <w:rPr>
          <w:rFonts w:ascii="Times New Roman" w:eastAsia="바탕체" w:hAnsi="Times New Roman" w:cs="Times New Roman"/>
          <w:szCs w:val="20"/>
        </w:rPr>
        <w:t>회사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또는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이해관계인이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본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계약에서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정한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의무를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A7B13" w:rsidRPr="004D1A21">
        <w:rPr>
          <w:rFonts w:ascii="Times New Roman" w:eastAsia="바탕체" w:hAnsi="Times New Roman" w:cs="Times New Roman" w:hint="eastAsia"/>
          <w:szCs w:val="20"/>
        </w:rPr>
        <w:t>고의</w:t>
      </w:r>
      <w:r w:rsidR="001A7B13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B13" w:rsidRPr="004D1A21">
        <w:rPr>
          <w:rFonts w:ascii="Times New Roman" w:eastAsia="바탕체" w:hAnsi="Times New Roman" w:cs="Times New Roman" w:hint="eastAsia"/>
          <w:szCs w:val="20"/>
        </w:rPr>
        <w:t>또는</w:t>
      </w:r>
      <w:r w:rsidR="001A7B13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A7B13" w:rsidRPr="004D1A21">
        <w:rPr>
          <w:rFonts w:ascii="Times New Roman" w:eastAsia="바탕체" w:hAnsi="Times New Roman" w:cs="Times New Roman" w:hint="eastAsia"/>
          <w:szCs w:val="20"/>
        </w:rPr>
        <w:t>중과실로</w:t>
      </w:r>
      <w:r w:rsidR="0006737C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위반한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경우</w:t>
      </w:r>
      <w:r w:rsidRPr="004D1A21">
        <w:rPr>
          <w:rFonts w:ascii="Times New Roman" w:eastAsia="바탕체" w:hAnsi="Times New Roman" w:cs="Times New Roman"/>
          <w:szCs w:val="20"/>
        </w:rPr>
        <w:t>(</w:t>
      </w:r>
      <w:hyperlink w:anchor="제3조" w:history="1">
        <w:r w:rsidR="005656E6" w:rsidRPr="00E71FEC">
          <w:rPr>
            <w:rStyle w:val="af7"/>
            <w:rFonts w:ascii="Times New Roman" w:eastAsia="바탕체" w:hAnsi="Times New Roman" w:cs="Times New Roman" w:hint="eastAsia"/>
            <w:szCs w:val="20"/>
          </w:rPr>
          <w:t>제</w:t>
        </w:r>
        <w:r w:rsidR="005656E6" w:rsidRPr="00E71FEC">
          <w:rPr>
            <w:rStyle w:val="af7"/>
            <w:rFonts w:ascii="Times New Roman" w:eastAsia="바탕체" w:hAnsi="Times New Roman" w:cs="Times New Roman" w:hint="eastAsia"/>
            <w:szCs w:val="20"/>
          </w:rPr>
          <w:t>3</w:t>
        </w:r>
        <w:r w:rsidR="005656E6" w:rsidRPr="00E71FEC">
          <w:rPr>
            <w:rStyle w:val="af7"/>
            <w:rFonts w:ascii="Times New Roman" w:eastAsia="바탕체" w:hAnsi="Times New Roman" w:cs="Times New Roman" w:hint="eastAsia"/>
            <w:szCs w:val="20"/>
          </w:rPr>
          <w:t>조</w:t>
        </w:r>
      </w:hyperlink>
      <w:r w:rsidR="005656E6" w:rsidRPr="004D1A21">
        <w:rPr>
          <w:rFonts w:ascii="Times New Roman" w:eastAsia="바탕체" w:hAnsi="Times New Roman" w:cs="Times New Roman" w:hint="eastAsia"/>
          <w:szCs w:val="20"/>
        </w:rPr>
        <w:t>의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선행의무를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위반하였던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것이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사후적으로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발견된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경우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포함</w:t>
      </w:r>
      <w:r w:rsidRPr="004D1A21">
        <w:rPr>
          <w:rFonts w:ascii="Times New Roman" w:eastAsia="바탕체" w:hAnsi="Times New Roman" w:cs="Times New Roman"/>
          <w:szCs w:val="20"/>
        </w:rPr>
        <w:t>)</w:t>
      </w:r>
    </w:p>
    <w:p w14:paraId="12AF3397" w14:textId="146D809A" w:rsidR="00196687" w:rsidRPr="004D1A21" w:rsidRDefault="005656E6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pacing w:val="-2"/>
          <w:szCs w:val="20"/>
        </w:rPr>
      </w:pPr>
      <w:proofErr w:type="spellStart"/>
      <w:r w:rsidRPr="004D1A21">
        <w:rPr>
          <w:rFonts w:ascii="Times New Roman" w:eastAsia="바탕체" w:hAnsi="Times New Roman" w:cs="Times New Roman" w:hint="eastAsia"/>
          <w:szCs w:val="20"/>
        </w:rPr>
        <w:t>거래완결일</w:t>
      </w:r>
      <w:proofErr w:type="spellEnd"/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이후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회사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또는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이해관계인이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바탕체" w:eastAsia="바탕체" w:hAnsi="바탕체" w:cs="Times New Roman" w:hint="eastAsia"/>
          <w:szCs w:val="20"/>
        </w:rPr>
        <w:t>「</w:t>
      </w:r>
      <w:r w:rsidR="00196687" w:rsidRPr="004D1A21">
        <w:rPr>
          <w:rFonts w:ascii="Times New Roman" w:eastAsia="바탕체" w:hAnsi="Times New Roman" w:cs="Times New Roman"/>
          <w:szCs w:val="20"/>
        </w:rPr>
        <w:t>상법</w:t>
      </w:r>
      <w:r w:rsidRPr="004D1A21">
        <w:rPr>
          <w:rFonts w:ascii="바탕체" w:eastAsia="바탕체" w:hAnsi="바탕체" w:cs="Times New Roman" w:hint="eastAsia"/>
          <w:szCs w:val="20"/>
        </w:rPr>
        <w:t>」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또는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바탕체" w:eastAsia="바탕체" w:hAnsi="바탕체" w:cs="Times New Roman" w:hint="eastAsia"/>
          <w:szCs w:val="20"/>
        </w:rPr>
        <w:t>「</w:t>
      </w:r>
      <w:r w:rsidR="00196687" w:rsidRPr="004D1A21">
        <w:rPr>
          <w:rFonts w:ascii="Times New Roman" w:eastAsia="바탕체" w:hAnsi="Times New Roman" w:cs="Times New Roman"/>
          <w:szCs w:val="20"/>
        </w:rPr>
        <w:t>자본시장과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금융투자업에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관한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법률</w:t>
      </w:r>
      <w:r w:rsidRPr="004D1A21">
        <w:rPr>
          <w:rFonts w:ascii="바탕체" w:eastAsia="바탕체" w:hAnsi="바탕체" w:cs="Times New Roman" w:hint="eastAsia"/>
          <w:szCs w:val="20"/>
        </w:rPr>
        <w:t>」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등의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제반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법규를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위반하여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4D1A21">
        <w:rPr>
          <w:rFonts w:ascii="Times New Roman" w:eastAsia="바탕체" w:hAnsi="Times New Roman" w:cs="Times New Roman" w:hint="eastAsia"/>
          <w:szCs w:val="20"/>
        </w:rPr>
        <w:t>형사처별</w:t>
      </w:r>
      <w:proofErr w:type="spellEnd"/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또는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행정제재를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받아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본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계약의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내용을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성실히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이행하지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않거나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이행할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수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없게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된</w:t>
      </w:r>
      <w:r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 w:hint="eastAsia"/>
          <w:szCs w:val="20"/>
        </w:rPr>
        <w:t>경우</w:t>
      </w:r>
    </w:p>
    <w:p w14:paraId="665AD57C" w14:textId="21D0AF0B" w:rsidR="00196687" w:rsidRPr="004D1A21" w:rsidRDefault="00196687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proofErr w:type="spellStart"/>
      <w:r w:rsidRPr="004D1A21">
        <w:rPr>
          <w:rFonts w:ascii="Times New Roman" w:eastAsia="바탕체" w:hAnsi="Times New Roman" w:cs="Times New Roman"/>
          <w:szCs w:val="20"/>
        </w:rPr>
        <w:t>주금의</w:t>
      </w:r>
      <w:proofErr w:type="spellEnd"/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가장납입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등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명목여하를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불문하고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회사가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중요자산을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FB72D8">
        <w:rPr>
          <w:rFonts w:ascii="Times New Roman" w:eastAsia="바탕체" w:hAnsi="Times New Roman" w:cs="Times New Roman" w:hint="eastAsia"/>
          <w:szCs w:val="20"/>
        </w:rPr>
        <w:t>매각</w:t>
      </w:r>
      <w:r w:rsidR="00FB72D8">
        <w:rPr>
          <w:rFonts w:ascii="Times New Roman" w:eastAsia="바탕체" w:hAnsi="Times New Roman" w:cs="Times New Roman" w:hint="eastAsia"/>
          <w:szCs w:val="20"/>
        </w:rPr>
        <w:t>,</w:t>
      </w:r>
      <w:r w:rsidR="00FB72D8">
        <w:rPr>
          <w:rFonts w:ascii="Times New Roman" w:eastAsia="바탕체" w:hAnsi="Times New Roman" w:cs="Times New Roman"/>
          <w:szCs w:val="20"/>
        </w:rPr>
        <w:t xml:space="preserve"> </w:t>
      </w:r>
      <w:r w:rsidR="00FB72D8">
        <w:rPr>
          <w:rFonts w:ascii="Times New Roman" w:eastAsia="바탕체" w:hAnsi="Times New Roman" w:cs="Times New Roman" w:hint="eastAsia"/>
          <w:szCs w:val="20"/>
        </w:rPr>
        <w:t>임대</w:t>
      </w:r>
      <w:r w:rsidR="00FB72D8">
        <w:rPr>
          <w:rFonts w:ascii="Times New Roman" w:eastAsia="바탕체" w:hAnsi="Times New Roman" w:cs="Times New Roman" w:hint="eastAsia"/>
          <w:szCs w:val="20"/>
        </w:rPr>
        <w:t>,</w:t>
      </w:r>
      <w:r w:rsidR="00FB72D8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사업목적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외의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용도에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사용하거나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유출시킨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경우</w:t>
      </w:r>
    </w:p>
    <w:p w14:paraId="45BCE7A3" w14:textId="6895D660" w:rsidR="00196687" w:rsidRPr="004D1A21" w:rsidRDefault="00196687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4D1A21">
        <w:rPr>
          <w:rFonts w:ascii="Times New Roman" w:eastAsia="바탕체" w:hAnsi="Times New Roman" w:cs="Times New Roman"/>
          <w:szCs w:val="20"/>
        </w:rPr>
        <w:t>회사의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중요자산에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대해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압류</w:t>
      </w:r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r w:rsidRPr="004D1A21">
        <w:rPr>
          <w:rFonts w:ascii="Times New Roman" w:eastAsia="바탕체" w:hAnsi="Times New Roman" w:cs="Times New Roman"/>
          <w:szCs w:val="20"/>
        </w:rPr>
        <w:t>가압류</w:t>
      </w:r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r w:rsidRPr="004D1A21">
        <w:rPr>
          <w:rFonts w:ascii="Times New Roman" w:eastAsia="바탕체" w:hAnsi="Times New Roman" w:cs="Times New Roman"/>
          <w:szCs w:val="20"/>
        </w:rPr>
        <w:t>가처분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또는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경매의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신청이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있은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후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AA5935" w:rsidRPr="004D1A21">
        <w:rPr>
          <w:rFonts w:ascii="Times New Roman" w:eastAsia="바탕체" w:hAnsi="Times New Roman" w:cs="Times New Roman"/>
          <w:szCs w:val="20"/>
        </w:rPr>
        <w:t>[</w:t>
      </w:r>
      <w:r w:rsidR="00F36DCF" w:rsidRPr="004D1A21">
        <w:rPr>
          <w:rFonts w:ascii="Times New Roman" w:eastAsia="바탕체" w:hAnsi="Times New Roman" w:cs="Times New Roman"/>
          <w:szCs w:val="20"/>
        </w:rPr>
        <w:t>30</w:t>
      </w:r>
      <w:r w:rsidR="00AA5935" w:rsidRPr="004D1A21">
        <w:rPr>
          <w:rFonts w:ascii="Times New Roman" w:eastAsia="바탕체" w:hAnsi="Times New Roman" w:cs="Times New Roman"/>
          <w:szCs w:val="20"/>
        </w:rPr>
        <w:t>]</w:t>
      </w:r>
      <w:r w:rsidR="00F36DCF" w:rsidRPr="004D1A21">
        <w:rPr>
          <w:rFonts w:ascii="Times New Roman" w:eastAsia="바탕체" w:hAnsi="Times New Roman" w:cs="Times New Roman"/>
          <w:szCs w:val="20"/>
        </w:rPr>
        <w:t>일</w:t>
      </w:r>
      <w:r w:rsidR="00F36DCF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이내에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그러한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절차가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해소되지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아니한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경우</w:t>
      </w:r>
    </w:p>
    <w:p w14:paraId="7B0F4023" w14:textId="77777777" w:rsidR="00196687" w:rsidRPr="004D1A21" w:rsidRDefault="00196687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4D1A21">
        <w:rPr>
          <w:rFonts w:ascii="Times New Roman" w:eastAsia="바탕체" w:hAnsi="Times New Roman" w:cs="Times New Roman"/>
          <w:szCs w:val="20"/>
        </w:rPr>
        <w:t>회사에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대한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해산</w:t>
      </w:r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r w:rsidRPr="004D1A21">
        <w:rPr>
          <w:rFonts w:ascii="Times New Roman" w:eastAsia="바탕체" w:hAnsi="Times New Roman" w:cs="Times New Roman"/>
          <w:szCs w:val="20"/>
        </w:rPr>
        <w:t>청산</w:t>
      </w:r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r w:rsidRPr="004D1A21">
        <w:rPr>
          <w:rFonts w:ascii="Times New Roman" w:eastAsia="바탕체" w:hAnsi="Times New Roman" w:cs="Times New Roman"/>
          <w:szCs w:val="20"/>
        </w:rPr>
        <w:t>파산</w:t>
      </w:r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r w:rsidRPr="004D1A21">
        <w:rPr>
          <w:rFonts w:ascii="Times New Roman" w:eastAsia="바탕체" w:hAnsi="Times New Roman" w:cs="Times New Roman"/>
          <w:szCs w:val="20"/>
        </w:rPr>
        <w:t>회생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또는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이에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준하는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절차</w:t>
      </w:r>
      <w:r w:rsidRPr="004D1A21">
        <w:rPr>
          <w:rFonts w:ascii="Times New Roman" w:eastAsia="바탕체" w:hAnsi="Times New Roman" w:cs="Times New Roman"/>
          <w:szCs w:val="20"/>
        </w:rPr>
        <w:t>(</w:t>
      </w:r>
      <w:r w:rsidRPr="004D1A21">
        <w:rPr>
          <w:rFonts w:ascii="Times New Roman" w:eastAsia="바탕체" w:hAnsi="Times New Roman" w:cs="Times New Roman"/>
          <w:szCs w:val="20"/>
        </w:rPr>
        <w:t>워크아웃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등</w:t>
      </w:r>
      <w:r w:rsidRPr="004D1A21">
        <w:rPr>
          <w:rFonts w:ascii="Times New Roman" w:eastAsia="바탕체" w:hAnsi="Times New Roman" w:cs="Times New Roman"/>
          <w:szCs w:val="20"/>
        </w:rPr>
        <w:t>)</w:t>
      </w:r>
      <w:r w:rsidRPr="004D1A21">
        <w:rPr>
          <w:rFonts w:ascii="Times New Roman" w:eastAsia="바탕체" w:hAnsi="Times New Roman" w:cs="Times New Roman"/>
          <w:szCs w:val="20"/>
        </w:rPr>
        <w:t>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개시신청이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있거나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개시되는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경우</w:t>
      </w:r>
    </w:p>
    <w:p w14:paraId="131C7C73" w14:textId="77777777" w:rsidR="00196687" w:rsidRPr="004D1A21" w:rsidRDefault="00196687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4D1A21">
        <w:rPr>
          <w:rFonts w:ascii="Times New Roman" w:eastAsia="바탕체" w:hAnsi="Times New Roman" w:cs="Times New Roman"/>
          <w:szCs w:val="20"/>
        </w:rPr>
        <w:t>은행거래정지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등의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부실징후기업으로의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인정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등의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절차가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개시되는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경우</w:t>
      </w:r>
    </w:p>
    <w:p w14:paraId="43AA0476" w14:textId="77777777" w:rsidR="004D79AB" w:rsidRPr="004D1A21" w:rsidRDefault="00196687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4D1A21">
        <w:rPr>
          <w:rFonts w:ascii="Times New Roman" w:eastAsia="바탕체" w:hAnsi="Times New Roman" w:cs="Times New Roman"/>
          <w:szCs w:val="20"/>
        </w:rPr>
        <w:t>회사가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AA5935" w:rsidRPr="004D1A21">
        <w:rPr>
          <w:rFonts w:ascii="Times New Roman" w:eastAsia="바탕체" w:hAnsi="Times New Roman" w:cs="Times New Roman"/>
          <w:szCs w:val="20"/>
        </w:rPr>
        <w:t>[</w:t>
      </w:r>
      <w:r w:rsidRPr="004D1A21">
        <w:rPr>
          <w:rFonts w:ascii="Times New Roman" w:eastAsia="바탕체" w:hAnsi="Times New Roman" w:cs="Times New Roman"/>
          <w:szCs w:val="20"/>
        </w:rPr>
        <w:t>3</w:t>
      </w:r>
      <w:r w:rsidR="00AA5935" w:rsidRPr="004D1A21">
        <w:rPr>
          <w:rFonts w:ascii="Times New Roman" w:eastAsia="바탕체" w:hAnsi="Times New Roman" w:cs="Times New Roman"/>
          <w:szCs w:val="20"/>
        </w:rPr>
        <w:t>]</w:t>
      </w:r>
      <w:r w:rsidRPr="004D1A21">
        <w:rPr>
          <w:rFonts w:ascii="Times New Roman" w:eastAsia="바탕체" w:hAnsi="Times New Roman" w:cs="Times New Roman"/>
          <w:szCs w:val="20"/>
        </w:rPr>
        <w:t>개월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이상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계속하여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영업을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하지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아니하는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경우</w:t>
      </w:r>
    </w:p>
    <w:p w14:paraId="722ECBBB" w14:textId="6479AD18" w:rsidR="00196687" w:rsidRPr="004D1A21" w:rsidRDefault="00196687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4D1A21">
        <w:rPr>
          <w:rFonts w:ascii="Times New Roman" w:eastAsia="바탕체" w:hAnsi="Times New Roman" w:cs="Times New Roman"/>
          <w:szCs w:val="20"/>
        </w:rPr>
        <w:t>회사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,</w:t>
      </w:r>
      <w:r w:rsidR="005656E6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이해관계인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또는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회사의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임직원이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656E6" w:rsidRPr="004D1A21">
        <w:rPr>
          <w:rFonts w:ascii="Times New Roman" w:eastAsia="바탕체" w:hAnsi="Times New Roman" w:cs="Times New Roman" w:hint="eastAsia"/>
          <w:szCs w:val="20"/>
        </w:rPr>
        <w:t>상호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또는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제</w:t>
      </w:r>
      <w:r w:rsidRPr="004D1A21">
        <w:rPr>
          <w:rFonts w:ascii="Times New Roman" w:eastAsia="바탕체" w:hAnsi="Times New Roman" w:cs="Times New Roman"/>
          <w:szCs w:val="20"/>
        </w:rPr>
        <w:t>3</w:t>
      </w:r>
      <w:r w:rsidRPr="004D1A21">
        <w:rPr>
          <w:rFonts w:ascii="Times New Roman" w:eastAsia="바탕체" w:hAnsi="Times New Roman" w:cs="Times New Roman"/>
          <w:szCs w:val="20"/>
        </w:rPr>
        <w:t>자와의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분쟁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등으로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회사의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사업추진이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불가능할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경우</w:t>
      </w:r>
    </w:p>
    <w:p w14:paraId="386556DC" w14:textId="561DED35" w:rsidR="00196687" w:rsidRPr="004D1A21" w:rsidRDefault="00196687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4D1A21">
        <w:rPr>
          <w:rFonts w:ascii="Times New Roman" w:eastAsia="바탕체" w:hAnsi="Times New Roman" w:cs="Times New Roman"/>
          <w:szCs w:val="20"/>
        </w:rPr>
        <w:t>회사가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성실경영에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대한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구체적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소명</w:t>
      </w:r>
      <w:r w:rsidR="00826BFF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없이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폐업신고를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한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경우</w:t>
      </w:r>
    </w:p>
    <w:p w14:paraId="22C1F743" w14:textId="05CD5463" w:rsidR="00196687" w:rsidRPr="004D1A21" w:rsidRDefault="00196687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4D1A21">
        <w:rPr>
          <w:rFonts w:ascii="Times New Roman" w:eastAsia="바탕체" w:hAnsi="Times New Roman" w:cs="Times New Roman"/>
          <w:szCs w:val="20"/>
        </w:rPr>
        <w:t>회사의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감사보고서에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대한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외부감사인의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의견이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CC2F08" w:rsidRPr="004D1A21">
        <w:rPr>
          <w:rFonts w:ascii="Times New Roman" w:eastAsia="바탕체" w:hAnsi="Times New Roman" w:cs="Times New Roman"/>
          <w:szCs w:val="20"/>
        </w:rPr>
        <w:t>회계부정</w:t>
      </w:r>
      <w:r w:rsidR="00CC2F08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CC2F08" w:rsidRPr="004D1A21">
        <w:rPr>
          <w:rFonts w:ascii="Times New Roman" w:eastAsia="바탕체" w:hAnsi="Times New Roman" w:cs="Times New Roman"/>
          <w:szCs w:val="20"/>
        </w:rPr>
        <w:t>또는</w:t>
      </w:r>
      <w:r w:rsidR="00CC2F08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CC2F08" w:rsidRPr="004D1A21">
        <w:rPr>
          <w:rFonts w:ascii="Times New Roman" w:eastAsia="바탕체" w:hAnsi="Times New Roman" w:cs="Times New Roman"/>
          <w:szCs w:val="20"/>
        </w:rPr>
        <w:t>감사방해</w:t>
      </w:r>
      <w:r w:rsidR="004D1A21" w:rsidRPr="004D1A2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4D1A21" w:rsidRPr="004D1A21">
        <w:rPr>
          <w:rFonts w:ascii="Times New Roman" w:eastAsia="바탕체" w:hAnsi="Times New Roman" w:cs="Times New Roman" w:hint="eastAsia"/>
          <w:szCs w:val="20"/>
        </w:rPr>
        <w:t>등으</w:t>
      </w:r>
      <w:r w:rsidR="00CC2F08" w:rsidRPr="004D1A21">
        <w:rPr>
          <w:rFonts w:ascii="Times New Roman" w:eastAsia="바탕체" w:hAnsi="Times New Roman" w:cs="Times New Roman"/>
          <w:szCs w:val="20"/>
        </w:rPr>
        <w:t>로</w:t>
      </w:r>
      <w:r w:rsidR="00CC2F08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CC2F08" w:rsidRPr="004D1A21">
        <w:rPr>
          <w:rFonts w:ascii="Times New Roman" w:eastAsia="바탕체" w:hAnsi="Times New Roman" w:cs="Times New Roman"/>
          <w:szCs w:val="20"/>
        </w:rPr>
        <w:t>인하여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한정</w:t>
      </w:r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proofErr w:type="spellStart"/>
      <w:r w:rsidRPr="004D1A21">
        <w:rPr>
          <w:rFonts w:ascii="Times New Roman" w:eastAsia="바탕체" w:hAnsi="Times New Roman" w:cs="Times New Roman"/>
          <w:szCs w:val="20"/>
        </w:rPr>
        <w:t>부적정</w:t>
      </w:r>
      <w:proofErr w:type="spellEnd"/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proofErr w:type="spellStart"/>
      <w:r w:rsidRPr="004D1A21">
        <w:rPr>
          <w:rFonts w:ascii="Times New Roman" w:eastAsia="바탕체" w:hAnsi="Times New Roman" w:cs="Times New Roman"/>
          <w:szCs w:val="20"/>
        </w:rPr>
        <w:t>의견거절</w:t>
      </w:r>
      <w:r w:rsidR="005D0174">
        <w:rPr>
          <w:rFonts w:ascii="Times New Roman" w:eastAsia="바탕체" w:hAnsi="Times New Roman" w:cs="Times New Roman" w:hint="eastAsia"/>
          <w:szCs w:val="20"/>
        </w:rPr>
        <w:t>이거나</w:t>
      </w:r>
      <w:proofErr w:type="spellEnd"/>
      <w:r w:rsidR="005D017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5D0174">
        <w:rPr>
          <w:rFonts w:ascii="Times New Roman" w:eastAsia="바탕체" w:hAnsi="Times New Roman" w:cs="Times New Roman" w:hint="eastAsia"/>
          <w:szCs w:val="20"/>
        </w:rPr>
        <w:t>감사보고서</w:t>
      </w:r>
      <w:r w:rsidR="00866FE9">
        <w:rPr>
          <w:rFonts w:ascii="Times New Roman" w:eastAsia="바탕체" w:hAnsi="Times New Roman" w:cs="Times New Roman" w:hint="eastAsia"/>
          <w:szCs w:val="20"/>
        </w:rPr>
        <w:t>가</w:t>
      </w:r>
      <w:r w:rsidR="005D0174">
        <w:rPr>
          <w:rFonts w:ascii="Times New Roman" w:eastAsia="바탕체" w:hAnsi="Times New Roman" w:cs="Times New Roman" w:hint="eastAsia"/>
          <w:szCs w:val="20"/>
        </w:rPr>
        <w:t xml:space="preserve"> </w:t>
      </w:r>
      <w:proofErr w:type="spellStart"/>
      <w:r w:rsidR="005D0174">
        <w:rPr>
          <w:rFonts w:ascii="Times New Roman" w:eastAsia="바탕체" w:hAnsi="Times New Roman" w:cs="Times New Roman" w:hint="eastAsia"/>
          <w:szCs w:val="20"/>
        </w:rPr>
        <w:t>미발행</w:t>
      </w:r>
      <w:r w:rsidR="00866FE9">
        <w:rPr>
          <w:rFonts w:ascii="Times New Roman" w:eastAsia="바탕체" w:hAnsi="Times New Roman" w:cs="Times New Roman" w:hint="eastAsia"/>
          <w:szCs w:val="20"/>
        </w:rPr>
        <w:t>된</w:t>
      </w:r>
      <w:proofErr w:type="spellEnd"/>
      <w:r w:rsidR="005D0174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경우</w:t>
      </w:r>
    </w:p>
    <w:p w14:paraId="063787CE" w14:textId="79CF21F4" w:rsidR="00196687" w:rsidRPr="004D1A21" w:rsidRDefault="00034C3B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hyperlink w:anchor="제25조" w:history="1"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2</w:t>
        </w:r>
        <w:r w:rsidR="003215C3">
          <w:rPr>
            <w:rStyle w:val="af7"/>
            <w:rFonts w:ascii="Times New Roman" w:eastAsia="바탕체" w:hAnsi="Times New Roman" w:cs="Times New Roman"/>
            <w:szCs w:val="20"/>
          </w:rPr>
          <w:t>6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내지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hyperlink w:anchor="제27조" w:history="1">
        <w:r w:rsidR="00A74812" w:rsidRPr="00A74812">
          <w:rPr>
            <w:rStyle w:val="af7"/>
            <w:rFonts w:ascii="Times New Roman" w:eastAsia="바탕체" w:hAnsi="Times New Roman" w:cs="Times New Roman"/>
            <w:szCs w:val="20"/>
          </w:rPr>
          <w:t>제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2</w:t>
        </w:r>
        <w:r w:rsidR="003215C3">
          <w:rPr>
            <w:rStyle w:val="af7"/>
            <w:rFonts w:ascii="Times New Roman" w:eastAsia="바탕체" w:hAnsi="Times New Roman" w:cs="Times New Roman"/>
            <w:szCs w:val="20"/>
          </w:rPr>
          <w:t>8</w:t>
        </w:r>
        <w:r w:rsidR="00196687" w:rsidRPr="00A74812">
          <w:rPr>
            <w:rStyle w:val="af7"/>
            <w:rFonts w:ascii="Times New Roman" w:eastAsia="바탕체" w:hAnsi="Times New Roman" w:cs="Times New Roman"/>
            <w:szCs w:val="20"/>
          </w:rPr>
          <w:t>조</w:t>
        </w:r>
      </w:hyperlink>
      <w:r w:rsidR="00196687" w:rsidRPr="004D1A21">
        <w:rPr>
          <w:rFonts w:ascii="Times New Roman" w:eastAsia="바탕체" w:hAnsi="Times New Roman" w:cs="Times New Roman"/>
          <w:szCs w:val="20"/>
        </w:rPr>
        <w:t>에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위반한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이해관계인의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주식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처분이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발생한</w:t>
      </w:r>
      <w:r w:rsidR="00196687"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4D1A21">
        <w:rPr>
          <w:rFonts w:ascii="Times New Roman" w:eastAsia="바탕체" w:hAnsi="Times New Roman" w:cs="Times New Roman"/>
          <w:szCs w:val="20"/>
        </w:rPr>
        <w:t>경우</w:t>
      </w:r>
    </w:p>
    <w:p w14:paraId="58AF4FEC" w14:textId="7096073C" w:rsidR="004D79AB" w:rsidRPr="004D1A21" w:rsidRDefault="004D79AB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4D1A21">
        <w:rPr>
          <w:rFonts w:ascii="Times New Roman" w:eastAsia="바탕체" w:hAnsi="Times New Roman" w:cs="Times New Roman"/>
          <w:szCs w:val="20"/>
        </w:rPr>
        <w:t>회사가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본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계약에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의한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자료제출의무</w:t>
      </w:r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r w:rsidRPr="004D1A21">
        <w:rPr>
          <w:rFonts w:ascii="Times New Roman" w:eastAsia="바탕체" w:hAnsi="Times New Roman" w:cs="Times New Roman"/>
          <w:szCs w:val="20"/>
        </w:rPr>
        <w:t>보고의무</w:t>
      </w:r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r w:rsidRPr="004D1A21">
        <w:rPr>
          <w:rFonts w:ascii="Times New Roman" w:eastAsia="바탕체" w:hAnsi="Times New Roman" w:cs="Times New Roman"/>
          <w:szCs w:val="20"/>
        </w:rPr>
        <w:t>협의절차</w:t>
      </w:r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r w:rsidRPr="004D1A21">
        <w:rPr>
          <w:rFonts w:ascii="Times New Roman" w:eastAsia="바탕체" w:hAnsi="Times New Roman" w:cs="Times New Roman"/>
          <w:szCs w:val="20"/>
        </w:rPr>
        <w:t>통보절차</w:t>
      </w:r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r w:rsidRPr="004D1A21">
        <w:rPr>
          <w:rFonts w:ascii="Times New Roman" w:eastAsia="바탕체" w:hAnsi="Times New Roman" w:cs="Times New Roman"/>
          <w:szCs w:val="20"/>
        </w:rPr>
        <w:t>준수의무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등의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전부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또는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일부를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고의로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이행하지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않는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경우</w:t>
      </w:r>
    </w:p>
    <w:p w14:paraId="139E45D3" w14:textId="4C36EAA1" w:rsidR="004D79AB" w:rsidRPr="007510C7" w:rsidRDefault="004D79AB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4D1A21">
        <w:rPr>
          <w:rFonts w:ascii="Times New Roman" w:eastAsia="바탕체" w:hAnsi="Times New Roman" w:cs="Times New Roman"/>
          <w:szCs w:val="20"/>
        </w:rPr>
        <w:t>국세</w:t>
      </w:r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r w:rsidRPr="004D1A21">
        <w:rPr>
          <w:rFonts w:ascii="Times New Roman" w:eastAsia="바탕체" w:hAnsi="Times New Roman" w:cs="Times New Roman"/>
          <w:szCs w:val="20"/>
        </w:rPr>
        <w:t>지방세</w:t>
      </w:r>
      <w:r w:rsidRPr="004D1A21">
        <w:rPr>
          <w:rFonts w:ascii="Times New Roman" w:eastAsia="바탕체" w:hAnsi="Times New Roman" w:cs="Times New Roman"/>
          <w:szCs w:val="20"/>
        </w:rPr>
        <w:t xml:space="preserve">, </w:t>
      </w:r>
      <w:r w:rsidRPr="004D1A21">
        <w:rPr>
          <w:rFonts w:ascii="Times New Roman" w:eastAsia="바탕체" w:hAnsi="Times New Roman" w:cs="Times New Roman"/>
        </w:rPr>
        <w:t>기타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공과금의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체납을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하고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그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사실을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알고도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상당기간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해소되지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않아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투자자에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손해를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끼친</w:t>
      </w:r>
      <w:r w:rsidRPr="004D1A21">
        <w:rPr>
          <w:rFonts w:ascii="Times New Roman" w:eastAsia="바탕체" w:hAnsi="Times New Roman" w:cs="Times New Roman"/>
        </w:rPr>
        <w:t xml:space="preserve"> </w:t>
      </w:r>
      <w:r w:rsidRPr="004D1A21">
        <w:rPr>
          <w:rFonts w:ascii="Times New Roman" w:eastAsia="바탕체" w:hAnsi="Times New Roman" w:cs="Times New Roman"/>
        </w:rPr>
        <w:t>경우</w:t>
      </w:r>
    </w:p>
    <w:p w14:paraId="71D4034B" w14:textId="22FFBBFF" w:rsidR="007510C7" w:rsidRPr="004D1A21" w:rsidRDefault="007510C7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>
        <w:rPr>
          <w:rFonts w:ascii="Times New Roman" w:eastAsia="바탕체" w:hAnsi="Times New Roman" w:cs="Times New Roman" w:hint="eastAsia"/>
        </w:rPr>
        <w:t>퇴사제한</w:t>
      </w:r>
      <w:r>
        <w:rPr>
          <w:rFonts w:ascii="Times New Roman" w:eastAsia="바탕체" w:hAnsi="Times New Roman" w:cs="Times New Roman" w:hint="eastAsia"/>
        </w:rPr>
        <w:t xml:space="preserve"> </w:t>
      </w:r>
      <w:r>
        <w:rPr>
          <w:rFonts w:ascii="Times New Roman" w:eastAsia="바탕체" w:hAnsi="Times New Roman" w:cs="Times New Roman" w:hint="eastAsia"/>
        </w:rPr>
        <w:t>및</w:t>
      </w:r>
      <w:r>
        <w:rPr>
          <w:rFonts w:ascii="Times New Roman" w:eastAsia="바탕체" w:hAnsi="Times New Roman" w:cs="Times New Roman" w:hint="eastAsia"/>
        </w:rPr>
        <w:t xml:space="preserve"> </w:t>
      </w:r>
      <w:r>
        <w:rPr>
          <w:rFonts w:ascii="Times New Roman" w:eastAsia="바탕체" w:hAnsi="Times New Roman" w:cs="Times New Roman" w:hint="eastAsia"/>
        </w:rPr>
        <w:t>경업금지</w:t>
      </w:r>
      <w:r>
        <w:rPr>
          <w:rFonts w:ascii="Times New Roman" w:eastAsia="바탕체" w:hAnsi="Times New Roman" w:cs="Times New Roman" w:hint="eastAsia"/>
        </w:rPr>
        <w:t xml:space="preserve"> </w:t>
      </w:r>
      <w:r>
        <w:rPr>
          <w:rFonts w:ascii="Times New Roman" w:eastAsia="바탕체" w:hAnsi="Times New Roman" w:cs="Times New Roman" w:hint="eastAsia"/>
        </w:rPr>
        <w:t>약정서상</w:t>
      </w:r>
      <w:r>
        <w:rPr>
          <w:rFonts w:ascii="Times New Roman" w:eastAsia="바탕체" w:hAnsi="Times New Roman" w:cs="Times New Roman" w:hint="eastAsia"/>
        </w:rPr>
        <w:t xml:space="preserve"> </w:t>
      </w:r>
      <w:r>
        <w:rPr>
          <w:rFonts w:ascii="Times New Roman" w:eastAsia="바탕체" w:hAnsi="Times New Roman" w:cs="Times New Roman" w:hint="eastAsia"/>
        </w:rPr>
        <w:t>약정사항의</w:t>
      </w:r>
      <w:r>
        <w:rPr>
          <w:rFonts w:ascii="Times New Roman" w:eastAsia="바탕체" w:hAnsi="Times New Roman" w:cs="Times New Roman" w:hint="eastAsia"/>
        </w:rPr>
        <w:t xml:space="preserve"> </w:t>
      </w:r>
      <w:r>
        <w:rPr>
          <w:rFonts w:ascii="Times New Roman" w:eastAsia="바탕체" w:hAnsi="Times New Roman" w:cs="Times New Roman" w:hint="eastAsia"/>
        </w:rPr>
        <w:t>위반이</w:t>
      </w:r>
      <w:r>
        <w:rPr>
          <w:rFonts w:ascii="Times New Roman" w:eastAsia="바탕체" w:hAnsi="Times New Roman" w:cs="Times New Roman" w:hint="eastAsia"/>
        </w:rPr>
        <w:t xml:space="preserve"> </w:t>
      </w:r>
      <w:r>
        <w:rPr>
          <w:rFonts w:ascii="Times New Roman" w:eastAsia="바탕체" w:hAnsi="Times New Roman" w:cs="Times New Roman" w:hint="eastAsia"/>
        </w:rPr>
        <w:t>발생한</w:t>
      </w:r>
      <w:r>
        <w:rPr>
          <w:rFonts w:ascii="Times New Roman" w:eastAsia="바탕체" w:hAnsi="Times New Roman" w:cs="Times New Roman" w:hint="eastAsia"/>
        </w:rPr>
        <w:t xml:space="preserve"> </w:t>
      </w:r>
      <w:r>
        <w:rPr>
          <w:rFonts w:ascii="Times New Roman" w:eastAsia="바탕체" w:hAnsi="Times New Roman" w:cs="Times New Roman" w:hint="eastAsia"/>
        </w:rPr>
        <w:t>경우</w:t>
      </w:r>
    </w:p>
    <w:p w14:paraId="10994F83" w14:textId="37CDADBC" w:rsidR="004D79AB" w:rsidRDefault="004D79AB">
      <w:pPr>
        <w:numPr>
          <w:ilvl w:val="0"/>
          <w:numId w:val="20"/>
        </w:numPr>
        <w:tabs>
          <w:tab w:val="clear" w:pos="851"/>
          <w:tab w:val="num" w:pos="709"/>
        </w:tabs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4D1A21">
        <w:rPr>
          <w:rFonts w:ascii="Times New Roman" w:eastAsia="바탕체" w:hAnsi="Times New Roman" w:cs="Times New Roman"/>
          <w:szCs w:val="20"/>
        </w:rPr>
        <w:t>금전지급의무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불이행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사실을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알고도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상당기간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해소되지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않아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투자자에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손해를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끼친</w:t>
      </w:r>
      <w:r w:rsidRPr="004D1A21">
        <w:rPr>
          <w:rFonts w:ascii="Times New Roman" w:eastAsia="바탕체" w:hAnsi="Times New Roman" w:cs="Times New Roman"/>
          <w:szCs w:val="20"/>
        </w:rPr>
        <w:t xml:space="preserve"> </w:t>
      </w:r>
      <w:r w:rsidRPr="004D1A21">
        <w:rPr>
          <w:rFonts w:ascii="Times New Roman" w:eastAsia="바탕체" w:hAnsi="Times New Roman" w:cs="Times New Roman"/>
          <w:szCs w:val="20"/>
        </w:rPr>
        <w:t>경우</w:t>
      </w:r>
    </w:p>
    <w:p w14:paraId="1B61A1BC" w14:textId="37860D24" w:rsidR="00196687" w:rsidRPr="00571710" w:rsidRDefault="00196687">
      <w:pPr>
        <w:numPr>
          <w:ilvl w:val="0"/>
          <w:numId w:val="43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본</w:t>
      </w:r>
      <w:r w:rsidR="00072E4D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조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1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항에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의한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주식매수청구는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회사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및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/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또는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이해관계인에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대하여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매수</w:t>
      </w:r>
      <w:r w:rsidR="00A1493D">
        <w:rPr>
          <w:rFonts w:ascii="Times New Roman" w:eastAsia="바탕체" w:hAnsi="Times New Roman" w:cs="Times New Roman" w:hint="eastAsia"/>
          <w:spacing w:val="-2"/>
          <w:szCs w:val="20"/>
        </w:rPr>
        <w:t>청구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대상주식의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가격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및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수량을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기재한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서면으로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하며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회사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및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/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또는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이해관계인에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매수청구서가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도달한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시점에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당해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주식에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대한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매매계약이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체결된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것으로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보고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그로부터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[30]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또는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지정하는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기한</w:t>
      </w:r>
      <w:r w:rsidR="00072E4D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내에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회사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및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/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또는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주식매매계약에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따른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대금지급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의무를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이행하여야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한다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0B86701C" w14:textId="1FF0535D" w:rsidR="00196687" w:rsidRPr="00571710" w:rsidRDefault="00196687">
      <w:pPr>
        <w:numPr>
          <w:ilvl w:val="0"/>
          <w:numId w:val="43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본</w:t>
      </w:r>
      <w:r w:rsidR="00072E4D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조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1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항에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의한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주식매수에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있어서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매매가격은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당사자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사이에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합의가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되지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않는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경우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다음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각</w:t>
      </w:r>
      <w:r w:rsidR="00A367F6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호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중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높은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금액으로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한다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단</w:t>
      </w:r>
      <w:r w:rsidR="00072E4D" w:rsidRPr="00571710">
        <w:rPr>
          <w:rFonts w:ascii="Times New Roman" w:eastAsia="바탕체" w:hAnsi="Times New Roman" w:cs="Times New Roman"/>
          <w:spacing w:val="-2"/>
          <w:szCs w:val="20"/>
        </w:rPr>
        <w:t>,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본건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072E4D" w:rsidRPr="00571710">
        <w:rPr>
          <w:rFonts w:ascii="Times New Roman" w:eastAsia="바탕체" w:hAnsi="Times New Roman" w:cs="Times New Roman"/>
          <w:spacing w:val="-2"/>
          <w:szCs w:val="20"/>
        </w:rPr>
        <w:t>우선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주식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발행일로부터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주식매매대금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지급일까지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지급된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배당금이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있는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경우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이는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차감하여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계산하기로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한다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05BB1FD8" w14:textId="2DDC6E8D" w:rsidR="007D56C0" w:rsidRDefault="007D56C0">
      <w:pPr>
        <w:numPr>
          <w:ilvl w:val="1"/>
          <w:numId w:val="43"/>
        </w:numPr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pacing w:val="-2"/>
          <w:szCs w:val="20"/>
        </w:rPr>
      </w:pPr>
      <w:r>
        <w:rPr>
          <w:rFonts w:ascii="Times New Roman" w:eastAsia="바탕체" w:hAnsi="Times New Roman" w:cs="Times New Roman" w:hint="eastAsia"/>
          <w:spacing w:val="-2"/>
          <w:szCs w:val="20"/>
        </w:rPr>
        <w:t>주식인수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당시의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/>
          <w:spacing w:val="-2"/>
          <w:szCs w:val="20"/>
        </w:rPr>
        <w:t>1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주당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proofErr w:type="spellStart"/>
      <w:r>
        <w:rPr>
          <w:rFonts w:ascii="Times New Roman" w:eastAsia="바탕체" w:hAnsi="Times New Roman" w:cs="Times New Roman" w:hint="eastAsia"/>
          <w:spacing w:val="-2"/>
          <w:szCs w:val="20"/>
        </w:rPr>
        <w:t>발행가액</w:t>
      </w:r>
      <w:proofErr w:type="spellEnd"/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및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이에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대한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proofErr w:type="spellStart"/>
      <w:r>
        <w:rPr>
          <w:rFonts w:ascii="Times New Roman" w:eastAsia="바탕체" w:hAnsi="Times New Roman" w:cs="Times New Roman" w:hint="eastAsia"/>
          <w:spacing w:val="-2"/>
          <w:szCs w:val="20"/>
        </w:rPr>
        <w:t>주금납입기일</w:t>
      </w:r>
      <w:proofErr w:type="spellEnd"/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다음날부터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주식매매대금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지급일까지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연</w:t>
      </w:r>
      <w:r w:rsidR="005E7BE4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복리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5E2494">
        <w:rPr>
          <w:rFonts w:ascii="Times New Roman" w:eastAsia="바탕체" w:hAnsi="Times New Roman" w:cs="Times New Roman"/>
          <w:spacing w:val="-2"/>
          <w:szCs w:val="20"/>
          <w:highlight w:val="red"/>
        </w:rPr>
        <w:t>[15]%</w:t>
      </w:r>
      <w:r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proofErr w:type="gramStart"/>
      <w:r>
        <w:rPr>
          <w:rFonts w:ascii="Times New Roman" w:eastAsia="바탕체" w:hAnsi="Times New Roman" w:cs="Times New Roman" w:hint="eastAsia"/>
          <w:spacing w:val="-2"/>
          <w:szCs w:val="20"/>
        </w:rPr>
        <w:t>이율에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의</w:t>
      </w:r>
      <w:proofErr w:type="gramEnd"/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한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금액의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합계액에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매매대상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주식수를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곱한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금액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.</w:t>
      </w:r>
    </w:p>
    <w:p w14:paraId="3B1EC034" w14:textId="59D7E714" w:rsidR="007D56C0" w:rsidRPr="007D56C0" w:rsidRDefault="007D56C0">
      <w:pPr>
        <w:numPr>
          <w:ilvl w:val="1"/>
          <w:numId w:val="43"/>
        </w:numPr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pacing w:val="-2"/>
          <w:szCs w:val="20"/>
        </w:rPr>
      </w:pPr>
      <w:r w:rsidRPr="007D56C0">
        <w:rPr>
          <w:rFonts w:ascii="Times New Roman" w:eastAsia="바탕체" w:hAnsi="Times New Roman" w:cs="Times New Roman"/>
          <w:spacing w:val="-2"/>
          <w:szCs w:val="20"/>
        </w:rPr>
        <w:t>회사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주식의</w:t>
      </w:r>
      <w:r w:rsidRPr="007D56C0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1</w:t>
      </w:r>
      <w:r w:rsidRPr="007D56C0">
        <w:rPr>
          <w:rFonts w:ascii="Times New Roman" w:eastAsia="바탕체" w:hAnsi="Times New Roman" w:cs="Times New Roman" w:hint="eastAsia"/>
          <w:spacing w:val="-2"/>
          <w:szCs w:val="20"/>
        </w:rPr>
        <w:t>주당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본질가치를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평가하여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동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가치의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[200]%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의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 w:hint="eastAsia"/>
          <w:spacing w:val="-2"/>
          <w:szCs w:val="20"/>
        </w:rPr>
        <w:t>가액에</w:t>
      </w:r>
      <w:r w:rsidRPr="007D56C0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 w:hint="eastAsia"/>
          <w:spacing w:val="-2"/>
          <w:szCs w:val="20"/>
        </w:rPr>
        <w:t>매매대상</w:t>
      </w:r>
      <w:r w:rsidRPr="007D56C0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 w:hint="eastAsia"/>
          <w:spacing w:val="-2"/>
          <w:szCs w:val="20"/>
        </w:rPr>
        <w:t>주식수를</w:t>
      </w:r>
      <w:r w:rsidRPr="007D56C0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 w:hint="eastAsia"/>
          <w:spacing w:val="-2"/>
          <w:szCs w:val="20"/>
        </w:rPr>
        <w:t>곱한</w:t>
      </w:r>
      <w:r w:rsidRPr="007D56C0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 w:hint="eastAsia"/>
          <w:spacing w:val="-2"/>
          <w:szCs w:val="20"/>
        </w:rPr>
        <w:t>금액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.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단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여기서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‘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본질가치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’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라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함은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바탕체" w:eastAsia="바탕체" w:hAnsi="바탕체" w:cs="Times New Roman" w:hint="eastAsia"/>
          <w:spacing w:val="-2"/>
          <w:szCs w:val="20"/>
        </w:rPr>
        <w:t>「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증권의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발행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및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공시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등에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관한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규정</w:t>
      </w:r>
      <w:r w:rsidRPr="007D56C0">
        <w:rPr>
          <w:rFonts w:ascii="바탕체" w:eastAsia="바탕체" w:hAnsi="바탕체" w:cs="Times New Roman" w:hint="eastAsia"/>
          <w:spacing w:val="-2"/>
          <w:szCs w:val="20"/>
        </w:rPr>
        <w:t>」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시행세칙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제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5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조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내지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제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8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조의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분석기준에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의하여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평가된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주식의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가치를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말하고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본질가치의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산정은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투자자가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지정하는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회계법인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및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국내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상위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5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개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회계법인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중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하나에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의하여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산출된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2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가지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평가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액수의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산술평균으로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한다</w:t>
      </w:r>
      <w:r w:rsidRPr="007D56C0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1A628FC9" w14:textId="29895D09" w:rsidR="00196687" w:rsidRPr="00571710" w:rsidRDefault="00196687">
      <w:pPr>
        <w:numPr>
          <w:ilvl w:val="0"/>
          <w:numId w:val="43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본</w:t>
      </w:r>
      <w:r w:rsidR="00072E4D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조에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의한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주식매수</w:t>
      </w:r>
      <w:r w:rsidR="00072E4D" w:rsidRPr="00571710">
        <w:rPr>
          <w:rFonts w:ascii="Times New Roman" w:eastAsia="바탕체" w:hAnsi="Times New Roman" w:cs="Times New Roman"/>
          <w:spacing w:val="-2"/>
          <w:szCs w:val="20"/>
        </w:rPr>
        <w:t>청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구는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회사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5E2494">
        <w:rPr>
          <w:rFonts w:ascii="Times New Roman" w:eastAsia="바탕체" w:hAnsi="Times New Roman" w:cs="Times New Roman" w:hint="eastAsia"/>
          <w:spacing w:val="-2"/>
          <w:szCs w:val="20"/>
        </w:rPr>
        <w:t>및</w:t>
      </w:r>
      <w:r w:rsidR="005E2494">
        <w:rPr>
          <w:rFonts w:ascii="Times New Roman" w:eastAsia="바탕체" w:hAnsi="Times New Roman" w:cs="Times New Roman" w:hint="eastAsia"/>
          <w:spacing w:val="-2"/>
          <w:szCs w:val="20"/>
        </w:rPr>
        <w:t>/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또는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이해관계인에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대한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손해배상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청구를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방해하지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아니한다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5232C38C" w14:textId="4C627E71" w:rsidR="00196687" w:rsidRDefault="00196687">
      <w:pPr>
        <w:numPr>
          <w:ilvl w:val="0"/>
          <w:numId w:val="43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본</w:t>
      </w:r>
      <w:r w:rsidR="00072E4D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조에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의한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주식매수청구가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행사될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경우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회사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5E2494">
        <w:rPr>
          <w:rFonts w:ascii="Times New Roman" w:eastAsia="바탕체" w:hAnsi="Times New Roman" w:cs="Times New Roman" w:hint="eastAsia"/>
          <w:spacing w:val="-2"/>
          <w:szCs w:val="20"/>
        </w:rPr>
        <w:t>및</w:t>
      </w:r>
      <w:r w:rsidR="005E2494">
        <w:rPr>
          <w:rFonts w:ascii="Times New Roman" w:eastAsia="바탕체" w:hAnsi="Times New Roman" w:cs="Times New Roman" w:hint="eastAsia"/>
          <w:spacing w:val="-2"/>
          <w:szCs w:val="20"/>
        </w:rPr>
        <w:t>/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또는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사전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서면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동의를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얻어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3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자를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지정하여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투자자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소유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주식의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전부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또는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일부를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매수하게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할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있다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3E3E4C1B" w14:textId="15B8D60D" w:rsidR="005E2494" w:rsidRPr="005E2494" w:rsidRDefault="005E2494">
      <w:pPr>
        <w:numPr>
          <w:ilvl w:val="0"/>
          <w:numId w:val="43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E2494">
        <w:rPr>
          <w:rFonts w:ascii="Times New Roman" w:eastAsia="바탕체" w:hAnsi="Times New Roman" w:cs="Times New Roman"/>
        </w:rPr>
        <w:t>투자자는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회사로부터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본</w:t>
      </w:r>
      <w:r w:rsidRPr="005E2494">
        <w:rPr>
          <w:rFonts w:ascii="Times New Roman" w:eastAsia="바탕체" w:hAnsi="Times New Roman" w:cs="Times New Roman" w:hint="eastAsia"/>
        </w:rPr>
        <w:t xml:space="preserve"> </w:t>
      </w:r>
      <w:r w:rsidRPr="005E2494">
        <w:rPr>
          <w:rFonts w:ascii="Times New Roman" w:eastAsia="바탕체" w:hAnsi="Times New Roman" w:cs="Times New Roman"/>
        </w:rPr>
        <w:t>조에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따른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위약금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및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본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계약에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기한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회사의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지급의무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있는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모든</w:t>
      </w:r>
      <w:r w:rsidRPr="005E2494">
        <w:rPr>
          <w:rFonts w:ascii="Times New Roman" w:eastAsia="바탕체" w:hAnsi="Times New Roman" w:cs="Times New Roman"/>
        </w:rPr>
        <w:t xml:space="preserve"> </w:t>
      </w:r>
      <w:proofErr w:type="spellStart"/>
      <w:r w:rsidRPr="005E2494">
        <w:rPr>
          <w:rFonts w:ascii="Times New Roman" w:eastAsia="바탕체" w:hAnsi="Times New Roman" w:cs="Times New Roman"/>
        </w:rPr>
        <w:t>금원을</w:t>
      </w:r>
      <w:proofErr w:type="spellEnd"/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지급받음과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동시에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본건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우선주식을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회사에게</w:t>
      </w:r>
      <w:r w:rsidRPr="005E2494">
        <w:rPr>
          <w:rFonts w:ascii="Times New Roman" w:eastAsia="바탕체" w:hAnsi="Times New Roman" w:cs="Times New Roman"/>
        </w:rPr>
        <w:t xml:space="preserve"> </w:t>
      </w:r>
      <w:r w:rsidRPr="005E2494">
        <w:rPr>
          <w:rFonts w:ascii="Times New Roman" w:eastAsia="바탕체" w:hAnsi="Times New Roman" w:cs="Times New Roman"/>
        </w:rPr>
        <w:t>반환한다</w:t>
      </w:r>
      <w:r w:rsidRPr="005E2494">
        <w:rPr>
          <w:rFonts w:ascii="Times New Roman" w:eastAsia="바탕체" w:hAnsi="Times New Roman" w:cs="Times New Roman"/>
        </w:rPr>
        <w:t>.</w:t>
      </w:r>
    </w:p>
    <w:p w14:paraId="76FA6BB1" w14:textId="5043FCFF" w:rsidR="005E2494" w:rsidRPr="005E2494" w:rsidRDefault="005E2494">
      <w:pPr>
        <w:numPr>
          <w:ilvl w:val="0"/>
          <w:numId w:val="43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E2494">
        <w:rPr>
          <w:rFonts w:ascii="Times New Roman" w:eastAsia="바탕체" w:hAnsi="Times New Roman" w:cs="Times New Roman"/>
          <w:spacing w:val="-2"/>
          <w:szCs w:val="20"/>
        </w:rPr>
        <w:t>이해관계인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>및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>자회사는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>회사와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>연대하여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>본</w:t>
      </w:r>
      <w:r w:rsidR="00E71FEC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>조에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>따른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>책임을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>부담한다</w:t>
      </w:r>
      <w:r w:rsidRPr="005E2494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2BD1A4CB" w14:textId="77777777" w:rsidR="00666736" w:rsidRPr="00571710" w:rsidRDefault="00666736" w:rsidP="005E2494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5447D053" w14:textId="3F8C97DB" w:rsidR="00196687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bookmarkStart w:id="657" w:name="제29조"/>
      <w:bookmarkEnd w:id="657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proofErr w:type="spellStart"/>
      <w:r w:rsidR="00196687" w:rsidRPr="00571710">
        <w:rPr>
          <w:rFonts w:ascii="Times New Roman" w:eastAsia="바탕체"/>
          <w:b/>
          <w:bCs/>
          <w:kern w:val="0"/>
          <w:szCs w:val="20"/>
        </w:rPr>
        <w:t>위약벌</w:t>
      </w:r>
      <w:proofErr w:type="spellEnd"/>
      <w:r w:rsidR="00F04C71">
        <w:rPr>
          <w:rFonts w:ascii="Times New Roman" w:eastAsia="바탕체" w:hint="eastAsia"/>
          <w:b/>
          <w:bCs/>
          <w:kern w:val="0"/>
          <w:szCs w:val="20"/>
        </w:rPr>
        <w:t>,</w:t>
      </w:r>
      <w:r w:rsidR="00F04C71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F04C71">
        <w:rPr>
          <w:rFonts w:ascii="Times New Roman" w:eastAsia="바탕체" w:hint="eastAsia"/>
          <w:b/>
          <w:bCs/>
          <w:kern w:val="0"/>
          <w:szCs w:val="20"/>
        </w:rPr>
        <w:t>손해배상청구</w:t>
      </w:r>
      <w:r w:rsidR="00F04C71">
        <w:rPr>
          <w:rFonts w:ascii="Times New Roman" w:eastAsia="바탕체" w:hint="eastAsia"/>
          <w:b/>
          <w:bCs/>
          <w:kern w:val="0"/>
          <w:szCs w:val="20"/>
        </w:rPr>
        <w:t>,</w:t>
      </w:r>
      <w:r w:rsidR="00F04C71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F04C71">
        <w:rPr>
          <w:rFonts w:ascii="Times New Roman" w:eastAsia="바탕체" w:hint="eastAsia"/>
          <w:b/>
          <w:bCs/>
          <w:kern w:val="0"/>
          <w:szCs w:val="20"/>
        </w:rPr>
        <w:t>지연손해금</w:t>
      </w:r>
    </w:p>
    <w:p w14:paraId="1ADCC9F7" w14:textId="04C62925" w:rsidR="00FD3972" w:rsidRPr="00FD3972" w:rsidRDefault="00196687">
      <w:pPr>
        <w:numPr>
          <w:ilvl w:val="0"/>
          <w:numId w:val="47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투자자는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회사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및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/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또는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이해관계인에게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hyperlink w:anchor="제28조" w:history="1">
        <w:r w:rsidR="00FD3972" w:rsidRPr="00E71FEC">
          <w:rPr>
            <w:rStyle w:val="af7"/>
            <w:rFonts w:ascii="Times New Roman" w:eastAsia="바탕체" w:hAnsi="Times New Roman" w:cs="Times New Roman" w:hint="eastAsia"/>
            <w:spacing w:val="-2"/>
            <w:szCs w:val="20"/>
          </w:rPr>
          <w:t>제</w:t>
        </w:r>
        <w:r w:rsidR="00FD3972" w:rsidRPr="00E71FEC">
          <w:rPr>
            <w:rStyle w:val="af7"/>
            <w:rFonts w:ascii="Times New Roman" w:eastAsia="바탕체" w:hAnsi="Times New Roman" w:cs="Times New Roman" w:hint="eastAsia"/>
            <w:spacing w:val="-2"/>
            <w:szCs w:val="20"/>
          </w:rPr>
          <w:t>2</w:t>
        </w:r>
        <w:r w:rsidR="003215C3">
          <w:rPr>
            <w:rStyle w:val="af7"/>
            <w:rFonts w:ascii="Times New Roman" w:eastAsia="바탕체" w:hAnsi="Times New Roman" w:cs="Times New Roman"/>
            <w:spacing w:val="-2"/>
            <w:szCs w:val="20"/>
          </w:rPr>
          <w:t>9</w:t>
        </w:r>
        <w:r w:rsidR="00FD3972" w:rsidRPr="00E71FEC">
          <w:rPr>
            <w:rStyle w:val="af7"/>
            <w:rFonts w:ascii="Times New Roman" w:eastAsia="바탕체" w:hAnsi="Times New Roman" w:cs="Times New Roman" w:hint="eastAsia"/>
            <w:spacing w:val="-2"/>
            <w:szCs w:val="20"/>
          </w:rPr>
          <w:t>조</w:t>
        </w:r>
      </w:hyperlink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제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1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호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각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호의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사유가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있는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경우를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포함하여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본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계약서의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진술과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보장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약정사항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기타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의무사항을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위반한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경우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,</w:t>
      </w:r>
      <w:r w:rsidR="00FD3972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회사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및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/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또는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이해관계인에게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본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계약상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투자금의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D3972">
        <w:rPr>
          <w:rFonts w:ascii="Times New Roman" w:eastAsia="바탕체" w:hAnsi="Times New Roman" w:cs="Times New Roman"/>
          <w:spacing w:val="-2"/>
          <w:szCs w:val="20"/>
          <w:highlight w:val="red"/>
        </w:rPr>
        <w:t>[</w:t>
      </w:r>
      <w:r w:rsidR="006715C1" w:rsidRPr="00FD3972">
        <w:rPr>
          <w:rFonts w:ascii="Times New Roman" w:eastAsia="바탕체" w:hAnsi="Times New Roman" w:cs="Times New Roman"/>
          <w:spacing w:val="-2"/>
          <w:szCs w:val="20"/>
          <w:highlight w:val="red"/>
        </w:rPr>
        <w:t>15]</w:t>
      </w:r>
      <w:r w:rsidRPr="00FD3972">
        <w:rPr>
          <w:rFonts w:ascii="Times New Roman" w:eastAsia="바탕체" w:hAnsi="Times New Roman" w:cs="Times New Roman"/>
          <w:spacing w:val="-2"/>
          <w:szCs w:val="20"/>
          <w:highlight w:val="red"/>
        </w:rPr>
        <w:t>%</w:t>
      </w:r>
      <w:r w:rsidR="00FD3972">
        <w:rPr>
          <w:rFonts w:ascii="Times New Roman" w:eastAsia="바탕체" w:hAnsi="Times New Roman" w:cs="Times New Roman" w:hint="eastAsia"/>
          <w:spacing w:val="-2"/>
          <w:szCs w:val="20"/>
        </w:rPr>
        <w:t>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위약벌로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청구할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있다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0F7CC879" w14:textId="69C134EA" w:rsidR="00FD3972" w:rsidRDefault="00FD3972">
      <w:pPr>
        <w:numPr>
          <w:ilvl w:val="0"/>
          <w:numId w:val="47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>
        <w:rPr>
          <w:rFonts w:ascii="Times New Roman" w:eastAsia="바탕체" w:hAnsi="Times New Roman" w:cs="Times New Roman" w:hint="eastAsia"/>
          <w:spacing w:val="-2"/>
          <w:szCs w:val="20"/>
        </w:rPr>
        <w:t>주식매수청구권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및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proofErr w:type="spellStart"/>
      <w:r>
        <w:rPr>
          <w:rFonts w:ascii="Times New Roman" w:eastAsia="바탕체" w:hAnsi="Times New Roman" w:cs="Times New Roman" w:hint="eastAsia"/>
          <w:spacing w:val="-2"/>
          <w:szCs w:val="20"/>
        </w:rPr>
        <w:t>위약벌</w:t>
      </w:r>
      <w:proofErr w:type="spellEnd"/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청구에도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불구하고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투자자에게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실제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보전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받지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못한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손해가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있는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경우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,</w:t>
      </w:r>
      <w:r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투자자는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회사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및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/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또는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이해관계인에게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해당</w:t>
      </w:r>
      <w:r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손해의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배상을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청구할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수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있다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.</w:t>
      </w:r>
    </w:p>
    <w:p w14:paraId="3417E8B3" w14:textId="645F7A99" w:rsidR="00E263F7" w:rsidRPr="00E263F7" w:rsidRDefault="00E263F7" w:rsidP="00E263F7">
      <w:pPr>
        <w:numPr>
          <w:ilvl w:val="0"/>
          <w:numId w:val="47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위약벌의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청구는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주식매수청구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손해배상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등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기타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본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계약상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다른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권리에는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영향을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미치지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아니한다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77F6A4F6" w14:textId="465F434D" w:rsidR="00196687" w:rsidRPr="00F419D2" w:rsidRDefault="00F04C71">
      <w:pPr>
        <w:numPr>
          <w:ilvl w:val="0"/>
          <w:numId w:val="47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>
        <w:rPr>
          <w:rFonts w:ascii="Times New Roman" w:eastAsia="바탕체" w:hAnsi="Times New Roman" w:cs="Times New Roman" w:hint="eastAsia"/>
          <w:spacing w:val="-2"/>
          <w:szCs w:val="20"/>
        </w:rPr>
        <w:t>본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계약의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당사자가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본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계약에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따라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지급해야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할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proofErr w:type="spellStart"/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금원을</w:t>
      </w:r>
      <w:proofErr w:type="spellEnd"/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지급기일에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지급하지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않는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경우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해당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지급기일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다음날부터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실제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지급일까지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미지급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금액에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대하여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연</w:t>
      </w:r>
      <w:r w:rsidR="005E7BE4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복리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419D2">
        <w:rPr>
          <w:rFonts w:ascii="Times New Roman" w:eastAsia="바탕체" w:hAnsi="Times New Roman" w:cs="Times New Roman"/>
          <w:spacing w:val="-2"/>
          <w:szCs w:val="20"/>
          <w:highlight w:val="red"/>
        </w:rPr>
        <w:t>[1</w:t>
      </w:r>
      <w:r w:rsidR="007858AF" w:rsidRPr="00F419D2">
        <w:rPr>
          <w:rFonts w:ascii="Times New Roman" w:eastAsia="바탕체" w:hAnsi="Times New Roman" w:cs="Times New Roman"/>
          <w:spacing w:val="-2"/>
          <w:szCs w:val="20"/>
          <w:highlight w:val="red"/>
        </w:rPr>
        <w:t>2</w:t>
      </w:r>
      <w:r w:rsidR="00196687" w:rsidRPr="00F419D2">
        <w:rPr>
          <w:rFonts w:ascii="Times New Roman" w:eastAsia="바탕체" w:hAnsi="Times New Roman" w:cs="Times New Roman"/>
          <w:spacing w:val="-2"/>
          <w:szCs w:val="20"/>
          <w:highlight w:val="red"/>
        </w:rPr>
        <w:t>]%</w:t>
      </w:r>
      <w:r w:rsidR="00F419D2">
        <w:rPr>
          <w:rFonts w:ascii="Times New Roman" w:eastAsia="바탕체" w:hAnsi="Times New Roman" w:cs="Times New Roman" w:hint="eastAsia"/>
          <w:spacing w:val="-2"/>
          <w:szCs w:val="20"/>
        </w:rPr>
        <w:t>에</w:t>
      </w:r>
      <w:r w:rsidR="00F419D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419D2">
        <w:rPr>
          <w:rFonts w:ascii="Times New Roman" w:eastAsia="바탕체" w:hAnsi="Times New Roman" w:cs="Times New Roman" w:hint="eastAsia"/>
          <w:spacing w:val="-2"/>
          <w:szCs w:val="20"/>
        </w:rPr>
        <w:t>해당하는</w:t>
      </w:r>
      <w:r w:rsidR="00F419D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419D2">
        <w:rPr>
          <w:rFonts w:ascii="Times New Roman" w:eastAsia="바탕체" w:hAnsi="Times New Roman" w:cs="Times New Roman" w:hint="eastAsia"/>
          <w:spacing w:val="-2"/>
          <w:szCs w:val="20"/>
        </w:rPr>
        <w:t>금액을</w:t>
      </w:r>
      <w:r w:rsidR="00F419D2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del w:id="658" w:author="Lim YoungHoon" w:date="2023-12-11T03:09:00Z">
        <w:r w:rsidR="00196687" w:rsidRPr="00F04C71">
          <w:rPr>
            <w:rFonts w:ascii="Times New Roman" w:eastAsia="바탕체" w:hAnsi="Times New Roman" w:cs="Times New Roman"/>
            <w:spacing w:val="-2"/>
            <w:szCs w:val="20"/>
          </w:rPr>
          <w:delText xml:space="preserve"> </w:delText>
        </w:r>
      </w:del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지연손해금</w:t>
      </w:r>
      <w:r w:rsidR="00F419D2">
        <w:rPr>
          <w:rFonts w:ascii="Times New Roman" w:eastAsia="바탕체" w:hAnsi="Times New Roman" w:cs="Times New Roman" w:hint="eastAsia"/>
          <w:spacing w:val="-2"/>
          <w:szCs w:val="20"/>
        </w:rPr>
        <w:t>으로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가산하여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지급하여야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한다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.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본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항은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본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조에서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발생한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proofErr w:type="spellStart"/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금원의</w:t>
      </w:r>
      <w:proofErr w:type="spellEnd"/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지급의무에만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적용되는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것이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아니라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본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계약상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발생하는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모든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지급의무에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적용된다</w:t>
      </w:r>
      <w:r w:rsidR="00196687" w:rsidRPr="00F04C71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066E11D1" w14:textId="0D2A2CFC" w:rsidR="00D97279" w:rsidRDefault="00D97279" w:rsidP="005E2494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3705C083" w14:textId="67AA6D3C" w:rsidR="00FD3972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bookmarkStart w:id="659" w:name="제30조"/>
      <w:bookmarkEnd w:id="659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FB6315">
        <w:rPr>
          <w:rFonts w:ascii="Times New Roman" w:eastAsia="바탕체" w:hint="eastAsia"/>
          <w:b/>
          <w:bCs/>
          <w:kern w:val="0"/>
          <w:szCs w:val="20"/>
        </w:rPr>
        <w:t>이해관계인의</w:t>
      </w:r>
      <w:r w:rsidR="00FB6315"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FB6315">
        <w:rPr>
          <w:rFonts w:ascii="Times New Roman" w:eastAsia="바탕체" w:hint="eastAsia"/>
          <w:b/>
          <w:bCs/>
          <w:kern w:val="0"/>
          <w:szCs w:val="20"/>
        </w:rPr>
        <w:t>책임</w:t>
      </w:r>
    </w:p>
    <w:p w14:paraId="282D3850" w14:textId="77777777" w:rsidR="00F04C71" w:rsidRDefault="00F04C71">
      <w:pPr>
        <w:numPr>
          <w:ilvl w:val="0"/>
          <w:numId w:val="60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FD3972">
        <w:rPr>
          <w:rFonts w:ascii="바탕" w:eastAsia="바탕" w:hAnsi="바탕" w:hint="eastAsia"/>
          <w:szCs w:val="20"/>
        </w:rPr>
        <w:t xml:space="preserve">이해관계인은 본 계약상 회사의 모든 의무가 이행될 수 있도록 본인의 권한, 권리, 의무를 다 하여야 하고, 이해관계인의 고의 또는 중과실에 의하여 회사가 본 계약을 이행하지 못하게 </w:t>
      </w:r>
      <w:proofErr w:type="spellStart"/>
      <w:r w:rsidRPr="00FD3972">
        <w:rPr>
          <w:rFonts w:ascii="바탕" w:eastAsia="바탕" w:hAnsi="바탕" w:hint="eastAsia"/>
          <w:szCs w:val="20"/>
        </w:rPr>
        <w:t>된다거나</w:t>
      </w:r>
      <w:proofErr w:type="spellEnd"/>
      <w:r w:rsidRPr="00FD3972">
        <w:rPr>
          <w:rFonts w:ascii="바탕" w:eastAsia="바탕" w:hAnsi="바탕" w:hint="eastAsia"/>
          <w:szCs w:val="20"/>
        </w:rPr>
        <w:t xml:space="preserve"> 이해관계인이 본 계약을 위반하는 경우에는 이해관계인도 회사와 함께 본 계약상 책임을 부담하여야 한다</w:t>
      </w:r>
      <w:r>
        <w:rPr>
          <w:rFonts w:ascii="바탕" w:eastAsia="바탕" w:hAnsi="바탕"/>
          <w:szCs w:val="20"/>
        </w:rPr>
        <w:t>.</w:t>
      </w:r>
    </w:p>
    <w:p w14:paraId="764DEC39" w14:textId="0017B2A6" w:rsidR="00FD3972" w:rsidRPr="00F04C71" w:rsidRDefault="00FD3972">
      <w:pPr>
        <w:numPr>
          <w:ilvl w:val="0"/>
          <w:numId w:val="60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F04C71">
        <w:rPr>
          <w:rFonts w:ascii="Times New Roman" w:eastAsia="바탕체" w:hAnsi="Times New Roman" w:cs="Times New Roman"/>
          <w:spacing w:val="-2"/>
          <w:szCs w:val="20"/>
        </w:rPr>
        <w:t>이해관계인이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자신의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책임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있는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사유로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본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계약서의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이해관계인의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진술과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보장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약정사항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기타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의무사항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(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이해관계인이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본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계약에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따른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의무의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취지에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부합하게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직접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또는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간접적으로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이사회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–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이사회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내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위원회를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포함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–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및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주주총회에서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의결권을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성실하게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행사하는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것을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포함한다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)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을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각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위반한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경우에도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제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1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항과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같다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.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이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경우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회사는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이해관계인으로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F04C71">
        <w:rPr>
          <w:rFonts w:ascii="Times New Roman" w:eastAsia="바탕체" w:hAnsi="Times New Roman" w:cs="Times New Roman"/>
          <w:spacing w:val="-2"/>
          <w:szCs w:val="20"/>
        </w:rPr>
        <w:t>본다</w:t>
      </w:r>
    </w:p>
    <w:p w14:paraId="5C316B34" w14:textId="77777777" w:rsidR="00FD3972" w:rsidRDefault="00FD3972" w:rsidP="005E2494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2D6A04CB" w14:textId="77777777" w:rsidR="005E2494" w:rsidRPr="00571710" w:rsidRDefault="005E2494" w:rsidP="005E2494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04CED68D" w14:textId="37982CD5" w:rsidR="00196687" w:rsidRPr="00F8030D" w:rsidRDefault="00196687" w:rsidP="00F8030D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outlineLvl w:val="0"/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</w:pPr>
      <w:r w:rsidRPr="00F8030D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제</w:t>
      </w:r>
      <w:r w:rsidRPr="00F8030D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6</w:t>
      </w:r>
      <w:proofErr w:type="gramStart"/>
      <w:r w:rsidRPr="00F8030D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장</w:t>
      </w:r>
      <w:r w:rsidRPr="00F8030D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  </w:t>
      </w:r>
      <w:r w:rsidRPr="00F8030D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계약의</w:t>
      </w:r>
      <w:proofErr w:type="gramEnd"/>
      <w:r w:rsidRPr="00F8030D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="00F8030D">
        <w:rPr>
          <w:rFonts w:ascii="Times New Roman" w:eastAsia="바탕체" w:hAnsi="Times New Roman" w:cs="Times New Roman" w:hint="eastAsia"/>
          <w:b/>
          <w:bCs/>
          <w:kern w:val="0"/>
          <w:sz w:val="28"/>
          <w:szCs w:val="28"/>
        </w:rPr>
        <w:t>일반사항</w:t>
      </w:r>
    </w:p>
    <w:p w14:paraId="0E0995A0" w14:textId="6FF27104" w:rsidR="00196687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1C6E0660" w14:textId="3CFE8F97" w:rsidR="00F8030D" w:rsidRPr="00F8030D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bCs/>
          <w:kern w:val="0"/>
          <w:szCs w:val="20"/>
        </w:rPr>
      </w:pPr>
      <w:bookmarkStart w:id="660" w:name="제31조"/>
      <w:bookmarkEnd w:id="660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F8030D" w:rsidRPr="00F8030D">
        <w:rPr>
          <w:rFonts w:ascii="Times New Roman" w:eastAsia="바탕체" w:hint="eastAsia"/>
          <w:b/>
          <w:bCs/>
          <w:kern w:val="0"/>
          <w:szCs w:val="20"/>
        </w:rPr>
        <w:t>계약의</w:t>
      </w:r>
      <w:r w:rsidR="00F8030D" w:rsidRPr="00F8030D"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F8030D" w:rsidRPr="00F8030D">
        <w:rPr>
          <w:rFonts w:ascii="Times New Roman" w:eastAsia="바탕체" w:hint="eastAsia"/>
          <w:b/>
          <w:bCs/>
          <w:kern w:val="0"/>
          <w:szCs w:val="20"/>
        </w:rPr>
        <w:t>효력</w:t>
      </w:r>
    </w:p>
    <w:p w14:paraId="43F7562F" w14:textId="77777777" w:rsidR="00F8030D" w:rsidRDefault="00F8030D">
      <w:pPr>
        <w:widowControl/>
        <w:numPr>
          <w:ilvl w:val="0"/>
          <w:numId w:val="61"/>
        </w:numPr>
        <w:wordWrap/>
        <w:autoSpaceDE/>
        <w:adjustRightInd w:val="0"/>
        <w:snapToGrid w:val="0"/>
        <w:spacing w:after="60" w:line="360" w:lineRule="auto"/>
        <w:ind w:left="284" w:hanging="284"/>
        <w:rPr>
          <w:rFonts w:ascii="바탕" w:eastAsia="바탕" w:hAnsi="바탕"/>
          <w:szCs w:val="20"/>
        </w:rPr>
      </w:pPr>
      <w:r>
        <w:rPr>
          <w:rFonts w:ascii="바탕" w:eastAsia="바탕" w:hAnsi="바탕" w:hint="eastAsia"/>
          <w:szCs w:val="20"/>
        </w:rPr>
        <w:t>본 계약의 별지와 첨부서류는 본 계약서와 일체를 이루는 것으로서 그에 따른 내용은 본 계약의 내용의 일부를 구성한다.</w:t>
      </w:r>
    </w:p>
    <w:p w14:paraId="02B22397" w14:textId="355F546C" w:rsidR="00F8030D" w:rsidRDefault="00F8030D">
      <w:pPr>
        <w:widowControl/>
        <w:numPr>
          <w:ilvl w:val="0"/>
          <w:numId w:val="61"/>
        </w:numPr>
        <w:wordWrap/>
        <w:autoSpaceDE/>
        <w:adjustRightInd w:val="0"/>
        <w:snapToGrid w:val="0"/>
        <w:spacing w:after="60" w:line="360" w:lineRule="auto"/>
        <w:ind w:left="284" w:hanging="284"/>
        <w:rPr>
          <w:rFonts w:ascii="바탕" w:eastAsia="바탕" w:hAnsi="바탕"/>
          <w:szCs w:val="20"/>
        </w:rPr>
      </w:pPr>
      <w:r>
        <w:rPr>
          <w:rFonts w:ascii="바탕" w:eastAsia="바탕" w:hAnsi="바탕" w:hint="eastAsia"/>
          <w:szCs w:val="20"/>
        </w:rPr>
        <w:t>본 계약상의 내용이 본 계약 체결 이전의 당사자들 사이의 어떠한 구두 또는 서면에 의한 교섭, 합의 등의 내용과 상충되는 경우에는 본 계약의 내용이 우선한다.</w:t>
      </w:r>
    </w:p>
    <w:p w14:paraId="070C1B85" w14:textId="77777777" w:rsidR="00F8030D" w:rsidRDefault="00F8030D">
      <w:pPr>
        <w:widowControl/>
        <w:numPr>
          <w:ilvl w:val="0"/>
          <w:numId w:val="61"/>
        </w:numPr>
        <w:wordWrap/>
        <w:autoSpaceDE/>
        <w:adjustRightInd w:val="0"/>
        <w:snapToGrid w:val="0"/>
        <w:spacing w:after="60" w:line="360" w:lineRule="auto"/>
        <w:ind w:left="284" w:hanging="284"/>
        <w:rPr>
          <w:rFonts w:ascii="바탕" w:eastAsia="바탕" w:hAnsi="바탕"/>
          <w:szCs w:val="20"/>
        </w:rPr>
      </w:pPr>
      <w:r>
        <w:rPr>
          <w:rFonts w:ascii="바탕" w:eastAsia="바탕" w:hAnsi="바탕" w:hint="eastAsia"/>
          <w:szCs w:val="20"/>
        </w:rPr>
        <w:t>본 계약은 투자자, 회사, 이해관계인의 서명날인과 동시에 그 효력이 발생한다.</w:t>
      </w:r>
    </w:p>
    <w:p w14:paraId="74AB47AD" w14:textId="77777777" w:rsidR="00F8030D" w:rsidRPr="00571710" w:rsidRDefault="00F8030D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20BDC9A8" w14:textId="15515A83" w:rsidR="00196687" w:rsidRPr="00F8030D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bCs/>
          <w:kern w:val="0"/>
          <w:szCs w:val="20"/>
        </w:rPr>
      </w:pPr>
      <w:bookmarkStart w:id="661" w:name="제32조"/>
      <w:bookmarkEnd w:id="661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계약의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종료</w:t>
      </w:r>
    </w:p>
    <w:p w14:paraId="2BEE0427" w14:textId="3F2B6005" w:rsidR="00196687" w:rsidRDefault="00196687">
      <w:pPr>
        <w:numPr>
          <w:ilvl w:val="0"/>
          <w:numId w:val="32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본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계약</w:t>
      </w:r>
      <w:r w:rsidR="000A21AA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0A21AA">
        <w:rPr>
          <w:rFonts w:ascii="Times New Roman" w:eastAsia="바탕체" w:hAnsi="Times New Roman" w:cs="Times New Roman" w:hint="eastAsia"/>
          <w:spacing w:val="-2"/>
          <w:szCs w:val="20"/>
        </w:rPr>
        <w:t>제</w:t>
      </w:r>
      <w:r w:rsidR="000A21AA">
        <w:rPr>
          <w:rFonts w:ascii="Times New Roman" w:eastAsia="바탕체" w:hAnsi="Times New Roman" w:cs="Times New Roman" w:hint="eastAsia"/>
          <w:spacing w:val="-2"/>
          <w:szCs w:val="20"/>
        </w:rPr>
        <w:t>3</w:t>
      </w:r>
      <w:r w:rsidR="000A21AA">
        <w:rPr>
          <w:rFonts w:ascii="Times New Roman" w:eastAsia="바탕체" w:hAnsi="Times New Roman" w:cs="Times New Roman" w:hint="eastAsia"/>
          <w:spacing w:val="-2"/>
          <w:szCs w:val="20"/>
        </w:rPr>
        <w:t>장</w:t>
      </w:r>
      <w:r w:rsidR="000A21AA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0A21AA">
        <w:rPr>
          <w:rFonts w:ascii="Times New Roman" w:eastAsia="바탕체" w:hAnsi="Times New Roman" w:cs="Times New Roman" w:hint="eastAsia"/>
          <w:spacing w:val="-2"/>
          <w:szCs w:val="20"/>
        </w:rPr>
        <w:t>및</w:t>
      </w:r>
      <w:r w:rsidR="000A21AA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0A21AA">
        <w:rPr>
          <w:rFonts w:ascii="Times New Roman" w:eastAsia="바탕체" w:hAnsi="Times New Roman" w:cs="Times New Roman" w:hint="eastAsia"/>
          <w:spacing w:val="-2"/>
          <w:szCs w:val="20"/>
        </w:rPr>
        <w:t>제</w:t>
      </w:r>
      <w:r w:rsidR="000A21AA">
        <w:rPr>
          <w:rFonts w:ascii="Times New Roman" w:eastAsia="바탕체" w:hAnsi="Times New Roman" w:cs="Times New Roman" w:hint="eastAsia"/>
          <w:spacing w:val="-2"/>
          <w:szCs w:val="20"/>
        </w:rPr>
        <w:t>4</w:t>
      </w:r>
      <w:r w:rsidR="000A21AA">
        <w:rPr>
          <w:rFonts w:ascii="Times New Roman" w:eastAsia="바탕체" w:hAnsi="Times New Roman" w:cs="Times New Roman" w:hint="eastAsia"/>
          <w:spacing w:val="-2"/>
          <w:szCs w:val="20"/>
        </w:rPr>
        <w:t>장의</w:t>
      </w:r>
      <w:r w:rsidR="000A21AA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0A21AA">
        <w:rPr>
          <w:rFonts w:ascii="Times New Roman" w:eastAsia="바탕체" w:hAnsi="Times New Roman" w:cs="Times New Roman" w:hint="eastAsia"/>
          <w:spacing w:val="-2"/>
          <w:szCs w:val="20"/>
        </w:rPr>
        <w:t>규정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FB6315">
        <w:rPr>
          <w:rFonts w:ascii="Times New Roman" w:eastAsia="바탕체" w:hAnsi="Times New Roman" w:cs="Times New Roman" w:hint="eastAsia"/>
          <w:spacing w:val="-2"/>
          <w:szCs w:val="20"/>
        </w:rPr>
        <w:t>본</w:t>
      </w:r>
      <w:r w:rsidR="00FB6315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B6315">
        <w:rPr>
          <w:rFonts w:ascii="Times New Roman" w:eastAsia="바탕체" w:hAnsi="Times New Roman" w:cs="Times New Roman" w:hint="eastAsia"/>
          <w:spacing w:val="-2"/>
          <w:szCs w:val="20"/>
        </w:rPr>
        <w:t>계약에</w:t>
      </w:r>
      <w:r w:rsidR="00FB6315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B6315">
        <w:rPr>
          <w:rFonts w:ascii="Times New Roman" w:eastAsia="바탕체" w:hAnsi="Times New Roman" w:cs="Times New Roman" w:hint="eastAsia"/>
          <w:spacing w:val="-2"/>
          <w:szCs w:val="20"/>
        </w:rPr>
        <w:t>따라</w:t>
      </w:r>
      <w:r w:rsidR="00FB6315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B6315">
        <w:rPr>
          <w:rFonts w:ascii="Times New Roman" w:eastAsia="바탕체" w:hAnsi="Times New Roman" w:cs="Times New Roman" w:hint="eastAsia"/>
          <w:spacing w:val="-2"/>
          <w:szCs w:val="20"/>
        </w:rPr>
        <w:t>최초</w:t>
      </w:r>
      <w:r w:rsidR="00FB6315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B6315">
        <w:rPr>
          <w:rFonts w:ascii="Times New Roman" w:eastAsia="바탕체" w:hAnsi="Times New Roman" w:cs="Times New Roman" w:hint="eastAsia"/>
          <w:spacing w:val="-2"/>
          <w:szCs w:val="20"/>
        </w:rPr>
        <w:t>인수한</w:t>
      </w:r>
      <w:r w:rsidR="00FB6315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FB6315">
        <w:rPr>
          <w:rFonts w:ascii="Times New Roman" w:eastAsia="바탕체" w:hAnsi="Times New Roman" w:cs="Times New Roman" w:hint="eastAsia"/>
          <w:spacing w:val="-2"/>
          <w:szCs w:val="20"/>
        </w:rPr>
        <w:t>주식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(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전환권을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행사하여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보유하고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있는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보통주를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포함하며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본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계약에서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같다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)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이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전부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매도된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0470D1" w:rsidRPr="00571710">
        <w:rPr>
          <w:rFonts w:ascii="Times New Roman" w:eastAsia="바탕체" w:hAnsi="Times New Roman" w:cs="Times New Roman"/>
          <w:spacing w:val="-2"/>
          <w:szCs w:val="20"/>
        </w:rPr>
        <w:t>경우</w:t>
      </w:r>
      <w:r w:rsidR="0075046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750467" w:rsidRPr="00571710">
        <w:rPr>
          <w:rFonts w:ascii="Times New Roman" w:eastAsia="바탕체" w:hAnsi="Times New Roman" w:cs="Times New Roman"/>
          <w:spacing w:val="-2"/>
          <w:szCs w:val="20"/>
        </w:rPr>
        <w:t>또는</w:t>
      </w:r>
      <w:r w:rsidR="0075046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회사가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유가증권시장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또는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코스닥시장</w:t>
      </w:r>
      <w:r w:rsidR="000E7FB5" w:rsidRPr="00571710">
        <w:rPr>
          <w:rFonts w:ascii="Times New Roman" w:eastAsia="바탕체" w:hAnsi="Times New Roman" w:cs="Times New Roman"/>
          <w:color w:val="000000" w:themeColor="text1"/>
          <w:spacing w:val="-2"/>
          <w:szCs w:val="20"/>
        </w:rPr>
        <w:t>에</w:t>
      </w:r>
      <w:r w:rsidRPr="00571710">
        <w:rPr>
          <w:rFonts w:ascii="Times New Roman" w:eastAsia="바탕체" w:hAnsi="Times New Roman" w:cs="Times New Roman"/>
          <w:color w:val="000000" w:themeColor="text1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상장한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경우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종료한다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4FA5AADA" w14:textId="77777777" w:rsidR="00214D12" w:rsidRDefault="00214D12" w:rsidP="00214D12">
      <w:pPr>
        <w:wordWrap/>
        <w:adjustRightInd w:val="0"/>
        <w:snapToGrid w:val="0"/>
        <w:spacing w:after="60" w:line="360" w:lineRule="auto"/>
        <w:rPr>
          <w:del w:id="662" w:author="Lim YoungHoon" w:date="2023-12-11T03:09:00Z"/>
          <w:rFonts w:ascii="Times New Roman" w:eastAsia="바탕체" w:hAnsi="Times New Roman" w:cs="Times New Roman"/>
          <w:spacing w:val="-2"/>
          <w:szCs w:val="20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14D12" w14:paraId="12F850EB" w14:textId="77777777" w:rsidTr="00021F5E">
        <w:trPr>
          <w:del w:id="663" w:author="Lim YoungHoon" w:date="2023-12-11T03:09:00Z"/>
        </w:trPr>
        <w:tc>
          <w:tcPr>
            <w:tcW w:w="9344" w:type="dxa"/>
            <w:shd w:val="clear" w:color="auto" w:fill="FFFF00"/>
          </w:tcPr>
          <w:p w14:paraId="21984AC8" w14:textId="77777777" w:rsidR="00214D12" w:rsidRPr="00021F5E" w:rsidRDefault="00214D12" w:rsidP="00214D12">
            <w:pPr>
              <w:wordWrap/>
              <w:adjustRightInd w:val="0"/>
              <w:snapToGrid w:val="0"/>
              <w:spacing w:after="60" w:line="360" w:lineRule="auto"/>
              <w:rPr>
                <w:del w:id="664" w:author="Lim YoungHoon" w:date="2023-12-11T03:09:00Z"/>
                <w:rFonts w:eastAsia="바탕체"/>
                <w:spacing w:val="-2"/>
              </w:rPr>
            </w:pPr>
            <w:del w:id="665" w:author="Lim YoungHoon" w:date="2023-12-11T03:09:00Z">
              <w:r w:rsidRPr="00021F5E">
                <w:rPr>
                  <w:rFonts w:eastAsia="바탕체" w:hint="eastAsia"/>
                  <w:spacing w:val="-2"/>
                </w:rPr>
                <w:delText>c</w:delText>
              </w:r>
              <w:r w:rsidRPr="00021F5E">
                <w:rPr>
                  <w:rFonts w:eastAsia="바탕체"/>
                  <w:spacing w:val="-2"/>
                </w:rPr>
                <w:delText xml:space="preserve">ase) </w:delText>
              </w:r>
              <w:r w:rsidRPr="00021F5E">
                <w:rPr>
                  <w:rFonts w:eastAsia="바탕체" w:hint="eastAsia"/>
                  <w:spacing w:val="-2"/>
                </w:rPr>
                <w:delText>전부매도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되어야만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계약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종료가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과도하다고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하는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경우</w:delText>
              </w:r>
            </w:del>
          </w:p>
          <w:p w14:paraId="6A79AF79" w14:textId="77777777" w:rsidR="00157560" w:rsidRPr="00021F5E" w:rsidRDefault="00157560" w:rsidP="00214D12">
            <w:pPr>
              <w:wordWrap/>
              <w:adjustRightInd w:val="0"/>
              <w:snapToGrid w:val="0"/>
              <w:spacing w:after="60" w:line="360" w:lineRule="auto"/>
              <w:rPr>
                <w:del w:id="666" w:author="Lim YoungHoon" w:date="2023-12-11T03:09:00Z"/>
                <w:rFonts w:eastAsia="바탕체"/>
                <w:spacing w:val="-2"/>
              </w:rPr>
            </w:pPr>
          </w:p>
          <w:p w14:paraId="594DA679" w14:textId="77777777" w:rsidR="00214D12" w:rsidRPr="00157560" w:rsidRDefault="00214D12" w:rsidP="00021F5E">
            <w:pPr>
              <w:numPr>
                <w:ilvl w:val="0"/>
                <w:numId w:val="70"/>
              </w:numPr>
              <w:wordWrap/>
              <w:adjustRightInd w:val="0"/>
              <w:snapToGrid w:val="0"/>
              <w:spacing w:after="60" w:line="360" w:lineRule="auto"/>
              <w:ind w:left="284" w:hanging="284"/>
              <w:rPr>
                <w:del w:id="667" w:author="Lim YoungHoon" w:date="2023-12-11T03:09:00Z"/>
                <w:rFonts w:eastAsia="바탕체"/>
                <w:spacing w:val="-2"/>
              </w:rPr>
            </w:pPr>
            <w:del w:id="668" w:author="Lim YoungHoon" w:date="2023-12-11T03:09:00Z">
              <w:r w:rsidRPr="00021F5E">
                <w:rPr>
                  <w:rFonts w:eastAsia="바탕체"/>
                  <w:spacing w:val="-2"/>
                </w:rPr>
                <w:delText>본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계약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제</w:delText>
              </w:r>
              <w:r w:rsidRPr="00021F5E">
                <w:rPr>
                  <w:rFonts w:eastAsia="바탕체" w:hint="eastAsia"/>
                  <w:spacing w:val="-2"/>
                </w:rPr>
                <w:delText>3</w:delText>
              </w:r>
              <w:r w:rsidRPr="00021F5E">
                <w:rPr>
                  <w:rFonts w:eastAsia="바탕체" w:hint="eastAsia"/>
                  <w:spacing w:val="-2"/>
                </w:rPr>
                <w:delText>장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및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제</w:delText>
              </w:r>
              <w:r w:rsidRPr="00021F5E">
                <w:rPr>
                  <w:rFonts w:eastAsia="바탕체" w:hint="eastAsia"/>
                  <w:spacing w:val="-2"/>
                </w:rPr>
                <w:delText>4</w:delText>
              </w:r>
              <w:r w:rsidRPr="00021F5E">
                <w:rPr>
                  <w:rFonts w:eastAsia="바탕체" w:hint="eastAsia"/>
                  <w:spacing w:val="-2"/>
                </w:rPr>
                <w:delText>장의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규정</w:delText>
              </w:r>
              <w:r w:rsidRPr="00021F5E">
                <w:rPr>
                  <w:rFonts w:eastAsia="바탕체"/>
                  <w:spacing w:val="-2"/>
                </w:rPr>
                <w:delText>은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투자자가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보유하고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있는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주식의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수가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본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계약에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따라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최초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인수한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주식</w:delText>
              </w:r>
              <w:r w:rsidRPr="00021F5E">
                <w:rPr>
                  <w:rFonts w:eastAsia="바탕체"/>
                  <w:spacing w:val="-2"/>
                </w:rPr>
                <w:delText>(</w:delText>
              </w:r>
              <w:r w:rsidRPr="00021F5E">
                <w:rPr>
                  <w:rFonts w:eastAsia="바탕체"/>
                  <w:spacing w:val="-2"/>
                </w:rPr>
                <w:delText>전환권을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행사하여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보유하고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있는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보통주를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포함하며</w:delText>
              </w:r>
              <w:r w:rsidRPr="00021F5E">
                <w:rPr>
                  <w:rFonts w:eastAsia="바탕체"/>
                  <w:spacing w:val="-2"/>
                </w:rPr>
                <w:delText xml:space="preserve">, </w:delText>
              </w:r>
              <w:r w:rsidRPr="00021F5E">
                <w:rPr>
                  <w:rFonts w:eastAsia="바탕체"/>
                  <w:spacing w:val="-2"/>
                </w:rPr>
                <w:delText>본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계약에서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같다</w:delText>
              </w:r>
              <w:r w:rsidRPr="00021F5E">
                <w:rPr>
                  <w:rFonts w:eastAsia="바탕체"/>
                  <w:spacing w:val="-2"/>
                </w:rPr>
                <w:delText>)</w:delText>
              </w:r>
              <w:r w:rsidRPr="00021F5E">
                <w:rPr>
                  <w:rFonts w:eastAsia="바탕체" w:hint="eastAsia"/>
                  <w:spacing w:val="-2"/>
                </w:rPr>
                <w:delText>수의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 xml:space="preserve">[10]% </w:delText>
              </w:r>
              <w:r w:rsidRPr="00021F5E">
                <w:rPr>
                  <w:rFonts w:eastAsia="바탕체" w:hint="eastAsia"/>
                  <w:spacing w:val="-2"/>
                </w:rPr>
                <w:delText>미만이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되는</w:delText>
              </w:r>
              <w:r w:rsidRPr="00021F5E">
                <w:rPr>
                  <w:rFonts w:eastAsia="바탕체" w:hint="eastAsia"/>
                  <w:spacing w:val="-2"/>
                </w:rPr>
                <w:delText xml:space="preserve"> </w:delText>
              </w:r>
              <w:r w:rsidRPr="00021F5E">
                <w:rPr>
                  <w:rFonts w:eastAsia="바탕체" w:hint="eastAsia"/>
                  <w:spacing w:val="-2"/>
                </w:rPr>
                <w:delText>경우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또는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회사가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유가증권시장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또는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코스닥시장</w:delText>
              </w:r>
              <w:r w:rsidRPr="00021F5E">
                <w:rPr>
                  <w:rFonts w:eastAsia="바탕체"/>
                  <w:spacing w:val="-2"/>
                </w:rPr>
                <w:delText>(</w:delText>
              </w:r>
              <w:r w:rsidRPr="00021F5E">
                <w:rPr>
                  <w:rFonts w:eastAsia="바탕체"/>
                  <w:spacing w:val="-2"/>
                </w:rPr>
                <w:delText>코넥스시장은</w:delText>
              </w:r>
              <w:r w:rsidRPr="00021F5E">
                <w:rPr>
                  <w:rFonts w:eastAsia="바탕체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spacing w:val="-2"/>
                </w:rPr>
                <w:delText>제외한다</w:delText>
              </w:r>
              <w:r w:rsidRPr="00021F5E">
                <w:rPr>
                  <w:rFonts w:eastAsia="바탕체"/>
                  <w:spacing w:val="-2"/>
                </w:rPr>
                <w:delText xml:space="preserve">) </w:delText>
              </w:r>
              <w:r w:rsidRPr="00021F5E">
                <w:rPr>
                  <w:rFonts w:eastAsia="바탕체"/>
                  <w:color w:val="000000" w:themeColor="text1"/>
                  <w:spacing w:val="-2"/>
                </w:rPr>
                <w:delText>또는</w:delText>
              </w:r>
              <w:r w:rsidRPr="00021F5E">
                <w:rPr>
                  <w:rFonts w:eastAsia="바탕체"/>
                  <w:color w:val="000000" w:themeColor="text1"/>
                  <w:spacing w:val="-2"/>
                </w:rPr>
                <w:delText xml:space="preserve"> </w:delText>
              </w:r>
              <w:r w:rsidRPr="00021F5E">
                <w:rPr>
                  <w:rFonts w:eastAsia="바탕체"/>
                  <w:color w:val="000000" w:themeColor="text1"/>
                  <w:spacing w:val="-2"/>
                </w:rPr>
                <w:delText>이와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 xml:space="preserve"> 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>유사한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 xml:space="preserve"> 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>해외적격시장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 xml:space="preserve">(NYSE, 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>나스닥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 xml:space="preserve">, 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>유로넥스트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 xml:space="preserve">, 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>동경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 xml:space="preserve">, 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>런던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 xml:space="preserve">, 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>홍콩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 xml:space="preserve">, 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>싱가폴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 xml:space="preserve"> 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>등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>)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>에</w:delText>
              </w:r>
              <w:r w:rsidRPr="00571710">
                <w:rPr>
                  <w:rFonts w:eastAsia="바탕체"/>
                  <w:color w:val="000000" w:themeColor="text1"/>
                  <w:spacing w:val="-2"/>
                </w:rPr>
                <w:delText xml:space="preserve"> </w:delText>
              </w:r>
              <w:r w:rsidRPr="00571710">
                <w:rPr>
                  <w:rFonts w:eastAsia="바탕체"/>
                  <w:spacing w:val="-2"/>
                </w:rPr>
                <w:delText>상장한</w:delText>
              </w:r>
              <w:r w:rsidRPr="00571710">
                <w:rPr>
                  <w:rFonts w:eastAsia="바탕체"/>
                  <w:spacing w:val="-2"/>
                </w:rPr>
                <w:delText xml:space="preserve"> </w:delText>
              </w:r>
              <w:r w:rsidRPr="00571710">
                <w:rPr>
                  <w:rFonts w:eastAsia="바탕체"/>
                  <w:spacing w:val="-2"/>
                </w:rPr>
                <w:delText>경우</w:delText>
              </w:r>
              <w:r w:rsidRPr="00571710">
                <w:rPr>
                  <w:rFonts w:eastAsia="바탕체"/>
                  <w:spacing w:val="-2"/>
                </w:rPr>
                <w:delText xml:space="preserve"> </w:delText>
              </w:r>
              <w:r w:rsidRPr="00571710">
                <w:rPr>
                  <w:rFonts w:eastAsia="바탕체"/>
                  <w:spacing w:val="-2"/>
                </w:rPr>
                <w:delText>종료한다</w:delText>
              </w:r>
              <w:r w:rsidRPr="00571710">
                <w:rPr>
                  <w:rFonts w:eastAsia="바탕체"/>
                  <w:spacing w:val="-2"/>
                </w:rPr>
                <w:delText>.</w:delText>
              </w:r>
            </w:del>
          </w:p>
        </w:tc>
      </w:tr>
    </w:tbl>
    <w:p w14:paraId="5B44FC7E" w14:textId="77777777" w:rsidR="00214D12" w:rsidRPr="00571710" w:rsidRDefault="00214D12" w:rsidP="00214D12">
      <w:pPr>
        <w:wordWrap/>
        <w:adjustRightInd w:val="0"/>
        <w:snapToGrid w:val="0"/>
        <w:spacing w:after="60" w:line="360" w:lineRule="auto"/>
        <w:rPr>
          <w:del w:id="669" w:author="Lim YoungHoon" w:date="2023-12-11T03:09:00Z"/>
          <w:rFonts w:ascii="Times New Roman" w:eastAsia="바탕체" w:hAnsi="Times New Roman" w:cs="Times New Roman"/>
          <w:spacing w:val="-2"/>
          <w:szCs w:val="20"/>
        </w:rPr>
      </w:pPr>
    </w:p>
    <w:p w14:paraId="65222901" w14:textId="10D6830C" w:rsidR="00196687" w:rsidRDefault="00196687" w:rsidP="00021F5E">
      <w:pPr>
        <w:numPr>
          <w:ilvl w:val="0"/>
          <w:numId w:val="70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전항의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계약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종료는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그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이전에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이미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발생한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권리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·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의무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및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손해배상</w:t>
      </w:r>
      <w:r w:rsidR="00072E4D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청구에는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영향을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미치지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아니한다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549B0781" w14:textId="77777777" w:rsidR="00021F5E" w:rsidRPr="00021F5E" w:rsidRDefault="00021F5E" w:rsidP="00021F5E">
      <w:pPr>
        <w:numPr>
          <w:ilvl w:val="0"/>
          <w:numId w:val="70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본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계약에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따라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투자자가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인수한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우선주를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보통주로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전환한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경우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,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전환된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보통주에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대해서도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본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계약의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효력은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지속된다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.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보다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분명히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하기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위하여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,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본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계약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제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2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장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종류주식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(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우선주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)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의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내용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중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보통주로서의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성질과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양립할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수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없는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사항을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제외한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모든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권리</w:t>
      </w:r>
      <w:r w:rsidRPr="00021F5E">
        <w:rPr>
          <w:rFonts w:ascii="Times New Roman" w:eastAsia="바탕체" w:hAnsi="Times New Roman" w:cs="Times New Roman"/>
          <w:spacing w:val="-2"/>
          <w:szCs w:val="20"/>
        </w:rPr>
        <w:t>·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의무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관계는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유효하게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존속한다</w:t>
      </w:r>
      <w:r w:rsidRPr="00021F5E">
        <w:rPr>
          <w:rFonts w:ascii="Times New Roman" w:eastAsia="바탕체" w:hAnsi="Times New Roman" w:cs="Times New Roman" w:hint="eastAsia"/>
          <w:spacing w:val="-2"/>
          <w:szCs w:val="20"/>
        </w:rPr>
        <w:t>.</w:t>
      </w:r>
    </w:p>
    <w:p w14:paraId="6A8BE739" w14:textId="77777777" w:rsidR="00196687" w:rsidRPr="00021F5E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  <w:highlight w:val="lightGray"/>
        </w:rPr>
      </w:pPr>
    </w:p>
    <w:p w14:paraId="14326A13" w14:textId="4B9D7CE3" w:rsidR="00196687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kern w:val="0"/>
          <w:szCs w:val="20"/>
        </w:rPr>
      </w:pPr>
      <w:bookmarkStart w:id="670" w:name="제33조"/>
      <w:bookmarkEnd w:id="670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계약의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내용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변경</w:t>
      </w:r>
    </w:p>
    <w:p w14:paraId="6D1C11BF" w14:textId="73E20483" w:rsidR="00196687" w:rsidRPr="00571710" w:rsidRDefault="00196687">
      <w:pPr>
        <w:numPr>
          <w:ilvl w:val="0"/>
          <w:numId w:val="48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당사자</w:t>
      </w:r>
      <w:r w:rsidR="00072E4D" w:rsidRPr="00571710">
        <w:rPr>
          <w:rFonts w:ascii="Times New Roman" w:eastAsia="바탕체" w:hAnsi="Times New Roman" w:cs="Times New Roman"/>
          <w:spacing w:val="-2"/>
          <w:szCs w:val="20"/>
        </w:rPr>
        <w:t>들은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전원의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서면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합의에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의하여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본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계약의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내용을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변경할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있다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68E1CB17" w14:textId="37DABD91" w:rsidR="00196687" w:rsidRPr="00571710" w:rsidRDefault="00196687">
      <w:pPr>
        <w:numPr>
          <w:ilvl w:val="0"/>
          <w:numId w:val="48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pacing w:val="-2"/>
          <w:szCs w:val="20"/>
        </w:rPr>
      </w:pPr>
      <w:r w:rsidRPr="00571710">
        <w:rPr>
          <w:rFonts w:ascii="Times New Roman" w:eastAsia="바탕체" w:hAnsi="Times New Roman" w:cs="Times New Roman"/>
          <w:spacing w:val="-2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서면으로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명확한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의사표시를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하지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아니하거나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본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계약에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달리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정함이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없는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이상</w:t>
      </w:r>
      <w:r w:rsidR="00A427A9">
        <w:rPr>
          <w:rFonts w:ascii="Times New Roman" w:eastAsia="바탕체" w:hAnsi="Times New Roman" w:cs="Times New Roman" w:hint="eastAsia"/>
          <w:spacing w:val="-2"/>
          <w:szCs w:val="20"/>
        </w:rPr>
        <w:t>,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어떠한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행위도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본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계약상의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권리를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포기한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것으로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간주되지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아니한다</w:t>
      </w:r>
      <w:r w:rsidRPr="00571710">
        <w:rPr>
          <w:rFonts w:ascii="Times New Roman" w:eastAsia="바탕체" w:hAnsi="Times New Roman" w:cs="Times New Roman"/>
          <w:spacing w:val="-2"/>
          <w:szCs w:val="20"/>
        </w:rPr>
        <w:t>.</w:t>
      </w:r>
    </w:p>
    <w:p w14:paraId="39391131" w14:textId="77777777" w:rsidR="00196687" w:rsidRPr="00571710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pacing w:val="-2"/>
          <w:szCs w:val="20"/>
        </w:rPr>
      </w:pPr>
    </w:p>
    <w:p w14:paraId="5D55447D" w14:textId="4F26B5A4" w:rsidR="00196687" w:rsidRPr="00A427A9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szCs w:val="20"/>
        </w:rPr>
      </w:pPr>
      <w:bookmarkStart w:id="671" w:name="제34조"/>
      <w:bookmarkEnd w:id="671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A427A9">
        <w:rPr>
          <w:rFonts w:ascii="Times New Roman" w:eastAsia="바탕체"/>
          <w:b/>
          <w:bCs/>
          <w:kern w:val="0"/>
          <w:szCs w:val="20"/>
        </w:rPr>
        <w:t>권리</w:t>
      </w:r>
      <w:r w:rsidR="00196687" w:rsidRPr="00A427A9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A427A9">
        <w:rPr>
          <w:rFonts w:ascii="Times New Roman" w:eastAsia="바탕체"/>
          <w:b/>
          <w:bCs/>
          <w:kern w:val="0"/>
          <w:szCs w:val="20"/>
        </w:rPr>
        <w:t>및</w:t>
      </w:r>
      <w:r w:rsidR="00196687" w:rsidRPr="00A427A9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A427A9">
        <w:rPr>
          <w:rFonts w:ascii="Times New Roman" w:eastAsia="바탕체"/>
          <w:b/>
          <w:bCs/>
          <w:kern w:val="0"/>
          <w:szCs w:val="20"/>
        </w:rPr>
        <w:t>의무의</w:t>
      </w:r>
      <w:r w:rsidR="00196687" w:rsidRPr="00A427A9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A427A9">
        <w:rPr>
          <w:rFonts w:ascii="Times New Roman" w:eastAsia="바탕체"/>
          <w:b/>
          <w:bCs/>
          <w:kern w:val="0"/>
          <w:szCs w:val="20"/>
        </w:rPr>
        <w:t>양도</w:t>
      </w:r>
      <w:r w:rsidR="00196687" w:rsidRPr="00A427A9">
        <w:rPr>
          <w:rFonts w:ascii="Times New Roman" w:eastAsia="바탕체"/>
          <w:b/>
          <w:bCs/>
          <w:kern w:val="0"/>
          <w:szCs w:val="20"/>
        </w:rPr>
        <w:t xml:space="preserve">, </w:t>
      </w:r>
      <w:r w:rsidR="00196687" w:rsidRPr="00A427A9">
        <w:rPr>
          <w:rFonts w:ascii="Times New Roman" w:eastAsia="바탕체"/>
          <w:b/>
          <w:bCs/>
          <w:kern w:val="0"/>
          <w:szCs w:val="20"/>
        </w:rPr>
        <w:t>승계</w:t>
      </w:r>
    </w:p>
    <w:p w14:paraId="2B315863" w14:textId="0F7EBE87" w:rsidR="00196687" w:rsidRPr="00A427A9" w:rsidRDefault="00196687">
      <w:pPr>
        <w:numPr>
          <w:ilvl w:val="0"/>
          <w:numId w:val="33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A427A9">
        <w:rPr>
          <w:rFonts w:ascii="Times New Roman" w:eastAsia="바탕체" w:hAnsi="Times New Roman" w:cs="Times New Roman"/>
          <w:szCs w:val="20"/>
        </w:rPr>
        <w:t>회사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및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이해관계인은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="00A427A9" w:rsidRPr="00A427A9">
        <w:rPr>
          <w:rFonts w:ascii="Times New Roman" w:eastAsia="바탕체" w:hAnsi="Times New Roman" w:cs="Times New Roman" w:hint="eastAsia"/>
          <w:szCs w:val="20"/>
        </w:rPr>
        <w:t>본건</w:t>
      </w:r>
      <w:r w:rsidR="00A427A9" w:rsidRPr="00A427A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A427A9" w:rsidRPr="00A427A9">
        <w:rPr>
          <w:rFonts w:ascii="Times New Roman" w:eastAsia="바탕체" w:hAnsi="Times New Roman" w:cs="Times New Roman" w:hint="eastAsia"/>
          <w:szCs w:val="20"/>
        </w:rPr>
        <w:t>우선주식의</w:t>
      </w:r>
      <w:r w:rsidR="00A427A9" w:rsidRPr="00A427A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A427A9" w:rsidRPr="00A427A9">
        <w:rPr>
          <w:rFonts w:ascii="Times New Roman" w:eastAsia="바탕체" w:hAnsi="Times New Roman" w:cs="Times New Roman" w:hint="eastAsia"/>
          <w:szCs w:val="20"/>
        </w:rPr>
        <w:t>발행일</w:t>
      </w:r>
      <w:r w:rsidR="00A427A9" w:rsidRPr="00A427A9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A427A9" w:rsidRPr="00A427A9">
        <w:rPr>
          <w:rFonts w:ascii="Times New Roman" w:eastAsia="바탕체" w:hAnsi="Times New Roman" w:cs="Times New Roman" w:hint="eastAsia"/>
          <w:szCs w:val="20"/>
        </w:rPr>
        <w:t>전후를</w:t>
      </w:r>
      <w:r w:rsidR="00A427A9" w:rsidRPr="00A427A9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불문하고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투자자의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사전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서면동의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없이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본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계약에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관한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권리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및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의무를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제</w:t>
      </w:r>
      <w:r w:rsidRPr="00A427A9">
        <w:rPr>
          <w:rFonts w:ascii="Times New Roman" w:eastAsia="바탕체" w:hAnsi="Times New Roman" w:cs="Times New Roman"/>
          <w:szCs w:val="20"/>
        </w:rPr>
        <w:t>3</w:t>
      </w:r>
      <w:r w:rsidRPr="00A427A9">
        <w:rPr>
          <w:rFonts w:ascii="Times New Roman" w:eastAsia="바탕체" w:hAnsi="Times New Roman" w:cs="Times New Roman"/>
          <w:szCs w:val="20"/>
        </w:rPr>
        <w:t>자에게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양도하지</w:t>
      </w:r>
      <w:r w:rsidRPr="00A427A9">
        <w:rPr>
          <w:rFonts w:ascii="Times New Roman" w:eastAsia="바탕체" w:hAnsi="Times New Roman" w:cs="Times New Roman"/>
          <w:szCs w:val="20"/>
        </w:rPr>
        <w:t xml:space="preserve"> </w:t>
      </w:r>
      <w:r w:rsidRPr="00A427A9">
        <w:rPr>
          <w:rFonts w:ascii="Times New Roman" w:eastAsia="바탕체" w:hAnsi="Times New Roman" w:cs="Times New Roman"/>
          <w:szCs w:val="20"/>
        </w:rPr>
        <w:t>못한다</w:t>
      </w:r>
      <w:r w:rsidRPr="00A427A9">
        <w:rPr>
          <w:rFonts w:ascii="Times New Roman" w:eastAsia="바탕체" w:hAnsi="Times New Roman" w:cs="Times New Roman"/>
          <w:szCs w:val="20"/>
        </w:rPr>
        <w:t>.</w:t>
      </w:r>
    </w:p>
    <w:p w14:paraId="1F1893CD" w14:textId="196DC704" w:rsidR="00196687" w:rsidRPr="00571710" w:rsidRDefault="00A427A9">
      <w:pPr>
        <w:numPr>
          <w:ilvl w:val="0"/>
          <w:numId w:val="33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>
        <w:rPr>
          <w:rFonts w:ascii="Times New Roman" w:eastAsia="바탕체" w:hAnsi="Times New Roman" w:cs="Times New Roman" w:hint="eastAsia"/>
          <w:spacing w:val="-2"/>
          <w:szCs w:val="20"/>
        </w:rPr>
        <w:t>투자자가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회사의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기업공개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이전에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</w:rPr>
        <w:t>(</w:t>
      </w:r>
      <w:proofErr w:type="spellStart"/>
      <w:r w:rsidRPr="00571710">
        <w:rPr>
          <w:rFonts w:ascii="Times New Roman" w:eastAsia="바탕체" w:hAnsi="Times New Roman" w:cs="Times New Roman"/>
        </w:rPr>
        <w:t>i</w:t>
      </w:r>
      <w:proofErr w:type="spellEnd"/>
      <w:r w:rsidRPr="00571710">
        <w:rPr>
          <w:rFonts w:ascii="Times New Roman" w:eastAsia="바탕체" w:hAnsi="Times New Roman" w:cs="Times New Roman"/>
        </w:rPr>
        <w:t>)</w:t>
      </w:r>
      <w:r>
        <w:rPr>
          <w:rFonts w:ascii="Times New Roman" w:eastAsia="바탕체" w:hAnsi="Times New Roman" w:cs="Times New Roman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본건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우선주식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의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[30]%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이상에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해당하는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수량만큼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제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3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자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(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본</w:t>
      </w:r>
      <w:r w:rsidR="00072E4D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항에서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제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3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자라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함은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8B4F6E">
        <w:rPr>
          <w:rFonts w:ascii="바탕체" w:eastAsia="바탕체" w:hAnsi="바탕체" w:cs="Times New Roman" w:hint="eastAsia"/>
          <w:spacing w:val="-2"/>
          <w:szCs w:val="20"/>
        </w:rPr>
        <w:t xml:space="preserve">「벤처투자촉진에 관한 </w:t>
      </w:r>
      <w:proofErr w:type="spellStart"/>
      <w:r w:rsidR="008B4F6E">
        <w:rPr>
          <w:rFonts w:ascii="바탕체" w:eastAsia="바탕체" w:hAnsi="바탕체" w:cs="Times New Roman" w:hint="eastAsia"/>
          <w:spacing w:val="-2"/>
          <w:szCs w:val="20"/>
        </w:rPr>
        <w:t>법률」</w:t>
      </w:r>
      <w:r w:rsidR="008B4F6E" w:rsidRPr="00A427A9">
        <w:rPr>
          <w:rFonts w:ascii="Times New Roman" w:eastAsia="바탕체" w:hAnsi="Times New Roman" w:cs="Times New Roman"/>
          <w:spacing w:val="-2"/>
          <w:szCs w:val="20"/>
        </w:rPr>
        <w:t>에</w:t>
      </w:r>
      <w:proofErr w:type="spellEnd"/>
      <w:r w:rsidR="008B4F6E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8B4F6E" w:rsidRPr="00A427A9">
        <w:rPr>
          <w:rFonts w:ascii="Times New Roman" w:eastAsia="바탕체" w:hAnsi="Times New Roman" w:cs="Times New Roman"/>
          <w:spacing w:val="-2"/>
          <w:szCs w:val="20"/>
        </w:rPr>
        <w:t>따른</w:t>
      </w:r>
      <w:r w:rsidR="008B4F6E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8B4F6E">
        <w:rPr>
          <w:rFonts w:ascii="Times New Roman" w:eastAsia="바탕체" w:hAnsi="Times New Roman" w:cs="Times New Roman" w:hint="eastAsia"/>
          <w:spacing w:val="-2"/>
          <w:szCs w:val="20"/>
        </w:rPr>
        <w:t>벤처투자조합</w:t>
      </w:r>
      <w:r w:rsidR="008B4F6E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8B4F6E">
        <w:rPr>
          <w:rFonts w:ascii="Times New Roman" w:eastAsia="바탕체" w:hAnsi="Times New Roman" w:cs="Times New Roman" w:hint="eastAsia"/>
          <w:spacing w:val="-2"/>
          <w:szCs w:val="20"/>
        </w:rPr>
        <w:t>및</w:t>
      </w:r>
      <w:r w:rsidR="008B4F6E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8B4F6E" w:rsidRPr="00A427A9">
        <w:rPr>
          <w:rFonts w:ascii="Times New Roman" w:eastAsia="바탕체" w:hAnsi="Times New Roman" w:cs="Times New Roman"/>
          <w:spacing w:val="-2"/>
          <w:szCs w:val="20"/>
        </w:rPr>
        <w:t>그</w:t>
      </w:r>
      <w:r w:rsidR="008B4F6E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8B4F6E" w:rsidRPr="00A427A9">
        <w:rPr>
          <w:rFonts w:ascii="Times New Roman" w:eastAsia="바탕체" w:hAnsi="Times New Roman" w:cs="Times New Roman"/>
          <w:spacing w:val="-2"/>
          <w:szCs w:val="20"/>
        </w:rPr>
        <w:t>운용기관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>
        <w:rPr>
          <w:rFonts w:ascii="바탕체" w:eastAsia="바탕체" w:hAnsi="바탕체" w:cs="Times New Roman" w:hint="eastAsia"/>
          <w:spacing w:val="-2"/>
          <w:szCs w:val="20"/>
        </w:rPr>
        <w:t>「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벤처기업육성에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관한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proofErr w:type="spellStart"/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특별조치법</w:t>
      </w:r>
      <w:r>
        <w:rPr>
          <w:rFonts w:ascii="바탕체" w:eastAsia="바탕체" w:hAnsi="바탕체" w:cs="Times New Roman" w:hint="eastAsia"/>
          <w:spacing w:val="-2"/>
          <w:szCs w:val="20"/>
        </w:rPr>
        <w:t>」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에</w:t>
      </w:r>
      <w:proofErr w:type="spellEnd"/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따른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한국벤처투자조합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및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그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A427A9">
        <w:rPr>
          <w:rFonts w:ascii="Times New Roman" w:eastAsia="바탕체" w:hAnsi="Times New Roman" w:cs="Times New Roman"/>
          <w:spacing w:val="-2"/>
          <w:szCs w:val="20"/>
        </w:rPr>
        <w:t>운용기관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>
        <w:rPr>
          <w:rFonts w:ascii="바탕체" w:eastAsia="바탕체" w:hAnsi="바탕체" w:cs="Times New Roman" w:hint="eastAsia"/>
          <w:spacing w:val="-2"/>
          <w:szCs w:val="20"/>
        </w:rPr>
        <w:t>「</w:t>
      </w:r>
      <w:proofErr w:type="spellStart"/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여신전문금융업법</w:t>
      </w:r>
      <w:r>
        <w:rPr>
          <w:rFonts w:ascii="바탕체" w:eastAsia="바탕체" w:hAnsi="바탕체" w:cs="Times New Roman" w:hint="eastAsia"/>
          <w:spacing w:val="-2"/>
          <w:szCs w:val="20"/>
        </w:rPr>
        <w:t>」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에</w:t>
      </w:r>
      <w:proofErr w:type="spellEnd"/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따른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신기술사업투자조합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및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그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운용기관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,</w:t>
      </w:r>
      <w:r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>
        <w:rPr>
          <w:rFonts w:ascii="바탕체" w:eastAsia="바탕체" w:hAnsi="바탕체" w:cs="Times New Roman" w:hint="eastAsia"/>
          <w:spacing w:val="-2"/>
          <w:szCs w:val="20"/>
        </w:rPr>
        <w:t>「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자본시장과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금융투자업에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관한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proofErr w:type="spellStart"/>
      <w:r>
        <w:rPr>
          <w:rFonts w:ascii="Times New Roman" w:eastAsia="바탕체" w:hAnsi="Times New Roman" w:cs="Times New Roman" w:hint="eastAsia"/>
          <w:spacing w:val="-2"/>
          <w:szCs w:val="20"/>
        </w:rPr>
        <w:t>법률</w:t>
      </w:r>
      <w:r>
        <w:rPr>
          <w:rFonts w:ascii="바탕체" w:eastAsia="바탕체" w:hAnsi="바탕체" w:cs="Times New Roman" w:hint="eastAsia"/>
          <w:spacing w:val="-2"/>
          <w:szCs w:val="20"/>
        </w:rPr>
        <w:t>」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에</w:t>
      </w:r>
      <w:proofErr w:type="spellEnd"/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따른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사모집합투자기구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,</w:t>
      </w:r>
      <w:r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자산운용사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및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증권회사를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말한다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)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에게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양도하는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경우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투자자의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결정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및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통지에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따라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매도하는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주식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지분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상의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투자자의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본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계약상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권리는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주식매수인에게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7016F1">
        <w:rPr>
          <w:rFonts w:ascii="Times New Roman" w:eastAsia="바탕체" w:hAnsi="Times New Roman" w:cs="Times New Roman" w:hint="eastAsia"/>
          <w:spacing w:val="-2"/>
          <w:szCs w:val="20"/>
        </w:rPr>
        <w:t>승계되며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, </w:t>
      </w:r>
      <w:r w:rsidR="0090578F" w:rsidRPr="00571710">
        <w:rPr>
          <w:rFonts w:ascii="Times New Roman" w:eastAsia="바탕체" w:hAnsi="Times New Roman" w:cs="Times New Roman"/>
        </w:rPr>
        <w:t>(ii)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투자자가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투자조합인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경우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존속기간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만료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등의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이유로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해산되며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투자자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의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업무집행조합원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또는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그가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지정하는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자에게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본건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우선주식</w:t>
      </w:r>
      <w:r w:rsidR="00CD2C01">
        <w:rPr>
          <w:rFonts w:ascii="Times New Roman" w:eastAsia="바탕체" w:hAnsi="Times New Roman" w:cs="Times New Roman" w:hint="eastAsia"/>
          <w:spacing w:val="-2"/>
          <w:szCs w:val="20"/>
        </w:rPr>
        <w:t>이</w:t>
      </w:r>
      <w:r w:rsidR="00CD2C0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CD2C01">
        <w:rPr>
          <w:rFonts w:ascii="Times New Roman" w:eastAsia="바탕체" w:hAnsi="Times New Roman" w:cs="Times New Roman" w:hint="eastAsia"/>
          <w:spacing w:val="-2"/>
          <w:szCs w:val="20"/>
        </w:rPr>
        <w:t>귀속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>(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>양도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>,</w:t>
      </w:r>
      <w:r w:rsidR="00D73AB3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>현물배분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>등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>그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>형태를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>따지지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>아니함</w:t>
      </w:r>
      <w:r w:rsidR="00D73AB3">
        <w:rPr>
          <w:rFonts w:ascii="Times New Roman" w:eastAsia="바탕체" w:hAnsi="Times New Roman" w:cs="Times New Roman" w:hint="eastAsia"/>
          <w:spacing w:val="-2"/>
          <w:szCs w:val="20"/>
        </w:rPr>
        <w:t>)</w:t>
      </w:r>
      <w:r w:rsidR="00CD2C01">
        <w:rPr>
          <w:rFonts w:ascii="Times New Roman" w:eastAsia="바탕체" w:hAnsi="Times New Roman" w:cs="Times New Roman" w:hint="eastAsia"/>
          <w:spacing w:val="-2"/>
          <w:szCs w:val="20"/>
        </w:rPr>
        <w:t>되게</w:t>
      </w:r>
      <w:r w:rsidR="00CD2C0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CD2C01">
        <w:rPr>
          <w:rFonts w:ascii="Times New Roman" w:eastAsia="바탕체" w:hAnsi="Times New Roman" w:cs="Times New Roman" w:hint="eastAsia"/>
          <w:spacing w:val="-2"/>
          <w:szCs w:val="20"/>
        </w:rPr>
        <w:t>되는</w:t>
      </w:r>
      <w:r w:rsidR="00CD2C0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CD2C01">
        <w:rPr>
          <w:rFonts w:ascii="Times New Roman" w:eastAsia="바탕체" w:hAnsi="Times New Roman" w:cs="Times New Roman" w:hint="eastAsia"/>
          <w:spacing w:val="-2"/>
          <w:szCs w:val="20"/>
        </w:rPr>
        <w:t>경우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,</w:t>
      </w:r>
      <w:r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CD2C01">
        <w:rPr>
          <w:rFonts w:ascii="Times New Roman" w:eastAsia="바탕체" w:hAnsi="Times New Roman" w:cs="Times New Roman" w:hint="eastAsia"/>
          <w:spacing w:val="-2"/>
          <w:szCs w:val="20"/>
        </w:rPr>
        <w:t>귀속되는</w:t>
      </w:r>
      <w:r w:rsidR="00CD2C0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B032B8">
        <w:rPr>
          <w:rFonts w:ascii="Times New Roman" w:eastAsia="바탕체" w:hAnsi="Times New Roman" w:cs="Times New Roman" w:hint="eastAsia"/>
          <w:spacing w:val="-2"/>
          <w:szCs w:val="20"/>
        </w:rPr>
        <w:t>주식수와</w:t>
      </w:r>
      <w:r w:rsidR="00CD2C01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CD2C01">
        <w:rPr>
          <w:rFonts w:ascii="Times New Roman" w:eastAsia="바탕체" w:hAnsi="Times New Roman" w:cs="Times New Roman" w:hint="eastAsia"/>
          <w:spacing w:val="-2"/>
          <w:szCs w:val="20"/>
        </w:rPr>
        <w:t>무관하게</w:t>
      </w:r>
      <w:r w:rsidR="00B032B8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B032B8">
        <w:rPr>
          <w:rFonts w:ascii="Times New Roman" w:eastAsia="바탕체" w:hAnsi="Times New Roman" w:cs="Times New Roman" w:hint="eastAsia"/>
          <w:spacing w:val="-2"/>
          <w:szCs w:val="20"/>
        </w:rPr>
        <w:t>본건</w:t>
      </w:r>
      <w:r w:rsidR="00B032B8"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B032B8">
        <w:rPr>
          <w:rFonts w:ascii="Times New Roman" w:eastAsia="바탕체" w:hAnsi="Times New Roman" w:cs="Times New Roman" w:hint="eastAsia"/>
          <w:spacing w:val="-2"/>
          <w:szCs w:val="20"/>
        </w:rPr>
        <w:t>우선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주식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>지분상의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투자자의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본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계약상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모든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pacing w:val="-2"/>
          <w:szCs w:val="20"/>
        </w:rPr>
        <w:t>권리</w:t>
      </w:r>
      <w:r>
        <w:rPr>
          <w:rFonts w:ascii="Times New Roman" w:eastAsia="바탕체" w:hAnsi="Times New Roman" w:cs="Times New Roman" w:hint="eastAsia"/>
          <w:spacing w:val="-2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및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의무</w:t>
      </w:r>
      <w:r w:rsidR="00244241">
        <w:rPr>
          <w:rFonts w:ascii="Times New Roman" w:eastAsia="바탕체" w:hAnsi="Times New Roman" w:cs="Times New Roman" w:hint="eastAsia"/>
          <w:szCs w:val="20"/>
        </w:rPr>
        <w:t>는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44241">
        <w:rPr>
          <w:rFonts w:ascii="Times New Roman" w:eastAsia="바탕체" w:hAnsi="Times New Roman" w:cs="Times New Roman" w:hint="eastAsia"/>
          <w:szCs w:val="20"/>
        </w:rPr>
        <w:t>주식매수인에게</w:t>
      </w:r>
      <w:r w:rsidR="0024424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그대로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승계한다</w:t>
      </w:r>
      <w:r w:rsidR="00196687" w:rsidRPr="00571710">
        <w:rPr>
          <w:rFonts w:ascii="Times New Roman" w:eastAsia="바탕체" w:hAnsi="Times New Roman" w:cs="Times New Roman"/>
          <w:szCs w:val="20"/>
        </w:rPr>
        <w:t>.</w:t>
      </w:r>
    </w:p>
    <w:p w14:paraId="0CEADE0B" w14:textId="0112FE21" w:rsidR="00196687" w:rsidRPr="00571710" w:rsidRDefault="00196687">
      <w:pPr>
        <w:numPr>
          <w:ilvl w:val="0"/>
          <w:numId w:val="33"/>
        </w:numPr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전항의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승계를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수인하여야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50ABDAE7" w14:textId="77777777" w:rsidR="0090578F" w:rsidRPr="00571710" w:rsidRDefault="0090578F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3AF3CC7C" w14:textId="54B4996E" w:rsidR="00196687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kern w:val="0"/>
          <w:szCs w:val="20"/>
        </w:rPr>
      </w:pPr>
      <w:bookmarkStart w:id="672" w:name="제35조"/>
      <w:bookmarkEnd w:id="672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통지</w:t>
      </w:r>
    </w:p>
    <w:p w14:paraId="35F8905B" w14:textId="74909FD5" w:rsidR="00196687" w:rsidRDefault="00196687">
      <w:pPr>
        <w:numPr>
          <w:ilvl w:val="0"/>
          <w:numId w:val="34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44241">
        <w:rPr>
          <w:rFonts w:ascii="Times New Roman" w:eastAsia="바탕체" w:hAnsi="Times New Roman" w:cs="Times New Roman" w:hint="eastAsia"/>
          <w:szCs w:val="20"/>
        </w:rPr>
        <w:t>당사자들에</w:t>
      </w:r>
      <w:r w:rsidR="0024424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244241">
        <w:rPr>
          <w:rFonts w:ascii="Times New Roman" w:eastAsia="바탕체" w:hAnsi="Times New Roman" w:cs="Times New Roman" w:hint="eastAsia"/>
          <w:szCs w:val="20"/>
        </w:rPr>
        <w:t>대한</w:t>
      </w:r>
      <w:r w:rsidR="0024424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송부는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아래의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주소에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인편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팩스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등기우편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전자우편으로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발송한다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통지처가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변경된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당사자는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상대방에게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지체</w:t>
      </w:r>
      <w:r w:rsidR="00C975FE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44241">
        <w:rPr>
          <w:rFonts w:ascii="Times New Roman" w:eastAsia="바탕체" w:hAnsi="Times New Roman" w:cs="Times New Roman" w:hint="eastAsia"/>
          <w:szCs w:val="20"/>
        </w:rPr>
        <w:t>한다</w:t>
      </w:r>
      <w:r w:rsidR="00244241">
        <w:rPr>
          <w:rFonts w:ascii="Times New Roman" w:eastAsia="바탕체" w:hAnsi="Times New Roman" w:cs="Times New Roman" w:hint="eastAsia"/>
          <w:szCs w:val="20"/>
        </w:rPr>
        <w:t>.</w:t>
      </w:r>
    </w:p>
    <w:p w14:paraId="0F3B336B" w14:textId="3B1848BC" w:rsidR="00244241" w:rsidRPr="00244241" w:rsidRDefault="00244241">
      <w:pPr>
        <w:pStyle w:val="ad"/>
        <w:numPr>
          <w:ilvl w:val="1"/>
          <w:numId w:val="62"/>
        </w:numPr>
        <w:wordWrap/>
        <w:adjustRightInd w:val="0"/>
        <w:snapToGrid w:val="0"/>
        <w:spacing w:after="60" w:line="360" w:lineRule="auto"/>
        <w:ind w:leftChars="0" w:left="568" w:hanging="284"/>
        <w:rPr>
          <w:rFonts w:ascii="Times New Roman" w:eastAsia="바탕체"/>
          <w:szCs w:val="20"/>
        </w:rPr>
      </w:pPr>
      <w:r>
        <w:rPr>
          <w:rFonts w:ascii="Times New Roman" w:eastAsia="바탕체" w:hint="eastAsia"/>
          <w:szCs w:val="20"/>
        </w:rPr>
        <w:t>투자자에</w:t>
      </w:r>
      <w:r>
        <w:rPr>
          <w:rFonts w:ascii="Times New Roman" w:eastAsia="바탕체" w:hint="eastAsia"/>
          <w:szCs w:val="20"/>
        </w:rPr>
        <w:t xml:space="preserve"> </w:t>
      </w:r>
      <w:r>
        <w:rPr>
          <w:rFonts w:ascii="Times New Roman" w:eastAsia="바탕체" w:hint="eastAsia"/>
          <w:szCs w:val="20"/>
        </w:rPr>
        <w:t>대한</w:t>
      </w:r>
      <w:r>
        <w:rPr>
          <w:rFonts w:ascii="Times New Roman" w:eastAsia="바탕체" w:hint="eastAsia"/>
          <w:szCs w:val="20"/>
        </w:rPr>
        <w:t xml:space="preserve"> </w:t>
      </w:r>
      <w:r>
        <w:rPr>
          <w:rFonts w:ascii="Times New Roman" w:eastAsia="바탕체" w:hint="eastAsia"/>
          <w:szCs w:val="20"/>
        </w:rPr>
        <w:t>통지</w:t>
      </w:r>
    </w:p>
    <w:p w14:paraId="6D3038B4" w14:textId="77777777" w:rsidR="00244241" w:rsidRPr="00244241" w:rsidRDefault="00244241" w:rsidP="00244241">
      <w:pPr>
        <w:wordWrap/>
        <w:adjustRightInd w:val="0"/>
        <w:snapToGrid w:val="0"/>
        <w:spacing w:after="60" w:line="360" w:lineRule="auto"/>
        <w:ind w:left="567"/>
        <w:rPr>
          <w:rFonts w:ascii="Times New Roman" w:eastAsia="바탕체" w:hAnsi="Times New Roman" w:cs="Times New Roman"/>
          <w:szCs w:val="20"/>
        </w:rPr>
      </w:pPr>
      <w:r w:rsidRPr="00244241">
        <w:rPr>
          <w:rFonts w:ascii="Times New Roman" w:eastAsia="바탕체" w:hAnsi="Times New Roman" w:cs="Times New Roman"/>
          <w:szCs w:val="20"/>
        </w:rPr>
        <w:t>주소</w:t>
      </w:r>
      <w:r w:rsidRPr="00244241">
        <w:rPr>
          <w:rFonts w:ascii="Times New Roman" w:eastAsia="바탕체" w:hAnsi="Times New Roman" w:cs="Times New Roman"/>
          <w:szCs w:val="20"/>
        </w:rPr>
        <w:t xml:space="preserve">: </w:t>
      </w:r>
      <w:r w:rsidRPr="00244241">
        <w:rPr>
          <w:rFonts w:ascii="Times New Roman" w:eastAsia="바탕체" w:hAnsi="Times New Roman" w:cs="Times New Roman"/>
          <w:szCs w:val="20"/>
        </w:rPr>
        <w:t>서울특별시</w:t>
      </w:r>
      <w:r w:rsidRPr="00244241">
        <w:rPr>
          <w:rFonts w:ascii="Times New Roman" w:eastAsia="바탕체" w:hAnsi="Times New Roman" w:cs="Times New Roman"/>
          <w:szCs w:val="20"/>
        </w:rPr>
        <w:t xml:space="preserve"> </w:t>
      </w:r>
      <w:r w:rsidRPr="00244241">
        <w:rPr>
          <w:rFonts w:ascii="Times New Roman" w:eastAsia="바탕체" w:hAnsi="Times New Roman" w:cs="Times New Roman"/>
          <w:szCs w:val="20"/>
        </w:rPr>
        <w:t>영등포구</w:t>
      </w:r>
      <w:r w:rsidRPr="00244241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244241">
        <w:rPr>
          <w:rFonts w:ascii="Times New Roman" w:eastAsia="바탕체" w:hAnsi="Times New Roman" w:cs="Times New Roman"/>
          <w:szCs w:val="20"/>
        </w:rPr>
        <w:t>국제금융로</w:t>
      </w:r>
      <w:proofErr w:type="spellEnd"/>
      <w:r w:rsidRPr="00244241">
        <w:rPr>
          <w:rFonts w:ascii="Times New Roman" w:eastAsia="바탕체" w:hAnsi="Times New Roman" w:cs="Times New Roman"/>
          <w:szCs w:val="20"/>
        </w:rPr>
        <w:t xml:space="preserve"> 10, 15</w:t>
      </w:r>
      <w:r w:rsidRPr="00244241">
        <w:rPr>
          <w:rFonts w:ascii="Times New Roman" w:eastAsia="바탕체" w:hAnsi="Times New Roman" w:cs="Times New Roman"/>
          <w:szCs w:val="20"/>
        </w:rPr>
        <w:t>층</w:t>
      </w:r>
      <w:r w:rsidRPr="00244241">
        <w:rPr>
          <w:rFonts w:ascii="Times New Roman" w:eastAsia="바탕체" w:hAnsi="Times New Roman" w:cs="Times New Roman"/>
          <w:szCs w:val="20"/>
        </w:rPr>
        <w:t>(</w:t>
      </w:r>
      <w:r w:rsidRPr="00244241">
        <w:rPr>
          <w:rFonts w:ascii="Times New Roman" w:eastAsia="바탕체" w:hAnsi="Times New Roman" w:cs="Times New Roman"/>
          <w:szCs w:val="20"/>
        </w:rPr>
        <w:t>여의도동</w:t>
      </w:r>
      <w:r w:rsidRPr="00244241">
        <w:rPr>
          <w:rFonts w:ascii="Times New Roman" w:eastAsia="바탕체" w:hAnsi="Times New Roman" w:cs="Times New Roman"/>
          <w:szCs w:val="20"/>
        </w:rPr>
        <w:t>, Two IFC)</w:t>
      </w:r>
    </w:p>
    <w:p w14:paraId="6DFC515E" w14:textId="314F922C" w:rsidR="00244241" w:rsidRPr="00244241" w:rsidRDefault="00244241" w:rsidP="00244241">
      <w:pPr>
        <w:wordWrap/>
        <w:adjustRightInd w:val="0"/>
        <w:snapToGrid w:val="0"/>
        <w:spacing w:after="60" w:line="360" w:lineRule="auto"/>
        <w:ind w:left="567"/>
        <w:rPr>
          <w:rFonts w:ascii="Times New Roman" w:eastAsia="바탕체" w:hAnsi="Times New Roman" w:cs="Times New Roman"/>
          <w:szCs w:val="20"/>
        </w:rPr>
      </w:pPr>
      <w:r w:rsidRPr="00244241">
        <w:rPr>
          <w:rFonts w:ascii="Times New Roman" w:eastAsia="바탕체" w:hAnsi="Times New Roman" w:cs="Times New Roman"/>
          <w:szCs w:val="20"/>
        </w:rPr>
        <w:t>전화번호</w:t>
      </w:r>
      <w:r w:rsidRPr="00244241">
        <w:rPr>
          <w:rFonts w:ascii="Times New Roman" w:eastAsia="바탕체" w:hAnsi="Times New Roman" w:cs="Times New Roman"/>
          <w:szCs w:val="20"/>
        </w:rPr>
        <w:t xml:space="preserve">: </w:t>
      </w:r>
      <w:r>
        <w:rPr>
          <w:rFonts w:ascii="Times New Roman" w:eastAsia="바탕체" w:hAnsi="Times New Roman" w:cs="Times New Roman"/>
          <w:szCs w:val="20"/>
        </w:rPr>
        <w:t>070-4736-6660</w:t>
      </w:r>
    </w:p>
    <w:p w14:paraId="03CA6648" w14:textId="77777777" w:rsidR="00244241" w:rsidRPr="00244241" w:rsidRDefault="00244241" w:rsidP="00244241">
      <w:pPr>
        <w:wordWrap/>
        <w:adjustRightInd w:val="0"/>
        <w:snapToGrid w:val="0"/>
        <w:spacing w:after="60" w:line="360" w:lineRule="auto"/>
        <w:ind w:left="567"/>
        <w:rPr>
          <w:rFonts w:ascii="Times New Roman" w:eastAsia="바탕체" w:hAnsi="Times New Roman" w:cs="Times New Roman"/>
          <w:szCs w:val="20"/>
        </w:rPr>
      </w:pPr>
      <w:r w:rsidRPr="00244241">
        <w:rPr>
          <w:rFonts w:ascii="Times New Roman" w:eastAsia="바탕체" w:hAnsi="Times New Roman" w:cs="Times New Roman"/>
          <w:szCs w:val="20"/>
        </w:rPr>
        <w:t>팩스번호</w:t>
      </w:r>
      <w:r w:rsidRPr="00244241">
        <w:rPr>
          <w:rFonts w:ascii="Times New Roman" w:eastAsia="바탕체" w:hAnsi="Times New Roman" w:cs="Times New Roman"/>
          <w:szCs w:val="20"/>
        </w:rPr>
        <w:t>: 02-6137-9249</w:t>
      </w:r>
    </w:p>
    <w:p w14:paraId="6B50A0F1" w14:textId="36A1154E" w:rsidR="00244241" w:rsidRPr="00571710" w:rsidRDefault="00244241" w:rsidP="00244241">
      <w:pPr>
        <w:wordWrap/>
        <w:adjustRightInd w:val="0"/>
        <w:snapToGrid w:val="0"/>
        <w:spacing w:after="60" w:line="360" w:lineRule="auto"/>
        <w:ind w:left="567"/>
        <w:rPr>
          <w:rFonts w:ascii="Times New Roman" w:eastAsia="바탕체" w:hAnsi="Times New Roman" w:cs="Times New Roman"/>
          <w:szCs w:val="20"/>
        </w:rPr>
      </w:pPr>
      <w:r w:rsidRPr="00244241">
        <w:rPr>
          <w:rFonts w:ascii="Times New Roman" w:eastAsia="바탕체" w:hAnsi="Times New Roman" w:cs="Times New Roman"/>
          <w:szCs w:val="20"/>
        </w:rPr>
        <w:t>이메일</w:t>
      </w:r>
      <w:r w:rsidRPr="00244241">
        <w:rPr>
          <w:rFonts w:ascii="Times New Roman" w:eastAsia="바탕체" w:hAnsi="Times New Roman" w:cs="Times New Roman"/>
          <w:szCs w:val="20"/>
        </w:rPr>
        <w:t>: shwon@bilanx.co.kr</w:t>
      </w:r>
      <w:r>
        <w:rPr>
          <w:rFonts w:ascii="Times New Roman" w:eastAsia="바탕체" w:hAnsi="Times New Roman" w:cs="Times New Roman"/>
          <w:szCs w:val="20"/>
        </w:rPr>
        <w:t xml:space="preserve">, </w:t>
      </w:r>
      <w:r>
        <w:rPr>
          <w:rFonts w:ascii="Times New Roman" w:eastAsia="바탕체" w:hAnsi="Times New Roman" w:cs="Times New Roman" w:hint="eastAsia"/>
          <w:szCs w:val="20"/>
        </w:rPr>
        <w:t>a</w:t>
      </w:r>
      <w:r>
        <w:rPr>
          <w:rFonts w:ascii="Times New Roman" w:eastAsia="바탕체" w:hAnsi="Times New Roman" w:cs="Times New Roman"/>
          <w:szCs w:val="20"/>
        </w:rPr>
        <w:t>dmin@bilanx.co.kr</w:t>
      </w:r>
    </w:p>
    <w:p w14:paraId="34F46220" w14:textId="5DA5A468" w:rsidR="00196687" w:rsidRPr="00571710" w:rsidRDefault="00196687">
      <w:pPr>
        <w:pStyle w:val="ad"/>
        <w:numPr>
          <w:ilvl w:val="1"/>
          <w:numId w:val="62"/>
        </w:numPr>
        <w:wordWrap/>
        <w:adjustRightInd w:val="0"/>
        <w:snapToGrid w:val="0"/>
        <w:spacing w:after="60" w:line="360" w:lineRule="auto"/>
        <w:ind w:leftChars="0" w:left="568" w:hanging="284"/>
        <w:rPr>
          <w:rFonts w:ascii="Times New Roman" w:eastAsia="바탕체"/>
          <w:szCs w:val="20"/>
        </w:rPr>
      </w:pPr>
      <w:r w:rsidRPr="00571710">
        <w:rPr>
          <w:rFonts w:ascii="Times New Roman" w:eastAsia="바탕체"/>
          <w:szCs w:val="20"/>
        </w:rPr>
        <w:t>회사에</w:t>
      </w:r>
      <w:r w:rsidRPr="00571710">
        <w:rPr>
          <w:rFonts w:ascii="Times New Roman" w:eastAsia="바탕체"/>
          <w:szCs w:val="20"/>
        </w:rPr>
        <w:t xml:space="preserve"> </w:t>
      </w:r>
      <w:r w:rsidRPr="00571710">
        <w:rPr>
          <w:rFonts w:ascii="Times New Roman" w:eastAsia="바탕체"/>
          <w:szCs w:val="20"/>
        </w:rPr>
        <w:t>대한</w:t>
      </w:r>
      <w:r w:rsidRPr="00571710">
        <w:rPr>
          <w:rFonts w:ascii="Times New Roman" w:eastAsia="바탕체"/>
          <w:szCs w:val="20"/>
        </w:rPr>
        <w:t xml:space="preserve"> </w:t>
      </w:r>
      <w:r w:rsidRPr="00571710">
        <w:rPr>
          <w:rFonts w:ascii="Times New Roman" w:eastAsia="바탕체"/>
          <w:szCs w:val="20"/>
        </w:rPr>
        <w:t>통지</w:t>
      </w:r>
    </w:p>
    <w:p w14:paraId="1E6528D7" w14:textId="7FDD324D" w:rsidR="00196687" w:rsidRPr="00571710" w:rsidRDefault="00196687" w:rsidP="00244241">
      <w:pPr>
        <w:wordWrap/>
        <w:adjustRightInd w:val="0"/>
        <w:snapToGrid w:val="0"/>
        <w:spacing w:after="60" w:line="360" w:lineRule="auto"/>
        <w:ind w:left="567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주소</w:t>
      </w:r>
      <w:r w:rsidRPr="00571710">
        <w:rPr>
          <w:rFonts w:ascii="Times New Roman" w:eastAsia="바탕체" w:hAnsi="Times New Roman" w:cs="Times New Roman"/>
          <w:szCs w:val="20"/>
        </w:rPr>
        <w:t xml:space="preserve">: </w:t>
      </w:r>
      <w:r w:rsidR="00973710">
        <w:rPr>
          <w:rFonts w:ascii="Times New Roman" w:eastAsia="바탕체" w:hAnsi="Times New Roman" w:cs="Times New Roman" w:hint="eastAsia"/>
          <w:szCs w:val="20"/>
        </w:rPr>
        <w:t>서울특별시</w:t>
      </w:r>
      <w:r w:rsidR="00973710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973710">
        <w:rPr>
          <w:rFonts w:ascii="Times New Roman" w:eastAsia="바탕체" w:hAnsi="Times New Roman" w:cs="Times New Roman" w:hint="eastAsia"/>
          <w:szCs w:val="20"/>
        </w:rPr>
        <w:t>마포구</w:t>
      </w:r>
      <w:r w:rsidR="00973710">
        <w:rPr>
          <w:rFonts w:ascii="Times New Roman" w:eastAsia="바탕체" w:hAnsi="Times New Roman" w:cs="Times New Roman" w:hint="eastAsia"/>
          <w:szCs w:val="20"/>
        </w:rPr>
        <w:t xml:space="preserve"> </w:t>
      </w:r>
      <w:proofErr w:type="spellStart"/>
      <w:r w:rsidR="00973710">
        <w:rPr>
          <w:rFonts w:ascii="Times New Roman" w:eastAsia="바탕체" w:hAnsi="Times New Roman" w:cs="Times New Roman" w:hint="eastAsia"/>
          <w:szCs w:val="20"/>
        </w:rPr>
        <w:t>성암로</w:t>
      </w:r>
      <w:proofErr w:type="spellEnd"/>
      <w:r w:rsidR="00973710">
        <w:rPr>
          <w:rFonts w:ascii="Times New Roman" w:eastAsia="바탕체" w:hAnsi="Times New Roman" w:cs="Times New Roman"/>
          <w:szCs w:val="20"/>
        </w:rPr>
        <w:t xml:space="preserve"> 189, 1701</w:t>
      </w:r>
      <w:r w:rsidR="00973710">
        <w:rPr>
          <w:rFonts w:ascii="Times New Roman" w:eastAsia="바탕체" w:hAnsi="Times New Roman" w:cs="Times New Roman" w:hint="eastAsia"/>
          <w:szCs w:val="20"/>
        </w:rPr>
        <w:t>호</w:t>
      </w:r>
      <w:r w:rsidR="00973710">
        <w:rPr>
          <w:rFonts w:ascii="Times New Roman" w:eastAsia="바탕체" w:hAnsi="Times New Roman" w:cs="Times New Roman" w:hint="eastAsia"/>
          <w:szCs w:val="20"/>
        </w:rPr>
        <w:t>(</w:t>
      </w:r>
      <w:r w:rsidR="00973710">
        <w:rPr>
          <w:rFonts w:ascii="Times New Roman" w:eastAsia="바탕체" w:hAnsi="Times New Roman" w:cs="Times New Roman" w:hint="eastAsia"/>
          <w:szCs w:val="20"/>
        </w:rPr>
        <w:t>상암동</w:t>
      </w:r>
      <w:r w:rsidR="00973710">
        <w:rPr>
          <w:rFonts w:ascii="Times New Roman" w:eastAsia="바탕체" w:hAnsi="Times New Roman" w:cs="Times New Roman" w:hint="eastAsia"/>
          <w:szCs w:val="20"/>
        </w:rPr>
        <w:t>,</w:t>
      </w:r>
      <w:r w:rsidR="00973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="00973710">
        <w:rPr>
          <w:rFonts w:ascii="Times New Roman" w:eastAsia="바탕체" w:hAnsi="Times New Roman" w:cs="Times New Roman" w:hint="eastAsia"/>
          <w:szCs w:val="20"/>
        </w:rPr>
        <w:t>중소기업디엠씨타워</w:t>
      </w:r>
      <w:proofErr w:type="spellEnd"/>
      <w:r w:rsidR="00973710">
        <w:rPr>
          <w:rFonts w:ascii="Times New Roman" w:eastAsia="바탕체" w:hAnsi="Times New Roman" w:cs="Times New Roman" w:hint="eastAsia"/>
          <w:szCs w:val="20"/>
        </w:rPr>
        <w:t>)</w:t>
      </w:r>
    </w:p>
    <w:p w14:paraId="29DC70F6" w14:textId="2FC4863C" w:rsidR="00196687" w:rsidRPr="00973710" w:rsidRDefault="00196687" w:rsidP="00571710">
      <w:pPr>
        <w:wordWrap/>
        <w:adjustRightInd w:val="0"/>
        <w:snapToGrid w:val="0"/>
        <w:spacing w:after="60" w:line="360" w:lineRule="auto"/>
        <w:ind w:left="284"/>
        <w:rPr>
          <w:rFonts w:ascii="Times New Roman" w:eastAsia="바탕체" w:hAnsi="Times New Roman" w:cs="Times New Roman"/>
          <w:szCs w:val="20"/>
          <w:highlight w:val="green"/>
        </w:rPr>
      </w:pPr>
      <w:r w:rsidRPr="00571710">
        <w:rPr>
          <w:rFonts w:ascii="Times New Roman" w:eastAsia="바탕체" w:hAnsi="Times New Roman" w:cs="Times New Roman"/>
          <w:szCs w:val="20"/>
        </w:rPr>
        <w:t xml:space="preserve">   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>전화번호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: </w:t>
      </w:r>
      <w:r w:rsidR="0090578F" w:rsidRPr="00973710">
        <w:rPr>
          <w:rFonts w:ascii="Times New Roman" w:eastAsia="바탕체" w:hAnsi="Times New Roman" w:cs="Times New Roman"/>
          <w:szCs w:val="20"/>
          <w:highlight w:val="green"/>
        </w:rPr>
        <w:t>***</w:t>
      </w:r>
    </w:p>
    <w:p w14:paraId="08E65155" w14:textId="215E7EE5" w:rsidR="00196687" w:rsidRPr="00973710" w:rsidRDefault="00196687" w:rsidP="00571710">
      <w:pPr>
        <w:wordWrap/>
        <w:adjustRightInd w:val="0"/>
        <w:snapToGrid w:val="0"/>
        <w:spacing w:after="60" w:line="360" w:lineRule="auto"/>
        <w:ind w:left="284"/>
        <w:rPr>
          <w:rFonts w:ascii="Times New Roman" w:eastAsia="바탕체" w:hAnsi="Times New Roman" w:cs="Times New Roman"/>
          <w:szCs w:val="20"/>
          <w:highlight w:val="green"/>
        </w:rPr>
      </w:pPr>
      <w:r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   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>팩스번호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: </w:t>
      </w:r>
      <w:r w:rsidR="0090578F" w:rsidRPr="00973710">
        <w:rPr>
          <w:rFonts w:ascii="Times New Roman" w:eastAsia="바탕체" w:hAnsi="Times New Roman" w:cs="Times New Roman"/>
          <w:szCs w:val="20"/>
          <w:highlight w:val="green"/>
        </w:rPr>
        <w:t>***</w:t>
      </w:r>
    </w:p>
    <w:p w14:paraId="06CAD3B1" w14:textId="5F9846B6" w:rsidR="00196687" w:rsidRPr="00973710" w:rsidRDefault="00196687" w:rsidP="00571710">
      <w:pPr>
        <w:wordWrap/>
        <w:adjustRightInd w:val="0"/>
        <w:snapToGrid w:val="0"/>
        <w:spacing w:after="60" w:line="360" w:lineRule="auto"/>
        <w:ind w:left="284"/>
        <w:rPr>
          <w:rFonts w:ascii="Times New Roman" w:eastAsia="바탕체" w:hAnsi="Times New Roman" w:cs="Times New Roman"/>
          <w:szCs w:val="20"/>
          <w:highlight w:val="green"/>
        </w:rPr>
      </w:pPr>
      <w:r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   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>이메일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: </w:t>
      </w:r>
      <w:r w:rsidR="0090578F" w:rsidRPr="00973710">
        <w:rPr>
          <w:rFonts w:ascii="Times New Roman" w:eastAsia="바탕체" w:hAnsi="Times New Roman" w:cs="Times New Roman"/>
          <w:szCs w:val="20"/>
          <w:highlight w:val="green"/>
        </w:rPr>
        <w:t>***</w:t>
      </w:r>
    </w:p>
    <w:p w14:paraId="2E27EE6A" w14:textId="5DD44CD0" w:rsidR="00196687" w:rsidRPr="00571710" w:rsidRDefault="00196687" w:rsidP="00571710">
      <w:pPr>
        <w:wordWrap/>
        <w:adjustRightInd w:val="0"/>
        <w:snapToGrid w:val="0"/>
        <w:spacing w:after="60" w:line="360" w:lineRule="auto"/>
        <w:ind w:left="284"/>
        <w:rPr>
          <w:rFonts w:ascii="Times New Roman" w:eastAsia="바탕체" w:hAnsi="Times New Roman" w:cs="Times New Roman"/>
          <w:szCs w:val="20"/>
        </w:rPr>
      </w:pPr>
      <w:r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   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>담당자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>(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>직책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>):</w:t>
      </w:r>
      <w:r w:rsidR="00D45883"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="0090578F" w:rsidRPr="00973710">
        <w:rPr>
          <w:rFonts w:ascii="Times New Roman" w:eastAsia="바탕체" w:hAnsi="Times New Roman" w:cs="Times New Roman"/>
          <w:szCs w:val="20"/>
          <w:highlight w:val="green"/>
        </w:rPr>
        <w:t>***</w:t>
      </w:r>
    </w:p>
    <w:p w14:paraId="019F3C3A" w14:textId="33857905" w:rsidR="00196687" w:rsidRPr="00571710" w:rsidRDefault="00196687">
      <w:pPr>
        <w:pStyle w:val="ad"/>
        <w:numPr>
          <w:ilvl w:val="1"/>
          <w:numId w:val="62"/>
        </w:numPr>
        <w:wordWrap/>
        <w:adjustRightInd w:val="0"/>
        <w:snapToGrid w:val="0"/>
        <w:spacing w:after="60" w:line="360" w:lineRule="auto"/>
        <w:ind w:leftChars="0" w:left="568" w:hanging="284"/>
        <w:rPr>
          <w:rFonts w:ascii="Times New Roman" w:eastAsia="바탕체"/>
          <w:szCs w:val="20"/>
        </w:rPr>
      </w:pPr>
      <w:r w:rsidRPr="00571710">
        <w:rPr>
          <w:rFonts w:ascii="Times New Roman" w:eastAsia="바탕체"/>
          <w:szCs w:val="20"/>
        </w:rPr>
        <w:t>이해관계인에</w:t>
      </w:r>
      <w:r w:rsidRPr="00571710">
        <w:rPr>
          <w:rFonts w:ascii="Times New Roman" w:eastAsia="바탕체"/>
          <w:szCs w:val="20"/>
        </w:rPr>
        <w:t xml:space="preserve"> </w:t>
      </w:r>
      <w:r w:rsidRPr="00571710">
        <w:rPr>
          <w:rFonts w:ascii="Times New Roman" w:eastAsia="바탕체"/>
          <w:szCs w:val="20"/>
        </w:rPr>
        <w:t>대한</w:t>
      </w:r>
      <w:r w:rsidRPr="00571710">
        <w:rPr>
          <w:rFonts w:ascii="Times New Roman" w:eastAsia="바탕체"/>
          <w:szCs w:val="20"/>
        </w:rPr>
        <w:t xml:space="preserve"> </w:t>
      </w:r>
      <w:r w:rsidRPr="00571710">
        <w:rPr>
          <w:rFonts w:ascii="Times New Roman" w:eastAsia="바탕체"/>
          <w:szCs w:val="20"/>
        </w:rPr>
        <w:t>통지</w:t>
      </w:r>
    </w:p>
    <w:p w14:paraId="54D61C64" w14:textId="0E4E7264" w:rsidR="00196687" w:rsidRPr="00973710" w:rsidRDefault="00196687" w:rsidP="00571710">
      <w:pPr>
        <w:wordWrap/>
        <w:adjustRightInd w:val="0"/>
        <w:snapToGrid w:val="0"/>
        <w:spacing w:after="60" w:line="360" w:lineRule="auto"/>
        <w:ind w:left="284"/>
        <w:rPr>
          <w:rFonts w:ascii="Times New Roman" w:eastAsia="바탕체" w:hAnsi="Times New Roman" w:cs="Times New Roman"/>
          <w:szCs w:val="20"/>
          <w:highlight w:val="green"/>
        </w:rPr>
      </w:pPr>
      <w:r w:rsidRPr="00571710">
        <w:rPr>
          <w:rFonts w:ascii="Times New Roman" w:eastAsia="바탕체" w:hAnsi="Times New Roman" w:cs="Times New Roman"/>
          <w:szCs w:val="20"/>
        </w:rPr>
        <w:t xml:space="preserve">   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>주소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: </w:t>
      </w:r>
      <w:r w:rsidR="00002224">
        <w:rPr>
          <w:rFonts w:ascii="Times New Roman" w:eastAsia="바탕체" w:hAnsi="Times New Roman" w:cs="Times New Roman" w:hint="eastAsia"/>
          <w:szCs w:val="20"/>
          <w:highlight w:val="green"/>
        </w:rPr>
        <w:t>서</w:t>
      </w:r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>울특별시</w:t>
      </w:r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>마포구</w:t>
      </w:r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proofErr w:type="spellStart"/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>월드컵북로</w:t>
      </w:r>
      <w:proofErr w:type="spellEnd"/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>3</w:t>
      </w:r>
      <w:r w:rsidR="00973710" w:rsidRPr="00973710">
        <w:rPr>
          <w:rFonts w:ascii="Times New Roman" w:eastAsia="바탕체" w:hAnsi="Times New Roman" w:cs="Times New Roman"/>
          <w:szCs w:val="20"/>
          <w:highlight w:val="green"/>
        </w:rPr>
        <w:t>8</w:t>
      </w:r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>길</w:t>
      </w:r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r w:rsidR="00973710" w:rsidRPr="00973710">
        <w:rPr>
          <w:rFonts w:ascii="Times New Roman" w:eastAsia="바탕체" w:hAnsi="Times New Roman" w:cs="Times New Roman"/>
          <w:szCs w:val="20"/>
          <w:highlight w:val="green"/>
        </w:rPr>
        <w:t>53, 107</w:t>
      </w:r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>동</w:t>
      </w:r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 xml:space="preserve"> </w:t>
      </w:r>
      <w:r w:rsidR="00973710" w:rsidRPr="00973710">
        <w:rPr>
          <w:rFonts w:ascii="Times New Roman" w:eastAsia="바탕체" w:hAnsi="Times New Roman" w:cs="Times New Roman"/>
          <w:szCs w:val="20"/>
          <w:highlight w:val="green"/>
        </w:rPr>
        <w:t>2102</w:t>
      </w:r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>호</w:t>
      </w:r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>(</w:t>
      </w:r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>중동</w:t>
      </w:r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>,</w:t>
      </w:r>
      <w:r w:rsidR="00973710"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proofErr w:type="spellStart"/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>월드컵참누리아파트</w:t>
      </w:r>
      <w:proofErr w:type="spellEnd"/>
      <w:r w:rsidR="00973710" w:rsidRPr="00973710">
        <w:rPr>
          <w:rFonts w:ascii="Times New Roman" w:eastAsia="바탕체" w:hAnsi="Times New Roman" w:cs="Times New Roman" w:hint="eastAsia"/>
          <w:szCs w:val="20"/>
          <w:highlight w:val="green"/>
        </w:rPr>
        <w:t>)</w:t>
      </w:r>
    </w:p>
    <w:p w14:paraId="07629CF6" w14:textId="358FB78D" w:rsidR="00D10AB6" w:rsidRPr="00973710" w:rsidRDefault="00196687" w:rsidP="00571710">
      <w:pPr>
        <w:wordWrap/>
        <w:adjustRightInd w:val="0"/>
        <w:snapToGrid w:val="0"/>
        <w:spacing w:after="60" w:line="360" w:lineRule="auto"/>
        <w:ind w:left="284"/>
        <w:rPr>
          <w:rFonts w:ascii="Times New Roman" w:eastAsia="바탕체" w:hAnsi="Times New Roman" w:cs="Times New Roman"/>
          <w:szCs w:val="20"/>
          <w:highlight w:val="green"/>
        </w:rPr>
      </w:pPr>
      <w:r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   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>전화번호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: </w:t>
      </w:r>
      <w:r w:rsidR="0090578F" w:rsidRPr="00973710">
        <w:rPr>
          <w:rFonts w:ascii="Times New Roman" w:eastAsia="바탕체" w:hAnsi="Times New Roman" w:cs="Times New Roman"/>
          <w:szCs w:val="20"/>
          <w:highlight w:val="green"/>
        </w:rPr>
        <w:t>***</w:t>
      </w:r>
    </w:p>
    <w:p w14:paraId="284ECDAC" w14:textId="334D6CC1" w:rsidR="00196687" w:rsidRPr="00973710" w:rsidRDefault="00196687" w:rsidP="00571710">
      <w:pPr>
        <w:wordWrap/>
        <w:adjustRightInd w:val="0"/>
        <w:snapToGrid w:val="0"/>
        <w:spacing w:after="60" w:line="360" w:lineRule="auto"/>
        <w:ind w:left="284"/>
        <w:rPr>
          <w:rFonts w:ascii="Times New Roman" w:eastAsia="바탕체" w:hAnsi="Times New Roman" w:cs="Times New Roman"/>
          <w:szCs w:val="20"/>
          <w:highlight w:val="green"/>
        </w:rPr>
      </w:pPr>
      <w:r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   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>팩스번호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>:</w:t>
      </w:r>
      <w:r w:rsidR="00110055"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 </w:t>
      </w:r>
      <w:r w:rsidR="0090578F" w:rsidRPr="00973710">
        <w:rPr>
          <w:rFonts w:ascii="Times New Roman" w:eastAsia="바탕체" w:hAnsi="Times New Roman" w:cs="Times New Roman"/>
          <w:szCs w:val="20"/>
          <w:highlight w:val="green"/>
        </w:rPr>
        <w:t>***</w:t>
      </w:r>
    </w:p>
    <w:p w14:paraId="72351400" w14:textId="53D941A4" w:rsidR="00196687" w:rsidRPr="00571710" w:rsidRDefault="00196687" w:rsidP="00571710">
      <w:pPr>
        <w:wordWrap/>
        <w:adjustRightInd w:val="0"/>
        <w:snapToGrid w:val="0"/>
        <w:spacing w:after="60" w:line="360" w:lineRule="auto"/>
        <w:ind w:left="284"/>
        <w:rPr>
          <w:rFonts w:ascii="Times New Roman" w:eastAsia="바탕체" w:hAnsi="Times New Roman" w:cs="Times New Roman"/>
          <w:szCs w:val="20"/>
        </w:rPr>
      </w:pPr>
      <w:r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   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>이메일</w:t>
      </w:r>
      <w:r w:rsidRPr="00973710">
        <w:rPr>
          <w:rFonts w:ascii="Times New Roman" w:eastAsia="바탕체" w:hAnsi="Times New Roman" w:cs="Times New Roman"/>
          <w:szCs w:val="20"/>
          <w:highlight w:val="green"/>
        </w:rPr>
        <w:t xml:space="preserve">: </w:t>
      </w:r>
      <w:r w:rsidR="0090578F" w:rsidRPr="00973710">
        <w:rPr>
          <w:rFonts w:ascii="Times New Roman" w:eastAsia="바탕체" w:hAnsi="Times New Roman" w:cs="Times New Roman"/>
          <w:szCs w:val="20"/>
          <w:highlight w:val="green"/>
        </w:rPr>
        <w:t>***</w:t>
      </w:r>
    </w:p>
    <w:p w14:paraId="227CE132" w14:textId="6D1DC050" w:rsidR="0079567C" w:rsidRPr="00571710" w:rsidRDefault="0079567C">
      <w:pPr>
        <w:numPr>
          <w:ilvl w:val="0"/>
          <w:numId w:val="34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모든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244241">
        <w:rPr>
          <w:rFonts w:ascii="Times New Roman" w:eastAsia="바탕체" w:hAnsi="Times New Roman" w:cs="Times New Roman" w:hint="eastAsia"/>
          <w:szCs w:val="20"/>
        </w:rPr>
        <w:t>투자자의</w:t>
      </w:r>
      <w:r w:rsidR="00244241">
        <w:rPr>
          <w:rFonts w:ascii="Times New Roman" w:eastAsia="바탕체" w:hAnsi="Times New Roman" w:cs="Times New Roman" w:hint="eastAsia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공동업무집행조합원이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</w:t>
      </w:r>
      <w:r w:rsidR="00244241">
        <w:rPr>
          <w:rFonts w:ascii="Times New Roman" w:eastAsia="바탕체" w:hAnsi="Times New Roman" w:cs="Times New Roman" w:hint="eastAsia"/>
          <w:szCs w:val="20"/>
        </w:rPr>
        <w:t>의</w:t>
      </w:r>
      <w:r w:rsidR="0024424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244241">
        <w:rPr>
          <w:rFonts w:ascii="Times New Roman" w:eastAsia="바탕체" w:hAnsi="Times New Roman" w:cs="Times New Roman" w:hint="eastAsia"/>
          <w:szCs w:val="20"/>
        </w:rPr>
        <w:t>업무집행조합원으로서</w:t>
      </w:r>
      <w:r w:rsidR="0024424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244241">
        <w:rPr>
          <w:rFonts w:ascii="Times New Roman" w:eastAsia="바탕체" w:hAnsi="Times New Roman" w:cs="Times New Roman" w:hint="eastAsia"/>
          <w:szCs w:val="20"/>
        </w:rPr>
        <w:t>투자자를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재판상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재판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외에서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행사한다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5DA648B5" w14:textId="77777777" w:rsidR="0090578F" w:rsidRPr="00571710" w:rsidRDefault="0090578F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6CE01D0D" w14:textId="03D5A413" w:rsidR="00196687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kern w:val="0"/>
          <w:szCs w:val="20"/>
        </w:rPr>
      </w:pPr>
      <w:bookmarkStart w:id="673" w:name="제36조"/>
      <w:bookmarkEnd w:id="673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비밀유지</w:t>
      </w:r>
    </w:p>
    <w:p w14:paraId="6CC764FF" w14:textId="28A969F1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관련하여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상대방으로부터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제공받은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모든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정보는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다음의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각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호의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1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해당하는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경우를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제외하고는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비밀로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하고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3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자에게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제공하거나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다른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목적으로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사용할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없다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조의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의무는</w:t>
      </w:r>
      <w:r w:rsidR="00E94756"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효력이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상실하는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경우에도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244241">
        <w:rPr>
          <w:rFonts w:ascii="Times New Roman" w:eastAsia="바탕체" w:hAnsi="Times New Roman" w:cs="Times New Roman"/>
          <w:kern w:val="0"/>
          <w:szCs w:val="20"/>
        </w:rPr>
        <w:t>[1]</w:t>
      </w:r>
      <w:r w:rsidR="00244241">
        <w:rPr>
          <w:rFonts w:ascii="Times New Roman" w:eastAsia="바탕체" w:hAnsi="Times New Roman" w:cs="Times New Roman" w:hint="eastAsia"/>
          <w:kern w:val="0"/>
          <w:szCs w:val="20"/>
        </w:rPr>
        <w:t>년간</w:t>
      </w:r>
      <w:r w:rsidR="0024424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244241">
        <w:rPr>
          <w:rFonts w:ascii="Times New Roman" w:eastAsia="바탕체" w:hAnsi="Times New Roman" w:cs="Times New Roman" w:hint="eastAsia"/>
          <w:kern w:val="0"/>
          <w:szCs w:val="20"/>
        </w:rPr>
        <w:t>그</w:t>
      </w:r>
      <w:r w:rsidR="0024424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244241">
        <w:rPr>
          <w:rFonts w:ascii="Times New Roman" w:eastAsia="바탕체" w:hAnsi="Times New Roman" w:cs="Times New Roman" w:hint="eastAsia"/>
          <w:kern w:val="0"/>
          <w:szCs w:val="20"/>
        </w:rPr>
        <w:t>효력이</w:t>
      </w:r>
      <w:r w:rsidR="00244241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244241">
        <w:rPr>
          <w:rFonts w:ascii="Times New Roman" w:eastAsia="바탕체" w:hAnsi="Times New Roman" w:cs="Times New Roman" w:hint="eastAsia"/>
          <w:kern w:val="0"/>
          <w:szCs w:val="20"/>
        </w:rPr>
        <w:t>존속된다</w:t>
      </w:r>
      <w:r w:rsidR="00244241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387A6C6B" w14:textId="06521CB2" w:rsidR="00196687" w:rsidRPr="00571710" w:rsidRDefault="00196687">
      <w:pPr>
        <w:numPr>
          <w:ilvl w:val="0"/>
          <w:numId w:val="35"/>
        </w:numPr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당사자가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공개하기로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합의한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</w:t>
      </w:r>
    </w:p>
    <w:p w14:paraId="4B9E205C" w14:textId="54E2D6E3" w:rsidR="00196687" w:rsidRPr="00571710" w:rsidRDefault="00196687">
      <w:pPr>
        <w:numPr>
          <w:ilvl w:val="0"/>
          <w:numId w:val="35"/>
        </w:numPr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공지된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정보</w:t>
      </w:r>
    </w:p>
    <w:p w14:paraId="0C4C3AF3" w14:textId="1D5AA4A0" w:rsidR="00196687" w:rsidRPr="00571710" w:rsidRDefault="00196687">
      <w:pPr>
        <w:numPr>
          <w:ilvl w:val="0"/>
          <w:numId w:val="35"/>
        </w:numPr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정보를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제공받은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당사자가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적법하게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취득한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정보</w:t>
      </w:r>
    </w:p>
    <w:p w14:paraId="637E215D" w14:textId="396A3FA7" w:rsidR="00196687" w:rsidRPr="00571710" w:rsidRDefault="00196687">
      <w:pPr>
        <w:numPr>
          <w:ilvl w:val="0"/>
          <w:numId w:val="35"/>
        </w:numPr>
        <w:wordWrap/>
        <w:adjustRightInd w:val="0"/>
        <w:snapToGrid w:val="0"/>
        <w:spacing w:after="60" w:line="360" w:lineRule="auto"/>
        <w:ind w:left="567" w:hanging="283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법원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정부기관이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적법하게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공개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제공을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요구한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정보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사전에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상대방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당사자에게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통지하여야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)</w:t>
      </w:r>
    </w:p>
    <w:p w14:paraId="17914B4A" w14:textId="77777777" w:rsidR="00196687" w:rsidRPr="00571710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3C022289" w14:textId="0217A76F" w:rsidR="00196687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szCs w:val="20"/>
        </w:rPr>
      </w:pPr>
      <w:bookmarkStart w:id="674" w:name="제37조"/>
      <w:bookmarkEnd w:id="674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세금</w:t>
      </w:r>
    </w:p>
    <w:p w14:paraId="38F3B4A4" w14:textId="6F0A7FAA" w:rsidR="00196687" w:rsidRPr="00571710" w:rsidRDefault="00072E4D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계약의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당사자에게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부과된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조세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공과금은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법령상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부담하여야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할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당사자가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각자</w:t>
      </w:r>
      <w:r w:rsidR="00196687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196687" w:rsidRPr="00571710">
        <w:rPr>
          <w:rFonts w:ascii="Times New Roman" w:eastAsia="바탕체" w:hAnsi="Times New Roman" w:cs="Times New Roman"/>
          <w:szCs w:val="20"/>
        </w:rPr>
        <w:t>부담한다</w:t>
      </w:r>
      <w:r w:rsidR="00196687" w:rsidRPr="00571710">
        <w:rPr>
          <w:rFonts w:ascii="Times New Roman" w:eastAsia="바탕체" w:hAnsi="Times New Roman" w:cs="Times New Roman"/>
          <w:szCs w:val="20"/>
        </w:rPr>
        <w:t>.</w:t>
      </w:r>
    </w:p>
    <w:p w14:paraId="7865CD5E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74848E86" w14:textId="1B2C146A" w:rsidR="00196687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bCs/>
          <w:kern w:val="0"/>
          <w:szCs w:val="20"/>
        </w:rPr>
      </w:pPr>
      <w:bookmarkStart w:id="675" w:name="제38조"/>
      <w:bookmarkEnd w:id="675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일부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무효</w:t>
      </w:r>
    </w:p>
    <w:p w14:paraId="1C5CA2CB" w14:textId="7F5FDFE0" w:rsidR="00196687" w:rsidRPr="00571710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관련하여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작성된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명시된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조항이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법령에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무효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위법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집행불능</w:t>
      </w:r>
      <w:r w:rsidR="00244241">
        <w:rPr>
          <w:rFonts w:ascii="Times New Roman" w:eastAsia="바탕체" w:hAnsi="Times New Roman" w:cs="Times New Roman" w:hint="eastAsia"/>
          <w:szCs w:val="20"/>
        </w:rPr>
        <w:t>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되더라도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명시된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나머지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조항의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효력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적법성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집행가능성은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아무런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영향을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않는다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28DDFFD1" w14:textId="5A0DA37D" w:rsidR="00196687" w:rsidRDefault="00196687" w:rsidP="00636E4A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2C6581A4" w14:textId="75ACB7C5" w:rsidR="00636E4A" w:rsidRPr="00636E4A" w:rsidRDefault="00636E4A" w:rsidP="00636E4A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bCs/>
          <w:kern w:val="0"/>
          <w:szCs w:val="20"/>
        </w:rPr>
      </w:pPr>
      <w:bookmarkStart w:id="676" w:name="제40조"/>
      <w:bookmarkEnd w:id="676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Pr="00636E4A">
        <w:rPr>
          <w:rFonts w:ascii="Times New Roman" w:eastAsia="바탕체" w:hint="eastAsia"/>
          <w:b/>
          <w:bCs/>
          <w:kern w:val="0"/>
          <w:szCs w:val="20"/>
        </w:rPr>
        <w:t>권리포기의</w:t>
      </w:r>
      <w:r w:rsidRPr="00636E4A">
        <w:rPr>
          <w:rFonts w:ascii="Times New Roman" w:eastAsia="바탕체"/>
          <w:b/>
          <w:bCs/>
          <w:kern w:val="0"/>
          <w:szCs w:val="20"/>
        </w:rPr>
        <w:t xml:space="preserve"> </w:t>
      </w:r>
      <w:r w:rsidRPr="00636E4A">
        <w:rPr>
          <w:rFonts w:ascii="Times New Roman" w:eastAsia="바탕체" w:hint="eastAsia"/>
          <w:b/>
          <w:bCs/>
          <w:kern w:val="0"/>
          <w:szCs w:val="20"/>
        </w:rPr>
        <w:t>부인</w:t>
      </w:r>
      <w:r w:rsidRPr="00636E4A">
        <w:rPr>
          <w:rFonts w:ascii="Times New Roman" w:eastAsia="바탕체" w:hint="eastAsia"/>
          <w:b/>
          <w:bCs/>
          <w:kern w:val="0"/>
          <w:szCs w:val="20"/>
        </w:rPr>
        <w:t>;</w:t>
      </w:r>
      <w:r w:rsidRPr="00636E4A">
        <w:rPr>
          <w:rFonts w:ascii="Times New Roman" w:eastAsia="바탕체"/>
          <w:b/>
          <w:bCs/>
          <w:kern w:val="0"/>
          <w:szCs w:val="20"/>
        </w:rPr>
        <w:t xml:space="preserve"> </w:t>
      </w:r>
      <w:r w:rsidRPr="00636E4A">
        <w:rPr>
          <w:rFonts w:ascii="Times New Roman" w:eastAsia="바탕체" w:hint="eastAsia"/>
          <w:b/>
          <w:bCs/>
          <w:kern w:val="0"/>
          <w:szCs w:val="20"/>
        </w:rPr>
        <w:t>누적적</w:t>
      </w:r>
      <w:r w:rsidRPr="00636E4A">
        <w:rPr>
          <w:rFonts w:ascii="Times New Roman" w:eastAsia="바탕체"/>
          <w:b/>
          <w:bCs/>
          <w:kern w:val="0"/>
          <w:szCs w:val="20"/>
        </w:rPr>
        <w:t xml:space="preserve"> </w:t>
      </w:r>
      <w:r w:rsidRPr="00636E4A">
        <w:rPr>
          <w:rFonts w:ascii="Times New Roman" w:eastAsia="바탕체" w:hint="eastAsia"/>
          <w:b/>
          <w:bCs/>
          <w:kern w:val="0"/>
          <w:szCs w:val="20"/>
        </w:rPr>
        <w:t>권리</w:t>
      </w:r>
    </w:p>
    <w:p w14:paraId="4D2B2B79" w14:textId="77777777" w:rsidR="00636E4A" w:rsidRPr="00636E4A" w:rsidRDefault="00636E4A">
      <w:pPr>
        <w:pStyle w:val="ad"/>
        <w:numPr>
          <w:ilvl w:val="0"/>
          <w:numId w:val="74"/>
        </w:numPr>
        <w:wordWrap/>
        <w:adjustRightInd w:val="0"/>
        <w:snapToGrid w:val="0"/>
        <w:spacing w:after="60" w:line="360" w:lineRule="auto"/>
        <w:ind w:leftChars="0" w:left="284" w:hanging="284"/>
        <w:rPr>
          <w:rFonts w:ascii="Times New Roman" w:eastAsia="바탕체"/>
          <w:szCs w:val="20"/>
        </w:rPr>
      </w:pPr>
      <w:r w:rsidRPr="00636E4A">
        <w:rPr>
          <w:rFonts w:ascii="Times New Roman" w:eastAsia="바탕체" w:hint="eastAsia"/>
          <w:szCs w:val="20"/>
        </w:rPr>
        <w:t>투자자가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서면으로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명확하게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그러한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의사를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표시하지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않는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한</w:t>
      </w:r>
      <w:r w:rsidRPr="00636E4A">
        <w:rPr>
          <w:rFonts w:ascii="Times New Roman" w:eastAsia="바탕체" w:hint="eastAsia"/>
          <w:szCs w:val="20"/>
        </w:rPr>
        <w:t>,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어떠한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조치</w:t>
      </w:r>
      <w:r w:rsidRPr="00636E4A">
        <w:rPr>
          <w:rFonts w:ascii="Times New Roman" w:eastAsia="바탕체" w:hint="eastAsia"/>
          <w:szCs w:val="20"/>
        </w:rPr>
        <w:t>(</w:t>
      </w:r>
      <w:r w:rsidRPr="00636E4A">
        <w:rPr>
          <w:rFonts w:ascii="Times New Roman" w:eastAsia="바탕체" w:hint="eastAsia"/>
          <w:szCs w:val="20"/>
        </w:rPr>
        <w:t>이행청구의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지연이나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해태</w:t>
      </w:r>
      <w:r w:rsidRPr="00636E4A">
        <w:rPr>
          <w:rFonts w:ascii="Times New Roman" w:eastAsia="바탕체" w:hint="eastAsia"/>
          <w:szCs w:val="20"/>
        </w:rPr>
        <w:t>,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이행청구를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하지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않거나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기타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이행에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필요한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행위를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하지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않는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것을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포함하나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이에</w:t>
      </w:r>
      <w:r w:rsidRPr="002700F6">
        <w:rPr>
          <w:rFonts w:asciiTheme="minorEastAsia" w:eastAsiaTheme="minorEastAsia" w:hAnsiTheme="minorEastAsia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한정하지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아니함</w:t>
      </w:r>
      <w:r w:rsidRPr="00636E4A">
        <w:rPr>
          <w:rFonts w:ascii="Times New Roman" w:eastAsia="바탕체" w:hint="eastAsia"/>
          <w:szCs w:val="20"/>
        </w:rPr>
        <w:t>)</w:t>
      </w:r>
      <w:r w:rsidRPr="00636E4A">
        <w:rPr>
          <w:rFonts w:ascii="Times New Roman" w:eastAsia="바탕체" w:hint="eastAsia"/>
          <w:szCs w:val="20"/>
        </w:rPr>
        <w:t>도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투자자가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본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계약상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권리를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포기한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것으로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간주되지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않으며</w:t>
      </w:r>
      <w:r w:rsidRPr="00636E4A">
        <w:rPr>
          <w:rFonts w:ascii="Times New Roman" w:eastAsia="바탕체" w:hint="eastAsia"/>
          <w:szCs w:val="20"/>
        </w:rPr>
        <w:t>,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투자자가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본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계약상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인정되는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어떠한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권리를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행사하지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않고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있더라도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당해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권리를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포기한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것으로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간주되지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않는다</w:t>
      </w:r>
      <w:r w:rsidRPr="00636E4A">
        <w:rPr>
          <w:rFonts w:ascii="Times New Roman" w:eastAsia="바탕체" w:hint="eastAsia"/>
          <w:szCs w:val="20"/>
        </w:rPr>
        <w:t>.</w:t>
      </w:r>
    </w:p>
    <w:p w14:paraId="0C2F91F5" w14:textId="77777777" w:rsidR="00636E4A" w:rsidRPr="00636E4A" w:rsidRDefault="00636E4A">
      <w:pPr>
        <w:pStyle w:val="ad"/>
        <w:numPr>
          <w:ilvl w:val="0"/>
          <w:numId w:val="74"/>
        </w:numPr>
        <w:wordWrap/>
        <w:adjustRightInd w:val="0"/>
        <w:snapToGrid w:val="0"/>
        <w:spacing w:after="60" w:line="360" w:lineRule="auto"/>
        <w:ind w:leftChars="0" w:left="284" w:hanging="284"/>
        <w:rPr>
          <w:rFonts w:ascii="Times New Roman" w:eastAsia="바탕체"/>
          <w:szCs w:val="20"/>
        </w:rPr>
      </w:pPr>
      <w:r w:rsidRPr="00636E4A">
        <w:rPr>
          <w:rFonts w:ascii="Times New Roman" w:eastAsia="바탕체" w:hint="eastAsia"/>
          <w:szCs w:val="20"/>
        </w:rPr>
        <w:t>투자자는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본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계약상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복수의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권리를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선택적으로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행사할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수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있는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경우</w:t>
      </w:r>
      <w:r w:rsidRPr="00636E4A">
        <w:rPr>
          <w:rFonts w:ascii="Times New Roman" w:eastAsia="바탕체" w:hint="eastAsia"/>
          <w:szCs w:val="20"/>
        </w:rPr>
        <w:t>,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투자자의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선택으로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특정한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권리를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행사할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수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있고</w:t>
      </w:r>
      <w:r w:rsidRPr="00636E4A">
        <w:rPr>
          <w:rFonts w:ascii="Times New Roman" w:eastAsia="바탕체" w:hint="eastAsia"/>
          <w:szCs w:val="20"/>
        </w:rPr>
        <w:t>,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투자자가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특정한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권리를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행사하지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않더라도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그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이외의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다른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권리를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행사할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수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있으며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그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권리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행사에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아무런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지장을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받지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아니한다</w:t>
      </w:r>
      <w:r w:rsidRPr="00636E4A">
        <w:rPr>
          <w:rFonts w:ascii="Times New Roman" w:eastAsia="바탕체" w:hint="eastAsia"/>
          <w:szCs w:val="20"/>
        </w:rPr>
        <w:t>.</w:t>
      </w:r>
    </w:p>
    <w:p w14:paraId="17FF250B" w14:textId="77777777" w:rsidR="00636E4A" w:rsidRPr="00636E4A" w:rsidRDefault="00636E4A">
      <w:pPr>
        <w:pStyle w:val="ad"/>
        <w:numPr>
          <w:ilvl w:val="0"/>
          <w:numId w:val="74"/>
        </w:numPr>
        <w:wordWrap/>
        <w:adjustRightInd w:val="0"/>
        <w:snapToGrid w:val="0"/>
        <w:spacing w:after="60" w:line="360" w:lineRule="auto"/>
        <w:ind w:leftChars="0" w:left="284" w:hanging="284"/>
        <w:rPr>
          <w:rFonts w:ascii="Times New Roman" w:eastAsia="바탕체"/>
          <w:szCs w:val="20"/>
        </w:rPr>
      </w:pPr>
      <w:r w:rsidRPr="00636E4A">
        <w:rPr>
          <w:rFonts w:ascii="Times New Roman" w:eastAsia="바탕체" w:hint="eastAsia"/>
          <w:szCs w:val="20"/>
        </w:rPr>
        <w:t>본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계약상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권리와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구제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수단은</w:t>
      </w:r>
      <w:r w:rsidRPr="00636E4A">
        <w:rPr>
          <w:rFonts w:ascii="Times New Roman" w:eastAsia="바탕체"/>
          <w:szCs w:val="20"/>
        </w:rPr>
        <w:t xml:space="preserve"> </w:t>
      </w:r>
      <w:proofErr w:type="spellStart"/>
      <w:r w:rsidRPr="00636E4A">
        <w:rPr>
          <w:rFonts w:ascii="Times New Roman" w:eastAsia="바탕체" w:hint="eastAsia"/>
          <w:szCs w:val="20"/>
        </w:rPr>
        <w:t>상호배타적이지</w:t>
      </w:r>
      <w:proofErr w:type="spellEnd"/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않으며</w:t>
      </w:r>
      <w:r w:rsidRPr="00636E4A">
        <w:rPr>
          <w:rFonts w:ascii="Times New Roman" w:eastAsia="바탕체" w:hint="eastAsia"/>
          <w:szCs w:val="20"/>
        </w:rPr>
        <w:t>,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개별적으로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또는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동시에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행사될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수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있고</w:t>
      </w:r>
      <w:r w:rsidRPr="00636E4A">
        <w:rPr>
          <w:rFonts w:ascii="Times New Roman" w:eastAsia="바탕체" w:hint="eastAsia"/>
          <w:szCs w:val="20"/>
        </w:rPr>
        <w:t>,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법령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및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본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계약에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의하여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인정되는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다른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권리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및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구제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수단을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배제하지</w:t>
      </w:r>
      <w:r w:rsidRPr="00636E4A">
        <w:rPr>
          <w:rFonts w:ascii="Times New Roman" w:eastAsia="바탕체"/>
          <w:szCs w:val="20"/>
        </w:rPr>
        <w:t xml:space="preserve"> </w:t>
      </w:r>
      <w:r w:rsidRPr="00636E4A">
        <w:rPr>
          <w:rFonts w:ascii="Times New Roman" w:eastAsia="바탕체" w:hint="eastAsia"/>
          <w:szCs w:val="20"/>
        </w:rPr>
        <w:t>않는다</w:t>
      </w:r>
      <w:r w:rsidRPr="00636E4A">
        <w:rPr>
          <w:rFonts w:ascii="Times New Roman" w:eastAsia="바탕체"/>
          <w:szCs w:val="20"/>
        </w:rPr>
        <w:t>.</w:t>
      </w:r>
    </w:p>
    <w:p w14:paraId="7EEA929E" w14:textId="77777777" w:rsidR="00636E4A" w:rsidRPr="00571710" w:rsidRDefault="00636E4A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67ABC5FF" w14:textId="7BF3B6A5" w:rsidR="00196687" w:rsidRPr="00571710" w:rsidRDefault="00B10F3F" w:rsidP="00B10F3F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rFonts w:ascii="Times New Roman" w:eastAsia="바탕체"/>
          <w:b/>
          <w:kern w:val="0"/>
          <w:szCs w:val="20"/>
        </w:rPr>
      </w:pPr>
      <w:bookmarkStart w:id="677" w:name="제39조"/>
      <w:bookmarkStart w:id="678" w:name="제41조"/>
      <w:bookmarkEnd w:id="677"/>
      <w:bookmarkEnd w:id="678"/>
      <w:r>
        <w:rPr>
          <w:rFonts w:ascii="Times New Roman" w:eastAsia="바탕체" w:hint="eastAsia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준거법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>및</w:t>
      </w:r>
      <w:r w:rsidR="00196687" w:rsidRPr="00571710">
        <w:rPr>
          <w:rFonts w:ascii="Times New Roman" w:eastAsia="바탕체"/>
          <w:b/>
          <w:bCs/>
          <w:kern w:val="0"/>
          <w:szCs w:val="20"/>
        </w:rPr>
        <w:t xml:space="preserve"> </w:t>
      </w:r>
      <w:r w:rsidR="00196687" w:rsidRPr="00571710">
        <w:rPr>
          <w:rFonts w:ascii="Times New Roman" w:eastAsia="바탕체"/>
          <w:b/>
          <w:kern w:val="0"/>
          <w:szCs w:val="20"/>
        </w:rPr>
        <w:t>분쟁해결</w:t>
      </w:r>
    </w:p>
    <w:p w14:paraId="43D7B602" w14:textId="1E1D5AB1" w:rsidR="00196687" w:rsidRPr="00571710" w:rsidRDefault="00196687">
      <w:pPr>
        <w:numPr>
          <w:ilvl w:val="0"/>
          <w:numId w:val="49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대한민국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법률에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규율되고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해석된다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456E338F" w14:textId="5F180D9D" w:rsidR="00196687" w:rsidRPr="00571710" w:rsidRDefault="00196687">
      <w:pPr>
        <w:numPr>
          <w:ilvl w:val="0"/>
          <w:numId w:val="49"/>
        </w:numPr>
        <w:tabs>
          <w:tab w:val="num" w:pos="284"/>
        </w:tabs>
        <w:wordWrap/>
        <w:adjustRightInd w:val="0"/>
        <w:snapToGrid w:val="0"/>
        <w:spacing w:after="60" w:line="360" w:lineRule="auto"/>
        <w:ind w:left="284" w:hanging="284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따라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발생한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모든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분쟁의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1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관할법원으로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244241">
        <w:rPr>
          <w:rFonts w:ascii="Times New Roman" w:eastAsia="바탕체" w:hAnsi="Times New Roman" w:cs="Times New Roman"/>
          <w:kern w:val="0"/>
          <w:szCs w:val="20"/>
        </w:rPr>
        <w:t>[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서울중앙지방법원</w:t>
      </w:r>
      <w:r w:rsidR="00244241">
        <w:rPr>
          <w:rFonts w:ascii="Times New Roman" w:eastAsia="바탕체" w:hAnsi="Times New Roman" w:cs="Times New Roman" w:hint="eastAsia"/>
          <w:kern w:val="0"/>
          <w:szCs w:val="20"/>
        </w:rPr>
        <w:t>]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지정한다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23F591DD" w14:textId="77777777" w:rsidR="00236466" w:rsidRPr="00571710" w:rsidRDefault="00236466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352719EA" w14:textId="77777777" w:rsidR="006D57F1" w:rsidRPr="00821DAB" w:rsidRDefault="006D57F1" w:rsidP="00821DAB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  <w:pPrChange w:id="679" w:author="Lim YoungHoon" w:date="2023-12-11T03:09:00Z">
          <w:pPr>
            <w:wordWrap/>
            <w:adjustRightInd w:val="0"/>
            <w:snapToGrid w:val="0"/>
            <w:spacing w:after="60" w:line="360" w:lineRule="auto"/>
          </w:pPr>
        </w:pPrChange>
      </w:pPr>
      <w:bookmarkStart w:id="680" w:name="제42조"/>
      <w:bookmarkStart w:id="681" w:name="제43조"/>
      <w:bookmarkEnd w:id="680"/>
      <w:bookmarkEnd w:id="681"/>
    </w:p>
    <w:p w14:paraId="501612BE" w14:textId="77777777" w:rsidR="00713403" w:rsidRPr="00F8030D" w:rsidRDefault="00713403" w:rsidP="00713403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outlineLvl w:val="0"/>
        <w:rPr>
          <w:del w:id="682" w:author="Lim YoungHoon" w:date="2023-12-11T03:09:00Z"/>
          <w:rFonts w:ascii="Times New Roman" w:eastAsia="바탕체" w:hAnsi="Times New Roman" w:cs="Times New Roman"/>
          <w:b/>
          <w:bCs/>
          <w:kern w:val="0"/>
          <w:sz w:val="28"/>
          <w:szCs w:val="28"/>
        </w:rPr>
      </w:pPr>
      <w:del w:id="683" w:author="Lim YoungHoon" w:date="2023-12-11T03:09:00Z">
        <w:r w:rsidRPr="00F8030D">
          <w:rPr>
            <w:rFonts w:ascii="Times New Roman" w:eastAsia="바탕체" w:hAnsi="Times New Roman" w:cs="Times New Roman"/>
            <w:b/>
            <w:bCs/>
            <w:kern w:val="0"/>
            <w:sz w:val="28"/>
            <w:szCs w:val="28"/>
          </w:rPr>
          <w:delText>제</w:delText>
        </w:r>
        <w:r>
          <w:rPr>
            <w:rFonts w:ascii="Times New Roman" w:eastAsia="바탕체" w:hAnsi="Times New Roman" w:cs="Times New Roman"/>
            <w:b/>
            <w:bCs/>
            <w:kern w:val="0"/>
            <w:sz w:val="28"/>
            <w:szCs w:val="28"/>
          </w:rPr>
          <w:delText>7</w:delText>
        </w:r>
        <w:r w:rsidRPr="00F8030D">
          <w:rPr>
            <w:rFonts w:ascii="Times New Roman" w:eastAsia="바탕체" w:hAnsi="Times New Roman" w:cs="Times New Roman"/>
            <w:b/>
            <w:bCs/>
            <w:kern w:val="0"/>
            <w:sz w:val="28"/>
            <w:szCs w:val="28"/>
          </w:rPr>
          <w:delText>장</w:delText>
        </w:r>
        <w:r w:rsidRPr="00F8030D">
          <w:rPr>
            <w:rFonts w:ascii="Times New Roman" w:eastAsia="바탕체" w:hAnsi="Times New Roman" w:cs="Times New Roman"/>
            <w:b/>
            <w:bCs/>
            <w:kern w:val="0"/>
            <w:sz w:val="28"/>
            <w:szCs w:val="28"/>
          </w:rPr>
          <w:delText xml:space="preserve">  </w:delText>
        </w:r>
        <w:r>
          <w:rPr>
            <w:rFonts w:ascii="Times New Roman" w:eastAsia="바탕체" w:hAnsi="Times New Roman" w:cs="Times New Roman" w:hint="eastAsia"/>
            <w:b/>
            <w:bCs/>
            <w:kern w:val="0"/>
            <w:sz w:val="28"/>
            <w:szCs w:val="28"/>
          </w:rPr>
          <w:delText>특약사항</w:delText>
        </w:r>
      </w:del>
    </w:p>
    <w:p w14:paraId="79D9D3DE" w14:textId="77777777" w:rsidR="00713403" w:rsidRDefault="00713403" w:rsidP="00713403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del w:id="684" w:author="Lim YoungHoon" w:date="2023-12-11T03:09:00Z"/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34A1EB7A" w14:textId="77777777" w:rsidR="00713403" w:rsidRPr="00F8030D" w:rsidRDefault="00713403" w:rsidP="0071340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del w:id="685" w:author="Lim YoungHoon" w:date="2023-12-11T03:09:00Z"/>
          <w:rFonts w:ascii="Times New Roman" w:eastAsia="바탕체"/>
          <w:b/>
          <w:bCs/>
          <w:kern w:val="0"/>
          <w:szCs w:val="20"/>
        </w:rPr>
      </w:pPr>
      <w:del w:id="686" w:author="Lim YoungHoon" w:date="2023-12-11T03:09:00Z">
        <w:r>
          <w:rPr>
            <w:rFonts w:ascii="Times New Roman" w:eastAsia="바탕체" w:hint="eastAsia"/>
            <w:b/>
            <w:bCs/>
            <w:kern w:val="0"/>
            <w:szCs w:val="20"/>
          </w:rPr>
          <w:delText xml:space="preserve"> </w:delText>
        </w:r>
        <w:r>
          <w:rPr>
            <w:rFonts w:ascii="Times New Roman" w:eastAsia="바탕체" w:hint="eastAsia"/>
            <w:b/>
            <w:bCs/>
            <w:kern w:val="0"/>
            <w:szCs w:val="20"/>
          </w:rPr>
          <w:delText>특약사항의</w:delText>
        </w:r>
        <w:r>
          <w:rPr>
            <w:rFonts w:ascii="Times New Roman" w:eastAsia="바탕체" w:hint="eastAsia"/>
            <w:b/>
            <w:bCs/>
            <w:kern w:val="0"/>
            <w:szCs w:val="20"/>
          </w:rPr>
          <w:delText xml:space="preserve"> </w:delText>
        </w:r>
        <w:r>
          <w:rPr>
            <w:rFonts w:ascii="Times New Roman" w:eastAsia="바탕체" w:hint="eastAsia"/>
            <w:b/>
            <w:bCs/>
            <w:kern w:val="0"/>
            <w:szCs w:val="20"/>
          </w:rPr>
          <w:delText>효력</w:delText>
        </w:r>
        <w:r w:rsidRPr="00F8030D">
          <w:rPr>
            <w:rFonts w:ascii="Times New Roman" w:eastAsia="바탕체" w:hint="eastAsia"/>
            <w:b/>
            <w:bCs/>
            <w:kern w:val="0"/>
            <w:szCs w:val="20"/>
          </w:rPr>
          <w:delText>계약의</w:delText>
        </w:r>
        <w:r w:rsidRPr="00F8030D">
          <w:rPr>
            <w:rFonts w:ascii="Times New Roman" w:eastAsia="바탕체" w:hint="eastAsia"/>
            <w:b/>
            <w:bCs/>
            <w:kern w:val="0"/>
            <w:szCs w:val="20"/>
          </w:rPr>
          <w:delText xml:space="preserve"> </w:delText>
        </w:r>
        <w:r w:rsidRPr="00F8030D">
          <w:rPr>
            <w:rFonts w:ascii="Times New Roman" w:eastAsia="바탕체" w:hint="eastAsia"/>
            <w:b/>
            <w:bCs/>
            <w:kern w:val="0"/>
            <w:szCs w:val="20"/>
          </w:rPr>
          <w:delText>효력</w:delText>
        </w:r>
      </w:del>
    </w:p>
    <w:p w14:paraId="42D37CAA" w14:textId="77777777" w:rsidR="00713403" w:rsidRDefault="00713403" w:rsidP="00713403">
      <w:pPr>
        <w:wordWrap/>
        <w:adjustRightInd w:val="0"/>
        <w:snapToGrid w:val="0"/>
        <w:spacing w:after="60" w:line="360" w:lineRule="auto"/>
        <w:rPr>
          <w:del w:id="687" w:author="Lim YoungHoon" w:date="2023-12-11T03:09:00Z"/>
          <w:rFonts w:ascii="바탕" w:eastAsia="바탕" w:hAnsi="바탕"/>
          <w:szCs w:val="20"/>
        </w:rPr>
      </w:pPr>
      <w:del w:id="688" w:author="Lim YoungHoon" w:date="2023-12-11T03:09:00Z">
        <w:r>
          <w:rPr>
            <w:rFonts w:ascii="바탕" w:eastAsia="바탕" w:hAnsi="바탕" w:hint="eastAsia"/>
            <w:szCs w:val="20"/>
          </w:rPr>
          <w:delText>특약사항은 본 투자계약서 본문의 내용을 수정</w:delText>
        </w:r>
        <w:r>
          <w:rPr>
            <w:rFonts w:ascii="Times New Roman" w:eastAsia="바탕" w:hAnsi="Times New Roman" w:cs="Times New Roman"/>
            <w:szCs w:val="20"/>
          </w:rPr>
          <w:delText>∙</w:delText>
        </w:r>
        <w:r>
          <w:rPr>
            <w:rFonts w:ascii="바탕" w:eastAsia="바탕" w:hAnsi="바탕" w:hint="eastAsia"/>
            <w:szCs w:val="20"/>
          </w:rPr>
          <w:delText>삭제</w:delText>
        </w:r>
        <w:r>
          <w:rPr>
            <w:rFonts w:ascii="Times New Roman" w:eastAsia="바탕" w:hAnsi="Times New Roman" w:cs="Times New Roman"/>
            <w:szCs w:val="20"/>
          </w:rPr>
          <w:delText>∙</w:delText>
        </w:r>
        <w:r>
          <w:rPr>
            <w:rFonts w:ascii="바탕" w:eastAsia="바탕" w:hAnsi="바탕" w:hint="eastAsia"/>
            <w:szCs w:val="20"/>
          </w:rPr>
          <w:delText>추가하는 사항으로서 본문의 내용이 특약사항의 내용과 상충되는 경우에는 특약사항의 내용이 그 효력에 있어서 우선한다.</w:delText>
        </w:r>
      </w:del>
    </w:p>
    <w:p w14:paraId="46625B53" w14:textId="77777777" w:rsidR="00713403" w:rsidRDefault="00713403" w:rsidP="00713403">
      <w:pPr>
        <w:wordWrap/>
        <w:adjustRightInd w:val="0"/>
        <w:snapToGrid w:val="0"/>
        <w:spacing w:after="60" w:line="360" w:lineRule="auto"/>
        <w:rPr>
          <w:del w:id="689" w:author="Lim YoungHoon" w:date="2023-12-11T03:09:00Z"/>
          <w:rFonts w:ascii="바탕" w:eastAsia="바탕" w:hAnsi="바탕"/>
          <w:szCs w:val="20"/>
        </w:rPr>
      </w:pPr>
    </w:p>
    <w:p w14:paraId="465669A0" w14:textId="77777777" w:rsidR="00713403" w:rsidRDefault="00713403" w:rsidP="00713403">
      <w:pPr>
        <w:pStyle w:val="ad"/>
        <w:widowControl/>
        <w:numPr>
          <w:ilvl w:val="0"/>
          <w:numId w:val="69"/>
        </w:numPr>
        <w:wordWrap/>
        <w:autoSpaceDE/>
        <w:autoSpaceDN/>
        <w:adjustRightInd w:val="0"/>
        <w:snapToGrid w:val="0"/>
        <w:spacing w:after="60" w:line="360" w:lineRule="auto"/>
        <w:ind w:leftChars="0" w:left="425" w:hanging="425"/>
        <w:outlineLvl w:val="1"/>
        <w:rPr>
          <w:del w:id="690" w:author="Lim YoungHoon" w:date="2023-12-11T03:09:00Z"/>
          <w:rFonts w:ascii="Times New Roman" w:eastAsia="바탕체"/>
          <w:b/>
          <w:bCs/>
          <w:kern w:val="0"/>
          <w:szCs w:val="20"/>
        </w:rPr>
      </w:pPr>
      <w:del w:id="691" w:author="Lim YoungHoon" w:date="2023-12-11T03:09:00Z">
        <w:r>
          <w:rPr>
            <w:rFonts w:ascii="Times New Roman" w:eastAsia="바탕체" w:hint="eastAsia"/>
            <w:b/>
            <w:bCs/>
            <w:kern w:val="0"/>
            <w:szCs w:val="20"/>
          </w:rPr>
          <w:delText>특약사항에</w:delText>
        </w:r>
        <w:r>
          <w:rPr>
            <w:rFonts w:ascii="Times New Roman" w:eastAsia="바탕체" w:hint="eastAsia"/>
            <w:b/>
            <w:bCs/>
            <w:kern w:val="0"/>
            <w:szCs w:val="20"/>
          </w:rPr>
          <w:delText xml:space="preserve"> </w:delText>
        </w:r>
        <w:r>
          <w:rPr>
            <w:rFonts w:ascii="Times New Roman" w:eastAsia="바탕체" w:hint="eastAsia"/>
            <w:b/>
            <w:bCs/>
            <w:kern w:val="0"/>
            <w:szCs w:val="20"/>
          </w:rPr>
          <w:delText>대한</w:delText>
        </w:r>
        <w:r>
          <w:rPr>
            <w:rFonts w:ascii="Times New Roman" w:eastAsia="바탕체" w:hint="eastAsia"/>
            <w:b/>
            <w:bCs/>
            <w:kern w:val="0"/>
            <w:szCs w:val="20"/>
          </w:rPr>
          <w:delText xml:space="preserve"> </w:delText>
        </w:r>
        <w:r>
          <w:rPr>
            <w:rFonts w:ascii="Times New Roman" w:eastAsia="바탕체" w:hint="eastAsia"/>
            <w:b/>
            <w:bCs/>
            <w:kern w:val="0"/>
            <w:szCs w:val="20"/>
          </w:rPr>
          <w:delText>구체적인</w:delText>
        </w:r>
        <w:r>
          <w:rPr>
            <w:rFonts w:ascii="Times New Roman" w:eastAsia="바탕체" w:hint="eastAsia"/>
            <w:b/>
            <w:bCs/>
            <w:kern w:val="0"/>
            <w:szCs w:val="20"/>
          </w:rPr>
          <w:delText xml:space="preserve"> </w:delText>
        </w:r>
        <w:r>
          <w:rPr>
            <w:rFonts w:ascii="Times New Roman" w:eastAsia="바탕체" w:hint="eastAsia"/>
            <w:b/>
            <w:bCs/>
            <w:kern w:val="0"/>
            <w:szCs w:val="20"/>
          </w:rPr>
          <w:delText>내용</w:delText>
        </w:r>
      </w:del>
    </w:p>
    <w:p w14:paraId="7C1EFD3B" w14:textId="77777777" w:rsidR="005E7BE4" w:rsidRPr="00821DAB" w:rsidRDefault="005E7BE4">
      <w:pPr>
        <w:numPr>
          <w:ilvl w:val="0"/>
          <w:numId w:val="73"/>
        </w:numPr>
        <w:wordWrap/>
        <w:adjustRightInd w:val="0"/>
        <w:snapToGrid w:val="0"/>
        <w:spacing w:after="60" w:line="360" w:lineRule="auto"/>
        <w:ind w:left="284" w:hanging="284"/>
        <w:rPr>
          <w:del w:id="692" w:author="Lim YoungHoon" w:date="2023-12-11T03:09:00Z"/>
          <w:rFonts w:ascii="Times New Roman" w:eastAsia="바탕체" w:hAnsi="Times New Roman" w:cs="Times New Roman"/>
          <w:kern w:val="0"/>
          <w:szCs w:val="20"/>
        </w:rPr>
      </w:pPr>
      <w:del w:id="693" w:author="Lim YoungHoon" w:date="2023-12-11T03:09:00Z">
        <w:r w:rsidRPr="005E7BE4">
          <w:rPr>
            <w:rFonts w:ascii="Times New Roman" w:eastAsia="바탕체" w:hint="eastAsia"/>
            <w:kern w:val="0"/>
            <w:szCs w:val="20"/>
          </w:rPr>
          <w:delText>당사자들은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5E7BE4">
          <w:rPr>
            <w:rFonts w:ascii="Times New Roman" w:eastAsia="바탕체" w:hint="eastAsia"/>
            <w:kern w:val="0"/>
            <w:szCs w:val="20"/>
          </w:rPr>
          <w:delText>회사의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5E7BE4">
          <w:rPr>
            <w:rFonts w:ascii="Times New Roman" w:eastAsia="바탕체" w:hint="eastAsia"/>
            <w:kern w:val="0"/>
            <w:szCs w:val="20"/>
          </w:rPr>
          <w:delText>성장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5E7BE4">
          <w:rPr>
            <w:rFonts w:ascii="Times New Roman" w:eastAsia="바탕체" w:hint="eastAsia"/>
            <w:kern w:val="0"/>
            <w:szCs w:val="20"/>
          </w:rPr>
          <w:delText>발전과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5E7BE4">
          <w:rPr>
            <w:rFonts w:ascii="Times New Roman" w:eastAsia="바탕체" w:hint="eastAsia"/>
            <w:kern w:val="0"/>
            <w:szCs w:val="20"/>
          </w:rPr>
          <w:delText>상호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5E7BE4">
          <w:rPr>
            <w:rFonts w:ascii="Times New Roman" w:eastAsia="바탕체" w:hint="eastAsia"/>
            <w:kern w:val="0"/>
            <w:szCs w:val="20"/>
          </w:rPr>
          <w:delText>공동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5E7BE4">
          <w:rPr>
            <w:rFonts w:ascii="Times New Roman" w:eastAsia="바탕체" w:hint="eastAsia"/>
            <w:kern w:val="0"/>
            <w:szCs w:val="20"/>
          </w:rPr>
          <w:delText>이익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5E7BE4">
          <w:rPr>
            <w:rFonts w:ascii="Times New Roman" w:eastAsia="바탕체" w:hint="eastAsia"/>
            <w:kern w:val="0"/>
            <w:szCs w:val="20"/>
          </w:rPr>
          <w:delText>증대를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5E7BE4">
          <w:rPr>
            <w:rFonts w:ascii="Times New Roman" w:eastAsia="바탕체" w:hint="eastAsia"/>
            <w:kern w:val="0"/>
            <w:szCs w:val="20"/>
          </w:rPr>
          <w:delText>목적으로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5E7BE4">
          <w:rPr>
            <w:rFonts w:ascii="Times New Roman" w:eastAsia="바탕체" w:hint="eastAsia"/>
            <w:kern w:val="0"/>
            <w:szCs w:val="20"/>
          </w:rPr>
          <w:delText>상호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5E7BE4">
          <w:rPr>
            <w:rFonts w:ascii="Times New Roman" w:eastAsia="바탕체" w:hint="eastAsia"/>
            <w:kern w:val="0"/>
            <w:szCs w:val="20"/>
          </w:rPr>
          <w:delText>전략적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5E7BE4">
          <w:rPr>
            <w:rFonts w:ascii="Times New Roman" w:eastAsia="바탕체" w:hint="eastAsia"/>
            <w:kern w:val="0"/>
            <w:szCs w:val="20"/>
          </w:rPr>
          <w:delText>협력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5E7BE4">
          <w:rPr>
            <w:rFonts w:ascii="Times New Roman" w:eastAsia="바탕체" w:hint="eastAsia"/>
            <w:kern w:val="0"/>
            <w:szCs w:val="20"/>
          </w:rPr>
          <w:delText>방안을</w:delText>
        </w:r>
        <w:r w:rsidRPr="005E7BE4">
          <w:rPr>
            <w:rFonts w:ascii="Times New Roman" w:eastAsia="바탕체" w:hint="eastAsia"/>
            <w:kern w:val="0"/>
            <w:szCs w:val="20"/>
          </w:rPr>
          <w:delText xml:space="preserve"> </w:delText>
        </w:r>
        <w:r w:rsidRPr="00821DAB">
          <w:rPr>
            <w:rFonts w:ascii="Times New Roman" w:eastAsia="바탕체" w:hAnsi="Times New Roman" w:cs="Times New Roman"/>
            <w:kern w:val="0"/>
            <w:szCs w:val="20"/>
          </w:rPr>
          <w:delText>모색한다</w:delText>
        </w:r>
        <w:r w:rsidRPr="00821DAB">
          <w:rPr>
            <w:rFonts w:ascii="Times New Roman" w:eastAsia="바탕체" w:hAnsi="Times New Roman" w:cs="Times New Roman"/>
            <w:kern w:val="0"/>
            <w:szCs w:val="20"/>
          </w:rPr>
          <w:delText>.</w:delText>
        </w:r>
      </w:del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13403" w:rsidRPr="00821DAB" w14:paraId="48EAF5A6" w14:textId="77777777" w:rsidTr="00713403">
        <w:trPr>
          <w:del w:id="694" w:author="Lim YoungHoon" w:date="2023-12-11T03:09:00Z"/>
        </w:trPr>
        <w:tc>
          <w:tcPr>
            <w:tcW w:w="9344" w:type="dxa"/>
            <w:shd w:val="clear" w:color="auto" w:fill="FFFF00"/>
          </w:tcPr>
          <w:p w14:paraId="4BE5C608" w14:textId="77777777" w:rsidR="00713403" w:rsidRPr="00821DAB" w:rsidRDefault="00713403" w:rsidP="00821DAB">
            <w:pPr>
              <w:wordWrap/>
              <w:adjustRightInd w:val="0"/>
              <w:snapToGrid w:val="0"/>
              <w:spacing w:after="60" w:line="360" w:lineRule="auto"/>
              <w:rPr>
                <w:del w:id="695" w:author="Lim YoungHoon" w:date="2023-12-11T03:09:00Z"/>
                <w:rFonts w:eastAsia="바탕체"/>
              </w:rPr>
            </w:pPr>
          </w:p>
        </w:tc>
      </w:tr>
    </w:tbl>
    <w:p w14:paraId="78DECBD9" w14:textId="77777777" w:rsidR="00821DAB" w:rsidRDefault="00821DAB" w:rsidP="00821DAB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del w:id="696" w:author="Lim YoungHoon" w:date="2023-12-11T03:09:00Z"/>
          <w:rFonts w:ascii="Times New Roman" w:eastAsia="바탕체" w:hAnsi="Times New Roman" w:cs="Times New Roman"/>
          <w:szCs w:val="20"/>
        </w:rPr>
      </w:pPr>
    </w:p>
    <w:p w14:paraId="163F4F47" w14:textId="77777777" w:rsidR="006D57F1" w:rsidRPr="00821DAB" w:rsidRDefault="006D57F1" w:rsidP="00821DAB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del w:id="697" w:author="Lim YoungHoon" w:date="2023-12-11T03:09:00Z"/>
          <w:rFonts w:ascii="Times New Roman" w:eastAsia="바탕체" w:hAnsi="Times New Roman" w:cs="Times New Roman"/>
          <w:szCs w:val="20"/>
        </w:rPr>
      </w:pPr>
    </w:p>
    <w:p w14:paraId="56BCFC82" w14:textId="693B2AE1" w:rsidR="00821DAB" w:rsidRPr="00821DAB" w:rsidRDefault="00821DAB" w:rsidP="00821DAB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rPr>
          <w:rFonts w:ascii="Times New Roman" w:eastAsia="바탕체" w:hAnsi="Times New Roman" w:cs="Times New Roman"/>
          <w:szCs w:val="20"/>
        </w:rPr>
      </w:pPr>
      <w:r w:rsidRPr="00821DAB">
        <w:rPr>
          <w:rFonts w:ascii="Times New Roman" w:eastAsia="바탕체" w:hAnsi="Times New Roman" w:cs="Times New Roman"/>
          <w:szCs w:val="20"/>
        </w:rPr>
        <w:t>(</w:t>
      </w:r>
      <w:r w:rsidRPr="00821DAB">
        <w:rPr>
          <w:rFonts w:ascii="Times New Roman" w:eastAsia="바탕체" w:hAnsi="Times New Roman" w:cs="Times New Roman"/>
          <w:szCs w:val="20"/>
        </w:rPr>
        <w:t>이하</w:t>
      </w:r>
      <w:r w:rsidRPr="00821DAB">
        <w:rPr>
          <w:rFonts w:ascii="Times New Roman" w:eastAsia="바탕체" w:hAnsi="Times New Roman" w:cs="Times New Roman"/>
          <w:szCs w:val="20"/>
        </w:rPr>
        <w:t xml:space="preserve"> </w:t>
      </w:r>
      <w:r w:rsidRPr="00821DAB">
        <w:rPr>
          <w:rFonts w:ascii="Times New Roman" w:eastAsia="바탕체" w:hAnsi="Times New Roman" w:cs="Times New Roman"/>
          <w:szCs w:val="20"/>
        </w:rPr>
        <w:t>날인을</w:t>
      </w:r>
      <w:r w:rsidRPr="00821DAB">
        <w:rPr>
          <w:rFonts w:ascii="Times New Roman" w:eastAsia="바탕체" w:hAnsi="Times New Roman" w:cs="Times New Roman"/>
          <w:szCs w:val="20"/>
        </w:rPr>
        <w:t xml:space="preserve"> </w:t>
      </w:r>
      <w:r w:rsidRPr="00821DAB">
        <w:rPr>
          <w:rFonts w:ascii="Times New Roman" w:eastAsia="바탕체" w:hAnsi="Times New Roman" w:cs="Times New Roman"/>
          <w:szCs w:val="20"/>
        </w:rPr>
        <w:t>위한</w:t>
      </w:r>
      <w:r w:rsidRPr="00821DAB">
        <w:rPr>
          <w:rFonts w:ascii="Times New Roman" w:eastAsia="바탕체" w:hAnsi="Times New Roman" w:cs="Times New Roman"/>
          <w:szCs w:val="20"/>
        </w:rPr>
        <w:t xml:space="preserve"> </w:t>
      </w:r>
      <w:r w:rsidRPr="00821DAB">
        <w:rPr>
          <w:rFonts w:ascii="Times New Roman" w:eastAsia="바탕체" w:hAnsi="Times New Roman" w:cs="Times New Roman"/>
          <w:szCs w:val="20"/>
        </w:rPr>
        <w:t>여백</w:t>
      </w:r>
      <w:r w:rsidRPr="00821DAB">
        <w:rPr>
          <w:rFonts w:ascii="Times New Roman" w:eastAsia="바탕체" w:hAnsi="Times New Roman" w:cs="Times New Roman"/>
          <w:szCs w:val="20"/>
        </w:rPr>
        <w:t>)</w:t>
      </w:r>
    </w:p>
    <w:p w14:paraId="0CCE02DD" w14:textId="51A2344B" w:rsidR="00713403" w:rsidRDefault="00713403">
      <w:pPr>
        <w:widowControl/>
        <w:wordWrap/>
        <w:autoSpaceDE/>
        <w:autoSpaceDN/>
        <w:rPr>
          <w:rFonts w:ascii="바탕" w:eastAsia="바탕" w:hAnsi="바탕"/>
          <w:szCs w:val="20"/>
        </w:rPr>
      </w:pPr>
      <w:r>
        <w:rPr>
          <w:rFonts w:ascii="바탕" w:eastAsia="바탕" w:hAnsi="바탕"/>
          <w:szCs w:val="20"/>
        </w:rPr>
        <w:br w:type="page"/>
      </w:r>
    </w:p>
    <w:p w14:paraId="1B633AB3" w14:textId="48CF9A27" w:rsidR="00F92AD6" w:rsidRDefault="00F92AD6" w:rsidP="00713403">
      <w:pPr>
        <w:wordWrap/>
        <w:adjustRightInd w:val="0"/>
        <w:snapToGrid w:val="0"/>
        <w:spacing w:after="60" w:line="360" w:lineRule="auto"/>
        <w:rPr>
          <w:rFonts w:ascii="바탕" w:eastAsia="바탕" w:hAnsi="바탕"/>
          <w:szCs w:val="20"/>
        </w:rPr>
      </w:pPr>
    </w:p>
    <w:p w14:paraId="5F599BB0" w14:textId="77777777" w:rsidR="00F92AD6" w:rsidRDefault="00F92AD6" w:rsidP="00713403">
      <w:pPr>
        <w:wordWrap/>
        <w:adjustRightInd w:val="0"/>
        <w:snapToGrid w:val="0"/>
        <w:spacing w:after="60" w:line="360" w:lineRule="auto"/>
        <w:rPr>
          <w:rFonts w:ascii="바탕" w:eastAsia="바탕" w:hAnsi="바탕"/>
          <w:szCs w:val="20"/>
        </w:rPr>
      </w:pPr>
    </w:p>
    <w:p w14:paraId="43957526" w14:textId="04390AE2" w:rsidR="00713403" w:rsidRDefault="00713403" w:rsidP="00713403">
      <w:pPr>
        <w:wordWrap/>
        <w:adjustRightInd w:val="0"/>
        <w:snapToGrid w:val="0"/>
        <w:spacing w:after="60" w:line="360" w:lineRule="auto"/>
        <w:rPr>
          <w:rFonts w:ascii="바탕" w:eastAsia="바탕" w:hAnsi="바탕"/>
          <w:szCs w:val="20"/>
        </w:rPr>
      </w:pPr>
      <w:r>
        <w:rPr>
          <w:rFonts w:ascii="바탕" w:eastAsia="바탕" w:hAnsi="바탕" w:hint="eastAsia"/>
          <w:szCs w:val="20"/>
        </w:rPr>
        <w:t xml:space="preserve">본 </w:t>
      </w:r>
      <w:r w:rsidRPr="00713403">
        <w:rPr>
          <w:rFonts w:ascii="Times New Roman" w:eastAsia="바탕체" w:hAnsi="Times New Roman" w:cs="Times New Roman" w:hint="eastAsia"/>
          <w:szCs w:val="20"/>
        </w:rPr>
        <w:t>계약의</w:t>
      </w:r>
      <w:r>
        <w:rPr>
          <w:rFonts w:ascii="바탕" w:eastAsia="바탕" w:hAnsi="바탕" w:hint="eastAsia"/>
          <w:szCs w:val="20"/>
        </w:rPr>
        <w:t xml:space="preserve"> 별지와 첨부서류는 본 계약서와 일체를 이루는 것으로서 그에 따른 내용은 본 계약의 내용의 일부를 구성한다.</w:t>
      </w:r>
    </w:p>
    <w:p w14:paraId="1C9C26B7" w14:textId="77777777" w:rsidR="00244241" w:rsidRDefault="00244241" w:rsidP="00244241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0182913D" w14:textId="785CD674" w:rsidR="00196687" w:rsidRPr="00571710" w:rsidRDefault="00196687" w:rsidP="00244241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사실을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증거하기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대표자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대리인으로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하여금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당사자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이해관계인란에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서명날인하게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방법으로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체결하고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각</w:t>
      </w:r>
      <w:r w:rsidRPr="00571710">
        <w:rPr>
          <w:rFonts w:ascii="Times New Roman" w:eastAsia="바탕체" w:hAnsi="Times New Roman" w:cs="Times New Roman"/>
          <w:szCs w:val="20"/>
        </w:rPr>
        <w:t xml:space="preserve"> 1</w:t>
      </w:r>
      <w:r w:rsidRPr="00571710">
        <w:rPr>
          <w:rFonts w:ascii="Times New Roman" w:eastAsia="바탕체" w:hAnsi="Times New Roman" w:cs="Times New Roman"/>
          <w:szCs w:val="20"/>
        </w:rPr>
        <w:t>통의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계약서를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보관하기로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61C8EFAE" w14:textId="749FDE78" w:rsidR="006B2A7B" w:rsidRPr="00571710" w:rsidRDefault="006B2A7B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rPr>
          <w:rFonts w:ascii="Times New Roman" w:eastAsia="바탕체" w:hAnsi="Times New Roman" w:cs="Times New Roman"/>
          <w:kern w:val="0"/>
          <w:szCs w:val="20"/>
        </w:rPr>
      </w:pPr>
    </w:p>
    <w:p w14:paraId="3659E4D2" w14:textId="50EA6B68" w:rsidR="0079567C" w:rsidRPr="00571710" w:rsidRDefault="0079567C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rPr>
          <w:rFonts w:ascii="Times New Roman" w:eastAsia="바탕체" w:hAnsi="Times New Roman" w:cs="Times New Roman"/>
          <w:b/>
          <w:bCs/>
          <w:kern w:val="0"/>
          <w:szCs w:val="20"/>
        </w:rPr>
      </w:pPr>
    </w:p>
    <w:p w14:paraId="3BA0E3D5" w14:textId="6F7C746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b/>
          <w:bCs/>
          <w:kern w:val="0"/>
          <w:szCs w:val="20"/>
        </w:rPr>
        <w:t>계약</w:t>
      </w:r>
      <w:r w:rsidRPr="00571710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</w:t>
      </w:r>
      <w:proofErr w:type="gramStart"/>
      <w:r w:rsidRPr="00571710">
        <w:rPr>
          <w:rFonts w:ascii="Times New Roman" w:eastAsia="바탕체" w:hAnsi="Times New Roman" w:cs="Times New Roman"/>
          <w:b/>
          <w:bCs/>
          <w:kern w:val="0"/>
          <w:szCs w:val="20"/>
        </w:rPr>
        <w:t>체결일</w:t>
      </w:r>
      <w:r w:rsidRPr="00571710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:</w:t>
      </w:r>
      <w:proofErr w:type="gramEnd"/>
      <w:r w:rsidRPr="00571710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</w:t>
      </w:r>
      <w:r w:rsidR="000E7FB5" w:rsidRPr="00571710">
        <w:rPr>
          <w:rFonts w:ascii="Times New Roman" w:eastAsia="바탕체" w:hAnsi="Times New Roman" w:cs="Times New Roman"/>
          <w:b/>
          <w:bCs/>
          <w:kern w:val="0"/>
          <w:szCs w:val="20"/>
          <w:highlight w:val="red"/>
        </w:rPr>
        <w:t>202</w:t>
      </w:r>
      <w:r w:rsidR="00973710">
        <w:rPr>
          <w:rFonts w:ascii="Times New Roman" w:eastAsia="바탕체" w:hAnsi="Times New Roman" w:cs="Times New Roman"/>
          <w:b/>
          <w:bCs/>
          <w:kern w:val="0"/>
          <w:szCs w:val="20"/>
          <w:highlight w:val="red"/>
        </w:rPr>
        <w:t>3</w:t>
      </w:r>
      <w:r w:rsidR="000E7FB5" w:rsidRPr="00571710">
        <w:rPr>
          <w:rFonts w:ascii="Times New Roman" w:eastAsia="바탕체" w:hAnsi="Times New Roman" w:cs="Times New Roman"/>
          <w:b/>
          <w:bCs/>
          <w:kern w:val="0"/>
          <w:szCs w:val="20"/>
          <w:highlight w:val="red"/>
        </w:rPr>
        <w:t>.</w:t>
      </w:r>
      <w:r w:rsidR="0079567C" w:rsidRPr="00571710">
        <w:rPr>
          <w:rFonts w:ascii="Times New Roman" w:eastAsia="바탕체" w:hAnsi="Times New Roman" w:cs="Times New Roman"/>
          <w:b/>
          <w:bCs/>
          <w:kern w:val="0"/>
          <w:szCs w:val="20"/>
          <w:highlight w:val="red"/>
        </w:rPr>
        <w:t xml:space="preserve"> </w:t>
      </w:r>
      <w:r w:rsidR="007858AF" w:rsidRPr="00571710">
        <w:rPr>
          <w:rFonts w:ascii="Times New Roman" w:eastAsia="바탕체" w:hAnsi="Times New Roman" w:cs="Times New Roman"/>
          <w:b/>
          <w:bCs/>
          <w:kern w:val="0"/>
          <w:szCs w:val="20"/>
          <w:highlight w:val="red"/>
        </w:rPr>
        <w:t>[</w:t>
      </w:r>
      <w:r w:rsidR="00973710">
        <w:rPr>
          <w:rFonts w:ascii="Times New Roman" w:eastAsia="바탕체" w:hAnsi="Times New Roman" w:cs="Times New Roman"/>
          <w:b/>
          <w:bCs/>
          <w:kern w:val="0"/>
          <w:szCs w:val="20"/>
          <w:highlight w:val="red"/>
        </w:rPr>
        <w:t>12</w:t>
      </w:r>
      <w:r w:rsidR="007858AF" w:rsidRPr="00571710">
        <w:rPr>
          <w:rFonts w:ascii="Times New Roman" w:eastAsia="바탕체" w:hAnsi="Times New Roman" w:cs="Times New Roman"/>
          <w:b/>
          <w:bCs/>
          <w:kern w:val="0"/>
          <w:szCs w:val="20"/>
          <w:highlight w:val="red"/>
        </w:rPr>
        <w:t>]</w:t>
      </w:r>
      <w:r w:rsidR="000E7FB5" w:rsidRPr="00571710">
        <w:rPr>
          <w:rFonts w:ascii="Times New Roman" w:eastAsia="바탕체" w:hAnsi="Times New Roman" w:cs="Times New Roman"/>
          <w:b/>
          <w:bCs/>
          <w:kern w:val="0"/>
          <w:szCs w:val="20"/>
          <w:highlight w:val="red"/>
        </w:rPr>
        <w:t xml:space="preserve">. </w:t>
      </w:r>
      <w:r w:rsidR="007858AF" w:rsidRPr="00571710">
        <w:rPr>
          <w:rFonts w:ascii="Times New Roman" w:eastAsia="바탕체" w:hAnsi="Times New Roman" w:cs="Times New Roman"/>
          <w:b/>
          <w:bCs/>
          <w:kern w:val="0"/>
          <w:szCs w:val="20"/>
          <w:highlight w:val="red"/>
        </w:rPr>
        <w:t>[</w:t>
      </w:r>
      <w:r w:rsidR="00973710">
        <w:rPr>
          <w:rFonts w:ascii="Times New Roman" w:eastAsia="바탕체" w:hAnsi="Times New Roman" w:cs="Times New Roman"/>
          <w:b/>
          <w:bCs/>
          <w:kern w:val="0"/>
          <w:szCs w:val="20"/>
          <w:highlight w:val="red"/>
        </w:rPr>
        <w:t>20</w:t>
      </w:r>
      <w:r w:rsidR="007858AF" w:rsidRPr="00571710">
        <w:rPr>
          <w:rFonts w:ascii="Times New Roman" w:eastAsia="바탕체" w:hAnsi="Times New Roman" w:cs="Times New Roman"/>
          <w:b/>
          <w:bCs/>
          <w:kern w:val="0"/>
          <w:szCs w:val="20"/>
          <w:highlight w:val="red"/>
        </w:rPr>
        <w:t>]</w:t>
      </w:r>
      <w:r w:rsidR="000E7FB5" w:rsidRPr="00571710">
        <w:rPr>
          <w:rFonts w:ascii="Times New Roman" w:eastAsia="바탕체" w:hAnsi="Times New Roman" w:cs="Times New Roman"/>
          <w:b/>
          <w:bCs/>
          <w:kern w:val="0"/>
          <w:szCs w:val="20"/>
          <w:highlight w:val="red"/>
        </w:rPr>
        <w:t>.</w:t>
      </w:r>
    </w:p>
    <w:p w14:paraId="37B6FFED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4C274EC5" w14:textId="77777777" w:rsidR="0079567C" w:rsidRPr="00571710" w:rsidRDefault="0079567C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28763CA6" w14:textId="19F5C88E" w:rsidR="0079567C" w:rsidRPr="00571710" w:rsidRDefault="00E94756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b/>
          <w:szCs w:val="20"/>
        </w:rPr>
        <w:t>투자자</w:t>
      </w:r>
      <w:r w:rsidR="0079567C" w:rsidRPr="00571710">
        <w:rPr>
          <w:rFonts w:ascii="Times New Roman" w:eastAsia="바탕체" w:hAnsi="Times New Roman" w:cs="Times New Roman"/>
          <w:szCs w:val="20"/>
        </w:rPr>
        <w:tab/>
      </w:r>
      <w:r w:rsidR="0079567C" w:rsidRPr="00571710">
        <w:rPr>
          <w:rFonts w:ascii="Times New Roman" w:eastAsia="바탕체" w:hAnsi="Times New Roman" w:cs="Times New Roman"/>
          <w:szCs w:val="20"/>
        </w:rPr>
        <w:tab/>
      </w:r>
      <w:proofErr w:type="spellStart"/>
      <w:r w:rsidR="00973710">
        <w:rPr>
          <w:rFonts w:ascii="Times New Roman" w:eastAsia="바탕체" w:hAnsi="Times New Roman" w:cs="Times New Roman" w:hint="eastAsia"/>
          <w:szCs w:val="20"/>
        </w:rPr>
        <w:t>신성장에듀테크전략투자조합</w:t>
      </w:r>
      <w:proofErr w:type="spellEnd"/>
      <w:r w:rsidR="0079567C" w:rsidRPr="00571710">
        <w:rPr>
          <w:rFonts w:ascii="Times New Roman" w:eastAsia="바탕체" w:hAnsi="Times New Roman" w:cs="Times New Roman"/>
          <w:szCs w:val="20"/>
        </w:rPr>
        <w:t xml:space="preserve">     (</w:t>
      </w:r>
      <w:r w:rsidR="0079567C" w:rsidRPr="00571710">
        <w:rPr>
          <w:rFonts w:ascii="Times New Roman" w:eastAsia="바탕체" w:hAnsi="Times New Roman" w:cs="Times New Roman"/>
          <w:szCs w:val="20"/>
        </w:rPr>
        <w:t>인</w:t>
      </w:r>
      <w:r w:rsidR="0079567C" w:rsidRPr="00571710">
        <w:rPr>
          <w:rFonts w:ascii="Times New Roman" w:eastAsia="바탕체" w:hAnsi="Times New Roman" w:cs="Times New Roman"/>
          <w:szCs w:val="20"/>
        </w:rPr>
        <w:t>)</w:t>
      </w:r>
    </w:p>
    <w:p w14:paraId="5B016254" w14:textId="35B4F1DE" w:rsidR="0079567C" w:rsidRPr="00571710" w:rsidRDefault="0079567C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>고유번호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: </w:t>
      </w:r>
      <w:r w:rsidR="000C1745" w:rsidRPr="00244241">
        <w:rPr>
          <w:rFonts w:ascii="Times New Roman" w:eastAsia="바탕체" w:hAnsi="Times New Roman" w:cs="Times New Roman"/>
          <w:kern w:val="0"/>
          <w:szCs w:val="20"/>
          <w:highlight w:val="red"/>
        </w:rPr>
        <w:t>***</w:t>
      </w:r>
    </w:p>
    <w:p w14:paraId="5F2608EE" w14:textId="7A9FC768" w:rsidR="0079567C" w:rsidRPr="00973710" w:rsidRDefault="0079567C" w:rsidP="00973710">
      <w:pPr>
        <w:wordWrap/>
        <w:adjustRightInd w:val="0"/>
        <w:snapToGrid w:val="0"/>
        <w:spacing w:after="60" w:line="360" w:lineRule="auto"/>
        <w:ind w:left="567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ab/>
      </w:r>
      <w:r w:rsidRPr="00571710">
        <w:rPr>
          <w:rFonts w:ascii="Times New Roman" w:eastAsia="바탕체" w:hAnsi="Times New Roman" w:cs="Times New Roman"/>
          <w:szCs w:val="20"/>
        </w:rPr>
        <w:tab/>
      </w:r>
      <w:r w:rsidRPr="00571710">
        <w:rPr>
          <w:rFonts w:ascii="Times New Roman" w:eastAsia="바탕체" w:hAnsi="Times New Roman" w:cs="Times New Roman"/>
          <w:szCs w:val="20"/>
        </w:rPr>
        <w:t>주소</w:t>
      </w:r>
      <w:r w:rsidRPr="00571710">
        <w:rPr>
          <w:rFonts w:ascii="Times New Roman" w:eastAsia="바탕체" w:hAnsi="Times New Roman" w:cs="Times New Roman"/>
          <w:szCs w:val="20"/>
        </w:rPr>
        <w:t xml:space="preserve">: </w:t>
      </w:r>
      <w:r w:rsidR="00973710" w:rsidRPr="00973710">
        <w:rPr>
          <w:rFonts w:ascii="Times New Roman" w:eastAsia="바탕체" w:hAnsi="Times New Roman" w:cs="Times New Roman"/>
          <w:szCs w:val="20"/>
          <w:highlight w:val="red"/>
        </w:rPr>
        <w:t>서울특별시</w:t>
      </w:r>
      <w:r w:rsidR="00973710" w:rsidRPr="00973710">
        <w:rPr>
          <w:rFonts w:ascii="Times New Roman" w:eastAsia="바탕체" w:hAnsi="Times New Roman" w:cs="Times New Roman"/>
          <w:szCs w:val="20"/>
          <w:highlight w:val="red"/>
        </w:rPr>
        <w:t xml:space="preserve"> </w:t>
      </w:r>
      <w:r w:rsidR="00973710" w:rsidRPr="00973710">
        <w:rPr>
          <w:rFonts w:ascii="Times New Roman" w:eastAsia="바탕체" w:hAnsi="Times New Roman" w:cs="Times New Roman"/>
          <w:szCs w:val="20"/>
          <w:highlight w:val="red"/>
        </w:rPr>
        <w:t>영등포구</w:t>
      </w:r>
      <w:r w:rsidR="00973710" w:rsidRPr="00973710">
        <w:rPr>
          <w:rFonts w:ascii="Times New Roman" w:eastAsia="바탕체" w:hAnsi="Times New Roman" w:cs="Times New Roman"/>
          <w:szCs w:val="20"/>
          <w:highlight w:val="red"/>
        </w:rPr>
        <w:t xml:space="preserve"> </w:t>
      </w:r>
      <w:proofErr w:type="spellStart"/>
      <w:r w:rsidR="00973710" w:rsidRPr="00973710">
        <w:rPr>
          <w:rFonts w:ascii="Times New Roman" w:eastAsia="바탕체" w:hAnsi="Times New Roman" w:cs="Times New Roman"/>
          <w:szCs w:val="20"/>
          <w:highlight w:val="red"/>
        </w:rPr>
        <w:t>국제금융로</w:t>
      </w:r>
      <w:proofErr w:type="spellEnd"/>
      <w:r w:rsidR="00973710" w:rsidRPr="00973710">
        <w:rPr>
          <w:rFonts w:ascii="Times New Roman" w:eastAsia="바탕체" w:hAnsi="Times New Roman" w:cs="Times New Roman"/>
          <w:szCs w:val="20"/>
          <w:highlight w:val="red"/>
        </w:rPr>
        <w:t xml:space="preserve"> 10, 15</w:t>
      </w:r>
      <w:r w:rsidR="00973710" w:rsidRPr="00973710">
        <w:rPr>
          <w:rFonts w:ascii="Times New Roman" w:eastAsia="바탕체" w:hAnsi="Times New Roman" w:cs="Times New Roman"/>
          <w:szCs w:val="20"/>
          <w:highlight w:val="red"/>
        </w:rPr>
        <w:t>층</w:t>
      </w:r>
      <w:r w:rsidR="00973710" w:rsidRPr="00973710">
        <w:rPr>
          <w:rFonts w:ascii="Times New Roman" w:eastAsia="바탕체" w:hAnsi="Times New Roman" w:cs="Times New Roman"/>
          <w:szCs w:val="20"/>
          <w:highlight w:val="red"/>
        </w:rPr>
        <w:t>(</w:t>
      </w:r>
      <w:r w:rsidR="00973710" w:rsidRPr="00973710">
        <w:rPr>
          <w:rFonts w:ascii="Times New Roman" w:eastAsia="바탕체" w:hAnsi="Times New Roman" w:cs="Times New Roman"/>
          <w:szCs w:val="20"/>
          <w:highlight w:val="red"/>
        </w:rPr>
        <w:t>여의도동</w:t>
      </w:r>
      <w:r w:rsidR="00973710" w:rsidRPr="00973710">
        <w:rPr>
          <w:rFonts w:ascii="Times New Roman" w:eastAsia="바탕체" w:hAnsi="Times New Roman" w:cs="Times New Roman"/>
          <w:szCs w:val="20"/>
          <w:highlight w:val="red"/>
        </w:rPr>
        <w:t>, Two IFC)</w:t>
      </w:r>
    </w:p>
    <w:p w14:paraId="77EDFB39" w14:textId="0B685FE8" w:rsidR="00E94756" w:rsidRDefault="0079567C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ab/>
      </w:r>
      <w:r w:rsidRPr="00571710">
        <w:rPr>
          <w:rFonts w:ascii="Times New Roman" w:eastAsia="바탕체" w:hAnsi="Times New Roman" w:cs="Times New Roman"/>
          <w:szCs w:val="20"/>
        </w:rPr>
        <w:tab/>
      </w:r>
      <w:r w:rsidRPr="00571710">
        <w:rPr>
          <w:rFonts w:ascii="Times New Roman" w:eastAsia="바탕체" w:hAnsi="Times New Roman" w:cs="Times New Roman"/>
          <w:szCs w:val="20"/>
          <w:highlight w:val="red"/>
        </w:rPr>
        <w:t>공동</w:t>
      </w:r>
      <w:r w:rsidRPr="00571710">
        <w:rPr>
          <w:rFonts w:ascii="Times New Roman" w:eastAsia="바탕체" w:hAnsi="Times New Roman" w:cs="Times New Roman"/>
          <w:szCs w:val="20"/>
        </w:rPr>
        <w:t>업무집행조합원</w:t>
      </w:r>
      <w:r w:rsidR="00244241">
        <w:rPr>
          <w:rFonts w:ascii="Times New Roman" w:eastAsia="바탕체" w:hAnsi="Times New Roman" w:cs="Times New Roman" w:hint="eastAsia"/>
          <w:szCs w:val="20"/>
        </w:rPr>
        <w:t>:</w:t>
      </w:r>
      <w:r w:rsidR="00244241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빌랑스인베스트먼트</w:t>
      </w:r>
      <w:proofErr w:type="spellEnd"/>
      <w:r w:rsidR="00244241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244241">
        <w:rPr>
          <w:rFonts w:ascii="Times New Roman" w:eastAsia="바탕체" w:hAnsi="Times New Roman" w:cs="Times New Roman"/>
          <w:szCs w:val="20"/>
        </w:rPr>
        <w:t xml:space="preserve">  </w:t>
      </w:r>
      <w:r w:rsidR="00244241">
        <w:rPr>
          <w:rFonts w:ascii="Times New Roman" w:eastAsia="바탕체" w:hAnsi="Times New Roman" w:cs="Times New Roman" w:hint="eastAsia"/>
          <w:szCs w:val="20"/>
        </w:rPr>
        <w:t>대표이사</w:t>
      </w:r>
      <w:r w:rsidR="00244241">
        <w:rPr>
          <w:rFonts w:ascii="Times New Roman" w:eastAsia="바탕체" w:hAnsi="Times New Roman" w:cs="Times New Roman" w:hint="eastAsia"/>
          <w:szCs w:val="20"/>
        </w:rPr>
        <w:t xml:space="preserve"> </w:t>
      </w:r>
      <w:proofErr w:type="spellStart"/>
      <w:r w:rsidR="00244241">
        <w:rPr>
          <w:rFonts w:ascii="Times New Roman" w:eastAsia="바탕체" w:hAnsi="Times New Roman" w:cs="Times New Roman" w:hint="eastAsia"/>
          <w:szCs w:val="20"/>
        </w:rPr>
        <w:t>길현범</w:t>
      </w:r>
      <w:proofErr w:type="spellEnd"/>
    </w:p>
    <w:p w14:paraId="1BAF388E" w14:textId="5544A12F" w:rsidR="00244241" w:rsidRPr="00571710" w:rsidRDefault="00244241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>
        <w:rPr>
          <w:rFonts w:ascii="Times New Roman" w:eastAsia="바탕체" w:hAnsi="Times New Roman" w:cs="Times New Roman"/>
          <w:szCs w:val="20"/>
        </w:rPr>
        <w:tab/>
      </w:r>
      <w:r>
        <w:rPr>
          <w:rFonts w:ascii="Times New Roman" w:eastAsia="바탕체" w:hAnsi="Times New Roman" w:cs="Times New Roman"/>
          <w:szCs w:val="20"/>
        </w:rPr>
        <w:tab/>
      </w:r>
      <w:r>
        <w:rPr>
          <w:rFonts w:ascii="Times New Roman" w:eastAsia="바탕체" w:hAnsi="Times New Roman" w:cs="Times New Roman" w:hint="eastAsia"/>
          <w:szCs w:val="20"/>
        </w:rPr>
        <w:t>공동업무집행조합원</w:t>
      </w:r>
      <w:r>
        <w:rPr>
          <w:rFonts w:ascii="Times New Roman" w:eastAsia="바탕체" w:hAnsi="Times New Roman" w:cs="Times New Roman" w:hint="eastAsia"/>
          <w:szCs w:val="20"/>
        </w:rPr>
        <w:t xml:space="preserve">: </w:t>
      </w:r>
      <w:r>
        <w:rPr>
          <w:rFonts w:ascii="Times New Roman" w:eastAsia="바탕체" w:hAnsi="Times New Roman" w:cs="Times New Roman" w:hint="eastAsia"/>
          <w:szCs w:val="20"/>
        </w:rPr>
        <w:t>주식회사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proofErr w:type="spellStart"/>
      <w:r w:rsidR="00973710">
        <w:rPr>
          <w:rFonts w:ascii="Times New Roman" w:eastAsia="바탕체" w:hAnsi="Times New Roman" w:cs="Times New Roman" w:hint="eastAsia"/>
          <w:szCs w:val="20"/>
        </w:rPr>
        <w:t>구름인베스트먼트</w:t>
      </w:r>
      <w:proofErr w:type="spellEnd"/>
      <w:r w:rsidR="00973710"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대표이사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973710">
        <w:rPr>
          <w:rFonts w:ascii="Times New Roman" w:eastAsia="바탕체" w:hAnsi="Times New Roman" w:cs="Times New Roman" w:hint="eastAsia"/>
          <w:szCs w:val="20"/>
          <w:highlight w:val="red"/>
        </w:rPr>
        <w:t>이기주</w:t>
      </w:r>
    </w:p>
    <w:p w14:paraId="6C895376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078333E3" w14:textId="09CB3E46" w:rsidR="0079567C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b/>
          <w:kern w:val="0"/>
          <w:szCs w:val="20"/>
        </w:rPr>
        <w:t>회사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="00973710">
        <w:rPr>
          <w:rFonts w:ascii="Times New Roman" w:eastAsia="바탕체" w:hAnsi="Times New Roman" w:cs="Times New Roman" w:hint="eastAsia"/>
          <w:kern w:val="0"/>
          <w:szCs w:val="20"/>
          <w:highlight w:val="red"/>
        </w:rPr>
        <w:t>주식회사</w:t>
      </w:r>
      <w:r w:rsidR="00973710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proofErr w:type="spellStart"/>
      <w:r w:rsidR="00973710">
        <w:rPr>
          <w:rFonts w:ascii="Times New Roman" w:eastAsia="바탕체" w:hAnsi="Times New Roman" w:cs="Times New Roman" w:hint="eastAsia"/>
          <w:kern w:val="0"/>
          <w:szCs w:val="20"/>
          <w:highlight w:val="red"/>
        </w:rPr>
        <w:t>렌쥴리에듀테인먼트</w:t>
      </w:r>
      <w:proofErr w:type="spellEnd"/>
      <w:r w:rsidR="0079567C" w:rsidRPr="00571710">
        <w:rPr>
          <w:rFonts w:ascii="Times New Roman" w:eastAsia="바탕체" w:hAnsi="Times New Roman" w:cs="Times New Roman"/>
          <w:kern w:val="0"/>
          <w:szCs w:val="20"/>
        </w:rPr>
        <w:t xml:space="preserve">     (</w:t>
      </w:r>
      <w:r w:rsidR="0079567C" w:rsidRPr="00571710">
        <w:rPr>
          <w:rFonts w:ascii="Times New Roman" w:eastAsia="바탕체" w:hAnsi="Times New Roman" w:cs="Times New Roman"/>
          <w:kern w:val="0"/>
          <w:szCs w:val="20"/>
        </w:rPr>
        <w:t>인</w:t>
      </w:r>
      <w:r w:rsidR="0079567C" w:rsidRPr="00571710">
        <w:rPr>
          <w:rFonts w:ascii="Times New Roman" w:eastAsia="바탕체" w:hAnsi="Times New Roman" w:cs="Times New Roman"/>
          <w:kern w:val="0"/>
          <w:szCs w:val="20"/>
        </w:rPr>
        <w:t>)</w:t>
      </w:r>
    </w:p>
    <w:p w14:paraId="4F6A5245" w14:textId="127A5163" w:rsidR="0079567C" w:rsidRPr="00571710" w:rsidRDefault="0079567C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>사업자등록번호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: </w:t>
      </w:r>
      <w:r w:rsidR="000C1745" w:rsidRPr="00244241">
        <w:rPr>
          <w:rFonts w:ascii="Times New Roman" w:eastAsia="바탕체" w:hAnsi="Times New Roman" w:cs="Times New Roman"/>
          <w:kern w:val="0"/>
          <w:szCs w:val="20"/>
          <w:highlight w:val="red"/>
        </w:rPr>
        <w:t>***</w:t>
      </w:r>
    </w:p>
    <w:p w14:paraId="3CE313DB" w14:textId="06043871" w:rsidR="0079567C" w:rsidRPr="00571710" w:rsidRDefault="0079567C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  <w:u w:val="single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>주소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: </w:t>
      </w:r>
      <w:r w:rsidR="00973710">
        <w:rPr>
          <w:rFonts w:ascii="Times New Roman" w:eastAsia="바탕체" w:hAnsi="Times New Roman" w:cs="Times New Roman" w:hint="eastAsia"/>
          <w:kern w:val="0"/>
          <w:szCs w:val="20"/>
          <w:highlight w:val="red"/>
        </w:rPr>
        <w:t>서울특별시</w:t>
      </w:r>
      <w:r w:rsidR="00973710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973710">
        <w:rPr>
          <w:rFonts w:ascii="Times New Roman" w:eastAsia="바탕체" w:hAnsi="Times New Roman" w:cs="Times New Roman" w:hint="eastAsia"/>
          <w:kern w:val="0"/>
          <w:szCs w:val="20"/>
          <w:highlight w:val="red"/>
        </w:rPr>
        <w:t>마포구</w:t>
      </w:r>
      <w:r w:rsidR="00973710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proofErr w:type="spellStart"/>
      <w:r w:rsidR="00973710">
        <w:rPr>
          <w:rFonts w:ascii="Times New Roman" w:eastAsia="바탕체" w:hAnsi="Times New Roman" w:cs="Times New Roman" w:hint="eastAsia"/>
          <w:kern w:val="0"/>
          <w:szCs w:val="20"/>
          <w:highlight w:val="red"/>
        </w:rPr>
        <w:t>성암로</w:t>
      </w:r>
      <w:proofErr w:type="spellEnd"/>
      <w:r w:rsidR="00973710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973710">
        <w:rPr>
          <w:rFonts w:ascii="Times New Roman" w:eastAsia="바탕체" w:hAnsi="Times New Roman" w:cs="Times New Roman"/>
          <w:kern w:val="0"/>
          <w:szCs w:val="20"/>
        </w:rPr>
        <w:t>189, 1701</w:t>
      </w:r>
      <w:r w:rsidR="00973710">
        <w:rPr>
          <w:rFonts w:ascii="Times New Roman" w:eastAsia="바탕체" w:hAnsi="Times New Roman" w:cs="Times New Roman" w:hint="eastAsia"/>
          <w:kern w:val="0"/>
          <w:szCs w:val="20"/>
        </w:rPr>
        <w:t>호</w:t>
      </w:r>
      <w:r w:rsidR="00973710">
        <w:rPr>
          <w:rFonts w:ascii="Times New Roman" w:eastAsia="바탕체" w:hAnsi="Times New Roman" w:cs="Times New Roman" w:hint="eastAsia"/>
          <w:kern w:val="0"/>
          <w:szCs w:val="20"/>
        </w:rPr>
        <w:t>(</w:t>
      </w:r>
      <w:r w:rsidR="00973710">
        <w:rPr>
          <w:rFonts w:ascii="Times New Roman" w:eastAsia="바탕체" w:hAnsi="Times New Roman" w:cs="Times New Roman" w:hint="eastAsia"/>
          <w:kern w:val="0"/>
          <w:szCs w:val="20"/>
        </w:rPr>
        <w:t>상암동</w:t>
      </w:r>
      <w:r w:rsidR="00973710">
        <w:rPr>
          <w:rFonts w:ascii="Times New Roman" w:eastAsia="바탕체" w:hAnsi="Times New Roman" w:cs="Times New Roman" w:hint="eastAsia"/>
          <w:kern w:val="0"/>
          <w:szCs w:val="20"/>
        </w:rPr>
        <w:t>,</w:t>
      </w:r>
      <w:r w:rsidR="00973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proofErr w:type="spellStart"/>
      <w:r w:rsidR="00973710">
        <w:rPr>
          <w:rFonts w:ascii="Times New Roman" w:eastAsia="바탕체" w:hAnsi="Times New Roman" w:cs="Times New Roman" w:hint="eastAsia"/>
          <w:kern w:val="0"/>
          <w:szCs w:val="20"/>
        </w:rPr>
        <w:t>중소기업디엠씨타워</w:t>
      </w:r>
      <w:proofErr w:type="spellEnd"/>
      <w:r w:rsidR="00973710">
        <w:rPr>
          <w:rFonts w:ascii="Times New Roman" w:eastAsia="바탕체" w:hAnsi="Times New Roman" w:cs="Times New Roman" w:hint="eastAsia"/>
          <w:kern w:val="0"/>
          <w:szCs w:val="20"/>
        </w:rPr>
        <w:t>)</w:t>
      </w:r>
    </w:p>
    <w:p w14:paraId="0B30E48D" w14:textId="3A2E3963" w:rsidR="00196687" w:rsidRPr="00571710" w:rsidRDefault="0079567C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>대표이사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: </w:t>
      </w:r>
      <w:proofErr w:type="spellStart"/>
      <w:r w:rsidR="00973710" w:rsidRPr="00973710">
        <w:rPr>
          <w:rFonts w:ascii="Times New Roman" w:eastAsia="바탕체" w:hAnsi="Times New Roman" w:cs="Times New Roman" w:hint="eastAsia"/>
          <w:kern w:val="0"/>
          <w:szCs w:val="20"/>
          <w:highlight w:val="red"/>
        </w:rPr>
        <w:t>이대오</w:t>
      </w:r>
      <w:proofErr w:type="spellEnd"/>
    </w:p>
    <w:p w14:paraId="798C8D9A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6A4B9F3F" w14:textId="0AEB9D76" w:rsidR="0079567C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b/>
          <w:kern w:val="0"/>
          <w:szCs w:val="20"/>
        </w:rPr>
        <w:t>이해관계인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proofErr w:type="spellStart"/>
      <w:r w:rsidR="00973710" w:rsidRPr="00973710">
        <w:rPr>
          <w:rFonts w:ascii="Times New Roman" w:eastAsia="바탕체" w:hAnsi="Times New Roman" w:cs="Times New Roman" w:hint="eastAsia"/>
          <w:kern w:val="0"/>
          <w:szCs w:val="20"/>
          <w:highlight w:val="red"/>
        </w:rPr>
        <w:t>이대오</w:t>
      </w:r>
      <w:proofErr w:type="spellEnd"/>
      <w:r w:rsidR="0079567C" w:rsidRPr="00571710">
        <w:rPr>
          <w:rFonts w:ascii="Times New Roman" w:eastAsia="바탕체" w:hAnsi="Times New Roman" w:cs="Times New Roman"/>
          <w:kern w:val="0"/>
          <w:szCs w:val="20"/>
        </w:rPr>
        <w:t xml:space="preserve">     (</w:t>
      </w:r>
      <w:r w:rsidR="0079567C" w:rsidRPr="00571710">
        <w:rPr>
          <w:rFonts w:ascii="Times New Roman" w:eastAsia="바탕체" w:hAnsi="Times New Roman" w:cs="Times New Roman"/>
          <w:kern w:val="0"/>
          <w:szCs w:val="20"/>
        </w:rPr>
        <w:t>인</w:t>
      </w:r>
      <w:r w:rsidR="0079567C" w:rsidRPr="00571710">
        <w:rPr>
          <w:rFonts w:ascii="Times New Roman" w:eastAsia="바탕체" w:hAnsi="Times New Roman" w:cs="Times New Roman"/>
          <w:kern w:val="0"/>
          <w:szCs w:val="20"/>
        </w:rPr>
        <w:t>)</w:t>
      </w:r>
    </w:p>
    <w:p w14:paraId="722927F3" w14:textId="5BDF725E" w:rsidR="0079567C" w:rsidRPr="00571710" w:rsidRDefault="0079567C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>생년월일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: </w:t>
      </w:r>
      <w:r w:rsidR="00002224" w:rsidRPr="00002224">
        <w:rPr>
          <w:rFonts w:ascii="Times New Roman" w:eastAsia="바탕체" w:hAnsi="Times New Roman" w:cs="Times New Roman"/>
          <w:kern w:val="0"/>
          <w:szCs w:val="20"/>
          <w:highlight w:val="red"/>
        </w:rPr>
        <w:t>70.10.17</w:t>
      </w:r>
    </w:p>
    <w:p w14:paraId="0C9EDA82" w14:textId="5A544543" w:rsidR="00002224" w:rsidRPr="00002224" w:rsidRDefault="0079567C" w:rsidP="00002224">
      <w:pPr>
        <w:wordWrap/>
        <w:adjustRightInd w:val="0"/>
        <w:snapToGrid w:val="0"/>
        <w:spacing w:after="60" w:line="360" w:lineRule="auto"/>
        <w:ind w:left="284"/>
        <w:rPr>
          <w:rFonts w:ascii="Times New Roman" w:eastAsia="바탕체" w:hAnsi="Times New Roman" w:cs="Times New Roman"/>
          <w:szCs w:val="20"/>
          <w:highlight w:val="red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ab/>
      </w:r>
      <w:r w:rsidRPr="00571710">
        <w:rPr>
          <w:rFonts w:ascii="Times New Roman" w:eastAsia="바탕체" w:hAnsi="Times New Roman" w:cs="Times New Roman"/>
          <w:kern w:val="0"/>
          <w:szCs w:val="20"/>
        </w:rPr>
        <w:t>주소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:</w:t>
      </w:r>
      <w:r w:rsidR="00002224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002224">
        <w:rPr>
          <w:rFonts w:ascii="Times New Roman" w:eastAsia="바탕체" w:hAnsi="Times New Roman" w:cs="Times New Roman" w:hint="eastAsia"/>
          <w:szCs w:val="20"/>
          <w:highlight w:val="red"/>
        </w:rPr>
        <w:t>서</w:t>
      </w:r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>울특별시</w:t>
      </w:r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 xml:space="preserve"> </w:t>
      </w:r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>마포구</w:t>
      </w:r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 xml:space="preserve"> </w:t>
      </w:r>
      <w:proofErr w:type="spellStart"/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>월드컵북로</w:t>
      </w:r>
      <w:proofErr w:type="spellEnd"/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>3</w:t>
      </w:r>
      <w:r w:rsidR="00002224" w:rsidRPr="00002224">
        <w:rPr>
          <w:rFonts w:ascii="Times New Roman" w:eastAsia="바탕체" w:hAnsi="Times New Roman" w:cs="Times New Roman"/>
          <w:szCs w:val="20"/>
          <w:highlight w:val="red"/>
        </w:rPr>
        <w:t>8</w:t>
      </w:r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>길</w:t>
      </w:r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 xml:space="preserve"> </w:t>
      </w:r>
      <w:r w:rsidR="00002224" w:rsidRPr="00002224">
        <w:rPr>
          <w:rFonts w:ascii="Times New Roman" w:eastAsia="바탕체" w:hAnsi="Times New Roman" w:cs="Times New Roman"/>
          <w:szCs w:val="20"/>
          <w:highlight w:val="red"/>
        </w:rPr>
        <w:t>53, 107</w:t>
      </w:r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>동</w:t>
      </w:r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 xml:space="preserve"> </w:t>
      </w:r>
      <w:r w:rsidR="00002224" w:rsidRPr="00002224">
        <w:rPr>
          <w:rFonts w:ascii="Times New Roman" w:eastAsia="바탕체" w:hAnsi="Times New Roman" w:cs="Times New Roman"/>
          <w:szCs w:val="20"/>
          <w:highlight w:val="red"/>
        </w:rPr>
        <w:t>2102</w:t>
      </w:r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>호</w:t>
      </w:r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>(</w:t>
      </w:r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>중동</w:t>
      </w:r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>,</w:t>
      </w:r>
      <w:r w:rsidR="00002224" w:rsidRPr="00002224">
        <w:rPr>
          <w:rFonts w:ascii="Times New Roman" w:eastAsia="바탕체" w:hAnsi="Times New Roman" w:cs="Times New Roman"/>
          <w:szCs w:val="20"/>
          <w:highlight w:val="red"/>
        </w:rPr>
        <w:t xml:space="preserve"> </w:t>
      </w:r>
      <w:proofErr w:type="spellStart"/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>월드컵참누리아파트</w:t>
      </w:r>
      <w:proofErr w:type="spellEnd"/>
      <w:r w:rsidR="00002224" w:rsidRPr="00002224">
        <w:rPr>
          <w:rFonts w:ascii="Times New Roman" w:eastAsia="바탕체" w:hAnsi="Times New Roman" w:cs="Times New Roman" w:hint="eastAsia"/>
          <w:szCs w:val="20"/>
          <w:highlight w:val="red"/>
        </w:rPr>
        <w:t>)</w:t>
      </w:r>
    </w:p>
    <w:p w14:paraId="724AF1AC" w14:textId="45315CBB" w:rsidR="00236466" w:rsidRPr="00002224" w:rsidRDefault="00236466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17DE6A46" w14:textId="09082AD4" w:rsidR="00D4269F" w:rsidRPr="00571710" w:rsidRDefault="00D4269F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br w:type="page"/>
      </w:r>
    </w:p>
    <w:p w14:paraId="0C339F7A" w14:textId="4A9FD0CD" w:rsidR="00236466" w:rsidRPr="00571710" w:rsidRDefault="00236466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  <w:sectPr w:rsidR="00236466" w:rsidRPr="00571710" w:rsidSect="00446D4C">
          <w:type w:val="continuous"/>
          <w:pgSz w:w="11906" w:h="16838"/>
          <w:pgMar w:top="1134" w:right="1134" w:bottom="1701" w:left="1418" w:header="567" w:footer="992" w:gutter="0"/>
          <w:pgNumType w:start="1"/>
          <w:cols w:space="425"/>
          <w:titlePg/>
          <w:docGrid w:type="lines" w:linePitch="360"/>
        </w:sectPr>
      </w:pPr>
    </w:p>
    <w:p w14:paraId="637388EE" w14:textId="2D77C40E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  <w:bookmarkStart w:id="698" w:name="별지1진술과보장"/>
      <w:bookmarkEnd w:id="698"/>
      <w:r w:rsidRPr="00571710">
        <w:rPr>
          <w:rFonts w:ascii="Times New Roman" w:eastAsia="바탕체" w:hAnsi="Times New Roman" w:cs="Times New Roman"/>
          <w:b/>
          <w:bCs/>
          <w:kern w:val="0"/>
          <w:szCs w:val="20"/>
        </w:rPr>
        <w:t>(</w:t>
      </w:r>
      <w:r w:rsidRPr="00571710">
        <w:rPr>
          <w:rFonts w:ascii="Times New Roman" w:eastAsia="바탕체" w:hAnsi="Times New Roman" w:cs="Times New Roman"/>
          <w:b/>
          <w:bCs/>
          <w:kern w:val="0"/>
          <w:szCs w:val="20"/>
        </w:rPr>
        <w:t>별지</w:t>
      </w:r>
      <w:r w:rsidRPr="00571710">
        <w:rPr>
          <w:rFonts w:ascii="Times New Roman" w:eastAsia="바탕체" w:hAnsi="Times New Roman" w:cs="Times New Roman"/>
          <w:b/>
          <w:bCs/>
          <w:kern w:val="0"/>
          <w:szCs w:val="20"/>
        </w:rPr>
        <w:t>1)</w:t>
      </w:r>
    </w:p>
    <w:p w14:paraId="62590746" w14:textId="77777777" w:rsidR="00196687" w:rsidRPr="00244241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rPr>
          <w:rFonts w:ascii="Times New Roman" w:eastAsia="바탕체" w:hAnsi="Times New Roman" w:cs="Times New Roman"/>
          <w:kern w:val="0"/>
          <w:sz w:val="28"/>
          <w:szCs w:val="28"/>
        </w:rPr>
      </w:pPr>
      <w:r w:rsidRPr="00244241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진술과</w:t>
      </w:r>
      <w:r w:rsidRPr="00244241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244241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보장</w:t>
      </w:r>
    </w:p>
    <w:p w14:paraId="0C78E917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1592D6F9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 w:rsidRPr="00571710">
        <w:rPr>
          <w:rFonts w:ascii="Times New Roman" w:eastAsia="바탕체" w:hAnsi="Times New Roman" w:cs="Times New Roman"/>
          <w:kern w:val="0"/>
          <w:szCs w:val="20"/>
        </w:rPr>
        <w:t>회사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및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본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계약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체결일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현재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및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거래완료일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현재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아래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사항이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진실되고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정확함을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진술하고</w:t>
      </w:r>
      <w:r w:rsidRPr="00571710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보장한다</w:t>
      </w:r>
      <w:r w:rsidRPr="00571710">
        <w:rPr>
          <w:rFonts w:ascii="Times New Roman" w:eastAsia="바탕체" w:hAnsi="Times New Roman" w:cs="Times New Roman"/>
          <w:kern w:val="0"/>
          <w:szCs w:val="20"/>
        </w:rPr>
        <w:t>.</w:t>
      </w:r>
    </w:p>
    <w:p w14:paraId="3D4DCA1A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6C4F1166" w14:textId="77777777" w:rsidR="00196687" w:rsidRPr="00244241" w:rsidRDefault="00196687" w:rsidP="00244241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</w:pP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제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1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장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 xml:space="preserve"> 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공통사항</w:t>
      </w:r>
    </w:p>
    <w:p w14:paraId="305B5A9C" w14:textId="77777777" w:rsidR="00196687" w:rsidRPr="00571710" w:rsidRDefault="00196687" w:rsidP="00244241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3BAFE385" w14:textId="0FC5CD47" w:rsidR="00196687" w:rsidRPr="00571710" w:rsidRDefault="00196687">
      <w:pPr>
        <w:widowControl/>
        <w:numPr>
          <w:ilvl w:val="1"/>
          <w:numId w:val="8"/>
        </w:numPr>
        <w:tabs>
          <w:tab w:val="clear" w:pos="1419"/>
          <w:tab w:val="num" w:pos="709"/>
        </w:tabs>
        <w:wordWrap/>
        <w:adjustRightInd w:val="0"/>
        <w:snapToGrid w:val="0"/>
        <w:spacing w:after="60" w:line="360" w:lineRule="auto"/>
        <w:ind w:left="0" w:firstLine="0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대한민국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법률에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적법하게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설립되어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유효하게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존속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중인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주식회사로서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파산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회생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도산절차와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관련된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어떠한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신청도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제기된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없으며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지급불능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지급유예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워크아웃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절차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채권자의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부정적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영향을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미치는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사실이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거래완결일을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기준으로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이하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기준시점은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거래완결일이다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>).</w:t>
      </w:r>
    </w:p>
    <w:p w14:paraId="65B83EC7" w14:textId="77777777" w:rsidR="00196687" w:rsidRPr="00244241" w:rsidRDefault="00196687" w:rsidP="008A38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684D53D9" w14:textId="7F0B2669" w:rsidR="00196687" w:rsidRPr="00571710" w:rsidRDefault="00196687">
      <w:pPr>
        <w:widowControl/>
        <w:numPr>
          <w:ilvl w:val="1"/>
          <w:numId w:val="8"/>
        </w:numPr>
        <w:tabs>
          <w:tab w:val="clear" w:pos="1419"/>
          <w:tab w:val="num" w:pos="709"/>
        </w:tabs>
        <w:wordWrap/>
        <w:adjustRightInd w:val="0"/>
        <w:snapToGrid w:val="0"/>
        <w:spacing w:after="60" w:line="360" w:lineRule="auto"/>
        <w:ind w:left="0" w:firstLine="0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이행하는데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필요한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법률적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사실적인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모든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권한을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가지고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있으며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주주총회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이사회의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승인을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비롯하여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유지를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이행하여야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모든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조치를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취하였음을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="00072E4D" w:rsidRPr="00571710">
        <w:rPr>
          <w:rFonts w:ascii="Times New Roman" w:eastAsia="바탕체" w:hAnsi="Times New Roman" w:cs="Times New Roman"/>
          <w:szCs w:val="20"/>
        </w:rPr>
        <w:t>.</w:t>
      </w:r>
    </w:p>
    <w:p w14:paraId="799699D3" w14:textId="77777777" w:rsidR="00196687" w:rsidRPr="00571710" w:rsidRDefault="00196687" w:rsidP="00571710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2198265F" w14:textId="77777777" w:rsidR="00196687" w:rsidRPr="00571710" w:rsidRDefault="00196687">
      <w:pPr>
        <w:widowControl/>
        <w:numPr>
          <w:ilvl w:val="1"/>
          <w:numId w:val="8"/>
        </w:numPr>
        <w:tabs>
          <w:tab w:val="clear" w:pos="1419"/>
          <w:tab w:val="num" w:pos="709"/>
        </w:tabs>
        <w:wordWrap/>
        <w:adjustRightInd w:val="0"/>
        <w:snapToGrid w:val="0"/>
        <w:spacing w:after="60" w:line="360" w:lineRule="auto"/>
        <w:ind w:left="0" w:firstLine="0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신주의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법률이나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규정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관계법령을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위반하지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아니하며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정관에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부합하고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당사자인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의무의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위반을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가져오지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아니함을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6504C195" w14:textId="77777777" w:rsidR="00196687" w:rsidRPr="00571710" w:rsidRDefault="00196687" w:rsidP="008A38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02835E61" w14:textId="41D4A8EF" w:rsidR="00196687" w:rsidRPr="00571710" w:rsidRDefault="00196687">
      <w:pPr>
        <w:widowControl/>
        <w:numPr>
          <w:ilvl w:val="1"/>
          <w:numId w:val="8"/>
        </w:numPr>
        <w:tabs>
          <w:tab w:val="clear" w:pos="1419"/>
          <w:tab w:val="num" w:pos="709"/>
        </w:tabs>
        <w:wordWrap/>
        <w:adjustRightInd w:val="0"/>
        <w:snapToGrid w:val="0"/>
        <w:spacing w:after="60" w:line="360" w:lineRule="auto"/>
        <w:ind w:left="0" w:firstLine="0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의무는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그대로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적법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유효하고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구속력이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있으며</w:t>
      </w:r>
      <w:r w:rsidR="00C30AC1" w:rsidRPr="00571710">
        <w:rPr>
          <w:rFonts w:ascii="Times New Roman" w:eastAsia="바탕체" w:hAnsi="Times New Roman" w:cs="Times New Roman"/>
          <w:szCs w:val="20"/>
        </w:rPr>
        <w:t>,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집행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가능한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법적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구성함을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04C85C46" w14:textId="77777777" w:rsidR="00196687" w:rsidRPr="00571710" w:rsidRDefault="00196687" w:rsidP="008A38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1588A348" w14:textId="5B1541B3" w:rsidR="00196687" w:rsidRPr="00571710" w:rsidRDefault="00196687">
      <w:pPr>
        <w:widowControl/>
        <w:numPr>
          <w:ilvl w:val="1"/>
          <w:numId w:val="8"/>
        </w:numPr>
        <w:tabs>
          <w:tab w:val="clear" w:pos="1419"/>
          <w:tab w:val="num" w:pos="709"/>
        </w:tabs>
        <w:wordWrap/>
        <w:adjustRightInd w:val="0"/>
        <w:snapToGrid w:val="0"/>
        <w:spacing w:after="60" w:line="360" w:lineRule="auto"/>
        <w:ind w:left="0" w:firstLine="0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인수하는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적법하며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유효하게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것이며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계약상의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혹은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실질적으로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방해할만한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행정절차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행정처분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조사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감사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수사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</w:t>
      </w:r>
      <w:r w:rsidRPr="00571710">
        <w:rPr>
          <w:rFonts w:ascii="Times New Roman" w:eastAsia="바탕체" w:hAnsi="Times New Roman" w:cs="Times New Roman"/>
          <w:szCs w:val="20"/>
        </w:rPr>
        <w:t xml:space="preserve">), </w:t>
      </w:r>
      <w:r w:rsidRPr="00571710">
        <w:rPr>
          <w:rFonts w:ascii="Times New Roman" w:eastAsia="바탕체" w:hAnsi="Times New Roman" w:cs="Times New Roman"/>
          <w:szCs w:val="20"/>
        </w:rPr>
        <w:t>법령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보전처분을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법원의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재판에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어떠한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제한이나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C30AC1" w:rsidRPr="00571710">
        <w:rPr>
          <w:rFonts w:ascii="Times New Roman" w:eastAsia="바탕체" w:hAnsi="Times New Roman" w:cs="Times New Roman"/>
          <w:szCs w:val="20"/>
        </w:rPr>
        <w:t>회사</w:t>
      </w:r>
      <w:r w:rsidR="00C30AC1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C30AC1" w:rsidRPr="00571710">
        <w:rPr>
          <w:rFonts w:ascii="Times New Roman" w:eastAsia="바탕체" w:hAnsi="Times New Roman" w:cs="Times New Roman"/>
          <w:szCs w:val="20"/>
        </w:rPr>
        <w:t>또는</w:t>
      </w:r>
      <w:r w:rsidR="00C30AC1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당사자이거나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구속을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계약상의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어떠한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제한도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존재하지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아니함을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38C40A2A" w14:textId="77777777" w:rsidR="008A3810" w:rsidRPr="00571710" w:rsidRDefault="008A3810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53DA4C0F" w14:textId="598652DB" w:rsidR="00196687" w:rsidRPr="00244241" w:rsidRDefault="00196687" w:rsidP="00244241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</w:pP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제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2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장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 xml:space="preserve"> 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회사에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 xml:space="preserve"> 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관한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 xml:space="preserve"> 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사항</w:t>
      </w:r>
    </w:p>
    <w:p w14:paraId="78A4B882" w14:textId="77777777" w:rsidR="00196687" w:rsidRPr="00571710" w:rsidRDefault="00196687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  <w:u w:val="single"/>
        </w:rPr>
      </w:pPr>
    </w:p>
    <w:p w14:paraId="624743FE" w14:textId="77777777" w:rsidR="00196687" w:rsidRPr="00571710" w:rsidRDefault="00196687">
      <w:pPr>
        <w:widowControl/>
        <w:numPr>
          <w:ilvl w:val="0"/>
          <w:numId w:val="40"/>
        </w:numPr>
        <w:tabs>
          <w:tab w:val="num" w:pos="709"/>
        </w:tabs>
        <w:wordWrap/>
        <w:adjustRightInd w:val="0"/>
        <w:snapToGrid w:val="0"/>
        <w:spacing w:after="60" w:line="360" w:lineRule="auto"/>
        <w:ind w:left="709" w:hanging="709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자본에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</w:t>
      </w:r>
    </w:p>
    <w:p w14:paraId="63084F59" w14:textId="2C0114A8" w:rsidR="00196687" w:rsidRPr="00571710" w:rsidRDefault="00196687">
      <w:pPr>
        <w:numPr>
          <w:ilvl w:val="0"/>
          <w:numId w:val="10"/>
        </w:numPr>
        <w:tabs>
          <w:tab w:val="num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발행주식은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체결일을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기준으로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8A3810">
        <w:rPr>
          <w:rFonts w:ascii="Times New Roman" w:eastAsia="바탕체" w:hAnsi="Times New Roman" w:cs="Times New Roman"/>
          <w:szCs w:val="20"/>
        </w:rPr>
        <w:t>액면가가</w:t>
      </w:r>
      <w:r w:rsidRPr="008A3810">
        <w:rPr>
          <w:rFonts w:ascii="Times New Roman" w:eastAsia="바탕체" w:hAnsi="Times New Roman" w:cs="Times New Roman"/>
          <w:szCs w:val="20"/>
        </w:rPr>
        <w:t xml:space="preserve"> </w:t>
      </w:r>
      <w:r w:rsidRPr="008A3810">
        <w:rPr>
          <w:rFonts w:ascii="Times New Roman" w:eastAsia="바탕체" w:hAnsi="Times New Roman" w:cs="Times New Roman"/>
          <w:szCs w:val="20"/>
        </w:rPr>
        <w:t>금</w:t>
      </w:r>
      <w:r w:rsidRPr="008A38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  <w:highlight w:val="red"/>
        </w:rPr>
        <w:t>[</w:t>
      </w:r>
      <w:r w:rsidR="003452BF">
        <w:rPr>
          <w:rFonts w:ascii="Times New Roman" w:eastAsia="바탕체" w:hAnsi="Times New Roman" w:cs="Times New Roman"/>
          <w:szCs w:val="20"/>
          <w:highlight w:val="red"/>
        </w:rPr>
        <w:t>500</w:t>
      </w:r>
      <w:r w:rsidRPr="00571710">
        <w:rPr>
          <w:rFonts w:ascii="Times New Roman" w:eastAsia="바탕체" w:hAnsi="Times New Roman" w:cs="Times New Roman"/>
          <w:szCs w:val="20"/>
          <w:highlight w:val="red"/>
        </w:rPr>
        <w:t>]</w:t>
      </w:r>
      <w:r w:rsidRPr="008A3810">
        <w:rPr>
          <w:rFonts w:ascii="Times New Roman" w:eastAsia="바탕체" w:hAnsi="Times New Roman" w:cs="Times New Roman"/>
          <w:szCs w:val="20"/>
        </w:rPr>
        <w:t>원인</w:t>
      </w:r>
      <w:r w:rsidRPr="008A38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8A3810">
        <w:rPr>
          <w:rFonts w:ascii="Times New Roman" w:eastAsia="바탕체" w:hAnsi="Times New Roman" w:cs="Times New Roman"/>
          <w:szCs w:val="20"/>
        </w:rPr>
        <w:t>보통주</w:t>
      </w:r>
      <w:proofErr w:type="spellEnd"/>
      <w:r w:rsidRPr="00571710">
        <w:rPr>
          <w:rFonts w:ascii="Times New Roman" w:eastAsia="바탕체" w:hAnsi="Times New Roman" w:cs="Times New Roman"/>
          <w:szCs w:val="20"/>
          <w:highlight w:val="red"/>
        </w:rPr>
        <w:t xml:space="preserve"> </w:t>
      </w:r>
      <w:r w:rsidR="000E7FB5" w:rsidRPr="00571710">
        <w:rPr>
          <w:rFonts w:ascii="Times New Roman" w:eastAsia="바탕체" w:hAnsi="Times New Roman" w:cs="Times New Roman"/>
          <w:szCs w:val="20"/>
          <w:highlight w:val="red"/>
        </w:rPr>
        <w:t>[</w:t>
      </w:r>
      <w:r w:rsidR="003452BF">
        <w:rPr>
          <w:rFonts w:ascii="Times New Roman" w:eastAsia="바탕체" w:hAnsi="Times New Roman" w:cs="Times New Roman"/>
          <w:szCs w:val="20"/>
          <w:highlight w:val="red"/>
        </w:rPr>
        <w:t>1,200,000</w:t>
      </w:r>
      <w:r w:rsidR="000E7FB5" w:rsidRPr="00571710">
        <w:rPr>
          <w:rFonts w:ascii="Times New Roman" w:eastAsia="바탕체" w:hAnsi="Times New Roman" w:cs="Times New Roman"/>
          <w:szCs w:val="20"/>
          <w:highlight w:val="red"/>
        </w:rPr>
        <w:t>]</w:t>
      </w:r>
      <w:r w:rsidR="000E7FB5" w:rsidRPr="008A3810">
        <w:rPr>
          <w:rFonts w:ascii="Times New Roman" w:eastAsia="바탕체" w:hAnsi="Times New Roman" w:cs="Times New Roman"/>
          <w:szCs w:val="20"/>
        </w:rPr>
        <w:t>주</w:t>
      </w:r>
      <w:r w:rsidR="000E7FB5" w:rsidRPr="00571710">
        <w:rPr>
          <w:rFonts w:ascii="Times New Roman" w:eastAsia="바탕체" w:hAnsi="Times New Roman" w:cs="Times New Roman"/>
          <w:szCs w:val="20"/>
        </w:rPr>
        <w:t>이고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이외의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존재하지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주주별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지분율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전환사채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발행내역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신주인수권부사채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주식매수선택권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주식배당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장래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지배구조에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영향을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내용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주식매수선택권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부여내역은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현황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기재와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같으며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이외에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지분율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장래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지배구조에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영향을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어떠한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5009D7CA" w14:textId="77777777" w:rsidR="00BD15EF" w:rsidRDefault="00BD15EF" w:rsidP="00BD15EF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1272C282" w14:textId="7CB893C5" w:rsidR="00571AF0" w:rsidRPr="00571710" w:rsidRDefault="00196687">
      <w:pPr>
        <w:numPr>
          <w:ilvl w:val="0"/>
          <w:numId w:val="37"/>
        </w:numPr>
        <w:wordWrap/>
        <w:adjustRightInd w:val="0"/>
        <w:snapToGrid w:val="0"/>
        <w:spacing w:after="60" w:line="360" w:lineRule="auto"/>
        <w:ind w:left="709" w:hanging="284"/>
        <w:rPr>
          <w:rFonts w:ascii="Times New Roman" w:eastAsia="바탕체" w:hAnsi="Times New Roman" w:cs="Times New Roman"/>
          <w:szCs w:val="20"/>
        </w:rPr>
      </w:pPr>
      <w:proofErr w:type="spellStart"/>
      <w:r w:rsidRPr="00571710">
        <w:rPr>
          <w:rFonts w:ascii="Times New Roman" w:eastAsia="바탕체" w:hAnsi="Times New Roman" w:cs="Times New Roman"/>
          <w:szCs w:val="20"/>
        </w:rPr>
        <w:t>주주별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소유주식수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59"/>
        <w:gridCol w:w="1127"/>
        <w:gridCol w:w="1162"/>
        <w:gridCol w:w="1095"/>
        <w:gridCol w:w="2506"/>
      </w:tblGrid>
      <w:tr w:rsidR="00FE69FF" w:rsidRPr="00571710" w14:paraId="777B375A" w14:textId="77777777" w:rsidTr="00BD15EF">
        <w:trPr>
          <w:trHeight w:val="277"/>
        </w:trPr>
        <w:tc>
          <w:tcPr>
            <w:tcW w:w="3459" w:type="dxa"/>
            <w:tcBorders>
              <w:bottom w:val="double" w:sz="4" w:space="0" w:color="auto"/>
            </w:tcBorders>
            <w:vAlign w:val="center"/>
          </w:tcPr>
          <w:p w14:paraId="601BAA44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proofErr w:type="spellStart"/>
            <w:r w:rsidRPr="00571710">
              <w:rPr>
                <w:rFonts w:ascii="Times New Roman" w:eastAsia="바탕체" w:hAnsi="Times New Roman" w:cs="Times New Roman"/>
                <w:szCs w:val="20"/>
              </w:rPr>
              <w:t>주주명</w:t>
            </w:r>
            <w:proofErr w:type="spellEnd"/>
          </w:p>
        </w:tc>
        <w:tc>
          <w:tcPr>
            <w:tcW w:w="1127" w:type="dxa"/>
            <w:tcBorders>
              <w:bottom w:val="double" w:sz="4" w:space="0" w:color="auto"/>
            </w:tcBorders>
            <w:vAlign w:val="center"/>
          </w:tcPr>
          <w:p w14:paraId="205FE652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left="442" w:hanging="515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주식의</w:t>
            </w:r>
          </w:p>
          <w:p w14:paraId="1A1395AF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left="442" w:hanging="515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종류</w:t>
            </w:r>
          </w:p>
        </w:tc>
        <w:tc>
          <w:tcPr>
            <w:tcW w:w="1162" w:type="dxa"/>
            <w:tcBorders>
              <w:bottom w:val="double" w:sz="4" w:space="0" w:color="auto"/>
            </w:tcBorders>
            <w:vAlign w:val="center"/>
          </w:tcPr>
          <w:p w14:paraId="7C620F65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주식수</w:t>
            </w:r>
          </w:p>
          <w:p w14:paraId="58F59811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(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>주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>)</w:t>
            </w:r>
          </w:p>
        </w:tc>
        <w:tc>
          <w:tcPr>
            <w:tcW w:w="1095" w:type="dxa"/>
            <w:tcBorders>
              <w:bottom w:val="double" w:sz="4" w:space="0" w:color="auto"/>
            </w:tcBorders>
            <w:vAlign w:val="center"/>
          </w:tcPr>
          <w:p w14:paraId="60D7A01C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지분율</w:t>
            </w:r>
          </w:p>
          <w:p w14:paraId="4B264D81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(%)</w:t>
            </w:r>
          </w:p>
        </w:tc>
        <w:tc>
          <w:tcPr>
            <w:tcW w:w="2506" w:type="dxa"/>
            <w:tcBorders>
              <w:bottom w:val="double" w:sz="4" w:space="0" w:color="auto"/>
            </w:tcBorders>
          </w:tcPr>
          <w:p w14:paraId="177826F5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기타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 xml:space="preserve"> (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>담보권설정여부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 xml:space="preserve">, 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>최대주주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>및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>그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>특수관계인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>여부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>)</w:t>
            </w:r>
          </w:p>
        </w:tc>
      </w:tr>
      <w:tr w:rsidR="00FE69FF" w:rsidRPr="00571710" w14:paraId="21101150" w14:textId="77777777" w:rsidTr="00BD15EF">
        <w:trPr>
          <w:trHeight w:val="277"/>
        </w:trPr>
        <w:tc>
          <w:tcPr>
            <w:tcW w:w="3459" w:type="dxa"/>
            <w:tcBorders>
              <w:top w:val="double" w:sz="4" w:space="0" w:color="auto"/>
            </w:tcBorders>
            <w:vAlign w:val="center"/>
          </w:tcPr>
          <w:p w14:paraId="4D077A4B" w14:textId="462E9661" w:rsidR="00FE69FF" w:rsidRPr="00571710" w:rsidRDefault="003452B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이대오</w:t>
            </w:r>
            <w:proofErr w:type="spellEnd"/>
          </w:p>
        </w:tc>
        <w:tc>
          <w:tcPr>
            <w:tcW w:w="1127" w:type="dxa"/>
            <w:tcBorders>
              <w:top w:val="double" w:sz="4" w:space="0" w:color="auto"/>
            </w:tcBorders>
            <w:vAlign w:val="center"/>
          </w:tcPr>
          <w:p w14:paraId="32EB802A" w14:textId="68A64B39" w:rsidR="00FE69FF" w:rsidRPr="00571710" w:rsidRDefault="003452BF" w:rsidP="00571710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tcBorders>
              <w:top w:val="double" w:sz="4" w:space="0" w:color="auto"/>
            </w:tcBorders>
            <w:vAlign w:val="center"/>
          </w:tcPr>
          <w:p w14:paraId="0FA09AD6" w14:textId="24A012BC" w:rsidR="00FE69FF" w:rsidRPr="00571710" w:rsidRDefault="003452BF" w:rsidP="00571710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7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30,000</w:t>
            </w:r>
          </w:p>
        </w:tc>
        <w:tc>
          <w:tcPr>
            <w:tcW w:w="1095" w:type="dxa"/>
            <w:tcBorders>
              <w:top w:val="double" w:sz="4" w:space="0" w:color="auto"/>
            </w:tcBorders>
            <w:vAlign w:val="center"/>
          </w:tcPr>
          <w:p w14:paraId="1F60B379" w14:textId="4CF87B0E" w:rsidR="00FE69FF" w:rsidRPr="00571710" w:rsidRDefault="003452BF" w:rsidP="00571710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6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0.8</w:t>
            </w:r>
          </w:p>
        </w:tc>
        <w:tc>
          <w:tcPr>
            <w:tcW w:w="2506" w:type="dxa"/>
            <w:tcBorders>
              <w:top w:val="double" w:sz="4" w:space="0" w:color="auto"/>
            </w:tcBorders>
          </w:tcPr>
          <w:p w14:paraId="5BD1F77B" w14:textId="02170074" w:rsidR="00FE69F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대표이사</w:t>
            </w:r>
          </w:p>
        </w:tc>
      </w:tr>
      <w:tr w:rsidR="003452BF" w:rsidRPr="00571710" w14:paraId="1C00DAF9" w14:textId="77777777" w:rsidTr="0037076D">
        <w:trPr>
          <w:trHeight w:val="46"/>
        </w:trPr>
        <w:tc>
          <w:tcPr>
            <w:tcW w:w="3459" w:type="dxa"/>
            <w:vAlign w:val="center"/>
          </w:tcPr>
          <w:p w14:paraId="0074E58F" w14:textId="00933E5A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오명세</w:t>
            </w:r>
            <w:proofErr w:type="spellEnd"/>
          </w:p>
        </w:tc>
        <w:tc>
          <w:tcPr>
            <w:tcW w:w="1127" w:type="dxa"/>
          </w:tcPr>
          <w:p w14:paraId="1F975AF8" w14:textId="23007853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0C89A288" w14:textId="5BE2C58A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1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70,000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172CF07F" w14:textId="22B26DEE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1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4.2</w:t>
            </w:r>
          </w:p>
        </w:tc>
        <w:tc>
          <w:tcPr>
            <w:tcW w:w="2506" w:type="dxa"/>
          </w:tcPr>
          <w:p w14:paraId="3212F2FE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326140EF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2BE259A4" w14:textId="3AE15E7A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이성영</w:t>
            </w:r>
          </w:p>
        </w:tc>
        <w:tc>
          <w:tcPr>
            <w:tcW w:w="1127" w:type="dxa"/>
          </w:tcPr>
          <w:p w14:paraId="2595B2C2" w14:textId="6414BFF9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7AF78F92" w14:textId="484E1B8F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1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00,000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064BBEBE" w14:textId="737C8C94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8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.3</w:t>
            </w:r>
          </w:p>
        </w:tc>
        <w:tc>
          <w:tcPr>
            <w:tcW w:w="2506" w:type="dxa"/>
          </w:tcPr>
          <w:p w14:paraId="22E12550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5A37EF70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5804E69E" w14:textId="1871B1B3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박춘영</w:t>
            </w:r>
            <w:proofErr w:type="spellEnd"/>
          </w:p>
        </w:tc>
        <w:tc>
          <w:tcPr>
            <w:tcW w:w="1127" w:type="dxa"/>
          </w:tcPr>
          <w:p w14:paraId="4F10146A" w14:textId="0B1599AA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36EBF841" w14:textId="245C62F6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3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5,200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159FB5F9" w14:textId="7BDE5F8A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2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.9</w:t>
            </w:r>
          </w:p>
        </w:tc>
        <w:tc>
          <w:tcPr>
            <w:tcW w:w="2506" w:type="dxa"/>
          </w:tcPr>
          <w:p w14:paraId="2B14DB90" w14:textId="5BDAC5B3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임직원</w:t>
            </w:r>
          </w:p>
        </w:tc>
      </w:tr>
      <w:tr w:rsidR="003452BF" w:rsidRPr="00571710" w14:paraId="166814DE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2EE98A82" w14:textId="57A0B316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대성글로벌위너</w:t>
            </w:r>
            <w:proofErr w:type="spellEnd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창업투자조합</w:t>
            </w:r>
          </w:p>
        </w:tc>
        <w:tc>
          <w:tcPr>
            <w:tcW w:w="1127" w:type="dxa"/>
          </w:tcPr>
          <w:p w14:paraId="50736981" w14:textId="56B4B8F1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76A35041" w14:textId="6208277D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4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0,000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24AB802" w14:textId="576A0DB3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3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.3</w:t>
            </w:r>
          </w:p>
        </w:tc>
        <w:tc>
          <w:tcPr>
            <w:tcW w:w="2506" w:type="dxa"/>
          </w:tcPr>
          <w:p w14:paraId="3782223B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04730C44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02DF2D09" w14:textId="70AA5C16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김용진</w:t>
            </w:r>
          </w:p>
        </w:tc>
        <w:tc>
          <w:tcPr>
            <w:tcW w:w="1127" w:type="dxa"/>
          </w:tcPr>
          <w:p w14:paraId="46CF611A" w14:textId="6E27D981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1CCCEA15" w14:textId="548FF5F3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3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0,000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C3CE49E" w14:textId="5ED3215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2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.5</w:t>
            </w:r>
          </w:p>
        </w:tc>
        <w:tc>
          <w:tcPr>
            <w:tcW w:w="2506" w:type="dxa"/>
          </w:tcPr>
          <w:p w14:paraId="471B7C0E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44881D8F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6BBD18E2" w14:textId="70E5CC32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김태일</w:t>
            </w:r>
          </w:p>
        </w:tc>
        <w:tc>
          <w:tcPr>
            <w:tcW w:w="1127" w:type="dxa"/>
          </w:tcPr>
          <w:p w14:paraId="50707629" w14:textId="09D00F8B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0571D7A4" w14:textId="5C627932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3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0,000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B6A72C2" w14:textId="71A3F502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2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.5</w:t>
            </w:r>
          </w:p>
        </w:tc>
        <w:tc>
          <w:tcPr>
            <w:tcW w:w="2506" w:type="dxa"/>
          </w:tcPr>
          <w:p w14:paraId="3DC187EB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4F87A099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281A003B" w14:textId="3FC02C23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강영단</w:t>
            </w:r>
            <w:proofErr w:type="spellEnd"/>
          </w:p>
        </w:tc>
        <w:tc>
          <w:tcPr>
            <w:tcW w:w="1127" w:type="dxa"/>
          </w:tcPr>
          <w:p w14:paraId="0887B09A" w14:textId="0DF10DB5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588EBD44" w14:textId="05867661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1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0,000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6FFB1D1" w14:textId="5CD0A4D0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.8</w:t>
            </w:r>
          </w:p>
        </w:tc>
        <w:tc>
          <w:tcPr>
            <w:tcW w:w="2506" w:type="dxa"/>
          </w:tcPr>
          <w:p w14:paraId="4A559024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348F1A5C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0F6711A6" w14:textId="68169BF6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배영애</w:t>
            </w:r>
            <w:proofErr w:type="spellEnd"/>
          </w:p>
        </w:tc>
        <w:tc>
          <w:tcPr>
            <w:tcW w:w="1127" w:type="dxa"/>
          </w:tcPr>
          <w:p w14:paraId="001CD58A" w14:textId="73A793CB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6D38C681" w14:textId="36A84B3D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1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0,000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624259F" w14:textId="47D64AE0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.8</w:t>
            </w:r>
          </w:p>
        </w:tc>
        <w:tc>
          <w:tcPr>
            <w:tcW w:w="2506" w:type="dxa"/>
          </w:tcPr>
          <w:p w14:paraId="23C41610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031920A7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5F15D535" w14:textId="47149078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김태영</w:t>
            </w:r>
          </w:p>
        </w:tc>
        <w:tc>
          <w:tcPr>
            <w:tcW w:w="1127" w:type="dxa"/>
          </w:tcPr>
          <w:p w14:paraId="63A14D0F" w14:textId="7EDDD80A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3E162D7D" w14:textId="0AE384DA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8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3DBE39B" w14:textId="6C0A28A3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.7</w:t>
            </w:r>
          </w:p>
        </w:tc>
        <w:tc>
          <w:tcPr>
            <w:tcW w:w="2506" w:type="dxa"/>
          </w:tcPr>
          <w:p w14:paraId="55B7B149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2128AB97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4FE4BB86" w14:textId="533EA895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김미현</w:t>
            </w:r>
          </w:p>
        </w:tc>
        <w:tc>
          <w:tcPr>
            <w:tcW w:w="1127" w:type="dxa"/>
          </w:tcPr>
          <w:p w14:paraId="14FAD4E8" w14:textId="1FB5FD3B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75C677DC" w14:textId="64ACD4BF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5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59F119DF" w14:textId="72233723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.4</w:t>
            </w:r>
          </w:p>
        </w:tc>
        <w:tc>
          <w:tcPr>
            <w:tcW w:w="2506" w:type="dxa"/>
          </w:tcPr>
          <w:p w14:paraId="117A7008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61705F34" w14:textId="77777777" w:rsidTr="00524879">
        <w:trPr>
          <w:trHeight w:val="41"/>
        </w:trPr>
        <w:tc>
          <w:tcPr>
            <w:tcW w:w="3459" w:type="dxa"/>
            <w:vAlign w:val="center"/>
          </w:tcPr>
          <w:p w14:paraId="2BD3C387" w14:textId="162838AE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황미경</w:t>
            </w:r>
          </w:p>
        </w:tc>
        <w:tc>
          <w:tcPr>
            <w:tcW w:w="1127" w:type="dxa"/>
          </w:tcPr>
          <w:p w14:paraId="7600EAAE" w14:textId="23C0952E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</w:tcPr>
          <w:p w14:paraId="1C381E7B" w14:textId="1D30E0C0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 w:rsidRPr="0095418D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5</w:t>
            </w:r>
            <w:r w:rsidRPr="0095418D"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FF62588" w14:textId="2CC08389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.4</w:t>
            </w:r>
          </w:p>
        </w:tc>
        <w:tc>
          <w:tcPr>
            <w:tcW w:w="2506" w:type="dxa"/>
          </w:tcPr>
          <w:p w14:paraId="110AABE0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31CF9E30" w14:textId="77777777" w:rsidTr="00524879">
        <w:trPr>
          <w:trHeight w:val="41"/>
        </w:trPr>
        <w:tc>
          <w:tcPr>
            <w:tcW w:w="3459" w:type="dxa"/>
            <w:vAlign w:val="center"/>
          </w:tcPr>
          <w:p w14:paraId="4A295EF5" w14:textId="45E5A25B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강사라</w:t>
            </w:r>
          </w:p>
        </w:tc>
        <w:tc>
          <w:tcPr>
            <w:tcW w:w="1127" w:type="dxa"/>
          </w:tcPr>
          <w:p w14:paraId="302CC30F" w14:textId="2E27C9E6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</w:tcPr>
          <w:p w14:paraId="4043D910" w14:textId="772AF53F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 w:rsidRPr="0095418D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5</w:t>
            </w:r>
            <w:r w:rsidRPr="0095418D"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05EB00A6" w14:textId="08636DE1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.4</w:t>
            </w:r>
          </w:p>
        </w:tc>
        <w:tc>
          <w:tcPr>
            <w:tcW w:w="2506" w:type="dxa"/>
          </w:tcPr>
          <w:p w14:paraId="23849EDF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7E1A7470" w14:textId="77777777" w:rsidTr="00524879">
        <w:trPr>
          <w:trHeight w:val="41"/>
        </w:trPr>
        <w:tc>
          <w:tcPr>
            <w:tcW w:w="3459" w:type="dxa"/>
            <w:vAlign w:val="center"/>
          </w:tcPr>
          <w:p w14:paraId="7E7AFD6E" w14:textId="07A94655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강한나</w:t>
            </w:r>
            <w:proofErr w:type="spellEnd"/>
          </w:p>
        </w:tc>
        <w:tc>
          <w:tcPr>
            <w:tcW w:w="1127" w:type="dxa"/>
          </w:tcPr>
          <w:p w14:paraId="4F594F49" w14:textId="47793B45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</w:tcPr>
          <w:p w14:paraId="304373C5" w14:textId="460F6760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 w:rsidRPr="0095418D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5</w:t>
            </w:r>
            <w:r w:rsidRPr="0095418D"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6BD14A6" w14:textId="4EB3658D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.4</w:t>
            </w:r>
          </w:p>
        </w:tc>
        <w:tc>
          <w:tcPr>
            <w:tcW w:w="2506" w:type="dxa"/>
          </w:tcPr>
          <w:p w14:paraId="3ECDF41B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12E315DB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31F53D8D" w14:textId="327E81C1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공은채</w:t>
            </w:r>
            <w:proofErr w:type="spellEnd"/>
            <w:proofErr w:type="gramEnd"/>
          </w:p>
        </w:tc>
        <w:tc>
          <w:tcPr>
            <w:tcW w:w="1127" w:type="dxa"/>
          </w:tcPr>
          <w:p w14:paraId="284706D7" w14:textId="10E3A12F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47DE3DEC" w14:textId="02F418AE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4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3FA5C14" w14:textId="6BFEB962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.3</w:t>
            </w:r>
          </w:p>
        </w:tc>
        <w:tc>
          <w:tcPr>
            <w:tcW w:w="2506" w:type="dxa"/>
          </w:tcPr>
          <w:p w14:paraId="26AB40D6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0A52AD02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2CCA2A4F" w14:textId="7DCEA1AC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오화연</w:t>
            </w:r>
            <w:proofErr w:type="spellEnd"/>
          </w:p>
        </w:tc>
        <w:tc>
          <w:tcPr>
            <w:tcW w:w="1127" w:type="dxa"/>
          </w:tcPr>
          <w:p w14:paraId="62C5D191" w14:textId="07AB36C2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5A05A2B5" w14:textId="49AF2FD3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2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53FDD56" w14:textId="4CF0FEE3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.2</w:t>
            </w:r>
          </w:p>
        </w:tc>
        <w:tc>
          <w:tcPr>
            <w:tcW w:w="2506" w:type="dxa"/>
          </w:tcPr>
          <w:p w14:paraId="1E1AEF15" w14:textId="5B140CED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0CBBC8BD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20C3D7EE" w14:textId="7B31D151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박승진</w:t>
            </w:r>
          </w:p>
        </w:tc>
        <w:tc>
          <w:tcPr>
            <w:tcW w:w="1127" w:type="dxa"/>
          </w:tcPr>
          <w:p w14:paraId="143F93C4" w14:textId="4E606A2C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6614728F" w14:textId="4DB754F9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2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97BC62B" w14:textId="35AF62FD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.2</w:t>
            </w:r>
          </w:p>
        </w:tc>
        <w:tc>
          <w:tcPr>
            <w:tcW w:w="2506" w:type="dxa"/>
          </w:tcPr>
          <w:p w14:paraId="5C6E40E0" w14:textId="2B40CE8B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7755E11F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1B10BBB3" w14:textId="18B28276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양지웅</w:t>
            </w:r>
            <w:proofErr w:type="spellEnd"/>
          </w:p>
        </w:tc>
        <w:tc>
          <w:tcPr>
            <w:tcW w:w="1127" w:type="dxa"/>
          </w:tcPr>
          <w:p w14:paraId="6BFD8EFA" w14:textId="63D5EE94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7962FB90" w14:textId="6BFFB9AF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2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559AF22" w14:textId="2B9A4DF1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.2</w:t>
            </w:r>
          </w:p>
        </w:tc>
        <w:tc>
          <w:tcPr>
            <w:tcW w:w="2506" w:type="dxa"/>
          </w:tcPr>
          <w:p w14:paraId="3CA093E1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4C5675B9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34AA5FEB" w14:textId="4A6F617F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이명순</w:t>
            </w:r>
          </w:p>
        </w:tc>
        <w:tc>
          <w:tcPr>
            <w:tcW w:w="1127" w:type="dxa"/>
          </w:tcPr>
          <w:p w14:paraId="072E8561" w14:textId="212E8061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1EBF86E6" w14:textId="0185AAC9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2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,400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4A6E2EC" w14:textId="6E5654F9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.2</w:t>
            </w:r>
          </w:p>
        </w:tc>
        <w:tc>
          <w:tcPr>
            <w:tcW w:w="2506" w:type="dxa"/>
          </w:tcPr>
          <w:p w14:paraId="015C4883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31FE2ABD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1B0528F8" w14:textId="3EC38E53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나욱희</w:t>
            </w:r>
            <w:proofErr w:type="spellEnd"/>
          </w:p>
        </w:tc>
        <w:tc>
          <w:tcPr>
            <w:tcW w:w="1127" w:type="dxa"/>
          </w:tcPr>
          <w:p w14:paraId="30017A40" w14:textId="0FFFD033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43BBC004" w14:textId="127FF099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2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,400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14C24055" w14:textId="7D84893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.2</w:t>
            </w:r>
          </w:p>
        </w:tc>
        <w:tc>
          <w:tcPr>
            <w:tcW w:w="2506" w:type="dxa"/>
          </w:tcPr>
          <w:p w14:paraId="7B2ABF69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3452BF" w:rsidRPr="00571710" w14:paraId="70F0D30A" w14:textId="77777777" w:rsidTr="0037076D">
        <w:trPr>
          <w:trHeight w:val="41"/>
        </w:trPr>
        <w:tc>
          <w:tcPr>
            <w:tcW w:w="3459" w:type="dxa"/>
            <w:vAlign w:val="center"/>
          </w:tcPr>
          <w:p w14:paraId="1FAA62BB" w14:textId="0CB9964A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김호월</w:t>
            </w:r>
            <w:proofErr w:type="spellEnd"/>
          </w:p>
        </w:tc>
        <w:tc>
          <w:tcPr>
            <w:tcW w:w="1127" w:type="dxa"/>
          </w:tcPr>
          <w:p w14:paraId="669A51E9" w14:textId="63E2E88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proofErr w:type="spellStart"/>
            <w:r w:rsidRPr="009A1D48"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shd w:val="clear" w:color="auto" w:fill="auto"/>
            <w:vAlign w:val="center"/>
          </w:tcPr>
          <w:p w14:paraId="49453767" w14:textId="4558C91C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2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,000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F6B4980" w14:textId="0C1C8866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color w:val="000000" w:themeColor="text1"/>
                <w:szCs w:val="20"/>
              </w:rPr>
              <w:t>0</w:t>
            </w:r>
            <w:r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  <w:t>.2</w:t>
            </w:r>
          </w:p>
        </w:tc>
        <w:tc>
          <w:tcPr>
            <w:tcW w:w="2506" w:type="dxa"/>
          </w:tcPr>
          <w:p w14:paraId="51EFA098" w14:textId="77777777" w:rsidR="003452BF" w:rsidRPr="00571710" w:rsidRDefault="003452BF" w:rsidP="003452BF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color w:val="000000" w:themeColor="text1"/>
                <w:szCs w:val="20"/>
              </w:rPr>
            </w:pPr>
          </w:p>
        </w:tc>
      </w:tr>
      <w:tr w:rsidR="00FE69FF" w:rsidRPr="00571710" w14:paraId="43E7373A" w14:textId="77777777" w:rsidTr="00BD15EF">
        <w:trPr>
          <w:trHeight w:val="291"/>
        </w:trPr>
        <w:tc>
          <w:tcPr>
            <w:tcW w:w="3459" w:type="dxa"/>
            <w:tcBorders>
              <w:top w:val="double" w:sz="4" w:space="0" w:color="auto"/>
              <w:bottom w:val="nil"/>
            </w:tcBorders>
            <w:shd w:val="clear" w:color="auto" w:fill="E6E6E6"/>
            <w:vAlign w:val="center"/>
          </w:tcPr>
          <w:p w14:paraId="2BEF1386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hanging="442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 xml:space="preserve">   </w:t>
            </w:r>
          </w:p>
        </w:tc>
        <w:tc>
          <w:tcPr>
            <w:tcW w:w="1127" w:type="dxa"/>
            <w:tcBorders>
              <w:top w:val="doub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0DCCCE67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proofErr w:type="spellStart"/>
            <w:r w:rsidRPr="00571710">
              <w:rPr>
                <w:rFonts w:ascii="Times New Roman" w:eastAsia="바탕체" w:hAnsi="Times New Roman" w:cs="Times New Roman"/>
                <w:szCs w:val="20"/>
              </w:rPr>
              <w:t>보통주</w:t>
            </w:r>
            <w:proofErr w:type="spellEnd"/>
          </w:p>
        </w:tc>
        <w:tc>
          <w:tcPr>
            <w:tcW w:w="1162" w:type="dxa"/>
            <w:tcBorders>
              <w:top w:val="doub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05170D47" w14:textId="1F54E581" w:rsidR="00FE69FF" w:rsidRPr="00571710" w:rsidRDefault="003452BF" w:rsidP="00571710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szCs w:val="20"/>
              </w:rPr>
              <w:t>1</w:t>
            </w:r>
            <w:r>
              <w:rPr>
                <w:rFonts w:ascii="Times New Roman" w:eastAsia="바탕체" w:hAnsi="Times New Roman" w:cs="Times New Roman"/>
                <w:szCs w:val="20"/>
              </w:rPr>
              <w:t>,200,000</w:t>
            </w:r>
          </w:p>
        </w:tc>
        <w:tc>
          <w:tcPr>
            <w:tcW w:w="1095" w:type="dxa"/>
            <w:tcBorders>
              <w:top w:val="doub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606517AF" w14:textId="7ECB9A39" w:rsidR="00FE69FF" w:rsidRPr="00571710" w:rsidRDefault="003452BF" w:rsidP="00571710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szCs w:val="20"/>
              </w:rPr>
              <w:t>1</w:t>
            </w:r>
            <w:r>
              <w:rPr>
                <w:rFonts w:ascii="Times New Roman" w:eastAsia="바탕체" w:hAnsi="Times New Roman" w:cs="Times New Roman"/>
                <w:szCs w:val="20"/>
              </w:rPr>
              <w:t>00</w:t>
            </w:r>
          </w:p>
        </w:tc>
        <w:tc>
          <w:tcPr>
            <w:tcW w:w="2506" w:type="dxa"/>
            <w:tcBorders>
              <w:top w:val="double" w:sz="4" w:space="0" w:color="auto"/>
              <w:bottom w:val="single" w:sz="4" w:space="0" w:color="auto"/>
            </w:tcBorders>
            <w:shd w:val="clear" w:color="auto" w:fill="E6E6E6"/>
          </w:tcPr>
          <w:p w14:paraId="214A8BF0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szCs w:val="20"/>
              </w:rPr>
            </w:pPr>
          </w:p>
        </w:tc>
      </w:tr>
      <w:tr w:rsidR="00FE69FF" w:rsidRPr="00571710" w14:paraId="423E15CE" w14:textId="77777777" w:rsidTr="00BD15EF">
        <w:trPr>
          <w:trHeight w:val="291"/>
        </w:trPr>
        <w:tc>
          <w:tcPr>
            <w:tcW w:w="3459" w:type="dxa"/>
            <w:tcBorders>
              <w:top w:val="nil"/>
              <w:bottom w:val="nil"/>
            </w:tcBorders>
            <w:shd w:val="clear" w:color="auto" w:fill="E6E6E6"/>
            <w:vAlign w:val="center"/>
          </w:tcPr>
          <w:p w14:paraId="183E7906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hanging="442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 xml:space="preserve">   </w:t>
            </w:r>
            <w:proofErr w:type="gramStart"/>
            <w:r w:rsidRPr="00571710">
              <w:rPr>
                <w:rFonts w:ascii="Times New Roman" w:eastAsia="바탕체" w:hAnsi="Times New Roman" w:cs="Times New Roman"/>
                <w:szCs w:val="20"/>
              </w:rPr>
              <w:t>합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 xml:space="preserve">  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>계</w:t>
            </w:r>
            <w:proofErr w:type="gramEnd"/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2FB5A390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우선주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6650909F" w14:textId="16F55943" w:rsidR="00FE69FF" w:rsidRPr="00571710" w:rsidRDefault="003452BF" w:rsidP="00571710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szCs w:val="20"/>
              </w:rPr>
              <w:t>0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3BC8FE47" w14:textId="35E003F5" w:rsidR="00FE69FF" w:rsidRPr="00571710" w:rsidRDefault="003452BF" w:rsidP="00571710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szCs w:val="20"/>
              </w:rPr>
              <w:t>0</w:t>
            </w:r>
          </w:p>
        </w:tc>
        <w:tc>
          <w:tcPr>
            <w:tcW w:w="250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14:paraId="28CFAD74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szCs w:val="20"/>
              </w:rPr>
            </w:pPr>
          </w:p>
        </w:tc>
      </w:tr>
      <w:tr w:rsidR="00FE69FF" w:rsidRPr="00571710" w14:paraId="3780B059" w14:textId="77777777" w:rsidTr="00BD15EF">
        <w:trPr>
          <w:trHeight w:val="291"/>
        </w:trPr>
        <w:tc>
          <w:tcPr>
            <w:tcW w:w="3459" w:type="dxa"/>
            <w:tcBorders>
              <w:top w:val="nil"/>
            </w:tcBorders>
            <w:shd w:val="clear" w:color="auto" w:fill="E6E6E6"/>
            <w:vAlign w:val="center"/>
          </w:tcPr>
          <w:p w14:paraId="62D7516E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hanging="442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</w:p>
        </w:tc>
        <w:tc>
          <w:tcPr>
            <w:tcW w:w="1127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14:paraId="795BE1BE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left="442" w:hanging="442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proofErr w:type="spellStart"/>
            <w:r w:rsidRPr="00571710">
              <w:rPr>
                <w:rFonts w:ascii="Times New Roman" w:eastAsia="바탕체" w:hAnsi="Times New Roman" w:cs="Times New Roman"/>
                <w:szCs w:val="20"/>
              </w:rPr>
              <w:t>총주식</w:t>
            </w:r>
            <w:proofErr w:type="spellEnd"/>
          </w:p>
        </w:tc>
        <w:tc>
          <w:tcPr>
            <w:tcW w:w="1162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14:paraId="54F02EBB" w14:textId="00A63EC3" w:rsidR="00FE69FF" w:rsidRPr="00571710" w:rsidRDefault="003452BF" w:rsidP="00571710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szCs w:val="20"/>
              </w:rPr>
              <w:t>1</w:t>
            </w:r>
            <w:r>
              <w:rPr>
                <w:rFonts w:ascii="Times New Roman" w:eastAsia="바탕체" w:hAnsi="Times New Roman" w:cs="Times New Roman"/>
                <w:szCs w:val="20"/>
              </w:rPr>
              <w:t>,200,000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14:paraId="1D3DADC1" w14:textId="3E7F54AB" w:rsidR="00FE69FF" w:rsidRPr="00571710" w:rsidRDefault="003452BF" w:rsidP="00571710">
            <w:pPr>
              <w:wordWrap/>
              <w:adjustRightInd w:val="0"/>
              <w:snapToGrid w:val="0"/>
              <w:spacing w:after="60" w:line="360" w:lineRule="auto"/>
              <w:ind w:hanging="442"/>
              <w:jc w:val="right"/>
              <w:rPr>
                <w:rFonts w:ascii="Times New Roman" w:eastAsia="바탕체" w:hAnsi="Times New Roman" w:cs="Times New Roman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szCs w:val="20"/>
              </w:rPr>
              <w:t>1</w:t>
            </w:r>
            <w:r>
              <w:rPr>
                <w:rFonts w:ascii="Times New Roman" w:eastAsia="바탕체" w:hAnsi="Times New Roman" w:cs="Times New Roman"/>
                <w:szCs w:val="20"/>
              </w:rPr>
              <w:t>00</w:t>
            </w:r>
          </w:p>
        </w:tc>
        <w:tc>
          <w:tcPr>
            <w:tcW w:w="2506" w:type="dxa"/>
            <w:tcBorders>
              <w:top w:val="single" w:sz="4" w:space="0" w:color="auto"/>
            </w:tcBorders>
            <w:shd w:val="clear" w:color="auto" w:fill="E6E6E6"/>
          </w:tcPr>
          <w:p w14:paraId="623F7537" w14:textId="77777777" w:rsidR="00FE69FF" w:rsidRPr="00571710" w:rsidRDefault="00FE69FF" w:rsidP="00571710">
            <w:pPr>
              <w:wordWrap/>
              <w:adjustRightInd w:val="0"/>
              <w:snapToGrid w:val="0"/>
              <w:spacing w:after="60" w:line="360" w:lineRule="auto"/>
              <w:ind w:firstLineChars="18" w:firstLine="36"/>
              <w:rPr>
                <w:rFonts w:ascii="Times New Roman" w:eastAsia="바탕체" w:hAnsi="Times New Roman" w:cs="Times New Roman"/>
                <w:szCs w:val="20"/>
              </w:rPr>
            </w:pPr>
          </w:p>
        </w:tc>
      </w:tr>
    </w:tbl>
    <w:p w14:paraId="5C180D10" w14:textId="77777777" w:rsidR="00FE69FF" w:rsidRPr="00571710" w:rsidRDefault="00FE69FF" w:rsidP="00571710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368F68BD" w14:textId="77777777" w:rsidR="00C30AC1" w:rsidRPr="00571710" w:rsidRDefault="00C30AC1">
      <w:pPr>
        <w:numPr>
          <w:ilvl w:val="0"/>
          <w:numId w:val="37"/>
        </w:numPr>
        <w:wordWrap/>
        <w:adjustRightInd w:val="0"/>
        <w:snapToGrid w:val="0"/>
        <w:spacing w:after="60" w:line="360" w:lineRule="auto"/>
        <w:ind w:left="709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전환사채</w:t>
      </w:r>
    </w:p>
    <w:tbl>
      <w:tblPr>
        <w:tblW w:w="9360" w:type="dxa"/>
        <w:jc w:val="righ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C30AC1" w:rsidRPr="00571710" w14:paraId="43E892A5" w14:textId="77777777" w:rsidTr="00BD15EF">
        <w:trPr>
          <w:trHeight w:val="360"/>
          <w:jc w:val="right"/>
        </w:trPr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6B1EDFB" w14:textId="3A9B85C0" w:rsidR="00C30AC1" w:rsidRPr="00571710" w:rsidRDefault="00C30AC1" w:rsidP="00BD15EF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proofErr w:type="spellStart"/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회</w:t>
            </w:r>
            <w:r w:rsidR="00BD15EF">
              <w:rPr>
                <w:rFonts w:ascii="Times New Roman" w:eastAsia="바탕체" w:hAnsi="Times New Roman" w:cs="Times New Roman" w:hint="eastAsia"/>
                <w:kern w:val="0"/>
                <w:sz w:val="19"/>
                <w:szCs w:val="19"/>
              </w:rPr>
              <w:t>차</w:t>
            </w:r>
            <w:proofErr w:type="spellEnd"/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3038F6C" w14:textId="77777777" w:rsidR="00C30AC1" w:rsidRPr="00571710" w:rsidRDefault="00C30AC1" w:rsidP="00BD15EF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총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 xml:space="preserve"> </w:t>
            </w:r>
            <w:proofErr w:type="spellStart"/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발행가액</w:t>
            </w:r>
            <w:proofErr w:type="spellEnd"/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1AA208E4" w14:textId="77777777" w:rsidR="00C30AC1" w:rsidRPr="00571710" w:rsidRDefault="00C30AC1" w:rsidP="00BD15EF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미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전환금액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53BC075" w14:textId="77777777" w:rsidR="00C30AC1" w:rsidRPr="00571710" w:rsidRDefault="00C30AC1" w:rsidP="00BD15EF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proofErr w:type="spellStart"/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전환가액</w:t>
            </w:r>
            <w:proofErr w:type="spellEnd"/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0533A18" w14:textId="77777777" w:rsidR="00C30AC1" w:rsidRPr="00571710" w:rsidRDefault="00C30AC1" w:rsidP="00BD15EF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전환기간</w:t>
            </w:r>
          </w:p>
        </w:tc>
      </w:tr>
      <w:tr w:rsidR="00BD15EF" w:rsidRPr="00571710" w14:paraId="7EABD777" w14:textId="77777777" w:rsidTr="00BD15EF">
        <w:trPr>
          <w:trHeight w:val="360"/>
          <w:jc w:val="right"/>
        </w:trPr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498113" w14:textId="7B66EBCA" w:rsidR="00BD15EF" w:rsidRPr="00571710" w:rsidRDefault="00BD15EF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bCs/>
                <w:kern w:val="0"/>
                <w:sz w:val="19"/>
                <w:szCs w:val="19"/>
              </w:rPr>
            </w:pP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E96AA7" w14:textId="77777777" w:rsidR="00BD15EF" w:rsidRPr="00571710" w:rsidRDefault="00BD15EF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bCs/>
                <w:kern w:val="0"/>
                <w:sz w:val="19"/>
                <w:szCs w:val="19"/>
              </w:rPr>
            </w:pP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AD5DB5" w14:textId="77777777" w:rsidR="00BD15EF" w:rsidRPr="00571710" w:rsidRDefault="00BD15EF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bCs/>
                <w:kern w:val="0"/>
                <w:sz w:val="19"/>
                <w:szCs w:val="19"/>
              </w:rPr>
            </w:pP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F0EF2E" w14:textId="77777777" w:rsidR="00BD15EF" w:rsidRPr="00571710" w:rsidRDefault="00BD15EF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bCs/>
                <w:kern w:val="0"/>
                <w:sz w:val="19"/>
                <w:szCs w:val="19"/>
              </w:rPr>
            </w:pP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4E9B62" w14:textId="0FE99017" w:rsidR="00BD15EF" w:rsidRPr="00571710" w:rsidRDefault="00BD15EF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bCs/>
                <w:kern w:val="0"/>
                <w:sz w:val="19"/>
                <w:szCs w:val="19"/>
              </w:rPr>
            </w:pPr>
          </w:p>
        </w:tc>
      </w:tr>
    </w:tbl>
    <w:p w14:paraId="1B557595" w14:textId="77777777" w:rsidR="00BD15EF" w:rsidRDefault="00BD15EF" w:rsidP="00BD15EF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2175DA68" w14:textId="3670AACE" w:rsidR="00C30AC1" w:rsidRPr="00571710" w:rsidRDefault="00C30AC1">
      <w:pPr>
        <w:numPr>
          <w:ilvl w:val="0"/>
          <w:numId w:val="37"/>
        </w:numPr>
        <w:wordWrap/>
        <w:adjustRightInd w:val="0"/>
        <w:snapToGrid w:val="0"/>
        <w:spacing w:after="60" w:line="360" w:lineRule="auto"/>
        <w:ind w:left="709" w:hanging="284"/>
        <w:rPr>
          <w:rFonts w:ascii="Times New Roman" w:eastAsia="바탕체" w:hAnsi="Times New Roman" w:cs="Times New Roman"/>
          <w:szCs w:val="20"/>
        </w:rPr>
      </w:pPr>
      <w:proofErr w:type="spellStart"/>
      <w:r w:rsidRPr="00571710">
        <w:rPr>
          <w:rFonts w:ascii="Times New Roman" w:eastAsia="바탕체" w:hAnsi="Times New Roman" w:cs="Times New Roman"/>
          <w:szCs w:val="20"/>
        </w:rPr>
        <w:t>신주인수권부사채</w:t>
      </w:r>
      <w:proofErr w:type="spellEnd"/>
    </w:p>
    <w:tbl>
      <w:tblPr>
        <w:tblW w:w="9357" w:type="dxa"/>
        <w:jc w:val="righ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1"/>
        <w:gridCol w:w="1871"/>
        <w:gridCol w:w="1872"/>
        <w:gridCol w:w="1871"/>
        <w:gridCol w:w="1872"/>
      </w:tblGrid>
      <w:tr w:rsidR="00C30AC1" w:rsidRPr="00571710" w14:paraId="0FEE48A9" w14:textId="77777777" w:rsidTr="00BD15EF">
        <w:trPr>
          <w:trHeight w:val="360"/>
          <w:jc w:val="right"/>
        </w:trPr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41488A18" w14:textId="4CAB9A51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proofErr w:type="spellStart"/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회</w:t>
            </w:r>
            <w:r w:rsidR="00BD15EF">
              <w:rPr>
                <w:rFonts w:ascii="Times New Roman" w:eastAsia="바탕체" w:hAnsi="Times New Roman" w:cs="Times New Roman" w:hint="eastAsia"/>
                <w:kern w:val="0"/>
                <w:sz w:val="19"/>
                <w:szCs w:val="19"/>
              </w:rPr>
              <w:t>차</w:t>
            </w:r>
            <w:proofErr w:type="spellEnd"/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16E68B0B" w14:textId="77777777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총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 xml:space="preserve"> </w:t>
            </w:r>
            <w:proofErr w:type="spellStart"/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발행가액</w:t>
            </w:r>
            <w:proofErr w:type="spellEnd"/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2570F40C" w14:textId="77777777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미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행사금액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94F3C09" w14:textId="77777777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proofErr w:type="spellStart"/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행사가액</w:t>
            </w:r>
            <w:proofErr w:type="spellEnd"/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FBF10A4" w14:textId="77777777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행사기간</w:t>
            </w:r>
          </w:p>
        </w:tc>
      </w:tr>
      <w:tr w:rsidR="00BD15EF" w:rsidRPr="00571710" w14:paraId="4254B05B" w14:textId="77777777" w:rsidTr="00BD15EF">
        <w:trPr>
          <w:trHeight w:val="360"/>
          <w:jc w:val="right"/>
        </w:trPr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FCB366" w14:textId="0DAF4ED2" w:rsidR="00BD15EF" w:rsidRPr="00571710" w:rsidRDefault="00BD15EF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7B3B94" w14:textId="77777777" w:rsidR="00BD15EF" w:rsidRPr="00571710" w:rsidRDefault="00BD15EF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A9696B" w14:textId="77777777" w:rsidR="00BD15EF" w:rsidRPr="00571710" w:rsidRDefault="00BD15EF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3E00BE" w14:textId="77777777" w:rsidR="00BD15EF" w:rsidRPr="00571710" w:rsidRDefault="00BD15EF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663038" w14:textId="23905AEB" w:rsidR="00BD15EF" w:rsidRPr="00571710" w:rsidRDefault="00BD15EF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</w:p>
        </w:tc>
      </w:tr>
    </w:tbl>
    <w:p w14:paraId="7143BF97" w14:textId="77777777" w:rsidR="00BD15EF" w:rsidRDefault="00BD15EF" w:rsidP="00BD15EF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45FE6EFF" w14:textId="196F80F1" w:rsidR="00C30AC1" w:rsidRPr="00571710" w:rsidRDefault="00C30AC1">
      <w:pPr>
        <w:numPr>
          <w:ilvl w:val="0"/>
          <w:numId w:val="37"/>
        </w:numPr>
        <w:wordWrap/>
        <w:adjustRightInd w:val="0"/>
        <w:snapToGrid w:val="0"/>
        <w:spacing w:after="60" w:line="360" w:lineRule="auto"/>
        <w:ind w:left="709" w:hanging="284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주식매수선택권</w:t>
      </w:r>
    </w:p>
    <w:tbl>
      <w:tblPr>
        <w:tblW w:w="9357" w:type="dxa"/>
        <w:jc w:val="righ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1"/>
        <w:gridCol w:w="1871"/>
        <w:gridCol w:w="1872"/>
        <w:gridCol w:w="1871"/>
        <w:gridCol w:w="1872"/>
      </w:tblGrid>
      <w:tr w:rsidR="00C30AC1" w:rsidRPr="00571710" w14:paraId="0BE98F2F" w14:textId="77777777" w:rsidTr="00BD15EF">
        <w:trPr>
          <w:jc w:val="right"/>
        </w:trPr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4CF5019B" w14:textId="77777777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proofErr w:type="spellStart"/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부여받은</w:t>
            </w:r>
            <w:proofErr w:type="spellEnd"/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자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E4B7065" w14:textId="389C787A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proofErr w:type="spellStart"/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부여주식수</w:t>
            </w:r>
            <w:proofErr w:type="spellEnd"/>
            <w:r w:rsidR="00BD15EF">
              <w:rPr>
                <w:rFonts w:ascii="Times New Roman" w:eastAsia="바탕체" w:hAnsi="Times New Roman" w:cs="Times New Roman" w:hint="eastAsia"/>
                <w:kern w:val="0"/>
                <w:sz w:val="19"/>
                <w:szCs w:val="19"/>
              </w:rPr>
              <w:t>(</w:t>
            </w:r>
            <w:r w:rsidR="00BD15EF">
              <w:rPr>
                <w:rFonts w:ascii="Times New Roman" w:eastAsia="바탕체" w:hAnsi="Times New Roman" w:cs="Times New Roman" w:hint="eastAsia"/>
                <w:kern w:val="0"/>
                <w:sz w:val="19"/>
                <w:szCs w:val="19"/>
              </w:rPr>
              <w:t>주</w:t>
            </w:r>
            <w:r w:rsidR="00BD15EF">
              <w:rPr>
                <w:rFonts w:ascii="Times New Roman" w:eastAsia="바탕체" w:hAnsi="Times New Roman" w:cs="Times New Roman" w:hint="eastAsia"/>
                <w:kern w:val="0"/>
                <w:sz w:val="19"/>
                <w:szCs w:val="19"/>
              </w:rPr>
              <w:t>)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F23D1C5" w14:textId="77777777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proofErr w:type="spellStart"/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행사가액</w:t>
            </w:r>
            <w:proofErr w:type="spellEnd"/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(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원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)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C334ECD" w14:textId="77777777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행사기간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762FF50" w14:textId="77777777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행사방법</w:t>
            </w:r>
          </w:p>
        </w:tc>
      </w:tr>
      <w:tr w:rsidR="00C30AC1" w:rsidRPr="00571710" w14:paraId="06E29648" w14:textId="77777777" w:rsidTr="00BD15EF">
        <w:trPr>
          <w:trHeight w:val="520"/>
          <w:jc w:val="right"/>
        </w:trPr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26BFDD" w14:textId="5914E6A1" w:rsidR="00C30AC1" w:rsidRPr="00571710" w:rsidRDefault="000C1745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***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9B4731" w14:textId="65C6C0FA" w:rsidR="00C30AC1" w:rsidRPr="00571710" w:rsidRDefault="000C1745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ind w:rightChars="100" w:right="200"/>
              <w:jc w:val="right"/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***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070EB2" w14:textId="14E61CCD" w:rsidR="00C30AC1" w:rsidRPr="00571710" w:rsidRDefault="000C1745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ind w:rightChars="100" w:right="200"/>
              <w:jc w:val="right"/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***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CBB214" w14:textId="22CA575D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20</w:t>
            </w:r>
            <w:r w:rsidR="000C1745"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*</w:t>
            </w:r>
            <w:proofErr w:type="gramStart"/>
            <w:r w:rsidR="000C1745"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*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.</w:t>
            </w:r>
            <w:r w:rsidR="000C1745"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*</w:t>
            </w:r>
            <w:proofErr w:type="gramEnd"/>
            <w:r w:rsidR="000C1745"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*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.</w:t>
            </w:r>
            <w:r w:rsidR="000C1745"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**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 xml:space="preserve"> ~ 20</w:t>
            </w:r>
            <w:r w:rsidR="000C1745"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**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.</w:t>
            </w:r>
            <w:r w:rsidR="000C1745"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**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.</w:t>
            </w:r>
            <w:r w:rsidR="000C1745"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  <w:highlight w:val="red"/>
              </w:rPr>
              <w:t>**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7BAD5E" w14:textId="77777777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신주발행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 xml:space="preserve">, 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자기주식매입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,</w:t>
            </w:r>
          </w:p>
          <w:p w14:paraId="7CB6AB9D" w14:textId="77777777" w:rsidR="00C30AC1" w:rsidRPr="00571710" w:rsidRDefault="00C30AC1" w:rsidP="00571710">
            <w:pPr>
              <w:widowControl/>
              <w:wordWrap/>
              <w:autoSpaceDE/>
              <w:autoSpaceDN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차액결제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중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kern w:val="0"/>
                <w:sz w:val="19"/>
                <w:szCs w:val="19"/>
              </w:rPr>
              <w:t>선택</w:t>
            </w:r>
          </w:p>
        </w:tc>
      </w:tr>
    </w:tbl>
    <w:p w14:paraId="1C6A68DB" w14:textId="77777777" w:rsidR="00BD15EF" w:rsidRDefault="00BD15EF" w:rsidP="00BD15EF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4B0BC0EB" w14:textId="5AEBA01D" w:rsidR="00196687" w:rsidRPr="00571710" w:rsidRDefault="00196687">
      <w:pPr>
        <w:numPr>
          <w:ilvl w:val="0"/>
          <w:numId w:val="10"/>
        </w:numPr>
        <w:tabs>
          <w:tab w:val="num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설립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현재까지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있어서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가장납입을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사실이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없으며</w:t>
      </w:r>
      <w:r w:rsidR="00C30AC1" w:rsidRPr="00571710">
        <w:rPr>
          <w:rFonts w:ascii="Times New Roman" w:eastAsia="바탕체" w:hAnsi="Times New Roman" w:cs="Times New Roman"/>
          <w:szCs w:val="20"/>
        </w:rPr>
        <w:t>,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전항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기재와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같고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="00C30AC1"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자신의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계산으로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취득하였고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가장납입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사실이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1CF4C7C6" w14:textId="77777777" w:rsidR="00196687" w:rsidRPr="00571710" w:rsidRDefault="00196687">
      <w:pPr>
        <w:numPr>
          <w:ilvl w:val="0"/>
          <w:numId w:val="10"/>
        </w:numPr>
        <w:tabs>
          <w:tab w:val="num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계열사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특수관계인에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통상의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범위에서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벗어날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정도로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불리한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매출거래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보증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담보제공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사실이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75A0A695" w14:textId="77777777" w:rsidR="00196687" w:rsidRPr="00571710" w:rsidRDefault="00196687" w:rsidP="00571710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2F23900D" w14:textId="77777777" w:rsidR="00196687" w:rsidRPr="00571710" w:rsidRDefault="00196687">
      <w:pPr>
        <w:widowControl/>
        <w:numPr>
          <w:ilvl w:val="0"/>
          <w:numId w:val="40"/>
        </w:numPr>
        <w:tabs>
          <w:tab w:val="num" w:pos="709"/>
        </w:tabs>
        <w:wordWrap/>
        <w:adjustRightInd w:val="0"/>
        <w:snapToGrid w:val="0"/>
        <w:spacing w:after="60" w:line="360" w:lineRule="auto"/>
        <w:ind w:left="709" w:hanging="709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자산에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</w:t>
      </w:r>
    </w:p>
    <w:p w14:paraId="025A082F" w14:textId="25671EEA" w:rsidR="00196687" w:rsidRPr="00571710" w:rsidRDefault="00196687">
      <w:pPr>
        <w:numPr>
          <w:ilvl w:val="2"/>
          <w:numId w:val="8"/>
        </w:numPr>
        <w:tabs>
          <w:tab w:val="num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사용</w:t>
      </w:r>
      <w:r w:rsidR="00C30AC1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중인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부동산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동산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기계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차량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사무실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영업에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필요한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모든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물건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적법하게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소유로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되어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있거나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사용할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권한을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52F8B529" w14:textId="7A293A1E" w:rsidR="00196687" w:rsidRPr="00571710" w:rsidRDefault="00196687">
      <w:pPr>
        <w:numPr>
          <w:ilvl w:val="2"/>
          <w:numId w:val="8"/>
        </w:numPr>
        <w:tabs>
          <w:tab w:val="num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모든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특허권을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지적재산권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무형자산은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적법한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가지고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있으며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침해하거나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자로부터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침해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받고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않음을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2A4AC7AE" w14:textId="394557C0" w:rsidR="00196687" w:rsidRDefault="00196687">
      <w:pPr>
        <w:numPr>
          <w:ilvl w:val="2"/>
          <w:numId w:val="8"/>
        </w:numPr>
        <w:tabs>
          <w:tab w:val="num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통상적인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사업경로에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제품의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판매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제외하고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자산이나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매매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교환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방식으로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처분하지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아니하였음을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34443173" w14:textId="7236156D" w:rsidR="00BD15EF" w:rsidRPr="00BD15EF" w:rsidRDefault="00BD15EF">
      <w:pPr>
        <w:numPr>
          <w:ilvl w:val="2"/>
          <w:numId w:val="8"/>
        </w:numPr>
        <w:tabs>
          <w:tab w:val="num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/>
          <w:szCs w:val="20"/>
        </w:rPr>
      </w:pPr>
      <w:r w:rsidRPr="00BD15EF">
        <w:rPr>
          <w:rFonts w:ascii="Times New Roman" w:eastAsia="바탕체" w:hAnsi="Times New Roman" w:hint="eastAsia"/>
          <w:szCs w:val="20"/>
        </w:rPr>
        <w:t>회사는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proofErr w:type="spellStart"/>
      <w:r w:rsidRPr="00BD15EF">
        <w:rPr>
          <w:rFonts w:ascii="Times New Roman" w:eastAsia="바탕체" w:hAnsi="Times New Roman" w:hint="eastAsia"/>
          <w:szCs w:val="20"/>
        </w:rPr>
        <w:t>전·현직</w:t>
      </w:r>
      <w:proofErr w:type="spellEnd"/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임직원이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업무수행의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과정에서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취득하였거나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취득하게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되는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특허권</w:t>
      </w:r>
      <w:r w:rsidRPr="00BD15EF">
        <w:rPr>
          <w:rFonts w:ascii="Times New Roman" w:eastAsia="바탕체" w:hAnsi="Times New Roman" w:hint="eastAsia"/>
          <w:szCs w:val="20"/>
        </w:rPr>
        <w:t xml:space="preserve">, </w:t>
      </w:r>
      <w:r w:rsidRPr="00BD15EF">
        <w:rPr>
          <w:rFonts w:ascii="Times New Roman" w:eastAsia="바탕체" w:hAnsi="Times New Roman" w:hint="eastAsia"/>
          <w:szCs w:val="20"/>
        </w:rPr>
        <w:t>실용신안권</w:t>
      </w:r>
      <w:r w:rsidRPr="00BD15EF">
        <w:rPr>
          <w:rFonts w:ascii="Times New Roman" w:eastAsia="바탕체" w:hAnsi="Times New Roman" w:hint="eastAsia"/>
          <w:szCs w:val="20"/>
        </w:rPr>
        <w:t xml:space="preserve">, </w:t>
      </w:r>
      <w:r w:rsidRPr="00BD15EF">
        <w:rPr>
          <w:rFonts w:ascii="Times New Roman" w:eastAsia="바탕체" w:hAnsi="Times New Roman" w:hint="eastAsia"/>
          <w:szCs w:val="20"/>
        </w:rPr>
        <w:t>의장권</w:t>
      </w:r>
      <w:r w:rsidRPr="00BD15EF">
        <w:rPr>
          <w:rFonts w:ascii="Times New Roman" w:eastAsia="바탕체" w:hAnsi="Times New Roman" w:hint="eastAsia"/>
          <w:szCs w:val="20"/>
        </w:rPr>
        <w:t xml:space="preserve">, </w:t>
      </w:r>
      <w:r w:rsidRPr="00BD15EF">
        <w:rPr>
          <w:rFonts w:ascii="Times New Roman" w:eastAsia="바탕체" w:hAnsi="Times New Roman" w:hint="eastAsia"/>
          <w:szCs w:val="20"/>
        </w:rPr>
        <w:t>상표권</w:t>
      </w:r>
      <w:r w:rsidRPr="00BD15EF">
        <w:rPr>
          <w:rFonts w:ascii="Times New Roman" w:eastAsia="바탕체" w:hAnsi="Times New Roman" w:hint="eastAsia"/>
          <w:szCs w:val="20"/>
        </w:rPr>
        <w:t xml:space="preserve">, </w:t>
      </w:r>
      <w:r w:rsidRPr="00BD15EF">
        <w:rPr>
          <w:rFonts w:ascii="Times New Roman" w:eastAsia="바탕체" w:hAnsi="Times New Roman" w:hint="eastAsia"/>
          <w:szCs w:val="20"/>
        </w:rPr>
        <w:t>저작권과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같은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지적재산권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및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기타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이에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준하는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노하우가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회사에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귀속되도록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하기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위하여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필요한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약정을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체결하여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두고</w:t>
      </w:r>
      <w:r w:rsidRPr="00BD15EF">
        <w:rPr>
          <w:rFonts w:ascii="Times New Roman" w:eastAsia="바탕체" w:hAnsi="Times New Roman" w:hint="eastAsia"/>
          <w:szCs w:val="20"/>
        </w:rPr>
        <w:t xml:space="preserve"> </w:t>
      </w:r>
      <w:r w:rsidRPr="00BD15EF">
        <w:rPr>
          <w:rFonts w:ascii="Times New Roman" w:eastAsia="바탕체" w:hAnsi="Times New Roman" w:hint="eastAsia"/>
          <w:szCs w:val="20"/>
        </w:rPr>
        <w:t>있다</w:t>
      </w:r>
      <w:r w:rsidRPr="00BD15EF">
        <w:rPr>
          <w:rFonts w:ascii="Times New Roman" w:eastAsia="바탕체" w:hAnsi="Times New Roman" w:hint="eastAsia"/>
          <w:szCs w:val="20"/>
        </w:rPr>
        <w:t>.</w:t>
      </w:r>
    </w:p>
    <w:p w14:paraId="11DB2A44" w14:textId="77777777" w:rsidR="00196687" w:rsidRPr="00571710" w:rsidRDefault="00196687" w:rsidP="00BD15E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1FF13431" w14:textId="77777777" w:rsidR="00196687" w:rsidRPr="00571710" w:rsidRDefault="00196687">
      <w:pPr>
        <w:widowControl/>
        <w:numPr>
          <w:ilvl w:val="0"/>
          <w:numId w:val="40"/>
        </w:numPr>
        <w:tabs>
          <w:tab w:val="num" w:pos="709"/>
        </w:tabs>
        <w:wordWrap/>
        <w:adjustRightInd w:val="0"/>
        <w:snapToGrid w:val="0"/>
        <w:spacing w:after="60" w:line="360" w:lineRule="auto"/>
        <w:ind w:left="709" w:hanging="709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부채에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</w:t>
      </w:r>
    </w:p>
    <w:p w14:paraId="4F1C54A3" w14:textId="77777777" w:rsidR="00C30AC1" w:rsidRPr="00571710" w:rsidRDefault="00C30AC1">
      <w:pPr>
        <w:numPr>
          <w:ilvl w:val="0"/>
          <w:numId w:val="11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담보제공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입보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내역은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기재와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같다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12"/>
        <w:gridCol w:w="1405"/>
        <w:gridCol w:w="6"/>
        <w:gridCol w:w="1697"/>
        <w:gridCol w:w="1265"/>
        <w:gridCol w:w="1266"/>
        <w:gridCol w:w="1409"/>
      </w:tblGrid>
      <w:tr w:rsidR="00C30AC1" w:rsidRPr="00571710" w14:paraId="56A80BE2" w14:textId="77777777" w:rsidTr="00F86573">
        <w:trPr>
          <w:trHeight w:val="340"/>
        </w:trPr>
        <w:tc>
          <w:tcPr>
            <w:tcW w:w="2421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0CE7C00B" w14:textId="77777777" w:rsidR="00C30AC1" w:rsidRPr="00571710" w:rsidRDefault="00C30AC1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>금융기관</w:t>
            </w:r>
          </w:p>
        </w:tc>
        <w:tc>
          <w:tcPr>
            <w:tcW w:w="3108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1BF1CC5" w14:textId="2E4BED12" w:rsidR="00C30AC1" w:rsidRPr="00571710" w:rsidRDefault="00C30AC1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>제공</w:t>
            </w:r>
            <w:r w:rsidR="00BD15EF">
              <w:rPr>
                <w:rFonts w:ascii="Times New Roman" w:eastAsia="바탕체" w:hAnsi="Times New Roman" w:cs="Times New Roman" w:hint="eastAsia"/>
                <w:sz w:val="19"/>
                <w:szCs w:val="19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>담보</w:t>
            </w:r>
          </w:p>
        </w:tc>
        <w:tc>
          <w:tcPr>
            <w:tcW w:w="2531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BBF82F1" w14:textId="096FE41A" w:rsidR="00C30AC1" w:rsidRPr="00571710" w:rsidRDefault="00C30AC1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</w:rPr>
            </w:pPr>
            <w:proofErr w:type="spellStart"/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>입보</w:t>
            </w:r>
            <w:proofErr w:type="spellEnd"/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>내</w:t>
            </w:r>
            <w:r w:rsidR="00BD15EF">
              <w:rPr>
                <w:rFonts w:ascii="Times New Roman" w:eastAsia="바탕체" w:hAnsi="Times New Roman" w:cs="Times New Roman" w:hint="eastAsia"/>
                <w:sz w:val="19"/>
                <w:szCs w:val="19"/>
              </w:rPr>
              <w:t>역</w:t>
            </w:r>
          </w:p>
        </w:tc>
        <w:tc>
          <w:tcPr>
            <w:tcW w:w="1409" w:type="dxa"/>
            <w:vMerge w:val="restart"/>
            <w:shd w:val="clear" w:color="auto" w:fill="D9D9D9" w:themeFill="background1" w:themeFillShade="D9"/>
            <w:vAlign w:val="center"/>
          </w:tcPr>
          <w:p w14:paraId="4D0F1511" w14:textId="7C460117" w:rsidR="00C30AC1" w:rsidRPr="00571710" w:rsidRDefault="00C30AC1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>비고</w:t>
            </w:r>
          </w:p>
        </w:tc>
      </w:tr>
      <w:tr w:rsidR="00C30AC1" w:rsidRPr="00571710" w14:paraId="04E0C49C" w14:textId="77777777" w:rsidTr="00F86573">
        <w:trPr>
          <w:trHeight w:val="340"/>
        </w:trPr>
        <w:tc>
          <w:tcPr>
            <w:tcW w:w="2421" w:type="dxa"/>
            <w:gridSpan w:val="2"/>
            <w:vMerge/>
            <w:shd w:val="clear" w:color="auto" w:fill="D9D9D9" w:themeFill="background1" w:themeFillShade="D9"/>
          </w:tcPr>
          <w:p w14:paraId="07DCCDB9" w14:textId="77777777" w:rsidR="00C30AC1" w:rsidRPr="00571710" w:rsidRDefault="00C30AC1" w:rsidP="00571710">
            <w:pPr>
              <w:wordWrap/>
              <w:adjustRightInd w:val="0"/>
              <w:snapToGrid w:val="0"/>
              <w:spacing w:after="60" w:line="360" w:lineRule="auto"/>
              <w:rPr>
                <w:rFonts w:ascii="Times New Roman" w:eastAsia="바탕체" w:hAnsi="Times New Roman" w:cs="Times New Roman"/>
                <w:sz w:val="19"/>
                <w:szCs w:val="19"/>
              </w:rPr>
            </w:pPr>
          </w:p>
        </w:tc>
        <w:tc>
          <w:tcPr>
            <w:tcW w:w="1411" w:type="dxa"/>
            <w:gridSpan w:val="2"/>
            <w:shd w:val="clear" w:color="auto" w:fill="D9D9D9" w:themeFill="background1" w:themeFillShade="D9"/>
            <w:vAlign w:val="center"/>
          </w:tcPr>
          <w:p w14:paraId="3CCCE5E8" w14:textId="24A4D674" w:rsidR="00C30AC1" w:rsidRPr="00571710" w:rsidRDefault="00C30AC1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>담보</w:t>
            </w:r>
            <w:r w:rsidR="00BD15EF">
              <w:rPr>
                <w:rFonts w:ascii="Times New Roman" w:eastAsia="바탕체" w:hAnsi="Times New Roman" w:cs="Times New Roman" w:hint="eastAsia"/>
                <w:sz w:val="19"/>
                <w:szCs w:val="19"/>
              </w:rPr>
              <w:t xml:space="preserve"> </w:t>
            </w:r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>종류</w:t>
            </w:r>
          </w:p>
        </w:tc>
        <w:tc>
          <w:tcPr>
            <w:tcW w:w="1697" w:type="dxa"/>
            <w:shd w:val="clear" w:color="auto" w:fill="D9D9D9" w:themeFill="background1" w:themeFillShade="D9"/>
            <w:vAlign w:val="center"/>
          </w:tcPr>
          <w:p w14:paraId="1B9CDBDC" w14:textId="77777777" w:rsidR="00C30AC1" w:rsidRPr="00571710" w:rsidRDefault="00C30AC1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</w:rPr>
            </w:pPr>
            <w:proofErr w:type="spellStart"/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>설정액</w:t>
            </w:r>
            <w:proofErr w:type="spellEnd"/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>(</w:t>
            </w:r>
            <w:proofErr w:type="spellStart"/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>실현가</w:t>
            </w:r>
            <w:proofErr w:type="spellEnd"/>
            <w:r w:rsidRPr="00571710">
              <w:rPr>
                <w:rFonts w:ascii="Times New Roman" w:eastAsia="바탕체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1265" w:type="dxa"/>
            <w:shd w:val="clear" w:color="auto" w:fill="D9D9D9" w:themeFill="background1" w:themeFillShade="D9"/>
            <w:vAlign w:val="center"/>
          </w:tcPr>
          <w:p w14:paraId="6BAB53F2" w14:textId="5696D6E8" w:rsidR="00C30AC1" w:rsidRPr="00571710" w:rsidRDefault="00BD15E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</w:rPr>
            </w:pPr>
            <w:r>
              <w:rPr>
                <w:rFonts w:ascii="Times New Roman" w:eastAsia="바탕체" w:hAnsi="Times New Roman" w:cs="Times New Roman" w:hint="eastAsia"/>
                <w:sz w:val="19"/>
                <w:szCs w:val="19"/>
              </w:rPr>
              <w:t>한도</w:t>
            </w:r>
          </w:p>
        </w:tc>
        <w:tc>
          <w:tcPr>
            <w:tcW w:w="1266" w:type="dxa"/>
            <w:shd w:val="clear" w:color="auto" w:fill="D9D9D9" w:themeFill="background1" w:themeFillShade="D9"/>
            <w:vAlign w:val="center"/>
          </w:tcPr>
          <w:p w14:paraId="26C060A1" w14:textId="00329242" w:rsidR="00C30AC1" w:rsidRPr="00571710" w:rsidRDefault="00BD15E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바탕체" w:hAnsi="Times New Roman" w:cs="Times New Roman" w:hint="eastAsia"/>
                <w:sz w:val="19"/>
                <w:szCs w:val="19"/>
              </w:rPr>
              <w:t>사용액</w:t>
            </w:r>
            <w:proofErr w:type="spellEnd"/>
          </w:p>
        </w:tc>
        <w:tc>
          <w:tcPr>
            <w:tcW w:w="1409" w:type="dxa"/>
            <w:vMerge/>
            <w:shd w:val="clear" w:color="auto" w:fill="D9D9D9" w:themeFill="background1" w:themeFillShade="D9"/>
          </w:tcPr>
          <w:p w14:paraId="3D47C1C0" w14:textId="77777777" w:rsidR="00C30AC1" w:rsidRPr="00571710" w:rsidRDefault="00C30AC1" w:rsidP="00571710">
            <w:pPr>
              <w:wordWrap/>
              <w:adjustRightInd w:val="0"/>
              <w:snapToGrid w:val="0"/>
              <w:spacing w:after="60" w:line="360" w:lineRule="auto"/>
              <w:rPr>
                <w:rFonts w:ascii="Times New Roman" w:eastAsia="바탕체" w:hAnsi="Times New Roman" w:cs="Times New Roman"/>
                <w:sz w:val="19"/>
                <w:szCs w:val="19"/>
              </w:rPr>
            </w:pPr>
          </w:p>
        </w:tc>
      </w:tr>
      <w:tr w:rsidR="00BD15EF" w:rsidRPr="00571710" w14:paraId="549B5CBC" w14:textId="77777777" w:rsidTr="00F86573">
        <w:trPr>
          <w:trHeight w:val="340"/>
        </w:trPr>
        <w:tc>
          <w:tcPr>
            <w:tcW w:w="2409" w:type="dxa"/>
            <w:shd w:val="clear" w:color="auto" w:fill="auto"/>
            <w:vAlign w:val="center"/>
          </w:tcPr>
          <w:p w14:paraId="343C9AF7" w14:textId="2F219E4F" w:rsidR="00BD15EF" w:rsidRPr="00571710" w:rsidRDefault="00BD15E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  <w:highlight w:val="lightGray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411BBB7" w14:textId="77777777" w:rsidR="00BD15EF" w:rsidRPr="00571710" w:rsidRDefault="00BD15E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  <w:highlight w:val="lightGray"/>
              </w:rPr>
            </w:pPr>
          </w:p>
        </w:tc>
        <w:tc>
          <w:tcPr>
            <w:tcW w:w="1703" w:type="dxa"/>
            <w:gridSpan w:val="2"/>
            <w:shd w:val="clear" w:color="auto" w:fill="auto"/>
            <w:vAlign w:val="center"/>
          </w:tcPr>
          <w:p w14:paraId="075B27FC" w14:textId="77777777" w:rsidR="00BD15EF" w:rsidRPr="00571710" w:rsidRDefault="00BD15E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  <w:highlight w:val="lightGray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14:paraId="4F19B37B" w14:textId="77777777" w:rsidR="00BD15EF" w:rsidRPr="00571710" w:rsidRDefault="00BD15E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  <w:highlight w:val="lightGray"/>
              </w:rPr>
            </w:pPr>
          </w:p>
        </w:tc>
        <w:tc>
          <w:tcPr>
            <w:tcW w:w="1266" w:type="dxa"/>
            <w:shd w:val="clear" w:color="auto" w:fill="auto"/>
            <w:vAlign w:val="center"/>
          </w:tcPr>
          <w:p w14:paraId="280753B8" w14:textId="77777777" w:rsidR="00BD15EF" w:rsidRPr="00571710" w:rsidRDefault="00BD15E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  <w:highlight w:val="lightGray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 w14:paraId="3DE350B1" w14:textId="03FDA200" w:rsidR="00BD15EF" w:rsidRPr="00571710" w:rsidRDefault="00BD15E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 w:val="19"/>
                <w:szCs w:val="19"/>
                <w:highlight w:val="lightGray"/>
              </w:rPr>
            </w:pPr>
          </w:p>
        </w:tc>
      </w:tr>
    </w:tbl>
    <w:p w14:paraId="42A93B2D" w14:textId="77777777" w:rsidR="00196687" w:rsidRPr="00571710" w:rsidRDefault="00196687">
      <w:pPr>
        <w:numPr>
          <w:ilvl w:val="0"/>
          <w:numId w:val="11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금융기관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차입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발행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관련된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거래로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계약에서의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기한의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이익이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상실되거나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당해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상대방이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즉각적인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권리를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행사할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내용이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포함되어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않음을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715016FE" w14:textId="77777777" w:rsidR="00196687" w:rsidRPr="00571710" w:rsidRDefault="00196687" w:rsidP="00571710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288F12D3" w14:textId="77777777" w:rsidR="00196687" w:rsidRPr="00571710" w:rsidRDefault="00196687">
      <w:pPr>
        <w:widowControl/>
        <w:numPr>
          <w:ilvl w:val="0"/>
          <w:numId w:val="40"/>
        </w:numPr>
        <w:tabs>
          <w:tab w:val="num" w:pos="709"/>
        </w:tabs>
        <w:wordWrap/>
        <w:adjustRightInd w:val="0"/>
        <w:snapToGrid w:val="0"/>
        <w:spacing w:after="60" w:line="360" w:lineRule="auto"/>
        <w:ind w:left="709" w:hanging="709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재무제표에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</w:t>
      </w:r>
    </w:p>
    <w:p w14:paraId="13D1E892" w14:textId="370E702C" w:rsidR="00196687" w:rsidRPr="00571710" w:rsidRDefault="00196687">
      <w:pPr>
        <w:numPr>
          <w:ilvl w:val="0"/>
          <w:numId w:val="12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투자자에게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제공된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  <w:highlight w:val="red"/>
        </w:rPr>
        <w:t>[</w:t>
      </w:r>
      <w:r w:rsidR="00E420C2" w:rsidRPr="00571710">
        <w:rPr>
          <w:rFonts w:ascii="Times New Roman" w:eastAsia="바탕체" w:hAnsi="Times New Roman" w:cs="Times New Roman"/>
          <w:szCs w:val="20"/>
          <w:highlight w:val="red"/>
        </w:rPr>
        <w:t>20</w:t>
      </w:r>
      <w:r w:rsidR="000C1745" w:rsidRPr="00571710">
        <w:rPr>
          <w:rFonts w:ascii="Times New Roman" w:eastAsia="바탕체" w:hAnsi="Times New Roman" w:cs="Times New Roman"/>
          <w:szCs w:val="20"/>
          <w:highlight w:val="red"/>
        </w:rPr>
        <w:t>**</w:t>
      </w:r>
      <w:r w:rsidRPr="00571710">
        <w:rPr>
          <w:rFonts w:ascii="Times New Roman" w:eastAsia="바탕체" w:hAnsi="Times New Roman" w:cs="Times New Roman"/>
          <w:szCs w:val="20"/>
          <w:highlight w:val="red"/>
        </w:rPr>
        <w:t>]</w:t>
      </w:r>
      <w:r w:rsidRPr="00571710">
        <w:rPr>
          <w:rFonts w:ascii="Times New Roman" w:eastAsia="바탕체" w:hAnsi="Times New Roman" w:cs="Times New Roman"/>
          <w:szCs w:val="20"/>
          <w:highlight w:val="red"/>
        </w:rPr>
        <w:t>년</w:t>
      </w:r>
      <w:r w:rsidRPr="00571710">
        <w:rPr>
          <w:rFonts w:ascii="Times New Roman" w:eastAsia="바탕체" w:hAnsi="Times New Roman" w:cs="Times New Roman"/>
          <w:szCs w:val="20"/>
          <w:highlight w:val="red"/>
        </w:rPr>
        <w:t xml:space="preserve"> </w:t>
      </w:r>
      <w:r w:rsidR="000C1745" w:rsidRPr="00571710">
        <w:rPr>
          <w:rFonts w:ascii="Times New Roman" w:eastAsia="바탕체" w:hAnsi="Times New Roman" w:cs="Times New Roman"/>
          <w:szCs w:val="20"/>
          <w:highlight w:val="red"/>
        </w:rPr>
        <w:t>[**</w:t>
      </w:r>
      <w:r w:rsidRPr="00571710">
        <w:rPr>
          <w:rFonts w:ascii="Times New Roman" w:eastAsia="바탕체" w:hAnsi="Times New Roman" w:cs="Times New Roman"/>
          <w:szCs w:val="20"/>
          <w:highlight w:val="red"/>
        </w:rPr>
        <w:t>]</w:t>
      </w:r>
      <w:r w:rsidRPr="00571710">
        <w:rPr>
          <w:rFonts w:ascii="Times New Roman" w:eastAsia="바탕체" w:hAnsi="Times New Roman" w:cs="Times New Roman"/>
          <w:szCs w:val="20"/>
          <w:highlight w:val="red"/>
        </w:rPr>
        <w:t>월</w:t>
      </w:r>
      <w:r w:rsidRPr="00571710">
        <w:rPr>
          <w:rFonts w:ascii="Times New Roman" w:eastAsia="바탕체" w:hAnsi="Times New Roman" w:cs="Times New Roman"/>
          <w:szCs w:val="20"/>
          <w:highlight w:val="red"/>
        </w:rPr>
        <w:t xml:space="preserve"> [</w:t>
      </w:r>
      <w:r w:rsidR="000C1745" w:rsidRPr="00571710">
        <w:rPr>
          <w:rFonts w:ascii="Times New Roman" w:eastAsia="바탕체" w:hAnsi="Times New Roman" w:cs="Times New Roman"/>
          <w:szCs w:val="20"/>
          <w:highlight w:val="red"/>
        </w:rPr>
        <w:t>**</w:t>
      </w:r>
      <w:r w:rsidRPr="00571710">
        <w:rPr>
          <w:rFonts w:ascii="Times New Roman" w:eastAsia="바탕체" w:hAnsi="Times New Roman" w:cs="Times New Roman"/>
          <w:szCs w:val="20"/>
          <w:highlight w:val="red"/>
        </w:rPr>
        <w:t>]</w:t>
      </w:r>
      <w:r w:rsidRPr="00571710">
        <w:rPr>
          <w:rFonts w:ascii="Times New Roman" w:eastAsia="바탕체" w:hAnsi="Times New Roman" w:cs="Times New Roman"/>
          <w:szCs w:val="20"/>
          <w:highlight w:val="red"/>
        </w:rPr>
        <w:t>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재무제표는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대한민국에서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통용되는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기업회계기준을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일반적으로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인정되는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회계원칙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관행에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작성되었으며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재무상태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영업현황을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충실하게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반영하고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76D3DA30" w14:textId="5E1EF65F" w:rsidR="00196687" w:rsidRPr="00571710" w:rsidRDefault="00196687">
      <w:pPr>
        <w:numPr>
          <w:ilvl w:val="0"/>
          <w:numId w:val="12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투자자에게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고지된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제외하고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재무제표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기준일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재무상태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자산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영업에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불리한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영향을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미칠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중대한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변경이나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변동사항은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386669A3" w14:textId="344967CA" w:rsidR="00196687" w:rsidRPr="00571710" w:rsidRDefault="00196687">
      <w:pPr>
        <w:numPr>
          <w:ilvl w:val="0"/>
          <w:numId w:val="12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최선의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노력으로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파악한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결과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재무제표에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기재되지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부외부채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우발채무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</w:t>
      </w:r>
      <w:r w:rsidRPr="00571710">
        <w:rPr>
          <w:rFonts w:ascii="Times New Roman" w:eastAsia="바탕체" w:hAnsi="Times New Roman" w:cs="Times New Roman"/>
          <w:szCs w:val="20"/>
        </w:rPr>
        <w:t xml:space="preserve">)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부외자산은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실사자료로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제시한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바와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같고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실사자료에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나타나지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사항으로서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</w:t>
      </w:r>
      <w:r w:rsidR="00C30AC1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거래완결에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영향을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만한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중대한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부외부채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부외자산은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230D7D3B" w14:textId="77777777" w:rsidR="00EF42DD" w:rsidRPr="00571710" w:rsidRDefault="00EF42DD" w:rsidP="00BD15E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3728D3C4" w14:textId="77777777" w:rsidR="00196687" w:rsidRPr="00571710" w:rsidRDefault="00196687">
      <w:pPr>
        <w:widowControl/>
        <w:numPr>
          <w:ilvl w:val="0"/>
          <w:numId w:val="40"/>
        </w:numPr>
        <w:tabs>
          <w:tab w:val="num" w:pos="709"/>
        </w:tabs>
        <w:wordWrap/>
        <w:adjustRightInd w:val="0"/>
        <w:snapToGrid w:val="0"/>
        <w:spacing w:after="60" w:line="360" w:lineRule="auto"/>
        <w:ind w:left="709" w:hanging="709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법령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위반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소송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</w:t>
      </w:r>
    </w:p>
    <w:p w14:paraId="3450C7EB" w14:textId="749F8590" w:rsidR="00196687" w:rsidRPr="00571710" w:rsidRDefault="00196687">
      <w:pPr>
        <w:numPr>
          <w:ilvl w:val="0"/>
          <w:numId w:val="13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영위하고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사업에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필요한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인허가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모두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적법하게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있으며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인허가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취소될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않다</w:t>
      </w:r>
      <w:r w:rsidR="00C30AC1" w:rsidRPr="00571710">
        <w:rPr>
          <w:rFonts w:ascii="Times New Roman" w:eastAsia="바탕체" w:hAnsi="Times New Roman" w:cs="Times New Roman"/>
          <w:szCs w:val="20"/>
        </w:rPr>
        <w:t>.</w:t>
      </w:r>
    </w:p>
    <w:p w14:paraId="1A124150" w14:textId="77777777" w:rsidR="00196687" w:rsidRPr="00571710" w:rsidRDefault="00196687">
      <w:pPr>
        <w:numPr>
          <w:ilvl w:val="0"/>
          <w:numId w:val="13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자산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부동산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설비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임차물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장비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</w:t>
      </w:r>
      <w:r w:rsidRPr="00571710">
        <w:rPr>
          <w:rFonts w:ascii="Times New Roman" w:eastAsia="바탕체" w:hAnsi="Times New Roman" w:cs="Times New Roman"/>
          <w:szCs w:val="20"/>
        </w:rPr>
        <w:t xml:space="preserve">)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사업활동과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관련하여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지역제한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안전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공해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환경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노동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공정거래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관련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법규를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생산과정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제품에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적용되는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제반법령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규정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명령을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준수하였으며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부당하게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임금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퇴직금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미지급한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사실이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496063B7" w14:textId="77777777" w:rsidR="00196687" w:rsidRPr="00571710" w:rsidRDefault="00196687">
      <w:pPr>
        <w:numPr>
          <w:ilvl w:val="0"/>
          <w:numId w:val="13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투자자에게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고지된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제외하고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사업에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중요한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영향을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미치는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것으로서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진행되는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소송</w:t>
      </w:r>
      <w:r w:rsidRPr="00571710">
        <w:rPr>
          <w:rFonts w:ascii="Times New Roman" w:eastAsia="바탕체" w:hAnsi="Times New Roman" w:cs="Times New Roman"/>
          <w:szCs w:val="20"/>
        </w:rPr>
        <w:t>(</w:t>
      </w:r>
      <w:r w:rsidRPr="00571710">
        <w:rPr>
          <w:rFonts w:ascii="Times New Roman" w:eastAsia="바탕체" w:hAnsi="Times New Roman" w:cs="Times New Roman"/>
          <w:szCs w:val="20"/>
        </w:rPr>
        <w:t>보전소송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포함</w:t>
      </w:r>
      <w:r w:rsidRPr="00571710">
        <w:rPr>
          <w:rFonts w:ascii="Times New Roman" w:eastAsia="바탕체" w:hAnsi="Times New Roman" w:cs="Times New Roman"/>
          <w:szCs w:val="20"/>
        </w:rPr>
        <w:t xml:space="preserve">), </w:t>
      </w:r>
      <w:r w:rsidRPr="00571710">
        <w:rPr>
          <w:rFonts w:ascii="Times New Roman" w:eastAsia="바탕체" w:hAnsi="Times New Roman" w:cs="Times New Roman"/>
          <w:szCs w:val="20"/>
        </w:rPr>
        <w:t>중재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행정절차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분쟁은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11DE5287" w14:textId="77777777" w:rsidR="00196687" w:rsidRPr="00571710" w:rsidRDefault="00196687">
      <w:pPr>
        <w:numPr>
          <w:ilvl w:val="0"/>
          <w:numId w:val="13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지적재산권과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관련하여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소송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중재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분쟁이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없으며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추후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분쟁의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처해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않다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1910BFDD" w14:textId="7C6FD698" w:rsidR="00196687" w:rsidRDefault="00196687">
      <w:pPr>
        <w:numPr>
          <w:ilvl w:val="0"/>
          <w:numId w:val="13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주주총회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이사회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관련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서류를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작성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비치하고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있으며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그와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관련된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법규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위반사항이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6988845F" w14:textId="1480E9D7" w:rsidR="00BD15EF" w:rsidRPr="00BD15EF" w:rsidRDefault="00BD15EF">
      <w:pPr>
        <w:numPr>
          <w:ilvl w:val="0"/>
          <w:numId w:val="13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바탕" w:eastAsia="바탕" w:hAnsi="바탕"/>
          <w:szCs w:val="20"/>
        </w:rPr>
      </w:pPr>
      <w:r w:rsidRPr="00BD15EF">
        <w:rPr>
          <w:rFonts w:ascii="바탕" w:eastAsia="바탕" w:hAnsi="바탕" w:hint="eastAsia"/>
          <w:szCs w:val="20"/>
        </w:rPr>
        <w:t xml:space="preserve">회사는 </w:t>
      </w:r>
      <w:r w:rsidRPr="00BD15EF">
        <w:rPr>
          <w:rFonts w:ascii="Times New Roman" w:eastAsia="바탕체" w:hAnsi="Times New Roman" w:cs="Times New Roman" w:hint="eastAsia"/>
          <w:szCs w:val="20"/>
        </w:rPr>
        <w:t>신주배정일</w:t>
      </w:r>
      <w:r w:rsidRPr="00BD15EF">
        <w:rPr>
          <w:rFonts w:ascii="바탕" w:eastAsia="바탕" w:hAnsi="바탕" w:hint="eastAsia"/>
          <w:szCs w:val="20"/>
        </w:rPr>
        <w:t xml:space="preserve"> 공고규정 등을 포함하여 신주발행을 위한 제반 절차를 준수하였다.</w:t>
      </w:r>
    </w:p>
    <w:p w14:paraId="329D4B51" w14:textId="77777777" w:rsidR="00196687" w:rsidRPr="00571710" w:rsidRDefault="00196687" w:rsidP="00BD15E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575F2795" w14:textId="77777777" w:rsidR="00196687" w:rsidRPr="00571710" w:rsidRDefault="00196687">
      <w:pPr>
        <w:widowControl/>
        <w:numPr>
          <w:ilvl w:val="0"/>
          <w:numId w:val="40"/>
        </w:numPr>
        <w:tabs>
          <w:tab w:val="num" w:pos="709"/>
        </w:tabs>
        <w:wordWrap/>
        <w:adjustRightInd w:val="0"/>
        <w:snapToGrid w:val="0"/>
        <w:spacing w:after="60" w:line="360" w:lineRule="auto"/>
        <w:ind w:left="709" w:hanging="709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세금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보험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</w:t>
      </w:r>
    </w:p>
    <w:p w14:paraId="787E7211" w14:textId="366D280E" w:rsidR="00196687" w:rsidRPr="00571710" w:rsidRDefault="00196687">
      <w:pPr>
        <w:numPr>
          <w:ilvl w:val="0"/>
          <w:numId w:val="14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국세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지방세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고지된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납세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이행하였고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납부할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의무가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미납된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세금은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25EAE871" w14:textId="77777777" w:rsidR="00196687" w:rsidRPr="00571710" w:rsidRDefault="00196687">
      <w:pPr>
        <w:numPr>
          <w:ilvl w:val="0"/>
          <w:numId w:val="14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운영과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관련하여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필요한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보험</w:t>
      </w:r>
      <w:r w:rsidRPr="00571710">
        <w:rPr>
          <w:rFonts w:ascii="Times New Roman" w:eastAsia="바탕체" w:hAnsi="Times New Roman" w:cs="Times New Roman"/>
          <w:szCs w:val="20"/>
        </w:rPr>
        <w:t>(4</w:t>
      </w:r>
      <w:r w:rsidRPr="00571710">
        <w:rPr>
          <w:rFonts w:ascii="Times New Roman" w:eastAsia="바탕체" w:hAnsi="Times New Roman" w:cs="Times New Roman"/>
          <w:szCs w:val="20"/>
        </w:rPr>
        <w:t>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보험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영업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관련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필수적으로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가입해야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하거나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해당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업계에서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유사한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기업들이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통상적으로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가입하고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보험</w:t>
      </w:r>
      <w:r w:rsidRPr="00571710">
        <w:rPr>
          <w:rFonts w:ascii="Times New Roman" w:eastAsia="바탕체" w:hAnsi="Times New Roman" w:cs="Times New Roman"/>
          <w:szCs w:val="20"/>
        </w:rPr>
        <w:t>)</w:t>
      </w:r>
      <w:r w:rsidRPr="00571710">
        <w:rPr>
          <w:rFonts w:ascii="Times New Roman" w:eastAsia="바탕체" w:hAnsi="Times New Roman" w:cs="Times New Roman"/>
          <w:szCs w:val="20"/>
        </w:rPr>
        <w:t>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가입되어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3FE4110A" w14:textId="77777777" w:rsidR="00196687" w:rsidRPr="00571710" w:rsidRDefault="00196687" w:rsidP="00BD15E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2B6E8C3E" w14:textId="77777777" w:rsidR="00196687" w:rsidRPr="00571710" w:rsidRDefault="00196687">
      <w:pPr>
        <w:widowControl/>
        <w:numPr>
          <w:ilvl w:val="0"/>
          <w:numId w:val="40"/>
        </w:numPr>
        <w:tabs>
          <w:tab w:val="num" w:pos="709"/>
        </w:tabs>
        <w:wordWrap/>
        <w:adjustRightInd w:val="0"/>
        <w:snapToGrid w:val="0"/>
        <w:spacing w:after="60" w:line="360" w:lineRule="auto"/>
        <w:ind w:left="709" w:hanging="709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</w:p>
    <w:p w14:paraId="4B06F7AC" w14:textId="26D3D3D5" w:rsidR="00196687" w:rsidRPr="00571710" w:rsidRDefault="00196687" w:rsidP="00BD15E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회사는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실사관련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자문사들에게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제공한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주주명부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등기부등본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정관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각종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계약서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사업계획서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일체의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서면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서류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정보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자료는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제공일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정확히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기재한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것으로서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모든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면에서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진실되고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거짓이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없으며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중요한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생략하지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않았고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중대한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면에서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의미를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오도하지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않는다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임직원이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실사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과정에서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구두로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답변한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내용에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관하여도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고의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과실로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허위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답변한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사실이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 xml:space="preserve">. </w:t>
      </w:r>
      <w:r w:rsidRPr="00571710">
        <w:rPr>
          <w:rFonts w:ascii="Times New Roman" w:eastAsia="바탕체" w:hAnsi="Times New Roman" w:cs="Times New Roman"/>
          <w:szCs w:val="20"/>
        </w:rPr>
        <w:t>단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사업계획서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상에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미래에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예측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사업관련</w:t>
      </w:r>
      <w:r w:rsidR="00C30AC1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계획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경영환경의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변화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등에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따라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변경될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있으며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실제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발생할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발생하지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않을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수도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68ED1ECB" w14:textId="77777777" w:rsidR="00BD15EF" w:rsidRPr="00571710" w:rsidRDefault="00BD15EF" w:rsidP="00BD15E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08138395" w14:textId="5D998525" w:rsidR="00196687" w:rsidRPr="00244241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ind w:firstLineChars="200" w:firstLine="480"/>
        <w:jc w:val="center"/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</w:pPr>
      <w:r w:rsidRPr="00244241">
        <w:rPr>
          <w:rFonts w:ascii="Times New Roman" w:eastAsia="바탕체" w:hAnsi="Times New Roman" w:cs="Times New Roman"/>
          <w:b/>
          <w:kern w:val="0"/>
          <w:sz w:val="24"/>
          <w:szCs w:val="24"/>
        </w:rPr>
        <w:t>제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3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장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 xml:space="preserve"> 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이해관계인에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 xml:space="preserve"> 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관한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 xml:space="preserve"> </w:t>
      </w:r>
      <w:r w:rsidRPr="00244241">
        <w:rPr>
          <w:rFonts w:ascii="Times New Roman" w:eastAsia="바탕체" w:hAnsi="Times New Roman" w:cs="Times New Roman"/>
          <w:b/>
          <w:bCs/>
          <w:kern w:val="0"/>
          <w:sz w:val="24"/>
          <w:szCs w:val="24"/>
        </w:rPr>
        <w:t>사항</w:t>
      </w:r>
    </w:p>
    <w:p w14:paraId="6FAB8DE5" w14:textId="77777777" w:rsidR="00196687" w:rsidRPr="00BD15EF" w:rsidRDefault="00196687" w:rsidP="00BD15E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236F6ED2" w14:textId="64DE7BEB" w:rsidR="00196687" w:rsidRPr="00571710" w:rsidRDefault="00196687">
      <w:pPr>
        <w:widowControl/>
        <w:numPr>
          <w:ilvl w:val="0"/>
          <w:numId w:val="40"/>
        </w:numPr>
        <w:tabs>
          <w:tab w:val="num" w:pos="709"/>
        </w:tabs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="00C30AC1"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조의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중요한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내용을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이루는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것으로서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모두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진실되고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거짓이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없음을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보장하고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나아가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동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허위이거나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부정확한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경우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고의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과실이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있다면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인하여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투자자가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입게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모든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손해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손실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비용을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함께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배상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보상한다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04FB4609" w14:textId="77777777" w:rsidR="00196687" w:rsidRPr="00571710" w:rsidRDefault="00196687" w:rsidP="00BD15E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</w:p>
    <w:p w14:paraId="36BA6F48" w14:textId="04B575D7" w:rsidR="00196687" w:rsidRPr="00571710" w:rsidRDefault="00196687">
      <w:pPr>
        <w:widowControl/>
        <w:numPr>
          <w:ilvl w:val="0"/>
          <w:numId w:val="40"/>
        </w:numPr>
        <w:tabs>
          <w:tab w:val="num" w:pos="709"/>
        </w:tabs>
        <w:wordWrap/>
        <w:adjustRightInd w:val="0"/>
        <w:snapToGrid w:val="0"/>
        <w:spacing w:after="60" w:line="360" w:lineRule="auto"/>
        <w:ind w:left="709" w:hanging="709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13</w:t>
      </w:r>
      <w:r w:rsidRPr="00571710">
        <w:rPr>
          <w:rFonts w:ascii="Times New Roman" w:eastAsia="바탕체" w:hAnsi="Times New Roman" w:cs="Times New Roman"/>
          <w:szCs w:val="20"/>
        </w:rPr>
        <w:t>조에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추가하여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다음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사항에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대하여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진술하고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보장한다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294BF6D9" w14:textId="77777777" w:rsidR="00196687" w:rsidRPr="00571710" w:rsidRDefault="00196687">
      <w:pPr>
        <w:numPr>
          <w:ilvl w:val="0"/>
          <w:numId w:val="50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이해관계인이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가지고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주식은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첨부하는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주주명부의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기재와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같고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자신의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계산으로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취득하였고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가장납입한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바가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없다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6249A691" w14:textId="77777777" w:rsidR="00196687" w:rsidRPr="00571710" w:rsidRDefault="00196687">
      <w:pPr>
        <w:numPr>
          <w:ilvl w:val="0"/>
          <w:numId w:val="50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주주명부는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이해관계인과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특수관계에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주주들의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이름</w:t>
      </w:r>
      <w:r w:rsidRPr="00571710">
        <w:rPr>
          <w:rFonts w:ascii="Times New Roman" w:eastAsia="바탕체" w:hAnsi="Times New Roman" w:cs="Times New Roman"/>
          <w:szCs w:val="20"/>
        </w:rPr>
        <w:t xml:space="preserve">, </w:t>
      </w:r>
      <w:r w:rsidRPr="00571710">
        <w:rPr>
          <w:rFonts w:ascii="Times New Roman" w:eastAsia="바탕체" w:hAnsi="Times New Roman" w:cs="Times New Roman"/>
          <w:szCs w:val="20"/>
        </w:rPr>
        <w:t>관계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및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소유주식수를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정확하게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표현하고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3E87EA4F" w14:textId="77777777" w:rsidR="00196687" w:rsidRPr="00571710" w:rsidRDefault="00196687">
      <w:pPr>
        <w:numPr>
          <w:ilvl w:val="0"/>
          <w:numId w:val="50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이해관계인이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내용을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이행함에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있어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법령상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계약상의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제한은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존재하지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7F34A62C" w14:textId="77777777" w:rsidR="00196687" w:rsidRPr="00571710" w:rsidRDefault="00196687">
      <w:pPr>
        <w:numPr>
          <w:ilvl w:val="0"/>
          <w:numId w:val="50"/>
        </w:numPr>
        <w:tabs>
          <w:tab w:val="left" w:pos="1134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0"/>
        </w:rPr>
      </w:pPr>
      <w:r w:rsidRPr="00571710">
        <w:rPr>
          <w:rFonts w:ascii="Times New Roman" w:eastAsia="바탕체" w:hAnsi="Times New Roman" w:cs="Times New Roman"/>
          <w:szCs w:val="20"/>
        </w:rPr>
        <w:t>이해관계인은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본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계약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체결일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현재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회사의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주주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또는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proofErr w:type="spellStart"/>
      <w:r w:rsidRPr="00571710">
        <w:rPr>
          <w:rFonts w:ascii="Times New Roman" w:eastAsia="바탕체" w:hAnsi="Times New Roman" w:cs="Times New Roman"/>
          <w:szCs w:val="20"/>
        </w:rPr>
        <w:t>종업원으로서의</w:t>
      </w:r>
      <w:proofErr w:type="spellEnd"/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지위와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관련하여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제</w:t>
      </w:r>
      <w:r w:rsidRPr="00571710">
        <w:rPr>
          <w:rFonts w:ascii="Times New Roman" w:eastAsia="바탕체" w:hAnsi="Times New Roman" w:cs="Times New Roman"/>
          <w:szCs w:val="20"/>
        </w:rPr>
        <w:t>3</w:t>
      </w:r>
      <w:r w:rsidRPr="00571710">
        <w:rPr>
          <w:rFonts w:ascii="Times New Roman" w:eastAsia="바탕체" w:hAnsi="Times New Roman" w:cs="Times New Roman"/>
          <w:szCs w:val="20"/>
        </w:rPr>
        <w:t>자와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분쟁을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하고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있지</w:t>
      </w:r>
      <w:r w:rsidRPr="00571710">
        <w:rPr>
          <w:rFonts w:ascii="Times New Roman" w:eastAsia="바탕체" w:hAnsi="Times New Roman" w:cs="Times New Roman"/>
          <w:szCs w:val="20"/>
        </w:rPr>
        <w:t xml:space="preserve"> </w:t>
      </w:r>
      <w:r w:rsidRPr="00571710">
        <w:rPr>
          <w:rFonts w:ascii="Times New Roman" w:eastAsia="바탕체" w:hAnsi="Times New Roman" w:cs="Times New Roman"/>
          <w:szCs w:val="20"/>
        </w:rPr>
        <w:t>아니한다</w:t>
      </w:r>
      <w:r w:rsidRPr="00571710">
        <w:rPr>
          <w:rFonts w:ascii="Times New Roman" w:eastAsia="바탕체" w:hAnsi="Times New Roman" w:cs="Times New Roman"/>
          <w:szCs w:val="20"/>
        </w:rPr>
        <w:t>.</w:t>
      </w:r>
    </w:p>
    <w:p w14:paraId="21D7DF25" w14:textId="77777777" w:rsidR="00196687" w:rsidRPr="00571710" w:rsidRDefault="00196687" w:rsidP="002D2A0C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246E279B" w14:textId="77777777" w:rsidR="00C628D9" w:rsidRDefault="002D2A0C">
      <w:pPr>
        <w:widowControl/>
        <w:numPr>
          <w:ilvl w:val="0"/>
          <w:numId w:val="40"/>
        </w:numPr>
        <w:tabs>
          <w:tab w:val="num" w:pos="851"/>
        </w:tabs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>
        <w:rPr>
          <w:rFonts w:ascii="Times New Roman" w:eastAsia="바탕체" w:hAnsi="Times New Roman" w:cs="Times New Roman" w:hint="eastAsia"/>
          <w:szCs w:val="20"/>
        </w:rPr>
        <w:t>이해관계인은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위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진술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사항에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영향을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미칠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사유가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발생하는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경우에는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즉시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투자자에게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그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사유를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서면으로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통지하여야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하고</w:t>
      </w:r>
      <w:r>
        <w:rPr>
          <w:rFonts w:ascii="Times New Roman" w:eastAsia="바탕체" w:hAnsi="Times New Roman" w:cs="Times New Roman" w:hint="eastAsia"/>
          <w:szCs w:val="20"/>
        </w:rPr>
        <w:t>,</w:t>
      </w:r>
      <w:r>
        <w:rPr>
          <w:rFonts w:ascii="Times New Roman" w:eastAsia="바탕체" w:hAnsi="Times New Roman" w:cs="Times New Roman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투자자의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요청에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따라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적절한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대응조치를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취하여야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할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의무를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부담한다</w:t>
      </w:r>
      <w:r>
        <w:rPr>
          <w:rFonts w:ascii="Times New Roman" w:eastAsia="바탕체" w:hAnsi="Times New Roman" w:cs="Times New Roman" w:hint="eastAsia"/>
          <w:szCs w:val="20"/>
        </w:rPr>
        <w:t>.</w:t>
      </w:r>
      <w:r>
        <w:rPr>
          <w:rFonts w:ascii="Times New Roman" w:eastAsia="바탕체" w:hAnsi="Times New Roman" w:cs="Times New Roman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본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조의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의무를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이행하지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아니한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효과는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본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계약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제</w:t>
      </w:r>
      <w:r>
        <w:rPr>
          <w:rFonts w:ascii="Times New Roman" w:eastAsia="바탕체" w:hAnsi="Times New Roman" w:cs="Times New Roman" w:hint="eastAsia"/>
          <w:szCs w:val="20"/>
        </w:rPr>
        <w:t>5</w:t>
      </w:r>
      <w:r>
        <w:rPr>
          <w:rFonts w:ascii="Times New Roman" w:eastAsia="바탕체" w:hAnsi="Times New Roman" w:cs="Times New Roman" w:hint="eastAsia"/>
          <w:szCs w:val="20"/>
        </w:rPr>
        <w:t>장과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같다</w:t>
      </w:r>
      <w:r>
        <w:rPr>
          <w:rFonts w:ascii="Times New Roman" w:eastAsia="바탕체" w:hAnsi="Times New Roman" w:cs="Times New Roman" w:hint="eastAsia"/>
          <w:szCs w:val="20"/>
        </w:rPr>
        <w:t>.</w:t>
      </w:r>
    </w:p>
    <w:p w14:paraId="54401696" w14:textId="77777777" w:rsidR="00C628D9" w:rsidRDefault="00C628D9">
      <w:pPr>
        <w:widowControl/>
        <w:wordWrap/>
        <w:autoSpaceDE/>
        <w:autoSpaceDN/>
        <w:rPr>
          <w:rFonts w:ascii="Times New Roman" w:eastAsia="바탕체" w:hAnsi="Times New Roman" w:cs="Times New Roman"/>
          <w:szCs w:val="20"/>
        </w:rPr>
      </w:pPr>
      <w:r>
        <w:rPr>
          <w:rFonts w:ascii="Times New Roman" w:eastAsia="바탕체" w:hAnsi="Times New Roman" w:cs="Times New Roman"/>
          <w:szCs w:val="20"/>
        </w:rPr>
        <w:br w:type="page"/>
      </w:r>
    </w:p>
    <w:p w14:paraId="1171C77B" w14:textId="39AF5062" w:rsidR="00196687" w:rsidRPr="002D2A0C" w:rsidRDefault="00196687">
      <w:pPr>
        <w:widowControl/>
        <w:numPr>
          <w:ilvl w:val="0"/>
          <w:numId w:val="40"/>
        </w:numPr>
        <w:tabs>
          <w:tab w:val="num" w:pos="851"/>
        </w:tabs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  <w:sectPr w:rsidR="00196687" w:rsidRPr="002D2A0C" w:rsidSect="006D56AE">
          <w:footerReference w:type="default" r:id="rId18"/>
          <w:type w:val="continuous"/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</w:p>
    <w:p w14:paraId="54FE757A" w14:textId="15AB9BEB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kern w:val="0"/>
          <w:szCs w:val="20"/>
        </w:rPr>
      </w:pPr>
      <w:bookmarkStart w:id="699" w:name="별지2투자금의사용용도"/>
      <w:bookmarkEnd w:id="699"/>
      <w:r w:rsidRPr="00571710">
        <w:rPr>
          <w:rFonts w:ascii="Times New Roman" w:eastAsia="바탕체" w:hAnsi="Times New Roman" w:cs="Times New Roman"/>
          <w:b/>
          <w:kern w:val="0"/>
          <w:szCs w:val="20"/>
        </w:rPr>
        <w:t>(</w:t>
      </w:r>
      <w:r w:rsidRPr="00571710">
        <w:rPr>
          <w:rFonts w:ascii="Times New Roman" w:eastAsia="바탕체" w:hAnsi="Times New Roman" w:cs="Times New Roman"/>
          <w:b/>
          <w:kern w:val="0"/>
          <w:szCs w:val="20"/>
        </w:rPr>
        <w:t>별지</w:t>
      </w:r>
      <w:r w:rsidRPr="00571710">
        <w:rPr>
          <w:rFonts w:ascii="Times New Roman" w:eastAsia="바탕체" w:hAnsi="Times New Roman" w:cs="Times New Roman"/>
          <w:b/>
          <w:kern w:val="0"/>
          <w:szCs w:val="20"/>
        </w:rPr>
        <w:t>2)</w:t>
      </w:r>
    </w:p>
    <w:p w14:paraId="40EDA136" w14:textId="77777777" w:rsidR="00196687" w:rsidRPr="00C628D9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ind w:firstLine="300"/>
        <w:jc w:val="center"/>
        <w:rPr>
          <w:rFonts w:ascii="Times New Roman" w:eastAsia="바탕체" w:hAnsi="Times New Roman" w:cs="Times New Roman"/>
          <w:kern w:val="0"/>
          <w:sz w:val="28"/>
          <w:szCs w:val="28"/>
        </w:rPr>
      </w:pPr>
      <w:r w:rsidRPr="00C628D9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투자금의</w:t>
      </w:r>
      <w:r w:rsidRPr="00C628D9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 xml:space="preserve"> </w:t>
      </w:r>
      <w:r w:rsidRPr="00C628D9">
        <w:rPr>
          <w:rFonts w:ascii="Times New Roman" w:eastAsia="바탕체" w:hAnsi="Times New Roman" w:cs="Times New Roman"/>
          <w:b/>
          <w:bCs/>
          <w:kern w:val="0"/>
          <w:sz w:val="28"/>
          <w:szCs w:val="28"/>
        </w:rPr>
        <w:t>사용용도</w:t>
      </w:r>
    </w:p>
    <w:p w14:paraId="774E70ED" w14:textId="77777777" w:rsidR="00196687" w:rsidRPr="00571710" w:rsidRDefault="00196687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ind w:firstLine="300"/>
        <w:jc w:val="center"/>
        <w:rPr>
          <w:rFonts w:ascii="Times New Roman" w:eastAsia="바탕체" w:hAnsi="Times New Roman" w:cs="Times New Roman"/>
          <w:kern w:val="0"/>
          <w:szCs w:val="20"/>
        </w:rPr>
      </w:pPr>
    </w:p>
    <w:p w14:paraId="53544E34" w14:textId="43B97D0D" w:rsidR="00196687" w:rsidRPr="00DD3EFF" w:rsidRDefault="00196687" w:rsidP="00571710">
      <w:pPr>
        <w:pStyle w:val="ad"/>
        <w:widowControl/>
        <w:numPr>
          <w:ilvl w:val="0"/>
          <w:numId w:val="67"/>
        </w:numPr>
        <w:wordWrap/>
        <w:autoSpaceDE/>
        <w:autoSpaceDN/>
        <w:adjustRightInd w:val="0"/>
        <w:snapToGrid w:val="0"/>
        <w:spacing w:after="60" w:line="360" w:lineRule="auto"/>
        <w:ind w:leftChars="0" w:left="284" w:hanging="284"/>
        <w:rPr>
          <w:rFonts w:ascii="Times New Roman" w:eastAsia="바탕체"/>
          <w:kern w:val="0"/>
          <w:szCs w:val="20"/>
        </w:rPr>
      </w:pPr>
      <w:r w:rsidRPr="00DD3EFF">
        <w:rPr>
          <w:rFonts w:ascii="Times New Roman" w:eastAsia="바탕체"/>
          <w:kern w:val="0"/>
          <w:szCs w:val="20"/>
        </w:rPr>
        <w:t>회사는</w:t>
      </w:r>
      <w:r w:rsidRPr="00DD3EFF">
        <w:rPr>
          <w:rFonts w:ascii="Times New Roman" w:eastAsia="바탕체"/>
          <w:kern w:val="0"/>
          <w:szCs w:val="20"/>
        </w:rPr>
        <w:t xml:space="preserve"> </w:t>
      </w:r>
      <w:r w:rsidRPr="00DD3EFF">
        <w:rPr>
          <w:rFonts w:ascii="Times New Roman" w:eastAsia="바탕체"/>
          <w:kern w:val="0"/>
          <w:szCs w:val="20"/>
        </w:rPr>
        <w:t>본</w:t>
      </w:r>
      <w:r w:rsidRPr="00DD3EFF">
        <w:rPr>
          <w:rFonts w:ascii="Times New Roman" w:eastAsia="바탕체"/>
          <w:kern w:val="0"/>
          <w:szCs w:val="20"/>
        </w:rPr>
        <w:t xml:space="preserve"> </w:t>
      </w:r>
      <w:r w:rsidR="005C615B" w:rsidRPr="00DD3EFF">
        <w:rPr>
          <w:rFonts w:ascii="Times New Roman" w:eastAsia="바탕체"/>
          <w:kern w:val="0"/>
          <w:szCs w:val="20"/>
        </w:rPr>
        <w:t>계약</w:t>
      </w:r>
      <w:r w:rsidRPr="00DD3EFF">
        <w:rPr>
          <w:rFonts w:ascii="Times New Roman" w:eastAsia="바탕체"/>
          <w:kern w:val="0"/>
          <w:szCs w:val="20"/>
        </w:rPr>
        <w:t>에</w:t>
      </w:r>
      <w:r w:rsidRPr="00DD3EFF">
        <w:rPr>
          <w:rFonts w:ascii="Times New Roman" w:eastAsia="바탕체"/>
          <w:kern w:val="0"/>
          <w:szCs w:val="20"/>
        </w:rPr>
        <w:t xml:space="preserve"> </w:t>
      </w:r>
      <w:r w:rsidRPr="00DD3EFF">
        <w:rPr>
          <w:rFonts w:ascii="Times New Roman" w:eastAsia="바탕체"/>
          <w:kern w:val="0"/>
          <w:szCs w:val="20"/>
        </w:rPr>
        <w:t>의하여</w:t>
      </w:r>
      <w:r w:rsidRPr="00DD3EFF">
        <w:rPr>
          <w:rFonts w:ascii="Times New Roman" w:eastAsia="바탕체"/>
          <w:kern w:val="0"/>
          <w:szCs w:val="20"/>
        </w:rPr>
        <w:t xml:space="preserve"> </w:t>
      </w:r>
      <w:r w:rsidRPr="00DD3EFF">
        <w:rPr>
          <w:rFonts w:ascii="Times New Roman" w:eastAsia="바탕체"/>
          <w:kern w:val="0"/>
          <w:szCs w:val="20"/>
        </w:rPr>
        <w:t>투자자로부터</w:t>
      </w:r>
      <w:r w:rsidRPr="00DD3EFF">
        <w:rPr>
          <w:rFonts w:ascii="Times New Roman" w:eastAsia="바탕체"/>
          <w:kern w:val="0"/>
          <w:szCs w:val="20"/>
        </w:rPr>
        <w:t xml:space="preserve"> </w:t>
      </w:r>
      <w:r w:rsidRPr="00DD3EFF">
        <w:rPr>
          <w:rFonts w:ascii="Times New Roman" w:eastAsia="바탕체"/>
          <w:kern w:val="0"/>
          <w:szCs w:val="20"/>
        </w:rPr>
        <w:t>받은</w:t>
      </w:r>
      <w:r w:rsidRPr="00DD3EFF">
        <w:rPr>
          <w:rFonts w:ascii="Times New Roman" w:eastAsia="바탕체"/>
          <w:kern w:val="0"/>
          <w:szCs w:val="20"/>
        </w:rPr>
        <w:t xml:space="preserve"> </w:t>
      </w:r>
      <w:r w:rsidRPr="00DD3EFF">
        <w:rPr>
          <w:rFonts w:ascii="Times New Roman" w:eastAsia="바탕체"/>
          <w:kern w:val="0"/>
          <w:szCs w:val="20"/>
        </w:rPr>
        <w:t>자금을</w:t>
      </w:r>
      <w:r w:rsidRPr="00DD3EFF">
        <w:rPr>
          <w:rFonts w:ascii="Times New Roman" w:eastAsia="바탕체"/>
          <w:kern w:val="0"/>
          <w:szCs w:val="20"/>
        </w:rPr>
        <w:t xml:space="preserve"> </w:t>
      </w:r>
      <w:r w:rsidRPr="00DD3EFF">
        <w:rPr>
          <w:rFonts w:ascii="Times New Roman" w:eastAsia="바탕체"/>
          <w:kern w:val="0"/>
          <w:szCs w:val="20"/>
        </w:rPr>
        <w:t>다음과</w:t>
      </w:r>
      <w:r w:rsidRPr="00DD3EFF">
        <w:rPr>
          <w:rFonts w:ascii="Times New Roman" w:eastAsia="바탕체"/>
          <w:kern w:val="0"/>
          <w:szCs w:val="20"/>
        </w:rPr>
        <w:t xml:space="preserve"> </w:t>
      </w:r>
      <w:r w:rsidRPr="00DD3EFF">
        <w:rPr>
          <w:rFonts w:ascii="Times New Roman" w:eastAsia="바탕체"/>
          <w:kern w:val="0"/>
          <w:szCs w:val="20"/>
        </w:rPr>
        <w:t>같은</w:t>
      </w:r>
      <w:r w:rsidRPr="00DD3EFF">
        <w:rPr>
          <w:rFonts w:ascii="Times New Roman" w:eastAsia="바탕체"/>
          <w:kern w:val="0"/>
          <w:szCs w:val="20"/>
        </w:rPr>
        <w:t xml:space="preserve"> </w:t>
      </w:r>
      <w:r w:rsidRPr="00DD3EFF">
        <w:rPr>
          <w:rFonts w:ascii="Times New Roman" w:eastAsia="바탕체"/>
          <w:kern w:val="0"/>
          <w:szCs w:val="20"/>
        </w:rPr>
        <w:t>용도에</w:t>
      </w:r>
      <w:r w:rsidRPr="00DD3EFF">
        <w:rPr>
          <w:rFonts w:ascii="Times New Roman" w:eastAsia="바탕체"/>
          <w:kern w:val="0"/>
          <w:szCs w:val="20"/>
        </w:rPr>
        <w:t xml:space="preserve"> </w:t>
      </w:r>
      <w:r w:rsidRPr="00DD3EFF">
        <w:rPr>
          <w:rFonts w:ascii="Times New Roman" w:eastAsia="바탕체"/>
          <w:kern w:val="0"/>
          <w:szCs w:val="20"/>
        </w:rPr>
        <w:t>사용하여야</w:t>
      </w:r>
      <w:r w:rsidRPr="00DD3EFF">
        <w:rPr>
          <w:rFonts w:ascii="Times New Roman" w:eastAsia="바탕체"/>
          <w:kern w:val="0"/>
          <w:szCs w:val="20"/>
        </w:rPr>
        <w:t xml:space="preserve"> </w:t>
      </w:r>
      <w:r w:rsidR="000D238A">
        <w:rPr>
          <w:rFonts w:ascii="Times New Roman" w:eastAsia="바탕체" w:hint="eastAsia"/>
          <w:kern w:val="0"/>
          <w:szCs w:val="20"/>
        </w:rPr>
        <w:t>한다</w:t>
      </w:r>
      <w:r w:rsidR="000D238A">
        <w:rPr>
          <w:rFonts w:ascii="Times New Roman" w:eastAsia="바탕체" w:hint="eastAsia"/>
          <w:kern w:val="0"/>
          <w:szCs w:val="20"/>
        </w:rPr>
        <w:t>.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6"/>
        <w:gridCol w:w="3156"/>
        <w:gridCol w:w="2760"/>
      </w:tblGrid>
      <w:tr w:rsidR="00D4269F" w:rsidRPr="00571710" w14:paraId="19AEC379" w14:textId="77777777" w:rsidTr="00404C9C">
        <w:trPr>
          <w:trHeight w:val="272"/>
        </w:trPr>
        <w:tc>
          <w:tcPr>
            <w:tcW w:w="3156" w:type="dxa"/>
            <w:shd w:val="clear" w:color="auto" w:fill="D9D9D9" w:themeFill="background1" w:themeFillShade="D9"/>
          </w:tcPr>
          <w:p w14:paraId="741A1C4C" w14:textId="73893174" w:rsidR="00D4269F" w:rsidRPr="00571710" w:rsidRDefault="00D4269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용도</w:t>
            </w:r>
          </w:p>
        </w:tc>
        <w:tc>
          <w:tcPr>
            <w:tcW w:w="3156" w:type="dxa"/>
            <w:shd w:val="clear" w:color="auto" w:fill="D9D9D9" w:themeFill="background1" w:themeFillShade="D9"/>
          </w:tcPr>
          <w:p w14:paraId="28BC85D9" w14:textId="0360D9A7" w:rsidR="00D4269F" w:rsidRPr="00571710" w:rsidRDefault="00D4269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금액</w:t>
            </w:r>
          </w:p>
        </w:tc>
        <w:tc>
          <w:tcPr>
            <w:tcW w:w="2760" w:type="dxa"/>
            <w:shd w:val="clear" w:color="auto" w:fill="D9D9D9" w:themeFill="background1" w:themeFillShade="D9"/>
          </w:tcPr>
          <w:p w14:paraId="6367A195" w14:textId="358A8DF2" w:rsidR="00D4269F" w:rsidRPr="00571710" w:rsidRDefault="00D4269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비고</w:t>
            </w:r>
          </w:p>
        </w:tc>
      </w:tr>
      <w:tr w:rsidR="00D4269F" w:rsidRPr="00571710" w14:paraId="712AC4D3" w14:textId="77777777" w:rsidTr="00404C9C">
        <w:trPr>
          <w:trHeight w:val="258"/>
        </w:trPr>
        <w:tc>
          <w:tcPr>
            <w:tcW w:w="3156" w:type="dxa"/>
          </w:tcPr>
          <w:p w14:paraId="608DB379" w14:textId="15990BC9" w:rsidR="00D4269F" w:rsidRPr="00571710" w:rsidRDefault="00D75B6D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>
              <w:rPr>
                <w:rFonts w:ascii="Times New Roman" w:eastAsia="바탕체" w:hAnsi="Times New Roman" w:cs="Times New Roman" w:hint="eastAsia"/>
                <w:szCs w:val="20"/>
              </w:rPr>
              <w:t>운영비</w:t>
            </w:r>
          </w:p>
        </w:tc>
        <w:tc>
          <w:tcPr>
            <w:tcW w:w="3156" w:type="dxa"/>
            <w:vAlign w:val="center"/>
          </w:tcPr>
          <w:p w14:paraId="372B23D7" w14:textId="5DA8006C" w:rsidR="00D4269F" w:rsidRPr="00571710" w:rsidRDefault="00D4269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금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 xml:space="preserve"> </w:t>
            </w:r>
            <w:r w:rsidR="00A342DC" w:rsidRPr="00571710">
              <w:rPr>
                <w:rFonts w:ascii="Times New Roman" w:eastAsia="바탕체" w:hAnsi="Times New Roman" w:cs="Times New Roman"/>
                <w:szCs w:val="20"/>
              </w:rPr>
              <w:t>***</w:t>
            </w:r>
            <w:r w:rsidRPr="00571710">
              <w:rPr>
                <w:rFonts w:ascii="Times New Roman" w:eastAsia="바탕체" w:hAnsi="Times New Roman" w:cs="Times New Roman"/>
                <w:szCs w:val="20"/>
              </w:rPr>
              <w:t>원</w:t>
            </w:r>
          </w:p>
        </w:tc>
        <w:tc>
          <w:tcPr>
            <w:tcW w:w="2760" w:type="dxa"/>
          </w:tcPr>
          <w:p w14:paraId="0D0AC4C0" w14:textId="77777777" w:rsidR="00D4269F" w:rsidRPr="00571710" w:rsidRDefault="00D4269F" w:rsidP="00571710">
            <w:pPr>
              <w:wordWrap/>
              <w:adjustRightInd w:val="0"/>
              <w:snapToGri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zCs w:val="20"/>
              </w:rPr>
            </w:pPr>
            <w:r w:rsidRPr="00571710">
              <w:rPr>
                <w:rFonts w:ascii="Times New Roman" w:eastAsia="바탕체" w:hAnsi="Times New Roman" w:cs="Times New Roman"/>
                <w:szCs w:val="20"/>
              </w:rPr>
              <w:t>-</w:t>
            </w:r>
          </w:p>
        </w:tc>
      </w:tr>
    </w:tbl>
    <w:p w14:paraId="059033EC" w14:textId="77777777" w:rsidR="00DD3EFF" w:rsidRDefault="00DD3EFF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jc w:val="left"/>
        <w:rPr>
          <w:rFonts w:ascii="Times New Roman" w:eastAsia="바탕체" w:hAnsi="Times New Roman" w:cs="Times New Roman"/>
          <w:kern w:val="0"/>
          <w:szCs w:val="20"/>
        </w:rPr>
      </w:pPr>
    </w:p>
    <w:p w14:paraId="4A76F8BE" w14:textId="77777777" w:rsidR="002834BF" w:rsidRDefault="002834BF" w:rsidP="00DD3EFF">
      <w:pPr>
        <w:pStyle w:val="ad"/>
        <w:widowControl/>
        <w:numPr>
          <w:ilvl w:val="0"/>
          <w:numId w:val="67"/>
        </w:numPr>
        <w:wordWrap/>
        <w:autoSpaceDE/>
        <w:autoSpaceDN/>
        <w:adjustRightInd w:val="0"/>
        <w:snapToGrid w:val="0"/>
        <w:spacing w:after="60" w:line="360" w:lineRule="auto"/>
        <w:ind w:leftChars="0" w:left="284" w:hanging="284"/>
        <w:rPr>
          <w:rFonts w:ascii="Times New Roman" w:eastAsia="바탕체"/>
          <w:kern w:val="0"/>
          <w:szCs w:val="20"/>
        </w:rPr>
      </w:pPr>
      <w:r>
        <w:rPr>
          <w:rFonts w:ascii="Times New Roman" w:eastAsia="바탕체" w:hint="eastAsia"/>
          <w:kern w:val="0"/>
          <w:szCs w:val="20"/>
        </w:rPr>
        <w:t>투자금의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사용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제한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및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위반시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처리사항</w:t>
      </w:r>
    </w:p>
    <w:p w14:paraId="319876E1" w14:textId="5CE5FC01" w:rsidR="002834BF" w:rsidRDefault="002834BF" w:rsidP="002834B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>
        <w:rPr>
          <w:rFonts w:ascii="Times New Roman" w:eastAsia="바탕체" w:hAnsi="Times New Roman" w:cs="Times New Roman" w:hint="eastAsia"/>
          <w:kern w:val="0"/>
          <w:szCs w:val="20"/>
        </w:rPr>
        <w:t>회사는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본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계약서에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명시된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용도가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아닌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다른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용도로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사용하고자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하는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경우에는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사전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서면동의를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얻어야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하며</w:t>
      </w:r>
      <w:r>
        <w:rPr>
          <w:rFonts w:ascii="Times New Roman" w:eastAsia="바탕체" w:hAnsi="Times New Roman" w:cs="Times New Roman" w:hint="eastAsia"/>
          <w:kern w:val="0"/>
          <w:szCs w:val="20"/>
        </w:rPr>
        <w:t>,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위반하여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집행한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경우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이를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인지할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날로부터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/>
          <w:kern w:val="0"/>
          <w:szCs w:val="20"/>
        </w:rPr>
        <w:t>30</w:t>
      </w:r>
      <w:r>
        <w:rPr>
          <w:rFonts w:ascii="Times New Roman" w:eastAsia="바탕체" w:hAnsi="Times New Roman" w:cs="Times New Roman" w:hint="eastAsia"/>
          <w:kern w:val="0"/>
          <w:szCs w:val="20"/>
        </w:rPr>
        <w:t>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이내에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원상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회복을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요구할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있다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. </w:t>
      </w:r>
      <w:r>
        <w:rPr>
          <w:rFonts w:ascii="Times New Roman" w:eastAsia="바탕체" w:hAnsi="Times New Roman" w:cs="Times New Roman" w:hint="eastAsia"/>
          <w:kern w:val="0"/>
          <w:szCs w:val="20"/>
        </w:rPr>
        <w:t>원상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회복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/>
          <w:kern w:val="0"/>
          <w:szCs w:val="20"/>
        </w:rPr>
        <w:t>3</w:t>
      </w:r>
      <w:r>
        <w:rPr>
          <w:rFonts w:ascii="Times New Roman" w:eastAsia="바탕체" w:hAnsi="Times New Roman" w:cs="Times New Roman" w:hint="eastAsia"/>
          <w:kern w:val="0"/>
          <w:szCs w:val="20"/>
        </w:rPr>
        <w:t>개월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이내에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재실사를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실시하며</w:t>
      </w:r>
      <w:r>
        <w:rPr>
          <w:rFonts w:ascii="Times New Roman" w:eastAsia="바탕체" w:hAnsi="Times New Roman" w:cs="Times New Roman" w:hint="eastAsia"/>
          <w:kern w:val="0"/>
          <w:szCs w:val="20"/>
        </w:rPr>
        <w:t>,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재실사에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필요한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실사비용은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회사가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부담한다</w:t>
      </w:r>
      <w:r>
        <w:rPr>
          <w:rFonts w:ascii="Times New Roman" w:eastAsia="바탕체" w:hAnsi="Times New Roman" w:cs="Times New Roman" w:hint="eastAsia"/>
          <w:kern w:val="0"/>
          <w:szCs w:val="20"/>
        </w:rPr>
        <w:t>.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만약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원상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회복에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이루어지지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않거나</w:t>
      </w:r>
      <w:r>
        <w:rPr>
          <w:rFonts w:ascii="Times New Roman" w:eastAsia="바탕체" w:hAnsi="Times New Roman" w:cs="Times New Roman" w:hint="eastAsia"/>
          <w:kern w:val="0"/>
          <w:szCs w:val="20"/>
        </w:rPr>
        <w:t>,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추가적인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위반사례가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발생하는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경우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본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계약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hyperlink w:anchor="제28조" w:history="1">
        <w:r w:rsidRPr="00116305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제</w:t>
        </w:r>
        <w:r w:rsidRPr="00116305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2</w:t>
        </w:r>
        <w:r w:rsidRPr="00116305">
          <w:rPr>
            <w:rStyle w:val="af7"/>
            <w:rFonts w:ascii="Times New Roman" w:eastAsia="바탕체" w:hAnsi="Times New Roman" w:cs="Times New Roman"/>
            <w:kern w:val="0"/>
            <w:szCs w:val="20"/>
          </w:rPr>
          <w:t>8</w:t>
        </w:r>
        <w:r w:rsidRPr="00116305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조</w:t>
        </w:r>
      </w:hyperlink>
      <w:r>
        <w:rPr>
          <w:rFonts w:ascii="Times New Roman" w:eastAsia="바탕체" w:hAnsi="Times New Roman" w:cs="Times New Roman" w:hint="eastAsia"/>
          <w:kern w:val="0"/>
          <w:szCs w:val="20"/>
        </w:rPr>
        <w:t>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따른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권리를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행사한다</w:t>
      </w:r>
      <w:r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6EC24E4C" w14:textId="3AE37D72" w:rsidR="002834BF" w:rsidRDefault="002834BF" w:rsidP="002834B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44506298" w14:textId="5A9BE9FF" w:rsidR="002834BF" w:rsidRDefault="002834BF" w:rsidP="002834BF">
      <w:pPr>
        <w:pStyle w:val="ad"/>
        <w:widowControl/>
        <w:numPr>
          <w:ilvl w:val="0"/>
          <w:numId w:val="67"/>
        </w:numPr>
        <w:wordWrap/>
        <w:autoSpaceDE/>
        <w:autoSpaceDN/>
        <w:adjustRightInd w:val="0"/>
        <w:snapToGrid w:val="0"/>
        <w:spacing w:after="60" w:line="360" w:lineRule="auto"/>
        <w:ind w:leftChars="0" w:left="284" w:hanging="284"/>
        <w:rPr>
          <w:rFonts w:ascii="Times New Roman" w:eastAsia="바탕체"/>
          <w:kern w:val="0"/>
          <w:szCs w:val="20"/>
        </w:rPr>
      </w:pPr>
      <w:r>
        <w:rPr>
          <w:rFonts w:ascii="Times New Roman" w:eastAsia="바탕체" w:hint="eastAsia"/>
          <w:kern w:val="0"/>
          <w:szCs w:val="20"/>
        </w:rPr>
        <w:t>투자자금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집행</w:t>
      </w:r>
      <w:r>
        <w:rPr>
          <w:rFonts w:ascii="Times New Roman" w:eastAsia="바탕체" w:hint="eastAsia"/>
          <w:kern w:val="0"/>
          <w:szCs w:val="20"/>
        </w:rPr>
        <w:t>,</w:t>
      </w:r>
      <w:r>
        <w:rPr>
          <w:rFonts w:ascii="Times New Roman" w:eastAsia="바탕체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실사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및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관리체계</w:t>
      </w:r>
    </w:p>
    <w:p w14:paraId="5985E9D2" w14:textId="36EAF0B2" w:rsidR="002834BF" w:rsidRDefault="002834BF" w:rsidP="002834B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>
        <w:rPr>
          <w:rFonts w:ascii="Times New Roman" w:eastAsia="바탕체" w:hAnsi="Times New Roman" w:cs="Times New Roman" w:hint="eastAsia"/>
          <w:kern w:val="0"/>
          <w:szCs w:val="20"/>
        </w:rPr>
        <w:t>회사는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투자금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사용에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대한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내역을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매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분기별로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투자자에게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제출하기로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하며</w:t>
      </w:r>
      <w:r>
        <w:rPr>
          <w:rFonts w:ascii="Times New Roman" w:eastAsia="바탕체" w:hAnsi="Times New Roman" w:cs="Times New Roman" w:hint="eastAsia"/>
          <w:kern w:val="0"/>
          <w:szCs w:val="20"/>
        </w:rPr>
        <w:t>,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집행이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완료된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/>
          <w:kern w:val="0"/>
          <w:szCs w:val="20"/>
        </w:rPr>
        <w:t>1</w:t>
      </w:r>
      <w:r>
        <w:rPr>
          <w:rFonts w:ascii="Times New Roman" w:eastAsia="바탕체" w:hAnsi="Times New Roman" w:cs="Times New Roman" w:hint="eastAsia"/>
          <w:kern w:val="0"/>
          <w:szCs w:val="20"/>
        </w:rPr>
        <w:t>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이내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요청으로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지명하는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회계법인을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통하여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투자금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사용내역에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대한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실사를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받아야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한다</w:t>
      </w:r>
      <w:r>
        <w:rPr>
          <w:rFonts w:ascii="Times New Roman" w:eastAsia="바탕체" w:hAnsi="Times New Roman" w:cs="Times New Roman" w:hint="eastAsia"/>
          <w:kern w:val="0"/>
          <w:szCs w:val="20"/>
        </w:rPr>
        <w:t>.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지명하는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회계법인이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실사와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관련하여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자금사용내역과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그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증빙을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요구</w:t>
      </w:r>
      <w:r w:rsidR="00404C9C">
        <w:rPr>
          <w:rFonts w:ascii="Times New Roman" w:eastAsia="바탕체" w:hAnsi="Times New Roman" w:cs="Times New Roman" w:hint="eastAsia"/>
          <w:kern w:val="0"/>
          <w:szCs w:val="20"/>
        </w:rPr>
        <w:t>하는</w:t>
      </w:r>
      <w:r w:rsidR="00404C9C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404C9C">
        <w:rPr>
          <w:rFonts w:ascii="Times New Roman" w:eastAsia="바탕체" w:hAnsi="Times New Roman" w:cs="Times New Roman" w:hint="eastAsia"/>
          <w:kern w:val="0"/>
          <w:szCs w:val="20"/>
        </w:rPr>
        <w:t>경우</w:t>
      </w:r>
      <w:r w:rsidR="00404C9C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404C9C">
        <w:rPr>
          <w:rFonts w:ascii="Times New Roman" w:eastAsia="바탕체" w:hAnsi="Times New Roman" w:cs="Times New Roman" w:hint="eastAsia"/>
          <w:kern w:val="0"/>
          <w:szCs w:val="20"/>
        </w:rPr>
        <w:t>이에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응하여야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하며</w:t>
      </w:r>
      <w:r>
        <w:rPr>
          <w:rFonts w:ascii="Times New Roman" w:eastAsia="바탕체" w:hAnsi="Times New Roman" w:cs="Times New Roman" w:hint="eastAsia"/>
          <w:kern w:val="0"/>
          <w:szCs w:val="20"/>
        </w:rPr>
        <w:t>,</w:t>
      </w:r>
      <w:r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투자금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사용내역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실사에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소요되는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비용은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투자자가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부담하기로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한다</w:t>
      </w:r>
      <w:r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3616D53A" w14:textId="77777777" w:rsidR="002834BF" w:rsidRDefault="002834BF" w:rsidP="002834B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63903119" w14:textId="22C7E809" w:rsidR="002834BF" w:rsidRPr="002834BF" w:rsidRDefault="002834BF" w:rsidP="002834BF">
      <w:pPr>
        <w:pStyle w:val="ad"/>
        <w:widowControl/>
        <w:numPr>
          <w:ilvl w:val="0"/>
          <w:numId w:val="67"/>
        </w:numPr>
        <w:wordWrap/>
        <w:autoSpaceDE/>
        <w:autoSpaceDN/>
        <w:adjustRightInd w:val="0"/>
        <w:snapToGrid w:val="0"/>
        <w:spacing w:after="60" w:line="360" w:lineRule="auto"/>
        <w:ind w:leftChars="0" w:left="284" w:hanging="284"/>
        <w:rPr>
          <w:rFonts w:ascii="Times New Roman" w:eastAsia="바탕체"/>
          <w:kern w:val="0"/>
          <w:szCs w:val="20"/>
        </w:rPr>
      </w:pPr>
      <w:r>
        <w:rPr>
          <w:rFonts w:ascii="Times New Roman" w:eastAsia="바탕체" w:hint="eastAsia"/>
          <w:kern w:val="0"/>
          <w:szCs w:val="20"/>
        </w:rPr>
        <w:t>대상거래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인지방안</w:t>
      </w:r>
    </w:p>
    <w:p w14:paraId="190D9F2C" w14:textId="64D432EE" w:rsidR="002834BF" w:rsidRDefault="002834BF" w:rsidP="002834B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  <w:r>
        <w:rPr>
          <w:rFonts w:ascii="Times New Roman" w:eastAsia="바탕체" w:hAnsi="Times New Roman" w:cs="Times New Roman" w:hint="eastAsia"/>
          <w:kern w:val="0"/>
          <w:szCs w:val="20"/>
        </w:rPr>
        <w:t>회사는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6037D4">
        <w:rPr>
          <w:rFonts w:ascii="Times New Roman" w:eastAsia="바탕체" w:hAnsi="Times New Roman" w:cs="Times New Roman" w:hint="eastAsia"/>
          <w:kern w:val="0"/>
          <w:szCs w:val="20"/>
        </w:rPr>
        <w:t>투자금을</w:t>
      </w:r>
      <w:r w:rsidR="006037D4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제</w:t>
      </w:r>
      <w:r>
        <w:rPr>
          <w:rFonts w:ascii="Times New Roman" w:eastAsia="바탕체" w:hAnsi="Times New Roman" w:cs="Times New Roman" w:hint="eastAsia"/>
          <w:kern w:val="0"/>
          <w:szCs w:val="20"/>
        </w:rPr>
        <w:t>3</w:t>
      </w:r>
      <w:r>
        <w:rPr>
          <w:rFonts w:ascii="Times New Roman" w:eastAsia="바탕체" w:hAnsi="Times New Roman" w:cs="Times New Roman" w:hint="eastAsia"/>
          <w:kern w:val="0"/>
          <w:szCs w:val="20"/>
        </w:rPr>
        <w:t>자에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대한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자금대여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또는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제</w:t>
      </w:r>
      <w:r>
        <w:rPr>
          <w:rFonts w:ascii="Times New Roman" w:eastAsia="바탕체" w:hAnsi="Times New Roman" w:cs="Times New Roman" w:hint="eastAsia"/>
          <w:kern w:val="0"/>
          <w:szCs w:val="20"/>
        </w:rPr>
        <w:t>3</w:t>
      </w:r>
      <w:r>
        <w:rPr>
          <w:rFonts w:ascii="Times New Roman" w:eastAsia="바탕체" w:hAnsi="Times New Roman" w:cs="Times New Roman" w:hint="eastAsia"/>
          <w:kern w:val="0"/>
          <w:szCs w:val="20"/>
        </w:rPr>
        <w:t>자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주식을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매입하</w:t>
      </w:r>
      <w:r w:rsidR="006037D4">
        <w:rPr>
          <w:rFonts w:ascii="Times New Roman" w:eastAsia="바탕체" w:hAnsi="Times New Roman" w:cs="Times New Roman" w:hint="eastAsia"/>
          <w:kern w:val="0"/>
          <w:szCs w:val="20"/>
        </w:rPr>
        <w:t>여서는</w:t>
      </w:r>
      <w:r w:rsidR="006037D4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6037D4">
        <w:rPr>
          <w:rFonts w:ascii="Times New Roman" w:eastAsia="바탕체" w:hAnsi="Times New Roman" w:cs="Times New Roman" w:hint="eastAsia"/>
          <w:kern w:val="0"/>
          <w:szCs w:val="20"/>
        </w:rPr>
        <w:t>아니되며</w:t>
      </w:r>
      <w:r w:rsidR="006037D4">
        <w:rPr>
          <w:rFonts w:ascii="Times New Roman" w:eastAsia="바탕체" w:hAnsi="Times New Roman" w:cs="Times New Roman" w:hint="eastAsia"/>
          <w:kern w:val="0"/>
          <w:szCs w:val="20"/>
        </w:rPr>
        <w:t>,</w:t>
      </w:r>
      <w:r w:rsidR="006037D4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투자금의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사용내역을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매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분기별로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투자자에게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보고하여야</w:t>
      </w:r>
      <w:r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kern w:val="0"/>
          <w:szCs w:val="20"/>
        </w:rPr>
        <w:t>한다</w:t>
      </w:r>
      <w:r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45CF4980" w14:textId="3C4394C2" w:rsidR="002834BF" w:rsidRDefault="002834BF" w:rsidP="002834BF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07AEA77A" w14:textId="637963D4" w:rsidR="002834BF" w:rsidRDefault="002834BF" w:rsidP="002834BF">
      <w:pPr>
        <w:pStyle w:val="ad"/>
        <w:widowControl/>
        <w:numPr>
          <w:ilvl w:val="0"/>
          <w:numId w:val="67"/>
        </w:numPr>
        <w:wordWrap/>
        <w:autoSpaceDE/>
        <w:autoSpaceDN/>
        <w:adjustRightInd w:val="0"/>
        <w:snapToGrid w:val="0"/>
        <w:spacing w:after="60" w:line="360" w:lineRule="auto"/>
        <w:ind w:leftChars="0" w:left="284" w:hanging="284"/>
        <w:rPr>
          <w:rFonts w:ascii="Times New Roman" w:eastAsia="바탕체"/>
          <w:kern w:val="0"/>
          <w:szCs w:val="20"/>
        </w:rPr>
      </w:pPr>
      <w:r>
        <w:rPr>
          <w:rFonts w:ascii="Times New Roman" w:eastAsia="바탕체" w:hint="eastAsia"/>
          <w:kern w:val="0"/>
          <w:szCs w:val="20"/>
        </w:rPr>
        <w:t>대상거래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발생시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처리방안</w:t>
      </w:r>
    </w:p>
    <w:p w14:paraId="33D1F847" w14:textId="23E5C692" w:rsidR="005C615B" w:rsidRPr="000D238A" w:rsidRDefault="002834BF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/>
          <w:kern w:val="0"/>
          <w:szCs w:val="20"/>
        </w:rPr>
      </w:pPr>
      <w:r>
        <w:rPr>
          <w:rFonts w:ascii="Times New Roman" w:eastAsia="바탕체" w:hint="eastAsia"/>
          <w:kern w:val="0"/>
          <w:szCs w:val="20"/>
        </w:rPr>
        <w:t>회사가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위</w:t>
      </w:r>
      <w:r>
        <w:rPr>
          <w:rFonts w:ascii="Times New Roman" w:eastAsia="바탕체" w:hint="eastAsia"/>
          <w:kern w:val="0"/>
          <w:szCs w:val="20"/>
        </w:rPr>
        <w:t xml:space="preserve"> </w:t>
      </w:r>
      <w:proofErr w:type="gramStart"/>
      <w:r>
        <w:rPr>
          <w:rFonts w:ascii="Times New Roman" w:eastAsia="바탕체"/>
          <w:kern w:val="0"/>
          <w:szCs w:val="20"/>
        </w:rPr>
        <w:t>4.</w:t>
      </w:r>
      <w:r>
        <w:rPr>
          <w:rFonts w:ascii="Times New Roman" w:eastAsia="바탕체" w:hint="eastAsia"/>
          <w:kern w:val="0"/>
          <w:szCs w:val="20"/>
        </w:rPr>
        <w:t>의</w:t>
      </w:r>
      <w:proofErr w:type="gramEnd"/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내용을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위반하는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경우</w:t>
      </w:r>
      <w:r>
        <w:rPr>
          <w:rFonts w:ascii="Times New Roman" w:eastAsia="바탕체" w:hint="eastAsia"/>
          <w:kern w:val="0"/>
          <w:szCs w:val="20"/>
        </w:rPr>
        <w:t>,</w:t>
      </w:r>
      <w:r>
        <w:rPr>
          <w:rFonts w:ascii="Times New Roman" w:eastAsia="바탕체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투자자는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/>
          <w:kern w:val="0"/>
          <w:szCs w:val="20"/>
        </w:rPr>
        <w:t>30</w:t>
      </w:r>
      <w:r>
        <w:rPr>
          <w:rFonts w:ascii="Times New Roman" w:eastAsia="바탕체" w:hint="eastAsia"/>
          <w:kern w:val="0"/>
          <w:szCs w:val="20"/>
        </w:rPr>
        <w:t>일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이내에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원상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회복을</w:t>
      </w:r>
      <w:r>
        <w:rPr>
          <w:rFonts w:ascii="Times New Roman" w:eastAsia="바탕체" w:hint="eastAsia"/>
          <w:kern w:val="0"/>
          <w:szCs w:val="20"/>
        </w:rPr>
        <w:t xml:space="preserve"> </w:t>
      </w:r>
      <w:r>
        <w:rPr>
          <w:rFonts w:ascii="Times New Roman" w:eastAsia="바탕체" w:hint="eastAsia"/>
          <w:kern w:val="0"/>
          <w:szCs w:val="20"/>
        </w:rPr>
        <w:t>요구하고</w:t>
      </w:r>
      <w:r w:rsidR="000D238A">
        <w:rPr>
          <w:rFonts w:ascii="Times New Roman" w:eastAsia="바탕체" w:hint="eastAsia"/>
          <w:kern w:val="0"/>
          <w:szCs w:val="20"/>
        </w:rPr>
        <w:t>,</w:t>
      </w:r>
      <w:r w:rsidR="000D238A">
        <w:rPr>
          <w:rFonts w:ascii="Times New Roman" w:eastAsia="바탕체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만약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원상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회복에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이루어지지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않거나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,</w:t>
      </w:r>
      <w:r w:rsidR="000D238A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추가적인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위반사례가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발생하는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경우</w:t>
      </w:r>
      <w:r w:rsidR="000D238A">
        <w:rPr>
          <w:rFonts w:ascii="Times New Roman" w:eastAsia="바탕체" w:hAnsi="Times New Roman" w:cs="Times New Roman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투자자는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본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계약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hyperlink w:anchor="제28조" w:history="1">
        <w:r w:rsidR="000D238A" w:rsidRPr="00116305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제</w:t>
        </w:r>
        <w:r w:rsidR="000D238A" w:rsidRPr="00116305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2</w:t>
        </w:r>
        <w:r w:rsidR="003215C3">
          <w:rPr>
            <w:rStyle w:val="af7"/>
            <w:rFonts w:ascii="Times New Roman" w:eastAsia="바탕체" w:hAnsi="Times New Roman" w:cs="Times New Roman"/>
            <w:kern w:val="0"/>
            <w:szCs w:val="20"/>
          </w:rPr>
          <w:t>9</w:t>
        </w:r>
        <w:r w:rsidR="000D238A" w:rsidRPr="00116305">
          <w:rPr>
            <w:rStyle w:val="af7"/>
            <w:rFonts w:ascii="Times New Roman" w:eastAsia="바탕체" w:hAnsi="Times New Roman" w:cs="Times New Roman" w:hint="eastAsia"/>
            <w:kern w:val="0"/>
            <w:szCs w:val="20"/>
          </w:rPr>
          <w:t>조</w:t>
        </w:r>
      </w:hyperlink>
      <w:r w:rsidR="000D238A">
        <w:rPr>
          <w:rFonts w:ascii="Times New Roman" w:eastAsia="바탕체" w:hAnsi="Times New Roman" w:cs="Times New Roman" w:hint="eastAsia"/>
          <w:kern w:val="0"/>
          <w:szCs w:val="20"/>
        </w:rPr>
        <w:t>에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따른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권리를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 xml:space="preserve"> 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행사한다</w:t>
      </w:r>
      <w:r w:rsidR="000D238A">
        <w:rPr>
          <w:rFonts w:ascii="Times New Roman" w:eastAsia="바탕체" w:hAnsi="Times New Roman" w:cs="Times New Roman" w:hint="eastAsia"/>
          <w:kern w:val="0"/>
          <w:szCs w:val="20"/>
        </w:rPr>
        <w:t>.</w:t>
      </w:r>
    </w:p>
    <w:p w14:paraId="4EDA14E9" w14:textId="77777777" w:rsidR="00920D99" w:rsidRDefault="00920D99">
      <w:pPr>
        <w:widowControl/>
        <w:wordWrap/>
        <w:autoSpaceDE/>
        <w:autoSpaceDN/>
        <w:rPr>
          <w:rFonts w:ascii="Times New Roman" w:eastAsia="바탕체" w:hAnsi="Times New Roman" w:cs="Times New Roman"/>
          <w:b/>
          <w:kern w:val="0"/>
          <w:szCs w:val="20"/>
        </w:rPr>
      </w:pPr>
      <w:r>
        <w:rPr>
          <w:rFonts w:ascii="Times New Roman" w:eastAsia="바탕체" w:hAnsi="Times New Roman" w:cs="Times New Roman"/>
          <w:b/>
          <w:kern w:val="0"/>
          <w:szCs w:val="20"/>
        </w:rPr>
        <w:br w:type="page"/>
      </w:r>
    </w:p>
    <w:p w14:paraId="0C2E3D95" w14:textId="47A2E28D" w:rsidR="005C615B" w:rsidRPr="00571710" w:rsidRDefault="005C615B" w:rsidP="00571710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/>
          <w:kern w:val="0"/>
          <w:szCs w:val="20"/>
        </w:rPr>
      </w:pPr>
      <w:bookmarkStart w:id="700" w:name="별지3퇴사제한및경업금지약정서"/>
      <w:bookmarkEnd w:id="700"/>
      <w:r w:rsidRPr="00571710">
        <w:rPr>
          <w:rFonts w:ascii="Times New Roman" w:eastAsia="바탕체" w:hAnsi="Times New Roman" w:cs="Times New Roman"/>
          <w:b/>
          <w:kern w:val="0"/>
          <w:szCs w:val="20"/>
        </w:rPr>
        <w:t>(</w:t>
      </w:r>
      <w:r w:rsidRPr="00571710">
        <w:rPr>
          <w:rFonts w:ascii="Times New Roman" w:eastAsia="바탕체" w:hAnsi="Times New Roman" w:cs="Times New Roman"/>
          <w:b/>
          <w:kern w:val="0"/>
          <w:szCs w:val="20"/>
        </w:rPr>
        <w:t>별지</w:t>
      </w:r>
      <w:r w:rsidRPr="00571710">
        <w:rPr>
          <w:rFonts w:ascii="Times New Roman" w:eastAsia="바탕체" w:hAnsi="Times New Roman" w:cs="Times New Roman"/>
          <w:b/>
          <w:kern w:val="0"/>
          <w:szCs w:val="20"/>
        </w:rPr>
        <w:t>3)</w:t>
      </w:r>
    </w:p>
    <w:p w14:paraId="64FD249D" w14:textId="1B1D9901" w:rsidR="005C615B" w:rsidRPr="00571710" w:rsidRDefault="005C615B" w:rsidP="00571710">
      <w:pPr>
        <w:pStyle w:val="a8"/>
        <w:adjustRightInd w:val="0"/>
        <w:snapToGrid w:val="0"/>
        <w:spacing w:before="0" w:beforeAutospacing="0" w:after="60" w:afterAutospacing="0" w:line="360" w:lineRule="auto"/>
        <w:jc w:val="center"/>
        <w:rPr>
          <w:rFonts w:ascii="Times New Roman" w:eastAsia="바탕체" w:hAnsi="Times New Roman"/>
          <w:b/>
          <w:sz w:val="28"/>
          <w:szCs w:val="28"/>
        </w:rPr>
      </w:pPr>
      <w:r w:rsidRPr="00571710">
        <w:rPr>
          <w:rFonts w:ascii="Times New Roman" w:eastAsia="바탕체" w:hAnsi="Times New Roman"/>
          <w:b/>
          <w:bCs/>
          <w:sz w:val="28"/>
          <w:szCs w:val="28"/>
        </w:rPr>
        <w:t>퇴사제한</w:t>
      </w:r>
      <w:r w:rsidRPr="00571710">
        <w:rPr>
          <w:rFonts w:ascii="Times New Roman" w:eastAsia="바탕체" w:hAnsi="Times New Roman"/>
          <w:b/>
          <w:bCs/>
          <w:sz w:val="28"/>
          <w:szCs w:val="28"/>
        </w:rPr>
        <w:t xml:space="preserve"> </w:t>
      </w:r>
      <w:r w:rsidRPr="00571710">
        <w:rPr>
          <w:rFonts w:ascii="Times New Roman" w:eastAsia="바탕체" w:hAnsi="Times New Roman"/>
          <w:b/>
          <w:bCs/>
          <w:sz w:val="28"/>
          <w:szCs w:val="28"/>
        </w:rPr>
        <w:t>및</w:t>
      </w:r>
      <w:r w:rsidRPr="00571710">
        <w:rPr>
          <w:rFonts w:ascii="Times New Roman" w:eastAsia="바탕체" w:hAnsi="Times New Roman"/>
          <w:b/>
          <w:bCs/>
          <w:sz w:val="28"/>
          <w:szCs w:val="28"/>
        </w:rPr>
        <w:t xml:space="preserve"> </w:t>
      </w:r>
      <w:r w:rsidRPr="00571710">
        <w:rPr>
          <w:rFonts w:ascii="Times New Roman" w:eastAsia="바탕체" w:hAnsi="Times New Roman"/>
          <w:b/>
          <w:bCs/>
          <w:sz w:val="28"/>
          <w:szCs w:val="28"/>
        </w:rPr>
        <w:t>경업금지</w:t>
      </w:r>
      <w:r w:rsidRPr="00571710">
        <w:rPr>
          <w:rFonts w:ascii="Times New Roman" w:eastAsia="바탕체" w:hAnsi="Times New Roman"/>
          <w:b/>
          <w:bCs/>
          <w:sz w:val="28"/>
          <w:szCs w:val="28"/>
        </w:rPr>
        <w:t xml:space="preserve"> </w:t>
      </w:r>
      <w:r w:rsidRPr="00571710">
        <w:rPr>
          <w:rFonts w:ascii="Times New Roman" w:eastAsia="바탕체" w:hAnsi="Times New Roman"/>
          <w:b/>
          <w:bCs/>
          <w:sz w:val="28"/>
          <w:szCs w:val="28"/>
        </w:rPr>
        <w:t>약정서</w:t>
      </w:r>
    </w:p>
    <w:p w14:paraId="23961064" w14:textId="77777777" w:rsidR="00C628D9" w:rsidRPr="00C628D9" w:rsidRDefault="00C628D9" w:rsidP="00C628D9">
      <w:pPr>
        <w:pStyle w:val="a8"/>
        <w:adjustRightInd w:val="0"/>
        <w:snapToGrid w:val="0"/>
        <w:spacing w:before="0" w:beforeAutospacing="0" w:after="60" w:afterAutospacing="0" w:line="360" w:lineRule="auto"/>
        <w:rPr>
          <w:rFonts w:ascii="Times New Roman" w:eastAsia="바탕체" w:hAnsi="Times New Roman"/>
          <w:sz w:val="20"/>
          <w:szCs w:val="23"/>
        </w:rPr>
      </w:pPr>
    </w:p>
    <w:p w14:paraId="5E7290AC" w14:textId="598377C1" w:rsidR="005C615B" w:rsidRPr="00C628D9" w:rsidRDefault="005C615B">
      <w:pPr>
        <w:pStyle w:val="a8"/>
        <w:numPr>
          <w:ilvl w:val="4"/>
          <w:numId w:val="8"/>
        </w:numPr>
        <w:tabs>
          <w:tab w:val="left" w:pos="567"/>
        </w:tabs>
        <w:adjustRightInd w:val="0"/>
        <w:snapToGrid w:val="0"/>
        <w:spacing w:before="0" w:beforeAutospacing="0" w:after="60" w:afterAutospacing="0" w:line="360" w:lineRule="auto"/>
        <w:ind w:left="567" w:hanging="567"/>
        <w:rPr>
          <w:rFonts w:ascii="Times New Roman" w:eastAsia="바탕체" w:hAnsi="Times New Roman"/>
          <w:b/>
          <w:bCs/>
          <w:sz w:val="22"/>
        </w:rPr>
      </w:pPr>
      <w:r w:rsidRPr="00C628D9">
        <w:rPr>
          <w:rFonts w:ascii="Times New Roman" w:eastAsia="바탕체" w:hAnsi="Times New Roman"/>
          <w:b/>
          <w:bCs/>
          <w:sz w:val="22"/>
        </w:rPr>
        <w:t xml:space="preserve"> </w:t>
      </w:r>
      <w:r w:rsidRPr="00C628D9">
        <w:rPr>
          <w:rFonts w:ascii="Times New Roman" w:eastAsia="바탕체" w:hAnsi="Times New Roman"/>
          <w:b/>
          <w:bCs/>
          <w:sz w:val="22"/>
        </w:rPr>
        <w:t>퇴사제한</w:t>
      </w:r>
    </w:p>
    <w:p w14:paraId="6C24F711" w14:textId="77777777" w:rsidR="005C615B" w:rsidRPr="00C339DE" w:rsidRDefault="005C615B">
      <w:pPr>
        <w:pStyle w:val="a8"/>
        <w:numPr>
          <w:ilvl w:val="1"/>
          <w:numId w:val="33"/>
        </w:numPr>
        <w:tabs>
          <w:tab w:val="clear" w:pos="451"/>
          <w:tab w:val="num" w:pos="-169"/>
        </w:tabs>
        <w:adjustRightInd w:val="0"/>
        <w:snapToGrid w:val="0"/>
        <w:spacing w:before="0" w:beforeAutospacing="0" w:after="60" w:afterAutospacing="0" w:line="360" w:lineRule="auto"/>
        <w:ind w:left="425" w:hanging="425"/>
        <w:rPr>
          <w:rFonts w:ascii="Times New Roman" w:eastAsia="바탕체" w:hAnsi="Times New Roman"/>
          <w:sz w:val="20"/>
          <w:szCs w:val="23"/>
        </w:rPr>
      </w:pPr>
      <w:r w:rsidRPr="00C339DE">
        <w:rPr>
          <w:rFonts w:ascii="Times New Roman" w:eastAsia="바탕체" w:hAnsi="Times New Roman"/>
          <w:sz w:val="20"/>
          <w:szCs w:val="23"/>
        </w:rPr>
        <w:t>퇴사가</w:t>
      </w:r>
      <w:r w:rsidRPr="00C339DE">
        <w:rPr>
          <w:rFonts w:ascii="Times New Roman" w:eastAsia="바탕체" w:hAnsi="Times New Roman"/>
          <w:sz w:val="20"/>
          <w:szCs w:val="23"/>
        </w:rPr>
        <w:t xml:space="preserve"> </w:t>
      </w:r>
      <w:r w:rsidRPr="00C339DE">
        <w:rPr>
          <w:rFonts w:ascii="Times New Roman" w:eastAsia="바탕체" w:hAnsi="Times New Roman"/>
          <w:sz w:val="20"/>
          <w:szCs w:val="23"/>
        </w:rPr>
        <w:t>제한되는</w:t>
      </w:r>
      <w:r w:rsidRPr="00C339DE">
        <w:rPr>
          <w:rFonts w:ascii="Times New Roman" w:eastAsia="바탕체" w:hAnsi="Times New Roman"/>
          <w:sz w:val="20"/>
          <w:szCs w:val="23"/>
        </w:rPr>
        <w:t xml:space="preserve"> </w:t>
      </w:r>
      <w:r w:rsidRPr="00C339DE">
        <w:rPr>
          <w:rFonts w:ascii="Times New Roman" w:eastAsia="바탕체" w:hAnsi="Times New Roman"/>
          <w:sz w:val="20"/>
          <w:szCs w:val="23"/>
        </w:rPr>
        <w:t>임직원</w:t>
      </w:r>
    </w:p>
    <w:tbl>
      <w:tblPr>
        <w:tblW w:w="9069" w:type="dxa"/>
        <w:jc w:val="both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4"/>
        <w:gridCol w:w="2693"/>
        <w:gridCol w:w="4252"/>
      </w:tblGrid>
      <w:tr w:rsidR="005C615B" w:rsidRPr="00571710" w14:paraId="17999EAC" w14:textId="77777777" w:rsidTr="00C628D9">
        <w:trPr>
          <w:jc w:val="both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127262F" w14:textId="77777777" w:rsidR="005C615B" w:rsidRPr="00571710" w:rsidRDefault="005C615B" w:rsidP="00571710">
            <w:pPr>
              <w:pStyle w:val="a8"/>
              <w:adjustRightInd w:val="0"/>
              <w:snapToGrid w:val="0"/>
              <w:spacing w:before="0" w:beforeAutospacing="0" w:after="60" w:afterAutospacing="0" w:line="360" w:lineRule="auto"/>
              <w:jc w:val="center"/>
              <w:rPr>
                <w:rFonts w:ascii="Times New Roman" w:eastAsia="바탕체" w:hAnsi="Times New Roman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/>
                <w:sz w:val="19"/>
                <w:szCs w:val="19"/>
              </w:rPr>
              <w:t>성명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5F0BF34" w14:textId="77777777" w:rsidR="005C615B" w:rsidRPr="00571710" w:rsidRDefault="005C615B" w:rsidP="00571710">
            <w:pPr>
              <w:pStyle w:val="a8"/>
              <w:adjustRightInd w:val="0"/>
              <w:snapToGrid w:val="0"/>
              <w:spacing w:before="0" w:beforeAutospacing="0" w:after="60" w:afterAutospacing="0" w:line="360" w:lineRule="auto"/>
              <w:jc w:val="center"/>
              <w:rPr>
                <w:rFonts w:ascii="Times New Roman" w:eastAsia="바탕체" w:hAnsi="Times New Roman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/>
                <w:sz w:val="19"/>
                <w:szCs w:val="19"/>
              </w:rPr>
              <w:t>생년월일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FE3F778" w14:textId="77777777" w:rsidR="005C615B" w:rsidRPr="00571710" w:rsidRDefault="005C615B" w:rsidP="00571710">
            <w:pPr>
              <w:pStyle w:val="a8"/>
              <w:adjustRightInd w:val="0"/>
              <w:snapToGrid w:val="0"/>
              <w:spacing w:before="0" w:beforeAutospacing="0" w:after="60" w:afterAutospacing="0" w:line="360" w:lineRule="auto"/>
              <w:jc w:val="center"/>
              <w:rPr>
                <w:rFonts w:ascii="Times New Roman" w:eastAsia="바탕체" w:hAnsi="Times New Roman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/>
                <w:sz w:val="19"/>
                <w:szCs w:val="19"/>
              </w:rPr>
              <w:t>주소</w:t>
            </w:r>
          </w:p>
        </w:tc>
      </w:tr>
      <w:tr w:rsidR="005C615B" w:rsidRPr="00571710" w14:paraId="49DC0AA2" w14:textId="77777777" w:rsidTr="00C628D9">
        <w:trPr>
          <w:trHeight w:val="762"/>
          <w:jc w:val="both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68EB7F" w14:textId="7589992E" w:rsidR="005C615B" w:rsidRPr="00571710" w:rsidRDefault="00D75B6D" w:rsidP="00571710">
            <w:pPr>
              <w:pStyle w:val="ae"/>
              <w:adjustRightIn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Times New Roman" w:eastAsia="바탕체" w:hAnsi="Times New Roman" w:cs="Times New Roman" w:hint="eastAsia"/>
                <w:spacing w:val="-2"/>
                <w:sz w:val="19"/>
                <w:szCs w:val="19"/>
              </w:rPr>
              <w:t>이대오</w:t>
            </w:r>
            <w:proofErr w:type="spellEnd"/>
            <w:r>
              <w:rPr>
                <w:rFonts w:ascii="Times New Roman" w:eastAsia="바탕체" w:hAnsi="Times New Roman" w:cs="Times New Roman" w:hint="eastAsia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 xml:space="preserve"> </w:t>
            </w:r>
            <w:r w:rsidR="005C615B" w:rsidRPr="00571710"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>(</w:t>
            </w:r>
            <w:proofErr w:type="gramEnd"/>
            <w:r w:rsidR="005C615B" w:rsidRPr="00571710"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>인</w:t>
            </w:r>
            <w:r w:rsidR="005C615B" w:rsidRPr="00571710"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>)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1F5E20" w14:textId="25947F70" w:rsidR="005C615B" w:rsidRPr="00571710" w:rsidRDefault="005C615B" w:rsidP="00571710">
            <w:pPr>
              <w:pStyle w:val="ae"/>
              <w:adjustRightInd w:val="0"/>
              <w:spacing w:after="60" w:line="360" w:lineRule="auto"/>
              <w:jc w:val="center"/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</w:pPr>
            <w:r w:rsidRPr="00571710"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>19</w:t>
            </w:r>
            <w:r w:rsidR="00D75B6D"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>70</w:t>
            </w:r>
            <w:r w:rsidRPr="00571710"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>년</w:t>
            </w:r>
            <w:r w:rsidRPr="00571710"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 xml:space="preserve"> </w:t>
            </w:r>
            <w:r w:rsidR="00D75B6D"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>10</w:t>
            </w:r>
            <w:r w:rsidRPr="00571710"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>월</w:t>
            </w:r>
            <w:r w:rsidRPr="00571710"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 xml:space="preserve"> </w:t>
            </w:r>
            <w:r w:rsidR="00D75B6D"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>17</w:t>
            </w:r>
            <w:r w:rsidRPr="00571710">
              <w:rPr>
                <w:rFonts w:ascii="Times New Roman" w:eastAsia="바탕체" w:hAnsi="Times New Roman" w:cs="Times New Roman"/>
                <w:spacing w:val="-2"/>
                <w:sz w:val="19"/>
                <w:szCs w:val="19"/>
              </w:rPr>
              <w:t>일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6AB62F" w14:textId="7CDECDC6" w:rsidR="005C615B" w:rsidRPr="00571710" w:rsidRDefault="00D75B6D" w:rsidP="00571710">
            <w:pPr>
              <w:pStyle w:val="af"/>
              <w:tabs>
                <w:tab w:val="left" w:pos="4395"/>
              </w:tabs>
              <w:wordWrap/>
              <w:adjustRightInd w:val="0"/>
              <w:snapToGrid w:val="0"/>
              <w:spacing w:after="60" w:line="360" w:lineRule="auto"/>
              <w:ind w:leftChars="71" w:left="142" w:rightChars="70" w:right="14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서울특별시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rFonts w:hint="eastAsia"/>
                <w:sz w:val="19"/>
                <w:szCs w:val="19"/>
              </w:rPr>
              <w:t>마포구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hint="eastAsia"/>
                <w:sz w:val="19"/>
                <w:szCs w:val="19"/>
              </w:rPr>
              <w:t>월드컵북로</w:t>
            </w:r>
            <w:proofErr w:type="spellEnd"/>
            <w:r>
              <w:rPr>
                <w:rFonts w:hint="eastAsia"/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8</w:t>
            </w:r>
            <w:r>
              <w:rPr>
                <w:rFonts w:hint="eastAsia"/>
                <w:sz w:val="19"/>
                <w:szCs w:val="19"/>
              </w:rPr>
              <w:t>길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53, 107</w:t>
            </w:r>
            <w:r>
              <w:rPr>
                <w:rFonts w:hint="eastAsia"/>
                <w:sz w:val="19"/>
                <w:szCs w:val="19"/>
              </w:rPr>
              <w:t>동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2102</w:t>
            </w:r>
            <w:r>
              <w:rPr>
                <w:rFonts w:hint="eastAsia"/>
                <w:sz w:val="19"/>
                <w:szCs w:val="19"/>
              </w:rPr>
              <w:t>호</w:t>
            </w:r>
            <w:r>
              <w:rPr>
                <w:rFonts w:hint="eastAsia"/>
                <w:sz w:val="19"/>
                <w:szCs w:val="19"/>
              </w:rPr>
              <w:t>(</w:t>
            </w:r>
            <w:r>
              <w:rPr>
                <w:rFonts w:hint="eastAsia"/>
                <w:sz w:val="19"/>
                <w:szCs w:val="19"/>
              </w:rPr>
              <w:t>중동</w:t>
            </w:r>
            <w:r>
              <w:rPr>
                <w:rFonts w:hint="eastAsia"/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hint="eastAsia"/>
                <w:sz w:val="19"/>
                <w:szCs w:val="19"/>
              </w:rPr>
              <w:t>월드컵참누리아파트</w:t>
            </w:r>
            <w:proofErr w:type="spellEnd"/>
            <w:r>
              <w:rPr>
                <w:rFonts w:hint="eastAsia"/>
                <w:sz w:val="19"/>
                <w:szCs w:val="19"/>
              </w:rPr>
              <w:t>)</w:t>
            </w:r>
          </w:p>
        </w:tc>
      </w:tr>
    </w:tbl>
    <w:p w14:paraId="21203A36" w14:textId="77777777" w:rsidR="00C266A5" w:rsidRPr="00C266A5" w:rsidRDefault="00C266A5" w:rsidP="00C266A5">
      <w:pPr>
        <w:pStyle w:val="a8"/>
        <w:adjustRightInd w:val="0"/>
        <w:snapToGrid w:val="0"/>
        <w:spacing w:before="0" w:beforeAutospacing="0" w:after="60" w:afterAutospacing="0" w:line="360" w:lineRule="auto"/>
        <w:rPr>
          <w:rFonts w:ascii="Times New Roman" w:eastAsia="바탕체" w:hAnsi="Times New Roman"/>
          <w:sz w:val="20"/>
        </w:rPr>
      </w:pPr>
    </w:p>
    <w:p w14:paraId="1990C65D" w14:textId="2E30C050" w:rsidR="005C615B" w:rsidRPr="00C339DE" w:rsidRDefault="005C615B">
      <w:pPr>
        <w:pStyle w:val="a8"/>
        <w:numPr>
          <w:ilvl w:val="1"/>
          <w:numId w:val="33"/>
        </w:numPr>
        <w:tabs>
          <w:tab w:val="clear" w:pos="451"/>
          <w:tab w:val="num" w:pos="-169"/>
        </w:tabs>
        <w:adjustRightInd w:val="0"/>
        <w:snapToGrid w:val="0"/>
        <w:spacing w:before="0" w:beforeAutospacing="0" w:after="60" w:afterAutospacing="0" w:line="360" w:lineRule="auto"/>
        <w:ind w:left="426" w:hangingChars="213" w:hanging="426"/>
        <w:rPr>
          <w:rFonts w:ascii="Times New Roman" w:eastAsia="바탕체" w:hAnsi="Times New Roman"/>
          <w:sz w:val="20"/>
        </w:rPr>
      </w:pPr>
      <w:r w:rsidRPr="00C339DE">
        <w:rPr>
          <w:rFonts w:ascii="Times New Roman" w:eastAsia="바탕체" w:hAnsi="Times New Roman"/>
          <w:sz w:val="20"/>
          <w:szCs w:val="23"/>
        </w:rPr>
        <w:t>퇴사의</w:t>
      </w:r>
      <w:r w:rsidRPr="00C339DE">
        <w:rPr>
          <w:rFonts w:ascii="Times New Roman" w:eastAsia="바탕체" w:hAnsi="Times New Roman"/>
          <w:sz w:val="20"/>
          <w:szCs w:val="23"/>
        </w:rPr>
        <w:t xml:space="preserve"> </w:t>
      </w:r>
      <w:r w:rsidRPr="00C339DE">
        <w:rPr>
          <w:rFonts w:ascii="Times New Roman" w:eastAsia="바탕체" w:hAnsi="Times New Roman"/>
          <w:sz w:val="20"/>
          <w:szCs w:val="23"/>
        </w:rPr>
        <w:t>제한</w:t>
      </w:r>
      <w:r w:rsidRPr="00C339DE">
        <w:rPr>
          <w:rFonts w:ascii="Times New Roman" w:eastAsia="바탕체" w:hAnsi="Times New Roman"/>
          <w:sz w:val="20"/>
          <w:szCs w:val="23"/>
        </w:rPr>
        <w:t xml:space="preserve"> </w:t>
      </w:r>
      <w:r w:rsidRPr="00C339DE">
        <w:rPr>
          <w:rFonts w:ascii="Times New Roman" w:eastAsia="바탕체" w:hAnsi="Times New Roman"/>
          <w:sz w:val="20"/>
          <w:szCs w:val="23"/>
        </w:rPr>
        <w:t>기간</w:t>
      </w:r>
    </w:p>
    <w:p w14:paraId="6216ABA2" w14:textId="5B757B33" w:rsidR="005C615B" w:rsidRDefault="005C615B" w:rsidP="00C266A5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bCs/>
          <w:sz w:val="20"/>
          <w:szCs w:val="23"/>
        </w:rPr>
      </w:pPr>
      <w:r w:rsidRPr="00571710">
        <w:rPr>
          <w:rFonts w:ascii="Times New Roman" w:eastAsia="바탕체" w:hAnsi="Times New Roman"/>
          <w:bCs/>
          <w:sz w:val="20"/>
          <w:szCs w:val="23"/>
        </w:rPr>
        <w:t>본</w:t>
      </w:r>
      <w:r w:rsidRPr="00571710">
        <w:rPr>
          <w:rFonts w:ascii="Times New Roman" w:eastAsia="바탕체" w:hAnsi="Times New Roman"/>
          <w:bCs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bCs/>
          <w:sz w:val="20"/>
          <w:szCs w:val="23"/>
        </w:rPr>
        <w:t>계약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체결일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이후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회사의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기업공개가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완료되는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날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혹은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본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계약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체결일로부터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 w:rsidRPr="00C266A5">
        <w:rPr>
          <w:rFonts w:ascii="Times New Roman" w:eastAsia="바탕체" w:hAnsi="Times New Roman"/>
          <w:bCs/>
          <w:sz w:val="20"/>
          <w:szCs w:val="23"/>
          <w:highlight w:val="red"/>
        </w:rPr>
        <w:t>[3]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년이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되는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날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중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빠른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 xml:space="preserve"> </w:t>
      </w:r>
      <w:r w:rsidR="00C266A5">
        <w:rPr>
          <w:rFonts w:ascii="Times New Roman" w:eastAsia="바탕체" w:hAnsi="Times New Roman" w:hint="eastAsia"/>
          <w:bCs/>
          <w:sz w:val="20"/>
          <w:szCs w:val="23"/>
        </w:rPr>
        <w:t>날까지</w:t>
      </w:r>
      <w:r w:rsidR="00C339DE">
        <w:rPr>
          <w:rFonts w:ascii="Times New Roman" w:eastAsia="바탕체" w:hAnsi="Times New Roman" w:hint="eastAsia"/>
          <w:bCs/>
          <w:sz w:val="20"/>
          <w:szCs w:val="23"/>
        </w:rPr>
        <w:t>.</w:t>
      </w:r>
    </w:p>
    <w:p w14:paraId="36240202" w14:textId="77777777" w:rsidR="00C266A5" w:rsidRPr="00571710" w:rsidRDefault="00C266A5" w:rsidP="00C266A5">
      <w:pPr>
        <w:pStyle w:val="a8"/>
        <w:adjustRightInd w:val="0"/>
        <w:snapToGrid w:val="0"/>
        <w:spacing w:before="0" w:beforeAutospacing="0" w:after="60" w:afterAutospacing="0" w:line="360" w:lineRule="auto"/>
        <w:rPr>
          <w:rFonts w:ascii="Times New Roman" w:eastAsia="바탕체" w:hAnsi="Times New Roman"/>
          <w:bCs/>
          <w:sz w:val="20"/>
        </w:rPr>
      </w:pPr>
    </w:p>
    <w:p w14:paraId="1AC35B7E" w14:textId="77777777" w:rsidR="005C615B" w:rsidRPr="00C339DE" w:rsidRDefault="005C615B">
      <w:pPr>
        <w:pStyle w:val="a8"/>
        <w:numPr>
          <w:ilvl w:val="1"/>
          <w:numId w:val="33"/>
        </w:numPr>
        <w:tabs>
          <w:tab w:val="clear" w:pos="451"/>
          <w:tab w:val="num" w:pos="-169"/>
        </w:tabs>
        <w:adjustRightInd w:val="0"/>
        <w:snapToGrid w:val="0"/>
        <w:spacing w:before="0" w:beforeAutospacing="0" w:after="60" w:afterAutospacing="0" w:line="360" w:lineRule="auto"/>
        <w:ind w:left="426" w:hangingChars="213" w:hanging="426"/>
        <w:rPr>
          <w:rFonts w:ascii="Times New Roman" w:eastAsia="바탕체" w:hAnsi="Times New Roman"/>
          <w:sz w:val="20"/>
        </w:rPr>
      </w:pPr>
      <w:r w:rsidRPr="00C339DE">
        <w:rPr>
          <w:rFonts w:ascii="Times New Roman" w:eastAsia="바탕체" w:hAnsi="Times New Roman"/>
          <w:sz w:val="20"/>
          <w:szCs w:val="23"/>
        </w:rPr>
        <w:t>위반</w:t>
      </w:r>
      <w:r w:rsidRPr="00C339DE">
        <w:rPr>
          <w:rFonts w:ascii="Times New Roman" w:eastAsia="바탕체" w:hAnsi="Times New Roman"/>
          <w:sz w:val="20"/>
          <w:szCs w:val="23"/>
        </w:rPr>
        <w:t xml:space="preserve"> </w:t>
      </w:r>
      <w:r w:rsidRPr="00C339DE">
        <w:rPr>
          <w:rFonts w:ascii="Times New Roman" w:eastAsia="바탕체" w:hAnsi="Times New Roman"/>
          <w:sz w:val="20"/>
          <w:szCs w:val="23"/>
        </w:rPr>
        <w:t>시의</w:t>
      </w:r>
      <w:r w:rsidRPr="00C339DE">
        <w:rPr>
          <w:rFonts w:ascii="Times New Roman" w:eastAsia="바탕체" w:hAnsi="Times New Roman"/>
          <w:sz w:val="20"/>
          <w:szCs w:val="23"/>
        </w:rPr>
        <w:t xml:space="preserve"> </w:t>
      </w:r>
      <w:r w:rsidRPr="00C339DE">
        <w:rPr>
          <w:rFonts w:ascii="Times New Roman" w:eastAsia="바탕체" w:hAnsi="Times New Roman"/>
          <w:sz w:val="20"/>
          <w:szCs w:val="23"/>
        </w:rPr>
        <w:t>효과</w:t>
      </w:r>
      <w:r w:rsidRPr="00C339DE">
        <w:rPr>
          <w:rFonts w:ascii="Times New Roman" w:eastAsia="바탕체" w:hAnsi="Times New Roman"/>
          <w:sz w:val="20"/>
        </w:rPr>
        <w:t xml:space="preserve"> </w:t>
      </w:r>
    </w:p>
    <w:p w14:paraId="5399AAFE" w14:textId="26683413" w:rsidR="005C615B" w:rsidRPr="00571710" w:rsidRDefault="00C339DE" w:rsidP="00C339DE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sz w:val="20"/>
        </w:rPr>
      </w:pPr>
      <w:r>
        <w:rPr>
          <w:rFonts w:ascii="Times New Roman" w:eastAsia="바탕체" w:hAnsi="Times New Roman" w:hint="eastAsia"/>
          <w:sz w:val="20"/>
        </w:rPr>
        <w:t>본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계약</w:t>
      </w:r>
      <w:r>
        <w:rPr>
          <w:rFonts w:ascii="Times New Roman" w:eastAsia="바탕체" w:hAnsi="Times New Roman" w:hint="eastAsia"/>
          <w:sz w:val="20"/>
        </w:rPr>
        <w:t xml:space="preserve"> </w:t>
      </w:r>
      <w:hyperlink w:anchor="제28조" w:history="1">
        <w:r w:rsidR="005C615B" w:rsidRPr="00E71FEC">
          <w:rPr>
            <w:rStyle w:val="af7"/>
            <w:rFonts w:ascii="Times New Roman" w:eastAsia="바탕체" w:hAnsi="Times New Roman"/>
            <w:sz w:val="20"/>
            <w:szCs w:val="23"/>
          </w:rPr>
          <w:t>제</w:t>
        </w:r>
        <w:r w:rsidR="005C615B" w:rsidRPr="00E71FEC">
          <w:rPr>
            <w:rStyle w:val="af7"/>
            <w:rFonts w:ascii="Times New Roman" w:eastAsia="바탕체" w:hAnsi="Times New Roman"/>
            <w:sz w:val="20"/>
            <w:szCs w:val="23"/>
          </w:rPr>
          <w:t>2</w:t>
        </w:r>
        <w:r w:rsidR="003215C3">
          <w:rPr>
            <w:rStyle w:val="af7"/>
            <w:rFonts w:ascii="Times New Roman" w:eastAsia="바탕체" w:hAnsi="Times New Roman"/>
            <w:sz w:val="20"/>
            <w:szCs w:val="23"/>
          </w:rPr>
          <w:t>9</w:t>
        </w:r>
        <w:r w:rsidR="005C615B" w:rsidRPr="00E71FEC">
          <w:rPr>
            <w:rStyle w:val="af7"/>
            <w:rFonts w:ascii="Times New Roman" w:eastAsia="바탕체" w:hAnsi="Times New Roman"/>
            <w:sz w:val="20"/>
            <w:szCs w:val="23"/>
          </w:rPr>
          <w:t>조</w:t>
        </w:r>
      </w:hyperlink>
      <w:r w:rsidR="005C615B" w:rsidRPr="00571710">
        <w:rPr>
          <w:rFonts w:ascii="Times New Roman" w:eastAsia="바탕체" w:hAnsi="Times New Roman"/>
          <w:color w:val="000000"/>
          <w:sz w:val="20"/>
          <w:szCs w:val="23"/>
        </w:rPr>
        <w:t xml:space="preserve"> </w:t>
      </w:r>
      <w:r w:rsidR="005C615B" w:rsidRPr="00571710">
        <w:rPr>
          <w:rFonts w:ascii="Times New Roman" w:eastAsia="바탕체" w:hAnsi="Times New Roman"/>
          <w:color w:val="000000"/>
          <w:sz w:val="20"/>
          <w:szCs w:val="23"/>
        </w:rPr>
        <w:t>내지</w:t>
      </w:r>
      <w:r w:rsidR="005C615B" w:rsidRPr="00571710">
        <w:rPr>
          <w:rFonts w:ascii="Times New Roman" w:eastAsia="바탕체" w:hAnsi="Times New Roman"/>
          <w:color w:val="000000"/>
          <w:sz w:val="20"/>
          <w:szCs w:val="23"/>
        </w:rPr>
        <w:t xml:space="preserve"> </w:t>
      </w:r>
      <w:hyperlink w:anchor="제30조" w:history="1">
        <w:r w:rsidR="005C615B" w:rsidRPr="00E71FEC">
          <w:rPr>
            <w:rStyle w:val="af7"/>
            <w:rFonts w:ascii="Times New Roman" w:eastAsia="바탕체" w:hAnsi="Times New Roman"/>
            <w:sz w:val="20"/>
            <w:szCs w:val="23"/>
          </w:rPr>
          <w:t>제</w:t>
        </w:r>
        <w:r w:rsidR="005C615B" w:rsidRPr="00E71FEC">
          <w:rPr>
            <w:rStyle w:val="af7"/>
            <w:rFonts w:ascii="Times New Roman" w:eastAsia="바탕체" w:hAnsi="Times New Roman"/>
            <w:sz w:val="20"/>
            <w:szCs w:val="23"/>
          </w:rPr>
          <w:t>3</w:t>
        </w:r>
        <w:r w:rsidR="003215C3">
          <w:rPr>
            <w:rStyle w:val="af7"/>
            <w:rFonts w:ascii="Times New Roman" w:eastAsia="바탕체" w:hAnsi="Times New Roman"/>
            <w:sz w:val="20"/>
            <w:szCs w:val="23"/>
          </w:rPr>
          <w:t>1</w:t>
        </w:r>
        <w:r w:rsidR="005C615B" w:rsidRPr="00E71FEC">
          <w:rPr>
            <w:rStyle w:val="af7"/>
            <w:rFonts w:ascii="Times New Roman" w:eastAsia="바탕체" w:hAnsi="Times New Roman"/>
            <w:sz w:val="20"/>
            <w:szCs w:val="23"/>
          </w:rPr>
          <w:t>조</w:t>
        </w:r>
      </w:hyperlink>
      <w:r>
        <w:rPr>
          <w:rFonts w:ascii="Times New Roman" w:eastAsia="바탕체" w:hAnsi="Times New Roman" w:hint="eastAsia"/>
          <w:sz w:val="20"/>
        </w:rPr>
        <w:t>의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사유가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발생한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것으로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보고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투자자는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해당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조항의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권리를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행사할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수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있음</w:t>
      </w:r>
      <w:r w:rsidR="00920D99">
        <w:rPr>
          <w:rFonts w:ascii="Times New Roman" w:eastAsia="바탕체" w:hAnsi="Times New Roman"/>
          <w:sz w:val="20"/>
        </w:rPr>
        <w:t>(</w:t>
      </w:r>
      <w:r w:rsidR="00920D99">
        <w:rPr>
          <w:rFonts w:ascii="Times New Roman" w:eastAsia="바탕체" w:hAnsi="Times New Roman" w:hint="eastAsia"/>
          <w:sz w:val="20"/>
        </w:rPr>
        <w:t>단</w:t>
      </w:r>
      <w:r w:rsidR="00920D99">
        <w:rPr>
          <w:rFonts w:ascii="Times New Roman" w:eastAsia="바탕체" w:hAnsi="Times New Roman" w:hint="eastAsia"/>
          <w:sz w:val="20"/>
        </w:rPr>
        <w:t>,</w:t>
      </w:r>
      <w:r w:rsidR="00920D99">
        <w:rPr>
          <w:rFonts w:ascii="Times New Roman" w:eastAsia="바탕체" w:hAnsi="Times New Roman"/>
          <w:sz w:val="20"/>
        </w:rPr>
        <w:t xml:space="preserve"> </w:t>
      </w:r>
      <w:r w:rsidR="00920D99">
        <w:rPr>
          <w:rFonts w:ascii="Times New Roman" w:eastAsia="바탕체" w:hAnsi="Times New Roman" w:hint="eastAsia"/>
          <w:sz w:val="20"/>
        </w:rPr>
        <w:t>투자자</w:t>
      </w:r>
      <w:r w:rsidR="00920D99">
        <w:rPr>
          <w:rFonts w:ascii="Times New Roman" w:eastAsia="바탕체" w:hAnsi="Times New Roman" w:hint="eastAsia"/>
          <w:sz w:val="20"/>
        </w:rPr>
        <w:t xml:space="preserve"> </w:t>
      </w:r>
      <w:r w:rsidR="00920D99">
        <w:rPr>
          <w:rFonts w:ascii="Times New Roman" w:eastAsia="바탕체" w:hAnsi="Times New Roman" w:hint="eastAsia"/>
          <w:sz w:val="20"/>
        </w:rPr>
        <w:t>동의나</w:t>
      </w:r>
      <w:r w:rsidR="00920D99">
        <w:rPr>
          <w:rFonts w:ascii="Times New Roman" w:eastAsia="바탕체" w:hAnsi="Times New Roman" w:hint="eastAsia"/>
          <w:sz w:val="20"/>
        </w:rPr>
        <w:t xml:space="preserve"> </w:t>
      </w:r>
      <w:r w:rsidR="00920D99">
        <w:rPr>
          <w:rFonts w:ascii="Times New Roman" w:eastAsia="바탕체" w:hAnsi="Times New Roman" w:hint="eastAsia"/>
          <w:sz w:val="20"/>
        </w:rPr>
        <w:t>천재지변에</w:t>
      </w:r>
      <w:r w:rsidR="00920D99">
        <w:rPr>
          <w:rFonts w:ascii="Times New Roman" w:eastAsia="바탕체" w:hAnsi="Times New Roman" w:hint="eastAsia"/>
          <w:sz w:val="20"/>
        </w:rPr>
        <w:t xml:space="preserve"> </w:t>
      </w:r>
      <w:r w:rsidR="00920D99">
        <w:rPr>
          <w:rFonts w:ascii="Times New Roman" w:eastAsia="바탕체" w:hAnsi="Times New Roman" w:hint="eastAsia"/>
          <w:sz w:val="20"/>
        </w:rPr>
        <w:t>의한</w:t>
      </w:r>
      <w:r w:rsidR="00920D99">
        <w:rPr>
          <w:rFonts w:ascii="Times New Roman" w:eastAsia="바탕체" w:hAnsi="Times New Roman" w:hint="eastAsia"/>
          <w:sz w:val="20"/>
        </w:rPr>
        <w:t xml:space="preserve"> </w:t>
      </w:r>
      <w:r w:rsidR="00920D99">
        <w:rPr>
          <w:rFonts w:ascii="Times New Roman" w:eastAsia="바탕체" w:hAnsi="Times New Roman" w:hint="eastAsia"/>
          <w:sz w:val="20"/>
        </w:rPr>
        <w:t>사정으로</w:t>
      </w:r>
      <w:r w:rsidR="00920D99">
        <w:rPr>
          <w:rFonts w:ascii="Times New Roman" w:eastAsia="바탕체" w:hAnsi="Times New Roman" w:hint="eastAsia"/>
          <w:sz w:val="20"/>
        </w:rPr>
        <w:t xml:space="preserve"> </w:t>
      </w:r>
      <w:r w:rsidR="00920D99">
        <w:rPr>
          <w:rFonts w:ascii="Times New Roman" w:eastAsia="바탕체" w:hAnsi="Times New Roman" w:hint="eastAsia"/>
          <w:sz w:val="20"/>
        </w:rPr>
        <w:t>퇴사하는</w:t>
      </w:r>
      <w:r w:rsidR="00920D99">
        <w:rPr>
          <w:rFonts w:ascii="Times New Roman" w:eastAsia="바탕체" w:hAnsi="Times New Roman" w:hint="eastAsia"/>
          <w:sz w:val="20"/>
        </w:rPr>
        <w:t xml:space="preserve"> </w:t>
      </w:r>
      <w:r w:rsidR="00920D99">
        <w:rPr>
          <w:rFonts w:ascii="Times New Roman" w:eastAsia="바탕체" w:hAnsi="Times New Roman" w:hint="eastAsia"/>
          <w:sz w:val="20"/>
        </w:rPr>
        <w:t>경우는</w:t>
      </w:r>
      <w:r w:rsidR="00920D99">
        <w:rPr>
          <w:rFonts w:ascii="Times New Roman" w:eastAsia="바탕체" w:hAnsi="Times New Roman" w:hint="eastAsia"/>
          <w:sz w:val="20"/>
        </w:rPr>
        <w:t xml:space="preserve"> </w:t>
      </w:r>
      <w:r w:rsidR="00920D99">
        <w:rPr>
          <w:rFonts w:ascii="Times New Roman" w:eastAsia="바탕체" w:hAnsi="Times New Roman" w:hint="eastAsia"/>
          <w:sz w:val="20"/>
        </w:rPr>
        <w:t>제외로</w:t>
      </w:r>
      <w:r w:rsidR="00920D99">
        <w:rPr>
          <w:rFonts w:ascii="Times New Roman" w:eastAsia="바탕체" w:hAnsi="Times New Roman" w:hint="eastAsia"/>
          <w:sz w:val="20"/>
        </w:rPr>
        <w:t xml:space="preserve"> </w:t>
      </w:r>
      <w:r w:rsidR="00920D99">
        <w:rPr>
          <w:rFonts w:ascii="Times New Roman" w:eastAsia="바탕체" w:hAnsi="Times New Roman" w:hint="eastAsia"/>
          <w:sz w:val="20"/>
        </w:rPr>
        <w:t>함</w:t>
      </w:r>
      <w:r w:rsidR="00920D99">
        <w:rPr>
          <w:rFonts w:ascii="Times New Roman" w:eastAsia="바탕체" w:hAnsi="Times New Roman" w:hint="eastAsia"/>
          <w:sz w:val="20"/>
        </w:rPr>
        <w:t>)</w:t>
      </w:r>
      <w:r w:rsidR="00920D99">
        <w:rPr>
          <w:rFonts w:ascii="Times New Roman" w:eastAsia="바탕체" w:hAnsi="Times New Roman"/>
          <w:sz w:val="20"/>
        </w:rPr>
        <w:t>.</w:t>
      </w:r>
    </w:p>
    <w:p w14:paraId="6C1F7ACB" w14:textId="77777777" w:rsidR="00C628D9" w:rsidRPr="00C339DE" w:rsidRDefault="00C628D9" w:rsidP="00C628D9">
      <w:pPr>
        <w:pStyle w:val="a8"/>
        <w:adjustRightInd w:val="0"/>
        <w:snapToGrid w:val="0"/>
        <w:spacing w:before="0" w:beforeAutospacing="0" w:after="60" w:afterAutospacing="0" w:line="360" w:lineRule="auto"/>
        <w:rPr>
          <w:rFonts w:ascii="Times New Roman" w:eastAsia="바탕체" w:hAnsi="Times New Roman"/>
          <w:b/>
          <w:bCs/>
          <w:sz w:val="22"/>
        </w:rPr>
      </w:pPr>
    </w:p>
    <w:p w14:paraId="4941B148" w14:textId="0668E80C" w:rsidR="005C615B" w:rsidRPr="00C628D9" w:rsidRDefault="005C615B">
      <w:pPr>
        <w:pStyle w:val="a8"/>
        <w:numPr>
          <w:ilvl w:val="4"/>
          <w:numId w:val="8"/>
        </w:numPr>
        <w:tabs>
          <w:tab w:val="left" w:pos="567"/>
        </w:tabs>
        <w:adjustRightInd w:val="0"/>
        <w:snapToGrid w:val="0"/>
        <w:spacing w:before="0" w:beforeAutospacing="0" w:after="60" w:afterAutospacing="0" w:line="360" w:lineRule="auto"/>
        <w:ind w:left="567" w:hanging="567"/>
        <w:rPr>
          <w:rFonts w:ascii="Times New Roman" w:eastAsia="바탕체" w:hAnsi="Times New Roman"/>
          <w:b/>
          <w:bCs/>
          <w:sz w:val="22"/>
        </w:rPr>
      </w:pPr>
      <w:r w:rsidRPr="00C628D9">
        <w:rPr>
          <w:rFonts w:ascii="Times New Roman" w:eastAsia="바탕체" w:hAnsi="Times New Roman"/>
          <w:b/>
          <w:bCs/>
          <w:sz w:val="22"/>
        </w:rPr>
        <w:t xml:space="preserve"> </w:t>
      </w:r>
      <w:r w:rsidRPr="00C628D9">
        <w:rPr>
          <w:rFonts w:ascii="Times New Roman" w:eastAsia="바탕체" w:hAnsi="Times New Roman"/>
          <w:b/>
          <w:bCs/>
          <w:sz w:val="22"/>
        </w:rPr>
        <w:t>경업금지</w:t>
      </w:r>
      <w:r w:rsidRPr="00C628D9">
        <w:rPr>
          <w:rFonts w:ascii="Times New Roman" w:eastAsia="바탕체" w:hAnsi="Times New Roman"/>
          <w:b/>
          <w:bCs/>
          <w:sz w:val="22"/>
        </w:rPr>
        <w:t xml:space="preserve"> </w:t>
      </w:r>
      <w:r w:rsidRPr="00C628D9">
        <w:rPr>
          <w:rFonts w:ascii="Times New Roman" w:eastAsia="바탕체" w:hAnsi="Times New Roman"/>
          <w:b/>
          <w:bCs/>
          <w:sz w:val="22"/>
        </w:rPr>
        <w:t>약정을</w:t>
      </w:r>
      <w:r w:rsidRPr="00C628D9">
        <w:rPr>
          <w:rFonts w:ascii="Times New Roman" w:eastAsia="바탕체" w:hAnsi="Times New Roman"/>
          <w:b/>
          <w:bCs/>
          <w:sz w:val="22"/>
        </w:rPr>
        <w:t xml:space="preserve"> </w:t>
      </w:r>
      <w:r w:rsidRPr="00C628D9">
        <w:rPr>
          <w:rFonts w:ascii="Times New Roman" w:eastAsia="바탕체" w:hAnsi="Times New Roman"/>
          <w:b/>
          <w:bCs/>
          <w:sz w:val="22"/>
        </w:rPr>
        <w:t>체결하는</w:t>
      </w:r>
      <w:r w:rsidRPr="00C628D9">
        <w:rPr>
          <w:rFonts w:ascii="Times New Roman" w:eastAsia="바탕체" w:hAnsi="Times New Roman"/>
          <w:b/>
          <w:bCs/>
          <w:sz w:val="22"/>
        </w:rPr>
        <w:t xml:space="preserve"> </w:t>
      </w:r>
      <w:r w:rsidRPr="00C628D9">
        <w:rPr>
          <w:rFonts w:ascii="Times New Roman" w:eastAsia="바탕체" w:hAnsi="Times New Roman"/>
          <w:b/>
          <w:bCs/>
          <w:sz w:val="22"/>
        </w:rPr>
        <w:t>자</w:t>
      </w:r>
    </w:p>
    <w:p w14:paraId="783AFD48" w14:textId="38308A92" w:rsidR="005C615B" w:rsidRPr="00571710" w:rsidRDefault="005C615B">
      <w:pPr>
        <w:pStyle w:val="a8"/>
        <w:numPr>
          <w:ilvl w:val="0"/>
          <w:numId w:val="51"/>
        </w:numPr>
        <w:tabs>
          <w:tab w:val="left" w:pos="1985"/>
        </w:tabs>
        <w:adjustRightInd w:val="0"/>
        <w:snapToGrid w:val="0"/>
        <w:spacing w:before="0" w:beforeAutospacing="0" w:after="60" w:afterAutospacing="0" w:line="360" w:lineRule="auto"/>
        <w:ind w:left="426" w:hanging="426"/>
        <w:rPr>
          <w:rFonts w:ascii="Times New Roman" w:eastAsia="바탕체" w:hAnsi="Times New Roman"/>
          <w:sz w:val="20"/>
        </w:rPr>
      </w:pPr>
      <w:r w:rsidRPr="00571710">
        <w:rPr>
          <w:rFonts w:ascii="Times New Roman" w:eastAsia="바탕체" w:hAnsi="Times New Roman"/>
          <w:sz w:val="20"/>
          <w:szCs w:val="23"/>
        </w:rPr>
        <w:t>투자자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ab/>
        <w:t xml:space="preserve">: </w:t>
      </w:r>
      <w:r w:rsidRPr="00571710">
        <w:rPr>
          <w:rFonts w:ascii="Times New Roman" w:eastAsia="바탕체" w:hAnsi="Times New Roman"/>
          <w:sz w:val="20"/>
          <w:szCs w:val="23"/>
        </w:rPr>
        <w:t>본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계약서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서명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또는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기명날인으로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갈음</w:t>
      </w:r>
      <w:r w:rsidR="00C339DE">
        <w:rPr>
          <w:rFonts w:ascii="Times New Roman" w:eastAsia="바탕체" w:hAnsi="Times New Roman"/>
          <w:sz w:val="20"/>
        </w:rPr>
        <w:t>.</w:t>
      </w:r>
    </w:p>
    <w:p w14:paraId="0A13A31A" w14:textId="09ED63D3" w:rsidR="005C615B" w:rsidRPr="00571710" w:rsidRDefault="005C615B">
      <w:pPr>
        <w:pStyle w:val="a8"/>
        <w:numPr>
          <w:ilvl w:val="0"/>
          <w:numId w:val="51"/>
        </w:numPr>
        <w:tabs>
          <w:tab w:val="left" w:pos="1985"/>
        </w:tabs>
        <w:adjustRightInd w:val="0"/>
        <w:snapToGrid w:val="0"/>
        <w:spacing w:before="0" w:beforeAutospacing="0" w:after="60" w:afterAutospacing="0" w:line="360" w:lineRule="auto"/>
        <w:ind w:left="426" w:hanging="426"/>
        <w:rPr>
          <w:rFonts w:ascii="Times New Roman" w:eastAsia="바탕체" w:hAnsi="Times New Roman"/>
          <w:sz w:val="20"/>
        </w:rPr>
      </w:pPr>
      <w:r w:rsidRPr="00571710">
        <w:rPr>
          <w:rFonts w:ascii="Times New Roman" w:eastAsia="바탕체" w:hAnsi="Times New Roman"/>
          <w:sz w:val="20"/>
          <w:szCs w:val="23"/>
        </w:rPr>
        <w:t>회사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ab/>
        <w:t xml:space="preserve">: </w:t>
      </w:r>
      <w:r w:rsidRPr="00571710">
        <w:rPr>
          <w:rFonts w:ascii="Times New Roman" w:eastAsia="바탕체" w:hAnsi="Times New Roman"/>
          <w:sz w:val="20"/>
          <w:szCs w:val="23"/>
        </w:rPr>
        <w:t>본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계약서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서명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또는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기명날인으로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갈음</w:t>
      </w:r>
      <w:r w:rsidR="00C339DE">
        <w:rPr>
          <w:rFonts w:ascii="Times New Roman" w:eastAsia="바탕체" w:hAnsi="Times New Roman"/>
          <w:sz w:val="20"/>
        </w:rPr>
        <w:t>.</w:t>
      </w:r>
    </w:p>
    <w:p w14:paraId="2E64DE4F" w14:textId="3FC4AD02" w:rsidR="005C615B" w:rsidRPr="00571710" w:rsidRDefault="005C615B">
      <w:pPr>
        <w:pStyle w:val="a8"/>
        <w:numPr>
          <w:ilvl w:val="0"/>
          <w:numId w:val="51"/>
        </w:numPr>
        <w:tabs>
          <w:tab w:val="left" w:pos="1985"/>
        </w:tabs>
        <w:adjustRightInd w:val="0"/>
        <w:snapToGrid w:val="0"/>
        <w:spacing w:before="0" w:beforeAutospacing="0" w:after="60" w:afterAutospacing="0" w:line="360" w:lineRule="auto"/>
        <w:ind w:left="426" w:hanging="426"/>
        <w:rPr>
          <w:rFonts w:ascii="Times New Roman" w:eastAsia="바탕체" w:hAnsi="Times New Roman"/>
          <w:sz w:val="20"/>
        </w:rPr>
      </w:pPr>
      <w:r w:rsidRPr="00571710">
        <w:rPr>
          <w:rFonts w:ascii="Times New Roman" w:eastAsia="바탕체" w:hAnsi="Times New Roman"/>
          <w:sz w:val="20"/>
          <w:szCs w:val="23"/>
        </w:rPr>
        <w:t>이해관계인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ab/>
        <w:t xml:space="preserve">: </w:t>
      </w:r>
      <w:r w:rsidRPr="00571710">
        <w:rPr>
          <w:rFonts w:ascii="Times New Roman" w:eastAsia="바탕체" w:hAnsi="Times New Roman"/>
          <w:sz w:val="20"/>
          <w:szCs w:val="23"/>
        </w:rPr>
        <w:t>본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계약서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="00C339DE">
        <w:rPr>
          <w:rFonts w:ascii="Times New Roman" w:eastAsia="바탕체" w:hAnsi="Times New Roman" w:hint="eastAsia"/>
          <w:sz w:val="20"/>
          <w:szCs w:val="23"/>
        </w:rPr>
        <w:t>서명</w:t>
      </w:r>
      <w:r w:rsidR="00C339DE">
        <w:rPr>
          <w:rFonts w:ascii="Times New Roman" w:eastAsia="바탕체" w:hAnsi="Times New Roman" w:hint="eastAsia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또는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기명날인으로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갈음</w:t>
      </w:r>
      <w:r w:rsidR="00636E4A">
        <w:rPr>
          <w:rFonts w:ascii="Times New Roman" w:eastAsia="바탕체" w:hAnsi="Times New Roman" w:hint="eastAsia"/>
          <w:sz w:val="20"/>
          <w:szCs w:val="23"/>
        </w:rPr>
        <w:t>.</w:t>
      </w:r>
    </w:p>
    <w:p w14:paraId="6EB14993" w14:textId="772E0C86" w:rsidR="005C615B" w:rsidRPr="00571710" w:rsidRDefault="00C339DE">
      <w:pPr>
        <w:pStyle w:val="a8"/>
        <w:numPr>
          <w:ilvl w:val="0"/>
          <w:numId w:val="51"/>
        </w:numPr>
        <w:tabs>
          <w:tab w:val="left" w:pos="1985"/>
        </w:tabs>
        <w:adjustRightInd w:val="0"/>
        <w:snapToGrid w:val="0"/>
        <w:spacing w:before="0" w:beforeAutospacing="0" w:after="60" w:afterAutospacing="0" w:line="360" w:lineRule="auto"/>
        <w:ind w:left="426" w:hangingChars="213" w:hanging="426"/>
        <w:rPr>
          <w:rFonts w:ascii="Times New Roman" w:eastAsia="바탕체" w:hAnsi="Times New Roman"/>
          <w:sz w:val="20"/>
        </w:rPr>
      </w:pPr>
      <w:r>
        <w:rPr>
          <w:rFonts w:ascii="Times New Roman" w:eastAsia="바탕체" w:hAnsi="Times New Roman" w:hint="eastAsia"/>
          <w:sz w:val="20"/>
        </w:rPr>
        <w:t>이해관계인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이외의</w:t>
      </w:r>
      <w:r>
        <w:rPr>
          <w:rFonts w:ascii="Times New Roman" w:eastAsia="바탕체" w:hAnsi="Times New Roman" w:hint="eastAsia"/>
          <w:sz w:val="20"/>
        </w:rPr>
        <w:t xml:space="preserve"> </w:t>
      </w:r>
      <w:proofErr w:type="gramStart"/>
      <w:r>
        <w:rPr>
          <w:rFonts w:ascii="Times New Roman" w:eastAsia="바탕체" w:hAnsi="Times New Roman" w:hint="eastAsia"/>
          <w:sz w:val="20"/>
        </w:rPr>
        <w:t>임직원</w:t>
      </w:r>
      <w:r w:rsidR="005C615B" w:rsidRPr="00571710">
        <w:rPr>
          <w:rFonts w:ascii="Times New Roman" w:eastAsia="바탕체" w:hAnsi="Times New Roman"/>
          <w:sz w:val="20"/>
        </w:rPr>
        <w:t xml:space="preserve"> :</w:t>
      </w:r>
      <w:proofErr w:type="gramEnd"/>
      <w:r w:rsidR="005C615B" w:rsidRPr="00571710">
        <w:rPr>
          <w:rFonts w:ascii="Times New Roman" w:eastAsia="바탕체" w:hAnsi="Times New Roman"/>
          <w:sz w:val="20"/>
        </w:rPr>
        <w:t xml:space="preserve"> </w:t>
      </w:r>
      <w:r w:rsidR="005C615B" w:rsidRPr="00571710">
        <w:rPr>
          <w:rFonts w:ascii="Times New Roman" w:eastAsia="바탕체" w:hAnsi="Times New Roman"/>
          <w:sz w:val="20"/>
        </w:rPr>
        <w:t>본</w:t>
      </w:r>
      <w:r w:rsidR="005C615B" w:rsidRPr="00571710">
        <w:rPr>
          <w:rFonts w:ascii="Times New Roman" w:eastAsia="바탕체" w:hAnsi="Times New Roman"/>
          <w:sz w:val="20"/>
        </w:rPr>
        <w:t xml:space="preserve"> </w:t>
      </w:r>
      <w:r w:rsidR="005C615B" w:rsidRPr="00571710">
        <w:rPr>
          <w:rFonts w:ascii="Times New Roman" w:eastAsia="바탕체" w:hAnsi="Times New Roman"/>
          <w:sz w:val="20"/>
        </w:rPr>
        <w:t>약정서</w:t>
      </w:r>
      <w:r w:rsidR="005C615B" w:rsidRPr="00571710">
        <w:rPr>
          <w:rFonts w:ascii="Times New Roman" w:eastAsia="바탕체" w:hAnsi="Times New Roman"/>
          <w:sz w:val="20"/>
        </w:rPr>
        <w:t xml:space="preserve"> </w:t>
      </w:r>
      <w:r w:rsidR="005C615B" w:rsidRPr="00571710">
        <w:rPr>
          <w:rFonts w:ascii="Times New Roman" w:eastAsia="바탕체" w:hAnsi="Times New Roman"/>
          <w:sz w:val="20"/>
        </w:rPr>
        <w:t>서명</w:t>
      </w:r>
      <w:r w:rsidR="005C615B" w:rsidRPr="00571710">
        <w:rPr>
          <w:rFonts w:ascii="Times New Roman" w:eastAsia="바탕체" w:hAnsi="Times New Roman"/>
          <w:sz w:val="20"/>
        </w:rPr>
        <w:t xml:space="preserve"> </w:t>
      </w:r>
      <w:r w:rsidR="005C615B" w:rsidRPr="00571710">
        <w:rPr>
          <w:rFonts w:ascii="Times New Roman" w:eastAsia="바탕체" w:hAnsi="Times New Roman"/>
          <w:sz w:val="20"/>
        </w:rPr>
        <w:t>또는</w:t>
      </w:r>
      <w:r w:rsidR="005C615B" w:rsidRPr="00571710">
        <w:rPr>
          <w:rFonts w:ascii="Times New Roman" w:eastAsia="바탕체" w:hAnsi="Times New Roman"/>
          <w:sz w:val="20"/>
        </w:rPr>
        <w:t xml:space="preserve"> </w:t>
      </w:r>
      <w:r w:rsidR="005C615B" w:rsidRPr="00571710">
        <w:rPr>
          <w:rFonts w:ascii="Times New Roman" w:eastAsia="바탕체" w:hAnsi="Times New Roman"/>
          <w:sz w:val="20"/>
        </w:rPr>
        <w:t>기명날인으로</w:t>
      </w:r>
      <w:r w:rsidR="005C615B" w:rsidRPr="00571710">
        <w:rPr>
          <w:rFonts w:ascii="Times New Roman" w:eastAsia="바탕체" w:hAnsi="Times New Roman"/>
          <w:sz w:val="20"/>
        </w:rPr>
        <w:t xml:space="preserve"> </w:t>
      </w:r>
      <w:r w:rsidR="005C615B" w:rsidRPr="00571710">
        <w:rPr>
          <w:rFonts w:ascii="Times New Roman" w:eastAsia="바탕체" w:hAnsi="Times New Roman"/>
          <w:sz w:val="20"/>
        </w:rPr>
        <w:t>갈음</w:t>
      </w:r>
      <w:r w:rsidR="00636E4A">
        <w:rPr>
          <w:rFonts w:ascii="Times New Roman" w:eastAsia="바탕체" w:hAnsi="Times New Roman" w:hint="eastAsia"/>
          <w:sz w:val="20"/>
        </w:rPr>
        <w:t>.</w:t>
      </w:r>
    </w:p>
    <w:tbl>
      <w:tblPr>
        <w:tblW w:w="9069" w:type="dxa"/>
        <w:jc w:val="both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7"/>
        <w:gridCol w:w="2267"/>
        <w:gridCol w:w="2267"/>
        <w:gridCol w:w="2268"/>
      </w:tblGrid>
      <w:tr w:rsidR="00C339DE" w:rsidRPr="00CB6871" w14:paraId="1688EC8F" w14:textId="77777777" w:rsidTr="00C339DE">
        <w:trPr>
          <w:jc w:val="both"/>
        </w:trPr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B476CE" w14:textId="77777777" w:rsidR="00C339DE" w:rsidRPr="00CB6871" w:rsidRDefault="00C339DE" w:rsidP="00283403">
            <w:pPr>
              <w:widowControl/>
              <w:autoSpaceDE/>
              <w:autoSpaceDN/>
              <w:spacing w:after="0" w:line="340" w:lineRule="atLeast"/>
              <w:jc w:val="center"/>
              <w:rPr>
                <w:rFonts w:ascii="바탕" w:eastAsia="바탕" w:hAnsi="바탕"/>
                <w:szCs w:val="20"/>
              </w:rPr>
            </w:pPr>
            <w:r w:rsidRPr="00CB6871">
              <w:rPr>
                <w:rFonts w:ascii="바탕" w:eastAsia="바탕" w:hAnsi="바탕" w:hint="eastAsia"/>
                <w:szCs w:val="20"/>
              </w:rPr>
              <w:t>성</w:t>
            </w:r>
            <w:r w:rsidRPr="00CB6871">
              <w:rPr>
                <w:rFonts w:ascii="바탕" w:eastAsia="바탕" w:hAnsi="바탕"/>
                <w:szCs w:val="20"/>
              </w:rPr>
              <w:t xml:space="preserve"> 명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3E81C6" w14:textId="77777777" w:rsidR="00C339DE" w:rsidRPr="00CB6871" w:rsidRDefault="00C339DE" w:rsidP="00283403">
            <w:pPr>
              <w:widowControl/>
              <w:autoSpaceDE/>
              <w:autoSpaceDN/>
              <w:spacing w:after="0" w:line="340" w:lineRule="atLeast"/>
              <w:jc w:val="center"/>
              <w:rPr>
                <w:rFonts w:ascii="바탕" w:eastAsia="바탕" w:hAnsi="바탕"/>
                <w:szCs w:val="20"/>
              </w:rPr>
            </w:pPr>
            <w:r w:rsidRPr="00CB6871">
              <w:rPr>
                <w:rFonts w:ascii="바탕" w:eastAsia="바탕" w:hAnsi="바탕" w:hint="eastAsia"/>
                <w:szCs w:val="20"/>
              </w:rPr>
              <w:t>생년월일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054099" w14:textId="77777777" w:rsidR="00C339DE" w:rsidRPr="00CB6871" w:rsidRDefault="00C339DE" w:rsidP="00283403">
            <w:pPr>
              <w:widowControl/>
              <w:autoSpaceDE/>
              <w:autoSpaceDN/>
              <w:spacing w:after="0" w:line="340" w:lineRule="atLeast"/>
              <w:jc w:val="center"/>
              <w:rPr>
                <w:rFonts w:ascii="바탕" w:eastAsia="바탕" w:hAnsi="바탕"/>
                <w:szCs w:val="20"/>
              </w:rPr>
            </w:pPr>
            <w:r w:rsidRPr="00CB6871">
              <w:rPr>
                <w:rFonts w:ascii="바탕" w:eastAsia="바탕" w:hAnsi="바탕" w:hint="eastAsia"/>
                <w:szCs w:val="20"/>
              </w:rPr>
              <w:t>서</w:t>
            </w:r>
            <w:r w:rsidRPr="00CB6871">
              <w:rPr>
                <w:rFonts w:ascii="바탕" w:eastAsia="바탕" w:hAnsi="바탕"/>
                <w:szCs w:val="20"/>
              </w:rPr>
              <w:t xml:space="preserve"> 명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8C2C36" w14:textId="77777777" w:rsidR="00C339DE" w:rsidRPr="00CB6871" w:rsidRDefault="00C339DE" w:rsidP="00283403">
            <w:pPr>
              <w:widowControl/>
              <w:autoSpaceDE/>
              <w:autoSpaceDN/>
              <w:spacing w:after="0" w:line="340" w:lineRule="atLeast"/>
              <w:jc w:val="center"/>
              <w:rPr>
                <w:rFonts w:ascii="바탕" w:eastAsia="바탕" w:hAnsi="바탕"/>
                <w:szCs w:val="20"/>
              </w:rPr>
            </w:pPr>
            <w:r w:rsidRPr="00CB6871">
              <w:rPr>
                <w:rFonts w:ascii="바탕" w:eastAsia="바탕" w:hAnsi="바탕" w:hint="eastAsia"/>
                <w:szCs w:val="20"/>
              </w:rPr>
              <w:t>날</w:t>
            </w:r>
            <w:r w:rsidRPr="00CB6871">
              <w:rPr>
                <w:rFonts w:ascii="바탕" w:eastAsia="바탕" w:hAnsi="바탕"/>
                <w:szCs w:val="20"/>
              </w:rPr>
              <w:t xml:space="preserve"> 인</w:t>
            </w:r>
          </w:p>
        </w:tc>
      </w:tr>
      <w:tr w:rsidR="00C339DE" w:rsidRPr="00CB6871" w14:paraId="7E3C9371" w14:textId="77777777" w:rsidTr="00C339DE">
        <w:trPr>
          <w:trHeight w:val="598"/>
          <w:jc w:val="both"/>
        </w:trPr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E7F4BB" w14:textId="77777777" w:rsidR="00C339DE" w:rsidRPr="00C339DE" w:rsidRDefault="00C339DE" w:rsidP="00283403">
            <w:pPr>
              <w:widowControl/>
              <w:autoSpaceDE/>
              <w:autoSpaceDN/>
              <w:spacing w:after="0" w:line="340" w:lineRule="atLeast"/>
              <w:jc w:val="center"/>
              <w:rPr>
                <w:rFonts w:ascii="바탕" w:eastAsia="바탕" w:hAnsi="바탕"/>
                <w:szCs w:val="20"/>
                <w:highlight w:val="red"/>
              </w:rPr>
            </w:pPr>
            <w:r w:rsidRPr="00C339DE">
              <w:rPr>
                <w:rFonts w:ascii="바탕" w:eastAsia="바탕" w:hAnsi="바탕"/>
                <w:szCs w:val="20"/>
                <w:highlight w:val="red"/>
              </w:rPr>
              <w:t>**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A4680C" w14:textId="77777777" w:rsidR="00C339DE" w:rsidRPr="00C339DE" w:rsidRDefault="00C339DE" w:rsidP="00283403">
            <w:pPr>
              <w:widowControl/>
              <w:autoSpaceDE/>
              <w:autoSpaceDN/>
              <w:spacing w:after="0" w:line="340" w:lineRule="atLeast"/>
              <w:jc w:val="center"/>
              <w:rPr>
                <w:rFonts w:ascii="바탕" w:eastAsia="바탕" w:hAnsi="바탕"/>
                <w:szCs w:val="20"/>
                <w:highlight w:val="red"/>
              </w:rPr>
            </w:pPr>
            <w:r w:rsidRPr="00C339DE">
              <w:rPr>
                <w:rFonts w:ascii="바탕" w:eastAsia="바탕" w:hAnsi="바탕"/>
                <w:szCs w:val="20"/>
                <w:highlight w:val="red"/>
              </w:rPr>
              <w:t>**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388474" w14:textId="77777777" w:rsidR="00C339DE" w:rsidRPr="00C339DE" w:rsidRDefault="00C339DE" w:rsidP="00283403">
            <w:pPr>
              <w:widowControl/>
              <w:autoSpaceDE/>
              <w:autoSpaceDN/>
              <w:spacing w:after="0" w:line="340" w:lineRule="atLeast"/>
              <w:jc w:val="center"/>
              <w:rPr>
                <w:rFonts w:ascii="바탕" w:eastAsia="바탕" w:hAnsi="바탕"/>
                <w:szCs w:val="20"/>
                <w:highlight w:val="red"/>
              </w:rPr>
            </w:pPr>
            <w:r w:rsidRPr="00C339DE">
              <w:rPr>
                <w:rFonts w:ascii="바탕" w:eastAsia="바탕" w:hAnsi="바탕" w:hint="eastAsia"/>
                <w:szCs w:val="20"/>
                <w:highlight w:val="red"/>
              </w:rPr>
              <w:t> 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3E25CA" w14:textId="77777777" w:rsidR="00C339DE" w:rsidRPr="00C339DE" w:rsidRDefault="00C339DE" w:rsidP="00283403">
            <w:pPr>
              <w:widowControl/>
              <w:autoSpaceDE/>
              <w:autoSpaceDN/>
              <w:spacing w:after="0" w:line="340" w:lineRule="atLeast"/>
              <w:jc w:val="center"/>
              <w:rPr>
                <w:rFonts w:ascii="바탕" w:eastAsia="바탕" w:hAnsi="바탕"/>
                <w:szCs w:val="20"/>
                <w:highlight w:val="red"/>
              </w:rPr>
            </w:pPr>
            <w:r w:rsidRPr="00C339DE">
              <w:rPr>
                <w:rFonts w:ascii="바탕" w:eastAsia="바탕" w:hAnsi="바탕" w:hint="eastAsia"/>
                <w:szCs w:val="20"/>
                <w:highlight w:val="red"/>
              </w:rPr>
              <w:t> </w:t>
            </w:r>
          </w:p>
        </w:tc>
      </w:tr>
      <w:tr w:rsidR="00C339DE" w:rsidRPr="00CB6871" w14:paraId="4FD54CD8" w14:textId="77777777" w:rsidTr="00C339DE">
        <w:trPr>
          <w:trHeight w:val="536"/>
          <w:jc w:val="both"/>
        </w:trPr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F146D1" w14:textId="77777777" w:rsidR="00C339DE" w:rsidRPr="00C339DE" w:rsidRDefault="00C339DE" w:rsidP="00283403">
            <w:pPr>
              <w:widowControl/>
              <w:autoSpaceDE/>
              <w:autoSpaceDN/>
              <w:spacing w:after="0" w:line="340" w:lineRule="atLeast"/>
              <w:jc w:val="center"/>
              <w:rPr>
                <w:rFonts w:ascii="바탕" w:eastAsia="바탕" w:hAnsi="바탕"/>
                <w:szCs w:val="20"/>
                <w:highlight w:val="red"/>
              </w:rPr>
            </w:pPr>
            <w:r w:rsidRPr="00C339DE">
              <w:rPr>
                <w:rFonts w:ascii="바탕" w:eastAsia="바탕" w:hAnsi="바탕"/>
                <w:szCs w:val="20"/>
                <w:highlight w:val="red"/>
              </w:rPr>
              <w:t>**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36A800" w14:textId="77777777" w:rsidR="00C339DE" w:rsidRPr="00C339DE" w:rsidRDefault="00C339DE" w:rsidP="00283403">
            <w:pPr>
              <w:widowControl/>
              <w:autoSpaceDE/>
              <w:autoSpaceDN/>
              <w:spacing w:after="0" w:line="340" w:lineRule="atLeast"/>
              <w:jc w:val="center"/>
              <w:rPr>
                <w:rFonts w:ascii="바탕" w:eastAsia="바탕" w:hAnsi="바탕"/>
                <w:szCs w:val="20"/>
                <w:highlight w:val="red"/>
              </w:rPr>
            </w:pPr>
            <w:r w:rsidRPr="00C339DE">
              <w:rPr>
                <w:rFonts w:ascii="바탕" w:eastAsia="바탕" w:hAnsi="바탕"/>
                <w:szCs w:val="20"/>
                <w:highlight w:val="red"/>
              </w:rPr>
              <w:t>**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D7ED61" w14:textId="77777777" w:rsidR="00C339DE" w:rsidRPr="00C339DE" w:rsidRDefault="00C339DE" w:rsidP="00283403">
            <w:pPr>
              <w:widowControl/>
              <w:autoSpaceDE/>
              <w:autoSpaceDN/>
              <w:spacing w:after="0" w:line="340" w:lineRule="atLeast"/>
              <w:jc w:val="center"/>
              <w:rPr>
                <w:rFonts w:ascii="바탕" w:eastAsia="바탕" w:hAnsi="바탕"/>
                <w:szCs w:val="20"/>
                <w:highlight w:val="red"/>
              </w:rPr>
            </w:pPr>
            <w:r w:rsidRPr="00C339DE">
              <w:rPr>
                <w:rFonts w:ascii="바탕" w:eastAsia="바탕" w:hAnsi="바탕" w:hint="eastAsia"/>
                <w:szCs w:val="20"/>
                <w:highlight w:val="red"/>
              </w:rPr>
              <w:t> 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BA72DD" w14:textId="77777777" w:rsidR="00C339DE" w:rsidRPr="00C339DE" w:rsidRDefault="00C339DE" w:rsidP="00283403">
            <w:pPr>
              <w:widowControl/>
              <w:autoSpaceDE/>
              <w:autoSpaceDN/>
              <w:spacing w:after="0" w:line="340" w:lineRule="atLeast"/>
              <w:jc w:val="center"/>
              <w:rPr>
                <w:rFonts w:ascii="바탕" w:eastAsia="바탕" w:hAnsi="바탕"/>
                <w:szCs w:val="20"/>
                <w:highlight w:val="red"/>
              </w:rPr>
            </w:pPr>
            <w:r w:rsidRPr="00C339DE">
              <w:rPr>
                <w:rFonts w:ascii="바탕" w:eastAsia="바탕" w:hAnsi="바탕" w:hint="eastAsia"/>
                <w:szCs w:val="20"/>
                <w:highlight w:val="red"/>
              </w:rPr>
              <w:t> </w:t>
            </w:r>
          </w:p>
        </w:tc>
      </w:tr>
    </w:tbl>
    <w:p w14:paraId="4F2774B1" w14:textId="77777777" w:rsidR="00C339DE" w:rsidRDefault="00C339DE" w:rsidP="00C628D9">
      <w:pPr>
        <w:pStyle w:val="a8"/>
        <w:adjustRightInd w:val="0"/>
        <w:snapToGrid w:val="0"/>
        <w:spacing w:before="0" w:beforeAutospacing="0" w:after="60" w:afterAutospacing="0" w:line="360" w:lineRule="auto"/>
        <w:rPr>
          <w:rFonts w:ascii="Times New Roman" w:eastAsia="바탕체" w:hAnsi="Times New Roman"/>
          <w:b/>
          <w:bCs/>
          <w:sz w:val="22"/>
        </w:rPr>
      </w:pPr>
    </w:p>
    <w:p w14:paraId="2260742E" w14:textId="13DFBDEF" w:rsidR="005C615B" w:rsidRPr="00C628D9" w:rsidRDefault="005C615B">
      <w:pPr>
        <w:pStyle w:val="a8"/>
        <w:numPr>
          <w:ilvl w:val="4"/>
          <w:numId w:val="8"/>
        </w:numPr>
        <w:tabs>
          <w:tab w:val="left" w:pos="567"/>
        </w:tabs>
        <w:adjustRightInd w:val="0"/>
        <w:snapToGrid w:val="0"/>
        <w:spacing w:before="0" w:beforeAutospacing="0" w:after="60" w:afterAutospacing="0" w:line="360" w:lineRule="auto"/>
        <w:ind w:left="567" w:hanging="567"/>
        <w:rPr>
          <w:rFonts w:ascii="Times New Roman" w:eastAsia="바탕체" w:hAnsi="Times New Roman"/>
          <w:b/>
          <w:bCs/>
          <w:sz w:val="22"/>
        </w:rPr>
      </w:pPr>
      <w:r w:rsidRPr="00C628D9">
        <w:rPr>
          <w:rFonts w:ascii="Times New Roman" w:eastAsia="바탕체" w:hAnsi="Times New Roman"/>
          <w:b/>
          <w:bCs/>
          <w:sz w:val="22"/>
        </w:rPr>
        <w:t>경업금지</w:t>
      </w:r>
      <w:r w:rsidRPr="00C628D9">
        <w:rPr>
          <w:rFonts w:ascii="Times New Roman" w:eastAsia="바탕체" w:hAnsi="Times New Roman"/>
          <w:b/>
          <w:bCs/>
          <w:sz w:val="22"/>
        </w:rPr>
        <w:t xml:space="preserve"> </w:t>
      </w:r>
      <w:r w:rsidRPr="00C628D9">
        <w:rPr>
          <w:rFonts w:ascii="Times New Roman" w:eastAsia="바탕체" w:hAnsi="Times New Roman"/>
          <w:b/>
          <w:bCs/>
          <w:sz w:val="22"/>
        </w:rPr>
        <w:t>약정의</w:t>
      </w:r>
      <w:r w:rsidRPr="00C628D9">
        <w:rPr>
          <w:rFonts w:ascii="Times New Roman" w:eastAsia="바탕체" w:hAnsi="Times New Roman"/>
          <w:b/>
          <w:bCs/>
          <w:sz w:val="22"/>
        </w:rPr>
        <w:t xml:space="preserve"> </w:t>
      </w:r>
      <w:r w:rsidRPr="00C628D9">
        <w:rPr>
          <w:rFonts w:ascii="Times New Roman" w:eastAsia="바탕체" w:hAnsi="Times New Roman"/>
          <w:b/>
          <w:bCs/>
          <w:sz w:val="22"/>
        </w:rPr>
        <w:t>내용</w:t>
      </w:r>
    </w:p>
    <w:p w14:paraId="6955D237" w14:textId="18AD10E8" w:rsidR="005C615B" w:rsidRPr="00C339DE" w:rsidRDefault="005C615B" w:rsidP="00571710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bCs/>
          <w:sz w:val="20"/>
        </w:rPr>
      </w:pPr>
      <w:r w:rsidRPr="00C339DE">
        <w:rPr>
          <w:rFonts w:ascii="Times New Roman" w:eastAsia="바탕체" w:hAnsi="Times New Roman"/>
          <w:bCs/>
          <w:sz w:val="20"/>
          <w:szCs w:val="23"/>
        </w:rPr>
        <w:t>제</w:t>
      </w:r>
      <w:r w:rsidRPr="00C339DE">
        <w:rPr>
          <w:rFonts w:ascii="Times New Roman" w:eastAsia="바탕체" w:hAnsi="Times New Roman"/>
          <w:bCs/>
          <w:sz w:val="20"/>
          <w:szCs w:val="23"/>
        </w:rPr>
        <w:t>1</w:t>
      </w:r>
      <w:r w:rsidRPr="00C339DE">
        <w:rPr>
          <w:rFonts w:ascii="Times New Roman" w:eastAsia="바탕체" w:hAnsi="Times New Roman"/>
          <w:bCs/>
          <w:sz w:val="20"/>
          <w:szCs w:val="23"/>
        </w:rPr>
        <w:t>조</w:t>
      </w:r>
      <w:r w:rsidRPr="00C339DE">
        <w:rPr>
          <w:rFonts w:ascii="Times New Roman" w:eastAsia="바탕체" w:hAnsi="Times New Roman"/>
          <w:bCs/>
          <w:sz w:val="20"/>
          <w:szCs w:val="23"/>
        </w:rPr>
        <w:t xml:space="preserve"> (</w:t>
      </w:r>
      <w:r w:rsidRPr="00C339DE">
        <w:rPr>
          <w:rFonts w:ascii="Times New Roman" w:eastAsia="바탕체" w:hAnsi="Times New Roman"/>
          <w:bCs/>
          <w:sz w:val="20"/>
          <w:szCs w:val="23"/>
        </w:rPr>
        <w:t>계약의</w:t>
      </w:r>
      <w:r w:rsidRPr="00C339DE">
        <w:rPr>
          <w:rFonts w:ascii="Times New Roman" w:eastAsia="바탕체" w:hAnsi="Times New Roman"/>
          <w:bCs/>
          <w:sz w:val="20"/>
          <w:szCs w:val="23"/>
        </w:rPr>
        <w:t xml:space="preserve"> </w:t>
      </w:r>
      <w:r w:rsidRPr="00C339DE">
        <w:rPr>
          <w:rFonts w:ascii="Times New Roman" w:eastAsia="바탕체" w:hAnsi="Times New Roman"/>
          <w:bCs/>
          <w:sz w:val="20"/>
          <w:szCs w:val="23"/>
        </w:rPr>
        <w:t>목적</w:t>
      </w:r>
      <w:r w:rsidRPr="00C339DE">
        <w:rPr>
          <w:rFonts w:ascii="Times New Roman" w:eastAsia="바탕체" w:hAnsi="Times New Roman"/>
          <w:bCs/>
          <w:sz w:val="20"/>
          <w:szCs w:val="23"/>
        </w:rPr>
        <w:t>)</w:t>
      </w:r>
    </w:p>
    <w:p w14:paraId="1C6E6917" w14:textId="1CFFE0ED" w:rsidR="005C615B" w:rsidRDefault="005C615B" w:rsidP="00571710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sz w:val="20"/>
          <w:szCs w:val="23"/>
        </w:rPr>
      </w:pPr>
      <w:r w:rsidRPr="00571710">
        <w:rPr>
          <w:rFonts w:ascii="Times New Roman" w:eastAsia="바탕체" w:hAnsi="Times New Roman"/>
          <w:sz w:val="20"/>
          <w:szCs w:val="23"/>
        </w:rPr>
        <w:t>본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약정은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회사의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이해관계인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및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주요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임직원으로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하여금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일정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기간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동안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회사의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영업과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동일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또는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유사한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영업을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금지시킴으로써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회사의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영업을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보호함은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물론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투자자의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투자의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실효성을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확보함을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그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목적으로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한다</w:t>
      </w:r>
      <w:r w:rsidRPr="00571710">
        <w:rPr>
          <w:rFonts w:ascii="Times New Roman" w:eastAsia="바탕체" w:hAnsi="Times New Roman"/>
          <w:sz w:val="20"/>
          <w:szCs w:val="23"/>
        </w:rPr>
        <w:t>.</w:t>
      </w:r>
    </w:p>
    <w:p w14:paraId="1F649E2B" w14:textId="77777777" w:rsidR="00C339DE" w:rsidRPr="00571710" w:rsidRDefault="00C339DE" w:rsidP="00571710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sz w:val="20"/>
        </w:rPr>
      </w:pPr>
    </w:p>
    <w:p w14:paraId="52C25A6A" w14:textId="7214A8B1" w:rsidR="005C615B" w:rsidRPr="00C339DE" w:rsidRDefault="005C615B" w:rsidP="00571710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bCs/>
          <w:sz w:val="20"/>
          <w:szCs w:val="23"/>
        </w:rPr>
      </w:pPr>
      <w:r w:rsidRPr="00C339DE">
        <w:rPr>
          <w:rFonts w:ascii="Times New Roman" w:eastAsia="바탕체" w:hAnsi="Times New Roman"/>
          <w:bCs/>
          <w:sz w:val="20"/>
          <w:szCs w:val="23"/>
        </w:rPr>
        <w:t>제</w:t>
      </w:r>
      <w:r w:rsidRPr="00C339DE">
        <w:rPr>
          <w:rFonts w:ascii="Times New Roman" w:eastAsia="바탕체" w:hAnsi="Times New Roman"/>
          <w:bCs/>
          <w:sz w:val="20"/>
          <w:szCs w:val="23"/>
        </w:rPr>
        <w:t>2</w:t>
      </w:r>
      <w:r w:rsidRPr="00C339DE">
        <w:rPr>
          <w:rFonts w:ascii="Times New Roman" w:eastAsia="바탕체" w:hAnsi="Times New Roman"/>
          <w:bCs/>
          <w:sz w:val="20"/>
          <w:szCs w:val="23"/>
        </w:rPr>
        <w:t>조</w:t>
      </w:r>
      <w:r w:rsidRPr="00C339DE">
        <w:rPr>
          <w:rFonts w:ascii="Times New Roman" w:eastAsia="바탕체" w:hAnsi="Times New Roman"/>
          <w:bCs/>
          <w:sz w:val="20"/>
          <w:szCs w:val="23"/>
        </w:rPr>
        <w:t xml:space="preserve"> (</w:t>
      </w:r>
      <w:r w:rsidRPr="00C339DE">
        <w:rPr>
          <w:rFonts w:ascii="Times New Roman" w:eastAsia="바탕체" w:hAnsi="Times New Roman"/>
          <w:bCs/>
          <w:sz w:val="20"/>
          <w:szCs w:val="23"/>
        </w:rPr>
        <w:t>경업지위의</w:t>
      </w:r>
      <w:r w:rsidRPr="00C339DE">
        <w:rPr>
          <w:rFonts w:ascii="Times New Roman" w:eastAsia="바탕체" w:hAnsi="Times New Roman"/>
          <w:bCs/>
          <w:sz w:val="20"/>
          <w:szCs w:val="23"/>
        </w:rPr>
        <w:t xml:space="preserve"> </w:t>
      </w:r>
      <w:r w:rsidRPr="00C339DE">
        <w:rPr>
          <w:rFonts w:ascii="Times New Roman" w:eastAsia="바탕체" w:hAnsi="Times New Roman"/>
          <w:bCs/>
          <w:sz w:val="20"/>
          <w:szCs w:val="23"/>
        </w:rPr>
        <w:t>취임</w:t>
      </w:r>
      <w:r w:rsidRPr="00C339DE">
        <w:rPr>
          <w:rFonts w:ascii="Times New Roman" w:eastAsia="바탕체" w:hAnsi="Times New Roman"/>
          <w:bCs/>
          <w:sz w:val="20"/>
          <w:szCs w:val="23"/>
        </w:rPr>
        <w:t xml:space="preserve"> </w:t>
      </w:r>
      <w:r w:rsidRPr="00C339DE">
        <w:rPr>
          <w:rFonts w:ascii="Times New Roman" w:eastAsia="바탕체" w:hAnsi="Times New Roman"/>
          <w:bCs/>
          <w:sz w:val="20"/>
          <w:szCs w:val="23"/>
        </w:rPr>
        <w:t>금지</w:t>
      </w:r>
      <w:r w:rsidRPr="00C339DE">
        <w:rPr>
          <w:rFonts w:ascii="Times New Roman" w:eastAsia="바탕체" w:hAnsi="Times New Roman"/>
          <w:bCs/>
          <w:sz w:val="20"/>
          <w:szCs w:val="23"/>
        </w:rPr>
        <w:t>)</w:t>
      </w:r>
    </w:p>
    <w:p w14:paraId="05138428" w14:textId="6C82282D" w:rsidR="005C615B" w:rsidRPr="00571710" w:rsidRDefault="005C615B">
      <w:pPr>
        <w:numPr>
          <w:ilvl w:val="0"/>
          <w:numId w:val="52"/>
        </w:numPr>
        <w:tabs>
          <w:tab w:val="clear" w:pos="-169"/>
          <w:tab w:val="num" w:pos="400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3"/>
        </w:rPr>
      </w:pPr>
      <w:r w:rsidRPr="00571710">
        <w:rPr>
          <w:rFonts w:ascii="Times New Roman" w:eastAsia="바탕체" w:hAnsi="Times New Roman" w:cs="Times New Roman"/>
          <w:szCs w:val="23"/>
        </w:rPr>
        <w:t>이해관계인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및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본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약정서에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서명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또는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기명날인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한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이해관계인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이외의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임직원</w:t>
      </w:r>
      <w:r w:rsidRPr="00571710">
        <w:rPr>
          <w:rFonts w:ascii="Times New Roman" w:eastAsia="바탕체" w:hAnsi="Times New Roman" w:cs="Times New Roman"/>
          <w:szCs w:val="23"/>
        </w:rPr>
        <w:t>(</w:t>
      </w:r>
      <w:r w:rsidRPr="00571710">
        <w:rPr>
          <w:rFonts w:ascii="Times New Roman" w:eastAsia="바탕체" w:hAnsi="Times New Roman" w:cs="Times New Roman"/>
          <w:szCs w:val="23"/>
        </w:rPr>
        <w:t>이하</w:t>
      </w:r>
      <w:r w:rsidRPr="00571710">
        <w:rPr>
          <w:rFonts w:ascii="Times New Roman" w:eastAsia="바탕체" w:hAnsi="Times New Roman" w:cs="Times New Roman"/>
          <w:szCs w:val="23"/>
        </w:rPr>
        <w:t xml:space="preserve"> “</w:t>
      </w:r>
      <w:r w:rsidRPr="00571710">
        <w:rPr>
          <w:rFonts w:ascii="Times New Roman" w:eastAsia="바탕체" w:hAnsi="Times New Roman" w:cs="Times New Roman"/>
          <w:szCs w:val="23"/>
        </w:rPr>
        <w:t>경업금지의무자</w:t>
      </w:r>
      <w:r w:rsidRPr="00571710">
        <w:rPr>
          <w:rFonts w:ascii="Times New Roman" w:eastAsia="바탕체" w:hAnsi="Times New Roman" w:cs="Times New Roman"/>
          <w:szCs w:val="23"/>
        </w:rPr>
        <w:t>”)</w:t>
      </w:r>
      <w:r w:rsidRPr="00571710">
        <w:rPr>
          <w:rFonts w:ascii="Times New Roman" w:eastAsia="바탕체" w:hAnsi="Times New Roman" w:cs="Times New Roman"/>
          <w:szCs w:val="23"/>
        </w:rPr>
        <w:t>은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회사에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재직하는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기간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동안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투자자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및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회사의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허락이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없이는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다른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기업의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무한책임사원</w:t>
      </w:r>
      <w:r w:rsidRPr="00571710">
        <w:rPr>
          <w:rFonts w:ascii="Times New Roman" w:eastAsia="바탕체" w:hAnsi="Times New Roman" w:cs="Times New Roman"/>
          <w:szCs w:val="23"/>
        </w:rPr>
        <w:t xml:space="preserve">, </w:t>
      </w:r>
      <w:r w:rsidRPr="00571710">
        <w:rPr>
          <w:rFonts w:ascii="Times New Roman" w:eastAsia="바탕체" w:hAnsi="Times New Roman" w:cs="Times New Roman"/>
          <w:szCs w:val="23"/>
        </w:rPr>
        <w:t>이사</w:t>
      </w:r>
      <w:r w:rsidRPr="00571710">
        <w:rPr>
          <w:rFonts w:ascii="Times New Roman" w:eastAsia="바탕체" w:hAnsi="Times New Roman" w:cs="Times New Roman"/>
          <w:szCs w:val="23"/>
        </w:rPr>
        <w:t xml:space="preserve">, </w:t>
      </w:r>
      <w:r w:rsidRPr="00571710">
        <w:rPr>
          <w:rFonts w:ascii="Times New Roman" w:eastAsia="바탕체" w:hAnsi="Times New Roman" w:cs="Times New Roman"/>
          <w:szCs w:val="23"/>
        </w:rPr>
        <w:t>피용자가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될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수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없다</w:t>
      </w:r>
      <w:r w:rsidRPr="00571710">
        <w:rPr>
          <w:rFonts w:ascii="Times New Roman" w:eastAsia="바탕체" w:hAnsi="Times New Roman" w:cs="Times New Roman"/>
          <w:szCs w:val="23"/>
        </w:rPr>
        <w:t>.</w:t>
      </w:r>
    </w:p>
    <w:p w14:paraId="58C1985E" w14:textId="7DF39B63" w:rsidR="005C615B" w:rsidRDefault="005C615B">
      <w:pPr>
        <w:numPr>
          <w:ilvl w:val="0"/>
          <w:numId w:val="52"/>
        </w:numPr>
        <w:tabs>
          <w:tab w:val="clear" w:pos="-169"/>
          <w:tab w:val="num" w:pos="400"/>
        </w:tabs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</w:rPr>
      </w:pPr>
      <w:r w:rsidRPr="00571710">
        <w:rPr>
          <w:rFonts w:ascii="Times New Roman" w:eastAsia="바탕체" w:hAnsi="Times New Roman" w:cs="Times New Roman"/>
          <w:szCs w:val="23"/>
        </w:rPr>
        <w:t>경업금지의무자는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회사를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퇴사한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날로부터</w:t>
      </w:r>
      <w:r w:rsidRPr="00571710">
        <w:rPr>
          <w:rFonts w:ascii="Times New Roman" w:eastAsia="바탕체" w:hAnsi="Times New Roman" w:cs="Times New Roman"/>
          <w:szCs w:val="23"/>
        </w:rPr>
        <w:t xml:space="preserve"> [2]</w:t>
      </w:r>
      <w:r w:rsidRPr="00571710">
        <w:rPr>
          <w:rFonts w:ascii="Times New Roman" w:eastAsia="바탕체" w:hAnsi="Times New Roman" w:cs="Times New Roman"/>
          <w:szCs w:val="23"/>
        </w:rPr>
        <w:t>년의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기간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동안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투자자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및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회사의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허락이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없이는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회사의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영업부류와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동일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또는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유사한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영업부류의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기업의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무한책임사원</w:t>
      </w:r>
      <w:r w:rsidRPr="00571710">
        <w:rPr>
          <w:rFonts w:ascii="Times New Roman" w:eastAsia="바탕체" w:hAnsi="Times New Roman" w:cs="Times New Roman"/>
          <w:szCs w:val="23"/>
        </w:rPr>
        <w:t xml:space="preserve">, </w:t>
      </w:r>
      <w:r w:rsidRPr="00571710">
        <w:rPr>
          <w:rFonts w:ascii="Times New Roman" w:eastAsia="바탕체" w:hAnsi="Times New Roman" w:cs="Times New Roman"/>
          <w:szCs w:val="23"/>
        </w:rPr>
        <w:t>이사</w:t>
      </w:r>
      <w:r w:rsidRPr="00571710">
        <w:rPr>
          <w:rFonts w:ascii="Times New Roman" w:eastAsia="바탕체" w:hAnsi="Times New Roman" w:cs="Times New Roman"/>
          <w:szCs w:val="23"/>
        </w:rPr>
        <w:t xml:space="preserve">, </w:t>
      </w:r>
      <w:r w:rsidRPr="00571710">
        <w:rPr>
          <w:rFonts w:ascii="Times New Roman" w:eastAsia="바탕체" w:hAnsi="Times New Roman" w:cs="Times New Roman"/>
          <w:szCs w:val="23"/>
        </w:rPr>
        <w:t>피용자가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될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수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없다</w:t>
      </w:r>
      <w:r w:rsidRPr="00571710">
        <w:rPr>
          <w:rFonts w:ascii="Times New Roman" w:eastAsia="바탕체" w:hAnsi="Times New Roman" w:cs="Times New Roman"/>
          <w:szCs w:val="23"/>
        </w:rPr>
        <w:t>.</w:t>
      </w:r>
    </w:p>
    <w:p w14:paraId="059D1B0E" w14:textId="77777777" w:rsidR="00C339DE" w:rsidRPr="00C339DE" w:rsidRDefault="00C339DE" w:rsidP="00C339DE">
      <w:pPr>
        <w:tabs>
          <w:tab w:val="num" w:pos="400"/>
        </w:tabs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</w:rPr>
      </w:pPr>
    </w:p>
    <w:p w14:paraId="15FF43F0" w14:textId="584C4AAB" w:rsidR="005C615B" w:rsidRPr="00C339DE" w:rsidRDefault="005C615B" w:rsidP="00571710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bCs/>
          <w:sz w:val="20"/>
        </w:rPr>
      </w:pPr>
      <w:r w:rsidRPr="00C339DE">
        <w:rPr>
          <w:rFonts w:ascii="Times New Roman" w:eastAsia="바탕체" w:hAnsi="Times New Roman"/>
          <w:bCs/>
          <w:sz w:val="20"/>
          <w:szCs w:val="23"/>
        </w:rPr>
        <w:t>제</w:t>
      </w:r>
      <w:r w:rsidRPr="00C339DE">
        <w:rPr>
          <w:rFonts w:ascii="Times New Roman" w:eastAsia="바탕체" w:hAnsi="Times New Roman"/>
          <w:bCs/>
          <w:sz w:val="20"/>
          <w:szCs w:val="23"/>
        </w:rPr>
        <w:t>3</w:t>
      </w:r>
      <w:r w:rsidRPr="00C339DE">
        <w:rPr>
          <w:rFonts w:ascii="Times New Roman" w:eastAsia="바탕체" w:hAnsi="Times New Roman"/>
          <w:bCs/>
          <w:sz w:val="20"/>
          <w:szCs w:val="23"/>
        </w:rPr>
        <w:t>조</w:t>
      </w:r>
      <w:r w:rsidRPr="00C339DE">
        <w:rPr>
          <w:rFonts w:ascii="Times New Roman" w:eastAsia="바탕체" w:hAnsi="Times New Roman"/>
          <w:bCs/>
          <w:sz w:val="20"/>
          <w:szCs w:val="23"/>
        </w:rPr>
        <w:t xml:space="preserve"> (</w:t>
      </w:r>
      <w:r w:rsidRPr="00C339DE">
        <w:rPr>
          <w:rFonts w:ascii="Times New Roman" w:eastAsia="바탕체" w:hAnsi="Times New Roman"/>
          <w:bCs/>
          <w:sz w:val="20"/>
          <w:szCs w:val="23"/>
        </w:rPr>
        <w:t>경업거래의</w:t>
      </w:r>
      <w:r w:rsidRPr="00C339DE">
        <w:rPr>
          <w:rFonts w:ascii="Times New Roman" w:eastAsia="바탕체" w:hAnsi="Times New Roman"/>
          <w:bCs/>
          <w:sz w:val="20"/>
          <w:szCs w:val="23"/>
        </w:rPr>
        <w:t xml:space="preserve"> </w:t>
      </w:r>
      <w:r w:rsidRPr="00C339DE">
        <w:rPr>
          <w:rFonts w:ascii="Times New Roman" w:eastAsia="바탕체" w:hAnsi="Times New Roman"/>
          <w:bCs/>
          <w:sz w:val="20"/>
          <w:szCs w:val="23"/>
        </w:rPr>
        <w:t>금지</w:t>
      </w:r>
      <w:r w:rsidRPr="00C339DE">
        <w:rPr>
          <w:rFonts w:ascii="Times New Roman" w:eastAsia="바탕체" w:hAnsi="Times New Roman"/>
          <w:bCs/>
          <w:sz w:val="20"/>
          <w:szCs w:val="23"/>
        </w:rPr>
        <w:t>)</w:t>
      </w:r>
    </w:p>
    <w:p w14:paraId="7CDE1657" w14:textId="01D979F0" w:rsidR="005C615B" w:rsidRDefault="005C615B" w:rsidP="00571710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sz w:val="20"/>
          <w:szCs w:val="23"/>
        </w:rPr>
      </w:pPr>
      <w:r w:rsidRPr="00571710">
        <w:rPr>
          <w:rFonts w:ascii="Times New Roman" w:eastAsia="바탕체" w:hAnsi="Times New Roman"/>
          <w:sz w:val="20"/>
          <w:szCs w:val="23"/>
        </w:rPr>
        <w:t>경업금지의무자는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회사에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재직하는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기간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동안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및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회사를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퇴사한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날로부터</w:t>
      </w:r>
      <w:r w:rsidRPr="00571710">
        <w:rPr>
          <w:rFonts w:ascii="Times New Roman" w:eastAsia="바탕체" w:hAnsi="Times New Roman"/>
          <w:sz w:val="20"/>
          <w:szCs w:val="23"/>
        </w:rPr>
        <w:t xml:space="preserve"> [2]</w:t>
      </w:r>
      <w:r w:rsidRPr="00571710">
        <w:rPr>
          <w:rFonts w:ascii="Times New Roman" w:eastAsia="바탕체" w:hAnsi="Times New Roman"/>
          <w:sz w:val="20"/>
          <w:szCs w:val="23"/>
        </w:rPr>
        <w:t>년의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기간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동안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투자자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및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회사의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허락이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없이는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자기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또는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제</w:t>
      </w:r>
      <w:r w:rsidRPr="00571710">
        <w:rPr>
          <w:rFonts w:ascii="Times New Roman" w:eastAsia="바탕체" w:hAnsi="Times New Roman"/>
          <w:sz w:val="20"/>
          <w:szCs w:val="23"/>
        </w:rPr>
        <w:t>3</w:t>
      </w:r>
      <w:r w:rsidRPr="00571710">
        <w:rPr>
          <w:rFonts w:ascii="Times New Roman" w:eastAsia="바탕체" w:hAnsi="Times New Roman"/>
          <w:sz w:val="20"/>
          <w:szCs w:val="23"/>
        </w:rPr>
        <w:t>자의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계산으로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회사의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영업부류와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동일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또는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유사한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영업부류에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속하는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거래를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하거나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기업을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운영할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수</w:t>
      </w:r>
      <w:r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Pr="00571710">
        <w:rPr>
          <w:rFonts w:ascii="Times New Roman" w:eastAsia="바탕체" w:hAnsi="Times New Roman"/>
          <w:sz w:val="20"/>
          <w:szCs w:val="23"/>
        </w:rPr>
        <w:t>없다</w:t>
      </w:r>
      <w:r w:rsidRPr="00571710">
        <w:rPr>
          <w:rFonts w:ascii="Times New Roman" w:eastAsia="바탕체" w:hAnsi="Times New Roman"/>
          <w:sz w:val="20"/>
          <w:szCs w:val="23"/>
        </w:rPr>
        <w:t>.</w:t>
      </w:r>
    </w:p>
    <w:p w14:paraId="0F278A50" w14:textId="77777777" w:rsidR="00C339DE" w:rsidRPr="00571710" w:rsidRDefault="00C339DE" w:rsidP="00571710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sz w:val="20"/>
        </w:rPr>
      </w:pPr>
    </w:p>
    <w:p w14:paraId="6F0C04BC" w14:textId="7AF1D349" w:rsidR="005C615B" w:rsidRPr="00C339DE" w:rsidRDefault="005C615B" w:rsidP="00571710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bCs/>
          <w:sz w:val="20"/>
        </w:rPr>
      </w:pPr>
      <w:r w:rsidRPr="00C339DE">
        <w:rPr>
          <w:rFonts w:ascii="Times New Roman" w:eastAsia="바탕체" w:hAnsi="Times New Roman"/>
          <w:bCs/>
          <w:sz w:val="20"/>
          <w:szCs w:val="23"/>
        </w:rPr>
        <w:t>제</w:t>
      </w:r>
      <w:r w:rsidRPr="00C339DE">
        <w:rPr>
          <w:rFonts w:ascii="Times New Roman" w:eastAsia="바탕체" w:hAnsi="Times New Roman"/>
          <w:bCs/>
          <w:sz w:val="20"/>
          <w:szCs w:val="23"/>
        </w:rPr>
        <w:t>4</w:t>
      </w:r>
      <w:r w:rsidRPr="00C339DE">
        <w:rPr>
          <w:rFonts w:ascii="Times New Roman" w:eastAsia="바탕체" w:hAnsi="Times New Roman"/>
          <w:bCs/>
          <w:sz w:val="20"/>
          <w:szCs w:val="23"/>
        </w:rPr>
        <w:t>조</w:t>
      </w:r>
      <w:r w:rsidRPr="00C339DE">
        <w:rPr>
          <w:rFonts w:ascii="Times New Roman" w:eastAsia="바탕체" w:hAnsi="Times New Roman"/>
          <w:bCs/>
          <w:sz w:val="20"/>
          <w:szCs w:val="23"/>
        </w:rPr>
        <w:t xml:space="preserve"> (</w:t>
      </w:r>
      <w:r w:rsidRPr="00C339DE">
        <w:rPr>
          <w:rFonts w:ascii="Times New Roman" w:eastAsia="바탕체" w:hAnsi="Times New Roman"/>
          <w:bCs/>
          <w:sz w:val="20"/>
          <w:szCs w:val="23"/>
        </w:rPr>
        <w:t>약정의</w:t>
      </w:r>
      <w:r w:rsidRPr="00C339DE">
        <w:rPr>
          <w:rFonts w:ascii="Times New Roman" w:eastAsia="바탕체" w:hAnsi="Times New Roman"/>
          <w:bCs/>
          <w:sz w:val="20"/>
          <w:szCs w:val="23"/>
        </w:rPr>
        <w:t xml:space="preserve"> </w:t>
      </w:r>
      <w:r w:rsidRPr="00C339DE">
        <w:rPr>
          <w:rFonts w:ascii="Times New Roman" w:eastAsia="바탕체" w:hAnsi="Times New Roman"/>
          <w:bCs/>
          <w:sz w:val="20"/>
          <w:szCs w:val="23"/>
        </w:rPr>
        <w:t>종료</w:t>
      </w:r>
      <w:r w:rsidRPr="00C339DE">
        <w:rPr>
          <w:rFonts w:ascii="Times New Roman" w:eastAsia="바탕체" w:hAnsi="Times New Roman"/>
          <w:bCs/>
          <w:sz w:val="20"/>
          <w:szCs w:val="23"/>
        </w:rPr>
        <w:t>)</w:t>
      </w:r>
    </w:p>
    <w:p w14:paraId="3B1E8753" w14:textId="4DCCF72D" w:rsidR="005C615B" w:rsidRDefault="00C339DE" w:rsidP="00571710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sz w:val="20"/>
        </w:rPr>
      </w:pPr>
      <w:r>
        <w:rPr>
          <w:rFonts w:ascii="Times New Roman" w:eastAsia="바탕체" w:hAnsi="Times New Roman" w:hint="eastAsia"/>
          <w:sz w:val="20"/>
          <w:szCs w:val="23"/>
        </w:rPr>
        <w:t>회사가</w:t>
      </w:r>
      <w:r>
        <w:rPr>
          <w:rFonts w:ascii="Times New Roman" w:eastAsia="바탕체" w:hAnsi="Times New Roman" w:hint="eastAsia"/>
          <w:sz w:val="20"/>
          <w:szCs w:val="23"/>
        </w:rPr>
        <w:t xml:space="preserve"> </w:t>
      </w:r>
      <w:r>
        <w:rPr>
          <w:rFonts w:ascii="Times New Roman" w:eastAsia="바탕체" w:hAnsi="Times New Roman" w:hint="eastAsia"/>
          <w:sz w:val="20"/>
          <w:szCs w:val="23"/>
        </w:rPr>
        <w:t>공개시장에</w:t>
      </w:r>
      <w:r>
        <w:rPr>
          <w:rFonts w:ascii="Times New Roman" w:eastAsia="바탕체" w:hAnsi="Times New Roman" w:hint="eastAsia"/>
          <w:sz w:val="20"/>
          <w:szCs w:val="23"/>
        </w:rPr>
        <w:t xml:space="preserve"> </w:t>
      </w:r>
      <w:r>
        <w:rPr>
          <w:rFonts w:ascii="Times New Roman" w:eastAsia="바탕체" w:hAnsi="Times New Roman" w:hint="eastAsia"/>
          <w:sz w:val="20"/>
          <w:szCs w:val="23"/>
        </w:rPr>
        <w:t>주권을</w:t>
      </w:r>
      <w:r>
        <w:rPr>
          <w:rFonts w:ascii="Times New Roman" w:eastAsia="바탕체" w:hAnsi="Times New Roman" w:hint="eastAsia"/>
          <w:sz w:val="20"/>
          <w:szCs w:val="23"/>
        </w:rPr>
        <w:t xml:space="preserve"> </w:t>
      </w:r>
      <w:r>
        <w:rPr>
          <w:rFonts w:ascii="Times New Roman" w:eastAsia="바탕체" w:hAnsi="Times New Roman" w:hint="eastAsia"/>
          <w:sz w:val="20"/>
          <w:szCs w:val="23"/>
        </w:rPr>
        <w:t>상장한</w:t>
      </w:r>
      <w:r>
        <w:rPr>
          <w:rFonts w:ascii="Times New Roman" w:eastAsia="바탕체" w:hAnsi="Times New Roman" w:hint="eastAsia"/>
          <w:sz w:val="20"/>
          <w:szCs w:val="23"/>
        </w:rPr>
        <w:t xml:space="preserve"> </w:t>
      </w:r>
      <w:r>
        <w:rPr>
          <w:rFonts w:ascii="Times New Roman" w:eastAsia="바탕체" w:hAnsi="Times New Roman" w:hint="eastAsia"/>
          <w:sz w:val="20"/>
          <w:szCs w:val="23"/>
        </w:rPr>
        <w:t>날로부터</w:t>
      </w:r>
      <w:r>
        <w:rPr>
          <w:rFonts w:ascii="Times New Roman" w:eastAsia="바탕체" w:hAnsi="Times New Roman" w:hint="eastAsia"/>
          <w:sz w:val="20"/>
          <w:szCs w:val="23"/>
        </w:rPr>
        <w:t xml:space="preserve"> </w:t>
      </w:r>
      <w:r>
        <w:rPr>
          <w:rFonts w:ascii="Times New Roman" w:eastAsia="바탕체" w:hAnsi="Times New Roman"/>
          <w:sz w:val="20"/>
          <w:szCs w:val="23"/>
        </w:rPr>
        <w:t>[1]</w:t>
      </w:r>
      <w:r>
        <w:rPr>
          <w:rFonts w:ascii="Times New Roman" w:eastAsia="바탕체" w:hAnsi="Times New Roman" w:hint="eastAsia"/>
          <w:sz w:val="20"/>
          <w:szCs w:val="23"/>
        </w:rPr>
        <w:t>년이</w:t>
      </w:r>
      <w:r>
        <w:rPr>
          <w:rFonts w:ascii="Times New Roman" w:eastAsia="바탕체" w:hAnsi="Times New Roman" w:hint="eastAsia"/>
          <w:sz w:val="20"/>
          <w:szCs w:val="23"/>
        </w:rPr>
        <w:t xml:space="preserve"> </w:t>
      </w:r>
      <w:r>
        <w:rPr>
          <w:rFonts w:ascii="Times New Roman" w:eastAsia="바탕체" w:hAnsi="Times New Roman" w:hint="eastAsia"/>
          <w:sz w:val="20"/>
          <w:szCs w:val="23"/>
        </w:rPr>
        <w:t>경과한</w:t>
      </w:r>
      <w:r>
        <w:rPr>
          <w:rFonts w:ascii="Times New Roman" w:eastAsia="바탕체" w:hAnsi="Times New Roman" w:hint="eastAsia"/>
          <w:sz w:val="20"/>
          <w:szCs w:val="23"/>
        </w:rPr>
        <w:t xml:space="preserve"> </w:t>
      </w:r>
      <w:r>
        <w:rPr>
          <w:rFonts w:ascii="Times New Roman" w:eastAsia="바탕체" w:hAnsi="Times New Roman" w:hint="eastAsia"/>
          <w:sz w:val="20"/>
          <w:szCs w:val="23"/>
        </w:rPr>
        <w:t>시점에</w:t>
      </w:r>
      <w:r>
        <w:rPr>
          <w:rFonts w:ascii="Times New Roman" w:eastAsia="바탕체" w:hAnsi="Times New Roman" w:hint="eastAsia"/>
          <w:sz w:val="20"/>
          <w:szCs w:val="23"/>
        </w:rPr>
        <w:t xml:space="preserve"> </w:t>
      </w:r>
      <w:r>
        <w:rPr>
          <w:rFonts w:ascii="Times New Roman" w:eastAsia="바탕체" w:hAnsi="Times New Roman" w:hint="eastAsia"/>
          <w:sz w:val="20"/>
          <w:szCs w:val="23"/>
        </w:rPr>
        <w:t>이르러</w:t>
      </w:r>
      <w:r>
        <w:rPr>
          <w:rFonts w:ascii="Times New Roman" w:eastAsia="바탕체" w:hAnsi="Times New Roman" w:hint="eastAsia"/>
          <w:sz w:val="20"/>
          <w:szCs w:val="23"/>
        </w:rPr>
        <w:t xml:space="preserve"> </w:t>
      </w:r>
      <w:r w:rsidR="005C615B" w:rsidRPr="00571710">
        <w:rPr>
          <w:rFonts w:ascii="Times New Roman" w:eastAsia="바탕체" w:hAnsi="Times New Roman"/>
          <w:sz w:val="20"/>
          <w:szCs w:val="23"/>
        </w:rPr>
        <w:t>본</w:t>
      </w:r>
      <w:r w:rsidR="005C615B" w:rsidRPr="00571710">
        <w:rPr>
          <w:rFonts w:ascii="Times New Roman" w:eastAsia="바탕체" w:hAnsi="Times New Roman"/>
          <w:sz w:val="20"/>
          <w:szCs w:val="23"/>
        </w:rPr>
        <w:t xml:space="preserve"> </w:t>
      </w:r>
      <w:r>
        <w:rPr>
          <w:rFonts w:ascii="Times New Roman" w:eastAsia="바탕체" w:hAnsi="Times New Roman" w:hint="eastAsia"/>
          <w:sz w:val="20"/>
          <w:szCs w:val="23"/>
        </w:rPr>
        <w:t>약정</w:t>
      </w:r>
      <w:r w:rsidR="005C615B" w:rsidRPr="00571710">
        <w:rPr>
          <w:rFonts w:ascii="Times New Roman" w:eastAsia="바탕체" w:hAnsi="Times New Roman"/>
          <w:sz w:val="20"/>
          <w:szCs w:val="23"/>
        </w:rPr>
        <w:t>이</w:t>
      </w:r>
      <w:r w:rsidR="005C615B"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="005C615B" w:rsidRPr="00571710">
        <w:rPr>
          <w:rFonts w:ascii="Times New Roman" w:eastAsia="바탕체" w:hAnsi="Times New Roman"/>
          <w:sz w:val="20"/>
          <w:szCs w:val="23"/>
        </w:rPr>
        <w:t>종료되는</w:t>
      </w:r>
      <w:r w:rsidR="005C615B"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="005C615B" w:rsidRPr="00571710">
        <w:rPr>
          <w:rFonts w:ascii="Times New Roman" w:eastAsia="바탕체" w:hAnsi="Times New Roman"/>
          <w:sz w:val="20"/>
          <w:szCs w:val="23"/>
        </w:rPr>
        <w:t>것으로</w:t>
      </w:r>
      <w:r w:rsidR="005C615B" w:rsidRPr="00571710">
        <w:rPr>
          <w:rFonts w:ascii="Times New Roman" w:eastAsia="바탕체" w:hAnsi="Times New Roman"/>
          <w:sz w:val="20"/>
          <w:szCs w:val="23"/>
        </w:rPr>
        <w:t xml:space="preserve"> </w:t>
      </w:r>
      <w:r w:rsidR="005C615B" w:rsidRPr="00571710">
        <w:rPr>
          <w:rFonts w:ascii="Times New Roman" w:eastAsia="바탕체" w:hAnsi="Times New Roman"/>
          <w:sz w:val="20"/>
          <w:szCs w:val="23"/>
        </w:rPr>
        <w:t>한다</w:t>
      </w:r>
      <w:r w:rsidR="005C615B" w:rsidRPr="00571710">
        <w:rPr>
          <w:rFonts w:ascii="Times New Roman" w:eastAsia="바탕체" w:hAnsi="Times New Roman"/>
          <w:sz w:val="20"/>
        </w:rPr>
        <w:t>.</w:t>
      </w:r>
    </w:p>
    <w:p w14:paraId="088F26A2" w14:textId="77777777" w:rsidR="00C339DE" w:rsidRPr="00571710" w:rsidRDefault="00C339DE" w:rsidP="00571710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sz w:val="20"/>
        </w:rPr>
      </w:pPr>
    </w:p>
    <w:p w14:paraId="1D3A4BB4" w14:textId="4B335FC6" w:rsidR="005C615B" w:rsidRPr="00C339DE" w:rsidRDefault="005C615B" w:rsidP="00571710">
      <w:pPr>
        <w:pStyle w:val="a8"/>
        <w:adjustRightInd w:val="0"/>
        <w:snapToGrid w:val="0"/>
        <w:spacing w:before="0" w:beforeAutospacing="0" w:after="60" w:afterAutospacing="0" w:line="360" w:lineRule="auto"/>
        <w:jc w:val="both"/>
        <w:rPr>
          <w:rFonts w:ascii="Times New Roman" w:eastAsia="바탕체" w:hAnsi="Times New Roman"/>
          <w:bCs/>
          <w:sz w:val="20"/>
        </w:rPr>
      </w:pPr>
      <w:r w:rsidRPr="00C339DE">
        <w:rPr>
          <w:rFonts w:ascii="Times New Roman" w:eastAsia="바탕체" w:hAnsi="Times New Roman"/>
          <w:bCs/>
          <w:sz w:val="20"/>
          <w:szCs w:val="23"/>
        </w:rPr>
        <w:t>제</w:t>
      </w:r>
      <w:r w:rsidRPr="00C339DE">
        <w:rPr>
          <w:rFonts w:ascii="Times New Roman" w:eastAsia="바탕체" w:hAnsi="Times New Roman"/>
          <w:bCs/>
          <w:sz w:val="20"/>
          <w:szCs w:val="23"/>
        </w:rPr>
        <w:t>5</w:t>
      </w:r>
      <w:r w:rsidRPr="00C339DE">
        <w:rPr>
          <w:rFonts w:ascii="Times New Roman" w:eastAsia="바탕체" w:hAnsi="Times New Roman"/>
          <w:bCs/>
          <w:sz w:val="20"/>
          <w:szCs w:val="23"/>
        </w:rPr>
        <w:t>조</w:t>
      </w:r>
      <w:r w:rsidRPr="00C339DE">
        <w:rPr>
          <w:rFonts w:ascii="Times New Roman" w:eastAsia="바탕체" w:hAnsi="Times New Roman"/>
          <w:bCs/>
          <w:sz w:val="20"/>
          <w:szCs w:val="23"/>
        </w:rPr>
        <w:t xml:space="preserve"> (</w:t>
      </w:r>
      <w:r w:rsidRPr="00C339DE">
        <w:rPr>
          <w:rFonts w:ascii="Times New Roman" w:eastAsia="바탕체" w:hAnsi="Times New Roman"/>
          <w:bCs/>
          <w:sz w:val="20"/>
          <w:szCs w:val="23"/>
        </w:rPr>
        <w:t>위반의</w:t>
      </w:r>
      <w:r w:rsidRPr="00C339DE">
        <w:rPr>
          <w:rFonts w:ascii="Times New Roman" w:eastAsia="바탕체" w:hAnsi="Times New Roman"/>
          <w:bCs/>
          <w:sz w:val="20"/>
          <w:szCs w:val="23"/>
        </w:rPr>
        <w:t xml:space="preserve"> </w:t>
      </w:r>
      <w:r w:rsidRPr="00C339DE">
        <w:rPr>
          <w:rFonts w:ascii="Times New Roman" w:eastAsia="바탕체" w:hAnsi="Times New Roman"/>
          <w:bCs/>
          <w:sz w:val="20"/>
          <w:szCs w:val="23"/>
        </w:rPr>
        <w:t>효과</w:t>
      </w:r>
      <w:r w:rsidRPr="00C339DE">
        <w:rPr>
          <w:rFonts w:ascii="Times New Roman" w:eastAsia="바탕체" w:hAnsi="Times New Roman"/>
          <w:bCs/>
          <w:sz w:val="20"/>
          <w:szCs w:val="23"/>
        </w:rPr>
        <w:t>)</w:t>
      </w:r>
    </w:p>
    <w:p w14:paraId="6076F5FB" w14:textId="3CA378FA" w:rsidR="005C615B" w:rsidRPr="00571710" w:rsidRDefault="005C615B">
      <w:pPr>
        <w:numPr>
          <w:ilvl w:val="0"/>
          <w:numId w:val="53"/>
        </w:numPr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color w:val="000000"/>
        </w:rPr>
      </w:pPr>
      <w:r w:rsidRPr="00571710">
        <w:rPr>
          <w:rFonts w:ascii="Times New Roman" w:eastAsia="바탕체" w:hAnsi="Times New Roman" w:cs="Times New Roman"/>
          <w:szCs w:val="23"/>
        </w:rPr>
        <w:t>경업금지의무자가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>본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>약정을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>위반하는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>경우에는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>본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>계약서</w:t>
      </w:r>
      <w:r w:rsidRPr="00571710">
        <w:rPr>
          <w:rFonts w:ascii="Times New Roman" w:eastAsia="바탕체" w:hAnsi="Times New Roman" w:cs="Times New Roman"/>
          <w:color w:val="000000"/>
          <w:szCs w:val="23"/>
        </w:rPr>
        <w:t xml:space="preserve"> </w:t>
      </w:r>
      <w:hyperlink w:anchor="제28조" w:history="1">
        <w:r w:rsidRPr="00E71FEC">
          <w:rPr>
            <w:rStyle w:val="af7"/>
            <w:rFonts w:ascii="Times New Roman" w:eastAsia="바탕체" w:hAnsi="Times New Roman" w:cs="Times New Roman"/>
            <w:szCs w:val="23"/>
          </w:rPr>
          <w:t>제</w:t>
        </w:r>
        <w:r w:rsidRPr="00E71FEC">
          <w:rPr>
            <w:rStyle w:val="af7"/>
            <w:rFonts w:ascii="Times New Roman" w:eastAsia="바탕체" w:hAnsi="Times New Roman" w:cs="Times New Roman"/>
            <w:szCs w:val="23"/>
          </w:rPr>
          <w:t>2</w:t>
        </w:r>
        <w:r w:rsidR="003215C3">
          <w:rPr>
            <w:rStyle w:val="af7"/>
            <w:rFonts w:ascii="Times New Roman" w:eastAsia="바탕체" w:hAnsi="Times New Roman" w:cs="Times New Roman"/>
            <w:szCs w:val="23"/>
          </w:rPr>
          <w:t>9</w:t>
        </w:r>
        <w:r w:rsidRPr="00E71FEC">
          <w:rPr>
            <w:rStyle w:val="af7"/>
            <w:rFonts w:ascii="Times New Roman" w:eastAsia="바탕체" w:hAnsi="Times New Roman" w:cs="Times New Roman"/>
            <w:szCs w:val="23"/>
          </w:rPr>
          <w:t>조</w:t>
        </w:r>
      </w:hyperlink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의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 xml:space="preserve"> 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주식매수청구권을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 xml:space="preserve"> 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행사할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 xml:space="preserve"> 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수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 xml:space="preserve"> 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있으며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,</w:t>
      </w:r>
      <w:r w:rsidR="00C339DE">
        <w:rPr>
          <w:rFonts w:ascii="Times New Roman" w:eastAsia="바탕체" w:hAnsi="Times New Roman" w:cs="Times New Roman"/>
          <w:color w:val="000000"/>
          <w:szCs w:val="23"/>
        </w:rPr>
        <w:t xml:space="preserve"> 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본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 xml:space="preserve"> 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계약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 xml:space="preserve"> </w:t>
      </w:r>
      <w:hyperlink w:anchor="제29조" w:history="1">
        <w:r w:rsidR="00C339DE" w:rsidRPr="00E71FEC">
          <w:rPr>
            <w:rStyle w:val="af7"/>
            <w:rFonts w:ascii="Times New Roman" w:eastAsia="바탕체" w:hAnsi="Times New Roman" w:cs="Times New Roman" w:hint="eastAsia"/>
            <w:szCs w:val="23"/>
          </w:rPr>
          <w:t>제</w:t>
        </w:r>
        <w:r w:rsidR="003215C3">
          <w:rPr>
            <w:rStyle w:val="af7"/>
            <w:rFonts w:ascii="Times New Roman" w:eastAsia="바탕체" w:hAnsi="Times New Roman" w:cs="Times New Roman" w:hint="eastAsia"/>
            <w:szCs w:val="23"/>
          </w:rPr>
          <w:t>3</w:t>
        </w:r>
        <w:r w:rsidR="003215C3">
          <w:rPr>
            <w:rStyle w:val="af7"/>
            <w:rFonts w:ascii="Times New Roman" w:eastAsia="바탕체" w:hAnsi="Times New Roman" w:cs="Times New Roman"/>
            <w:szCs w:val="23"/>
          </w:rPr>
          <w:t>0</w:t>
        </w:r>
        <w:r w:rsidR="00C339DE" w:rsidRPr="00E71FEC">
          <w:rPr>
            <w:rStyle w:val="af7"/>
            <w:rFonts w:ascii="Times New Roman" w:eastAsia="바탕체" w:hAnsi="Times New Roman" w:cs="Times New Roman" w:hint="eastAsia"/>
            <w:szCs w:val="23"/>
          </w:rPr>
          <w:t>조</w:t>
        </w:r>
      </w:hyperlink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의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 xml:space="preserve"> 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위약벌을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 xml:space="preserve"> 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청구할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 xml:space="preserve"> 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수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 xml:space="preserve"> 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있다</w:t>
      </w:r>
      <w:r w:rsidR="00C339DE">
        <w:rPr>
          <w:rFonts w:ascii="Times New Roman" w:eastAsia="바탕체" w:hAnsi="Times New Roman" w:cs="Times New Roman" w:hint="eastAsia"/>
          <w:color w:val="000000"/>
          <w:szCs w:val="23"/>
        </w:rPr>
        <w:t>.</w:t>
      </w:r>
    </w:p>
    <w:p w14:paraId="4EC783DC" w14:textId="01F4FAF2" w:rsidR="005C615B" w:rsidRPr="00C339DE" w:rsidRDefault="005C615B">
      <w:pPr>
        <w:numPr>
          <w:ilvl w:val="0"/>
          <w:numId w:val="53"/>
        </w:numPr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3"/>
        </w:rPr>
      </w:pPr>
      <w:r w:rsidRPr="00C339DE">
        <w:rPr>
          <w:rFonts w:ascii="Times New Roman" w:eastAsia="바탕체" w:hAnsi="Times New Roman" w:cs="Times New Roman"/>
          <w:szCs w:val="23"/>
        </w:rPr>
        <w:t>경업금지의무자가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제</w:t>
      </w:r>
      <w:r w:rsidRPr="00C339DE">
        <w:rPr>
          <w:rFonts w:ascii="Times New Roman" w:eastAsia="바탕체" w:hAnsi="Times New Roman" w:cs="Times New Roman"/>
          <w:szCs w:val="23"/>
        </w:rPr>
        <w:t>3</w:t>
      </w:r>
      <w:r w:rsidRPr="00C339DE">
        <w:rPr>
          <w:rFonts w:ascii="Times New Roman" w:eastAsia="바탕체" w:hAnsi="Times New Roman" w:cs="Times New Roman"/>
          <w:szCs w:val="23"/>
        </w:rPr>
        <w:t>조</w:t>
      </w:r>
      <w:r w:rsidR="00636E4A">
        <w:rPr>
          <w:rFonts w:ascii="Times New Roman" w:eastAsia="바탕체" w:hAnsi="Times New Roman" w:cs="Times New Roman" w:hint="eastAsia"/>
          <w:szCs w:val="23"/>
        </w:rPr>
        <w:t xml:space="preserve"> </w:t>
      </w:r>
      <w:r w:rsidR="00636E4A">
        <w:rPr>
          <w:rFonts w:ascii="Times New Roman" w:eastAsia="바탕체" w:hAnsi="Times New Roman" w:cs="Times New Roman" w:hint="eastAsia"/>
          <w:szCs w:val="23"/>
        </w:rPr>
        <w:t>경업거래의</w:t>
      </w:r>
      <w:r w:rsidR="00636E4A">
        <w:rPr>
          <w:rFonts w:ascii="Times New Roman" w:eastAsia="바탕체" w:hAnsi="Times New Roman" w:cs="Times New Roman" w:hint="eastAsia"/>
          <w:szCs w:val="23"/>
        </w:rPr>
        <w:t xml:space="preserve"> </w:t>
      </w:r>
      <w:r w:rsidR="00636E4A">
        <w:rPr>
          <w:rFonts w:ascii="Times New Roman" w:eastAsia="바탕체" w:hAnsi="Times New Roman" w:cs="Times New Roman" w:hint="eastAsia"/>
          <w:szCs w:val="23"/>
        </w:rPr>
        <w:t>금지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규정을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위반한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경우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투자자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또는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회사는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경업금지의무자가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얻은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이득의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양도를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청구할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수</w:t>
      </w:r>
      <w:r w:rsidRPr="00571710">
        <w:rPr>
          <w:rFonts w:ascii="Times New Roman" w:eastAsia="바탕체" w:hAnsi="Times New Roman" w:cs="Times New Roman"/>
          <w:szCs w:val="23"/>
        </w:rPr>
        <w:t xml:space="preserve"> </w:t>
      </w:r>
      <w:r w:rsidRPr="00571710">
        <w:rPr>
          <w:rFonts w:ascii="Times New Roman" w:eastAsia="바탕체" w:hAnsi="Times New Roman" w:cs="Times New Roman"/>
          <w:szCs w:val="23"/>
        </w:rPr>
        <w:t>있다</w:t>
      </w:r>
      <w:r w:rsidRPr="00571710">
        <w:rPr>
          <w:rFonts w:ascii="Times New Roman" w:eastAsia="바탕체" w:hAnsi="Times New Roman" w:cs="Times New Roman"/>
          <w:szCs w:val="23"/>
        </w:rPr>
        <w:t>.</w:t>
      </w:r>
    </w:p>
    <w:p w14:paraId="2DFD9250" w14:textId="5BA47BE4" w:rsidR="005C615B" w:rsidRPr="00C339DE" w:rsidRDefault="005C615B">
      <w:pPr>
        <w:numPr>
          <w:ilvl w:val="0"/>
          <w:numId w:val="53"/>
        </w:numPr>
        <w:wordWrap/>
        <w:adjustRightInd w:val="0"/>
        <w:snapToGrid w:val="0"/>
        <w:spacing w:after="60" w:line="360" w:lineRule="auto"/>
        <w:ind w:left="425" w:hanging="425"/>
        <w:rPr>
          <w:rFonts w:ascii="Times New Roman" w:eastAsia="바탕체" w:hAnsi="Times New Roman" w:cs="Times New Roman"/>
          <w:szCs w:val="23"/>
        </w:rPr>
      </w:pPr>
      <w:r w:rsidRPr="00C339DE">
        <w:rPr>
          <w:rFonts w:ascii="Times New Roman" w:eastAsia="바탕체" w:hAnsi="Times New Roman" w:cs="Times New Roman"/>
          <w:szCs w:val="23"/>
        </w:rPr>
        <w:t>이해관계인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이외의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경업금지의무자가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본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약정을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위반한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경우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위반자는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회사에게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그로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인하여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입은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손해를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배상하여야</w:t>
      </w:r>
      <w:r w:rsidRPr="00C339DE">
        <w:rPr>
          <w:rFonts w:ascii="Times New Roman" w:eastAsia="바탕체" w:hAnsi="Times New Roman" w:cs="Times New Roman"/>
          <w:szCs w:val="23"/>
        </w:rPr>
        <w:t xml:space="preserve"> </w:t>
      </w:r>
      <w:r w:rsidRPr="00C339DE">
        <w:rPr>
          <w:rFonts w:ascii="Times New Roman" w:eastAsia="바탕체" w:hAnsi="Times New Roman" w:cs="Times New Roman"/>
          <w:szCs w:val="23"/>
        </w:rPr>
        <w:t>한다</w:t>
      </w:r>
      <w:r w:rsidRPr="00C339DE">
        <w:rPr>
          <w:rFonts w:ascii="Times New Roman" w:eastAsia="바탕체" w:hAnsi="Times New Roman" w:cs="Times New Roman"/>
          <w:szCs w:val="23"/>
        </w:rPr>
        <w:t>.</w:t>
      </w:r>
    </w:p>
    <w:p w14:paraId="42AF3460" w14:textId="002A11F2" w:rsidR="00BF1C3B" w:rsidRDefault="00BF1C3B">
      <w:pPr>
        <w:widowControl/>
        <w:wordWrap/>
        <w:autoSpaceDE/>
        <w:autoSpaceDN/>
        <w:rPr>
          <w:rFonts w:eastAsiaTheme="minorHAnsi" w:cs="Times New Roman"/>
          <w:kern w:val="0"/>
          <w:szCs w:val="20"/>
        </w:rPr>
      </w:pPr>
      <w:r>
        <w:rPr>
          <w:rFonts w:eastAsiaTheme="minorHAnsi" w:cs="Times New Roman"/>
          <w:kern w:val="0"/>
          <w:szCs w:val="20"/>
        </w:rPr>
        <w:br w:type="page"/>
      </w:r>
    </w:p>
    <w:p w14:paraId="20BC0FA4" w14:textId="7761FC46" w:rsidR="00BF1C3B" w:rsidRPr="00C916CA" w:rsidRDefault="00BF1C3B" w:rsidP="00BF1C3B">
      <w:pPr>
        <w:spacing w:after="0" w:line="240" w:lineRule="auto"/>
        <w:rPr>
          <w:rFonts w:ascii="Times New Roman" w:eastAsia="바탕" w:hAnsi="Times New Roman" w:cs="Times New Roman"/>
          <w:szCs w:val="20"/>
        </w:rPr>
      </w:pPr>
      <w:bookmarkStart w:id="701" w:name="별지4서류목록"/>
      <w:bookmarkEnd w:id="701"/>
      <w:r w:rsidRPr="00C916CA">
        <w:rPr>
          <w:rFonts w:ascii="Times New Roman" w:eastAsia="바탕" w:hAnsi="Times New Roman" w:cs="Times New Roman"/>
          <w:szCs w:val="20"/>
        </w:rPr>
        <w:t>(</w:t>
      </w:r>
      <w:r w:rsidRPr="00C916CA">
        <w:rPr>
          <w:rFonts w:ascii="Times New Roman" w:eastAsia="바탕" w:hAnsi="Times New Roman" w:cs="Times New Roman"/>
          <w:szCs w:val="20"/>
        </w:rPr>
        <w:t>별지</w:t>
      </w:r>
      <w:r w:rsidR="00C916CA" w:rsidRPr="00C916CA">
        <w:rPr>
          <w:rFonts w:ascii="Times New Roman" w:eastAsia="바탕" w:hAnsi="Times New Roman" w:cs="Times New Roman"/>
          <w:szCs w:val="20"/>
        </w:rPr>
        <w:t xml:space="preserve"> </w:t>
      </w:r>
      <w:r w:rsidRPr="00C916CA">
        <w:rPr>
          <w:rFonts w:ascii="Times New Roman" w:eastAsia="바탕" w:hAnsi="Times New Roman" w:cs="Times New Roman"/>
          <w:szCs w:val="20"/>
        </w:rPr>
        <w:t xml:space="preserve">4) </w:t>
      </w:r>
    </w:p>
    <w:p w14:paraId="69B0BE3F" w14:textId="77777777" w:rsidR="00BF1C3B" w:rsidRPr="00C916CA" w:rsidRDefault="00BF1C3B" w:rsidP="00777CCC">
      <w:pPr>
        <w:widowControl/>
        <w:wordWrap/>
        <w:autoSpaceDE/>
        <w:autoSpaceDN/>
        <w:adjustRightInd w:val="0"/>
        <w:snapToGrid w:val="0"/>
        <w:spacing w:after="60" w:line="360" w:lineRule="auto"/>
        <w:jc w:val="center"/>
        <w:rPr>
          <w:rFonts w:ascii="Times New Roman" w:eastAsia="바탕" w:hAnsi="Times New Roman" w:cs="Times New Roman"/>
          <w:b/>
          <w:sz w:val="28"/>
          <w:szCs w:val="28"/>
        </w:rPr>
      </w:pPr>
      <w:r w:rsidRPr="00C916CA">
        <w:rPr>
          <w:rFonts w:ascii="Times New Roman" w:eastAsia="바탕" w:hAnsi="Times New Roman" w:cs="Times New Roman"/>
          <w:b/>
          <w:sz w:val="28"/>
          <w:szCs w:val="28"/>
        </w:rPr>
        <w:t>서류목록</w:t>
      </w:r>
    </w:p>
    <w:p w14:paraId="3C7F7584" w14:textId="77777777" w:rsidR="00BF1C3B" w:rsidRPr="00C916CA" w:rsidRDefault="00BF1C3B" w:rsidP="00777CCC">
      <w:pPr>
        <w:widowControl/>
        <w:wordWrap/>
        <w:autoSpaceDE/>
        <w:autoSpaceDN/>
        <w:adjustRightInd w:val="0"/>
        <w:snapToGrid w:val="0"/>
        <w:spacing w:after="60" w:line="360" w:lineRule="auto"/>
        <w:jc w:val="left"/>
        <w:rPr>
          <w:rFonts w:ascii="Times New Roman" w:eastAsia="바탕" w:hAnsi="Times New Roman" w:cs="Times New Roman"/>
          <w:szCs w:val="20"/>
        </w:rPr>
      </w:pPr>
    </w:p>
    <w:tbl>
      <w:tblPr>
        <w:tblStyle w:val="af6"/>
        <w:tblW w:w="9046" w:type="dxa"/>
        <w:tblLook w:val="04A0" w:firstRow="1" w:lastRow="0" w:firstColumn="1" w:lastColumn="0" w:noHBand="0" w:noVBand="1"/>
      </w:tblPr>
      <w:tblGrid>
        <w:gridCol w:w="705"/>
        <w:gridCol w:w="5688"/>
        <w:gridCol w:w="2653"/>
      </w:tblGrid>
      <w:tr w:rsidR="00BF1C3B" w:rsidRPr="00C916CA" w14:paraId="3237593B" w14:textId="77777777" w:rsidTr="000129D8">
        <w:trPr>
          <w:trHeight w:val="575"/>
        </w:trPr>
        <w:tc>
          <w:tcPr>
            <w:tcW w:w="9046" w:type="dxa"/>
            <w:gridSpan w:val="3"/>
            <w:vAlign w:val="center"/>
          </w:tcPr>
          <w:p w14:paraId="00CC21BF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  <w:rPr>
                <w:b/>
              </w:rPr>
            </w:pPr>
            <w:r w:rsidRPr="00C916CA">
              <w:rPr>
                <w:b/>
              </w:rPr>
              <w:t>투자</w:t>
            </w:r>
            <w:r w:rsidRPr="00C916CA">
              <w:rPr>
                <w:b/>
              </w:rPr>
              <w:t>(</w:t>
            </w:r>
            <w:proofErr w:type="spellStart"/>
            <w:r w:rsidRPr="00C916CA">
              <w:rPr>
                <w:b/>
              </w:rPr>
              <w:t>주금납입</w:t>
            </w:r>
            <w:proofErr w:type="spellEnd"/>
            <w:r w:rsidRPr="00C916CA">
              <w:rPr>
                <w:b/>
              </w:rPr>
              <w:t xml:space="preserve">) </w:t>
            </w:r>
            <w:r w:rsidRPr="00C916CA">
              <w:rPr>
                <w:b/>
              </w:rPr>
              <w:t>전</w:t>
            </w:r>
          </w:p>
        </w:tc>
      </w:tr>
      <w:tr w:rsidR="00BF1C3B" w:rsidRPr="00C916CA" w14:paraId="5E801480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1066F2CC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1</w:t>
            </w:r>
          </w:p>
        </w:tc>
        <w:tc>
          <w:tcPr>
            <w:tcW w:w="5688" w:type="dxa"/>
            <w:vAlign w:val="center"/>
          </w:tcPr>
          <w:p w14:paraId="587D2A3A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신주인수계약서</w:t>
            </w:r>
            <w:r w:rsidRPr="00C916CA">
              <w:t xml:space="preserve"> </w:t>
            </w:r>
            <w:r w:rsidRPr="00C916CA">
              <w:t>및</w:t>
            </w:r>
            <w:r w:rsidRPr="00C916CA">
              <w:t xml:space="preserve"> </w:t>
            </w:r>
            <w:r w:rsidRPr="00C916CA">
              <w:t>부속서류</w:t>
            </w:r>
          </w:p>
        </w:tc>
        <w:tc>
          <w:tcPr>
            <w:tcW w:w="2651" w:type="dxa"/>
            <w:vAlign w:val="center"/>
          </w:tcPr>
          <w:p w14:paraId="54C9D869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</w:p>
        </w:tc>
      </w:tr>
      <w:tr w:rsidR="00BF1C3B" w:rsidRPr="00C916CA" w14:paraId="6AA94E88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729F62F7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2</w:t>
            </w:r>
          </w:p>
        </w:tc>
        <w:tc>
          <w:tcPr>
            <w:tcW w:w="5688" w:type="dxa"/>
            <w:vAlign w:val="center"/>
          </w:tcPr>
          <w:p w14:paraId="67A49038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신주청약서</w:t>
            </w:r>
            <w:r w:rsidRPr="00C916CA">
              <w:t xml:space="preserve"> </w:t>
            </w:r>
            <w:r w:rsidRPr="00C916CA">
              <w:t>및</w:t>
            </w:r>
            <w:r w:rsidRPr="00C916CA">
              <w:t xml:space="preserve"> </w:t>
            </w:r>
            <w:r w:rsidRPr="00C916CA">
              <w:t>배정통지서</w:t>
            </w:r>
          </w:p>
        </w:tc>
        <w:tc>
          <w:tcPr>
            <w:tcW w:w="2651" w:type="dxa"/>
            <w:vAlign w:val="center"/>
          </w:tcPr>
          <w:p w14:paraId="2F3DA32A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</w:p>
        </w:tc>
      </w:tr>
      <w:tr w:rsidR="00BF1C3B" w:rsidRPr="00C916CA" w14:paraId="108E4853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7C36B429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3</w:t>
            </w:r>
          </w:p>
        </w:tc>
        <w:tc>
          <w:tcPr>
            <w:tcW w:w="5688" w:type="dxa"/>
            <w:vAlign w:val="center"/>
          </w:tcPr>
          <w:p w14:paraId="59AA734B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주주명부</w:t>
            </w:r>
          </w:p>
        </w:tc>
        <w:tc>
          <w:tcPr>
            <w:tcW w:w="2651" w:type="dxa"/>
            <w:vAlign w:val="center"/>
          </w:tcPr>
          <w:p w14:paraId="7B15DB62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증자</w:t>
            </w:r>
            <w:r w:rsidRPr="00C916CA">
              <w:t xml:space="preserve"> </w:t>
            </w:r>
            <w:r w:rsidRPr="00C916CA">
              <w:t>전</w:t>
            </w:r>
            <w:r w:rsidRPr="00C916CA">
              <w:t xml:space="preserve">, </w:t>
            </w:r>
            <w:r w:rsidRPr="00C916CA">
              <w:t>기준일</w:t>
            </w:r>
            <w:r w:rsidRPr="00C916CA">
              <w:t xml:space="preserve"> </w:t>
            </w:r>
            <w:r w:rsidRPr="00C916CA">
              <w:t>표기</w:t>
            </w:r>
          </w:p>
        </w:tc>
      </w:tr>
      <w:tr w:rsidR="00BF1C3B" w:rsidRPr="00C916CA" w14:paraId="40DDEF38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3D79463C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4</w:t>
            </w:r>
          </w:p>
        </w:tc>
        <w:tc>
          <w:tcPr>
            <w:tcW w:w="5688" w:type="dxa"/>
            <w:vAlign w:val="center"/>
          </w:tcPr>
          <w:p w14:paraId="70883A78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법인등기부등본</w:t>
            </w:r>
          </w:p>
        </w:tc>
        <w:tc>
          <w:tcPr>
            <w:tcW w:w="2651" w:type="dxa"/>
            <w:vAlign w:val="center"/>
          </w:tcPr>
          <w:p w14:paraId="35380328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증자</w:t>
            </w:r>
            <w:r w:rsidRPr="00C916CA">
              <w:t xml:space="preserve"> </w:t>
            </w:r>
            <w:r w:rsidRPr="00C916CA">
              <w:t>전</w:t>
            </w:r>
          </w:p>
        </w:tc>
      </w:tr>
      <w:tr w:rsidR="00BF1C3B" w:rsidRPr="00C916CA" w14:paraId="56F24584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1D2F2172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5</w:t>
            </w:r>
          </w:p>
        </w:tc>
        <w:tc>
          <w:tcPr>
            <w:tcW w:w="5688" w:type="dxa"/>
            <w:vAlign w:val="center"/>
          </w:tcPr>
          <w:p w14:paraId="3422CDAF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사업자등록증</w:t>
            </w:r>
            <w:r w:rsidRPr="00C916CA">
              <w:t xml:space="preserve"> </w:t>
            </w:r>
            <w:r w:rsidRPr="00C916CA">
              <w:t>사본</w:t>
            </w:r>
          </w:p>
        </w:tc>
        <w:tc>
          <w:tcPr>
            <w:tcW w:w="2651" w:type="dxa"/>
            <w:vAlign w:val="center"/>
          </w:tcPr>
          <w:p w14:paraId="3639800D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지점</w:t>
            </w:r>
            <w:r w:rsidRPr="00C916CA">
              <w:t xml:space="preserve"> </w:t>
            </w:r>
            <w:r w:rsidRPr="00C916CA">
              <w:t>기재</w:t>
            </w:r>
          </w:p>
        </w:tc>
      </w:tr>
      <w:tr w:rsidR="00BF1C3B" w:rsidRPr="00C916CA" w14:paraId="03E3ABBB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2761CE25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6</w:t>
            </w:r>
          </w:p>
        </w:tc>
        <w:tc>
          <w:tcPr>
            <w:tcW w:w="5688" w:type="dxa"/>
            <w:vAlign w:val="center"/>
          </w:tcPr>
          <w:p w14:paraId="6E2E1836" w14:textId="0151BA91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법인인감증명서</w:t>
            </w:r>
          </w:p>
        </w:tc>
        <w:tc>
          <w:tcPr>
            <w:tcW w:w="2651" w:type="dxa"/>
            <w:vAlign w:val="center"/>
          </w:tcPr>
          <w:p w14:paraId="7963C759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</w:p>
        </w:tc>
      </w:tr>
      <w:tr w:rsidR="00BF1C3B" w:rsidRPr="00C916CA" w14:paraId="398808EF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503FC4ED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7</w:t>
            </w:r>
          </w:p>
        </w:tc>
        <w:tc>
          <w:tcPr>
            <w:tcW w:w="5688" w:type="dxa"/>
            <w:vAlign w:val="center"/>
          </w:tcPr>
          <w:p w14:paraId="3972A771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이해관계인</w:t>
            </w:r>
            <w:r w:rsidRPr="00C916CA">
              <w:t xml:space="preserve"> </w:t>
            </w:r>
            <w:r w:rsidRPr="00C916CA">
              <w:t>개인</w:t>
            </w:r>
            <w:r w:rsidRPr="00C916CA">
              <w:t xml:space="preserve"> </w:t>
            </w:r>
            <w:r w:rsidRPr="00C916CA">
              <w:t>인감증명서</w:t>
            </w:r>
          </w:p>
        </w:tc>
        <w:tc>
          <w:tcPr>
            <w:tcW w:w="2651" w:type="dxa"/>
            <w:vAlign w:val="center"/>
          </w:tcPr>
          <w:p w14:paraId="7E8E70BD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</w:p>
        </w:tc>
      </w:tr>
      <w:tr w:rsidR="00BF1C3B" w:rsidRPr="00C916CA" w14:paraId="6C89B503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32CB7F7C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8</w:t>
            </w:r>
          </w:p>
        </w:tc>
        <w:tc>
          <w:tcPr>
            <w:tcW w:w="5688" w:type="dxa"/>
            <w:vAlign w:val="center"/>
          </w:tcPr>
          <w:p w14:paraId="43E6768A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정관</w:t>
            </w:r>
          </w:p>
        </w:tc>
        <w:tc>
          <w:tcPr>
            <w:tcW w:w="2651" w:type="dxa"/>
            <w:vAlign w:val="center"/>
          </w:tcPr>
          <w:p w14:paraId="7B5E5256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proofErr w:type="spellStart"/>
            <w:r w:rsidRPr="00C916CA">
              <w:t>원본대조필</w:t>
            </w:r>
            <w:proofErr w:type="spellEnd"/>
          </w:p>
        </w:tc>
      </w:tr>
      <w:tr w:rsidR="00BF1C3B" w:rsidRPr="00C916CA" w14:paraId="448208CC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79F21305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9</w:t>
            </w:r>
          </w:p>
        </w:tc>
        <w:tc>
          <w:tcPr>
            <w:tcW w:w="5688" w:type="dxa"/>
            <w:vAlign w:val="center"/>
          </w:tcPr>
          <w:p w14:paraId="56D0AC6A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이사회의사록</w:t>
            </w:r>
            <w:r w:rsidRPr="00C916CA">
              <w:t>(</w:t>
            </w:r>
            <w:r w:rsidRPr="00C916CA">
              <w:t>해당</w:t>
            </w:r>
            <w:r w:rsidRPr="00C916CA">
              <w:t xml:space="preserve"> </w:t>
            </w:r>
            <w:r w:rsidRPr="00C916CA">
              <w:t>시</w:t>
            </w:r>
            <w:r w:rsidRPr="00C916CA">
              <w:t xml:space="preserve"> </w:t>
            </w:r>
            <w:r w:rsidRPr="00C916CA">
              <w:t>임시주주총회</w:t>
            </w:r>
            <w:r w:rsidRPr="00C916CA">
              <w:t xml:space="preserve"> </w:t>
            </w:r>
            <w:r w:rsidRPr="00C916CA">
              <w:t>의사록</w:t>
            </w:r>
            <w:r w:rsidRPr="00C916CA">
              <w:t>)</w:t>
            </w:r>
          </w:p>
        </w:tc>
        <w:tc>
          <w:tcPr>
            <w:tcW w:w="2651" w:type="dxa"/>
            <w:vAlign w:val="center"/>
          </w:tcPr>
          <w:p w14:paraId="1E733341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proofErr w:type="spellStart"/>
            <w:r w:rsidRPr="00C916CA">
              <w:t>원본대조필</w:t>
            </w:r>
            <w:proofErr w:type="spellEnd"/>
          </w:p>
        </w:tc>
      </w:tr>
      <w:tr w:rsidR="00BF1C3B" w:rsidRPr="00C916CA" w14:paraId="55BCB5C3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4B985F30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10</w:t>
            </w:r>
          </w:p>
        </w:tc>
        <w:tc>
          <w:tcPr>
            <w:tcW w:w="5688" w:type="dxa"/>
            <w:vAlign w:val="center"/>
          </w:tcPr>
          <w:p w14:paraId="2F888F8D" w14:textId="21492633" w:rsidR="00BF1C3B" w:rsidRPr="00C916CA" w:rsidRDefault="00403FFD" w:rsidP="000129D8">
            <w:pPr>
              <w:wordWrap/>
              <w:adjustRightInd w:val="0"/>
              <w:snapToGrid w:val="0"/>
              <w:spacing w:line="360" w:lineRule="auto"/>
            </w:pPr>
            <w:r>
              <w:rPr>
                <w:rFonts w:hint="eastAsia"/>
              </w:rPr>
              <w:t>퇴사제한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경업금지약정서</w:t>
            </w:r>
          </w:p>
        </w:tc>
        <w:tc>
          <w:tcPr>
            <w:tcW w:w="2651" w:type="dxa"/>
            <w:vAlign w:val="center"/>
          </w:tcPr>
          <w:p w14:paraId="24F7E945" w14:textId="04316B49" w:rsidR="00BF1C3B" w:rsidRPr="00C916CA" w:rsidRDefault="00403FFD" w:rsidP="000129D8">
            <w:pPr>
              <w:wordWrap/>
              <w:adjustRightInd w:val="0"/>
              <w:snapToGrid w:val="0"/>
              <w:spacing w:line="360" w:lineRule="auto"/>
            </w:pP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</w:p>
        </w:tc>
      </w:tr>
      <w:tr w:rsidR="00BF1C3B" w:rsidRPr="00C916CA" w14:paraId="6F065FCD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4395CE6F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11</w:t>
            </w:r>
          </w:p>
        </w:tc>
        <w:tc>
          <w:tcPr>
            <w:tcW w:w="5688" w:type="dxa"/>
            <w:vAlign w:val="center"/>
          </w:tcPr>
          <w:p w14:paraId="651D54EF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상법</w:t>
            </w:r>
            <w:r w:rsidRPr="00C916CA">
              <w:t xml:space="preserve"> </w:t>
            </w:r>
            <w:r w:rsidRPr="00C916CA">
              <w:t>제</w:t>
            </w:r>
            <w:r w:rsidRPr="00C916CA">
              <w:t>418</w:t>
            </w:r>
            <w:r w:rsidRPr="00C916CA">
              <w:t>조</w:t>
            </w:r>
            <w:r w:rsidRPr="00C916CA">
              <w:t xml:space="preserve"> </w:t>
            </w:r>
            <w:r w:rsidRPr="00C916CA">
              <w:t>제</w:t>
            </w:r>
            <w:r w:rsidRPr="00C916CA">
              <w:t>4</w:t>
            </w:r>
            <w:r w:rsidRPr="00C916CA">
              <w:t>항</w:t>
            </w:r>
            <w:r w:rsidRPr="00C916CA">
              <w:t xml:space="preserve"> </w:t>
            </w:r>
            <w:r w:rsidRPr="00C916CA">
              <w:t>관련</w:t>
            </w:r>
            <w:r w:rsidRPr="00C916CA">
              <w:t xml:space="preserve"> </w:t>
            </w:r>
            <w:r w:rsidRPr="00C916CA">
              <w:t>주주통지</w:t>
            </w:r>
            <w:r w:rsidRPr="00C916CA">
              <w:t xml:space="preserve"> </w:t>
            </w:r>
            <w:r w:rsidRPr="00C916CA">
              <w:t>또는</w:t>
            </w:r>
            <w:r w:rsidRPr="00C916CA">
              <w:t xml:space="preserve"> </w:t>
            </w:r>
            <w:r w:rsidRPr="00C916CA">
              <w:t>공고</w:t>
            </w:r>
            <w:r w:rsidRPr="00C916CA">
              <w:t xml:space="preserve"> </w:t>
            </w:r>
            <w:r w:rsidRPr="00C916CA">
              <w:t>증빙</w:t>
            </w:r>
            <w:r w:rsidRPr="00C916CA">
              <w:t xml:space="preserve"> </w:t>
            </w:r>
            <w:r w:rsidRPr="00C916CA">
              <w:t>서류</w:t>
            </w:r>
          </w:p>
        </w:tc>
        <w:tc>
          <w:tcPr>
            <w:tcW w:w="2651" w:type="dxa"/>
            <w:vAlign w:val="center"/>
          </w:tcPr>
          <w:p w14:paraId="31504225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</w:p>
        </w:tc>
      </w:tr>
      <w:tr w:rsidR="00BF1C3B" w:rsidRPr="00C916CA" w14:paraId="3E8A5DF4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62963DEC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12</w:t>
            </w:r>
          </w:p>
        </w:tc>
        <w:tc>
          <w:tcPr>
            <w:tcW w:w="5688" w:type="dxa"/>
            <w:vAlign w:val="center"/>
          </w:tcPr>
          <w:p w14:paraId="38D269B7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당해</w:t>
            </w:r>
            <w:r w:rsidRPr="00C916CA">
              <w:t xml:space="preserve"> </w:t>
            </w:r>
            <w:r w:rsidRPr="00C916CA">
              <w:t>투자</w:t>
            </w:r>
            <w:r w:rsidRPr="00C916CA">
              <w:t xml:space="preserve"> </w:t>
            </w:r>
            <w:r w:rsidRPr="00C916CA">
              <w:t>관련</w:t>
            </w:r>
            <w:r w:rsidRPr="00C916CA">
              <w:t xml:space="preserve"> </w:t>
            </w:r>
            <w:r w:rsidRPr="00C916CA">
              <w:t>제</w:t>
            </w:r>
            <w:r w:rsidRPr="00C916CA">
              <w:t>3</w:t>
            </w:r>
            <w:r w:rsidRPr="00C916CA">
              <w:t>자의</w:t>
            </w:r>
            <w:r w:rsidRPr="00C916CA">
              <w:t xml:space="preserve"> </w:t>
            </w:r>
            <w:r w:rsidRPr="00C916CA">
              <w:t>동의가</w:t>
            </w:r>
            <w:r w:rsidRPr="00C916CA">
              <w:t xml:space="preserve"> </w:t>
            </w:r>
            <w:r w:rsidRPr="00C916CA">
              <w:t>필요한</w:t>
            </w:r>
            <w:r w:rsidRPr="00C916CA">
              <w:t xml:space="preserve"> </w:t>
            </w:r>
            <w:r w:rsidRPr="00C916CA">
              <w:t>경우</w:t>
            </w:r>
            <w:r w:rsidRPr="00C916CA">
              <w:t xml:space="preserve"> </w:t>
            </w:r>
            <w:r w:rsidRPr="00C916CA">
              <w:t>동의서</w:t>
            </w:r>
            <w:r w:rsidRPr="00C916CA">
              <w:t xml:space="preserve"> </w:t>
            </w:r>
            <w:r w:rsidRPr="00C916CA">
              <w:t>사본</w:t>
            </w:r>
          </w:p>
        </w:tc>
        <w:tc>
          <w:tcPr>
            <w:tcW w:w="2651" w:type="dxa"/>
            <w:vAlign w:val="center"/>
          </w:tcPr>
          <w:p w14:paraId="7B2E694B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</w:p>
        </w:tc>
      </w:tr>
      <w:tr w:rsidR="00BF1C3B" w:rsidRPr="00C916CA" w14:paraId="2264C9BA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5D432F48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13</w:t>
            </w:r>
          </w:p>
        </w:tc>
        <w:tc>
          <w:tcPr>
            <w:tcW w:w="5688" w:type="dxa"/>
            <w:vAlign w:val="center"/>
          </w:tcPr>
          <w:p w14:paraId="7579CE98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기타</w:t>
            </w:r>
            <w:r w:rsidRPr="00C916CA">
              <w:t xml:space="preserve"> </w:t>
            </w:r>
            <w:r w:rsidRPr="00C916CA">
              <w:t>특약</w:t>
            </w:r>
            <w:r w:rsidRPr="00C916CA">
              <w:t xml:space="preserve"> </w:t>
            </w:r>
            <w:r w:rsidRPr="00C916CA">
              <w:t>관련</w:t>
            </w:r>
            <w:r w:rsidRPr="00C916CA">
              <w:t xml:space="preserve"> </w:t>
            </w:r>
            <w:r w:rsidRPr="00C916CA">
              <w:t>서류</w:t>
            </w:r>
          </w:p>
        </w:tc>
        <w:tc>
          <w:tcPr>
            <w:tcW w:w="2651" w:type="dxa"/>
            <w:vAlign w:val="center"/>
          </w:tcPr>
          <w:p w14:paraId="5CF79D92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해당</w:t>
            </w:r>
            <w:r w:rsidRPr="00C916CA">
              <w:t xml:space="preserve"> </w:t>
            </w:r>
            <w:r w:rsidRPr="00C916CA">
              <w:t>시</w:t>
            </w:r>
          </w:p>
        </w:tc>
      </w:tr>
      <w:tr w:rsidR="00BF1C3B" w:rsidRPr="00C916CA" w14:paraId="5EE2B901" w14:textId="77777777" w:rsidTr="000129D8">
        <w:trPr>
          <w:trHeight w:val="575"/>
        </w:trPr>
        <w:tc>
          <w:tcPr>
            <w:tcW w:w="9046" w:type="dxa"/>
            <w:gridSpan w:val="3"/>
            <w:vAlign w:val="center"/>
          </w:tcPr>
          <w:p w14:paraId="0F9B9653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  <w:jc w:val="left"/>
              <w:rPr>
                <w:b/>
              </w:rPr>
            </w:pPr>
            <w:r w:rsidRPr="00C916CA">
              <w:rPr>
                <w:b/>
              </w:rPr>
              <w:t>투자</w:t>
            </w:r>
            <w:r w:rsidRPr="00C916CA">
              <w:rPr>
                <w:b/>
              </w:rPr>
              <w:t>(</w:t>
            </w:r>
            <w:proofErr w:type="spellStart"/>
            <w:r w:rsidRPr="00C916CA">
              <w:rPr>
                <w:b/>
              </w:rPr>
              <w:t>주금납입</w:t>
            </w:r>
            <w:proofErr w:type="spellEnd"/>
            <w:r w:rsidRPr="00C916CA">
              <w:rPr>
                <w:b/>
              </w:rPr>
              <w:t xml:space="preserve">) </w:t>
            </w:r>
            <w:r w:rsidRPr="00C916CA">
              <w:rPr>
                <w:b/>
              </w:rPr>
              <w:t>후</w:t>
            </w:r>
          </w:p>
        </w:tc>
      </w:tr>
      <w:tr w:rsidR="00BF1C3B" w:rsidRPr="00C916CA" w14:paraId="77088543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3AE046D0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1</w:t>
            </w:r>
          </w:p>
        </w:tc>
        <w:tc>
          <w:tcPr>
            <w:tcW w:w="5688" w:type="dxa"/>
            <w:vAlign w:val="center"/>
          </w:tcPr>
          <w:p w14:paraId="49095F2C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주권</w:t>
            </w:r>
            <w:r w:rsidRPr="00C916CA">
              <w:t xml:space="preserve"> </w:t>
            </w:r>
            <w:r w:rsidRPr="00C916CA">
              <w:t>또는</w:t>
            </w:r>
            <w:r w:rsidRPr="00C916CA">
              <w:t xml:space="preserve"> </w:t>
            </w:r>
            <w:r w:rsidRPr="00C916CA">
              <w:t>주권</w:t>
            </w:r>
            <w:r w:rsidRPr="00C916CA">
              <w:t xml:space="preserve"> </w:t>
            </w:r>
            <w:proofErr w:type="spellStart"/>
            <w:r w:rsidRPr="00C916CA">
              <w:t>미발행</w:t>
            </w:r>
            <w:proofErr w:type="spellEnd"/>
            <w:r w:rsidRPr="00C916CA">
              <w:t xml:space="preserve"> </w:t>
            </w:r>
            <w:r w:rsidRPr="00C916CA">
              <w:t>확인서</w:t>
            </w:r>
          </w:p>
        </w:tc>
        <w:tc>
          <w:tcPr>
            <w:tcW w:w="2651" w:type="dxa"/>
            <w:vAlign w:val="center"/>
          </w:tcPr>
          <w:p w14:paraId="0794EB03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</w:p>
        </w:tc>
      </w:tr>
      <w:tr w:rsidR="00BF1C3B" w:rsidRPr="00C916CA" w14:paraId="10B02763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1CED5DDE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2</w:t>
            </w:r>
          </w:p>
        </w:tc>
        <w:tc>
          <w:tcPr>
            <w:tcW w:w="5688" w:type="dxa"/>
            <w:vAlign w:val="center"/>
          </w:tcPr>
          <w:p w14:paraId="5936D14F" w14:textId="394BECFA" w:rsidR="00BF1C3B" w:rsidRPr="009B532F" w:rsidRDefault="009B532F" w:rsidP="000129D8">
            <w:pPr>
              <w:wordWrap/>
              <w:adjustRightInd w:val="0"/>
              <w:snapToGrid w:val="0"/>
              <w:spacing w:line="360" w:lineRule="auto"/>
            </w:pPr>
            <w:proofErr w:type="spellStart"/>
            <w:r>
              <w:rPr>
                <w:rFonts w:hint="eastAsia"/>
              </w:rPr>
              <w:t>주금납입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영수증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경우에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t>“</w:t>
            </w:r>
            <w:proofErr w:type="spellStart"/>
            <w:r>
              <w:rPr>
                <w:rFonts w:hint="eastAsia"/>
              </w:rPr>
              <w:t>주금납입계좌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잔고증명서</w:t>
            </w:r>
            <w:r>
              <w:t>”)</w:t>
            </w:r>
          </w:p>
        </w:tc>
        <w:tc>
          <w:tcPr>
            <w:tcW w:w="2651" w:type="dxa"/>
            <w:vAlign w:val="center"/>
          </w:tcPr>
          <w:p w14:paraId="27089E5D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은행발행</w:t>
            </w:r>
          </w:p>
        </w:tc>
      </w:tr>
      <w:tr w:rsidR="00BF1C3B" w:rsidRPr="00C916CA" w14:paraId="0E3805BD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50E3AD06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3</w:t>
            </w:r>
          </w:p>
        </w:tc>
        <w:tc>
          <w:tcPr>
            <w:tcW w:w="5688" w:type="dxa"/>
            <w:vAlign w:val="center"/>
          </w:tcPr>
          <w:p w14:paraId="49719187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주주명부</w:t>
            </w:r>
          </w:p>
        </w:tc>
        <w:tc>
          <w:tcPr>
            <w:tcW w:w="2651" w:type="dxa"/>
            <w:vAlign w:val="center"/>
          </w:tcPr>
          <w:p w14:paraId="24E8B36C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증자</w:t>
            </w:r>
            <w:r w:rsidRPr="00C916CA">
              <w:t xml:space="preserve"> </w:t>
            </w:r>
            <w:r w:rsidRPr="00C916CA">
              <w:t>후</w:t>
            </w:r>
            <w:r w:rsidRPr="00C916CA">
              <w:t xml:space="preserve">, </w:t>
            </w:r>
            <w:r w:rsidRPr="00C916CA">
              <w:t>기준일</w:t>
            </w:r>
            <w:r w:rsidRPr="00C916CA">
              <w:t xml:space="preserve"> </w:t>
            </w:r>
            <w:r w:rsidRPr="00C916CA">
              <w:t>표기</w:t>
            </w:r>
          </w:p>
        </w:tc>
      </w:tr>
      <w:tr w:rsidR="00BF1C3B" w:rsidRPr="00C916CA" w14:paraId="0BBCFA4B" w14:textId="77777777" w:rsidTr="000129D8">
        <w:trPr>
          <w:trHeight w:val="575"/>
        </w:trPr>
        <w:tc>
          <w:tcPr>
            <w:tcW w:w="705" w:type="dxa"/>
            <w:vAlign w:val="center"/>
          </w:tcPr>
          <w:p w14:paraId="1640CC6D" w14:textId="77777777" w:rsidR="00BF1C3B" w:rsidRPr="00C916CA" w:rsidRDefault="00BF1C3B" w:rsidP="00777CCC">
            <w:pPr>
              <w:wordWrap/>
              <w:adjustRightInd w:val="0"/>
              <w:snapToGrid w:val="0"/>
              <w:spacing w:after="60" w:line="360" w:lineRule="auto"/>
              <w:jc w:val="center"/>
            </w:pPr>
            <w:r w:rsidRPr="00C916CA">
              <w:t>4</w:t>
            </w:r>
          </w:p>
        </w:tc>
        <w:tc>
          <w:tcPr>
            <w:tcW w:w="5688" w:type="dxa"/>
            <w:vAlign w:val="center"/>
          </w:tcPr>
          <w:p w14:paraId="4EEF1DE1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법인등기부등본</w:t>
            </w:r>
          </w:p>
        </w:tc>
        <w:tc>
          <w:tcPr>
            <w:tcW w:w="2651" w:type="dxa"/>
            <w:vAlign w:val="center"/>
          </w:tcPr>
          <w:p w14:paraId="465A27FD" w14:textId="77777777" w:rsidR="00BF1C3B" w:rsidRPr="00C916CA" w:rsidRDefault="00BF1C3B" w:rsidP="000129D8">
            <w:pPr>
              <w:wordWrap/>
              <w:adjustRightInd w:val="0"/>
              <w:snapToGrid w:val="0"/>
              <w:spacing w:line="360" w:lineRule="auto"/>
            </w:pPr>
            <w:r w:rsidRPr="00C916CA">
              <w:t>증자</w:t>
            </w:r>
            <w:r w:rsidRPr="00C916CA">
              <w:t xml:space="preserve"> </w:t>
            </w:r>
            <w:r w:rsidRPr="00C916CA">
              <w:t>후</w:t>
            </w:r>
          </w:p>
        </w:tc>
      </w:tr>
    </w:tbl>
    <w:p w14:paraId="5E777AE4" w14:textId="77777777" w:rsidR="00CE0970" w:rsidRDefault="00CE0970" w:rsidP="00777CCC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" w:hAnsi="Times New Roman" w:cs="Times New Roman"/>
          <w:b/>
          <w:szCs w:val="20"/>
        </w:rPr>
        <w:sectPr w:rsidR="00CE0970" w:rsidSect="006D56AE">
          <w:footerReference w:type="default" r:id="rId19"/>
          <w:type w:val="continuous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6F8C24A6" w14:textId="3FA8F447" w:rsidR="00BF1C3B" w:rsidRPr="00C916CA" w:rsidRDefault="00BF1C3B" w:rsidP="00777CCC">
      <w:pPr>
        <w:widowControl/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C916CA">
        <w:rPr>
          <w:rFonts w:ascii="Times New Roman" w:eastAsia="바탕체" w:hAnsi="Times New Roman" w:cs="Times New Roman"/>
          <w:szCs w:val="20"/>
        </w:rPr>
        <w:t>(</w:t>
      </w:r>
      <w:r w:rsidRPr="00C916CA">
        <w:rPr>
          <w:rFonts w:ascii="Times New Roman" w:eastAsia="바탕체" w:hAnsi="Times New Roman" w:cs="Times New Roman"/>
          <w:szCs w:val="20"/>
        </w:rPr>
        <w:t>첨부</w:t>
      </w:r>
      <w:r w:rsidRPr="00C916CA">
        <w:rPr>
          <w:rFonts w:ascii="Times New Roman" w:eastAsia="바탕체" w:hAnsi="Times New Roman" w:cs="Times New Roman"/>
          <w:szCs w:val="20"/>
        </w:rPr>
        <w:t xml:space="preserve"> 1)</w:t>
      </w:r>
    </w:p>
    <w:p w14:paraId="6E66E824" w14:textId="77777777" w:rsidR="00BF1C3B" w:rsidRPr="00777CCC" w:rsidRDefault="00BF1C3B" w:rsidP="00777CCC">
      <w:pPr>
        <w:wordWrap/>
        <w:adjustRightInd w:val="0"/>
        <w:snapToGrid w:val="0"/>
        <w:spacing w:after="60" w:line="360" w:lineRule="auto"/>
        <w:jc w:val="center"/>
        <w:rPr>
          <w:rFonts w:ascii="Times New Roman" w:eastAsia="바탕체" w:hAnsi="Times New Roman" w:cs="Times New Roman"/>
          <w:b/>
          <w:sz w:val="28"/>
          <w:u w:val="single"/>
        </w:rPr>
      </w:pPr>
      <w:bookmarkStart w:id="702" w:name="_Toc534620366"/>
      <w:r w:rsidRPr="00777CCC">
        <w:rPr>
          <w:rFonts w:ascii="Times New Roman" w:eastAsia="바탕체" w:hAnsi="Times New Roman" w:cs="Times New Roman"/>
          <w:b/>
          <w:sz w:val="28"/>
          <w:u w:val="single"/>
        </w:rPr>
        <w:t>고객공지확인서</w:t>
      </w:r>
      <w:bookmarkEnd w:id="702"/>
    </w:p>
    <w:p w14:paraId="7CE4A662" w14:textId="77777777" w:rsidR="00BF1C3B" w:rsidRPr="00777CCC" w:rsidRDefault="00BF1C3B" w:rsidP="00C916CA">
      <w:pPr>
        <w:wordWrap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Cs/>
          <w:sz w:val="22"/>
        </w:rPr>
      </w:pPr>
    </w:p>
    <w:p w14:paraId="6AD000CC" w14:textId="2E9A8A67" w:rsidR="00BF1C3B" w:rsidRPr="00777CCC" w:rsidRDefault="00C916CA" w:rsidP="00C916CA">
      <w:pPr>
        <w:wordWrap/>
        <w:autoSpaceDE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Cs/>
          <w:kern w:val="3"/>
          <w:sz w:val="22"/>
        </w:rPr>
      </w:pPr>
      <w:r w:rsidRPr="00777CCC">
        <w:rPr>
          <w:rFonts w:ascii="바탕체" w:eastAsia="바탕체" w:hAnsi="바탕체" w:cs="Times New Roman" w:hint="eastAsia"/>
          <w:bCs/>
          <w:kern w:val="3"/>
          <w:sz w:val="22"/>
        </w:rPr>
        <w:t>「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특정금융거래정보의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보고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및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이용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등에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관한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proofErr w:type="spellStart"/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법률</w:t>
      </w:r>
      <w:r w:rsidRPr="00777CCC">
        <w:rPr>
          <w:rFonts w:ascii="바탕체" w:eastAsia="바탕체" w:hAnsi="바탕체" w:cs="Times New Roman" w:hint="eastAsia"/>
          <w:bCs/>
          <w:kern w:val="3"/>
          <w:sz w:val="22"/>
        </w:rPr>
        <w:t>」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에</w:t>
      </w:r>
      <w:proofErr w:type="spellEnd"/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따라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금융거래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시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고객께서는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고객확인에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필요한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정보를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제공하셔야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하며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,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고객님이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제공하신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정보는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동법의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용도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외의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목적으로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사용되지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않습니다</w:t>
      </w:r>
      <w:r w:rsidR="00BF1C3B" w:rsidRPr="00777CCC">
        <w:rPr>
          <w:rFonts w:ascii="Times New Roman" w:eastAsia="바탕체" w:hAnsi="Times New Roman" w:cs="Times New Roman"/>
          <w:bCs/>
          <w:kern w:val="3"/>
          <w:sz w:val="22"/>
        </w:rPr>
        <w:t>.</w:t>
      </w:r>
    </w:p>
    <w:p w14:paraId="48BB9469" w14:textId="77777777" w:rsidR="00BF1C3B" w:rsidRPr="00777CCC" w:rsidRDefault="00BF1C3B" w:rsidP="00C916CA">
      <w:pPr>
        <w:wordWrap/>
        <w:autoSpaceDE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Cs/>
          <w:kern w:val="3"/>
          <w:sz w:val="22"/>
        </w:rPr>
      </w:pP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당사는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기재된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정보를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검증하기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위하여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추가적인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문서와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자료를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요청할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수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있으며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,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요청된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정보제출을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거부하거나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검증이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충분히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수행되지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않을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경우에는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고객님에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대한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금융거래가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거절될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수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있습니다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.</w:t>
      </w:r>
    </w:p>
    <w:p w14:paraId="5F395530" w14:textId="519914EB" w:rsidR="00BF1C3B" w:rsidRPr="00777CCC" w:rsidRDefault="00BF1C3B" w:rsidP="00C916CA">
      <w:pPr>
        <w:wordWrap/>
        <w:autoSpaceDE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Cs/>
          <w:sz w:val="22"/>
        </w:rPr>
      </w:pP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※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대리인에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의한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금융거래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시에는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본인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(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명의인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)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과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대리인의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정보를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함께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기재하셔야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합니다</w:t>
      </w:r>
      <w:r w:rsidRPr="00777CCC">
        <w:rPr>
          <w:rFonts w:ascii="Times New Roman" w:eastAsia="바탕체" w:hAnsi="Times New Roman" w:cs="Times New Roman"/>
          <w:bCs/>
          <w:kern w:val="3"/>
          <w:sz w:val="22"/>
        </w:rPr>
        <w:t>.</w:t>
      </w:r>
    </w:p>
    <w:p w14:paraId="3585F27F" w14:textId="77777777" w:rsidR="00BF1C3B" w:rsidRPr="00777CCC" w:rsidRDefault="00BF1C3B" w:rsidP="00C916CA">
      <w:pPr>
        <w:wordWrap/>
        <w:adjustRightInd w:val="0"/>
        <w:snapToGrid w:val="0"/>
        <w:spacing w:after="60" w:line="360" w:lineRule="auto"/>
        <w:jc w:val="left"/>
        <w:rPr>
          <w:rFonts w:ascii="Times New Roman" w:eastAsia="바탕체" w:hAnsi="Times New Roman" w:cs="Times New Roman"/>
          <w:sz w:val="22"/>
        </w:rPr>
      </w:pPr>
    </w:p>
    <w:p w14:paraId="6EB4C6BA" w14:textId="53A62B39" w:rsidR="00BF1C3B" w:rsidRPr="00777CCC" w:rsidRDefault="00BF1C3B" w:rsidP="00C916CA">
      <w:pPr>
        <w:wordWrap/>
        <w:adjustRightInd w:val="0"/>
        <w:snapToGrid w:val="0"/>
        <w:spacing w:after="60" w:line="360" w:lineRule="auto"/>
        <w:jc w:val="right"/>
        <w:rPr>
          <w:rFonts w:ascii="Times New Roman" w:eastAsia="바탕체" w:hAnsi="Times New Roman" w:cs="Times New Roman"/>
          <w:bCs/>
          <w:sz w:val="22"/>
        </w:rPr>
      </w:pPr>
      <w:r w:rsidRPr="00777CCC">
        <w:rPr>
          <w:rFonts w:ascii="Times New Roman" w:eastAsia="바탕체" w:hAnsi="Times New Roman" w:cs="Times New Roman"/>
          <w:bCs/>
          <w:sz w:val="22"/>
        </w:rPr>
        <w:t xml:space="preserve">                                             </w:t>
      </w:r>
      <w:r w:rsidR="00777CCC" w:rsidRPr="00777CCC">
        <w:rPr>
          <w:rFonts w:ascii="Times New Roman" w:eastAsia="바탕체" w:hAnsi="Times New Roman" w:cs="Times New Roman"/>
          <w:bCs/>
          <w:sz w:val="22"/>
          <w:highlight w:val="red"/>
        </w:rPr>
        <w:t xml:space="preserve">20** </w:t>
      </w:r>
      <w:proofErr w:type="gramStart"/>
      <w:r w:rsidR="00777CCC" w:rsidRPr="00777CCC">
        <w:rPr>
          <w:rFonts w:ascii="Times New Roman" w:eastAsia="바탕체" w:hAnsi="Times New Roman" w:cs="Times New Roman"/>
          <w:bCs/>
          <w:sz w:val="22"/>
          <w:highlight w:val="red"/>
        </w:rPr>
        <w:t>년</w:t>
      </w:r>
      <w:r w:rsidR="00777CCC" w:rsidRPr="00777CCC">
        <w:rPr>
          <w:rFonts w:ascii="Times New Roman" w:eastAsia="바탕체" w:hAnsi="Times New Roman" w:cs="Times New Roman"/>
          <w:bCs/>
          <w:sz w:val="22"/>
          <w:highlight w:val="red"/>
        </w:rPr>
        <w:t xml:space="preserve">  *</w:t>
      </w:r>
      <w:proofErr w:type="gramEnd"/>
      <w:r w:rsidR="00777CCC" w:rsidRPr="00777CCC">
        <w:rPr>
          <w:rFonts w:ascii="Times New Roman" w:eastAsia="바탕체" w:hAnsi="Times New Roman" w:cs="Times New Roman"/>
          <w:bCs/>
          <w:sz w:val="22"/>
          <w:highlight w:val="red"/>
        </w:rPr>
        <w:t xml:space="preserve">* </w:t>
      </w:r>
      <w:r w:rsidR="00777CCC" w:rsidRPr="00777CCC">
        <w:rPr>
          <w:rFonts w:ascii="Times New Roman" w:eastAsia="바탕체" w:hAnsi="Times New Roman" w:cs="Times New Roman"/>
          <w:bCs/>
          <w:sz w:val="22"/>
          <w:highlight w:val="red"/>
        </w:rPr>
        <w:t>월</w:t>
      </w:r>
      <w:r w:rsidR="00777CCC" w:rsidRPr="00777CCC">
        <w:rPr>
          <w:rFonts w:ascii="Times New Roman" w:eastAsia="바탕체" w:hAnsi="Times New Roman" w:cs="Times New Roman"/>
          <w:bCs/>
          <w:sz w:val="22"/>
          <w:highlight w:val="red"/>
        </w:rPr>
        <w:t xml:space="preserve">  ** </w:t>
      </w:r>
      <w:r w:rsidR="00777CCC" w:rsidRPr="00777CCC">
        <w:rPr>
          <w:rFonts w:ascii="Times New Roman" w:eastAsia="바탕체" w:hAnsi="Times New Roman" w:cs="Times New Roman"/>
          <w:bCs/>
          <w:sz w:val="22"/>
          <w:highlight w:val="red"/>
        </w:rPr>
        <w:t>일</w:t>
      </w:r>
    </w:p>
    <w:p w14:paraId="3B85985D" w14:textId="77777777" w:rsidR="00C916CA" w:rsidRPr="00777CCC" w:rsidRDefault="00C916CA" w:rsidP="00C916CA">
      <w:pPr>
        <w:wordWrap/>
        <w:adjustRightInd w:val="0"/>
        <w:snapToGrid w:val="0"/>
        <w:spacing w:after="60" w:line="360" w:lineRule="auto"/>
        <w:jc w:val="left"/>
        <w:rPr>
          <w:rFonts w:ascii="Times New Roman" w:eastAsia="바탕체" w:hAnsi="Times New Roman" w:cs="Times New Roman"/>
          <w:sz w:val="22"/>
        </w:rPr>
      </w:pPr>
    </w:p>
    <w:p w14:paraId="6DE1DDEF" w14:textId="749481F3" w:rsidR="00C916CA" w:rsidRPr="00777CCC" w:rsidRDefault="00C916CA" w:rsidP="00C916CA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</w:rPr>
      </w:pPr>
      <w:r w:rsidRPr="00777CCC">
        <w:rPr>
          <w:rFonts w:ascii="Times New Roman" w:eastAsia="바탕체" w:hAnsi="Times New Roman" w:cs="Times New Roman"/>
          <w:b/>
          <w:kern w:val="0"/>
          <w:sz w:val="22"/>
        </w:rPr>
        <w:t>회사</w:t>
      </w:r>
      <w:r w:rsidRPr="00777CCC">
        <w:rPr>
          <w:rFonts w:ascii="Times New Roman" w:eastAsia="바탕체" w:hAnsi="Times New Roman" w:cs="Times New Roman" w:hint="eastAsia"/>
          <w:b/>
          <w:kern w:val="0"/>
          <w:sz w:val="22"/>
        </w:rPr>
        <w:t>(</w:t>
      </w:r>
      <w:r w:rsidRPr="00777CCC">
        <w:rPr>
          <w:rFonts w:ascii="Times New Roman" w:eastAsia="바탕체" w:hAnsi="Times New Roman" w:cs="Times New Roman" w:hint="eastAsia"/>
          <w:b/>
          <w:kern w:val="0"/>
          <w:sz w:val="22"/>
        </w:rPr>
        <w:t>투자기업</w:t>
      </w:r>
      <w:r w:rsidRPr="00777CCC">
        <w:rPr>
          <w:rFonts w:ascii="Times New Roman" w:eastAsia="바탕체" w:hAnsi="Times New Roman" w:cs="Times New Roman" w:hint="eastAsia"/>
          <w:b/>
          <w:kern w:val="0"/>
          <w:sz w:val="22"/>
        </w:rPr>
        <w:t>)</w:t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  <w:highlight w:val="red"/>
        </w:rPr>
        <w:t>***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     (</w:t>
      </w:r>
      <w:r w:rsidRPr="00777CCC">
        <w:rPr>
          <w:rFonts w:ascii="Times New Roman" w:eastAsia="바탕체" w:hAnsi="Times New Roman" w:cs="Times New Roman"/>
          <w:kern w:val="0"/>
          <w:sz w:val="22"/>
        </w:rPr>
        <w:t>인</w:t>
      </w:r>
      <w:r w:rsidRPr="00777CCC">
        <w:rPr>
          <w:rFonts w:ascii="Times New Roman" w:eastAsia="바탕체" w:hAnsi="Times New Roman" w:cs="Times New Roman"/>
          <w:kern w:val="0"/>
          <w:sz w:val="22"/>
        </w:rPr>
        <w:t>)</w:t>
      </w:r>
    </w:p>
    <w:p w14:paraId="0D0C1529" w14:textId="77777777" w:rsidR="00C916CA" w:rsidRPr="00777CCC" w:rsidRDefault="00C916CA" w:rsidP="00C916CA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</w:rPr>
      </w:pP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>사업자등록번호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: </w:t>
      </w:r>
      <w:r w:rsidRPr="00777CCC">
        <w:rPr>
          <w:rFonts w:ascii="Times New Roman" w:eastAsia="바탕체" w:hAnsi="Times New Roman" w:cs="Times New Roman"/>
          <w:kern w:val="0"/>
          <w:sz w:val="22"/>
          <w:highlight w:val="red"/>
        </w:rPr>
        <w:t>***</w:t>
      </w:r>
    </w:p>
    <w:p w14:paraId="239478C6" w14:textId="77777777" w:rsidR="00C916CA" w:rsidRPr="00777CCC" w:rsidRDefault="00C916CA" w:rsidP="00C916CA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  <w:u w:val="single"/>
        </w:rPr>
      </w:pP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>주소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: </w:t>
      </w:r>
      <w:r w:rsidRPr="00777CCC">
        <w:rPr>
          <w:rFonts w:ascii="Times New Roman" w:eastAsia="바탕체" w:hAnsi="Times New Roman" w:cs="Times New Roman"/>
          <w:kern w:val="0"/>
          <w:sz w:val="22"/>
          <w:highlight w:val="red"/>
        </w:rPr>
        <w:t>***</w:t>
      </w:r>
    </w:p>
    <w:p w14:paraId="11EA0439" w14:textId="77777777" w:rsidR="00C916CA" w:rsidRPr="00777CCC" w:rsidRDefault="00C916CA" w:rsidP="00C916CA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</w:rPr>
      </w:pP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>대표이사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: </w:t>
      </w:r>
      <w:r w:rsidRPr="00777CCC">
        <w:rPr>
          <w:rFonts w:ascii="Times New Roman" w:eastAsia="바탕체" w:hAnsi="Times New Roman" w:cs="Times New Roman"/>
          <w:kern w:val="0"/>
          <w:sz w:val="22"/>
          <w:highlight w:val="red"/>
        </w:rPr>
        <w:t>***</w:t>
      </w:r>
    </w:p>
    <w:p w14:paraId="59B0AC56" w14:textId="77777777" w:rsidR="00C916CA" w:rsidRPr="00777CCC" w:rsidRDefault="00C916CA" w:rsidP="00C916CA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</w:rPr>
      </w:pPr>
    </w:p>
    <w:p w14:paraId="69D050D5" w14:textId="77777777" w:rsidR="00C916CA" w:rsidRPr="00777CCC" w:rsidRDefault="00C916CA" w:rsidP="00C916CA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</w:rPr>
      </w:pPr>
      <w:r w:rsidRPr="00777CCC">
        <w:rPr>
          <w:rFonts w:ascii="Times New Roman" w:eastAsia="바탕체" w:hAnsi="Times New Roman" w:cs="Times New Roman"/>
          <w:b/>
          <w:kern w:val="0"/>
          <w:sz w:val="22"/>
        </w:rPr>
        <w:t>이해관계인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  <w:highlight w:val="red"/>
        </w:rPr>
        <w:t>***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     (</w:t>
      </w:r>
      <w:r w:rsidRPr="00777CCC">
        <w:rPr>
          <w:rFonts w:ascii="Times New Roman" w:eastAsia="바탕체" w:hAnsi="Times New Roman" w:cs="Times New Roman"/>
          <w:kern w:val="0"/>
          <w:sz w:val="22"/>
        </w:rPr>
        <w:t>인</w:t>
      </w:r>
      <w:r w:rsidRPr="00777CCC">
        <w:rPr>
          <w:rFonts w:ascii="Times New Roman" w:eastAsia="바탕체" w:hAnsi="Times New Roman" w:cs="Times New Roman"/>
          <w:kern w:val="0"/>
          <w:sz w:val="22"/>
        </w:rPr>
        <w:t>)</w:t>
      </w:r>
    </w:p>
    <w:p w14:paraId="77B9E34D" w14:textId="77777777" w:rsidR="00C916CA" w:rsidRPr="00777CCC" w:rsidRDefault="00C916CA" w:rsidP="00C916CA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</w:rPr>
      </w:pP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>생년월일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: </w:t>
      </w:r>
      <w:r w:rsidRPr="00777CCC">
        <w:rPr>
          <w:rFonts w:ascii="Times New Roman" w:eastAsia="바탕체" w:hAnsi="Times New Roman" w:cs="Times New Roman"/>
          <w:kern w:val="0"/>
          <w:sz w:val="22"/>
          <w:highlight w:val="red"/>
        </w:rPr>
        <w:t>***</w:t>
      </w:r>
    </w:p>
    <w:p w14:paraId="3151FEB4" w14:textId="77777777" w:rsidR="00C916CA" w:rsidRPr="00777CCC" w:rsidRDefault="00C916CA" w:rsidP="00C916CA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  <w:u w:val="single"/>
        </w:rPr>
      </w:pP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>주소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: </w:t>
      </w:r>
      <w:r w:rsidRPr="00777CCC">
        <w:rPr>
          <w:rFonts w:ascii="Times New Roman" w:eastAsia="바탕체" w:hAnsi="Times New Roman" w:cs="Times New Roman"/>
          <w:sz w:val="22"/>
          <w:highlight w:val="red"/>
        </w:rPr>
        <w:t>***</w:t>
      </w:r>
    </w:p>
    <w:p w14:paraId="206006AD" w14:textId="77777777" w:rsidR="00BF1C3B" w:rsidRPr="00777CCC" w:rsidRDefault="00BF1C3B" w:rsidP="00C916CA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Cs/>
          <w:sz w:val="22"/>
        </w:rPr>
      </w:pPr>
    </w:p>
    <w:p w14:paraId="18A48F65" w14:textId="77777777" w:rsidR="003B6D00" w:rsidRDefault="00BF1C3B" w:rsidP="00C916CA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Cs/>
          <w:szCs w:val="20"/>
        </w:rPr>
        <w:sectPr w:rsidR="003B6D00" w:rsidSect="00843A95">
          <w:headerReference w:type="first" r:id="rId20"/>
          <w:footerReference w:type="first" r:id="rId21"/>
          <w:pgSz w:w="11906" w:h="16838"/>
          <w:pgMar w:top="1701" w:right="1440" w:bottom="1440" w:left="1440" w:header="851" w:footer="992" w:gutter="0"/>
          <w:pgNumType w:start="1"/>
          <w:cols w:space="425"/>
          <w:titlePg/>
          <w:docGrid w:linePitch="360"/>
        </w:sectPr>
      </w:pPr>
      <w:r w:rsidRPr="00C916CA">
        <w:rPr>
          <w:rFonts w:ascii="Times New Roman" w:eastAsia="바탕체" w:hAnsi="Times New Roman" w:cs="Times New Roman"/>
          <w:bCs/>
          <w:szCs w:val="20"/>
        </w:rPr>
        <w:br w:type="page"/>
      </w:r>
    </w:p>
    <w:p w14:paraId="1EECDE5C" w14:textId="56696A49" w:rsidR="00BF1C3B" w:rsidRPr="00AF0F34" w:rsidRDefault="00AF0F34" w:rsidP="00AF0F34">
      <w:pPr>
        <w:widowControl/>
        <w:spacing w:after="0" w:line="340" w:lineRule="atLeast"/>
        <w:rPr>
          <w:rFonts w:ascii="Times New Roman" w:eastAsia="바탕체" w:hAnsi="Times New Roman" w:cs="Times New Roman"/>
          <w:sz w:val="18"/>
          <w:szCs w:val="18"/>
        </w:rPr>
      </w:pPr>
      <w:r w:rsidRPr="00777CCC">
        <w:rPr>
          <w:rFonts w:ascii="Times New Roman" w:eastAsia="바탕체" w:hAnsi="Times New Roman" w:cs="Times New Roman"/>
          <w:szCs w:val="20"/>
        </w:rPr>
        <w:t>(</w:t>
      </w:r>
      <w:r w:rsidRPr="00777CCC">
        <w:rPr>
          <w:rFonts w:ascii="Times New Roman" w:eastAsia="바탕체" w:hAnsi="Times New Roman" w:cs="Times New Roman"/>
          <w:szCs w:val="20"/>
        </w:rPr>
        <w:t>첨부</w:t>
      </w:r>
      <w:r w:rsidRPr="00777CCC">
        <w:rPr>
          <w:rFonts w:ascii="Times New Roman" w:eastAsia="바탕체" w:hAnsi="Times New Roman" w:cs="Times New Roman"/>
          <w:szCs w:val="20"/>
        </w:rPr>
        <w:t xml:space="preserve"> 2)</w:t>
      </w:r>
      <w:r>
        <w:rPr>
          <w:rFonts w:ascii="Times New Roman" w:eastAsia="바탕체" w:hAnsi="Times New Roman" w:cs="Times New Roman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고객거래확인서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/>
          <w:szCs w:val="20"/>
        </w:rPr>
        <w:t xml:space="preserve">- </w:t>
      </w:r>
      <w:r>
        <w:rPr>
          <w:rFonts w:ascii="Times New Roman" w:eastAsia="바탕체" w:hAnsi="Times New Roman" w:cs="Times New Roman" w:hint="eastAsia"/>
          <w:szCs w:val="20"/>
        </w:rPr>
        <w:t>발행회사</w:t>
      </w:r>
    </w:p>
    <w:tbl>
      <w:tblPr>
        <w:tblW w:w="9781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954"/>
        <w:gridCol w:w="1417"/>
        <w:gridCol w:w="142"/>
        <w:gridCol w:w="1134"/>
        <w:gridCol w:w="1134"/>
      </w:tblGrid>
      <w:tr w:rsidR="003B6D00" w:rsidRPr="002E0244" w14:paraId="0DA654D4" w14:textId="77777777" w:rsidTr="00B8316C">
        <w:trPr>
          <w:trHeight w:val="109"/>
        </w:trPr>
        <w:tc>
          <w:tcPr>
            <w:tcW w:w="5954" w:type="dxa"/>
            <w:vMerge w:val="restart"/>
            <w:tcBorders>
              <w:top w:val="nil"/>
              <w:left w:val="nil"/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0A4132" w14:textId="77777777" w:rsidR="003B6D00" w:rsidRPr="002F5F63" w:rsidRDefault="003B6D00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28"/>
                <w:szCs w:val="28"/>
              </w:rPr>
            </w:pP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고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객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거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proofErr w:type="spellStart"/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래</w:t>
            </w:r>
            <w:proofErr w:type="spellEnd"/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확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인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서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(</w:t>
            </w:r>
            <w:r>
              <w:rPr>
                <w:rFonts w:ascii="Times New Roman" w:eastAsia="바탕체" w:hAnsi="Times New Roman" w:cs="Times New Roman" w:hint="eastAsia"/>
                <w:b/>
                <w:bCs/>
                <w:color w:val="000000"/>
                <w:kern w:val="0"/>
                <w:sz w:val="28"/>
                <w:szCs w:val="28"/>
              </w:rPr>
              <w:t>법인</w:t>
            </w:r>
            <w:r>
              <w:rPr>
                <w:rFonts w:ascii="Times New Roman" w:eastAsia="바탕체" w:hAnsi="Times New Roman" w:cs="Times New Roman" w:hint="eastAsia"/>
                <w:b/>
                <w:bCs/>
                <w:color w:val="000000"/>
                <w:kern w:val="0"/>
                <w:sz w:val="28"/>
                <w:szCs w:val="28"/>
              </w:rPr>
              <w:t>/</w:t>
            </w:r>
            <w:r>
              <w:rPr>
                <w:rFonts w:ascii="Times New Roman" w:eastAsia="바탕체" w:hAnsi="Times New Roman" w:cs="Times New Roman" w:hint="eastAsia"/>
                <w:b/>
                <w:bCs/>
                <w:color w:val="000000"/>
                <w:kern w:val="0"/>
                <w:sz w:val="28"/>
                <w:szCs w:val="28"/>
              </w:rPr>
              <w:t>단체용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)</w:t>
            </w:r>
          </w:p>
        </w:tc>
        <w:tc>
          <w:tcPr>
            <w:tcW w:w="14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73DFF2" w14:textId="77777777" w:rsidR="003B6D00" w:rsidRPr="00F0756A" w:rsidRDefault="003B6D00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42" w:type="dxa"/>
            <w:tcBorders>
              <w:left w:val="nil"/>
              <w:right w:val="single" w:sz="2" w:space="0" w:color="000000"/>
            </w:tcBorders>
            <w:vAlign w:val="center"/>
          </w:tcPr>
          <w:p w14:paraId="29633D61" w14:textId="77777777" w:rsidR="003B6D00" w:rsidRPr="00F0756A" w:rsidRDefault="003B6D00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66C62" w14:textId="77777777" w:rsidR="003B6D00" w:rsidRPr="00F0756A" w:rsidRDefault="003B6D00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F0756A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심사역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E8C3A4" w14:textId="77777777" w:rsidR="003B6D00" w:rsidRPr="00F0756A" w:rsidRDefault="003B6D00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F0756A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책임자</w:t>
            </w:r>
          </w:p>
        </w:tc>
      </w:tr>
      <w:tr w:rsidR="003B6D00" w:rsidRPr="002E0244" w14:paraId="32FE0886" w14:textId="77777777" w:rsidTr="00B8316C">
        <w:trPr>
          <w:trHeight w:val="555"/>
        </w:trPr>
        <w:tc>
          <w:tcPr>
            <w:tcW w:w="5954" w:type="dxa"/>
            <w:vMerge/>
            <w:tcBorders>
              <w:top w:val="nil"/>
              <w:left w:val="nil"/>
              <w:bottom w:val="nil"/>
            </w:tcBorders>
            <w:vAlign w:val="center"/>
            <w:hideMark/>
          </w:tcPr>
          <w:p w14:paraId="41111239" w14:textId="77777777" w:rsidR="003B6D00" w:rsidRPr="002E0244" w:rsidRDefault="003B6D00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F4D9F1" w14:textId="77777777" w:rsidR="003B6D00" w:rsidRPr="00F0756A" w:rsidRDefault="003B6D00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i/>
                <w:i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2" w:type="dxa"/>
            <w:tcBorders>
              <w:left w:val="nil"/>
              <w:right w:val="single" w:sz="2" w:space="0" w:color="000000"/>
            </w:tcBorders>
            <w:vAlign w:val="center"/>
          </w:tcPr>
          <w:p w14:paraId="3A59C619" w14:textId="77777777" w:rsidR="003B6D00" w:rsidRPr="00F0756A" w:rsidRDefault="003B6D00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1174DE" w14:textId="77777777" w:rsidR="003B6D00" w:rsidRPr="00F0756A" w:rsidRDefault="003B6D00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BD1C93" w14:textId="77777777" w:rsidR="003B6D00" w:rsidRPr="00F0756A" w:rsidRDefault="003B6D00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</w:tr>
    </w:tbl>
    <w:p w14:paraId="5699BD57" w14:textId="77777777" w:rsidR="003B6D00" w:rsidRDefault="003B6D00" w:rsidP="003B6D00">
      <w:pPr>
        <w:widowControl/>
        <w:wordWrap/>
        <w:autoSpaceDE/>
        <w:autoSpaceDN/>
        <w:snapToGrid w:val="0"/>
        <w:spacing w:after="0" w:line="276" w:lineRule="auto"/>
        <w:rPr>
          <w:rFonts w:ascii="Times New Roman" w:eastAsia="바탕체" w:hAnsi="Times New Roman" w:cs="Times New Roman"/>
          <w:color w:val="FF0000"/>
          <w:kern w:val="0"/>
          <w:szCs w:val="20"/>
        </w:rPr>
      </w:pPr>
    </w:p>
    <w:p w14:paraId="6301A971" w14:textId="77777777" w:rsidR="003B6D00" w:rsidRPr="004519F0" w:rsidRDefault="003B6D00" w:rsidP="003B6D00">
      <w:pPr>
        <w:widowControl/>
        <w:wordWrap/>
        <w:autoSpaceDE/>
        <w:autoSpaceDN/>
        <w:snapToGrid w:val="0"/>
        <w:spacing w:after="0" w:line="276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  <w:r>
        <w:rPr>
          <w:rFonts w:ascii="바탕체" w:eastAsia="바탕체" w:hAnsi="바탕체" w:cs="Times New Roman" w:hint="eastAsia"/>
          <w:b/>
          <w:bCs/>
          <w:kern w:val="0"/>
          <w:szCs w:val="20"/>
        </w:rPr>
        <w:t>「</w:t>
      </w:r>
      <w:proofErr w:type="spellStart"/>
      <w:r w:rsidRPr="004519F0">
        <w:rPr>
          <w:rFonts w:ascii="Times New Roman" w:eastAsia="바탕체" w:hAnsi="Times New Roman" w:cs="Times New Roman"/>
          <w:b/>
          <w:bCs/>
          <w:kern w:val="0"/>
          <w:szCs w:val="20"/>
        </w:rPr>
        <w:t>특정금융거래정보의보고및이용등에관한법률」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에</w:t>
      </w:r>
      <w:proofErr w:type="spellEnd"/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따라</w:t>
      </w:r>
      <w:r w:rsidRPr="004519F0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당사와의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거래시에는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아래의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내용을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기재하고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동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내용에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대한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확인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(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검증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)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을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위해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당사가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요청하는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정보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,</w:t>
      </w:r>
      <w:r w:rsidRPr="004519F0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문서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,</w:t>
      </w:r>
      <w:r w:rsidRPr="004519F0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자료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등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(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이하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/>
          <w:b/>
          <w:bCs/>
          <w:kern w:val="0"/>
          <w:szCs w:val="20"/>
        </w:rPr>
        <w:t>“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정보</w:t>
      </w:r>
      <w:r w:rsidRPr="004519F0">
        <w:rPr>
          <w:rFonts w:ascii="Times New Roman" w:eastAsia="바탕체" w:hAnsi="Times New Roman" w:cs="Times New Roman"/>
          <w:b/>
          <w:bCs/>
          <w:kern w:val="0"/>
          <w:szCs w:val="20"/>
        </w:rPr>
        <w:t>”)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을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제공하여야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합니다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.</w:t>
      </w:r>
      <w:r w:rsidRPr="004519F0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만일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고객님께서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정보를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제공하지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않거나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제공한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정보가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충분하지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않을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경우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또는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제공한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정보에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대한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검증이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불가능한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경우에는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거래가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지연되거나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거절될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수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있으며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,</w:t>
      </w:r>
      <w:r w:rsidRPr="004519F0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제공하신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정보는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동법에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의거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proofErr w:type="spellStart"/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용도외의</w:t>
      </w:r>
      <w:proofErr w:type="spellEnd"/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목적으로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사용되지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않습니다</w:t>
      </w:r>
      <w:r w:rsidRPr="004519F0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.</w:t>
      </w:r>
    </w:p>
    <w:p w14:paraId="51CE3109" w14:textId="77777777" w:rsidR="003B6D00" w:rsidRPr="003A62D6" w:rsidRDefault="003B6D00" w:rsidP="003B6D00">
      <w:pPr>
        <w:widowControl/>
        <w:wordWrap/>
        <w:autoSpaceDE/>
        <w:autoSpaceDN/>
        <w:snapToGrid w:val="0"/>
        <w:spacing w:after="0" w:line="276" w:lineRule="auto"/>
        <w:rPr>
          <w:rFonts w:ascii="Times New Roman" w:eastAsia="바탕체" w:hAnsi="Times New Roman" w:cs="Times New Roman"/>
          <w:color w:val="FF0000"/>
          <w:kern w:val="0"/>
          <w:sz w:val="10"/>
          <w:szCs w:val="10"/>
        </w:rPr>
      </w:pPr>
    </w:p>
    <w:p w14:paraId="6E3C1011" w14:textId="77777777" w:rsidR="003B6D00" w:rsidRPr="003A62D6" w:rsidRDefault="003B6D00" w:rsidP="003B6D00">
      <w:pPr>
        <w:pStyle w:val="ad"/>
        <w:numPr>
          <w:ilvl w:val="0"/>
          <w:numId w:val="75"/>
        </w:numPr>
        <w:wordWrap/>
        <w:snapToGrid w:val="0"/>
        <w:spacing w:line="360" w:lineRule="auto"/>
        <w:ind w:leftChars="0" w:left="284" w:hanging="284"/>
        <w:textAlignment w:val="baseline"/>
        <w:rPr>
          <w:rFonts w:ascii="Times New Roman" w:eastAsia="바탕체"/>
          <w:b/>
          <w:bCs/>
          <w:kern w:val="0"/>
          <w:sz w:val="24"/>
        </w:rPr>
      </w:pPr>
      <w:r w:rsidRPr="003A62D6">
        <w:rPr>
          <w:rFonts w:ascii="Times New Roman" w:eastAsia="바탕체" w:hint="eastAsia"/>
          <w:b/>
          <w:bCs/>
          <w:color w:val="000000"/>
          <w:kern w:val="0"/>
          <w:sz w:val="22"/>
        </w:rPr>
        <w:t>필수정보</w:t>
      </w:r>
    </w:p>
    <w:tbl>
      <w:tblPr>
        <w:tblW w:w="10260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08"/>
        <w:gridCol w:w="1270"/>
        <w:gridCol w:w="1114"/>
        <w:gridCol w:w="1842"/>
        <w:gridCol w:w="489"/>
        <w:gridCol w:w="1179"/>
        <w:gridCol w:w="12"/>
        <w:gridCol w:w="647"/>
        <w:gridCol w:w="475"/>
        <w:gridCol w:w="497"/>
        <w:gridCol w:w="495"/>
        <w:gridCol w:w="1332"/>
      </w:tblGrid>
      <w:tr w:rsidR="003B6D00" w:rsidRPr="003A6926" w14:paraId="6A669A34" w14:textId="77777777" w:rsidTr="00B8316C">
        <w:tc>
          <w:tcPr>
            <w:tcW w:w="2178" w:type="dxa"/>
            <w:gridSpan w:val="2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484D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법인명</w:t>
            </w:r>
            <w:proofErr w:type="spellEnd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한글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2956" w:type="dxa"/>
            <w:gridSpan w:val="2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7F69A6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68" w:type="dxa"/>
            <w:gridSpan w:val="2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04B736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proofErr w:type="spellStart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법인명</w:t>
            </w:r>
            <w:proofErr w:type="spellEnd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영문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3458" w:type="dxa"/>
            <w:gridSpan w:val="6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F5450B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</w:tr>
      <w:tr w:rsidR="003B6D00" w:rsidRPr="003A6926" w14:paraId="33388E9A" w14:textId="77777777" w:rsidTr="00B8316C">
        <w:tc>
          <w:tcPr>
            <w:tcW w:w="2178" w:type="dxa"/>
            <w:gridSpan w:val="2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369A3F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법인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등록번호</w:t>
            </w:r>
          </w:p>
        </w:tc>
        <w:tc>
          <w:tcPr>
            <w:tcW w:w="2956" w:type="dxa"/>
            <w:gridSpan w:val="2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C86F87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05505E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668" w:type="dxa"/>
            <w:gridSpan w:val="2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6B65A2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3458" w:type="dxa"/>
            <w:gridSpan w:val="6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26DEA8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05505E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 </w:t>
            </w:r>
            <w:r w:rsidRPr="0005505E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-</w:t>
            </w:r>
          </w:p>
        </w:tc>
      </w:tr>
      <w:tr w:rsidR="003B6D00" w:rsidRPr="003A6926" w14:paraId="44F82D40" w14:textId="77777777" w:rsidTr="00B8316C">
        <w:tc>
          <w:tcPr>
            <w:tcW w:w="2178" w:type="dxa"/>
            <w:gridSpan w:val="2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C36CEF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법인구분</w:t>
            </w:r>
          </w:p>
        </w:tc>
        <w:tc>
          <w:tcPr>
            <w:tcW w:w="2956" w:type="dxa"/>
            <w:gridSpan w:val="2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36CF23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proofErr w:type="gram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대기업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중소기업</w:t>
            </w:r>
          </w:p>
        </w:tc>
        <w:tc>
          <w:tcPr>
            <w:tcW w:w="1680" w:type="dxa"/>
            <w:gridSpan w:val="3"/>
            <w:shd w:val="clear" w:color="auto" w:fill="F2F2F2" w:themeFill="background1" w:themeFillShade="F2"/>
            <w:vAlign w:val="center"/>
          </w:tcPr>
          <w:p w14:paraId="58B54209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외국법인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·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단체</w:t>
            </w:r>
            <w:r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국적</w:t>
            </w:r>
            <w:r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3446" w:type="dxa"/>
            <w:gridSpan w:val="5"/>
            <w:vAlign w:val="center"/>
          </w:tcPr>
          <w:p w14:paraId="3CB348AF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3B6D00" w:rsidRPr="003A6926" w14:paraId="5B5968D2" w14:textId="77777777" w:rsidTr="00B8316C">
        <w:tc>
          <w:tcPr>
            <w:tcW w:w="2178" w:type="dxa"/>
            <w:gridSpan w:val="2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ECDB9E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실체</w:t>
            </w:r>
          </w:p>
        </w:tc>
        <w:tc>
          <w:tcPr>
            <w:tcW w:w="8082" w:type="dxa"/>
            <w:gridSpan w:val="10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B247C4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</w:t>
            </w:r>
            <w:proofErr w:type="gram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국가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,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지방자치단체</w:t>
            </w:r>
            <w:proofErr w:type="gramEnd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,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공공단체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비영리단체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내국법인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상장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□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내국법인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비상장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)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1E77FE5A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외국법인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거주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국적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: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proofErr w:type="gramStart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)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외국법인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proofErr w:type="spell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비거주</w:t>
            </w:r>
            <w:proofErr w:type="spellEnd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국적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: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  )</w:t>
            </w:r>
          </w:p>
          <w:p w14:paraId="7C65757E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</w:t>
            </w:r>
            <w:proofErr w:type="gram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내국금융법인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</w:t>
            </w:r>
            <w:proofErr w:type="gramEnd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외국금융법인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거주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국적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: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)  □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외국금융법인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proofErr w:type="spell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비거주</w:t>
            </w:r>
            <w:proofErr w:type="spellEnd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국적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: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 )</w:t>
            </w:r>
          </w:p>
        </w:tc>
      </w:tr>
      <w:tr w:rsidR="003B6D00" w:rsidRPr="003A6926" w14:paraId="21530EB3" w14:textId="77777777" w:rsidTr="00B8316C">
        <w:tc>
          <w:tcPr>
            <w:tcW w:w="908" w:type="dxa"/>
            <w:vMerge w:val="restart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7187C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주소</w:t>
            </w:r>
          </w:p>
        </w:tc>
        <w:tc>
          <w:tcPr>
            <w:tcW w:w="1270" w:type="dxa"/>
            <w:vMerge w:val="restart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12F88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영리법인</w:t>
            </w:r>
          </w:p>
        </w:tc>
        <w:tc>
          <w:tcPr>
            <w:tcW w:w="1114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D4543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본점</w:t>
            </w:r>
          </w:p>
        </w:tc>
        <w:tc>
          <w:tcPr>
            <w:tcW w:w="4644" w:type="dxa"/>
            <w:gridSpan w:val="6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AEA1C8" w14:textId="77777777" w:rsidR="003B6D00" w:rsidRPr="00630AD2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Merge w:val="restart"/>
            <w:shd w:val="clear" w:color="auto" w:fill="F1F1F1"/>
            <w:vAlign w:val="center"/>
          </w:tcPr>
          <w:p w14:paraId="69816885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업종</w:t>
            </w:r>
          </w:p>
          <w:p w14:paraId="2493A1B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설립목적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332" w:type="dxa"/>
            <w:vMerge w:val="restart"/>
            <w:shd w:val="clear" w:color="auto" w:fill="FFF2CC" w:themeFill="accent4" w:themeFillTint="33"/>
            <w:vAlign w:val="center"/>
          </w:tcPr>
          <w:p w14:paraId="4EAEC1F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</w:tr>
      <w:tr w:rsidR="003B6D00" w:rsidRPr="003A6926" w14:paraId="26645F88" w14:textId="77777777" w:rsidTr="00B8316C">
        <w:tc>
          <w:tcPr>
            <w:tcW w:w="908" w:type="dxa"/>
            <w:vMerge/>
            <w:vAlign w:val="center"/>
            <w:hideMark/>
          </w:tcPr>
          <w:p w14:paraId="0A679BD5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270" w:type="dxa"/>
            <w:vMerge/>
            <w:vAlign w:val="center"/>
            <w:hideMark/>
          </w:tcPr>
          <w:p w14:paraId="43D1F3B3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EF224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사업장</w:t>
            </w:r>
          </w:p>
        </w:tc>
        <w:tc>
          <w:tcPr>
            <w:tcW w:w="4644" w:type="dxa"/>
            <w:gridSpan w:val="6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1C404B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vMerge/>
            <w:shd w:val="clear" w:color="auto" w:fill="F1F1F1"/>
            <w:vAlign w:val="center"/>
          </w:tcPr>
          <w:p w14:paraId="7BDB68B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vMerge/>
            <w:shd w:val="clear" w:color="auto" w:fill="FFF2CC" w:themeFill="accent4" w:themeFillTint="33"/>
            <w:vAlign w:val="center"/>
          </w:tcPr>
          <w:p w14:paraId="2B4C3A46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</w:tr>
      <w:tr w:rsidR="003B6D00" w:rsidRPr="003A6926" w14:paraId="49A38D70" w14:textId="77777777" w:rsidTr="00B8316C">
        <w:tc>
          <w:tcPr>
            <w:tcW w:w="908" w:type="dxa"/>
            <w:vMerge w:val="restart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B19E8C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대표자</w:t>
            </w:r>
          </w:p>
          <w:p w14:paraId="001C5F45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정보</w:t>
            </w:r>
          </w:p>
        </w:tc>
        <w:tc>
          <w:tcPr>
            <w:tcW w:w="1270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7F77A9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성명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한글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2956" w:type="dxa"/>
            <w:gridSpan w:val="2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1E84EF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489" w:type="dxa"/>
            <w:shd w:val="clear" w:color="auto" w:fill="F1F1F1"/>
            <w:vAlign w:val="center"/>
          </w:tcPr>
          <w:p w14:paraId="61DE9452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  <w:tc>
          <w:tcPr>
            <w:tcW w:w="4637" w:type="dxa"/>
            <w:gridSpan w:val="7"/>
            <w:shd w:val="clear" w:color="auto" w:fill="FFF2CC" w:themeFill="accent4" w:themeFillTint="33"/>
            <w:vAlign w:val="center"/>
          </w:tcPr>
          <w:p w14:paraId="32ED0347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</w:tr>
      <w:tr w:rsidR="003B6D00" w:rsidRPr="003A6926" w14:paraId="6E1C11FE" w14:textId="77777777" w:rsidTr="00B8316C">
        <w:tc>
          <w:tcPr>
            <w:tcW w:w="908" w:type="dxa"/>
            <w:vMerge/>
            <w:vAlign w:val="center"/>
            <w:hideMark/>
          </w:tcPr>
          <w:p w14:paraId="2275E8F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76249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주민등록번호</w:t>
            </w:r>
          </w:p>
        </w:tc>
        <w:tc>
          <w:tcPr>
            <w:tcW w:w="2956" w:type="dxa"/>
            <w:gridSpan w:val="2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659F4C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9" w:type="dxa"/>
            <w:shd w:val="clear" w:color="auto" w:fill="F1F1F1"/>
            <w:vAlign w:val="center"/>
          </w:tcPr>
          <w:p w14:paraId="289D1189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국적</w:t>
            </w:r>
          </w:p>
        </w:tc>
        <w:tc>
          <w:tcPr>
            <w:tcW w:w="1838" w:type="dxa"/>
            <w:gridSpan w:val="3"/>
            <w:shd w:val="clear" w:color="auto" w:fill="FFF2CC" w:themeFill="accent4" w:themeFillTint="33"/>
            <w:vAlign w:val="center"/>
          </w:tcPr>
          <w:p w14:paraId="2CB6700A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gridSpan w:val="2"/>
            <w:shd w:val="clear" w:color="auto" w:fill="F1F1F1"/>
            <w:vAlign w:val="center"/>
          </w:tcPr>
          <w:p w14:paraId="6DF4FD1B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1827" w:type="dxa"/>
            <w:gridSpan w:val="2"/>
            <w:shd w:val="clear" w:color="auto" w:fill="FFF2CC" w:themeFill="accent4" w:themeFillTint="33"/>
            <w:vAlign w:val="center"/>
          </w:tcPr>
          <w:p w14:paraId="6A9EEDF7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</w:tr>
      <w:tr w:rsidR="003B6D00" w:rsidRPr="003A6926" w14:paraId="0E69750A" w14:textId="77777777" w:rsidTr="00B8316C">
        <w:tc>
          <w:tcPr>
            <w:tcW w:w="908" w:type="dxa"/>
            <w:vMerge/>
            <w:vAlign w:val="center"/>
          </w:tcPr>
          <w:p w14:paraId="45EB216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270" w:type="dxa"/>
            <w:vMerge w:val="restart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6C537D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비거주자</w:t>
            </w: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/</w:t>
            </w:r>
          </w:p>
          <w:p w14:paraId="1ECBC6AB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외국인</w:t>
            </w:r>
          </w:p>
        </w:tc>
        <w:tc>
          <w:tcPr>
            <w:tcW w:w="1114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9142F3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실제거소</w:t>
            </w:r>
          </w:p>
        </w:tc>
        <w:tc>
          <w:tcPr>
            <w:tcW w:w="6968" w:type="dxa"/>
            <w:gridSpan w:val="9"/>
            <w:shd w:val="clear" w:color="auto" w:fill="auto"/>
            <w:vAlign w:val="center"/>
          </w:tcPr>
          <w:p w14:paraId="01C219EE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3B6D00" w:rsidRPr="003A6926" w14:paraId="6B7D1A7D" w14:textId="77777777" w:rsidTr="00B8316C">
        <w:tc>
          <w:tcPr>
            <w:tcW w:w="908" w:type="dxa"/>
            <w:vMerge/>
            <w:vAlign w:val="center"/>
          </w:tcPr>
          <w:p w14:paraId="7EBBAF3D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270" w:type="dxa"/>
            <w:vMerge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3EA742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A33843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생년월일</w:t>
            </w:r>
          </w:p>
        </w:tc>
        <w:tc>
          <w:tcPr>
            <w:tcW w:w="3510" w:type="dxa"/>
            <w:gridSpan w:val="3"/>
            <w:shd w:val="clear" w:color="auto" w:fill="auto"/>
            <w:vAlign w:val="center"/>
          </w:tcPr>
          <w:p w14:paraId="1FB23F67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F1F1F1"/>
            <w:vAlign w:val="center"/>
          </w:tcPr>
          <w:p w14:paraId="1437284A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성별</w:t>
            </w:r>
          </w:p>
        </w:tc>
        <w:tc>
          <w:tcPr>
            <w:tcW w:w="2324" w:type="dxa"/>
            <w:gridSpan w:val="3"/>
            <w:shd w:val="clear" w:color="auto" w:fill="auto"/>
            <w:vAlign w:val="center"/>
          </w:tcPr>
          <w:p w14:paraId="2311588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 </w:t>
            </w:r>
            <w:proofErr w:type="gramStart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남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 □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여</w:t>
            </w:r>
          </w:p>
        </w:tc>
      </w:tr>
      <w:tr w:rsidR="003B6D00" w:rsidRPr="003A6926" w14:paraId="72A36BEF" w14:textId="77777777" w:rsidTr="00B8316C">
        <w:tc>
          <w:tcPr>
            <w:tcW w:w="2178" w:type="dxa"/>
            <w:gridSpan w:val="2"/>
            <w:shd w:val="clear" w:color="auto" w:fill="F1F1F1"/>
            <w:vAlign w:val="center"/>
          </w:tcPr>
          <w:p w14:paraId="396E0E25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거래목적</w:t>
            </w:r>
          </w:p>
        </w:tc>
        <w:tc>
          <w:tcPr>
            <w:tcW w:w="8082" w:type="dxa"/>
            <w:gridSpan w:val="10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216819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투자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및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회수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Times New Roman" w:hint="eastAsia"/>
                <w:color w:val="000000"/>
                <w:kern w:val="0"/>
                <w:sz w:val="18"/>
                <w:szCs w:val="18"/>
              </w:rPr>
              <w:t>■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조합출자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여신거래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기타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     )</w:t>
            </w:r>
          </w:p>
        </w:tc>
      </w:tr>
      <w:tr w:rsidR="003B6D00" w:rsidRPr="003A6926" w14:paraId="452AB19E" w14:textId="77777777" w:rsidTr="00B8316C">
        <w:tc>
          <w:tcPr>
            <w:tcW w:w="908" w:type="dxa"/>
            <w:vMerge w:val="restart"/>
            <w:shd w:val="clear" w:color="auto" w:fill="F1F1F1"/>
            <w:vAlign w:val="center"/>
          </w:tcPr>
          <w:p w14:paraId="02709C66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실제</w:t>
            </w:r>
          </w:p>
          <w:p w14:paraId="352CB02D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소유자</w:t>
            </w:r>
          </w:p>
        </w:tc>
        <w:tc>
          <w:tcPr>
            <w:tcW w:w="1270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6F6DE4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성명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한글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4624" w:type="dxa"/>
            <w:gridSpan w:val="4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D78F8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F1F1F1"/>
            <w:vAlign w:val="center"/>
          </w:tcPr>
          <w:p w14:paraId="5FA9333C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생년월일</w:t>
            </w:r>
          </w:p>
        </w:tc>
        <w:tc>
          <w:tcPr>
            <w:tcW w:w="2324" w:type="dxa"/>
            <w:gridSpan w:val="3"/>
            <w:shd w:val="clear" w:color="auto" w:fill="FFF2CC" w:themeFill="accent4" w:themeFillTint="33"/>
            <w:vAlign w:val="center"/>
          </w:tcPr>
          <w:p w14:paraId="791F69CC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</w:tr>
      <w:tr w:rsidR="003B6D00" w:rsidRPr="003A6926" w14:paraId="5CBD2639" w14:textId="77777777" w:rsidTr="00B8316C">
        <w:tc>
          <w:tcPr>
            <w:tcW w:w="908" w:type="dxa"/>
            <w:vMerge/>
            <w:shd w:val="clear" w:color="auto" w:fill="F1F1F1"/>
            <w:vAlign w:val="center"/>
          </w:tcPr>
          <w:p w14:paraId="11ECD3A4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7FFADE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지분율</w:t>
            </w:r>
          </w:p>
        </w:tc>
        <w:tc>
          <w:tcPr>
            <w:tcW w:w="1114" w:type="dxa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C7EAA4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1F1F1"/>
            <w:vAlign w:val="center"/>
          </w:tcPr>
          <w:p w14:paraId="6581872B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확인</w:t>
            </w:r>
          </w:p>
        </w:tc>
        <w:tc>
          <w:tcPr>
            <w:tcW w:w="5126" w:type="dxa"/>
            <w:gridSpan w:val="8"/>
            <w:shd w:val="clear" w:color="auto" w:fill="FFF2CC" w:themeFill="accent4" w:themeFillTint="33"/>
            <w:vAlign w:val="center"/>
          </w:tcPr>
          <w:p w14:paraId="352B648C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□ 25%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이상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지분소유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   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사실</w:t>
            </w:r>
            <w:r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상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지배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대표자</w:t>
            </w:r>
          </w:p>
        </w:tc>
      </w:tr>
      <w:tr w:rsidR="003B6D00" w:rsidRPr="003A6926" w14:paraId="1486ED3F" w14:textId="77777777" w:rsidTr="00B8316C">
        <w:tc>
          <w:tcPr>
            <w:tcW w:w="908" w:type="dxa"/>
            <w:vMerge/>
            <w:shd w:val="clear" w:color="auto" w:fill="F1F1F1"/>
            <w:vAlign w:val="center"/>
          </w:tcPr>
          <w:p w14:paraId="5F7050F7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DF0206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성별</w:t>
            </w:r>
          </w:p>
        </w:tc>
        <w:tc>
          <w:tcPr>
            <w:tcW w:w="1114" w:type="dxa"/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5D8867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 </w:t>
            </w:r>
            <w:proofErr w:type="gramStart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남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 □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여</w:t>
            </w:r>
          </w:p>
        </w:tc>
        <w:tc>
          <w:tcPr>
            <w:tcW w:w="1842" w:type="dxa"/>
            <w:shd w:val="clear" w:color="auto" w:fill="F1F1F1"/>
            <w:vAlign w:val="center"/>
          </w:tcPr>
          <w:p w14:paraId="4F46CABB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국적</w:t>
            </w:r>
          </w:p>
        </w:tc>
        <w:tc>
          <w:tcPr>
            <w:tcW w:w="1668" w:type="dxa"/>
            <w:gridSpan w:val="2"/>
            <w:vAlign w:val="center"/>
          </w:tcPr>
          <w:p w14:paraId="69DC56C0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F1F1F1"/>
            <w:vAlign w:val="center"/>
          </w:tcPr>
          <w:p w14:paraId="44F8F664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확인서류</w:t>
            </w:r>
          </w:p>
        </w:tc>
        <w:tc>
          <w:tcPr>
            <w:tcW w:w="2324" w:type="dxa"/>
            <w:gridSpan w:val="3"/>
            <w:shd w:val="clear" w:color="auto" w:fill="FFF2CC" w:themeFill="accent4" w:themeFillTint="33"/>
            <w:vAlign w:val="center"/>
          </w:tcPr>
          <w:p w14:paraId="1E1130B9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주주명부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   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기타</w:t>
            </w:r>
          </w:p>
        </w:tc>
      </w:tr>
    </w:tbl>
    <w:p w14:paraId="17483AAB" w14:textId="77777777" w:rsidR="003B6D00" w:rsidRPr="003A62D6" w:rsidRDefault="003B6D00" w:rsidP="003B6D00">
      <w:pPr>
        <w:widowControl/>
        <w:wordWrap/>
        <w:autoSpaceDE/>
        <w:autoSpaceDN/>
        <w:snapToGrid w:val="0"/>
        <w:spacing w:after="0" w:line="276" w:lineRule="auto"/>
        <w:rPr>
          <w:rFonts w:ascii="Times New Roman" w:eastAsia="바탕체" w:hAnsi="Times New Roman" w:cs="Times New Roman"/>
          <w:kern w:val="0"/>
          <w:sz w:val="10"/>
          <w:szCs w:val="10"/>
        </w:rPr>
      </w:pPr>
    </w:p>
    <w:p w14:paraId="48FF6F1D" w14:textId="77777777" w:rsidR="003B6D00" w:rsidRPr="003A62D6" w:rsidRDefault="003B6D00" w:rsidP="003B6D00">
      <w:pPr>
        <w:pStyle w:val="ad"/>
        <w:numPr>
          <w:ilvl w:val="0"/>
          <w:numId w:val="75"/>
        </w:numPr>
        <w:wordWrap/>
        <w:snapToGrid w:val="0"/>
        <w:spacing w:line="360" w:lineRule="auto"/>
        <w:ind w:leftChars="0" w:left="284" w:hanging="284"/>
        <w:textAlignment w:val="baseline"/>
        <w:rPr>
          <w:rFonts w:ascii="Times New Roman" w:eastAsia="바탕체"/>
          <w:b/>
          <w:bCs/>
          <w:kern w:val="0"/>
          <w:sz w:val="24"/>
        </w:rPr>
      </w:pPr>
      <w:r w:rsidRPr="003A62D6">
        <w:rPr>
          <w:rFonts w:ascii="Times New Roman" w:eastAsia="바탕체" w:hint="eastAsia"/>
          <w:b/>
          <w:bCs/>
          <w:color w:val="000000"/>
          <w:kern w:val="0"/>
          <w:sz w:val="22"/>
        </w:rPr>
        <w:t>추가정보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35"/>
        <w:gridCol w:w="1662"/>
        <w:gridCol w:w="1194"/>
        <w:gridCol w:w="1429"/>
        <w:gridCol w:w="1408"/>
        <w:gridCol w:w="1448"/>
        <w:gridCol w:w="1429"/>
      </w:tblGrid>
      <w:tr w:rsidR="003B6D00" w:rsidRPr="003A6926" w14:paraId="56808957" w14:textId="77777777" w:rsidTr="00B8316C">
        <w:tc>
          <w:tcPr>
            <w:tcW w:w="1735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567FD5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거래자금의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원천</w:t>
            </w:r>
          </w:p>
        </w:tc>
        <w:tc>
          <w:tcPr>
            <w:tcW w:w="8570" w:type="dxa"/>
            <w:gridSpan w:val="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72CF1E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보유자금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  □ </w:t>
            </w:r>
            <w:proofErr w:type="gram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자산매각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차입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증자대금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기타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     )</w:t>
            </w:r>
          </w:p>
        </w:tc>
      </w:tr>
      <w:tr w:rsidR="003B6D00" w:rsidRPr="003A6926" w14:paraId="264038C0" w14:textId="77777777" w:rsidTr="00B8316C">
        <w:tc>
          <w:tcPr>
            <w:tcW w:w="1735" w:type="dxa"/>
            <w:vMerge w:val="restart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21A779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상세회사정보</w:t>
            </w:r>
          </w:p>
          <w:p w14:paraId="522290C4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임의사항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662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1897CE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주요업태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/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종목</w:t>
            </w:r>
          </w:p>
        </w:tc>
        <w:tc>
          <w:tcPr>
            <w:tcW w:w="1194" w:type="dxa"/>
            <w:vAlign w:val="center"/>
          </w:tcPr>
          <w:p w14:paraId="3184833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F1F1F1"/>
            <w:vAlign w:val="center"/>
          </w:tcPr>
          <w:p w14:paraId="43A9C1F9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설립일</w:t>
            </w:r>
          </w:p>
        </w:tc>
        <w:tc>
          <w:tcPr>
            <w:tcW w:w="1408" w:type="dxa"/>
            <w:vAlign w:val="center"/>
          </w:tcPr>
          <w:p w14:paraId="628338C2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48" w:type="dxa"/>
            <w:shd w:val="clear" w:color="auto" w:fill="F1F1F1"/>
            <w:vAlign w:val="center"/>
          </w:tcPr>
          <w:p w14:paraId="5F25595E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종업원수</w:t>
            </w:r>
          </w:p>
        </w:tc>
        <w:tc>
          <w:tcPr>
            <w:tcW w:w="1429" w:type="dxa"/>
            <w:vAlign w:val="center"/>
          </w:tcPr>
          <w:p w14:paraId="36E264C2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3B6D00" w:rsidRPr="003A6926" w14:paraId="0340508F" w14:textId="77777777" w:rsidTr="00B8316C">
        <w:tc>
          <w:tcPr>
            <w:tcW w:w="1735" w:type="dxa"/>
            <w:vMerge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CDE22A" w14:textId="77777777" w:rsidR="003B6D00" w:rsidRPr="003A62D6" w:rsidRDefault="003B6D00" w:rsidP="00B8316C">
            <w:pPr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62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6A1283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홈페이지</w:t>
            </w:r>
          </w:p>
        </w:tc>
        <w:tc>
          <w:tcPr>
            <w:tcW w:w="4031" w:type="dxa"/>
            <w:gridSpan w:val="3"/>
            <w:vAlign w:val="center"/>
          </w:tcPr>
          <w:p w14:paraId="495520B4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48" w:type="dxa"/>
            <w:shd w:val="clear" w:color="auto" w:fill="F1F1F1"/>
            <w:vAlign w:val="center"/>
          </w:tcPr>
          <w:p w14:paraId="61D46F8E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자본금</w:t>
            </w:r>
          </w:p>
        </w:tc>
        <w:tc>
          <w:tcPr>
            <w:tcW w:w="1429" w:type="dxa"/>
            <w:vAlign w:val="center"/>
          </w:tcPr>
          <w:p w14:paraId="2DC89672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right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백만원</w:t>
            </w:r>
          </w:p>
        </w:tc>
      </w:tr>
      <w:tr w:rsidR="003B6D00" w:rsidRPr="003A6926" w14:paraId="0FFDC204" w14:textId="77777777" w:rsidTr="00B8316C">
        <w:tc>
          <w:tcPr>
            <w:tcW w:w="1735" w:type="dxa"/>
            <w:vMerge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5F39D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662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39E5CA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자산</w:t>
            </w:r>
          </w:p>
        </w:tc>
        <w:tc>
          <w:tcPr>
            <w:tcW w:w="119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13F36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right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백만원</w:t>
            </w:r>
          </w:p>
        </w:tc>
        <w:tc>
          <w:tcPr>
            <w:tcW w:w="1429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2E9BD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부채</w:t>
            </w:r>
          </w:p>
        </w:tc>
        <w:tc>
          <w:tcPr>
            <w:tcW w:w="140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DDB972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right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백만원</w:t>
            </w:r>
          </w:p>
        </w:tc>
        <w:tc>
          <w:tcPr>
            <w:tcW w:w="1448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2036B0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당기순이익</w:t>
            </w:r>
          </w:p>
        </w:tc>
        <w:tc>
          <w:tcPr>
            <w:tcW w:w="1429" w:type="dxa"/>
            <w:vAlign w:val="center"/>
          </w:tcPr>
          <w:p w14:paraId="2FDEC379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right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백만원</w:t>
            </w:r>
          </w:p>
        </w:tc>
      </w:tr>
      <w:tr w:rsidR="003B6D00" w:rsidRPr="003A6926" w14:paraId="62181D5D" w14:textId="77777777" w:rsidTr="00B8316C">
        <w:tc>
          <w:tcPr>
            <w:tcW w:w="1735" w:type="dxa"/>
            <w:vMerge w:val="restart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08CAC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비영리법인</w:t>
            </w: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/</w:t>
            </w:r>
          </w:p>
          <w:p w14:paraId="0D57038A" w14:textId="77777777" w:rsidR="003B6D00" w:rsidRPr="003A62D6" w:rsidRDefault="003B6D00" w:rsidP="00B8316C">
            <w:pPr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단체정보</w:t>
            </w:r>
          </w:p>
        </w:tc>
        <w:tc>
          <w:tcPr>
            <w:tcW w:w="1662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2F8C2A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주요활동지역</w:t>
            </w:r>
          </w:p>
        </w:tc>
        <w:tc>
          <w:tcPr>
            <w:tcW w:w="2623" w:type="dxa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210897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right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8" w:type="dxa"/>
            <w:shd w:val="clear" w:color="auto" w:fill="F1F1F1"/>
            <w:vAlign w:val="center"/>
          </w:tcPr>
          <w:p w14:paraId="4B5360D2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타기관제휴현황</w:t>
            </w:r>
          </w:p>
        </w:tc>
        <w:tc>
          <w:tcPr>
            <w:tcW w:w="2877" w:type="dxa"/>
            <w:gridSpan w:val="2"/>
            <w:shd w:val="clear" w:color="auto" w:fill="auto"/>
            <w:vAlign w:val="center"/>
          </w:tcPr>
          <w:p w14:paraId="58B63B91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right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3B6D00" w:rsidRPr="003A6926" w14:paraId="49B450EE" w14:textId="77777777" w:rsidTr="00B8316C">
        <w:tc>
          <w:tcPr>
            <w:tcW w:w="1735" w:type="dxa"/>
            <w:vMerge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2B6402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662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A877CB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주요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기부자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정보</w:t>
            </w:r>
          </w:p>
        </w:tc>
        <w:tc>
          <w:tcPr>
            <w:tcW w:w="2623" w:type="dxa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088323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성명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4285" w:type="dxa"/>
            <w:gridSpan w:val="3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9B87C4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구분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개인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법인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단체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proofErr w:type="gram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기타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)</w:t>
            </w:r>
          </w:p>
        </w:tc>
      </w:tr>
      <w:tr w:rsidR="003B6D00" w:rsidRPr="003A6926" w14:paraId="2A65FB2C" w14:textId="77777777" w:rsidTr="00B8316C">
        <w:tc>
          <w:tcPr>
            <w:tcW w:w="1735" w:type="dxa"/>
            <w:vMerge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91956D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662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1E3DB4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주요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수혜자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정보</w:t>
            </w:r>
          </w:p>
        </w:tc>
        <w:tc>
          <w:tcPr>
            <w:tcW w:w="2623" w:type="dxa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320AB0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성명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4285" w:type="dxa"/>
            <w:gridSpan w:val="3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D0FC25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구분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개인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법인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단체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proofErr w:type="gram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기타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)</w:t>
            </w:r>
          </w:p>
        </w:tc>
      </w:tr>
      <w:tr w:rsidR="003B6D00" w:rsidRPr="003A6926" w14:paraId="39914F30" w14:textId="77777777" w:rsidTr="00B8316C">
        <w:tc>
          <w:tcPr>
            <w:tcW w:w="1735" w:type="dxa"/>
            <w:vMerge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6197C2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662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07BFF9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집행자금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규모</w:t>
            </w:r>
          </w:p>
        </w:tc>
        <w:tc>
          <w:tcPr>
            <w:tcW w:w="6908" w:type="dxa"/>
            <w:gridSpan w:val="5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5C8CC6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 1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 □ 5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10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10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초과</w:t>
            </w:r>
          </w:p>
        </w:tc>
      </w:tr>
    </w:tbl>
    <w:p w14:paraId="1697B450" w14:textId="77777777" w:rsidR="003B6D00" w:rsidRPr="003A62D6" w:rsidRDefault="003B6D00" w:rsidP="003B6D00">
      <w:pPr>
        <w:widowControl/>
        <w:wordWrap/>
        <w:autoSpaceDE/>
        <w:autoSpaceDN/>
        <w:snapToGrid w:val="0"/>
        <w:spacing w:after="0" w:line="276" w:lineRule="auto"/>
        <w:rPr>
          <w:rFonts w:ascii="Times New Roman" w:eastAsia="바탕체" w:hAnsi="Times New Roman" w:cs="Times New Roman"/>
          <w:color w:val="000000"/>
          <w:kern w:val="0"/>
          <w:sz w:val="10"/>
          <w:szCs w:val="10"/>
        </w:rPr>
      </w:pPr>
    </w:p>
    <w:tbl>
      <w:tblPr>
        <w:tblStyle w:val="af6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3B6D00" w14:paraId="29D75A2A" w14:textId="77777777" w:rsidTr="00B8316C">
        <w:trPr>
          <w:trHeight w:val="403"/>
        </w:trPr>
        <w:tc>
          <w:tcPr>
            <w:tcW w:w="10201" w:type="dxa"/>
            <w:vAlign w:val="center"/>
          </w:tcPr>
          <w:p w14:paraId="54ED2CAA" w14:textId="77777777" w:rsidR="003B6D00" w:rsidRPr="003A62D6" w:rsidRDefault="003B6D00" w:rsidP="00B8316C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eastAsia="바탕체"/>
                <w:b/>
                <w:bCs/>
                <w:color w:val="000000"/>
                <w:sz w:val="18"/>
                <w:szCs w:val="18"/>
              </w:rPr>
            </w:pPr>
            <w:r w:rsidRPr="003A62D6">
              <w:rPr>
                <w:rFonts w:eastAsia="바탕체"/>
                <w:color w:val="000000"/>
                <w:sz w:val="18"/>
                <w:szCs w:val="18"/>
              </w:rPr>
              <w:t>□ </w:t>
            </w:r>
            <w:proofErr w:type="gramStart"/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확인담당직원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/>
                <w:color w:val="000000"/>
                <w:sz w:val="18"/>
                <w:szCs w:val="18"/>
              </w:rPr>
              <w:t>:</w:t>
            </w:r>
            <w:proofErr w:type="gramEnd"/>
            <w:r w:rsidRPr="003A62D6">
              <w:rPr>
                <w:rFonts w:eastAsia="바탕체"/>
                <w:color w:val="000000"/>
                <w:sz w:val="18"/>
                <w:szCs w:val="18"/>
              </w:rPr>
              <w:t xml:space="preserve">              (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인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)</w:t>
            </w:r>
            <w:r w:rsidRPr="003A62D6">
              <w:rPr>
                <w:rFonts w:eastAsia="바탕체"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/>
                <w:b/>
                <w:bCs/>
                <w:color w:val="000000"/>
                <w:sz w:val="18"/>
                <w:szCs w:val="18"/>
              </w:rPr>
              <w:t>【</w:t>
            </w:r>
            <w:r w:rsidRPr="003A62D6">
              <w:rPr>
                <w:rFonts w:eastAsia="바탕체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/>
                <w:color w:val="000000"/>
                <w:sz w:val="18"/>
                <w:szCs w:val="18"/>
              </w:rPr>
              <w:t>□ 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간소화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된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고객확인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,</w:t>
            </w:r>
            <w:r w:rsidRPr="003A62D6">
              <w:rPr>
                <w:rFonts w:eastAsia="바탕체"/>
                <w:color w:val="000000"/>
                <w:sz w:val="18"/>
                <w:szCs w:val="18"/>
              </w:rPr>
              <w:t xml:space="preserve"> □ 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강화된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고객확인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해당란에</w:t>
            </w:r>
            <w:proofErr w:type="spellEnd"/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ascii="바탕체" w:eastAsia="바탕체" w:hAnsi="바탕체" w:hint="eastAsia"/>
                <w:color w:val="000000"/>
                <w:sz w:val="18"/>
                <w:szCs w:val="18"/>
              </w:rPr>
              <w:t>√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표시</w:t>
            </w:r>
            <w:r w:rsidRPr="003A62D6">
              <w:rPr>
                <w:rFonts w:eastAsia="바탕체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/>
                <w:b/>
                <w:bCs/>
                <w:color w:val="000000"/>
                <w:sz w:val="18"/>
                <w:szCs w:val="18"/>
              </w:rPr>
              <w:t>】</w:t>
            </w:r>
          </w:p>
        </w:tc>
      </w:tr>
    </w:tbl>
    <w:p w14:paraId="45AAC005" w14:textId="77777777" w:rsidR="003B6D00" w:rsidRPr="003A62D6" w:rsidRDefault="003B6D00" w:rsidP="003B6D00">
      <w:pPr>
        <w:widowControl/>
        <w:wordWrap/>
        <w:autoSpaceDE/>
        <w:autoSpaceDN/>
        <w:snapToGrid w:val="0"/>
        <w:spacing w:after="0" w:line="276" w:lineRule="auto"/>
        <w:jc w:val="center"/>
        <w:rPr>
          <w:rFonts w:ascii="Times New Roman" w:eastAsia="바탕체" w:hAnsi="Times New Roman" w:cs="Times New Roman"/>
          <w:color w:val="000000"/>
          <w:kern w:val="0"/>
          <w:sz w:val="10"/>
          <w:szCs w:val="10"/>
        </w:rPr>
      </w:pPr>
    </w:p>
    <w:p w14:paraId="42955396" w14:textId="77777777" w:rsidR="003B6D00" w:rsidRDefault="003B6D00" w:rsidP="003B6D00">
      <w:pPr>
        <w:widowControl/>
        <w:wordWrap/>
        <w:autoSpaceDE/>
        <w:autoSpaceDN/>
        <w:snapToGrid w:val="0"/>
        <w:spacing w:after="0" w:line="240" w:lineRule="auto"/>
        <w:jc w:val="center"/>
        <w:rPr>
          <w:rFonts w:ascii="Times New Roman" w:eastAsia="바탕체" w:hAnsi="Times New Roman" w:cs="Times New Roman"/>
          <w:b/>
          <w:bCs/>
          <w:color w:val="000000"/>
          <w:kern w:val="0"/>
          <w:szCs w:val="20"/>
        </w:rPr>
      </w:pPr>
      <w:r w:rsidRPr="00041472">
        <w:rPr>
          <w:rFonts w:ascii="Times New Roman" w:eastAsia="바탕체" w:hAnsi="Times New Roman" w:cs="Times New Roman" w:hint="eastAsia"/>
          <w:b/>
          <w:bCs/>
          <w:color w:val="000000"/>
          <w:kern w:val="0"/>
          <w:szCs w:val="20"/>
          <w:highlight w:val="red"/>
        </w:rPr>
        <w:t>2</w:t>
      </w:r>
      <w:r w:rsidRPr="00041472">
        <w:rPr>
          <w:rFonts w:ascii="Times New Roman" w:eastAsia="바탕체" w:hAnsi="Times New Roman" w:cs="Times New Roman"/>
          <w:b/>
          <w:bCs/>
          <w:color w:val="000000"/>
          <w:kern w:val="0"/>
          <w:szCs w:val="20"/>
          <w:highlight w:val="red"/>
        </w:rPr>
        <w:t>02*</w:t>
      </w:r>
      <w:r w:rsidRPr="00041472">
        <w:rPr>
          <w:rFonts w:ascii="Times New Roman" w:eastAsia="바탕체" w:hAnsi="Times New Roman" w:cs="Times New Roman" w:hint="eastAsia"/>
          <w:b/>
          <w:bCs/>
          <w:color w:val="000000"/>
          <w:kern w:val="0"/>
          <w:szCs w:val="20"/>
          <w:highlight w:val="red"/>
        </w:rPr>
        <w:t>년</w:t>
      </w:r>
      <w:r w:rsidRPr="00041472">
        <w:rPr>
          <w:rFonts w:ascii="Times New Roman" w:eastAsia="바탕체" w:hAnsi="Times New Roman" w:cs="Times New Roman" w:hint="eastAsia"/>
          <w:b/>
          <w:bCs/>
          <w:color w:val="000000"/>
          <w:kern w:val="0"/>
          <w:szCs w:val="20"/>
          <w:highlight w:val="red"/>
        </w:rPr>
        <w:t xml:space="preserve"> </w:t>
      </w:r>
      <w:r w:rsidRPr="00041472">
        <w:rPr>
          <w:rFonts w:ascii="Times New Roman" w:eastAsia="바탕체" w:hAnsi="Times New Roman" w:cs="Times New Roman"/>
          <w:b/>
          <w:bCs/>
          <w:color w:val="000000"/>
          <w:kern w:val="0"/>
          <w:szCs w:val="20"/>
          <w:highlight w:val="red"/>
        </w:rPr>
        <w:t>**</w:t>
      </w:r>
      <w:r w:rsidRPr="00041472">
        <w:rPr>
          <w:rFonts w:ascii="Times New Roman" w:eastAsia="바탕체" w:hAnsi="Times New Roman" w:cs="Times New Roman" w:hint="eastAsia"/>
          <w:b/>
          <w:bCs/>
          <w:color w:val="000000"/>
          <w:kern w:val="0"/>
          <w:szCs w:val="20"/>
          <w:highlight w:val="red"/>
        </w:rPr>
        <w:t>월</w:t>
      </w:r>
      <w:r w:rsidRPr="00041472">
        <w:rPr>
          <w:rFonts w:ascii="Times New Roman" w:eastAsia="바탕체" w:hAnsi="Times New Roman" w:cs="Times New Roman" w:hint="eastAsia"/>
          <w:b/>
          <w:bCs/>
          <w:color w:val="000000"/>
          <w:kern w:val="0"/>
          <w:szCs w:val="20"/>
          <w:highlight w:val="red"/>
        </w:rPr>
        <w:t xml:space="preserve"> </w:t>
      </w:r>
      <w:r w:rsidRPr="00041472">
        <w:rPr>
          <w:rFonts w:ascii="Times New Roman" w:eastAsia="바탕체" w:hAnsi="Times New Roman" w:cs="Times New Roman"/>
          <w:b/>
          <w:bCs/>
          <w:color w:val="000000"/>
          <w:kern w:val="0"/>
          <w:szCs w:val="20"/>
          <w:highlight w:val="red"/>
        </w:rPr>
        <w:t>**</w:t>
      </w:r>
      <w:r w:rsidRPr="00041472">
        <w:rPr>
          <w:rFonts w:ascii="Times New Roman" w:eastAsia="바탕체" w:hAnsi="Times New Roman" w:cs="Times New Roman" w:hint="eastAsia"/>
          <w:b/>
          <w:bCs/>
          <w:color w:val="000000"/>
          <w:kern w:val="0"/>
          <w:szCs w:val="20"/>
          <w:highlight w:val="red"/>
        </w:rPr>
        <w:t>일</w:t>
      </w:r>
    </w:p>
    <w:p w14:paraId="62687419" w14:textId="77777777" w:rsidR="005338C2" w:rsidRDefault="005338C2" w:rsidP="003B6D00">
      <w:pPr>
        <w:widowControl/>
        <w:wordWrap/>
        <w:autoSpaceDE/>
        <w:autoSpaceDN/>
        <w:snapToGrid w:val="0"/>
        <w:spacing w:after="0" w:line="240" w:lineRule="auto"/>
        <w:jc w:val="right"/>
        <w:rPr>
          <w:rFonts w:ascii="Times New Roman" w:eastAsia="바탕체" w:hAnsi="Times New Roman" w:cs="Times New Roman"/>
          <w:b/>
          <w:bCs/>
          <w:color w:val="000000"/>
          <w:kern w:val="0"/>
          <w:szCs w:val="20"/>
        </w:rPr>
      </w:pPr>
    </w:p>
    <w:p w14:paraId="75B47E2D" w14:textId="340C9979" w:rsidR="003B6D00" w:rsidRPr="003A62D6" w:rsidRDefault="003B6D00" w:rsidP="003B6D00">
      <w:pPr>
        <w:widowControl/>
        <w:wordWrap/>
        <w:autoSpaceDE/>
        <w:autoSpaceDN/>
        <w:snapToGrid w:val="0"/>
        <w:spacing w:after="0" w:line="240" w:lineRule="auto"/>
        <w:jc w:val="right"/>
        <w:rPr>
          <w:rFonts w:ascii="Times New Roman" w:eastAsia="바탕체" w:hAnsi="Times New Roman" w:cs="Times New Roman"/>
          <w:b/>
          <w:bCs/>
          <w:color w:val="000000"/>
          <w:kern w:val="0"/>
          <w:szCs w:val="20"/>
        </w:rPr>
      </w:pPr>
      <w:proofErr w:type="gramStart"/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Cs w:val="20"/>
        </w:rPr>
        <w:t>고객명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Cs w:val="20"/>
        </w:rPr>
        <w:t xml:space="preserve"> </w:t>
      </w:r>
      <w:r>
        <w:rPr>
          <w:rFonts w:ascii="Times New Roman" w:eastAsia="바탕체" w:hAnsi="Times New Roman" w:cs="Times New Roman"/>
          <w:b/>
          <w:bCs/>
          <w:color w:val="000000"/>
          <w:kern w:val="0"/>
          <w:szCs w:val="20"/>
        </w:rPr>
        <w:t>:</w:t>
      </w:r>
      <w:proofErr w:type="gramEnd"/>
      <w:r>
        <w:rPr>
          <w:rFonts w:ascii="Times New Roman" w:eastAsia="바탕체" w:hAnsi="Times New Roman" w:cs="Times New Roman"/>
          <w:b/>
          <w:bCs/>
          <w:color w:val="000000"/>
          <w:kern w:val="0"/>
          <w:szCs w:val="20"/>
        </w:rPr>
        <w:t xml:space="preserve">     </w:t>
      </w:r>
      <w:r w:rsidRPr="00041472">
        <w:rPr>
          <w:rFonts w:ascii="Times New Roman" w:eastAsia="바탕체" w:hAnsi="Times New Roman" w:cs="Times New Roman"/>
          <w:b/>
          <w:bCs/>
          <w:color w:val="000000"/>
          <w:kern w:val="0"/>
          <w:szCs w:val="20"/>
          <w:highlight w:val="red"/>
        </w:rPr>
        <w:t>******</w:t>
      </w:r>
      <w:r>
        <w:rPr>
          <w:rFonts w:ascii="Times New Roman" w:eastAsia="바탕체" w:hAnsi="Times New Roman" w:cs="Times New Roman"/>
          <w:b/>
          <w:bCs/>
          <w:color w:val="000000"/>
          <w:kern w:val="0"/>
          <w:szCs w:val="20"/>
        </w:rPr>
        <w:t xml:space="preserve">      (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Cs w:val="20"/>
        </w:rPr>
        <w:t>인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Cs w:val="20"/>
        </w:rPr>
        <w:t>)</w:t>
      </w:r>
    </w:p>
    <w:p w14:paraId="55B06CEC" w14:textId="77777777" w:rsidR="005338C2" w:rsidRPr="005338C2" w:rsidRDefault="005338C2" w:rsidP="003B6D00">
      <w:pPr>
        <w:widowControl/>
        <w:wordWrap/>
        <w:autoSpaceDE/>
        <w:autoSpaceDN/>
        <w:snapToGrid w:val="0"/>
        <w:spacing w:after="0" w:line="276" w:lineRule="auto"/>
        <w:jc w:val="center"/>
        <w:rPr>
          <w:rFonts w:ascii="Times New Roman" w:eastAsia="바탕체" w:hAnsi="Times New Roman" w:cs="Times New Roman"/>
          <w:color w:val="000000"/>
          <w:kern w:val="0"/>
          <w:szCs w:val="20"/>
        </w:rPr>
      </w:pPr>
    </w:p>
    <w:p w14:paraId="1CAFF453" w14:textId="5C3AC550" w:rsidR="003B6D00" w:rsidRDefault="003B6D00" w:rsidP="003B6D00">
      <w:pPr>
        <w:widowControl/>
        <w:wordWrap/>
        <w:autoSpaceDE/>
        <w:autoSpaceDN/>
        <w:snapToGrid w:val="0"/>
        <w:spacing w:after="0" w:line="276" w:lineRule="auto"/>
        <w:jc w:val="center"/>
        <w:rPr>
          <w:rFonts w:ascii="Times New Roman" w:eastAsia="바탕체" w:hAnsi="Times New Roman" w:cs="Times New Roman"/>
          <w:b/>
          <w:bCs/>
          <w:color w:val="000000"/>
          <w:kern w:val="0"/>
          <w:sz w:val="26"/>
          <w:szCs w:val="26"/>
        </w:rPr>
        <w:sectPr w:rsidR="003B6D00" w:rsidSect="002737B5">
          <w:pgSz w:w="11906" w:h="16838"/>
          <w:pgMar w:top="1134" w:right="851" w:bottom="851" w:left="851" w:header="851" w:footer="992" w:gutter="0"/>
          <w:cols w:space="425"/>
          <w:titlePg/>
          <w:docGrid w:linePitch="360"/>
        </w:sectPr>
      </w:pPr>
      <w:r w:rsidRPr="00630AD2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6"/>
          <w:szCs w:val="26"/>
        </w:rPr>
        <w:t>주식회사</w:t>
      </w:r>
      <w:r w:rsidRPr="00630AD2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6"/>
          <w:szCs w:val="26"/>
        </w:rPr>
        <w:t xml:space="preserve"> </w:t>
      </w:r>
      <w:proofErr w:type="spellStart"/>
      <w:r w:rsidRPr="00630AD2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6"/>
          <w:szCs w:val="26"/>
        </w:rPr>
        <w:t>빌랑스인베스트먼트</w:t>
      </w:r>
      <w:proofErr w:type="spellEnd"/>
      <w:r w:rsidRPr="00630AD2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6"/>
          <w:szCs w:val="26"/>
        </w:rPr>
        <w:t xml:space="preserve"> </w:t>
      </w:r>
      <w:r w:rsidRPr="00630AD2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6"/>
          <w:szCs w:val="26"/>
        </w:rPr>
        <w:t>귀중</w:t>
      </w:r>
    </w:p>
    <w:p w14:paraId="001B3C27" w14:textId="1580E228" w:rsidR="00BF1C3B" w:rsidRPr="00777CCC" w:rsidRDefault="00BF1C3B" w:rsidP="00777CCC">
      <w:pPr>
        <w:widowControl/>
        <w:spacing w:after="0" w:line="340" w:lineRule="atLeast"/>
        <w:rPr>
          <w:rFonts w:ascii="Times New Roman" w:eastAsia="바탕체" w:hAnsi="Times New Roman" w:cs="Times New Roman"/>
          <w:sz w:val="18"/>
          <w:szCs w:val="18"/>
        </w:rPr>
      </w:pPr>
      <w:r w:rsidRPr="00777CCC">
        <w:rPr>
          <w:rFonts w:ascii="Times New Roman" w:eastAsia="바탕체" w:hAnsi="Times New Roman" w:cs="Times New Roman"/>
          <w:szCs w:val="20"/>
        </w:rPr>
        <w:t>(</w:t>
      </w:r>
      <w:r w:rsidRPr="00777CCC">
        <w:rPr>
          <w:rFonts w:ascii="Times New Roman" w:eastAsia="바탕체" w:hAnsi="Times New Roman" w:cs="Times New Roman"/>
          <w:szCs w:val="20"/>
        </w:rPr>
        <w:t>첨부</w:t>
      </w:r>
      <w:r w:rsidRPr="00777CCC">
        <w:rPr>
          <w:rFonts w:ascii="Times New Roman" w:eastAsia="바탕체" w:hAnsi="Times New Roman" w:cs="Times New Roman"/>
          <w:szCs w:val="20"/>
        </w:rPr>
        <w:t xml:space="preserve"> </w:t>
      </w:r>
      <w:r w:rsidR="00AF0F34">
        <w:rPr>
          <w:rFonts w:ascii="Times New Roman" w:eastAsia="바탕체" w:hAnsi="Times New Roman" w:cs="Times New Roman"/>
          <w:szCs w:val="20"/>
        </w:rPr>
        <w:t>3</w:t>
      </w:r>
      <w:r w:rsidRPr="00777CCC">
        <w:rPr>
          <w:rFonts w:ascii="Times New Roman" w:eastAsia="바탕체" w:hAnsi="Times New Roman" w:cs="Times New Roman"/>
          <w:szCs w:val="20"/>
        </w:rPr>
        <w:t>)</w:t>
      </w:r>
      <w:r w:rsidR="00AF0F34">
        <w:rPr>
          <w:rFonts w:ascii="Times New Roman" w:eastAsia="바탕체" w:hAnsi="Times New Roman" w:cs="Times New Roman"/>
          <w:szCs w:val="20"/>
        </w:rPr>
        <w:t xml:space="preserve"> </w:t>
      </w:r>
      <w:r w:rsidR="00AF0F34">
        <w:rPr>
          <w:rFonts w:ascii="Times New Roman" w:eastAsia="바탕체" w:hAnsi="Times New Roman" w:cs="Times New Roman" w:hint="eastAsia"/>
          <w:szCs w:val="20"/>
        </w:rPr>
        <w:t>법인</w:t>
      </w:r>
      <w:r w:rsidR="00AF0F3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AF0F34">
        <w:rPr>
          <w:rFonts w:ascii="Times New Roman" w:eastAsia="바탕체" w:hAnsi="Times New Roman" w:cs="Times New Roman" w:hint="eastAsia"/>
          <w:szCs w:val="20"/>
        </w:rPr>
        <w:t>또는</w:t>
      </w:r>
      <w:r w:rsidR="00AF0F3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AF0F34">
        <w:rPr>
          <w:rFonts w:ascii="Times New Roman" w:eastAsia="바탕체" w:hAnsi="Times New Roman" w:cs="Times New Roman" w:hint="eastAsia"/>
          <w:szCs w:val="20"/>
        </w:rPr>
        <w:t>단체의</w:t>
      </w:r>
      <w:r w:rsidR="00AF0F3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AF0F34">
        <w:rPr>
          <w:rFonts w:ascii="Times New Roman" w:eastAsia="바탕체" w:hAnsi="Times New Roman" w:cs="Times New Roman" w:hint="eastAsia"/>
          <w:szCs w:val="20"/>
        </w:rPr>
        <w:t>실제소유자</w:t>
      </w:r>
      <w:r w:rsidR="00AF0F3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AF0F34">
        <w:rPr>
          <w:rFonts w:ascii="Times New Roman" w:eastAsia="바탕체" w:hAnsi="Times New Roman" w:cs="Times New Roman" w:hint="eastAsia"/>
          <w:szCs w:val="20"/>
        </w:rPr>
        <w:t>확인서</w:t>
      </w:r>
      <w:r w:rsidR="00AF0F34">
        <w:rPr>
          <w:rFonts w:ascii="Times New Roman" w:eastAsia="바탕체" w:hAnsi="Times New Roman" w:cs="Times New Roman" w:hint="eastAsia"/>
          <w:szCs w:val="20"/>
        </w:rPr>
        <w:t xml:space="preserve"> </w:t>
      </w:r>
      <w:r w:rsidR="00AF0F34">
        <w:rPr>
          <w:rFonts w:ascii="Times New Roman" w:eastAsia="바탕체" w:hAnsi="Times New Roman" w:cs="Times New Roman"/>
          <w:szCs w:val="20"/>
        </w:rPr>
        <w:t xml:space="preserve">- </w:t>
      </w:r>
      <w:r w:rsidR="00AF0F34">
        <w:rPr>
          <w:rFonts w:ascii="Times New Roman" w:eastAsia="바탕체" w:hAnsi="Times New Roman" w:cs="Times New Roman" w:hint="eastAsia"/>
          <w:szCs w:val="20"/>
        </w:rPr>
        <w:t>발행회사</w:t>
      </w:r>
    </w:p>
    <w:p w14:paraId="2FDF57A5" w14:textId="77777777" w:rsidR="00BF1C3B" w:rsidRPr="00777CCC" w:rsidRDefault="00BF1C3B" w:rsidP="00777CCC">
      <w:pPr>
        <w:spacing w:after="60" w:line="360" w:lineRule="auto"/>
        <w:jc w:val="center"/>
        <w:rPr>
          <w:rFonts w:ascii="Times New Roman" w:eastAsia="바탕체" w:hAnsi="Times New Roman" w:cs="Times New Roman"/>
          <w:b/>
          <w:sz w:val="28"/>
          <w:u w:val="single"/>
        </w:rPr>
      </w:pPr>
      <w:bookmarkStart w:id="703" w:name="_Toc534620365"/>
      <w:r w:rsidRPr="00777CCC">
        <w:rPr>
          <w:rFonts w:ascii="Times New Roman" w:eastAsia="바탕체" w:hAnsi="Times New Roman" w:cs="Times New Roman"/>
          <w:b/>
          <w:sz w:val="28"/>
          <w:u w:val="single"/>
        </w:rPr>
        <w:t>법인</w:t>
      </w:r>
      <w:r w:rsidRPr="00777CCC">
        <w:rPr>
          <w:rFonts w:ascii="Times New Roman" w:eastAsia="바탕체" w:hAnsi="Times New Roman" w:cs="Times New Roman"/>
          <w:b/>
          <w:sz w:val="28"/>
          <w:u w:val="single"/>
        </w:rPr>
        <w:t xml:space="preserve"> </w:t>
      </w:r>
      <w:r w:rsidRPr="00777CCC">
        <w:rPr>
          <w:rFonts w:ascii="Times New Roman" w:eastAsia="바탕체" w:hAnsi="Times New Roman" w:cs="Times New Roman"/>
          <w:b/>
          <w:sz w:val="28"/>
          <w:u w:val="single"/>
        </w:rPr>
        <w:t>또는</w:t>
      </w:r>
      <w:r w:rsidRPr="00777CCC">
        <w:rPr>
          <w:rFonts w:ascii="Times New Roman" w:eastAsia="바탕체" w:hAnsi="Times New Roman" w:cs="Times New Roman"/>
          <w:b/>
          <w:sz w:val="28"/>
          <w:u w:val="single"/>
        </w:rPr>
        <w:t xml:space="preserve"> </w:t>
      </w:r>
      <w:r w:rsidRPr="00777CCC">
        <w:rPr>
          <w:rFonts w:ascii="Times New Roman" w:eastAsia="바탕체" w:hAnsi="Times New Roman" w:cs="Times New Roman"/>
          <w:b/>
          <w:sz w:val="28"/>
          <w:u w:val="single"/>
        </w:rPr>
        <w:t>단체의</w:t>
      </w:r>
      <w:r w:rsidRPr="00777CCC">
        <w:rPr>
          <w:rFonts w:ascii="Times New Roman" w:eastAsia="바탕체" w:hAnsi="Times New Roman" w:cs="Times New Roman"/>
          <w:b/>
          <w:sz w:val="28"/>
          <w:u w:val="single"/>
        </w:rPr>
        <w:t xml:space="preserve"> </w:t>
      </w:r>
      <w:r w:rsidRPr="00777CCC">
        <w:rPr>
          <w:rFonts w:ascii="Times New Roman" w:eastAsia="바탕체" w:hAnsi="Times New Roman" w:cs="Times New Roman"/>
          <w:b/>
          <w:sz w:val="28"/>
          <w:u w:val="single"/>
        </w:rPr>
        <w:t>실제소유자</w:t>
      </w:r>
      <w:r w:rsidRPr="00777CCC">
        <w:rPr>
          <w:rFonts w:ascii="Times New Roman" w:eastAsia="바탕체" w:hAnsi="Times New Roman" w:cs="Times New Roman"/>
          <w:b/>
          <w:sz w:val="28"/>
          <w:u w:val="single"/>
        </w:rPr>
        <w:t xml:space="preserve"> </w:t>
      </w:r>
      <w:r w:rsidRPr="00777CCC">
        <w:rPr>
          <w:rFonts w:ascii="Times New Roman" w:eastAsia="바탕체" w:hAnsi="Times New Roman" w:cs="Times New Roman"/>
          <w:b/>
          <w:sz w:val="28"/>
          <w:u w:val="single"/>
        </w:rPr>
        <w:t>확인서</w:t>
      </w:r>
      <w:bookmarkEnd w:id="703"/>
    </w:p>
    <w:p w14:paraId="2E9D152B" w14:textId="77777777" w:rsidR="00777CCC" w:rsidRPr="00777CCC" w:rsidRDefault="00777CCC" w:rsidP="00074E29">
      <w:pPr>
        <w:widowControl/>
        <w:wordWrap/>
        <w:autoSpaceDE/>
        <w:autoSpaceDN/>
        <w:spacing w:after="0" w:line="360" w:lineRule="auto"/>
        <w:rPr>
          <w:rFonts w:ascii="Times New Roman" w:eastAsia="바탕체" w:hAnsi="Times New Roman" w:cs="Times New Roman"/>
          <w:color w:val="000000"/>
          <w:kern w:val="0"/>
          <w:szCs w:val="20"/>
        </w:rPr>
      </w:pPr>
    </w:p>
    <w:p w14:paraId="090F8F03" w14:textId="747E5C05" w:rsidR="00074E29" w:rsidRPr="00777CCC" w:rsidRDefault="00074E29" w:rsidP="00074E29">
      <w:pPr>
        <w:widowControl/>
        <w:wordWrap/>
        <w:autoSpaceDE/>
        <w:autoSpaceDN/>
        <w:spacing w:after="0" w:line="360" w:lineRule="auto"/>
        <w:rPr>
          <w:rFonts w:ascii="Times New Roman" w:eastAsia="바탕체" w:hAnsi="Times New Roman" w:cs="Times New Roman"/>
          <w:color w:val="000000"/>
          <w:kern w:val="0"/>
          <w:sz w:val="22"/>
        </w:rPr>
      </w:pP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본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확인서는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「특정금융거래정보의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보고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및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이용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등에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관한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법률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proofErr w:type="spellStart"/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시행령」에</w:t>
      </w:r>
      <w:proofErr w:type="spellEnd"/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의거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작성이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요구되는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필수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서식입니다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.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작성하</w:t>
      </w:r>
      <w:r w:rsidR="00777CCC"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신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정보는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관련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법령에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의거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안전하게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관리됩니다</w:t>
      </w:r>
      <w:r w:rsidRPr="00777CCC">
        <w:rPr>
          <w:rFonts w:ascii="Times New Roman" w:eastAsia="바탕체" w:hAnsi="Times New Roman" w:cs="Times New Roman"/>
          <w:color w:val="000000"/>
          <w:kern w:val="0"/>
          <w:sz w:val="22"/>
        </w:rPr>
        <w:t>.</w:t>
      </w:r>
    </w:p>
    <w:p w14:paraId="34EE12AC" w14:textId="77777777" w:rsidR="00074E29" w:rsidRPr="00777CCC" w:rsidRDefault="00074E29" w:rsidP="00074E29">
      <w:pPr>
        <w:widowControl/>
        <w:wordWrap/>
        <w:autoSpaceDE/>
        <w:autoSpaceDN/>
        <w:spacing w:after="0" w:line="360" w:lineRule="auto"/>
        <w:rPr>
          <w:rFonts w:ascii="Times New Roman" w:eastAsia="바탕체" w:hAnsi="Times New Roman" w:cs="Times New Roman"/>
          <w:color w:val="000000"/>
          <w:kern w:val="0"/>
          <w:szCs w:val="20"/>
        </w:rPr>
      </w:pPr>
    </w:p>
    <w:p w14:paraId="2C4F2D3F" w14:textId="77777777" w:rsidR="00074E29" w:rsidRPr="00777CCC" w:rsidRDefault="00074E29">
      <w:pPr>
        <w:pStyle w:val="ad"/>
        <w:widowControl/>
        <w:numPr>
          <w:ilvl w:val="0"/>
          <w:numId w:val="63"/>
        </w:numPr>
        <w:wordWrap/>
        <w:autoSpaceDE/>
        <w:autoSpaceDN/>
        <w:spacing w:line="360" w:lineRule="auto"/>
        <w:ind w:leftChars="0" w:left="284" w:hanging="284"/>
        <w:rPr>
          <w:rFonts w:ascii="Times New Roman" w:eastAsia="바탕체"/>
          <w:color w:val="000000"/>
          <w:kern w:val="0"/>
          <w:sz w:val="22"/>
          <w:szCs w:val="22"/>
        </w:rPr>
      </w:pP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>실제</w:t>
      </w: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 xml:space="preserve"> </w:t>
      </w: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>소유자</w:t>
      </w: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 xml:space="preserve"> </w:t>
      </w: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>확인</w:t>
      </w: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 xml:space="preserve"> </w:t>
      </w: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>생략</w:t>
      </w: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 xml:space="preserve"> </w:t>
      </w: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>대상</w:t>
      </w:r>
    </w:p>
    <w:tbl>
      <w:tblPr>
        <w:tblStyle w:val="af6"/>
        <w:tblW w:w="0" w:type="auto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27"/>
        <w:gridCol w:w="923"/>
        <w:gridCol w:w="656"/>
        <w:gridCol w:w="2015"/>
      </w:tblGrid>
      <w:tr w:rsidR="00074E29" w:rsidRPr="00777CCC" w14:paraId="655E10D9" w14:textId="77777777" w:rsidTr="00283403">
        <w:trPr>
          <w:trHeight w:val="505"/>
        </w:trPr>
        <w:tc>
          <w:tcPr>
            <w:tcW w:w="5812" w:type="dxa"/>
            <w:tcBorders>
              <w:right w:val="single" w:sz="18" w:space="0" w:color="FF0000"/>
            </w:tcBorders>
            <w:shd w:val="clear" w:color="auto" w:fill="D9D9D9" w:themeFill="background1" w:themeFillShade="D9"/>
            <w:vAlign w:val="center"/>
          </w:tcPr>
          <w:p w14:paraId="74879EC7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auto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생략대상</w:t>
            </w:r>
          </w:p>
        </w:tc>
        <w:tc>
          <w:tcPr>
            <w:tcW w:w="944" w:type="dxa"/>
            <w:tcBorders>
              <w:top w:val="single" w:sz="18" w:space="0" w:color="FF0000"/>
              <w:left w:val="single" w:sz="18" w:space="0" w:color="FF0000"/>
              <w:bottom w:val="single" w:sz="4" w:space="0" w:color="000000" w:themeColor="text1"/>
              <w:right w:val="single" w:sz="18" w:space="0" w:color="FF0000"/>
            </w:tcBorders>
            <w:shd w:val="clear" w:color="auto" w:fill="D9D9D9" w:themeFill="background1" w:themeFillShade="D9"/>
            <w:vAlign w:val="center"/>
          </w:tcPr>
          <w:p w14:paraId="11E330C8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auto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선택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바탕체" w:eastAsia="바탕체" w:hAnsi="바탕체" w:hint="eastAsia"/>
                <w:color w:val="000000"/>
                <w:szCs w:val="20"/>
              </w:rPr>
              <w:t>√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)</w:t>
            </w:r>
          </w:p>
        </w:tc>
        <w:tc>
          <w:tcPr>
            <w:tcW w:w="2985" w:type="dxa"/>
            <w:gridSpan w:val="2"/>
            <w:tcBorders>
              <w:left w:val="single" w:sz="18" w:space="0" w:color="FF0000"/>
            </w:tcBorders>
            <w:shd w:val="clear" w:color="auto" w:fill="D9D9D9" w:themeFill="background1" w:themeFillShade="D9"/>
            <w:vAlign w:val="center"/>
          </w:tcPr>
          <w:p w14:paraId="53D31F21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auto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작성인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정보</w:t>
            </w:r>
          </w:p>
        </w:tc>
      </w:tr>
      <w:tr w:rsidR="00074E29" w:rsidRPr="00777CCC" w14:paraId="7035344B" w14:textId="77777777" w:rsidTr="00283403">
        <w:trPr>
          <w:trHeight w:val="657"/>
        </w:trPr>
        <w:tc>
          <w:tcPr>
            <w:tcW w:w="5812" w:type="dxa"/>
            <w:vMerge w:val="restart"/>
            <w:tcBorders>
              <w:right w:val="single" w:sz="18" w:space="0" w:color="FF0000"/>
            </w:tcBorders>
          </w:tcPr>
          <w:p w14:paraId="64B94932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/>
                <w:szCs w:val="20"/>
              </w:rPr>
              <w:t>“</w:t>
            </w:r>
            <w:r w:rsidRPr="00777CCC">
              <w:rPr>
                <w:rFonts w:ascii="Times New Roman" w:eastAsia="바탕체" w:hint="eastAsia"/>
                <w:b/>
                <w:bCs/>
                <w:color w:val="000000"/>
                <w:szCs w:val="20"/>
              </w:rPr>
              <w:t>국가</w:t>
            </w:r>
            <w:r w:rsidRPr="00777CCC">
              <w:rPr>
                <w:rFonts w:ascii="Times New Roman" w:eastAsia="바탕체"/>
                <w:b/>
                <w:bCs/>
                <w:color w:val="000000"/>
                <w:szCs w:val="20"/>
              </w:rPr>
              <w:t>·</w:t>
            </w:r>
            <w:r w:rsidRPr="00777CCC">
              <w:rPr>
                <w:rFonts w:ascii="Times New Roman" w:eastAsia="바탕체" w:hint="eastAsia"/>
                <w:b/>
                <w:bCs/>
                <w:color w:val="000000"/>
                <w:szCs w:val="20"/>
              </w:rPr>
              <w:t>지자체</w:t>
            </w:r>
            <w:r w:rsidRPr="00777CCC">
              <w:rPr>
                <w:rFonts w:ascii="Times New Roman" w:eastAsia="바탕체"/>
                <w:b/>
                <w:bCs/>
                <w:color w:val="000000"/>
                <w:szCs w:val="20"/>
              </w:rPr>
              <w:t>·</w:t>
            </w:r>
            <w:r w:rsidRPr="00777CCC">
              <w:rPr>
                <w:rFonts w:ascii="Times New Roman" w:eastAsia="바탕체" w:hint="eastAsia"/>
                <w:b/>
                <w:bCs/>
                <w:color w:val="000000"/>
                <w:szCs w:val="20"/>
              </w:rPr>
              <w:t>공공단체</w:t>
            </w:r>
            <w:r w:rsidRPr="00777CCC">
              <w:rPr>
                <w:rFonts w:ascii="Times New Roman" w:eastAsia="바탕체"/>
                <w:b/>
                <w:bCs/>
                <w:color w:val="000000"/>
                <w:szCs w:val="20"/>
              </w:rPr>
              <w:t>·</w:t>
            </w:r>
            <w:r w:rsidRPr="00777CCC">
              <w:rPr>
                <w:rFonts w:ascii="Times New Roman" w:eastAsia="바탕체" w:hint="eastAsia"/>
                <w:b/>
                <w:bCs/>
                <w:color w:val="000000"/>
                <w:szCs w:val="20"/>
              </w:rPr>
              <w:t>금융회사</w:t>
            </w:r>
            <w:r w:rsidRPr="00777CCC">
              <w:rPr>
                <w:rFonts w:ascii="Times New Roman" w:eastAsia="바탕체"/>
                <w:szCs w:val="20"/>
              </w:rPr>
              <w:t xml:space="preserve">” </w:t>
            </w:r>
            <w:r w:rsidRPr="00777CCC">
              <w:rPr>
                <w:rFonts w:ascii="Times New Roman" w:eastAsia="바탕체" w:hint="eastAsia"/>
                <w:szCs w:val="20"/>
              </w:rPr>
              <w:t>및</w:t>
            </w:r>
          </w:p>
          <w:p w14:paraId="3339E060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맑은 고딕" w:eastAsia="맑은 고딕" w:hAnsi="맑은 고딕" w:hint="eastAsia"/>
                <w:color w:val="000000"/>
                <w:szCs w:val="20"/>
              </w:rPr>
              <w:t>※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 xml:space="preserve"> </w:t>
            </w:r>
            <w:r w:rsidRPr="00777CCC">
              <w:rPr>
                <w:rFonts w:ascii="바탕체" w:eastAsia="바탕체" w:hAnsi="바탕체" w:hint="eastAsia"/>
                <w:color w:val="000000"/>
                <w:szCs w:val="20"/>
              </w:rPr>
              <w:t>「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특정금융거래정보의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보고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및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이용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등에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관한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법률</w:t>
            </w:r>
            <w:r w:rsidRPr="00777CCC">
              <w:rPr>
                <w:rFonts w:ascii="바탕체" w:eastAsia="바탕체" w:hAnsi="바탕체" w:hint="eastAsia"/>
                <w:color w:val="000000"/>
                <w:szCs w:val="20"/>
              </w:rPr>
              <w:t>」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제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4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조의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2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제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1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항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단서의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법인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및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단체에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한함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)</w:t>
            </w:r>
          </w:p>
          <w:p w14:paraId="4E619B37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/>
                <w:szCs w:val="20"/>
              </w:rPr>
              <w:t>“</w:t>
            </w:r>
            <w:r w:rsidRPr="00777CCC">
              <w:rPr>
                <w:rFonts w:ascii="Times New Roman" w:eastAsia="바탕체" w:hint="eastAsia"/>
                <w:b/>
                <w:bCs/>
                <w:color w:val="000000"/>
                <w:szCs w:val="20"/>
              </w:rPr>
              <w:t>사업보고서</w:t>
            </w:r>
            <w:r w:rsidRPr="00777CCC">
              <w:rPr>
                <w:rFonts w:ascii="Times New Roman" w:eastAsia="바탕체" w:hint="eastAsia"/>
                <w:b/>
                <w:bCs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b/>
                <w:bCs/>
                <w:color w:val="000000"/>
                <w:szCs w:val="20"/>
              </w:rPr>
              <w:t>제출대상법인</w:t>
            </w:r>
            <w:r w:rsidRPr="00777CCC">
              <w:rPr>
                <w:rFonts w:ascii="Times New Roman" w:eastAsia="바탕체" w:hint="eastAsia"/>
                <w:b/>
                <w:bCs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 w:hint="eastAsia"/>
                <w:b/>
                <w:bCs/>
                <w:color w:val="000000"/>
                <w:szCs w:val="20"/>
              </w:rPr>
              <w:t>상장법인</w:t>
            </w:r>
            <w:r w:rsidRPr="00777CCC">
              <w:rPr>
                <w:rFonts w:ascii="Times New Roman" w:eastAsia="바탕체" w:hint="eastAsia"/>
                <w:b/>
                <w:bCs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b/>
                <w:bCs/>
                <w:color w:val="000000"/>
                <w:szCs w:val="20"/>
              </w:rPr>
              <w:t>등</w:t>
            </w:r>
            <w:proofErr w:type="gramStart"/>
            <w:r w:rsidRPr="00777CCC">
              <w:rPr>
                <w:rFonts w:ascii="Times New Roman" w:eastAsia="바탕체" w:hint="eastAsia"/>
                <w:b/>
                <w:bCs/>
                <w:color w:val="000000"/>
                <w:szCs w:val="20"/>
              </w:rPr>
              <w:t>)</w:t>
            </w:r>
            <w:r w:rsidRPr="00777CCC">
              <w:rPr>
                <w:rFonts w:ascii="Times New Roman" w:eastAsia="바탕체"/>
                <w:szCs w:val="20"/>
              </w:rPr>
              <w:t xml:space="preserve"> ”</w:t>
            </w:r>
            <w:proofErr w:type="gramEnd"/>
            <w:r w:rsidRPr="00777CCC">
              <w:rPr>
                <w:rFonts w:ascii="Times New Roman" w:eastAsia="바탕체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인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경우</w:t>
            </w:r>
          </w:p>
          <w:p w14:paraId="118C6CBE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맑은 고딕" w:eastAsia="맑은 고딕" w:hAnsi="맑은 고딕" w:hint="eastAsia"/>
                <w:color w:val="000000"/>
                <w:szCs w:val="20"/>
              </w:rPr>
              <w:t>※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 xml:space="preserve"> </w:t>
            </w:r>
            <w:r w:rsidRPr="00777CCC">
              <w:rPr>
                <w:rFonts w:ascii="바탕체" w:eastAsia="바탕체" w:hAnsi="바탕체" w:hint="eastAsia"/>
                <w:color w:val="000000"/>
                <w:szCs w:val="20"/>
              </w:rPr>
              <w:t>「</w:t>
            </w:r>
            <w:proofErr w:type="spellStart"/>
            <w:r w:rsidRPr="00777CCC">
              <w:rPr>
                <w:rFonts w:ascii="바탕체" w:eastAsia="바탕체" w:hAnsi="바탕체" w:hint="eastAsia"/>
                <w:color w:val="000000"/>
                <w:szCs w:val="20"/>
              </w:rPr>
              <w:t>자본시장과금융투자업에</w:t>
            </w:r>
            <w:proofErr w:type="spellEnd"/>
            <w:r w:rsidRPr="00777CCC">
              <w:rPr>
                <w:rFonts w:ascii="바탕체" w:eastAsia="바탕체" w:hAnsi="바탕체" w:hint="eastAsia"/>
                <w:color w:val="000000"/>
                <w:szCs w:val="20"/>
              </w:rPr>
              <w:t xml:space="preserve"> 관한 법률 」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제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1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59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조의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사업보고서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제출대상법인에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한함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)</w:t>
            </w:r>
          </w:p>
        </w:tc>
        <w:tc>
          <w:tcPr>
            <w:tcW w:w="944" w:type="dxa"/>
            <w:vMerge w:val="restart"/>
            <w:tcBorders>
              <w:top w:val="single" w:sz="4" w:space="0" w:color="000000" w:themeColor="text1"/>
              <w:left w:val="single" w:sz="18" w:space="0" w:color="FF0000"/>
              <w:bottom w:val="single" w:sz="18" w:space="0" w:color="FF0000"/>
              <w:right w:val="single" w:sz="18" w:space="0" w:color="FF0000"/>
            </w:tcBorders>
          </w:tcPr>
          <w:p w14:paraId="53346DBE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656" w:type="dxa"/>
            <w:tcBorders>
              <w:left w:val="single" w:sz="18" w:space="0" w:color="FF0000"/>
            </w:tcBorders>
            <w:vAlign w:val="center"/>
          </w:tcPr>
          <w:p w14:paraId="1D62FF1F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proofErr w:type="spellStart"/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법인명</w:t>
            </w:r>
            <w:proofErr w:type="spellEnd"/>
          </w:p>
        </w:tc>
        <w:tc>
          <w:tcPr>
            <w:tcW w:w="2329" w:type="dxa"/>
            <w:shd w:val="clear" w:color="auto" w:fill="FFF2CC" w:themeFill="accent4" w:themeFillTint="33"/>
            <w:vAlign w:val="center"/>
          </w:tcPr>
          <w:p w14:paraId="79E20DB8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</w:p>
        </w:tc>
      </w:tr>
      <w:tr w:rsidR="00074E29" w:rsidRPr="00777CCC" w14:paraId="08A151B7" w14:textId="77777777" w:rsidTr="00283403">
        <w:trPr>
          <w:trHeight w:val="657"/>
        </w:trPr>
        <w:tc>
          <w:tcPr>
            <w:tcW w:w="5812" w:type="dxa"/>
            <w:vMerge/>
            <w:tcBorders>
              <w:right w:val="single" w:sz="18" w:space="0" w:color="FF0000"/>
            </w:tcBorders>
          </w:tcPr>
          <w:p w14:paraId="4424032D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944" w:type="dxa"/>
            <w:vMerge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</w:tcPr>
          <w:p w14:paraId="349ABEC6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656" w:type="dxa"/>
            <w:tcBorders>
              <w:left w:val="single" w:sz="18" w:space="0" w:color="FF0000"/>
            </w:tcBorders>
            <w:vAlign w:val="center"/>
          </w:tcPr>
          <w:p w14:paraId="2F957B36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관계</w:t>
            </w:r>
          </w:p>
        </w:tc>
        <w:tc>
          <w:tcPr>
            <w:tcW w:w="2329" w:type="dxa"/>
            <w:shd w:val="clear" w:color="auto" w:fill="FFF2CC" w:themeFill="accent4" w:themeFillTint="33"/>
            <w:vAlign w:val="center"/>
          </w:tcPr>
          <w:p w14:paraId="14A492D2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</w:p>
        </w:tc>
      </w:tr>
      <w:tr w:rsidR="00074E29" w:rsidRPr="00777CCC" w14:paraId="0A4E2790" w14:textId="77777777" w:rsidTr="00283403">
        <w:trPr>
          <w:trHeight w:val="658"/>
        </w:trPr>
        <w:tc>
          <w:tcPr>
            <w:tcW w:w="5812" w:type="dxa"/>
            <w:vMerge/>
            <w:tcBorders>
              <w:right w:val="single" w:sz="18" w:space="0" w:color="FF0000"/>
            </w:tcBorders>
          </w:tcPr>
          <w:p w14:paraId="2FC8A1A3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944" w:type="dxa"/>
            <w:vMerge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</w:tcPr>
          <w:p w14:paraId="3EEDC0FB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656" w:type="dxa"/>
            <w:tcBorders>
              <w:left w:val="single" w:sz="18" w:space="0" w:color="FF0000"/>
            </w:tcBorders>
            <w:vAlign w:val="center"/>
          </w:tcPr>
          <w:p w14:paraId="4211440F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성명</w:t>
            </w:r>
          </w:p>
        </w:tc>
        <w:tc>
          <w:tcPr>
            <w:tcW w:w="2329" w:type="dxa"/>
            <w:shd w:val="clear" w:color="auto" w:fill="FFF2CC" w:themeFill="accent4" w:themeFillTint="33"/>
            <w:vAlign w:val="center"/>
          </w:tcPr>
          <w:p w14:paraId="2B6CDC5A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</w:p>
        </w:tc>
      </w:tr>
    </w:tbl>
    <w:p w14:paraId="735081FF" w14:textId="77777777" w:rsidR="00074E29" w:rsidRPr="00777CCC" w:rsidRDefault="00074E29" w:rsidP="00074E29">
      <w:pPr>
        <w:widowControl/>
        <w:wordWrap/>
        <w:autoSpaceDE/>
        <w:autoSpaceDN/>
        <w:spacing w:after="0" w:line="360" w:lineRule="auto"/>
        <w:rPr>
          <w:rFonts w:ascii="Times New Roman" w:eastAsia="바탕체" w:hAnsi="Times New Roman" w:cs="Times New Roman"/>
          <w:color w:val="000000"/>
          <w:kern w:val="0"/>
          <w:szCs w:val="20"/>
        </w:rPr>
      </w:pPr>
    </w:p>
    <w:p w14:paraId="729806CC" w14:textId="77777777" w:rsidR="00074E29" w:rsidRPr="00777CCC" w:rsidRDefault="00074E29">
      <w:pPr>
        <w:pStyle w:val="ad"/>
        <w:widowControl/>
        <w:numPr>
          <w:ilvl w:val="0"/>
          <w:numId w:val="63"/>
        </w:numPr>
        <w:wordWrap/>
        <w:autoSpaceDE/>
        <w:autoSpaceDN/>
        <w:spacing w:line="360" w:lineRule="auto"/>
        <w:ind w:leftChars="0" w:left="284" w:hanging="284"/>
        <w:rPr>
          <w:rFonts w:ascii="Times New Roman" w:eastAsia="바탕체"/>
          <w:color w:val="000000"/>
          <w:kern w:val="0"/>
          <w:sz w:val="22"/>
          <w:szCs w:val="22"/>
        </w:rPr>
      </w:pP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>실제</w:t>
      </w: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 xml:space="preserve"> </w:t>
      </w: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>소유자</w:t>
      </w: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 xml:space="preserve"> </w:t>
      </w:r>
      <w:r w:rsidRPr="00777CCC">
        <w:rPr>
          <w:rFonts w:ascii="Times New Roman" w:eastAsia="바탕체" w:hint="eastAsia"/>
          <w:color w:val="000000"/>
          <w:kern w:val="0"/>
          <w:sz w:val="22"/>
          <w:szCs w:val="22"/>
        </w:rPr>
        <w:t>확인</w:t>
      </w:r>
    </w:p>
    <w:tbl>
      <w:tblPr>
        <w:tblStyle w:val="af6"/>
        <w:tblW w:w="0" w:type="auto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22"/>
        <w:gridCol w:w="4103"/>
        <w:gridCol w:w="1013"/>
        <w:gridCol w:w="1681"/>
        <w:gridCol w:w="1602"/>
      </w:tblGrid>
      <w:tr w:rsidR="00074E29" w:rsidRPr="00777CCC" w14:paraId="5D185A1D" w14:textId="77777777" w:rsidTr="00283403">
        <w:trPr>
          <w:trHeight w:val="513"/>
        </w:trPr>
        <w:tc>
          <w:tcPr>
            <w:tcW w:w="5103" w:type="dxa"/>
            <w:gridSpan w:val="2"/>
            <w:tcBorders>
              <w:right w:val="single" w:sz="18" w:space="0" w:color="FF0000"/>
            </w:tcBorders>
            <w:shd w:val="clear" w:color="auto" w:fill="D9D9D9" w:themeFill="background1" w:themeFillShade="D9"/>
            <w:vAlign w:val="center"/>
          </w:tcPr>
          <w:p w14:paraId="4D49C75B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276" w:lineRule="auto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판단기준</w:t>
            </w:r>
          </w:p>
        </w:tc>
        <w:tc>
          <w:tcPr>
            <w:tcW w:w="1063" w:type="dxa"/>
            <w:tcBorders>
              <w:top w:val="single" w:sz="18" w:space="0" w:color="FF0000"/>
              <w:left w:val="single" w:sz="18" w:space="0" w:color="FF0000"/>
              <w:right w:val="single" w:sz="18" w:space="0" w:color="FF0000"/>
            </w:tcBorders>
            <w:shd w:val="clear" w:color="auto" w:fill="D9D9D9" w:themeFill="background1" w:themeFillShade="D9"/>
            <w:vAlign w:val="center"/>
          </w:tcPr>
          <w:p w14:paraId="2271C2A8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276" w:lineRule="auto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proofErr w:type="spellStart"/>
            <w:r w:rsidRPr="00777CCC">
              <w:rPr>
                <w:rFonts w:ascii="Times New Roman" w:eastAsia="바탕체" w:hint="eastAsia"/>
                <w:color w:val="000000"/>
                <w:szCs w:val="20"/>
              </w:rPr>
              <w:t>택</w:t>
            </w:r>
            <w:proofErr w:type="spellEnd"/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1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바탕체" w:eastAsia="바탕체" w:hAnsi="바탕체" w:hint="eastAsia"/>
                <w:color w:val="000000"/>
                <w:szCs w:val="20"/>
              </w:rPr>
              <w:t>√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)</w:t>
            </w:r>
          </w:p>
        </w:tc>
        <w:tc>
          <w:tcPr>
            <w:tcW w:w="3575" w:type="dxa"/>
            <w:gridSpan w:val="2"/>
            <w:tcBorders>
              <w:left w:val="single" w:sz="18" w:space="0" w:color="FF0000"/>
            </w:tcBorders>
            <w:shd w:val="clear" w:color="auto" w:fill="D9D9D9" w:themeFill="background1" w:themeFillShade="D9"/>
            <w:vAlign w:val="center"/>
          </w:tcPr>
          <w:p w14:paraId="01455D49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276" w:lineRule="auto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실제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소유자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정보</w:t>
            </w:r>
          </w:p>
        </w:tc>
      </w:tr>
      <w:tr w:rsidR="00074E29" w:rsidRPr="00777CCC" w14:paraId="3DF36DAE" w14:textId="77777777" w:rsidTr="00283403">
        <w:tc>
          <w:tcPr>
            <w:tcW w:w="5103" w:type="dxa"/>
            <w:gridSpan w:val="2"/>
            <w:tcBorders>
              <w:bottom w:val="single" w:sz="4" w:space="0" w:color="auto"/>
              <w:right w:val="single" w:sz="18" w:space="0" w:color="FF0000"/>
            </w:tcBorders>
          </w:tcPr>
          <w:p w14:paraId="0A45E4E7" w14:textId="77777777" w:rsidR="00074E29" w:rsidRPr="00777CCC" w:rsidRDefault="00074E29">
            <w:pPr>
              <w:pStyle w:val="ad"/>
              <w:widowControl/>
              <w:numPr>
                <w:ilvl w:val="0"/>
                <w:numId w:val="64"/>
              </w:numPr>
              <w:wordWrap/>
              <w:autoSpaceDE/>
              <w:autoSpaceDN/>
              <w:spacing w:line="360" w:lineRule="exact"/>
              <w:ind w:leftChars="0" w:left="425" w:hanging="425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2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5%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이상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지분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소유자</w:t>
            </w:r>
          </w:p>
          <w:p w14:paraId="366B331B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226" w:left="452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바탕체" w:eastAsia="바탕체" w:hAnsi="바탕체" w:hint="eastAsia"/>
                <w:color w:val="000000"/>
                <w:szCs w:val="20"/>
              </w:rPr>
              <w:t>⇒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최대지분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소유자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中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1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인</w:t>
            </w:r>
          </w:p>
        </w:tc>
        <w:tc>
          <w:tcPr>
            <w:tcW w:w="1063" w:type="dxa"/>
            <w:tcBorders>
              <w:left w:val="single" w:sz="18" w:space="0" w:color="FF0000"/>
              <w:right w:val="single" w:sz="18" w:space="0" w:color="FF0000"/>
            </w:tcBorders>
            <w:vAlign w:val="center"/>
          </w:tcPr>
          <w:p w14:paraId="49946DB2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 xml:space="preserve">     )</w:t>
            </w:r>
          </w:p>
        </w:tc>
        <w:tc>
          <w:tcPr>
            <w:tcW w:w="1787" w:type="dxa"/>
            <w:tcBorders>
              <w:left w:val="single" w:sz="18" w:space="0" w:color="FF0000"/>
            </w:tcBorders>
            <w:vAlign w:val="center"/>
          </w:tcPr>
          <w:p w14:paraId="5E412C2A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성명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한글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)</w:t>
            </w:r>
          </w:p>
        </w:tc>
        <w:tc>
          <w:tcPr>
            <w:tcW w:w="1788" w:type="dxa"/>
            <w:shd w:val="clear" w:color="auto" w:fill="FFF2CC" w:themeFill="accent4" w:themeFillTint="33"/>
            <w:vAlign w:val="center"/>
          </w:tcPr>
          <w:p w14:paraId="054833AF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</w:p>
        </w:tc>
      </w:tr>
      <w:tr w:rsidR="00074E29" w:rsidRPr="00777CCC" w14:paraId="3E078A47" w14:textId="77777777" w:rsidTr="00283403">
        <w:tc>
          <w:tcPr>
            <w:tcW w:w="5103" w:type="dxa"/>
            <w:gridSpan w:val="2"/>
            <w:tcBorders>
              <w:bottom w:val="nil"/>
              <w:right w:val="single" w:sz="18" w:space="0" w:color="FF0000"/>
            </w:tcBorders>
          </w:tcPr>
          <w:p w14:paraId="3EC39363" w14:textId="77777777" w:rsidR="00074E29" w:rsidRPr="00777CCC" w:rsidRDefault="00074E29">
            <w:pPr>
              <w:pStyle w:val="ad"/>
              <w:widowControl/>
              <w:numPr>
                <w:ilvl w:val="0"/>
                <w:numId w:val="64"/>
              </w:numPr>
              <w:wordWrap/>
              <w:autoSpaceDE/>
              <w:autoSpaceDN/>
              <w:spacing w:line="360" w:lineRule="exact"/>
              <w:ind w:leftChars="0" w:left="425" w:hanging="425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/>
                <w:color w:val="000000"/>
                <w:szCs w:val="20"/>
              </w:rPr>
              <w:t xml:space="preserve">(1)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에서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확인할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수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없는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경우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proofErr w:type="spellStart"/>
            <w:r w:rsidRPr="00777CCC">
              <w:rPr>
                <w:rFonts w:ascii="Times New Roman" w:eastAsia="바탕체" w:hint="eastAsia"/>
                <w:color w:val="000000"/>
                <w:szCs w:val="20"/>
              </w:rPr>
              <w:t>택</w:t>
            </w:r>
            <w:proofErr w:type="spellEnd"/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1)</w:t>
            </w:r>
          </w:p>
          <w:p w14:paraId="6FFA1B5F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226" w:left="452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바탕체" w:eastAsia="바탕체" w:hAnsi="바탕체" w:hint="eastAsia"/>
                <w:color w:val="000000"/>
                <w:szCs w:val="20"/>
              </w:rPr>
              <w:t>⇒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실질적으로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지배하는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자를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확인</w:t>
            </w:r>
          </w:p>
        </w:tc>
        <w:tc>
          <w:tcPr>
            <w:tcW w:w="1063" w:type="dxa"/>
            <w:tcBorders>
              <w:left w:val="single" w:sz="18" w:space="0" w:color="FF0000"/>
              <w:right w:val="single" w:sz="18" w:space="0" w:color="FF0000"/>
            </w:tcBorders>
          </w:tcPr>
          <w:p w14:paraId="68F9069E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1787" w:type="dxa"/>
            <w:tcBorders>
              <w:left w:val="single" w:sz="18" w:space="0" w:color="FF0000"/>
            </w:tcBorders>
            <w:vAlign w:val="center"/>
          </w:tcPr>
          <w:p w14:paraId="347FC606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성명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영문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)</w:t>
            </w:r>
          </w:p>
        </w:tc>
        <w:tc>
          <w:tcPr>
            <w:tcW w:w="1788" w:type="dxa"/>
            <w:shd w:val="clear" w:color="auto" w:fill="FFF2CC" w:themeFill="accent4" w:themeFillTint="33"/>
            <w:vAlign w:val="center"/>
          </w:tcPr>
          <w:p w14:paraId="24DC99DD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</w:p>
        </w:tc>
      </w:tr>
      <w:tr w:rsidR="00074E29" w:rsidRPr="00777CCC" w14:paraId="69C54A80" w14:textId="77777777" w:rsidTr="00283403">
        <w:tc>
          <w:tcPr>
            <w:tcW w:w="709" w:type="dxa"/>
            <w:tcBorders>
              <w:top w:val="nil"/>
              <w:bottom w:val="nil"/>
            </w:tcBorders>
          </w:tcPr>
          <w:p w14:paraId="42509B36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right w:val="single" w:sz="18" w:space="0" w:color="FF0000"/>
            </w:tcBorders>
          </w:tcPr>
          <w:p w14:paraId="295F4328" w14:textId="77777777" w:rsidR="00074E29" w:rsidRPr="00777CCC" w:rsidRDefault="00074E29">
            <w:pPr>
              <w:pStyle w:val="ad"/>
              <w:widowControl/>
              <w:numPr>
                <w:ilvl w:val="0"/>
                <w:numId w:val="65"/>
              </w:numPr>
              <w:wordWrap/>
              <w:autoSpaceDE/>
              <w:autoSpaceDN/>
              <w:spacing w:line="360" w:lineRule="exact"/>
              <w:ind w:leftChars="0" w:left="284" w:hanging="284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최대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지분증권을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소유한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자</w:t>
            </w:r>
          </w:p>
        </w:tc>
        <w:tc>
          <w:tcPr>
            <w:tcW w:w="1063" w:type="dxa"/>
            <w:tcBorders>
              <w:left w:val="single" w:sz="18" w:space="0" w:color="FF0000"/>
              <w:right w:val="single" w:sz="18" w:space="0" w:color="FF0000"/>
            </w:tcBorders>
            <w:vAlign w:val="center"/>
          </w:tcPr>
          <w:p w14:paraId="46A01585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 xml:space="preserve">     )</w:t>
            </w:r>
          </w:p>
        </w:tc>
        <w:tc>
          <w:tcPr>
            <w:tcW w:w="1787" w:type="dxa"/>
            <w:tcBorders>
              <w:left w:val="single" w:sz="18" w:space="0" w:color="FF0000"/>
            </w:tcBorders>
            <w:vAlign w:val="center"/>
          </w:tcPr>
          <w:p w14:paraId="06666DCE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생년월일</w:t>
            </w:r>
          </w:p>
        </w:tc>
        <w:tc>
          <w:tcPr>
            <w:tcW w:w="1788" w:type="dxa"/>
            <w:shd w:val="clear" w:color="auto" w:fill="FFF2CC" w:themeFill="accent4" w:themeFillTint="33"/>
            <w:vAlign w:val="center"/>
          </w:tcPr>
          <w:p w14:paraId="228F2D30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</w:p>
        </w:tc>
      </w:tr>
      <w:tr w:rsidR="00074E29" w:rsidRPr="00777CCC" w14:paraId="2A944E0C" w14:textId="77777777" w:rsidTr="00283403">
        <w:tc>
          <w:tcPr>
            <w:tcW w:w="709" w:type="dxa"/>
            <w:tcBorders>
              <w:top w:val="nil"/>
              <w:bottom w:val="nil"/>
            </w:tcBorders>
          </w:tcPr>
          <w:p w14:paraId="50C7F5F4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4394" w:type="dxa"/>
            <w:tcBorders>
              <w:right w:val="single" w:sz="18" w:space="0" w:color="FF0000"/>
            </w:tcBorders>
          </w:tcPr>
          <w:p w14:paraId="2233693C" w14:textId="77777777" w:rsidR="00074E29" w:rsidRPr="00777CCC" w:rsidRDefault="00074E29">
            <w:pPr>
              <w:pStyle w:val="ad"/>
              <w:widowControl/>
              <w:numPr>
                <w:ilvl w:val="0"/>
                <w:numId w:val="65"/>
              </w:numPr>
              <w:wordWrap/>
              <w:autoSpaceDE/>
              <w:autoSpaceDN/>
              <w:spacing w:line="360" w:lineRule="exact"/>
              <w:ind w:leftChars="0" w:left="284" w:hanging="284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대표자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또는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임원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·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업무집행사원의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과반수를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선임한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주주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자연인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)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가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있는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경우</w:t>
            </w:r>
          </w:p>
        </w:tc>
        <w:tc>
          <w:tcPr>
            <w:tcW w:w="1063" w:type="dxa"/>
            <w:tcBorders>
              <w:left w:val="single" w:sz="18" w:space="0" w:color="FF0000"/>
              <w:right w:val="single" w:sz="18" w:space="0" w:color="FF0000"/>
            </w:tcBorders>
            <w:vAlign w:val="center"/>
          </w:tcPr>
          <w:p w14:paraId="2958E33D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 xml:space="preserve">     )</w:t>
            </w:r>
          </w:p>
        </w:tc>
        <w:tc>
          <w:tcPr>
            <w:tcW w:w="1787" w:type="dxa"/>
            <w:tcBorders>
              <w:left w:val="single" w:sz="18" w:space="0" w:color="FF0000"/>
            </w:tcBorders>
            <w:vAlign w:val="center"/>
          </w:tcPr>
          <w:p w14:paraId="521256BA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지분율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%)</w:t>
            </w:r>
          </w:p>
        </w:tc>
        <w:tc>
          <w:tcPr>
            <w:tcW w:w="1788" w:type="dxa"/>
            <w:shd w:val="clear" w:color="auto" w:fill="FFF2CC" w:themeFill="accent4" w:themeFillTint="33"/>
            <w:vAlign w:val="center"/>
          </w:tcPr>
          <w:p w14:paraId="249606EC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</w:p>
        </w:tc>
      </w:tr>
      <w:tr w:rsidR="00074E29" w:rsidRPr="00777CCC" w14:paraId="66BAC59C" w14:textId="77777777" w:rsidTr="00283403">
        <w:tc>
          <w:tcPr>
            <w:tcW w:w="709" w:type="dxa"/>
            <w:tcBorders>
              <w:top w:val="nil"/>
            </w:tcBorders>
          </w:tcPr>
          <w:p w14:paraId="1682F2AF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4394" w:type="dxa"/>
            <w:tcBorders>
              <w:right w:val="single" w:sz="18" w:space="0" w:color="FF0000"/>
            </w:tcBorders>
          </w:tcPr>
          <w:p w14:paraId="38A4F2A0" w14:textId="77777777" w:rsidR="00074E29" w:rsidRPr="00777CCC" w:rsidRDefault="00074E29">
            <w:pPr>
              <w:pStyle w:val="ad"/>
              <w:widowControl/>
              <w:numPr>
                <w:ilvl w:val="0"/>
                <w:numId w:val="65"/>
              </w:numPr>
              <w:wordWrap/>
              <w:autoSpaceDE/>
              <w:autoSpaceDN/>
              <w:spacing w:line="360" w:lineRule="exact"/>
              <w:ind w:leftChars="0" w:left="284" w:hanging="284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바탕체" w:eastAsia="바탕체" w:hAnsi="바탕체" w:hint="eastAsia"/>
                <w:color w:val="000000"/>
                <w:szCs w:val="20"/>
              </w:rPr>
              <w:t>①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,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 xml:space="preserve"> </w:t>
            </w:r>
            <w:r w:rsidRPr="00777CCC">
              <w:rPr>
                <w:rFonts w:ascii="바탕체" w:eastAsia="바탕체" w:hAnsi="바탕체" w:hint="eastAsia"/>
                <w:color w:val="000000"/>
                <w:szCs w:val="20"/>
              </w:rPr>
              <w:t>②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외에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법인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·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단체를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사실상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지배하는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사람이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있는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경우</w:t>
            </w:r>
          </w:p>
        </w:tc>
        <w:tc>
          <w:tcPr>
            <w:tcW w:w="1063" w:type="dxa"/>
            <w:tcBorders>
              <w:left w:val="single" w:sz="18" w:space="0" w:color="FF0000"/>
              <w:right w:val="single" w:sz="18" w:space="0" w:color="FF0000"/>
            </w:tcBorders>
            <w:vAlign w:val="center"/>
          </w:tcPr>
          <w:p w14:paraId="2AFCAFCE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 xml:space="preserve">     )</w:t>
            </w:r>
          </w:p>
        </w:tc>
        <w:tc>
          <w:tcPr>
            <w:tcW w:w="1787" w:type="dxa"/>
            <w:tcBorders>
              <w:left w:val="single" w:sz="18" w:space="0" w:color="FF0000"/>
            </w:tcBorders>
            <w:vAlign w:val="center"/>
          </w:tcPr>
          <w:p w14:paraId="3AF136D8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국적</w:t>
            </w:r>
          </w:p>
          <w:p w14:paraId="52D1E179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외국인의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경우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)</w:t>
            </w:r>
          </w:p>
        </w:tc>
        <w:tc>
          <w:tcPr>
            <w:tcW w:w="1788" w:type="dxa"/>
            <w:shd w:val="clear" w:color="auto" w:fill="FFF2CC" w:themeFill="accent4" w:themeFillTint="33"/>
            <w:vAlign w:val="center"/>
          </w:tcPr>
          <w:p w14:paraId="58C3B31A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</w:p>
        </w:tc>
      </w:tr>
      <w:tr w:rsidR="00074E29" w:rsidRPr="00777CCC" w14:paraId="64E8C894" w14:textId="77777777" w:rsidTr="00283403">
        <w:tc>
          <w:tcPr>
            <w:tcW w:w="5103" w:type="dxa"/>
            <w:gridSpan w:val="2"/>
            <w:vMerge w:val="restart"/>
            <w:tcBorders>
              <w:right w:val="single" w:sz="18" w:space="0" w:color="FF0000"/>
            </w:tcBorders>
          </w:tcPr>
          <w:p w14:paraId="263BD15B" w14:textId="77777777" w:rsidR="00074E29" w:rsidRPr="00777CCC" w:rsidRDefault="00074E29">
            <w:pPr>
              <w:pStyle w:val="ad"/>
              <w:widowControl/>
              <w:numPr>
                <w:ilvl w:val="0"/>
                <w:numId w:val="64"/>
              </w:numPr>
              <w:wordWrap/>
              <w:autoSpaceDE/>
              <w:autoSpaceDN/>
              <w:spacing w:line="360" w:lineRule="exact"/>
              <w:ind w:leftChars="0" w:left="425" w:hanging="425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2)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에서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확인할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수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없는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경우</w:t>
            </w:r>
          </w:p>
          <w:p w14:paraId="5FDB682C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425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바탕체" w:eastAsia="바탕체" w:hAnsi="바탕체" w:hint="eastAsia"/>
                <w:color w:val="000000"/>
                <w:szCs w:val="20"/>
              </w:rPr>
              <w:t>⇒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법인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또는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단체의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대표자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中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>1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인</w:t>
            </w:r>
          </w:p>
        </w:tc>
        <w:tc>
          <w:tcPr>
            <w:tcW w:w="1063" w:type="dxa"/>
            <w:vMerge w:val="restart"/>
            <w:tcBorders>
              <w:left w:val="single" w:sz="18" w:space="0" w:color="FF0000"/>
              <w:right w:val="single" w:sz="18" w:space="0" w:color="FF0000"/>
            </w:tcBorders>
            <w:vAlign w:val="center"/>
          </w:tcPr>
          <w:p w14:paraId="7F385133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/>
                <w:color w:val="000000"/>
                <w:szCs w:val="20"/>
              </w:rPr>
              <w:t xml:space="preserve">     )</w:t>
            </w:r>
          </w:p>
        </w:tc>
        <w:tc>
          <w:tcPr>
            <w:tcW w:w="3575" w:type="dxa"/>
            <w:gridSpan w:val="2"/>
            <w:tcBorders>
              <w:left w:val="single" w:sz="18" w:space="0" w:color="FF0000"/>
            </w:tcBorders>
            <w:shd w:val="clear" w:color="auto" w:fill="BFBFBF" w:themeFill="background1" w:themeFillShade="BF"/>
            <w:vAlign w:val="center"/>
          </w:tcPr>
          <w:p w14:paraId="2E8FFCFA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작성인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 xml:space="preserve"> 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정보</w:t>
            </w:r>
          </w:p>
        </w:tc>
      </w:tr>
      <w:tr w:rsidR="00074E29" w:rsidRPr="00777CCC" w14:paraId="63CC4E89" w14:textId="77777777" w:rsidTr="00283403">
        <w:tc>
          <w:tcPr>
            <w:tcW w:w="5103" w:type="dxa"/>
            <w:gridSpan w:val="2"/>
            <w:vMerge/>
            <w:tcBorders>
              <w:right w:val="single" w:sz="18" w:space="0" w:color="FF0000"/>
            </w:tcBorders>
          </w:tcPr>
          <w:p w14:paraId="5163B3BA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1063" w:type="dxa"/>
            <w:vMerge/>
            <w:tcBorders>
              <w:left w:val="single" w:sz="18" w:space="0" w:color="FF0000"/>
              <w:right w:val="single" w:sz="18" w:space="0" w:color="FF0000"/>
            </w:tcBorders>
          </w:tcPr>
          <w:p w14:paraId="78F2B7DD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1787" w:type="dxa"/>
            <w:tcBorders>
              <w:left w:val="single" w:sz="18" w:space="0" w:color="FF0000"/>
            </w:tcBorders>
            <w:vAlign w:val="center"/>
          </w:tcPr>
          <w:p w14:paraId="12849C90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proofErr w:type="spellStart"/>
            <w:r w:rsidRPr="00777CCC">
              <w:rPr>
                <w:rFonts w:ascii="Times New Roman" w:eastAsia="바탕체" w:hint="eastAsia"/>
                <w:color w:val="000000"/>
                <w:szCs w:val="20"/>
              </w:rPr>
              <w:t>법인명</w:t>
            </w:r>
            <w:proofErr w:type="spellEnd"/>
          </w:p>
        </w:tc>
        <w:tc>
          <w:tcPr>
            <w:tcW w:w="1788" w:type="dxa"/>
            <w:shd w:val="clear" w:color="auto" w:fill="FFF2CC" w:themeFill="accent4" w:themeFillTint="33"/>
            <w:vAlign w:val="center"/>
          </w:tcPr>
          <w:p w14:paraId="0476FCC9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</w:p>
        </w:tc>
      </w:tr>
      <w:tr w:rsidR="00074E29" w:rsidRPr="00777CCC" w14:paraId="13310983" w14:textId="77777777" w:rsidTr="00283403">
        <w:tc>
          <w:tcPr>
            <w:tcW w:w="5103" w:type="dxa"/>
            <w:gridSpan w:val="2"/>
            <w:vMerge/>
            <w:tcBorders>
              <w:right w:val="single" w:sz="18" w:space="0" w:color="FF0000"/>
            </w:tcBorders>
          </w:tcPr>
          <w:p w14:paraId="2FEDBB5B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1063" w:type="dxa"/>
            <w:vMerge/>
            <w:tcBorders>
              <w:left w:val="single" w:sz="18" w:space="0" w:color="FF0000"/>
              <w:right w:val="single" w:sz="18" w:space="0" w:color="FF0000"/>
            </w:tcBorders>
          </w:tcPr>
          <w:p w14:paraId="4E3966E0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1787" w:type="dxa"/>
            <w:tcBorders>
              <w:left w:val="single" w:sz="18" w:space="0" w:color="FF0000"/>
            </w:tcBorders>
            <w:vAlign w:val="center"/>
          </w:tcPr>
          <w:p w14:paraId="0B2C90E5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관계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직책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)</w:t>
            </w:r>
          </w:p>
        </w:tc>
        <w:tc>
          <w:tcPr>
            <w:tcW w:w="1788" w:type="dxa"/>
            <w:shd w:val="clear" w:color="auto" w:fill="FFF2CC" w:themeFill="accent4" w:themeFillTint="33"/>
            <w:vAlign w:val="center"/>
          </w:tcPr>
          <w:p w14:paraId="47BF5BC9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</w:p>
        </w:tc>
      </w:tr>
      <w:tr w:rsidR="00074E29" w:rsidRPr="00777CCC" w14:paraId="0FD78B9F" w14:textId="77777777" w:rsidTr="00283403">
        <w:tc>
          <w:tcPr>
            <w:tcW w:w="5103" w:type="dxa"/>
            <w:gridSpan w:val="2"/>
            <w:vMerge/>
            <w:tcBorders>
              <w:right w:val="single" w:sz="18" w:space="0" w:color="FF0000"/>
            </w:tcBorders>
          </w:tcPr>
          <w:p w14:paraId="5B4691BF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1063" w:type="dxa"/>
            <w:vMerge/>
            <w:tcBorders>
              <w:left w:val="single" w:sz="18" w:space="0" w:color="FF0000"/>
              <w:bottom w:val="single" w:sz="18" w:space="0" w:color="FF0000"/>
              <w:right w:val="single" w:sz="18" w:space="0" w:color="FF0000"/>
            </w:tcBorders>
          </w:tcPr>
          <w:p w14:paraId="3D523E34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rPr>
                <w:rFonts w:ascii="Times New Roman" w:eastAsia="바탕체"/>
                <w:color w:val="000000"/>
                <w:szCs w:val="20"/>
              </w:rPr>
            </w:pPr>
          </w:p>
        </w:tc>
        <w:tc>
          <w:tcPr>
            <w:tcW w:w="1787" w:type="dxa"/>
            <w:tcBorders>
              <w:left w:val="single" w:sz="18" w:space="0" w:color="FF0000"/>
            </w:tcBorders>
            <w:vAlign w:val="center"/>
          </w:tcPr>
          <w:p w14:paraId="1729275C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center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성명</w:t>
            </w:r>
          </w:p>
        </w:tc>
        <w:tc>
          <w:tcPr>
            <w:tcW w:w="1788" w:type="dxa"/>
          </w:tcPr>
          <w:p w14:paraId="20D7BF6D" w14:textId="77777777" w:rsidR="00074E29" w:rsidRPr="00777CCC" w:rsidRDefault="00074E29" w:rsidP="00283403">
            <w:pPr>
              <w:pStyle w:val="ad"/>
              <w:widowControl/>
              <w:wordWrap/>
              <w:autoSpaceDE/>
              <w:autoSpaceDN/>
              <w:spacing w:line="360" w:lineRule="exact"/>
              <w:ind w:leftChars="0" w:left="0"/>
              <w:jc w:val="right"/>
              <w:rPr>
                <w:rFonts w:ascii="Times New Roman" w:eastAsia="바탕체"/>
                <w:color w:val="000000"/>
                <w:szCs w:val="20"/>
              </w:rPr>
            </w:pPr>
            <w:r w:rsidRPr="00777CCC">
              <w:rPr>
                <w:rFonts w:ascii="Times New Roman" w:eastAsia="바탕체"/>
                <w:color w:val="000000"/>
                <w:szCs w:val="20"/>
              </w:rPr>
              <w:t>(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인</w:t>
            </w:r>
            <w:r w:rsidRPr="00777CCC">
              <w:rPr>
                <w:rFonts w:ascii="Times New Roman" w:eastAsia="바탕체" w:hint="eastAsia"/>
                <w:color w:val="000000"/>
                <w:szCs w:val="20"/>
              </w:rPr>
              <w:t>)</w:t>
            </w:r>
          </w:p>
        </w:tc>
      </w:tr>
    </w:tbl>
    <w:p w14:paraId="5B141020" w14:textId="77777777" w:rsidR="00074E29" w:rsidRPr="00777CCC" w:rsidRDefault="00074E29" w:rsidP="00074E29">
      <w:pPr>
        <w:widowControl/>
        <w:wordWrap/>
        <w:autoSpaceDE/>
        <w:autoSpaceDN/>
        <w:rPr>
          <w:rFonts w:ascii="Times New Roman" w:eastAsia="바탕체" w:hAnsi="Times New Roman" w:cs="Times New Roman"/>
          <w:i/>
          <w:iCs/>
          <w:color w:val="000000"/>
          <w:kern w:val="0"/>
          <w:szCs w:val="20"/>
          <w:u w:val="single"/>
        </w:rPr>
      </w:pP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>(</w:t>
      </w:r>
      <w:r w:rsidRPr="00777CCC">
        <w:rPr>
          <w:rFonts w:ascii="Times New Roman" w:eastAsia="바탕체" w:hAnsi="Times New Roman" w:cs="Times New Roman"/>
          <w:i/>
          <w:iCs/>
          <w:color w:val="000000"/>
          <w:kern w:val="0"/>
          <w:szCs w:val="20"/>
          <w:u w:val="single"/>
        </w:rPr>
        <w:t xml:space="preserve">*) 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>주주명부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 xml:space="preserve"> 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>등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 xml:space="preserve"> 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>지분율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 xml:space="preserve"> 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>확인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 xml:space="preserve"> 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>가능한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 xml:space="preserve"> 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>서류를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 xml:space="preserve"> 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>첨부하여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 xml:space="preserve"> 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>실제소유자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 xml:space="preserve"> </w:t>
      </w:r>
      <w:r w:rsidRPr="00777CCC">
        <w:rPr>
          <w:rFonts w:ascii="Times New Roman" w:eastAsia="바탕체" w:hAnsi="Times New Roman" w:cs="Times New Roman" w:hint="eastAsia"/>
          <w:i/>
          <w:iCs/>
          <w:color w:val="000000"/>
          <w:kern w:val="0"/>
          <w:szCs w:val="20"/>
          <w:u w:val="single"/>
        </w:rPr>
        <w:t>확인</w:t>
      </w:r>
    </w:p>
    <w:p w14:paraId="20918106" w14:textId="77777777" w:rsidR="00074E29" w:rsidRPr="00074E29" w:rsidRDefault="00074E29" w:rsidP="00BF1C3B">
      <w:pPr>
        <w:spacing w:line="360" w:lineRule="auto"/>
        <w:rPr>
          <w:rFonts w:ascii="굴림체" w:eastAsia="굴림체" w:hAnsi="굴림체"/>
          <w:szCs w:val="20"/>
        </w:rPr>
      </w:pPr>
    </w:p>
    <w:p w14:paraId="28B64169" w14:textId="77777777" w:rsidR="00BF1C3B" w:rsidRPr="00CB6871" w:rsidRDefault="00BF1C3B" w:rsidP="00BF1C3B">
      <w:pPr>
        <w:spacing w:after="0" w:line="384" w:lineRule="auto"/>
        <w:jc w:val="center"/>
        <w:textAlignment w:val="baseline"/>
        <w:rPr>
          <w:rFonts w:ascii="굴림" w:eastAsia="굴림체" w:hAnsi="굴림" w:cs="굴림"/>
          <w:b/>
          <w:bCs/>
          <w:color w:val="000000"/>
          <w:kern w:val="0"/>
          <w:sz w:val="28"/>
          <w:szCs w:val="28"/>
          <w:u w:val="single" w:color="000000"/>
        </w:rPr>
        <w:sectPr w:rsidR="00BF1C3B" w:rsidRPr="00CB6871" w:rsidSect="003B6D00"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72F817C8" w14:textId="203E96FC" w:rsidR="00BF1C3B" w:rsidRPr="00C916CA" w:rsidRDefault="00BF1C3B" w:rsidP="00C916CA">
      <w:pPr>
        <w:widowControl/>
        <w:spacing w:after="60" w:line="360" w:lineRule="auto"/>
        <w:rPr>
          <w:rFonts w:ascii="Times New Roman" w:eastAsia="바탕체" w:hAnsi="Times New Roman" w:cs="Times New Roman"/>
          <w:szCs w:val="20"/>
        </w:rPr>
      </w:pPr>
      <w:r w:rsidRPr="00C916CA">
        <w:rPr>
          <w:rFonts w:ascii="Times New Roman" w:eastAsia="바탕체" w:hAnsi="Times New Roman" w:cs="Times New Roman"/>
          <w:szCs w:val="20"/>
        </w:rPr>
        <w:t>(</w:t>
      </w:r>
      <w:r w:rsidRPr="00C916CA">
        <w:rPr>
          <w:rFonts w:ascii="Times New Roman" w:eastAsia="바탕체" w:hAnsi="Times New Roman" w:cs="Times New Roman"/>
          <w:szCs w:val="20"/>
        </w:rPr>
        <w:t>첨부</w:t>
      </w:r>
      <w:r w:rsidRPr="00C916CA">
        <w:rPr>
          <w:rFonts w:ascii="Times New Roman" w:eastAsia="바탕체" w:hAnsi="Times New Roman" w:cs="Times New Roman"/>
          <w:szCs w:val="20"/>
        </w:rPr>
        <w:t xml:space="preserve"> </w:t>
      </w:r>
      <w:r w:rsidR="00AF0F34">
        <w:rPr>
          <w:rFonts w:ascii="Times New Roman" w:eastAsia="바탕체" w:hAnsi="Times New Roman" w:cs="Times New Roman"/>
          <w:szCs w:val="20"/>
        </w:rPr>
        <w:t>4</w:t>
      </w:r>
      <w:r w:rsidRPr="00C916CA">
        <w:rPr>
          <w:rFonts w:ascii="Times New Roman" w:eastAsia="바탕체" w:hAnsi="Times New Roman" w:cs="Times New Roman"/>
          <w:szCs w:val="20"/>
        </w:rPr>
        <w:t>)</w:t>
      </w:r>
    </w:p>
    <w:p w14:paraId="32B54E2A" w14:textId="77777777" w:rsidR="00BF1C3B" w:rsidRPr="00777CCC" w:rsidRDefault="00BF1C3B" w:rsidP="00C916CA">
      <w:pPr>
        <w:spacing w:after="60" w:line="360" w:lineRule="auto"/>
        <w:jc w:val="center"/>
        <w:rPr>
          <w:rFonts w:ascii="Times New Roman" w:eastAsia="바탕체" w:hAnsi="Times New Roman" w:cs="Times New Roman"/>
          <w:b/>
          <w:sz w:val="28"/>
          <w:szCs w:val="28"/>
          <w:u w:val="single"/>
        </w:rPr>
      </w:pPr>
      <w:r w:rsidRPr="00777CCC">
        <w:rPr>
          <w:rFonts w:ascii="Times New Roman" w:eastAsia="바탕체" w:hAnsi="Times New Roman" w:cs="Times New Roman"/>
          <w:b/>
          <w:sz w:val="28"/>
          <w:szCs w:val="28"/>
          <w:u w:val="single"/>
        </w:rPr>
        <w:t>금리인하요구권</w:t>
      </w:r>
      <w:r w:rsidRPr="00777CCC">
        <w:rPr>
          <w:rFonts w:ascii="Times New Roman" w:eastAsia="바탕체" w:hAnsi="Times New Roman" w:cs="Times New Roman"/>
          <w:b/>
          <w:sz w:val="28"/>
          <w:szCs w:val="28"/>
          <w:u w:val="single"/>
        </w:rPr>
        <w:t xml:space="preserve"> </w:t>
      </w:r>
      <w:r w:rsidRPr="00777CCC">
        <w:rPr>
          <w:rFonts w:ascii="Times New Roman" w:eastAsia="바탕체" w:hAnsi="Times New Roman" w:cs="Times New Roman"/>
          <w:b/>
          <w:sz w:val="28"/>
          <w:szCs w:val="28"/>
          <w:u w:val="single"/>
        </w:rPr>
        <w:t>제도안내</w:t>
      </w:r>
    </w:p>
    <w:p w14:paraId="255C40CA" w14:textId="77777777" w:rsidR="00BF1C3B" w:rsidRPr="00777CCC" w:rsidRDefault="00BF1C3B" w:rsidP="00C916CA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bCs/>
          <w:sz w:val="22"/>
        </w:rPr>
      </w:pPr>
    </w:p>
    <w:tbl>
      <w:tblPr>
        <w:tblStyle w:val="13"/>
        <w:tblW w:w="9226" w:type="dxa"/>
        <w:tblLook w:val="04A0" w:firstRow="1" w:lastRow="0" w:firstColumn="1" w:lastColumn="0" w:noHBand="0" w:noVBand="1"/>
      </w:tblPr>
      <w:tblGrid>
        <w:gridCol w:w="9226"/>
      </w:tblGrid>
      <w:tr w:rsidR="00BF1C3B" w:rsidRPr="00777CCC" w14:paraId="102D6936" w14:textId="77777777" w:rsidTr="00C916CA">
        <w:trPr>
          <w:trHeight w:val="1170"/>
        </w:trPr>
        <w:tc>
          <w:tcPr>
            <w:tcW w:w="9226" w:type="dxa"/>
            <w:vAlign w:val="center"/>
          </w:tcPr>
          <w:p w14:paraId="5F2E5987" w14:textId="1796A198" w:rsidR="00BF1C3B" w:rsidRPr="00777CCC" w:rsidRDefault="00BF1C3B" w:rsidP="00C916CA">
            <w:pPr>
              <w:spacing w:after="60" w:line="360" w:lineRule="auto"/>
              <w:rPr>
                <w:rFonts w:ascii="Times New Roman" w:eastAsia="바탕체" w:hAnsi="Times New Roman" w:cs="Times New Roman"/>
                <w:b/>
                <w:sz w:val="22"/>
              </w:rPr>
            </w:pP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여신전문금융업법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제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50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조의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13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제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2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항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(2019. 6. 12.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시행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)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에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따라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신용공여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계약을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체결한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자는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재산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증가나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신용평가등급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상승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등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신용상태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개선이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나타났다고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인정되는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경우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여신전문금융회사에게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금리인하를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요구할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수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있습니다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.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다만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,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신용상태와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무관한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유가증권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매매계약은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해당사항이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없음을</w:t>
            </w:r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 xml:space="preserve"> </w:t>
            </w:r>
            <w:proofErr w:type="spellStart"/>
            <w:r w:rsidRPr="00777CCC">
              <w:rPr>
                <w:rFonts w:ascii="Times New Roman" w:eastAsia="바탕체" w:hAnsi="Times New Roman" w:cs="Times New Roman"/>
                <w:bCs/>
                <w:sz w:val="22"/>
              </w:rPr>
              <w:t>안내드립니다</w:t>
            </w:r>
            <w:proofErr w:type="spellEnd"/>
            <w:r w:rsidRPr="00777CCC">
              <w:rPr>
                <w:rFonts w:ascii="Times New Roman" w:eastAsia="바탕체" w:hAnsi="Times New Roman" w:cs="Times New Roman"/>
                <w:b/>
                <w:sz w:val="22"/>
              </w:rPr>
              <w:t>.</w:t>
            </w:r>
          </w:p>
        </w:tc>
      </w:tr>
    </w:tbl>
    <w:p w14:paraId="3929F5F0" w14:textId="47894775" w:rsidR="00BF1C3B" w:rsidRPr="00777CCC" w:rsidRDefault="00BF1C3B" w:rsidP="00C916CA">
      <w:pPr>
        <w:spacing w:after="60" w:line="360" w:lineRule="auto"/>
        <w:rPr>
          <w:rFonts w:ascii="Times New Roman" w:eastAsia="바탕체" w:hAnsi="Times New Roman" w:cs="Times New Roman"/>
          <w:b/>
          <w:sz w:val="22"/>
        </w:rPr>
      </w:pPr>
    </w:p>
    <w:p w14:paraId="19CCD04E" w14:textId="77777777" w:rsidR="00BF1C3B" w:rsidRPr="00777CCC" w:rsidRDefault="00BF1C3B" w:rsidP="00C916CA">
      <w:pPr>
        <w:spacing w:after="60" w:line="360" w:lineRule="auto"/>
        <w:rPr>
          <w:rFonts w:ascii="Times New Roman" w:eastAsia="바탕체" w:hAnsi="Times New Roman" w:cs="Times New Roman"/>
          <w:bCs/>
          <w:sz w:val="22"/>
        </w:rPr>
      </w:pPr>
    </w:p>
    <w:p w14:paraId="61600B30" w14:textId="77777777" w:rsidR="00BF1C3B" w:rsidRPr="00777CCC" w:rsidRDefault="00BF1C3B" w:rsidP="00C916CA">
      <w:pPr>
        <w:spacing w:after="60" w:line="360" w:lineRule="auto"/>
        <w:rPr>
          <w:rFonts w:ascii="Times New Roman" w:eastAsia="바탕체" w:hAnsi="Times New Roman" w:cs="Times New Roman"/>
          <w:bCs/>
          <w:sz w:val="22"/>
        </w:rPr>
      </w:pPr>
      <w:r w:rsidRPr="00777CCC">
        <w:rPr>
          <w:rFonts w:ascii="Times New Roman" w:eastAsia="바탕체" w:hAnsi="Times New Roman" w:cs="Times New Roman"/>
          <w:bCs/>
          <w:sz w:val="22"/>
        </w:rPr>
        <w:t>상기</w:t>
      </w:r>
      <w:r w:rsidRPr="00777CCC">
        <w:rPr>
          <w:rFonts w:ascii="Times New Roman" w:eastAsia="바탕체" w:hAnsi="Times New Roman" w:cs="Times New Roman"/>
          <w:bCs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sz w:val="22"/>
        </w:rPr>
        <w:t>사항을</w:t>
      </w:r>
      <w:r w:rsidRPr="00777CCC">
        <w:rPr>
          <w:rFonts w:ascii="Times New Roman" w:eastAsia="바탕체" w:hAnsi="Times New Roman" w:cs="Times New Roman"/>
          <w:bCs/>
          <w:sz w:val="22"/>
        </w:rPr>
        <w:t xml:space="preserve"> </w:t>
      </w:r>
      <w:proofErr w:type="gramStart"/>
      <w:r w:rsidRPr="00777CCC">
        <w:rPr>
          <w:rFonts w:ascii="Times New Roman" w:eastAsia="바탕체" w:hAnsi="Times New Roman" w:cs="Times New Roman"/>
          <w:bCs/>
          <w:sz w:val="22"/>
        </w:rPr>
        <w:t>안내</w:t>
      </w:r>
      <w:r w:rsidRPr="00777CCC">
        <w:rPr>
          <w:rFonts w:ascii="Times New Roman" w:eastAsia="바탕체" w:hAnsi="Times New Roman" w:cs="Times New Roman"/>
          <w:bCs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sz w:val="22"/>
        </w:rPr>
        <w:t>받았음을</w:t>
      </w:r>
      <w:proofErr w:type="gramEnd"/>
      <w:r w:rsidRPr="00777CCC">
        <w:rPr>
          <w:rFonts w:ascii="Times New Roman" w:eastAsia="바탕체" w:hAnsi="Times New Roman" w:cs="Times New Roman"/>
          <w:bCs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bCs/>
          <w:sz w:val="22"/>
        </w:rPr>
        <w:t>확인합니다</w:t>
      </w:r>
      <w:r w:rsidRPr="00777CCC">
        <w:rPr>
          <w:rFonts w:ascii="Times New Roman" w:eastAsia="바탕체" w:hAnsi="Times New Roman" w:cs="Times New Roman"/>
          <w:bCs/>
          <w:sz w:val="22"/>
        </w:rPr>
        <w:t>.</w:t>
      </w:r>
    </w:p>
    <w:p w14:paraId="3C9A1BE3" w14:textId="77777777" w:rsidR="00BF1C3B" w:rsidRPr="00777CCC" w:rsidRDefault="00BF1C3B" w:rsidP="00C916CA">
      <w:pPr>
        <w:spacing w:after="60" w:line="360" w:lineRule="auto"/>
        <w:rPr>
          <w:rFonts w:ascii="Times New Roman" w:eastAsia="바탕체" w:hAnsi="Times New Roman" w:cs="Times New Roman"/>
          <w:b/>
          <w:sz w:val="22"/>
        </w:rPr>
      </w:pPr>
    </w:p>
    <w:p w14:paraId="5E69DAF9" w14:textId="228AFB5D" w:rsidR="00777CCC" w:rsidRPr="00777CCC" w:rsidRDefault="00777CCC" w:rsidP="00777CCC">
      <w:pPr>
        <w:wordWrap/>
        <w:adjustRightInd w:val="0"/>
        <w:snapToGrid w:val="0"/>
        <w:spacing w:after="60" w:line="360" w:lineRule="auto"/>
        <w:jc w:val="right"/>
        <w:rPr>
          <w:rFonts w:ascii="Times New Roman" w:eastAsia="바탕체" w:hAnsi="Times New Roman" w:cs="Times New Roman"/>
          <w:bCs/>
          <w:sz w:val="22"/>
        </w:rPr>
      </w:pPr>
      <w:r w:rsidRPr="00777CCC">
        <w:rPr>
          <w:rFonts w:ascii="Times New Roman" w:eastAsia="바탕체" w:hAnsi="Times New Roman" w:cs="Times New Roman"/>
          <w:bCs/>
          <w:sz w:val="22"/>
          <w:highlight w:val="red"/>
        </w:rPr>
        <w:t xml:space="preserve">20** </w:t>
      </w:r>
      <w:proofErr w:type="gramStart"/>
      <w:r w:rsidRPr="00777CCC">
        <w:rPr>
          <w:rFonts w:ascii="Times New Roman" w:eastAsia="바탕체" w:hAnsi="Times New Roman" w:cs="Times New Roman"/>
          <w:bCs/>
          <w:sz w:val="22"/>
          <w:highlight w:val="red"/>
        </w:rPr>
        <w:t>년</w:t>
      </w:r>
      <w:r w:rsidRPr="00777CCC">
        <w:rPr>
          <w:rFonts w:ascii="Times New Roman" w:eastAsia="바탕체" w:hAnsi="Times New Roman" w:cs="Times New Roman"/>
          <w:bCs/>
          <w:sz w:val="22"/>
          <w:highlight w:val="red"/>
        </w:rPr>
        <w:t xml:space="preserve">  *</w:t>
      </w:r>
      <w:proofErr w:type="gramEnd"/>
      <w:r w:rsidRPr="00777CCC">
        <w:rPr>
          <w:rFonts w:ascii="Times New Roman" w:eastAsia="바탕체" w:hAnsi="Times New Roman" w:cs="Times New Roman"/>
          <w:bCs/>
          <w:sz w:val="22"/>
          <w:highlight w:val="red"/>
        </w:rPr>
        <w:t xml:space="preserve">* </w:t>
      </w:r>
      <w:r w:rsidRPr="00777CCC">
        <w:rPr>
          <w:rFonts w:ascii="Times New Roman" w:eastAsia="바탕체" w:hAnsi="Times New Roman" w:cs="Times New Roman"/>
          <w:bCs/>
          <w:sz w:val="22"/>
          <w:highlight w:val="red"/>
        </w:rPr>
        <w:t>월</w:t>
      </w:r>
      <w:r w:rsidRPr="00777CCC">
        <w:rPr>
          <w:rFonts w:ascii="Times New Roman" w:eastAsia="바탕체" w:hAnsi="Times New Roman" w:cs="Times New Roman"/>
          <w:bCs/>
          <w:sz w:val="22"/>
          <w:highlight w:val="red"/>
        </w:rPr>
        <w:t xml:space="preserve">  ** </w:t>
      </w:r>
      <w:r w:rsidRPr="00777CCC">
        <w:rPr>
          <w:rFonts w:ascii="Times New Roman" w:eastAsia="바탕체" w:hAnsi="Times New Roman" w:cs="Times New Roman"/>
          <w:bCs/>
          <w:sz w:val="22"/>
          <w:highlight w:val="red"/>
        </w:rPr>
        <w:t>일</w:t>
      </w:r>
    </w:p>
    <w:p w14:paraId="1E0268D0" w14:textId="77777777" w:rsidR="00777CCC" w:rsidRPr="00777CCC" w:rsidRDefault="00777CCC" w:rsidP="00777CCC">
      <w:pPr>
        <w:wordWrap/>
        <w:adjustRightInd w:val="0"/>
        <w:snapToGrid w:val="0"/>
        <w:spacing w:after="60" w:line="360" w:lineRule="auto"/>
        <w:jc w:val="left"/>
        <w:rPr>
          <w:rFonts w:ascii="Times New Roman" w:eastAsia="바탕체" w:hAnsi="Times New Roman" w:cs="Times New Roman"/>
          <w:sz w:val="22"/>
        </w:rPr>
      </w:pPr>
    </w:p>
    <w:p w14:paraId="5D7BABAF" w14:textId="684BC61B" w:rsidR="00777CCC" w:rsidRPr="00777CCC" w:rsidRDefault="00FF1A5E" w:rsidP="00777CCC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</w:rPr>
      </w:pPr>
      <w:r>
        <w:rPr>
          <w:rFonts w:ascii="Times New Roman" w:eastAsia="바탕체" w:hAnsi="Times New Roman" w:cs="Times New Roman" w:hint="eastAsia"/>
          <w:b/>
          <w:kern w:val="0"/>
          <w:sz w:val="22"/>
        </w:rPr>
        <w:t>발행</w:t>
      </w:r>
      <w:r w:rsidR="00777CCC" w:rsidRPr="00777CCC">
        <w:rPr>
          <w:rFonts w:ascii="Times New Roman" w:eastAsia="바탕체" w:hAnsi="Times New Roman" w:cs="Times New Roman"/>
          <w:b/>
          <w:kern w:val="0"/>
          <w:sz w:val="22"/>
        </w:rPr>
        <w:t>회사</w:t>
      </w:r>
      <w:r w:rsidR="00777CCC" w:rsidRPr="00777CCC">
        <w:rPr>
          <w:rFonts w:ascii="Times New Roman" w:eastAsia="바탕체" w:hAnsi="Times New Roman" w:cs="Times New Roman" w:hint="eastAsia"/>
          <w:b/>
          <w:kern w:val="0"/>
          <w:sz w:val="22"/>
        </w:rPr>
        <w:t>(</w:t>
      </w:r>
      <w:r w:rsidR="00777CCC" w:rsidRPr="00777CCC">
        <w:rPr>
          <w:rFonts w:ascii="Times New Roman" w:eastAsia="바탕체" w:hAnsi="Times New Roman" w:cs="Times New Roman" w:hint="eastAsia"/>
          <w:b/>
          <w:kern w:val="0"/>
          <w:sz w:val="22"/>
        </w:rPr>
        <w:t>투자기업</w:t>
      </w:r>
      <w:r w:rsidR="00777CCC" w:rsidRPr="00777CCC">
        <w:rPr>
          <w:rFonts w:ascii="Times New Roman" w:eastAsia="바탕체" w:hAnsi="Times New Roman" w:cs="Times New Roman" w:hint="eastAsia"/>
          <w:b/>
          <w:kern w:val="0"/>
          <w:sz w:val="22"/>
        </w:rPr>
        <w:t>)</w:t>
      </w:r>
      <w:r w:rsidR="00777CCC"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="00777CCC" w:rsidRPr="00777CCC">
        <w:rPr>
          <w:rFonts w:ascii="Times New Roman" w:eastAsia="바탕체" w:hAnsi="Times New Roman" w:cs="Times New Roman"/>
          <w:kern w:val="0"/>
          <w:sz w:val="22"/>
          <w:highlight w:val="red"/>
        </w:rPr>
        <w:t>***</w:t>
      </w:r>
      <w:r w:rsidR="00777CCC" w:rsidRPr="00777CCC">
        <w:rPr>
          <w:rFonts w:ascii="Times New Roman" w:eastAsia="바탕체" w:hAnsi="Times New Roman" w:cs="Times New Roman"/>
          <w:kern w:val="0"/>
          <w:sz w:val="22"/>
        </w:rPr>
        <w:t xml:space="preserve">     (</w:t>
      </w:r>
      <w:r w:rsidR="00777CCC" w:rsidRPr="00777CCC">
        <w:rPr>
          <w:rFonts w:ascii="Times New Roman" w:eastAsia="바탕체" w:hAnsi="Times New Roman" w:cs="Times New Roman"/>
          <w:kern w:val="0"/>
          <w:sz w:val="22"/>
        </w:rPr>
        <w:t>인</w:t>
      </w:r>
      <w:r w:rsidR="00777CCC" w:rsidRPr="00777CCC">
        <w:rPr>
          <w:rFonts w:ascii="Times New Roman" w:eastAsia="바탕체" w:hAnsi="Times New Roman" w:cs="Times New Roman"/>
          <w:kern w:val="0"/>
          <w:sz w:val="22"/>
        </w:rPr>
        <w:t>)</w:t>
      </w:r>
    </w:p>
    <w:p w14:paraId="6C763449" w14:textId="77777777" w:rsidR="00777CCC" w:rsidRPr="00777CCC" w:rsidRDefault="00777CCC" w:rsidP="00777CCC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</w:rPr>
      </w:pP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>사업자등록번호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: </w:t>
      </w:r>
      <w:r w:rsidRPr="00777CCC">
        <w:rPr>
          <w:rFonts w:ascii="Times New Roman" w:eastAsia="바탕체" w:hAnsi="Times New Roman" w:cs="Times New Roman"/>
          <w:kern w:val="0"/>
          <w:sz w:val="22"/>
          <w:highlight w:val="red"/>
        </w:rPr>
        <w:t>***</w:t>
      </w:r>
    </w:p>
    <w:p w14:paraId="0DC0BAF3" w14:textId="77777777" w:rsidR="00777CCC" w:rsidRPr="00777CCC" w:rsidRDefault="00777CCC" w:rsidP="00777CCC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  <w:u w:val="single"/>
        </w:rPr>
      </w:pP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>주소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: </w:t>
      </w:r>
      <w:r w:rsidRPr="00777CCC">
        <w:rPr>
          <w:rFonts w:ascii="Times New Roman" w:eastAsia="바탕체" w:hAnsi="Times New Roman" w:cs="Times New Roman"/>
          <w:kern w:val="0"/>
          <w:sz w:val="22"/>
          <w:highlight w:val="red"/>
        </w:rPr>
        <w:t>***</w:t>
      </w:r>
    </w:p>
    <w:p w14:paraId="35D0BB71" w14:textId="77777777" w:rsidR="00777CCC" w:rsidRPr="00777CCC" w:rsidRDefault="00777CCC" w:rsidP="00777CCC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</w:rPr>
      </w:pP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>대표이사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: </w:t>
      </w:r>
      <w:r w:rsidRPr="00777CCC">
        <w:rPr>
          <w:rFonts w:ascii="Times New Roman" w:eastAsia="바탕체" w:hAnsi="Times New Roman" w:cs="Times New Roman"/>
          <w:kern w:val="0"/>
          <w:sz w:val="22"/>
          <w:highlight w:val="red"/>
        </w:rPr>
        <w:t>***</w:t>
      </w:r>
    </w:p>
    <w:p w14:paraId="23B3BC9D" w14:textId="77777777" w:rsidR="00777CCC" w:rsidRPr="00777CCC" w:rsidRDefault="00777CCC" w:rsidP="00777CCC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</w:rPr>
      </w:pPr>
    </w:p>
    <w:p w14:paraId="41578F5A" w14:textId="77777777" w:rsidR="00777CCC" w:rsidRPr="00777CCC" w:rsidRDefault="00777CCC" w:rsidP="00777CCC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</w:rPr>
      </w:pPr>
      <w:r w:rsidRPr="00777CCC">
        <w:rPr>
          <w:rFonts w:ascii="Times New Roman" w:eastAsia="바탕체" w:hAnsi="Times New Roman" w:cs="Times New Roman"/>
          <w:b/>
          <w:kern w:val="0"/>
          <w:sz w:val="22"/>
        </w:rPr>
        <w:t>이해관계인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 </w:t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  <w:highlight w:val="red"/>
        </w:rPr>
        <w:t>***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     (</w:t>
      </w:r>
      <w:r w:rsidRPr="00777CCC">
        <w:rPr>
          <w:rFonts w:ascii="Times New Roman" w:eastAsia="바탕체" w:hAnsi="Times New Roman" w:cs="Times New Roman"/>
          <w:kern w:val="0"/>
          <w:sz w:val="22"/>
        </w:rPr>
        <w:t>인</w:t>
      </w:r>
      <w:r w:rsidRPr="00777CCC">
        <w:rPr>
          <w:rFonts w:ascii="Times New Roman" w:eastAsia="바탕체" w:hAnsi="Times New Roman" w:cs="Times New Roman"/>
          <w:kern w:val="0"/>
          <w:sz w:val="22"/>
        </w:rPr>
        <w:t>)</w:t>
      </w:r>
    </w:p>
    <w:p w14:paraId="57235200" w14:textId="77777777" w:rsidR="00777CCC" w:rsidRPr="00777CCC" w:rsidRDefault="00777CCC" w:rsidP="00777CCC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</w:rPr>
      </w:pP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>생년월일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: </w:t>
      </w:r>
      <w:r w:rsidRPr="00777CCC">
        <w:rPr>
          <w:rFonts w:ascii="Times New Roman" w:eastAsia="바탕체" w:hAnsi="Times New Roman" w:cs="Times New Roman"/>
          <w:kern w:val="0"/>
          <w:sz w:val="22"/>
          <w:highlight w:val="red"/>
        </w:rPr>
        <w:t>***</w:t>
      </w:r>
    </w:p>
    <w:p w14:paraId="010DAFD5" w14:textId="77777777" w:rsidR="00777CCC" w:rsidRPr="00777CCC" w:rsidRDefault="00777CCC" w:rsidP="00777CCC">
      <w:pPr>
        <w:widowControl/>
        <w:wordWrap/>
        <w:autoSpaceDE/>
        <w:autoSpaceDN/>
        <w:adjustRightInd w:val="0"/>
        <w:snapToGrid w:val="0"/>
        <w:spacing w:after="60" w:line="360" w:lineRule="auto"/>
        <w:rPr>
          <w:rFonts w:ascii="Times New Roman" w:eastAsia="바탕체" w:hAnsi="Times New Roman" w:cs="Times New Roman"/>
          <w:kern w:val="0"/>
          <w:sz w:val="22"/>
          <w:u w:val="single"/>
        </w:rPr>
      </w:pP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ab/>
      </w:r>
      <w:r w:rsidRPr="00777CCC">
        <w:rPr>
          <w:rFonts w:ascii="Times New Roman" w:eastAsia="바탕체" w:hAnsi="Times New Roman" w:cs="Times New Roman"/>
          <w:kern w:val="0"/>
          <w:sz w:val="22"/>
        </w:rPr>
        <w:t>주소</w:t>
      </w:r>
      <w:r w:rsidRPr="00777CCC">
        <w:rPr>
          <w:rFonts w:ascii="Times New Roman" w:eastAsia="바탕체" w:hAnsi="Times New Roman" w:cs="Times New Roman"/>
          <w:kern w:val="0"/>
          <w:sz w:val="22"/>
        </w:rPr>
        <w:t xml:space="preserve">: </w:t>
      </w:r>
      <w:r w:rsidRPr="00777CCC">
        <w:rPr>
          <w:rFonts w:ascii="Times New Roman" w:eastAsia="바탕체" w:hAnsi="Times New Roman" w:cs="Times New Roman"/>
          <w:sz w:val="22"/>
          <w:highlight w:val="red"/>
        </w:rPr>
        <w:t>***</w:t>
      </w:r>
    </w:p>
    <w:p w14:paraId="072D6E35" w14:textId="77777777" w:rsidR="00777CCC" w:rsidRDefault="00777CCC" w:rsidP="00C916CA">
      <w:pPr>
        <w:widowControl/>
        <w:autoSpaceDE/>
        <w:autoSpaceDN/>
        <w:spacing w:after="60" w:line="360" w:lineRule="auto"/>
        <w:rPr>
          <w:rFonts w:ascii="Times New Roman" w:eastAsia="바탕체" w:hAnsi="Times New Roman" w:cs="Times New Roman"/>
        </w:rPr>
        <w:sectPr w:rsidR="00777CCC" w:rsidSect="003B6D00">
          <w:headerReference w:type="default" r:id="rId22"/>
          <w:footerReference w:type="default" r:id="rId23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6F686265" w14:textId="77777777" w:rsidR="00777CCC" w:rsidRDefault="00777CCC">
      <w:pPr>
        <w:widowControl/>
        <w:wordWrap/>
        <w:autoSpaceDE/>
        <w:autoSpaceDN/>
        <w:rPr>
          <w:rFonts w:ascii="Times New Roman" w:eastAsia="바탕체" w:hAnsi="Times New Roman" w:cs="Times New Roman"/>
        </w:rPr>
      </w:pPr>
      <w:r>
        <w:rPr>
          <w:rFonts w:ascii="Times New Roman" w:eastAsia="바탕체" w:hAnsi="Times New Roman" w:cs="Times New Roman"/>
        </w:rPr>
        <w:br w:type="page"/>
      </w:r>
    </w:p>
    <w:p w14:paraId="26AAA85A" w14:textId="4F37BBA1" w:rsidR="008D57D6" w:rsidRPr="008D57D6" w:rsidRDefault="008D57D6" w:rsidP="008D57D6">
      <w:pPr>
        <w:widowControl/>
        <w:spacing w:after="60" w:line="360" w:lineRule="auto"/>
        <w:rPr>
          <w:rFonts w:ascii="Times New Roman" w:eastAsia="바탕체" w:hAnsi="Times New Roman" w:cs="Times New Roman"/>
          <w:szCs w:val="20"/>
        </w:rPr>
      </w:pPr>
      <w:bookmarkStart w:id="704" w:name="_Hlk123759080"/>
      <w:r w:rsidRPr="00C916CA">
        <w:rPr>
          <w:rFonts w:ascii="Times New Roman" w:eastAsia="바탕체" w:hAnsi="Times New Roman" w:cs="Times New Roman"/>
          <w:szCs w:val="20"/>
        </w:rPr>
        <w:t>(</w:t>
      </w:r>
      <w:r w:rsidRPr="00C916CA">
        <w:rPr>
          <w:rFonts w:ascii="Times New Roman" w:eastAsia="바탕체" w:hAnsi="Times New Roman" w:cs="Times New Roman"/>
          <w:szCs w:val="20"/>
        </w:rPr>
        <w:t>첨부</w:t>
      </w:r>
      <w:r w:rsidRPr="00C916CA">
        <w:rPr>
          <w:rFonts w:ascii="Times New Roman" w:eastAsia="바탕체" w:hAnsi="Times New Roman" w:cs="Times New Roman"/>
          <w:szCs w:val="20"/>
        </w:rPr>
        <w:t xml:space="preserve"> </w:t>
      </w:r>
      <w:r>
        <w:rPr>
          <w:rFonts w:ascii="Times New Roman" w:eastAsia="바탕체" w:hAnsi="Times New Roman" w:cs="Times New Roman"/>
          <w:szCs w:val="20"/>
        </w:rPr>
        <w:t>5</w:t>
      </w:r>
      <w:r w:rsidRPr="00C916CA">
        <w:rPr>
          <w:rFonts w:ascii="Times New Roman" w:eastAsia="바탕체" w:hAnsi="Times New Roman" w:cs="Times New Roman"/>
          <w:szCs w:val="20"/>
        </w:rPr>
        <w:t>)</w:t>
      </w:r>
      <w:r>
        <w:rPr>
          <w:rFonts w:ascii="Times New Roman" w:eastAsia="바탕체" w:hAnsi="Times New Roman" w:cs="Times New Roman"/>
          <w:szCs w:val="20"/>
        </w:rPr>
        <w:t xml:space="preserve"> </w:t>
      </w:r>
      <w:r>
        <w:rPr>
          <w:rFonts w:ascii="Times New Roman" w:eastAsia="바탕체" w:hAnsi="Times New Roman" w:cs="Times New Roman" w:hint="eastAsia"/>
          <w:szCs w:val="20"/>
        </w:rPr>
        <w:t>고객거래확인서</w:t>
      </w:r>
      <w:r>
        <w:rPr>
          <w:rFonts w:ascii="Times New Roman" w:eastAsia="바탕체" w:hAnsi="Times New Roman" w:cs="Times New Roman" w:hint="eastAsia"/>
          <w:szCs w:val="20"/>
        </w:rPr>
        <w:t xml:space="preserve"> </w:t>
      </w:r>
      <w:r>
        <w:rPr>
          <w:rFonts w:ascii="Times New Roman" w:eastAsia="바탕체" w:hAnsi="Times New Roman" w:cs="Times New Roman"/>
          <w:szCs w:val="20"/>
        </w:rPr>
        <w:t xml:space="preserve">- </w:t>
      </w:r>
      <w:r>
        <w:rPr>
          <w:rFonts w:ascii="Times New Roman" w:eastAsia="바탕체" w:hAnsi="Times New Roman" w:cs="Times New Roman" w:hint="eastAsia"/>
          <w:szCs w:val="20"/>
        </w:rPr>
        <w:t>이해관계인</w:t>
      </w:r>
      <w:r>
        <w:rPr>
          <w:rFonts w:ascii="Times New Roman" w:eastAsia="바탕체" w:hAnsi="Times New Roman" w:cs="Times New Roman" w:hint="eastAsia"/>
          <w:szCs w:val="20"/>
        </w:rPr>
        <w:t>(</w:t>
      </w:r>
      <w:r>
        <w:rPr>
          <w:rFonts w:ascii="Times New Roman" w:eastAsia="바탕체" w:hAnsi="Times New Roman" w:cs="Times New Roman" w:hint="eastAsia"/>
          <w:szCs w:val="20"/>
        </w:rPr>
        <w:t>개인</w:t>
      </w:r>
      <w:r>
        <w:rPr>
          <w:rFonts w:ascii="Times New Roman" w:eastAsia="바탕체" w:hAnsi="Times New Roman" w:cs="Times New Roman" w:hint="eastAsia"/>
          <w:szCs w:val="20"/>
        </w:rPr>
        <w:t>)</w:t>
      </w:r>
    </w:p>
    <w:tbl>
      <w:tblPr>
        <w:tblW w:w="9781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954"/>
        <w:gridCol w:w="1417"/>
        <w:gridCol w:w="142"/>
        <w:gridCol w:w="1134"/>
        <w:gridCol w:w="1134"/>
      </w:tblGrid>
      <w:tr w:rsidR="008D57D6" w:rsidRPr="002E0244" w14:paraId="4CC37085" w14:textId="77777777" w:rsidTr="00B8316C">
        <w:tc>
          <w:tcPr>
            <w:tcW w:w="5954" w:type="dxa"/>
            <w:vMerge w:val="restart"/>
            <w:tcBorders>
              <w:top w:val="nil"/>
              <w:left w:val="nil"/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EDB70D" w14:textId="77777777" w:rsidR="008D57D6" w:rsidRPr="009059A8" w:rsidRDefault="008D57D6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left"/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바탕체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eastAsia="바탕체" w:hAnsi="Times New Roman" w:cs="Times New Roman"/>
                <w:sz w:val="18"/>
                <w:szCs w:val="18"/>
              </w:rPr>
              <w:tab/>
            </w:r>
            <w:r>
              <w:rPr>
                <w:rFonts w:ascii="Times New Roman" w:eastAsia="바탕체" w:hAnsi="Times New Roman" w:cs="Times New Roman"/>
                <w:sz w:val="18"/>
                <w:szCs w:val="18"/>
              </w:rPr>
              <w:tab/>
            </w:r>
          </w:p>
          <w:p w14:paraId="75946ED2" w14:textId="77777777" w:rsidR="008D57D6" w:rsidRPr="00372985" w:rsidRDefault="008D57D6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28"/>
                <w:szCs w:val="28"/>
              </w:rPr>
            </w:pP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고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객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거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proofErr w:type="spellStart"/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래</w:t>
            </w:r>
            <w:proofErr w:type="spellEnd"/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확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인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서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(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개인</w:t>
            </w:r>
            <w:r>
              <w:rPr>
                <w:rFonts w:ascii="Times New Roman" w:eastAsia="바탕체" w:hAnsi="Times New Roman" w:cs="Times New Roman" w:hint="eastAsia"/>
                <w:b/>
                <w:bCs/>
                <w:color w:val="000000"/>
                <w:kern w:val="0"/>
                <w:sz w:val="28"/>
                <w:szCs w:val="28"/>
              </w:rPr>
              <w:t>/</w:t>
            </w:r>
            <w:r>
              <w:rPr>
                <w:rFonts w:ascii="Times New Roman" w:eastAsia="바탕체" w:hAnsi="Times New Roman" w:cs="Times New Roman" w:hint="eastAsia"/>
                <w:b/>
                <w:bCs/>
                <w:color w:val="000000"/>
                <w:kern w:val="0"/>
                <w:sz w:val="28"/>
                <w:szCs w:val="28"/>
              </w:rPr>
              <w:t>개인사업자</w:t>
            </w:r>
            <w:r w:rsidRPr="00372985"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)</w:t>
            </w:r>
          </w:p>
          <w:p w14:paraId="5A6C6D4B" w14:textId="77777777" w:rsidR="008D57D6" w:rsidRPr="00621BA0" w:rsidRDefault="008D57D6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22"/>
              </w:rPr>
            </w:pPr>
          </w:p>
        </w:tc>
        <w:tc>
          <w:tcPr>
            <w:tcW w:w="14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A9AB98" w14:textId="77777777" w:rsidR="008D57D6" w:rsidRPr="00F0756A" w:rsidRDefault="008D57D6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42" w:type="dxa"/>
            <w:tcBorders>
              <w:left w:val="nil"/>
              <w:right w:val="single" w:sz="2" w:space="0" w:color="000000"/>
            </w:tcBorders>
            <w:vAlign w:val="center"/>
          </w:tcPr>
          <w:p w14:paraId="6428956C" w14:textId="77777777" w:rsidR="008D57D6" w:rsidRPr="00F0756A" w:rsidRDefault="008D57D6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F93AB6" w14:textId="77777777" w:rsidR="008D57D6" w:rsidRPr="00F0756A" w:rsidRDefault="008D57D6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담당자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4E0FDE" w14:textId="77777777" w:rsidR="008D57D6" w:rsidRPr="00F0756A" w:rsidRDefault="008D57D6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F0756A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책임자</w:t>
            </w:r>
          </w:p>
        </w:tc>
      </w:tr>
      <w:tr w:rsidR="008D57D6" w:rsidRPr="002E0244" w14:paraId="0DC43CA8" w14:textId="77777777" w:rsidTr="00B8316C">
        <w:tc>
          <w:tcPr>
            <w:tcW w:w="5954" w:type="dxa"/>
            <w:vMerge/>
            <w:tcBorders>
              <w:top w:val="nil"/>
              <w:left w:val="nil"/>
              <w:bottom w:val="nil"/>
            </w:tcBorders>
            <w:vAlign w:val="center"/>
            <w:hideMark/>
          </w:tcPr>
          <w:p w14:paraId="00C072FD" w14:textId="77777777" w:rsidR="008D57D6" w:rsidRPr="002E0244" w:rsidRDefault="008D57D6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rPr>
                <w:rFonts w:ascii="Times New Roman" w:eastAsia="바탕체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081120" w14:textId="77777777" w:rsidR="008D57D6" w:rsidRPr="00F0756A" w:rsidRDefault="008D57D6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i/>
                <w:i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" w:type="dxa"/>
            <w:tcBorders>
              <w:left w:val="nil"/>
              <w:right w:val="single" w:sz="2" w:space="0" w:color="000000"/>
            </w:tcBorders>
            <w:vAlign w:val="center"/>
          </w:tcPr>
          <w:p w14:paraId="3A85E1D3" w14:textId="77777777" w:rsidR="008D57D6" w:rsidRPr="00F0756A" w:rsidRDefault="008D57D6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3541EE" w14:textId="77777777" w:rsidR="008D57D6" w:rsidRPr="00F0756A" w:rsidRDefault="008D57D6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2F1EFA" w14:textId="77777777" w:rsidR="008D57D6" w:rsidRPr="00F0756A" w:rsidRDefault="008D57D6" w:rsidP="00B8316C">
            <w:pPr>
              <w:widowControl/>
              <w:wordWrap/>
              <w:autoSpaceDE/>
              <w:autoSpaceDN/>
              <w:snapToGrid w:val="0"/>
              <w:spacing w:after="0" w:line="360" w:lineRule="auto"/>
              <w:jc w:val="center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 w14:paraId="3C57B8B9" w14:textId="77777777" w:rsidR="008D57D6" w:rsidRPr="003A6926" w:rsidRDefault="008D57D6" w:rsidP="008D57D6">
      <w:pPr>
        <w:widowControl/>
        <w:wordWrap/>
        <w:autoSpaceDE/>
        <w:autoSpaceDN/>
        <w:snapToGrid w:val="0"/>
        <w:spacing w:after="0" w:line="276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0C5653D2" w14:textId="77777777" w:rsidR="008D57D6" w:rsidRPr="008A236C" w:rsidRDefault="008D57D6" w:rsidP="008D57D6">
      <w:pPr>
        <w:widowControl/>
        <w:wordWrap/>
        <w:autoSpaceDE/>
        <w:autoSpaceDN/>
        <w:snapToGrid w:val="0"/>
        <w:spacing w:after="0" w:line="276" w:lineRule="auto"/>
        <w:rPr>
          <w:rFonts w:ascii="Times New Roman" w:eastAsia="바탕체" w:hAnsi="Times New Roman" w:cs="Times New Roman"/>
          <w:b/>
          <w:bCs/>
          <w:kern w:val="0"/>
          <w:szCs w:val="20"/>
        </w:rPr>
      </w:pPr>
      <w:r>
        <w:rPr>
          <w:rFonts w:ascii="바탕체" w:eastAsia="바탕체" w:hAnsi="바탕체" w:cs="Times New Roman" w:hint="eastAsia"/>
          <w:b/>
          <w:bCs/>
          <w:kern w:val="0"/>
          <w:szCs w:val="20"/>
        </w:rPr>
        <w:t>「</w:t>
      </w:r>
      <w:proofErr w:type="spellStart"/>
      <w:r w:rsidRPr="008A236C">
        <w:rPr>
          <w:rFonts w:ascii="Times New Roman" w:eastAsia="바탕체" w:hAnsi="Times New Roman" w:cs="Times New Roman"/>
          <w:b/>
          <w:bCs/>
          <w:kern w:val="0"/>
          <w:szCs w:val="20"/>
        </w:rPr>
        <w:t>특정금융거래정보의보고및이용등에관한법률」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에</w:t>
      </w:r>
      <w:proofErr w:type="spellEnd"/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따라</w:t>
      </w:r>
      <w:r w:rsidRPr="008A236C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당사와의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거래시에는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아래의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내용을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기재하고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동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내용에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대한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확인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(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검증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)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을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위해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당사가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요청하는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정보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,</w:t>
      </w:r>
      <w:r w:rsidRPr="008A236C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문서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,</w:t>
      </w:r>
      <w:r w:rsidRPr="008A236C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자료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등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(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이하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/>
          <w:b/>
          <w:bCs/>
          <w:kern w:val="0"/>
          <w:szCs w:val="20"/>
        </w:rPr>
        <w:t>“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정보</w:t>
      </w:r>
      <w:r w:rsidRPr="008A236C">
        <w:rPr>
          <w:rFonts w:ascii="Times New Roman" w:eastAsia="바탕체" w:hAnsi="Times New Roman" w:cs="Times New Roman"/>
          <w:b/>
          <w:bCs/>
          <w:kern w:val="0"/>
          <w:szCs w:val="20"/>
        </w:rPr>
        <w:t>”)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을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제공하여야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합니다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.</w:t>
      </w:r>
      <w:r w:rsidRPr="008A236C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만일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고객님께서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정보를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제공하지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않거나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제공한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정보가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충분하지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않을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경우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또는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제공한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정보에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대한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검증이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불가능한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경우에는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거래가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지연되거나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거절될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수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있으며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,</w:t>
      </w:r>
      <w:r w:rsidRPr="008A236C">
        <w:rPr>
          <w:rFonts w:ascii="Times New Roman" w:eastAsia="바탕체" w:hAnsi="Times New Roman" w:cs="Times New Roman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제공하신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정보는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동법에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의거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proofErr w:type="spellStart"/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용도외의</w:t>
      </w:r>
      <w:proofErr w:type="spellEnd"/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목적으로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사용되지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않습니다</w:t>
      </w:r>
      <w:r w:rsidRPr="008A236C">
        <w:rPr>
          <w:rFonts w:ascii="Times New Roman" w:eastAsia="바탕체" w:hAnsi="Times New Roman" w:cs="Times New Roman" w:hint="eastAsia"/>
          <w:b/>
          <w:bCs/>
          <w:kern w:val="0"/>
          <w:szCs w:val="20"/>
        </w:rPr>
        <w:t>.</w:t>
      </w:r>
    </w:p>
    <w:p w14:paraId="66DA651F" w14:textId="77777777" w:rsidR="008D57D6" w:rsidRPr="003A62D6" w:rsidRDefault="008D57D6" w:rsidP="008D57D6">
      <w:pPr>
        <w:widowControl/>
        <w:wordWrap/>
        <w:autoSpaceDE/>
        <w:autoSpaceDN/>
        <w:snapToGrid w:val="0"/>
        <w:spacing w:after="0" w:line="276" w:lineRule="auto"/>
        <w:rPr>
          <w:rFonts w:ascii="Times New Roman" w:eastAsia="바탕체" w:hAnsi="Times New Roman" w:cs="Times New Roman"/>
          <w:color w:val="000000"/>
          <w:kern w:val="0"/>
          <w:sz w:val="10"/>
          <w:szCs w:val="10"/>
        </w:rPr>
      </w:pPr>
    </w:p>
    <w:p w14:paraId="63663B30" w14:textId="77777777" w:rsidR="008D57D6" w:rsidRPr="003A62D6" w:rsidRDefault="008D57D6" w:rsidP="008D57D6">
      <w:pPr>
        <w:pStyle w:val="ad"/>
        <w:numPr>
          <w:ilvl w:val="0"/>
          <w:numId w:val="75"/>
        </w:numPr>
        <w:wordWrap/>
        <w:snapToGrid w:val="0"/>
        <w:spacing w:line="360" w:lineRule="auto"/>
        <w:ind w:leftChars="0" w:left="284" w:hanging="284"/>
        <w:textAlignment w:val="baseline"/>
        <w:rPr>
          <w:rFonts w:ascii="Times New Roman" w:eastAsia="바탕체"/>
          <w:kern w:val="0"/>
          <w:sz w:val="22"/>
        </w:rPr>
      </w:pPr>
      <w:r w:rsidRPr="003A62D6">
        <w:rPr>
          <w:rFonts w:ascii="Times New Roman" w:eastAsia="바탕체" w:hint="eastAsia"/>
          <w:b/>
          <w:bCs/>
          <w:color w:val="000000"/>
          <w:kern w:val="0"/>
          <w:sz w:val="22"/>
        </w:rPr>
        <w:t>필수정보</w:t>
      </w:r>
    </w:p>
    <w:tbl>
      <w:tblPr>
        <w:tblW w:w="10102" w:type="dxa"/>
        <w:tblInd w:w="-10" w:type="dxa"/>
        <w:tblCellMar>
          <w:top w:w="30" w:type="dxa"/>
          <w:left w:w="0" w:type="dxa"/>
          <w:bottom w:w="3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707"/>
        <w:gridCol w:w="1365"/>
        <w:gridCol w:w="478"/>
        <w:gridCol w:w="851"/>
        <w:gridCol w:w="567"/>
        <w:gridCol w:w="850"/>
        <w:gridCol w:w="1128"/>
        <w:gridCol w:w="183"/>
        <w:gridCol w:w="283"/>
        <w:gridCol w:w="391"/>
        <w:gridCol w:w="1738"/>
      </w:tblGrid>
      <w:tr w:rsidR="008D57D6" w:rsidRPr="003A6926" w14:paraId="0D4377BC" w14:textId="77777777" w:rsidTr="00B8316C">
        <w:trPr>
          <w:trHeight w:val="30"/>
        </w:trPr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993FA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성명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한글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2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AEBB1A" w14:textId="16266F5C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vAlign w:val="center"/>
          </w:tcPr>
          <w:p w14:paraId="624CDA1E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영문명</w:t>
            </w:r>
          </w:p>
          <w:p w14:paraId="39588C89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여권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vAlign w:val="center"/>
          </w:tcPr>
          <w:p w14:paraId="1514433B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성</w:t>
            </w: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63F1A5" w14:textId="77777777" w:rsidR="008D57D6" w:rsidRPr="00155E9C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i/>
                <w:i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vAlign w:val="center"/>
          </w:tcPr>
          <w:p w14:paraId="263A1E29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국적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EA3CEDB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대한민국</w:t>
            </w:r>
          </w:p>
        </w:tc>
      </w:tr>
      <w:tr w:rsidR="008D57D6" w:rsidRPr="003A6926" w14:paraId="4A5369A7" w14:textId="77777777" w:rsidTr="00B8316C">
        <w:trPr>
          <w:trHeight w:val="30"/>
        </w:trPr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552868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주민등록번호</w:t>
            </w:r>
          </w:p>
        </w:tc>
        <w:tc>
          <w:tcPr>
            <w:tcW w:w="2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C1811" w14:textId="4CEFBB94" w:rsidR="008D57D6" w:rsidRPr="003A62D6" w:rsidRDefault="00A41357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X</w:t>
            </w:r>
            <w:r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XXXXX</w:t>
            </w:r>
            <w:r w:rsidR="008D57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</w:t>
            </w:r>
            <w:r w:rsidR="008D57D6" w:rsidRPr="001E655F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-</w:t>
            </w:r>
            <w:proofErr w:type="gramEnd"/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vAlign w:val="center"/>
          </w:tcPr>
          <w:p w14:paraId="1B340870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vAlign w:val="center"/>
          </w:tcPr>
          <w:p w14:paraId="3634765F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이름</w:t>
            </w: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ADF182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vAlign w:val="center"/>
          </w:tcPr>
          <w:p w14:paraId="4D16B748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거주여부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B8221B0" w14:textId="090F7662" w:rsidR="008D57D6" w:rsidRPr="003A62D6" w:rsidRDefault="00A41357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</w:t>
            </w:r>
            <w:r w:rsidR="008D57D6"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 w:rsidR="008D57D6"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거주</w:t>
            </w:r>
            <w:r w:rsidR="008D57D6"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 □</w:t>
            </w:r>
            <w:proofErr w:type="gramEnd"/>
            <w:r w:rsidR="008D57D6"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="008D57D6"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비거주</w:t>
            </w:r>
            <w:proofErr w:type="spellEnd"/>
          </w:p>
        </w:tc>
      </w:tr>
      <w:tr w:rsidR="008D57D6" w:rsidRPr="003A6926" w14:paraId="4C187FF6" w14:textId="77777777" w:rsidTr="00B8316C">
        <w:trPr>
          <w:trHeight w:val="38"/>
        </w:trPr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90A4D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외국인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D159F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 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국적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935318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E7B3DB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여권번호</w:t>
            </w: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EBC739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vAlign w:val="center"/>
          </w:tcPr>
          <w:p w14:paraId="1F46E0C7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성별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D29EA90" w14:textId="16104CC7" w:rsidR="008D57D6" w:rsidRPr="003A62D6" w:rsidRDefault="00A41357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</w:t>
            </w:r>
            <w:r w:rsidR="008D57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="008D57D6"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남</w:t>
            </w:r>
            <w:r w:rsidR="008D57D6"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 </w:t>
            </w:r>
            <w:r w:rsidR="008D57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</w:t>
            </w:r>
            <w:r w:rsidR="008D57D6"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="008D57D6"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여</w:t>
            </w:r>
          </w:p>
        </w:tc>
      </w:tr>
      <w:tr w:rsidR="008D57D6" w:rsidRPr="003A6926" w14:paraId="1D6820FB" w14:textId="77777777" w:rsidTr="00B8316C">
        <w:trPr>
          <w:trHeight w:val="350"/>
        </w:trPr>
        <w:tc>
          <w:tcPr>
            <w:tcW w:w="15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F1DEB3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주소</w:t>
            </w:r>
          </w:p>
        </w:tc>
        <w:tc>
          <w:tcPr>
            <w:tcW w:w="396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F96D2A" w14:textId="52CD649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DDD2ED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37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2F1B2E0" w14:textId="4A0C3EAE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</w:tr>
      <w:tr w:rsidR="008D57D6" w:rsidRPr="003A6926" w14:paraId="4F65053C" w14:textId="77777777" w:rsidTr="00B8316C">
        <w:trPr>
          <w:trHeight w:val="349"/>
        </w:trPr>
        <w:tc>
          <w:tcPr>
            <w:tcW w:w="1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C5FC59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396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6EC0E4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EACD82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E-mail</w:t>
            </w:r>
          </w:p>
        </w:tc>
        <w:tc>
          <w:tcPr>
            <w:tcW w:w="37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DDAD687" w14:textId="40AD0E59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D57D6" w:rsidRPr="003A6926" w14:paraId="0FCA7483" w14:textId="77777777" w:rsidTr="00B8316C">
        <w:trPr>
          <w:trHeight w:val="40"/>
        </w:trPr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86A2F0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거래목적</w:t>
            </w:r>
          </w:p>
        </w:tc>
        <w:tc>
          <w:tcPr>
            <w:tcW w:w="39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25D0B7" w14:textId="2C98C45B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C4DC51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실제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소유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여부</w:t>
            </w:r>
          </w:p>
        </w:tc>
        <w:tc>
          <w:tcPr>
            <w:tcW w:w="24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4CF1D" w14:textId="5861F2D1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 </w:t>
            </w:r>
            <w:r w:rsidR="00A41357"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Fonts w:ascii="바탕체" w:eastAsia="바탕체" w:hAnsi="바탕체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예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   □ </w:t>
            </w:r>
            <w:proofErr w:type="spellStart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아니오</w:t>
            </w:r>
            <w:proofErr w:type="spellEnd"/>
          </w:p>
        </w:tc>
      </w:tr>
      <w:tr w:rsidR="008D57D6" w:rsidRPr="003A6926" w14:paraId="061F1A0F" w14:textId="77777777" w:rsidTr="00B8316C">
        <w:trPr>
          <w:trHeight w:val="38"/>
        </w:trPr>
        <w:tc>
          <w:tcPr>
            <w:tcW w:w="22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E48B6C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실제소유자</w:t>
            </w:r>
          </w:p>
          <w:p w14:paraId="2EC5932A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실제소유자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아닐시</w:t>
            </w:r>
            <w:proofErr w:type="spellEnd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vAlign w:val="center"/>
          </w:tcPr>
          <w:p w14:paraId="6CAB7F6E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실소유자성명</w:t>
            </w:r>
          </w:p>
        </w:tc>
        <w:tc>
          <w:tcPr>
            <w:tcW w:w="646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A29D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한글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영문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8D57D6" w:rsidRPr="003A6926" w14:paraId="28E154AC" w14:textId="77777777" w:rsidTr="00B8316C">
        <w:trPr>
          <w:trHeight w:val="38"/>
        </w:trPr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376DB0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vAlign w:val="center"/>
          </w:tcPr>
          <w:p w14:paraId="5377FAA3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실명번호</w:t>
            </w:r>
          </w:p>
        </w:tc>
        <w:tc>
          <w:tcPr>
            <w:tcW w:w="38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7293D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vAlign w:val="center"/>
          </w:tcPr>
          <w:p w14:paraId="2555E3D3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국적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E73F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D57D6" w:rsidRPr="003A6926" w14:paraId="66F7FBF9" w14:textId="77777777" w:rsidTr="00B8316C">
        <w:trPr>
          <w:trHeight w:val="38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7A1CD4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가상통화취급업소</w:t>
            </w:r>
          </w:p>
        </w:tc>
        <w:tc>
          <w:tcPr>
            <w:tcW w:w="783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0E2C2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  □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예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거래거절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검토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     □ </w:t>
            </w:r>
            <w:proofErr w:type="spellStart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아니오</w:t>
            </w:r>
            <w:proofErr w:type="spellEnd"/>
          </w:p>
        </w:tc>
      </w:tr>
    </w:tbl>
    <w:p w14:paraId="528A74F2" w14:textId="77777777" w:rsidR="008D57D6" w:rsidRPr="00C079A5" w:rsidRDefault="008D57D6" w:rsidP="008D57D6">
      <w:pPr>
        <w:widowControl/>
        <w:wordWrap/>
        <w:autoSpaceDE/>
        <w:autoSpaceDN/>
        <w:snapToGrid w:val="0"/>
        <w:spacing w:after="0" w:line="276" w:lineRule="auto"/>
        <w:rPr>
          <w:rFonts w:ascii="Times New Roman" w:eastAsia="바탕체" w:hAnsi="Times New Roman" w:cs="Times New Roman"/>
          <w:kern w:val="0"/>
          <w:szCs w:val="20"/>
        </w:rPr>
      </w:pPr>
    </w:p>
    <w:p w14:paraId="24B53A90" w14:textId="77777777" w:rsidR="008D57D6" w:rsidRPr="003A62D6" w:rsidRDefault="008D57D6" w:rsidP="008D57D6">
      <w:pPr>
        <w:pStyle w:val="ad"/>
        <w:numPr>
          <w:ilvl w:val="0"/>
          <w:numId w:val="75"/>
        </w:numPr>
        <w:wordWrap/>
        <w:snapToGrid w:val="0"/>
        <w:spacing w:line="360" w:lineRule="auto"/>
        <w:ind w:leftChars="0" w:left="284" w:hanging="284"/>
        <w:textAlignment w:val="baseline"/>
        <w:rPr>
          <w:rFonts w:ascii="Times New Roman" w:eastAsia="바탕체"/>
          <w:b/>
          <w:bCs/>
          <w:color w:val="000000"/>
          <w:kern w:val="0"/>
          <w:szCs w:val="20"/>
        </w:rPr>
      </w:pPr>
      <w:r w:rsidRPr="003A62D6">
        <w:rPr>
          <w:rFonts w:ascii="Times New Roman" w:eastAsia="바탕체"/>
          <w:b/>
          <w:bCs/>
          <w:color w:val="000000"/>
          <w:kern w:val="0"/>
          <w:sz w:val="22"/>
        </w:rPr>
        <w:t>추가정보</w:t>
      </w:r>
    </w:p>
    <w:tbl>
      <w:tblPr>
        <w:tblW w:w="1014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0" w:type="dxa"/>
          <w:bottom w:w="3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1073"/>
        <w:gridCol w:w="997"/>
        <w:gridCol w:w="1384"/>
        <w:gridCol w:w="1393"/>
        <w:gridCol w:w="948"/>
        <w:gridCol w:w="406"/>
        <w:gridCol w:w="1338"/>
        <w:gridCol w:w="143"/>
        <w:gridCol w:w="1301"/>
      </w:tblGrid>
      <w:tr w:rsidR="008D57D6" w:rsidRPr="003A62D6" w14:paraId="6FB8489E" w14:textId="77777777" w:rsidTr="00B8316C">
        <w:trPr>
          <w:trHeight w:val="28"/>
        </w:trPr>
        <w:tc>
          <w:tcPr>
            <w:tcW w:w="1157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946733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직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업</w:t>
            </w:r>
          </w:p>
        </w:tc>
        <w:tc>
          <w:tcPr>
            <w:tcW w:w="2070" w:type="dxa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7F4E7" w14:textId="71B3BE4C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384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8B38E8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직장명</w:t>
            </w:r>
          </w:p>
        </w:tc>
        <w:tc>
          <w:tcPr>
            <w:tcW w:w="2341" w:type="dxa"/>
            <w:gridSpan w:val="2"/>
            <w:vAlign w:val="center"/>
          </w:tcPr>
          <w:p w14:paraId="3A12E0D7" w14:textId="645A27BF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44" w:type="dxa"/>
            <w:gridSpan w:val="2"/>
            <w:shd w:val="clear" w:color="auto" w:fill="F1F1F1"/>
            <w:vAlign w:val="center"/>
          </w:tcPr>
          <w:p w14:paraId="014879AB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업종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개인사업자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44" w:type="dxa"/>
            <w:gridSpan w:val="2"/>
            <w:vAlign w:val="center"/>
          </w:tcPr>
          <w:p w14:paraId="54703544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D57D6" w:rsidRPr="003A62D6" w14:paraId="2ED15EAE" w14:textId="77777777" w:rsidTr="00B8316C">
        <w:trPr>
          <w:trHeight w:val="45"/>
        </w:trPr>
        <w:tc>
          <w:tcPr>
            <w:tcW w:w="1157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C6D5AE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직장주소</w:t>
            </w:r>
          </w:p>
        </w:tc>
        <w:tc>
          <w:tcPr>
            <w:tcW w:w="8983" w:type="dxa"/>
            <w:gridSpan w:val="9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00267C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D57D6" w:rsidRPr="003A62D6" w14:paraId="5A5F0F7B" w14:textId="77777777" w:rsidTr="00B8316C">
        <w:trPr>
          <w:trHeight w:val="45"/>
        </w:trPr>
        <w:tc>
          <w:tcPr>
            <w:tcW w:w="1157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2A07D0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거래목적</w:t>
            </w:r>
          </w:p>
        </w:tc>
        <w:tc>
          <w:tcPr>
            <w:tcW w:w="8983" w:type="dxa"/>
            <w:gridSpan w:val="9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7A7ECB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 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투자</w:t>
            </w:r>
            <w:r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유치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     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조합출자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여신거래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□ </w:t>
            </w:r>
            <w:proofErr w:type="gram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기타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   )</w:t>
            </w:r>
          </w:p>
        </w:tc>
      </w:tr>
      <w:tr w:rsidR="008D57D6" w:rsidRPr="003A62D6" w14:paraId="1B37F014" w14:textId="77777777" w:rsidTr="00B8316C">
        <w:tc>
          <w:tcPr>
            <w:tcW w:w="3227" w:type="dxa"/>
            <w:gridSpan w:val="3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E1C471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거래자금의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원천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및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출처</w:t>
            </w:r>
          </w:p>
        </w:tc>
        <w:tc>
          <w:tcPr>
            <w:tcW w:w="6913" w:type="dxa"/>
            <w:gridSpan w:val="7"/>
            <w:shd w:val="clear" w:color="auto" w:fill="auto"/>
            <w:vAlign w:val="center"/>
          </w:tcPr>
          <w:p w14:paraId="6F39E5F6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  □ </w:t>
            </w:r>
            <w:proofErr w:type="gram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급여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사업소득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상속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부동산처분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기타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       )</w:t>
            </w:r>
          </w:p>
        </w:tc>
      </w:tr>
      <w:tr w:rsidR="008D57D6" w:rsidRPr="003A62D6" w14:paraId="199F2B1F" w14:textId="77777777" w:rsidTr="00B8316C">
        <w:tc>
          <w:tcPr>
            <w:tcW w:w="1157" w:type="dxa"/>
            <w:vMerge w:val="restart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01DD59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재산현황</w:t>
            </w:r>
          </w:p>
          <w:p w14:paraId="7E956E01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(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임의사항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073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A11ED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부동산</w:t>
            </w:r>
          </w:p>
        </w:tc>
        <w:tc>
          <w:tcPr>
            <w:tcW w:w="7910" w:type="dxa"/>
            <w:gridSpan w:val="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E8ACA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 10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□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50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100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100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초과</w:t>
            </w:r>
          </w:p>
        </w:tc>
      </w:tr>
      <w:tr w:rsidR="008D57D6" w:rsidRPr="003A62D6" w14:paraId="16DE4F62" w14:textId="77777777" w:rsidTr="00B8316C">
        <w:trPr>
          <w:trHeight w:val="45"/>
        </w:trPr>
        <w:tc>
          <w:tcPr>
            <w:tcW w:w="1157" w:type="dxa"/>
            <w:vMerge/>
            <w:vAlign w:val="center"/>
            <w:hideMark/>
          </w:tcPr>
          <w:p w14:paraId="0A45FF89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073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68D1E2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금융자산</w:t>
            </w:r>
          </w:p>
        </w:tc>
        <w:tc>
          <w:tcPr>
            <w:tcW w:w="7910" w:type="dxa"/>
            <w:gridSpan w:val="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489DE5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 5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천만원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1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□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5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□ 10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□ 10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이상</w:t>
            </w:r>
          </w:p>
        </w:tc>
      </w:tr>
      <w:tr w:rsidR="008D57D6" w:rsidRPr="003A62D6" w14:paraId="6AFF12E9" w14:textId="77777777" w:rsidTr="00B8316C">
        <w:tc>
          <w:tcPr>
            <w:tcW w:w="1157" w:type="dxa"/>
            <w:vMerge/>
            <w:vAlign w:val="center"/>
          </w:tcPr>
          <w:p w14:paraId="6998195F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073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124940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proofErr w:type="spellStart"/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연소득</w:t>
            </w:r>
            <w:proofErr w:type="spellEnd"/>
          </w:p>
        </w:tc>
        <w:tc>
          <w:tcPr>
            <w:tcW w:w="7910" w:type="dxa"/>
            <w:gridSpan w:val="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90D9C4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□ 5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천만원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□ 1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□</w:t>
            </w:r>
            <w:proofErr w:type="gramEnd"/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5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이하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 □ 5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>억원</w:t>
            </w:r>
            <w:r w:rsidRPr="003A62D6"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초과</w:t>
            </w:r>
          </w:p>
        </w:tc>
      </w:tr>
      <w:tr w:rsidR="008D57D6" w:rsidRPr="003A62D6" w14:paraId="4DCCDA3A" w14:textId="77777777" w:rsidTr="00B8316C">
        <w:tc>
          <w:tcPr>
            <w:tcW w:w="1157" w:type="dxa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56543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kern w:val="0"/>
                <w:sz w:val="18"/>
                <w:szCs w:val="18"/>
              </w:rPr>
              <w:t>개인사업자</w:t>
            </w:r>
          </w:p>
        </w:tc>
        <w:tc>
          <w:tcPr>
            <w:tcW w:w="2070" w:type="dxa"/>
            <w:gridSpan w:val="2"/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8A957A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D9556DE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93" w:type="dxa"/>
            <w:shd w:val="clear" w:color="auto" w:fill="F1F1F1"/>
            <w:vAlign w:val="center"/>
          </w:tcPr>
          <w:p w14:paraId="05324B8F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설립일</w:t>
            </w:r>
          </w:p>
        </w:tc>
        <w:tc>
          <w:tcPr>
            <w:tcW w:w="1354" w:type="dxa"/>
            <w:gridSpan w:val="2"/>
            <w:shd w:val="clear" w:color="auto" w:fill="auto"/>
            <w:vAlign w:val="center"/>
          </w:tcPr>
          <w:p w14:paraId="7589564F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1" w:type="dxa"/>
            <w:gridSpan w:val="2"/>
            <w:shd w:val="clear" w:color="auto" w:fill="F1F1F1"/>
            <w:vAlign w:val="center"/>
          </w:tcPr>
          <w:p w14:paraId="30C0F8BB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업종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/</w:t>
            </w:r>
            <w:r w:rsidRPr="003A62D6">
              <w:rPr>
                <w:rFonts w:ascii="Times New Roman" w:eastAsia="바탕체" w:hAnsi="Times New Roman" w:cs="Times New Roman" w:hint="eastAsia"/>
                <w:color w:val="000000"/>
                <w:kern w:val="0"/>
                <w:sz w:val="18"/>
                <w:szCs w:val="18"/>
              </w:rPr>
              <w:t>업태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7612E44A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after="0" w:line="276" w:lineRule="auto"/>
              <w:rPr>
                <w:rFonts w:ascii="Times New Roman" w:eastAsia="바탕체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 w14:paraId="46DCB9EA" w14:textId="77777777" w:rsidR="008D57D6" w:rsidRPr="003A62D6" w:rsidRDefault="008D57D6" w:rsidP="008D57D6">
      <w:pPr>
        <w:widowControl/>
        <w:wordWrap/>
        <w:autoSpaceDE/>
        <w:autoSpaceDN/>
        <w:snapToGrid w:val="0"/>
        <w:spacing w:after="0" w:line="276" w:lineRule="auto"/>
        <w:rPr>
          <w:rFonts w:ascii="Times New Roman" w:eastAsia="바탕체" w:hAnsi="Times New Roman" w:cs="Times New Roman"/>
          <w:b/>
          <w:bCs/>
          <w:color w:val="000000"/>
          <w:kern w:val="0"/>
          <w:sz w:val="10"/>
          <w:szCs w:val="10"/>
        </w:rPr>
      </w:pPr>
    </w:p>
    <w:tbl>
      <w:tblPr>
        <w:tblStyle w:val="af6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8D57D6" w:rsidRPr="003A62D6" w14:paraId="34735931" w14:textId="77777777" w:rsidTr="00B8316C">
        <w:trPr>
          <w:trHeight w:val="403"/>
        </w:trPr>
        <w:tc>
          <w:tcPr>
            <w:tcW w:w="10201" w:type="dxa"/>
            <w:vAlign w:val="center"/>
          </w:tcPr>
          <w:p w14:paraId="1CD50D7E" w14:textId="77777777" w:rsidR="008D57D6" w:rsidRPr="003A62D6" w:rsidRDefault="008D57D6" w:rsidP="00B8316C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eastAsia="바탕체"/>
                <w:b/>
                <w:bCs/>
                <w:color w:val="000000"/>
                <w:sz w:val="18"/>
                <w:szCs w:val="18"/>
              </w:rPr>
            </w:pPr>
            <w:r w:rsidRPr="003A62D6">
              <w:rPr>
                <w:rFonts w:eastAsia="바탕체"/>
                <w:color w:val="000000"/>
                <w:sz w:val="18"/>
                <w:szCs w:val="18"/>
              </w:rPr>
              <w:t>□ </w:t>
            </w:r>
            <w:proofErr w:type="gramStart"/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확인담당직원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/>
                <w:color w:val="000000"/>
                <w:sz w:val="18"/>
                <w:szCs w:val="18"/>
              </w:rPr>
              <w:t>:</w:t>
            </w:r>
            <w:proofErr w:type="gramEnd"/>
            <w:r w:rsidRPr="003A62D6">
              <w:rPr>
                <w:rFonts w:eastAsia="바탕체"/>
                <w:color w:val="000000"/>
                <w:sz w:val="18"/>
                <w:szCs w:val="18"/>
              </w:rPr>
              <w:t xml:space="preserve">              (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인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)</w:t>
            </w:r>
            <w:r w:rsidRPr="003A62D6">
              <w:rPr>
                <w:rFonts w:eastAsia="바탕체"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/>
                <w:b/>
                <w:bCs/>
                <w:color w:val="000000"/>
                <w:sz w:val="18"/>
                <w:szCs w:val="18"/>
              </w:rPr>
              <w:t>【</w:t>
            </w:r>
            <w:r w:rsidRPr="003A62D6">
              <w:rPr>
                <w:rFonts w:eastAsia="바탕체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/>
                <w:color w:val="000000"/>
                <w:sz w:val="18"/>
                <w:szCs w:val="18"/>
              </w:rPr>
              <w:t>□ 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간소화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된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고객확인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,</w:t>
            </w:r>
            <w:r w:rsidRPr="003A62D6">
              <w:rPr>
                <w:rFonts w:eastAsia="바탕체"/>
                <w:color w:val="000000"/>
                <w:sz w:val="18"/>
                <w:szCs w:val="18"/>
              </w:rPr>
              <w:t xml:space="preserve"> □ 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강화된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고객확인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해당란에</w:t>
            </w:r>
            <w:proofErr w:type="spellEnd"/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ascii="바탕체" w:eastAsia="바탕체" w:hAnsi="바탕체" w:hint="eastAsia"/>
                <w:color w:val="000000"/>
                <w:sz w:val="18"/>
                <w:szCs w:val="18"/>
              </w:rPr>
              <w:t>√</w:t>
            </w:r>
            <w:r w:rsidRPr="003A62D6">
              <w:rPr>
                <w:rFonts w:eastAsia="바탕체" w:hint="eastAsia"/>
                <w:color w:val="000000"/>
                <w:sz w:val="18"/>
                <w:szCs w:val="18"/>
              </w:rPr>
              <w:t>표시</w:t>
            </w:r>
            <w:r w:rsidRPr="003A62D6">
              <w:rPr>
                <w:rFonts w:eastAsia="바탕체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3A62D6">
              <w:rPr>
                <w:rFonts w:eastAsia="바탕체"/>
                <w:b/>
                <w:bCs/>
                <w:color w:val="000000"/>
                <w:sz w:val="18"/>
                <w:szCs w:val="18"/>
              </w:rPr>
              <w:t>】</w:t>
            </w:r>
          </w:p>
        </w:tc>
      </w:tr>
    </w:tbl>
    <w:p w14:paraId="48316C0A" w14:textId="77777777" w:rsidR="008D57D6" w:rsidRPr="003A62D6" w:rsidRDefault="008D57D6" w:rsidP="008D57D6">
      <w:pPr>
        <w:widowControl/>
        <w:wordWrap/>
        <w:autoSpaceDE/>
        <w:autoSpaceDN/>
        <w:snapToGrid w:val="0"/>
        <w:spacing w:after="0" w:line="276" w:lineRule="auto"/>
        <w:rPr>
          <w:rFonts w:ascii="Times New Roman" w:eastAsia="바탕체" w:hAnsi="Times New Roman" w:cs="Times New Roman"/>
          <w:color w:val="000000"/>
          <w:kern w:val="0"/>
          <w:sz w:val="10"/>
          <w:szCs w:val="10"/>
        </w:rPr>
      </w:pPr>
    </w:p>
    <w:p w14:paraId="2B0AA12A" w14:textId="77777777" w:rsidR="008D57D6" w:rsidRPr="00DE1828" w:rsidRDefault="008D57D6" w:rsidP="008D57D6">
      <w:pPr>
        <w:widowControl/>
        <w:wordWrap/>
        <w:autoSpaceDE/>
        <w:autoSpaceDN/>
        <w:snapToGrid w:val="0"/>
        <w:spacing w:after="0" w:line="276" w:lineRule="auto"/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u w:val="single"/>
        </w:rPr>
      </w:pPr>
      <w:r w:rsidRPr="00DE1828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>(</w:t>
      </w:r>
      <w:r w:rsidRPr="00DE1828"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u w:val="single"/>
        </w:rPr>
        <w:t xml:space="preserve">*) </w:t>
      </w:r>
      <w:proofErr w:type="gramStart"/>
      <w:r w:rsidRPr="00DE1828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>필수제출서류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 xml:space="preserve"> </w:t>
      </w:r>
      <w:r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u w:val="single"/>
        </w:rPr>
        <w:t>:</w:t>
      </w:r>
      <w:proofErr w:type="gramEnd"/>
      <w:r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u w:val="single"/>
        </w:rPr>
        <w:t xml:space="preserve"> </w:t>
      </w:r>
      <w:proofErr w:type="spellStart"/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>실명확인증표</w:t>
      </w:r>
      <w:proofErr w:type="spellEnd"/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>사본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>(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>주민등록증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>,</w:t>
      </w:r>
      <w:r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u w:val="single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>운전면허증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>,</w:t>
      </w:r>
      <w:r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u w:val="single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>여권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>등</w:t>
      </w:r>
      <w:r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u w:val="single"/>
        </w:rPr>
        <w:t>)</w:t>
      </w:r>
    </w:p>
    <w:p w14:paraId="51D58074" w14:textId="77777777" w:rsidR="008D57D6" w:rsidRPr="003F2D9F" w:rsidRDefault="008D57D6" w:rsidP="008D57D6">
      <w:pPr>
        <w:widowControl/>
        <w:wordWrap/>
        <w:autoSpaceDE/>
        <w:autoSpaceDN/>
        <w:snapToGrid w:val="0"/>
        <w:spacing w:after="0" w:line="276" w:lineRule="auto"/>
        <w:jc w:val="left"/>
        <w:rPr>
          <w:rFonts w:ascii="Times New Roman" w:eastAsia="바탕체" w:hAnsi="Times New Roman" w:cs="Times New Roman"/>
          <w:color w:val="000000"/>
          <w:kern w:val="0"/>
          <w:sz w:val="22"/>
        </w:rPr>
      </w:pPr>
    </w:p>
    <w:p w14:paraId="06ADC4D3" w14:textId="5F337823" w:rsidR="008D57D6" w:rsidRPr="003A62D6" w:rsidRDefault="008D57D6" w:rsidP="008D57D6">
      <w:pPr>
        <w:widowControl/>
        <w:wordWrap/>
        <w:autoSpaceDE/>
        <w:autoSpaceDN/>
        <w:snapToGrid w:val="0"/>
        <w:spacing w:after="0" w:line="276" w:lineRule="auto"/>
        <w:jc w:val="center"/>
        <w:rPr>
          <w:rFonts w:ascii="Times New Roman" w:eastAsia="바탕체" w:hAnsi="Times New Roman" w:cs="Times New Roman"/>
          <w:b/>
          <w:bCs/>
          <w:color w:val="000000"/>
          <w:kern w:val="0"/>
          <w:sz w:val="22"/>
        </w:rPr>
      </w:pPr>
      <w:r w:rsidRPr="00A41357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highlight w:val="red"/>
        </w:rPr>
        <w:t>2</w:t>
      </w:r>
      <w:r w:rsidRPr="00A41357"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highlight w:val="red"/>
        </w:rPr>
        <w:t>02</w:t>
      </w:r>
      <w:r w:rsidR="00A41357" w:rsidRPr="00A41357"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highlight w:val="red"/>
        </w:rPr>
        <w:t>*</w:t>
      </w:r>
      <w:r w:rsidRPr="00A41357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highlight w:val="red"/>
        </w:rPr>
        <w:t>년</w:t>
      </w:r>
      <w:r w:rsidRPr="00A41357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highlight w:val="red"/>
        </w:rPr>
        <w:t xml:space="preserve"> </w:t>
      </w:r>
      <w:r w:rsidR="00A41357" w:rsidRPr="00A41357"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highlight w:val="red"/>
        </w:rPr>
        <w:t>**</w:t>
      </w:r>
      <w:r w:rsidRPr="00A41357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highlight w:val="red"/>
        </w:rPr>
        <w:t>월</w:t>
      </w:r>
      <w:r w:rsidRPr="00A41357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highlight w:val="red"/>
        </w:rPr>
        <w:t xml:space="preserve"> </w:t>
      </w:r>
      <w:r w:rsidR="00A41357" w:rsidRPr="00A41357"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highlight w:val="red"/>
        </w:rPr>
        <w:t>**</w:t>
      </w:r>
      <w:r w:rsidRPr="00A41357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highlight w:val="red"/>
        </w:rPr>
        <w:t>일</w:t>
      </w:r>
    </w:p>
    <w:p w14:paraId="53648E98" w14:textId="16F95633" w:rsidR="008D57D6" w:rsidRPr="003A62D6" w:rsidRDefault="008D57D6" w:rsidP="008D57D6">
      <w:pPr>
        <w:widowControl/>
        <w:wordWrap/>
        <w:autoSpaceDE/>
        <w:autoSpaceDN/>
        <w:snapToGrid w:val="0"/>
        <w:spacing w:after="0" w:line="276" w:lineRule="auto"/>
        <w:jc w:val="right"/>
        <w:rPr>
          <w:rFonts w:ascii="Times New Roman" w:eastAsia="바탕체" w:hAnsi="Times New Roman" w:cs="Times New Roman"/>
          <w:b/>
          <w:bCs/>
          <w:color w:val="000000"/>
          <w:kern w:val="0"/>
          <w:sz w:val="22"/>
        </w:rPr>
      </w:pPr>
      <w:proofErr w:type="gramStart"/>
      <w:r w:rsidRPr="00A41357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highlight w:val="red"/>
        </w:rPr>
        <w:t>고객명</w:t>
      </w:r>
      <w:r w:rsidRPr="00A41357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highlight w:val="red"/>
        </w:rPr>
        <w:t xml:space="preserve"> </w:t>
      </w:r>
      <w:r w:rsidRPr="00A41357"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highlight w:val="red"/>
        </w:rPr>
        <w:t>:</w:t>
      </w:r>
      <w:proofErr w:type="gramEnd"/>
      <w:r w:rsidRPr="00A41357"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highlight w:val="red"/>
        </w:rPr>
        <w:t xml:space="preserve">  </w:t>
      </w:r>
      <w:r w:rsidR="00A41357" w:rsidRPr="00A41357"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highlight w:val="red"/>
        </w:rPr>
        <w:t>***</w:t>
      </w:r>
      <w:r w:rsidRPr="00A41357">
        <w:rPr>
          <w:rFonts w:ascii="Times New Roman" w:eastAsia="바탕체" w:hAnsi="Times New Roman" w:cs="Times New Roman"/>
          <w:b/>
          <w:bCs/>
          <w:color w:val="000000"/>
          <w:kern w:val="0"/>
          <w:sz w:val="22"/>
          <w:highlight w:val="red"/>
        </w:rPr>
        <w:t xml:space="preserve">    (</w:t>
      </w:r>
      <w:r w:rsidRPr="00A41357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highlight w:val="red"/>
        </w:rPr>
        <w:t>인</w:t>
      </w:r>
      <w:r w:rsidRPr="00A41357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2"/>
          <w:highlight w:val="red"/>
        </w:rPr>
        <w:t>)</w:t>
      </w:r>
    </w:p>
    <w:p w14:paraId="53BF430C" w14:textId="77777777" w:rsidR="008D57D6" w:rsidRPr="003A62D6" w:rsidRDefault="008D57D6" w:rsidP="008D57D6">
      <w:pPr>
        <w:widowControl/>
        <w:wordWrap/>
        <w:autoSpaceDE/>
        <w:autoSpaceDN/>
        <w:snapToGrid w:val="0"/>
        <w:spacing w:after="0" w:line="276" w:lineRule="auto"/>
        <w:jc w:val="left"/>
        <w:rPr>
          <w:rFonts w:ascii="Times New Roman" w:eastAsia="바탕체" w:hAnsi="Times New Roman" w:cs="Times New Roman"/>
          <w:color w:val="000000"/>
          <w:kern w:val="0"/>
          <w:sz w:val="22"/>
        </w:rPr>
      </w:pPr>
    </w:p>
    <w:p w14:paraId="6B7BF76D" w14:textId="77777777" w:rsidR="008D57D6" w:rsidRDefault="008D57D6" w:rsidP="008D57D6">
      <w:pPr>
        <w:widowControl/>
        <w:wordWrap/>
        <w:autoSpaceDE/>
        <w:autoSpaceDN/>
        <w:snapToGrid w:val="0"/>
        <w:spacing w:after="0" w:line="276" w:lineRule="auto"/>
        <w:jc w:val="center"/>
        <w:rPr>
          <w:rFonts w:ascii="Times New Roman" w:eastAsia="바탕체" w:hAnsi="Times New Roman" w:cs="Times New Roman"/>
          <w:b/>
          <w:bCs/>
          <w:color w:val="000000"/>
          <w:kern w:val="0"/>
          <w:sz w:val="28"/>
          <w:szCs w:val="28"/>
        </w:rPr>
      </w:pPr>
      <w:r w:rsidRPr="008A236C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8"/>
          <w:szCs w:val="28"/>
        </w:rPr>
        <w:t>주식회사</w:t>
      </w:r>
      <w:r w:rsidRPr="008A236C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8A236C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8"/>
          <w:szCs w:val="28"/>
        </w:rPr>
        <w:t>빌랑스인베스트먼트</w:t>
      </w:r>
      <w:proofErr w:type="spellEnd"/>
      <w:r w:rsidRPr="008A236C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8"/>
          <w:szCs w:val="28"/>
        </w:rPr>
        <w:t xml:space="preserve"> </w:t>
      </w:r>
      <w:r w:rsidRPr="008A236C">
        <w:rPr>
          <w:rFonts w:ascii="Times New Roman" w:eastAsia="바탕체" w:hAnsi="Times New Roman" w:cs="Times New Roman" w:hint="eastAsia"/>
          <w:b/>
          <w:bCs/>
          <w:color w:val="000000"/>
          <w:kern w:val="0"/>
          <w:sz w:val="28"/>
          <w:szCs w:val="28"/>
        </w:rPr>
        <w:t>귀중</w:t>
      </w:r>
    </w:p>
    <w:p w14:paraId="0DD00929" w14:textId="77777777" w:rsidR="008D57D6" w:rsidRDefault="008D57D6" w:rsidP="008D57D6">
      <w:pPr>
        <w:widowControl/>
        <w:wordWrap/>
        <w:autoSpaceDE/>
        <w:autoSpaceDN/>
        <w:rPr>
          <w:rFonts w:ascii="Times New Roman" w:eastAsia="바탕체" w:hAnsi="Times New Roman" w:cs="Times New Roman"/>
          <w:color w:val="000000"/>
          <w:kern w:val="0"/>
          <w:sz w:val="22"/>
        </w:rPr>
      </w:pPr>
      <w:r>
        <w:rPr>
          <w:rFonts w:ascii="Times New Roman" w:eastAsia="바탕체" w:hAnsi="Times New Roman" w:cs="Times New Roman"/>
          <w:color w:val="000000"/>
          <w:kern w:val="0"/>
          <w:sz w:val="22"/>
        </w:rPr>
        <w:br w:type="page"/>
      </w:r>
    </w:p>
    <w:p w14:paraId="5FEFDBB9" w14:textId="7BAF9635" w:rsidR="00BF1C3B" w:rsidRPr="00A41357" w:rsidRDefault="00BF1C3B" w:rsidP="00764FE7">
      <w:pPr>
        <w:wordWrap/>
        <w:adjustRightInd w:val="0"/>
        <w:snapToGrid w:val="0"/>
        <w:spacing w:after="0" w:line="360" w:lineRule="auto"/>
        <w:textAlignment w:val="baseline"/>
        <w:rPr>
          <w:rFonts w:ascii="Times New Roman" w:eastAsia="바탕체" w:hAnsi="Times New Roman" w:cs="Times New Roman"/>
        </w:rPr>
      </w:pPr>
      <w:r w:rsidRPr="00777CCC">
        <w:rPr>
          <w:rFonts w:ascii="Times New Roman" w:eastAsia="바탕체" w:hAnsi="Times New Roman" w:cs="Times New Roman"/>
        </w:rPr>
        <w:t>(</w:t>
      </w:r>
      <w:r w:rsidRPr="00777CCC">
        <w:rPr>
          <w:rFonts w:ascii="Times New Roman" w:eastAsia="바탕체" w:hAnsi="Times New Roman" w:cs="Times New Roman"/>
        </w:rPr>
        <w:t>첨부</w:t>
      </w:r>
      <w:r w:rsidRPr="00777CCC">
        <w:rPr>
          <w:rFonts w:ascii="Times New Roman" w:eastAsia="바탕체" w:hAnsi="Times New Roman" w:cs="Times New Roman"/>
        </w:rPr>
        <w:t xml:space="preserve"> </w:t>
      </w:r>
      <w:r w:rsidR="00843A95">
        <w:rPr>
          <w:rFonts w:ascii="Times New Roman" w:eastAsia="바탕체" w:hAnsi="Times New Roman" w:cs="Times New Roman"/>
        </w:rPr>
        <w:t>6</w:t>
      </w:r>
      <w:r w:rsidRPr="00777CCC">
        <w:rPr>
          <w:rFonts w:ascii="Times New Roman" w:eastAsia="바탕체" w:hAnsi="Times New Roman" w:cs="Times New Roman"/>
        </w:rPr>
        <w:t>)</w:t>
      </w:r>
      <w:r w:rsidR="00A41357">
        <w:rPr>
          <w:rFonts w:ascii="Times New Roman" w:eastAsia="바탕체" w:hAnsi="Times New Roman" w:cs="Times New Roman"/>
        </w:rPr>
        <w:t xml:space="preserve"> </w:t>
      </w:r>
      <w:r w:rsidR="00A41357">
        <w:rPr>
          <w:rFonts w:ascii="Times New Roman" w:eastAsia="바탕체" w:hAnsi="Times New Roman" w:cs="Times New Roman" w:hint="eastAsia"/>
        </w:rPr>
        <w:t>개인</w:t>
      </w:r>
      <w:r w:rsidR="00A41357">
        <w:rPr>
          <w:rFonts w:ascii="Times New Roman" w:eastAsia="바탕체" w:hAnsi="Times New Roman" w:cs="Times New Roman" w:hint="eastAsia"/>
        </w:rPr>
        <w:t>(</w:t>
      </w:r>
      <w:r w:rsidR="00A41357">
        <w:rPr>
          <w:rFonts w:ascii="Times New Roman" w:eastAsia="바탕체" w:hAnsi="Times New Roman" w:cs="Times New Roman" w:hint="eastAsia"/>
        </w:rPr>
        <w:t>신용</w:t>
      </w:r>
      <w:r w:rsidR="00A41357">
        <w:rPr>
          <w:rFonts w:ascii="Times New Roman" w:eastAsia="바탕체" w:hAnsi="Times New Roman" w:cs="Times New Roman" w:hint="eastAsia"/>
        </w:rPr>
        <w:t>)</w:t>
      </w:r>
      <w:r w:rsidR="00A41357">
        <w:rPr>
          <w:rFonts w:ascii="Times New Roman" w:eastAsia="바탕체" w:hAnsi="Times New Roman" w:cs="Times New Roman" w:hint="eastAsia"/>
        </w:rPr>
        <w:t>정보</w:t>
      </w:r>
      <w:r w:rsidR="00A41357">
        <w:rPr>
          <w:rFonts w:ascii="Times New Roman" w:eastAsia="바탕체" w:hAnsi="Times New Roman" w:cs="Times New Roman" w:hint="eastAsia"/>
        </w:rPr>
        <w:t xml:space="preserve"> </w:t>
      </w:r>
      <w:r w:rsidR="00A41357">
        <w:rPr>
          <w:rFonts w:ascii="Times New Roman" w:eastAsia="바탕체" w:hAnsi="Times New Roman" w:cs="Times New Roman" w:hint="eastAsia"/>
        </w:rPr>
        <w:t>수집</w:t>
      </w:r>
      <w:r w:rsidR="00A41357">
        <w:rPr>
          <w:rFonts w:ascii="Times New Roman" w:eastAsia="바탕체" w:hAnsi="Times New Roman" w:cs="Times New Roman"/>
        </w:rPr>
        <w:t>·</w:t>
      </w:r>
      <w:r w:rsidR="00A41357">
        <w:rPr>
          <w:rFonts w:ascii="Times New Roman" w:eastAsia="바탕체" w:hAnsi="Times New Roman" w:cs="Times New Roman" w:hint="eastAsia"/>
        </w:rPr>
        <w:t>이용</w:t>
      </w:r>
      <w:r w:rsidR="00A41357">
        <w:rPr>
          <w:rFonts w:ascii="Times New Roman" w:eastAsia="바탕체" w:hAnsi="Times New Roman" w:cs="Times New Roman"/>
        </w:rPr>
        <w:t>·</w:t>
      </w:r>
      <w:r w:rsidR="00A41357">
        <w:rPr>
          <w:rFonts w:ascii="Times New Roman" w:eastAsia="바탕체" w:hAnsi="Times New Roman" w:cs="Times New Roman" w:hint="eastAsia"/>
        </w:rPr>
        <w:t>제공</w:t>
      </w:r>
      <w:r w:rsidR="00A41357">
        <w:rPr>
          <w:rFonts w:ascii="Times New Roman" w:eastAsia="바탕체" w:hAnsi="Times New Roman" w:cs="Times New Roman" w:hint="eastAsia"/>
        </w:rPr>
        <w:t xml:space="preserve"> </w:t>
      </w:r>
      <w:r w:rsidR="00A41357">
        <w:rPr>
          <w:rFonts w:ascii="Times New Roman" w:eastAsia="바탕체" w:hAnsi="Times New Roman" w:cs="Times New Roman" w:hint="eastAsia"/>
        </w:rPr>
        <w:t>동의서</w:t>
      </w:r>
      <w:r w:rsidR="00A41357">
        <w:rPr>
          <w:rFonts w:ascii="Times New Roman" w:eastAsia="바탕체" w:hAnsi="Times New Roman" w:cs="Times New Roman" w:hint="eastAsia"/>
        </w:rPr>
        <w:t xml:space="preserve"> </w:t>
      </w:r>
      <w:r w:rsidR="00A41357">
        <w:rPr>
          <w:rFonts w:ascii="Times New Roman" w:eastAsia="바탕체" w:hAnsi="Times New Roman" w:cs="Times New Roman"/>
        </w:rPr>
        <w:t xml:space="preserve">- </w:t>
      </w:r>
      <w:r w:rsidR="00A41357">
        <w:rPr>
          <w:rFonts w:ascii="Times New Roman" w:eastAsia="바탕체" w:hAnsi="Times New Roman" w:cs="Times New Roman" w:hint="eastAsia"/>
        </w:rPr>
        <w:t>이해관계인</w:t>
      </w:r>
      <w:r w:rsidR="00A41357">
        <w:rPr>
          <w:rFonts w:ascii="Times New Roman" w:eastAsia="바탕체" w:hAnsi="Times New Roman" w:cs="Times New Roman" w:hint="eastAsia"/>
        </w:rPr>
        <w:t>(</w:t>
      </w:r>
      <w:r w:rsidR="00A41357">
        <w:rPr>
          <w:rFonts w:ascii="Times New Roman" w:eastAsia="바탕체" w:hAnsi="Times New Roman" w:cs="Times New Roman" w:hint="eastAsia"/>
        </w:rPr>
        <w:t>개인</w:t>
      </w:r>
      <w:r w:rsidR="00A41357">
        <w:rPr>
          <w:rFonts w:ascii="Times New Roman" w:eastAsia="바탕체" w:hAnsi="Times New Roman" w:cs="Times New Roman" w:hint="eastAsia"/>
        </w:rPr>
        <w:t>)</w:t>
      </w:r>
    </w:p>
    <w:bookmarkEnd w:id="704"/>
    <w:p w14:paraId="6A42AD24" w14:textId="77777777" w:rsidR="000C0C96" w:rsidRPr="006D4CEA" w:rsidRDefault="000C0C96" w:rsidP="000C0C96">
      <w:pPr>
        <w:pStyle w:val="ae"/>
        <w:adjustRightInd w:val="0"/>
        <w:spacing w:line="312" w:lineRule="auto"/>
        <w:jc w:val="center"/>
        <w:rPr>
          <w:rFonts w:ascii="Times New Roman" w:eastAsia="바탕체" w:hAnsi="Times New Roman" w:cs="Times New Roman"/>
          <w:b/>
          <w:bCs/>
          <w:sz w:val="24"/>
          <w:szCs w:val="24"/>
        </w:rPr>
      </w:pP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>개인</w:t>
      </w: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>(</w:t>
      </w: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>신용</w:t>
      </w: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>)</w:t>
      </w: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>정보</w:t>
      </w: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 xml:space="preserve"> </w:t>
      </w: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>수집</w:t>
      </w: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>·</w:t>
      </w: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>이용</w:t>
      </w: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>·</w:t>
      </w: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>제공</w:t>
      </w: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 xml:space="preserve"> </w:t>
      </w:r>
      <w:r w:rsidRPr="006D4CEA">
        <w:rPr>
          <w:rFonts w:ascii="Times New Roman" w:eastAsia="바탕체" w:hAnsi="Times New Roman" w:cs="Times New Roman"/>
          <w:b/>
          <w:bCs/>
          <w:sz w:val="24"/>
          <w:szCs w:val="24"/>
          <w:u w:val="single" w:color="000000"/>
        </w:rPr>
        <w:t>동의서</w:t>
      </w:r>
    </w:p>
    <w:p w14:paraId="1AF91AD8" w14:textId="77777777" w:rsidR="000C0C96" w:rsidRPr="0006012B" w:rsidRDefault="000C0C96" w:rsidP="000C0C96">
      <w:pPr>
        <w:pStyle w:val="ae"/>
        <w:adjustRightInd w:val="0"/>
        <w:spacing w:line="312" w:lineRule="auto"/>
        <w:jc w:val="left"/>
        <w:rPr>
          <w:rFonts w:ascii="Times New Roman" w:eastAsia="바탕체" w:hAnsi="Times New Roman" w:cs="Times New Roman"/>
          <w:sz w:val="10"/>
          <w:szCs w:val="10"/>
        </w:rPr>
      </w:pPr>
    </w:p>
    <w:p w14:paraId="61877EFF" w14:textId="77777777" w:rsidR="000C0C96" w:rsidRPr="00A22249" w:rsidRDefault="000C0C96" w:rsidP="000C0C96">
      <w:pPr>
        <w:pStyle w:val="ae"/>
        <w:adjustRightInd w:val="0"/>
        <w:spacing w:line="312" w:lineRule="auto"/>
        <w:rPr>
          <w:rFonts w:ascii="Times New Roman" w:eastAsia="바탕체" w:hAnsi="Times New Roman" w:cs="Times New Roman"/>
          <w:sz w:val="18"/>
          <w:szCs w:val="18"/>
        </w:rPr>
      </w:pPr>
      <w:r w:rsidRPr="00A22249">
        <w:rPr>
          <w:rFonts w:ascii="Times New Roman" w:eastAsia="바탕체" w:hAnsi="Times New Roman" w:cs="Times New Roman" w:hint="eastAsia"/>
          <w:sz w:val="18"/>
          <w:szCs w:val="18"/>
          <w:u w:val="single" w:color="000000"/>
        </w:rPr>
        <w:t>주식회사</w:t>
      </w:r>
      <w:r w:rsidRPr="00A22249">
        <w:rPr>
          <w:rFonts w:ascii="Times New Roman" w:eastAsia="바탕체" w:hAnsi="Times New Roman" w:cs="Times New Roman" w:hint="eastAsia"/>
          <w:sz w:val="18"/>
          <w:szCs w:val="18"/>
          <w:u w:val="single" w:color="000000"/>
        </w:rPr>
        <w:t xml:space="preserve"> </w:t>
      </w:r>
      <w:proofErr w:type="spellStart"/>
      <w:proofErr w:type="gramStart"/>
      <w:r w:rsidRPr="00A22249">
        <w:rPr>
          <w:rFonts w:ascii="Times New Roman" w:eastAsia="바탕체" w:hAnsi="Times New Roman" w:cs="Times New Roman" w:hint="eastAsia"/>
          <w:sz w:val="18"/>
          <w:szCs w:val="18"/>
          <w:u w:val="single" w:color="000000"/>
        </w:rPr>
        <w:t>빌랑스인베스트먼트</w:t>
      </w:r>
      <w:proofErr w:type="spellEnd"/>
      <w:r w:rsidRPr="00A22249">
        <w:rPr>
          <w:rFonts w:ascii="Times New Roman" w:eastAsia="바탕체" w:hAnsi="Times New Roman" w:cs="Times New Roman" w:hint="eastAsia"/>
          <w:sz w:val="18"/>
          <w:szCs w:val="18"/>
        </w:rPr>
        <w:t xml:space="preserve"> </w:t>
      </w:r>
      <w:r w:rsidRPr="00A22249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A22249">
        <w:rPr>
          <w:rFonts w:ascii="Times New Roman" w:eastAsia="바탕체" w:hAnsi="Times New Roman" w:cs="Times New Roman"/>
          <w:sz w:val="18"/>
          <w:szCs w:val="18"/>
        </w:rPr>
        <w:t>귀하</w:t>
      </w:r>
      <w:proofErr w:type="gramEnd"/>
    </w:p>
    <w:p w14:paraId="261FF520" w14:textId="77777777" w:rsidR="000C0C96" w:rsidRPr="0020650D" w:rsidRDefault="000C0C96" w:rsidP="000C0C96">
      <w:pPr>
        <w:pStyle w:val="ae"/>
        <w:adjustRightInd w:val="0"/>
        <w:spacing w:line="312" w:lineRule="auto"/>
        <w:rPr>
          <w:rFonts w:ascii="Times New Roman" w:eastAsia="바탕체" w:hAnsi="Times New Roman" w:cs="Times New Roman"/>
          <w:sz w:val="18"/>
          <w:szCs w:val="18"/>
        </w:rPr>
      </w:pPr>
      <w:r w:rsidRPr="0020650D">
        <w:rPr>
          <w:rFonts w:ascii="Times New Roman" w:eastAsia="바탕체" w:hAnsi="Times New Roman" w:cs="Times New Roman"/>
          <w:sz w:val="18"/>
          <w:szCs w:val="18"/>
        </w:rPr>
        <w:t>귀사와의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 w:hint="eastAsia"/>
          <w:sz w:val="18"/>
          <w:szCs w:val="18"/>
        </w:rPr>
        <w:t>(</w:t>
      </w:r>
      <w:r w:rsidRPr="0020650D">
        <w:rPr>
          <w:rFonts w:ascii="Times New Roman" w:eastAsia="바탕체" w:hAnsi="Times New Roman" w:cs="Times New Roman" w:hint="eastAsia"/>
          <w:sz w:val="18"/>
          <w:szCs w:val="18"/>
        </w:rPr>
        <w:t>금융</w:t>
      </w:r>
      <w:r w:rsidRPr="0020650D">
        <w:rPr>
          <w:rFonts w:ascii="Times New Roman" w:eastAsia="바탕체" w:hAnsi="Times New Roman" w:cs="Times New Roman" w:hint="eastAsia"/>
          <w:sz w:val="18"/>
          <w:szCs w:val="18"/>
        </w:rPr>
        <w:t>)</w:t>
      </w:r>
      <w:r w:rsidRPr="0020650D">
        <w:rPr>
          <w:rFonts w:ascii="Times New Roman" w:eastAsia="바탕체" w:hAnsi="Times New Roman" w:cs="Times New Roman"/>
          <w:sz w:val="18"/>
          <w:szCs w:val="18"/>
        </w:rPr>
        <w:t>거래와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관련하여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귀사가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본인의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개인</w:t>
      </w:r>
      <w:r w:rsidRPr="0020650D">
        <w:rPr>
          <w:rFonts w:ascii="Times New Roman" w:eastAsia="바탕체" w:hAnsi="Times New Roman" w:cs="Times New Roman"/>
          <w:sz w:val="18"/>
          <w:szCs w:val="18"/>
        </w:rPr>
        <w:t>(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신용</w:t>
      </w:r>
      <w:r w:rsidRPr="0020650D">
        <w:rPr>
          <w:rFonts w:ascii="Times New Roman" w:eastAsia="바탕체" w:hAnsi="Times New Roman" w:cs="Times New Roman"/>
          <w:sz w:val="18"/>
          <w:szCs w:val="18"/>
        </w:rPr>
        <w:t>)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정보를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수집</w:t>
      </w:r>
      <w:r w:rsidRPr="0020650D">
        <w:rPr>
          <w:rFonts w:ascii="Times New Roman" w:eastAsia="바탕체" w:hAnsi="Times New Roman" w:cs="Times New Roman"/>
          <w:sz w:val="18"/>
          <w:szCs w:val="18"/>
        </w:rPr>
        <w:t>·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이용하거나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제</w:t>
      </w:r>
      <w:r w:rsidRPr="0020650D">
        <w:rPr>
          <w:rFonts w:ascii="Times New Roman" w:eastAsia="바탕체" w:hAnsi="Times New Roman" w:cs="Times New Roman"/>
          <w:sz w:val="18"/>
          <w:szCs w:val="18"/>
        </w:rPr>
        <w:t>3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자에게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제공하고자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하는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경우에는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>
        <w:rPr>
          <w:rFonts w:ascii="바탕체" w:eastAsia="바탕체" w:hAnsi="바탕체" w:cs="Times New Roman" w:hint="eastAsia"/>
          <w:sz w:val="18"/>
          <w:szCs w:val="18"/>
        </w:rPr>
        <w:t>「</w:t>
      </w:r>
      <w:r w:rsidRPr="0020650D">
        <w:rPr>
          <w:rFonts w:ascii="Times New Roman" w:eastAsia="바탕체" w:hAnsi="Times New Roman" w:cs="Times New Roman"/>
          <w:sz w:val="18"/>
          <w:szCs w:val="18"/>
        </w:rPr>
        <w:t>개인정보보호법</w:t>
      </w:r>
      <w:r>
        <w:rPr>
          <w:rFonts w:ascii="바탕체" w:eastAsia="바탕체" w:hAnsi="바탕체" w:cs="Times New Roman" w:hint="eastAsia"/>
          <w:sz w:val="18"/>
          <w:szCs w:val="18"/>
        </w:rPr>
        <w:t>」</w:t>
      </w:r>
      <w:r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>
        <w:rPr>
          <w:rFonts w:ascii="Times New Roman" w:eastAsia="바탕체" w:hAnsi="Times New Roman" w:cs="Times New Roman" w:hint="eastAsia"/>
          <w:sz w:val="18"/>
          <w:szCs w:val="18"/>
        </w:rPr>
        <w:t>및</w:t>
      </w:r>
      <w:r>
        <w:rPr>
          <w:rFonts w:ascii="Times New Roman" w:eastAsia="바탕체" w:hAnsi="Times New Roman" w:cs="Times New Roman" w:hint="eastAsia"/>
          <w:sz w:val="18"/>
          <w:szCs w:val="18"/>
        </w:rPr>
        <w:t xml:space="preserve"> </w:t>
      </w:r>
      <w:r>
        <w:rPr>
          <w:rFonts w:ascii="바탕체" w:eastAsia="바탕체" w:hAnsi="바탕체" w:cs="Times New Roman" w:hint="eastAsia"/>
          <w:sz w:val="18"/>
          <w:szCs w:val="18"/>
        </w:rPr>
        <w:t>「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신용정보의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이용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및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보호에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관한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proofErr w:type="spellStart"/>
      <w:r w:rsidRPr="0020650D">
        <w:rPr>
          <w:rFonts w:ascii="Times New Roman" w:eastAsia="바탕체" w:hAnsi="Times New Roman" w:cs="Times New Roman"/>
          <w:sz w:val="18"/>
          <w:szCs w:val="18"/>
        </w:rPr>
        <w:t>법률</w:t>
      </w:r>
      <w:r>
        <w:rPr>
          <w:rFonts w:ascii="바탕체" w:eastAsia="바탕체" w:hAnsi="바탕체" w:cs="Times New Roman" w:hint="eastAsia"/>
          <w:sz w:val="18"/>
          <w:szCs w:val="18"/>
        </w:rPr>
        <w:t>」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에</w:t>
      </w:r>
      <w:proofErr w:type="spellEnd"/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따라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본인의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사전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동의를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얻어야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합니다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.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이에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본인은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귀사가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아래의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내용과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같이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본인의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개인</w:t>
      </w:r>
      <w:r w:rsidRPr="0020650D">
        <w:rPr>
          <w:rFonts w:ascii="Times New Roman" w:eastAsia="바탕체" w:hAnsi="Times New Roman" w:cs="Times New Roman"/>
          <w:sz w:val="18"/>
          <w:szCs w:val="18"/>
        </w:rPr>
        <w:t>(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신용</w:t>
      </w:r>
      <w:r w:rsidRPr="0020650D">
        <w:rPr>
          <w:rFonts w:ascii="Times New Roman" w:eastAsia="바탕체" w:hAnsi="Times New Roman" w:cs="Times New Roman"/>
          <w:sz w:val="18"/>
          <w:szCs w:val="18"/>
        </w:rPr>
        <w:t>)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정보를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수집</w:t>
      </w:r>
      <w:r w:rsidRPr="0020650D">
        <w:rPr>
          <w:rFonts w:ascii="Times New Roman" w:eastAsia="바탕체" w:hAnsi="Times New Roman" w:cs="Times New Roman"/>
          <w:sz w:val="18"/>
          <w:szCs w:val="18"/>
        </w:rPr>
        <w:t>·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이용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또는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제공하는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것에</w:t>
      </w:r>
      <w:r w:rsidRPr="0020650D">
        <w:rPr>
          <w:rFonts w:ascii="Times New Roman" w:eastAsia="바탕체" w:hAnsi="Times New Roman" w:cs="Times New Roman"/>
          <w:sz w:val="18"/>
          <w:szCs w:val="18"/>
        </w:rPr>
        <w:t xml:space="preserve"> </w:t>
      </w:r>
      <w:r w:rsidRPr="0020650D">
        <w:rPr>
          <w:rFonts w:ascii="Times New Roman" w:eastAsia="바탕체" w:hAnsi="Times New Roman" w:cs="Times New Roman"/>
          <w:sz w:val="18"/>
          <w:szCs w:val="18"/>
        </w:rPr>
        <w:t>동의합니다</w:t>
      </w:r>
      <w:r w:rsidRPr="0020650D">
        <w:rPr>
          <w:rFonts w:ascii="Times New Roman" w:eastAsia="바탕체" w:hAnsi="Times New Roman" w:cs="Times New Roman"/>
          <w:sz w:val="18"/>
          <w:szCs w:val="18"/>
        </w:rPr>
        <w:t>.</w:t>
      </w:r>
    </w:p>
    <w:p w14:paraId="330B8319" w14:textId="77777777" w:rsidR="000C0C96" w:rsidRPr="0006012B" w:rsidRDefault="000C0C96" w:rsidP="000C0C96">
      <w:pPr>
        <w:pStyle w:val="ae"/>
        <w:adjustRightInd w:val="0"/>
        <w:spacing w:line="312" w:lineRule="auto"/>
        <w:rPr>
          <w:rFonts w:ascii="Times New Roman" w:eastAsia="바탕체" w:hAnsi="Times New Roman" w:cs="Times New Roman"/>
          <w:sz w:val="10"/>
          <w:szCs w:val="10"/>
        </w:rPr>
      </w:pPr>
    </w:p>
    <w:p w14:paraId="5BB131F1" w14:textId="77777777" w:rsidR="000C0C96" w:rsidRPr="00FE5E83" w:rsidRDefault="000C0C96" w:rsidP="000C0C96">
      <w:pPr>
        <w:pStyle w:val="ae"/>
        <w:numPr>
          <w:ilvl w:val="0"/>
          <w:numId w:val="66"/>
        </w:numPr>
        <w:adjustRightInd w:val="0"/>
        <w:spacing w:line="312" w:lineRule="auto"/>
        <w:ind w:left="425" w:hanging="425"/>
        <w:rPr>
          <w:rFonts w:ascii="Times New Roman" w:eastAsia="바탕체" w:hAnsi="Times New Roman" w:cs="Times New Roman"/>
          <w:b/>
          <w:bCs/>
          <w:sz w:val="18"/>
          <w:szCs w:val="18"/>
        </w:rPr>
      </w:pP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개인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(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신용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)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정보의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 xml:space="preserve"> 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수집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·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이용에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 xml:space="preserve"> 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관한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 xml:space="preserve"> 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사항</w:t>
      </w:r>
    </w:p>
    <w:tbl>
      <w:tblPr>
        <w:tblStyle w:val="af6"/>
        <w:tblW w:w="1020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01"/>
      </w:tblGrid>
      <w:tr w:rsidR="000C0C96" w14:paraId="22D59439" w14:textId="77777777" w:rsidTr="006523ED">
        <w:trPr>
          <w:cantSplit/>
        </w:trPr>
        <w:tc>
          <w:tcPr>
            <w:tcW w:w="10201" w:type="dxa"/>
            <w:tcBorders>
              <w:bottom w:val="nil"/>
            </w:tcBorders>
            <w:shd w:val="clear" w:color="auto" w:fill="F2F2F2" w:themeFill="background1" w:themeFillShade="F2"/>
          </w:tcPr>
          <w:p w14:paraId="37D5DEEA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■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개인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신용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정보의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수집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이용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목적</w:t>
            </w:r>
            <w:r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eastAsia="바탕체" w:hAnsi="Times New Roman" w:cs="Times New Roman"/>
                <w:sz w:val="18"/>
                <w:szCs w:val="18"/>
              </w:rPr>
              <w:t>:</w:t>
            </w:r>
            <w:proofErr w:type="gramEnd"/>
            <w:r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(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금융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)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거래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의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체결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·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유지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·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이행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·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관리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·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개선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및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개인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(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신용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)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정보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조회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등</w:t>
            </w:r>
            <w:r w:rsidRPr="00813A50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사후관리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813A50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목적</w:t>
            </w:r>
          </w:p>
        </w:tc>
      </w:tr>
      <w:tr w:rsidR="000C0C96" w14:paraId="0CBB1956" w14:textId="77777777" w:rsidTr="006523ED">
        <w:trPr>
          <w:cantSplit/>
        </w:trPr>
        <w:tc>
          <w:tcPr>
            <w:tcW w:w="10201" w:type="dxa"/>
            <w:tcBorders>
              <w:bottom w:val="nil"/>
            </w:tcBorders>
            <w:shd w:val="clear" w:color="auto" w:fill="F2F2F2" w:themeFill="background1" w:themeFillShade="F2"/>
          </w:tcPr>
          <w:p w14:paraId="76A400AE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■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수집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이용할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개인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신용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정보의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항목</w:t>
            </w:r>
          </w:p>
        </w:tc>
      </w:tr>
      <w:tr w:rsidR="000C0C96" w14:paraId="16770079" w14:textId="77777777" w:rsidTr="006523ED">
        <w:trPr>
          <w:cantSplit/>
        </w:trPr>
        <w:tc>
          <w:tcPr>
            <w:tcW w:w="10201" w:type="dxa"/>
            <w:tcBorders>
              <w:top w:val="nil"/>
              <w:bottom w:val="single" w:sz="4" w:space="0" w:color="auto"/>
            </w:tcBorders>
          </w:tcPr>
          <w:p w14:paraId="00C7B11E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ind w:left="284"/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</w:rPr>
            </w:pPr>
            <w:r w:rsidRPr="0020650D">
              <w:rPr>
                <w:rFonts w:ascii="맑은 고딕" w:eastAsia="맑은 고딕" w:hAnsi="맑은 고딕" w:cs="맑은 고딕" w:hint="eastAsia"/>
                <w:bCs/>
                <w:color w:val="auto"/>
                <w:sz w:val="18"/>
                <w:szCs w:val="18"/>
              </w:rPr>
              <w:t>▷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개인식별정보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 xml:space="preserve">: 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성명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주소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자택</w:t>
            </w:r>
            <w:r w:rsidRPr="0020650D">
              <w:rPr>
                <w:rFonts w:ascii="Times New Roman" w:eastAsia="바탕체" w:hAnsi="Times New Roman" w:cs="Times New Roman" w:hint="eastAsia"/>
                <w:bCs/>
                <w:color w:val="auto"/>
                <w:sz w:val="18"/>
                <w:szCs w:val="18"/>
              </w:rPr>
              <w:t>/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직장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),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  <w:t>주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민</w:t>
            </w:r>
            <w:r w:rsidRPr="007722A4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등록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번호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주민등록증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발급일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성별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국적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직장명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연락처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휴대폰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자택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직장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 xml:space="preserve">), 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이메일</w:t>
            </w:r>
            <w:r w:rsidRPr="0020650D">
              <w:rPr>
                <w:rFonts w:ascii="Times New Roman" w:eastAsia="바탕체" w:hAnsi="Times New Roman" w:cs="Times New Roman"/>
                <w:bCs/>
                <w:color w:val="auto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bCs/>
                <w:color w:val="auto"/>
                <w:sz w:val="18"/>
                <w:szCs w:val="18"/>
              </w:rPr>
              <w:t>계좌</w:t>
            </w:r>
            <w:r w:rsidRPr="0020650D">
              <w:rPr>
                <w:rFonts w:ascii="Times New Roman" w:eastAsia="바탕체" w:hAnsi="Times New Roman" w:cs="Times New Roman" w:hint="eastAsia"/>
                <w:bCs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bCs/>
                <w:color w:val="auto"/>
                <w:sz w:val="18"/>
                <w:szCs w:val="18"/>
              </w:rPr>
              <w:t>번호</w:t>
            </w:r>
            <w:r w:rsidRPr="0020650D">
              <w:rPr>
                <w:rFonts w:ascii="Times New Roman" w:eastAsia="바탕체" w:hAnsi="Times New Roman" w:cs="Times New Roman" w:hint="eastAsia"/>
                <w:bCs/>
                <w:color w:val="auto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</w:rPr>
              <w:t xml:space="preserve"> 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운전면허번호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, 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여권번호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, 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외국인등록번호</w:t>
            </w:r>
          </w:p>
          <w:p w14:paraId="07E27A35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ind w:left="284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기타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투자계약의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체결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유지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이행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관리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개선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및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사후관리를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위하여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본인이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제공한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정보</w:t>
            </w:r>
          </w:p>
        </w:tc>
      </w:tr>
      <w:tr w:rsidR="000C0C96" w14:paraId="0B6456A3" w14:textId="77777777" w:rsidTr="006523ED">
        <w:trPr>
          <w:cantSplit/>
        </w:trPr>
        <w:tc>
          <w:tcPr>
            <w:tcW w:w="10201" w:type="dxa"/>
            <w:tcBorders>
              <w:bottom w:val="nil"/>
            </w:tcBorders>
            <w:shd w:val="clear" w:color="auto" w:fill="F2F2F2" w:themeFill="background1" w:themeFillShade="F2"/>
          </w:tcPr>
          <w:p w14:paraId="6E59F04B" w14:textId="77777777" w:rsidR="000C0C96" w:rsidRPr="00B53DA1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</w:pP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■ </w:t>
            </w:r>
            <w:r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개인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(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신용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)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정보의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보유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·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이용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proofErr w:type="gramStart"/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기간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:</w:t>
            </w:r>
            <w:proofErr w:type="gramEnd"/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본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신용정보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조회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동의의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효력기간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종료일까지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보유</w:t>
            </w:r>
            <w:r w:rsidRPr="0006012B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·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이용</w:t>
            </w:r>
          </w:p>
        </w:tc>
      </w:tr>
      <w:tr w:rsidR="000C0C96" w14:paraId="17926FF1" w14:textId="77777777" w:rsidTr="006523ED">
        <w:trPr>
          <w:cantSplit/>
        </w:trPr>
        <w:tc>
          <w:tcPr>
            <w:tcW w:w="1020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5C5DF2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ind w:left="284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위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보유기간에서의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신용정보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조회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동의의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효력기간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종료일이란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귀하가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신청한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금융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거래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계약의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설정이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개시된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경우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해당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금융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거래계약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종료일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귀하가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신청한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금융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거래계약의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설정이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거절된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경우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거절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시점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”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을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말합니다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.</w:t>
            </w:r>
          </w:p>
          <w:p w14:paraId="298CBF44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ind w:left="284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신용정보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조회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동의의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효력기간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종료일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후에는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금융사고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조사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분쟁해결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민원처리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법령상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의무이행을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위한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목적으로만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보유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이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용됩니다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단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관련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법령의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별도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규정이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명시되어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있는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경우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그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기간을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따름</w:t>
            </w:r>
            <w:r w:rsidRPr="0020650D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>).</w:t>
            </w:r>
          </w:p>
        </w:tc>
      </w:tr>
      <w:tr w:rsidR="000C0C96" w14:paraId="2D2E6A83" w14:textId="77777777" w:rsidTr="006523ED">
        <w:trPr>
          <w:cantSplit/>
        </w:trPr>
        <w:tc>
          <w:tcPr>
            <w:tcW w:w="10201" w:type="dxa"/>
            <w:tcBorders>
              <w:bottom w:val="nil"/>
            </w:tcBorders>
            <w:shd w:val="clear" w:color="auto" w:fill="F2F2F2" w:themeFill="background1" w:themeFillShade="F2"/>
          </w:tcPr>
          <w:p w14:paraId="67DD3B07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■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동의를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거부할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권리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및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동의를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거부할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경우의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불이익</w:t>
            </w:r>
          </w:p>
        </w:tc>
      </w:tr>
      <w:tr w:rsidR="000C0C96" w14:paraId="049FCFB3" w14:textId="77777777" w:rsidTr="006523ED">
        <w:trPr>
          <w:cantSplit/>
        </w:trPr>
        <w:tc>
          <w:tcPr>
            <w:tcW w:w="10201" w:type="dxa"/>
            <w:tcBorders>
              <w:top w:val="nil"/>
            </w:tcBorders>
          </w:tcPr>
          <w:p w14:paraId="68B8FDCD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ind w:left="284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위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개인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신용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정보의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수집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이용에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동의하지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않으실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경우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투자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관계의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설정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또는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유지가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불가능합니다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.</w:t>
            </w:r>
          </w:p>
          <w:p w14:paraId="1BED95FD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ind w:left="284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다만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위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개인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신용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정보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수집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이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용에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관한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동의는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금융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거래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계약의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체결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및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이행을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위한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”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필수적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사항이므로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위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사항에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동의하셔야만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금융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거래관계의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설정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및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유지가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가능합니다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.</w:t>
            </w:r>
          </w:p>
        </w:tc>
      </w:tr>
      <w:tr w:rsidR="000C0C96" w14:paraId="6336AC58" w14:textId="77777777" w:rsidTr="006523ED">
        <w:trPr>
          <w:cantSplit/>
          <w:trHeight w:val="70"/>
        </w:trPr>
        <w:tc>
          <w:tcPr>
            <w:tcW w:w="10201" w:type="dxa"/>
          </w:tcPr>
          <w:p w14:paraId="01EFAFC4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본인은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귀사가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위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목적으로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본인의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개인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신용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정보를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수집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이용하는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것에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동의합니다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.  </w:t>
            </w:r>
            <w:proofErr w:type="gramStart"/>
            <w:r w:rsidRPr="0020650D">
              <w:rPr>
                <w:rFonts w:eastAsia="바탕체"/>
                <w:sz w:val="18"/>
                <w:szCs w:val="18"/>
              </w:rPr>
              <w:t xml:space="preserve">( </w:t>
            </w:r>
            <w:r w:rsidRPr="0020650D">
              <w:rPr>
                <w:rFonts w:ascii="Segoe UI Symbol" w:eastAsia="바탕체" w:hAnsi="Segoe UI Symbol" w:cs="Segoe UI Symbol"/>
                <w:sz w:val="18"/>
                <w:szCs w:val="18"/>
              </w:rPr>
              <w:t>☐</w:t>
            </w:r>
            <w:proofErr w:type="gramEnd"/>
            <w:r w:rsidRPr="0020650D">
              <w:rPr>
                <w:rFonts w:ascii="Segoe UI Symbol" w:eastAsia="바탕체" w:hAnsi="Segoe UI Symbol" w:cs="Segoe UI Symbol"/>
                <w:sz w:val="18"/>
                <w:szCs w:val="18"/>
              </w:rPr>
              <w:t xml:space="preserve"> </w:t>
            </w:r>
            <w:r w:rsidRPr="0020650D">
              <w:rPr>
                <w:rFonts w:eastAsia="바탕체"/>
                <w:sz w:val="18"/>
                <w:szCs w:val="18"/>
              </w:rPr>
              <w:t>동의</w:t>
            </w:r>
            <w:r w:rsidRPr="0020650D">
              <w:rPr>
                <w:rFonts w:eastAsia="바탕체" w:hint="eastAsia"/>
                <w:sz w:val="18"/>
                <w:szCs w:val="18"/>
              </w:rPr>
              <w:t>함</w:t>
            </w:r>
            <w:r w:rsidRPr="0020650D">
              <w:rPr>
                <w:rFonts w:eastAsia="바탕체"/>
                <w:sz w:val="18"/>
                <w:szCs w:val="18"/>
              </w:rPr>
              <w:t xml:space="preserve"> </w:t>
            </w:r>
            <w:r w:rsidRPr="0020650D">
              <w:rPr>
                <w:rFonts w:ascii="Segoe UI Symbol" w:eastAsia="바탕체" w:hAnsi="Segoe UI Symbol" w:cs="Segoe UI Symbol"/>
                <w:sz w:val="18"/>
                <w:szCs w:val="18"/>
              </w:rPr>
              <w:t>☐</w:t>
            </w:r>
            <w:r w:rsidRPr="0020650D">
              <w:rPr>
                <w:rFonts w:eastAsia="바탕체"/>
                <w:sz w:val="18"/>
                <w:szCs w:val="18"/>
              </w:rPr>
              <w:t xml:space="preserve"> </w:t>
            </w:r>
            <w:r w:rsidRPr="0020650D">
              <w:rPr>
                <w:rFonts w:eastAsia="바탕체" w:hint="eastAsia"/>
                <w:sz w:val="18"/>
                <w:szCs w:val="18"/>
              </w:rPr>
              <w:t>동의하지</w:t>
            </w:r>
            <w:r w:rsidRPr="0020650D">
              <w:rPr>
                <w:rFonts w:eastAsia="바탕체" w:hint="eastAsia"/>
                <w:sz w:val="18"/>
                <w:szCs w:val="18"/>
              </w:rPr>
              <w:t xml:space="preserve"> </w:t>
            </w:r>
            <w:r w:rsidRPr="0020650D">
              <w:rPr>
                <w:rFonts w:eastAsia="바탕체" w:hint="eastAsia"/>
                <w:sz w:val="18"/>
                <w:szCs w:val="18"/>
              </w:rPr>
              <w:t>않음</w:t>
            </w:r>
            <w:r w:rsidRPr="0020650D">
              <w:rPr>
                <w:rFonts w:eastAsia="바탕체" w:hint="eastAsia"/>
                <w:sz w:val="18"/>
                <w:szCs w:val="18"/>
              </w:rPr>
              <w:t xml:space="preserve"> </w:t>
            </w:r>
            <w:r w:rsidRPr="0020650D">
              <w:rPr>
                <w:rFonts w:eastAsia="바탕체"/>
                <w:sz w:val="18"/>
                <w:szCs w:val="18"/>
              </w:rPr>
              <w:t>)</w:t>
            </w:r>
          </w:p>
        </w:tc>
      </w:tr>
      <w:tr w:rsidR="000C0C96" w14:paraId="5712C257" w14:textId="77777777" w:rsidTr="006523ED">
        <w:trPr>
          <w:cantSplit/>
          <w:trHeight w:val="70"/>
        </w:trPr>
        <w:tc>
          <w:tcPr>
            <w:tcW w:w="10201" w:type="dxa"/>
          </w:tcPr>
          <w:p w14:paraId="437EAA60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본인은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귀사가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위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목적으로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다음과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같은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본인의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고유식별정보를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수집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이용하는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것에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동의합니다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.</w:t>
            </w:r>
          </w:p>
          <w:p w14:paraId="6D5AFFC3" w14:textId="77777777" w:rsidR="000C0C96" w:rsidRPr="00A22249" w:rsidRDefault="000C0C96" w:rsidP="006523ED">
            <w:pPr>
              <w:pStyle w:val="ae"/>
              <w:adjustRightInd w:val="0"/>
              <w:spacing w:line="276" w:lineRule="auto"/>
              <w:ind w:left="284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gramStart"/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  <w:t>고유식별정보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  <w:t xml:space="preserve"> :</w:t>
            </w:r>
            <w:proofErr w:type="gramEnd"/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  <w:t xml:space="preserve"> [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  <w:t>주민등록번호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  <w:t>여권번호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  <w:t>운전면허번호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  <w:t>외국인등록번호</w:t>
            </w:r>
            <w:r w:rsidRPr="0020650D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CFCFCF"/>
              </w:rPr>
              <w:t>]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</w:rPr>
              <w:t xml:space="preserve">              </w:t>
            </w:r>
            <w:r w:rsidRPr="0020650D">
              <w:rPr>
                <w:rFonts w:eastAsia="바탕체"/>
                <w:sz w:val="18"/>
                <w:szCs w:val="18"/>
              </w:rPr>
              <w:t xml:space="preserve">( </w:t>
            </w:r>
            <w:r w:rsidRPr="0020650D">
              <w:rPr>
                <w:rFonts w:ascii="Segoe UI Symbol" w:eastAsia="바탕체" w:hAnsi="Segoe UI Symbol" w:cs="Segoe UI Symbol"/>
                <w:sz w:val="18"/>
                <w:szCs w:val="18"/>
              </w:rPr>
              <w:t xml:space="preserve">☐ </w:t>
            </w:r>
            <w:r w:rsidRPr="0020650D">
              <w:rPr>
                <w:rFonts w:eastAsia="바탕체"/>
                <w:sz w:val="18"/>
                <w:szCs w:val="18"/>
              </w:rPr>
              <w:t>동의</w:t>
            </w:r>
            <w:r w:rsidRPr="0020650D">
              <w:rPr>
                <w:rFonts w:eastAsia="바탕체" w:hint="eastAsia"/>
                <w:sz w:val="18"/>
                <w:szCs w:val="18"/>
              </w:rPr>
              <w:t>함</w:t>
            </w:r>
            <w:r w:rsidRPr="0020650D">
              <w:rPr>
                <w:rFonts w:eastAsia="바탕체"/>
                <w:sz w:val="18"/>
                <w:szCs w:val="18"/>
              </w:rPr>
              <w:t xml:space="preserve"> </w:t>
            </w:r>
            <w:r w:rsidRPr="0020650D">
              <w:rPr>
                <w:rFonts w:ascii="Segoe UI Symbol" w:eastAsia="바탕체" w:hAnsi="Segoe UI Symbol" w:cs="Segoe UI Symbol"/>
                <w:sz w:val="18"/>
                <w:szCs w:val="18"/>
              </w:rPr>
              <w:t>☐</w:t>
            </w:r>
            <w:r w:rsidRPr="0020650D">
              <w:rPr>
                <w:rFonts w:eastAsia="바탕체"/>
                <w:sz w:val="18"/>
                <w:szCs w:val="18"/>
              </w:rPr>
              <w:t xml:space="preserve"> </w:t>
            </w:r>
            <w:r w:rsidRPr="0020650D">
              <w:rPr>
                <w:rFonts w:eastAsia="바탕체" w:hint="eastAsia"/>
                <w:sz w:val="18"/>
                <w:szCs w:val="18"/>
              </w:rPr>
              <w:t>동의하지</w:t>
            </w:r>
            <w:r w:rsidRPr="0020650D">
              <w:rPr>
                <w:rFonts w:eastAsia="바탕체" w:hint="eastAsia"/>
                <w:sz w:val="18"/>
                <w:szCs w:val="18"/>
              </w:rPr>
              <w:t xml:space="preserve"> </w:t>
            </w:r>
            <w:r w:rsidRPr="0020650D">
              <w:rPr>
                <w:rFonts w:eastAsia="바탕체" w:hint="eastAsia"/>
                <w:sz w:val="18"/>
                <w:szCs w:val="18"/>
              </w:rPr>
              <w:t>않음</w:t>
            </w:r>
            <w:r w:rsidRPr="0020650D">
              <w:rPr>
                <w:rFonts w:eastAsia="바탕체" w:hint="eastAsia"/>
                <w:sz w:val="18"/>
                <w:szCs w:val="18"/>
              </w:rPr>
              <w:t xml:space="preserve"> </w:t>
            </w:r>
            <w:r w:rsidRPr="0020650D">
              <w:rPr>
                <w:rFonts w:eastAsia="바탕체"/>
                <w:sz w:val="18"/>
                <w:szCs w:val="18"/>
              </w:rPr>
              <w:t>)</w:t>
            </w:r>
          </w:p>
        </w:tc>
      </w:tr>
    </w:tbl>
    <w:p w14:paraId="05B67008" w14:textId="77777777" w:rsidR="000C0C96" w:rsidRPr="0006012B" w:rsidRDefault="000C0C96" w:rsidP="000C0C96">
      <w:pPr>
        <w:pStyle w:val="ae"/>
        <w:adjustRightInd w:val="0"/>
        <w:spacing w:line="312" w:lineRule="auto"/>
        <w:rPr>
          <w:rFonts w:ascii="Times New Roman" w:eastAsia="바탕체" w:hAnsi="Times New Roman" w:cs="Times New Roman"/>
          <w:sz w:val="10"/>
          <w:szCs w:val="10"/>
        </w:rPr>
      </w:pPr>
    </w:p>
    <w:p w14:paraId="42F49003" w14:textId="77777777" w:rsidR="000C0C96" w:rsidRPr="00FE5E83" w:rsidRDefault="000C0C96" w:rsidP="000C0C96">
      <w:pPr>
        <w:pStyle w:val="ae"/>
        <w:numPr>
          <w:ilvl w:val="0"/>
          <w:numId w:val="66"/>
        </w:numPr>
        <w:adjustRightInd w:val="0"/>
        <w:spacing w:line="336" w:lineRule="auto"/>
        <w:ind w:left="425" w:hanging="425"/>
        <w:rPr>
          <w:rFonts w:ascii="Times New Roman" w:eastAsia="바탕체" w:hAnsi="Times New Roman" w:cs="Times New Roman"/>
          <w:b/>
          <w:bCs/>
          <w:sz w:val="18"/>
          <w:szCs w:val="18"/>
        </w:rPr>
      </w:pP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개인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(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신용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)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정보의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 xml:space="preserve"> 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제공에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 xml:space="preserve"> 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관한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 xml:space="preserve"> </w:t>
      </w:r>
      <w:r w:rsidRPr="00FE5E83">
        <w:rPr>
          <w:rFonts w:ascii="Times New Roman" w:eastAsia="바탕체" w:hAnsi="Times New Roman" w:cs="Times New Roman"/>
          <w:b/>
          <w:bCs/>
          <w:sz w:val="18"/>
          <w:szCs w:val="18"/>
        </w:rPr>
        <w:t>사항</w:t>
      </w:r>
    </w:p>
    <w:tbl>
      <w:tblPr>
        <w:tblStyle w:val="af6"/>
        <w:tblW w:w="1020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48"/>
        <w:gridCol w:w="5953"/>
      </w:tblGrid>
      <w:tr w:rsidR="000C0C96" w14:paraId="7AA1D11C" w14:textId="77777777" w:rsidTr="006523ED">
        <w:tc>
          <w:tcPr>
            <w:tcW w:w="10201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3B45AA44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■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제공받는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자</w:t>
            </w:r>
            <w:r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06012B">
              <w:rPr>
                <w:rFonts w:ascii="Times New Roman" w:eastAsia="바탕체" w:hAnsi="Times New Roman" w:cs="Times New Roman"/>
                <w:sz w:val="18"/>
                <w:szCs w:val="18"/>
              </w:rPr>
              <w:t>:</w:t>
            </w:r>
            <w:proofErr w:type="gramEnd"/>
            <w:r w:rsidRPr="0006012B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</w:rPr>
              <w:t>법령에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</w:rPr>
              <w:t>의해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</w:rPr>
              <w:t>제출을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</w:rPr>
              <w:t>요구하는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</w:rPr>
              <w:t>공공기관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</w:rPr>
              <w:t xml:space="preserve"> </w:t>
            </w:r>
            <w:r w:rsidRPr="0006012B">
              <w:rPr>
                <w:rFonts w:ascii="Times New Roman" w:eastAsia="바탕체" w:hAnsi="Times New Roman" w:cs="Times New Roman" w:hint="eastAsia"/>
                <w:b/>
                <w:bCs/>
                <w:color w:val="2D629C"/>
                <w:sz w:val="18"/>
                <w:szCs w:val="18"/>
              </w:rPr>
              <w:t>등</w:t>
            </w:r>
          </w:p>
        </w:tc>
      </w:tr>
      <w:tr w:rsidR="000C0C96" w14:paraId="2C5D006B" w14:textId="77777777" w:rsidTr="006523ED">
        <w:tc>
          <w:tcPr>
            <w:tcW w:w="10201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2CE01A48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■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제공받는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자의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이용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목적</w:t>
            </w:r>
          </w:p>
        </w:tc>
      </w:tr>
      <w:tr w:rsidR="000C0C96" w14:paraId="3931F494" w14:textId="77777777" w:rsidTr="006523ED">
        <w:tc>
          <w:tcPr>
            <w:tcW w:w="10201" w:type="dxa"/>
            <w:gridSpan w:val="2"/>
            <w:tcBorders>
              <w:top w:val="nil"/>
              <w:bottom w:val="single" w:sz="4" w:space="0" w:color="auto"/>
            </w:tcBorders>
          </w:tcPr>
          <w:p w14:paraId="06E5CE8F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ind w:left="284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법령에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따른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보고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자료제출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금융사고조사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분쟁해결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민원처리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등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법령상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의무를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준수하기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위한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경우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및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통계작성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학술연구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등의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목적을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위하여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필요한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경우</w:t>
            </w:r>
          </w:p>
        </w:tc>
      </w:tr>
      <w:tr w:rsidR="000C0C96" w14:paraId="7E9A929B" w14:textId="77777777" w:rsidTr="006523ED">
        <w:tc>
          <w:tcPr>
            <w:tcW w:w="10201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4C80A72F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■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제공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조회할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개인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신용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정보</w:t>
            </w:r>
          </w:p>
        </w:tc>
      </w:tr>
      <w:tr w:rsidR="000C0C96" w14:paraId="4CEC31D0" w14:textId="77777777" w:rsidTr="006523ED">
        <w:tc>
          <w:tcPr>
            <w:tcW w:w="10201" w:type="dxa"/>
            <w:gridSpan w:val="2"/>
            <w:tcBorders>
              <w:top w:val="nil"/>
              <w:bottom w:val="single" w:sz="4" w:space="0" w:color="auto"/>
            </w:tcBorders>
          </w:tcPr>
          <w:p w14:paraId="0AF75107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ind w:left="284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개인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신용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)</w:t>
            </w:r>
            <w:proofErr w:type="gramStart"/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정보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:</w:t>
            </w:r>
            <w:proofErr w:type="gramEnd"/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성명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, 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주민등록번호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등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고유식별정보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주소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전화번호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등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연락처</w:t>
            </w:r>
          </w:p>
        </w:tc>
      </w:tr>
      <w:tr w:rsidR="000C0C96" w14:paraId="59D60FCD" w14:textId="77777777" w:rsidTr="006523ED">
        <w:tc>
          <w:tcPr>
            <w:tcW w:w="10201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1C3FE237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■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제공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조회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동의의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효력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기간</w:t>
            </w:r>
          </w:p>
        </w:tc>
      </w:tr>
      <w:tr w:rsidR="000C0C96" w14:paraId="3697EA65" w14:textId="77777777" w:rsidTr="006523ED">
        <w:tc>
          <w:tcPr>
            <w:tcW w:w="10201" w:type="dxa"/>
            <w:gridSpan w:val="2"/>
            <w:tcBorders>
              <w:top w:val="nil"/>
              <w:bottom w:val="single" w:sz="4" w:space="0" w:color="auto"/>
            </w:tcBorders>
          </w:tcPr>
          <w:p w14:paraId="042911AE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ind w:left="284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개인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신용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정보는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제공된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날로부터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제공된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목적을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달성할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때까지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보유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이용됩니다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.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제공된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목적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달성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후에는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위에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기재된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이용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목적과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관련된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금융사고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조사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분쟁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해결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민원처리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,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법령상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의무이행을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위하여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필요한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범위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내에서만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보유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·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이용됩니다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.</w:t>
            </w:r>
          </w:p>
        </w:tc>
      </w:tr>
      <w:tr w:rsidR="000C0C96" w14:paraId="3840879F" w14:textId="77777777" w:rsidTr="006523ED">
        <w:tc>
          <w:tcPr>
            <w:tcW w:w="10201" w:type="dxa"/>
            <w:gridSpan w:val="2"/>
            <w:tcBorders>
              <w:top w:val="single" w:sz="4" w:space="0" w:color="auto"/>
              <w:bottom w:val="nil"/>
            </w:tcBorders>
          </w:tcPr>
          <w:p w14:paraId="7D0808A4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■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동의를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거부할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권리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및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동의를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거부할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경우의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불이익</w:t>
            </w:r>
          </w:p>
        </w:tc>
      </w:tr>
      <w:tr w:rsidR="000C0C96" w14:paraId="2D5BD070" w14:textId="77777777" w:rsidTr="006523ED">
        <w:tc>
          <w:tcPr>
            <w:tcW w:w="10201" w:type="dxa"/>
            <w:gridSpan w:val="2"/>
            <w:tcBorders>
              <w:top w:val="nil"/>
            </w:tcBorders>
          </w:tcPr>
          <w:p w14:paraId="1E9FA4F9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ind w:left="284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위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개인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신용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정보의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제공에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관해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동의하지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않으실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경우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투자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관계의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설정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또는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유지가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불가능합니다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.</w:t>
            </w:r>
          </w:p>
          <w:p w14:paraId="6D889F80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ind w:left="284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다만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위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개인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신용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정보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제공에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관한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동의는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금융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거래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계약의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체결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및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이행을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위한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”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필수적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사항이므로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,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위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사항에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동의하셔야만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금융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거래관계의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설정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및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유지가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가능합니다</w:t>
            </w:r>
            <w:r w:rsidRPr="0020650D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.</w:t>
            </w:r>
          </w:p>
        </w:tc>
      </w:tr>
      <w:tr w:rsidR="000C0C96" w14:paraId="6BA66F9E" w14:textId="77777777" w:rsidTr="006523ED">
        <w:trPr>
          <w:trHeight w:val="449"/>
        </w:trPr>
        <w:tc>
          <w:tcPr>
            <w:tcW w:w="10201" w:type="dxa"/>
            <w:gridSpan w:val="2"/>
          </w:tcPr>
          <w:p w14:paraId="3658118F" w14:textId="77777777" w:rsidR="000C0C96" w:rsidRPr="00A22249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본인은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귀사가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위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목적으로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본인의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개인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신용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)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정보를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제공하는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것에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동의합니다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     </w:t>
            </w:r>
            <w:proofErr w:type="gramStart"/>
            <w:r w:rsidRPr="0020650D">
              <w:rPr>
                <w:rFonts w:eastAsia="바탕체"/>
                <w:sz w:val="18"/>
                <w:szCs w:val="18"/>
              </w:rPr>
              <w:t xml:space="preserve">( </w:t>
            </w:r>
            <w:r w:rsidRPr="0020650D">
              <w:rPr>
                <w:rFonts w:ascii="Segoe UI Symbol" w:eastAsia="바탕체" w:hAnsi="Segoe UI Symbol" w:cs="Segoe UI Symbol"/>
                <w:sz w:val="18"/>
                <w:szCs w:val="18"/>
              </w:rPr>
              <w:t>☐</w:t>
            </w:r>
            <w:proofErr w:type="gramEnd"/>
            <w:r w:rsidRPr="0020650D">
              <w:rPr>
                <w:rFonts w:ascii="Segoe UI Symbol" w:eastAsia="바탕체" w:hAnsi="Segoe UI Symbol" w:cs="Segoe UI Symbol"/>
                <w:sz w:val="18"/>
                <w:szCs w:val="18"/>
              </w:rPr>
              <w:t xml:space="preserve"> </w:t>
            </w:r>
            <w:r w:rsidRPr="0020650D">
              <w:rPr>
                <w:rFonts w:eastAsia="바탕체"/>
                <w:sz w:val="18"/>
                <w:szCs w:val="18"/>
              </w:rPr>
              <w:t>동의</w:t>
            </w:r>
            <w:r w:rsidRPr="0020650D">
              <w:rPr>
                <w:rFonts w:eastAsia="바탕체" w:hint="eastAsia"/>
                <w:sz w:val="18"/>
                <w:szCs w:val="18"/>
              </w:rPr>
              <w:t>함</w:t>
            </w:r>
            <w:r w:rsidRPr="0020650D">
              <w:rPr>
                <w:rFonts w:eastAsia="바탕체"/>
                <w:sz w:val="18"/>
                <w:szCs w:val="18"/>
              </w:rPr>
              <w:t xml:space="preserve"> </w:t>
            </w:r>
            <w:r w:rsidRPr="0020650D">
              <w:rPr>
                <w:rFonts w:ascii="Segoe UI Symbol" w:eastAsia="바탕체" w:hAnsi="Segoe UI Symbol" w:cs="Segoe UI Symbol"/>
                <w:sz w:val="18"/>
                <w:szCs w:val="18"/>
              </w:rPr>
              <w:t>☐</w:t>
            </w:r>
            <w:r w:rsidRPr="0020650D">
              <w:rPr>
                <w:rFonts w:eastAsia="바탕체"/>
                <w:sz w:val="18"/>
                <w:szCs w:val="18"/>
              </w:rPr>
              <w:t xml:space="preserve"> </w:t>
            </w:r>
            <w:r w:rsidRPr="0020650D">
              <w:rPr>
                <w:rFonts w:ascii="Segoe UI Symbol" w:eastAsia="바탕체" w:hAnsi="Segoe UI Symbol" w:cs="Segoe UI Symbol" w:hint="eastAsia"/>
                <w:sz w:val="18"/>
                <w:szCs w:val="18"/>
              </w:rPr>
              <w:t>동의하지</w:t>
            </w:r>
            <w:r w:rsidRPr="0020650D">
              <w:rPr>
                <w:rFonts w:eastAsia="바탕체" w:hint="eastAsia"/>
                <w:sz w:val="18"/>
                <w:szCs w:val="18"/>
              </w:rPr>
              <w:t xml:space="preserve"> </w:t>
            </w:r>
            <w:r w:rsidRPr="0020650D">
              <w:rPr>
                <w:rFonts w:eastAsia="바탕체" w:hint="eastAsia"/>
                <w:sz w:val="18"/>
                <w:szCs w:val="18"/>
              </w:rPr>
              <w:t>않음</w:t>
            </w:r>
            <w:r w:rsidRPr="0020650D">
              <w:rPr>
                <w:rFonts w:eastAsia="바탕체" w:hint="eastAsia"/>
                <w:sz w:val="18"/>
                <w:szCs w:val="18"/>
              </w:rPr>
              <w:t xml:space="preserve"> </w:t>
            </w:r>
            <w:r w:rsidRPr="0020650D">
              <w:rPr>
                <w:rFonts w:eastAsia="바탕체"/>
                <w:sz w:val="18"/>
                <w:szCs w:val="18"/>
              </w:rPr>
              <w:t>)</w:t>
            </w:r>
          </w:p>
        </w:tc>
      </w:tr>
      <w:tr w:rsidR="000C0C96" w14:paraId="529A9580" w14:textId="77777777" w:rsidTr="006523ED">
        <w:trPr>
          <w:trHeight w:val="70"/>
        </w:trPr>
        <w:tc>
          <w:tcPr>
            <w:tcW w:w="10201" w:type="dxa"/>
            <w:gridSpan w:val="2"/>
            <w:tcBorders>
              <w:bottom w:val="single" w:sz="4" w:space="0" w:color="auto"/>
            </w:tcBorders>
          </w:tcPr>
          <w:p w14:paraId="6B14E3FA" w14:textId="77777777" w:rsidR="000C0C96" w:rsidRPr="0020650D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20650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▩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본인은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귀사가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위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목적으로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다음과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같은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본인의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고유식별정보를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제공하는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것에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동의합니다</w:t>
            </w:r>
            <w:r w:rsidRPr="0020650D">
              <w:rPr>
                <w:rFonts w:ascii="Times New Roman" w:eastAsia="바탕체" w:hAnsi="Times New Roman" w:cs="Times New Roman"/>
                <w:sz w:val="18"/>
                <w:szCs w:val="18"/>
              </w:rPr>
              <w:t>.</w:t>
            </w:r>
          </w:p>
          <w:p w14:paraId="1B7AD719" w14:textId="77777777" w:rsidR="000C0C96" w:rsidRPr="00A22249" w:rsidRDefault="000C0C96" w:rsidP="006523ED">
            <w:pPr>
              <w:pStyle w:val="ae"/>
              <w:adjustRightInd w:val="0"/>
              <w:spacing w:line="276" w:lineRule="auto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gramStart"/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고유식별정보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:</w:t>
            </w:r>
            <w:proofErr w:type="gramEnd"/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 [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주민등록번호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, 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여권번호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, 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운전면허번호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 xml:space="preserve">, 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외국인등록번호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  <w:shd w:val="clear" w:color="auto" w:fill="D9D9D9" w:themeFill="background1" w:themeFillShade="D9"/>
              </w:rPr>
              <w:t>]</w:t>
            </w:r>
            <w:r w:rsidRPr="00A22249">
              <w:rPr>
                <w:rFonts w:ascii="Times New Roman" w:eastAsia="바탕체" w:hAnsi="Times New Roman" w:cs="Times New Roman"/>
                <w:b/>
                <w:bCs/>
                <w:color w:val="2D629C"/>
                <w:sz w:val="18"/>
                <w:szCs w:val="18"/>
              </w:rPr>
              <w:t xml:space="preserve">                 </w:t>
            </w:r>
            <w:r w:rsidRPr="00A22249">
              <w:rPr>
                <w:rFonts w:eastAsia="바탕체"/>
                <w:sz w:val="18"/>
                <w:szCs w:val="18"/>
              </w:rPr>
              <w:t>(</w:t>
            </w:r>
            <w:r w:rsidRPr="0020650D">
              <w:rPr>
                <w:rFonts w:eastAsia="바탕체"/>
                <w:sz w:val="18"/>
                <w:szCs w:val="18"/>
              </w:rPr>
              <w:t xml:space="preserve"> </w:t>
            </w:r>
            <w:r w:rsidRPr="0020650D">
              <w:rPr>
                <w:rFonts w:ascii="Segoe UI Symbol" w:eastAsia="바탕체" w:hAnsi="Segoe UI Symbol" w:cs="Segoe UI Symbol"/>
                <w:sz w:val="18"/>
                <w:szCs w:val="18"/>
              </w:rPr>
              <w:t xml:space="preserve">☐ </w:t>
            </w:r>
            <w:r w:rsidRPr="0020650D">
              <w:rPr>
                <w:rFonts w:eastAsia="바탕체"/>
                <w:sz w:val="18"/>
                <w:szCs w:val="18"/>
              </w:rPr>
              <w:t>동의</w:t>
            </w:r>
            <w:r w:rsidRPr="0020650D">
              <w:rPr>
                <w:rFonts w:eastAsia="바탕체" w:hint="eastAsia"/>
                <w:sz w:val="18"/>
                <w:szCs w:val="18"/>
              </w:rPr>
              <w:t>함</w:t>
            </w:r>
            <w:r w:rsidRPr="0020650D">
              <w:rPr>
                <w:rFonts w:eastAsia="바탕체"/>
                <w:sz w:val="18"/>
                <w:szCs w:val="18"/>
              </w:rPr>
              <w:t xml:space="preserve"> </w:t>
            </w:r>
            <w:r w:rsidRPr="0020650D">
              <w:rPr>
                <w:rFonts w:ascii="Segoe UI Symbol" w:eastAsia="바탕체" w:hAnsi="Segoe UI Symbol" w:cs="Segoe UI Symbol"/>
                <w:sz w:val="18"/>
                <w:szCs w:val="18"/>
              </w:rPr>
              <w:t>☐</w:t>
            </w:r>
            <w:r w:rsidRPr="0020650D">
              <w:rPr>
                <w:rFonts w:eastAsia="바탕체"/>
                <w:sz w:val="18"/>
                <w:szCs w:val="18"/>
              </w:rPr>
              <w:t xml:space="preserve"> </w:t>
            </w:r>
            <w:r w:rsidRPr="0020650D">
              <w:rPr>
                <w:rFonts w:eastAsia="바탕체" w:hint="eastAsia"/>
                <w:sz w:val="18"/>
                <w:szCs w:val="18"/>
              </w:rPr>
              <w:t>동의하지</w:t>
            </w:r>
            <w:r w:rsidRPr="0020650D">
              <w:rPr>
                <w:rFonts w:eastAsia="바탕체" w:hint="eastAsia"/>
                <w:sz w:val="18"/>
                <w:szCs w:val="18"/>
              </w:rPr>
              <w:t xml:space="preserve"> </w:t>
            </w:r>
            <w:r w:rsidRPr="0020650D">
              <w:rPr>
                <w:rFonts w:eastAsia="바탕체" w:hint="eastAsia"/>
                <w:sz w:val="18"/>
                <w:szCs w:val="18"/>
              </w:rPr>
              <w:t>않음</w:t>
            </w:r>
            <w:r w:rsidRPr="0020650D">
              <w:rPr>
                <w:rFonts w:eastAsia="바탕체" w:hint="eastAsia"/>
                <w:sz w:val="18"/>
                <w:szCs w:val="18"/>
              </w:rPr>
              <w:t xml:space="preserve"> </w:t>
            </w:r>
            <w:r w:rsidRPr="0020650D">
              <w:rPr>
                <w:rFonts w:eastAsia="바탕체"/>
                <w:sz w:val="18"/>
                <w:szCs w:val="18"/>
              </w:rPr>
              <w:t>)</w:t>
            </w:r>
          </w:p>
        </w:tc>
      </w:tr>
      <w:tr w:rsidR="000C0C96" w14:paraId="5D891D8F" w14:textId="77777777" w:rsidTr="006523ED">
        <w:trPr>
          <w:trHeight w:val="70"/>
        </w:trPr>
        <w:tc>
          <w:tcPr>
            <w:tcW w:w="10201" w:type="dxa"/>
            <w:gridSpan w:val="2"/>
            <w:tcBorders>
              <w:left w:val="nil"/>
              <w:bottom w:val="nil"/>
              <w:right w:val="nil"/>
            </w:tcBorders>
          </w:tcPr>
          <w:p w14:paraId="0F662AEA" w14:textId="77777777" w:rsidR="000C0C96" w:rsidRPr="0006012B" w:rsidRDefault="000C0C96" w:rsidP="006523ED">
            <w:pPr>
              <w:pStyle w:val="ae"/>
              <w:adjustRightInd w:val="0"/>
              <w:spacing w:line="276" w:lineRule="auto"/>
              <w:rPr>
                <w:rFonts w:ascii="맑은 고딕" w:eastAsia="맑은 고딕" w:hAnsi="맑은 고딕" w:cs="맑은 고딕"/>
                <w:sz w:val="6"/>
                <w:szCs w:val="6"/>
              </w:rPr>
            </w:pPr>
          </w:p>
        </w:tc>
      </w:tr>
      <w:tr w:rsidR="000C0C96" w:rsidRPr="006D4CEA" w14:paraId="56EFBA8C" w14:textId="77777777" w:rsidTr="006523ED">
        <w:trPr>
          <w:trHeight w:val="70"/>
        </w:trPr>
        <w:tc>
          <w:tcPr>
            <w:tcW w:w="4248" w:type="dxa"/>
            <w:tcBorders>
              <w:top w:val="nil"/>
              <w:left w:val="nil"/>
              <w:bottom w:val="nil"/>
              <w:right w:val="nil"/>
            </w:tcBorders>
          </w:tcPr>
          <w:p w14:paraId="703FECE2" w14:textId="77777777" w:rsidR="000C0C96" w:rsidRPr="006D4CEA" w:rsidRDefault="000C0C96" w:rsidP="006523ED">
            <w:pPr>
              <w:pStyle w:val="ae"/>
              <w:adjustRightInd w:val="0"/>
              <w:spacing w:line="276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  <w:highlight w:val="red"/>
              </w:rPr>
              <w:t>2</w:t>
            </w:r>
            <w:r w:rsidRPr="006D4CEA">
              <w:rPr>
                <w:rFonts w:ascii="Times New Roman" w:eastAsia="바탕체" w:hAnsi="Times New Roman" w:cs="Times New Roman"/>
                <w:sz w:val="22"/>
                <w:szCs w:val="22"/>
                <w:highlight w:val="red"/>
              </w:rPr>
              <w:t>0**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  <w:highlight w:val="red"/>
              </w:rPr>
              <w:t>년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  <w:highlight w:val="red"/>
              </w:rPr>
              <w:t xml:space="preserve"> </w:t>
            </w:r>
            <w:r w:rsidRPr="006D4CEA">
              <w:rPr>
                <w:rFonts w:ascii="Times New Roman" w:eastAsia="바탕체" w:hAnsi="Times New Roman" w:cs="Times New Roman"/>
                <w:sz w:val="22"/>
                <w:szCs w:val="22"/>
                <w:highlight w:val="red"/>
              </w:rPr>
              <w:t>*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  <w:highlight w:val="red"/>
              </w:rPr>
              <w:t>월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  <w:highlight w:val="red"/>
              </w:rPr>
              <w:t xml:space="preserve"> </w:t>
            </w:r>
            <w:r w:rsidRPr="006D4CEA">
              <w:rPr>
                <w:rFonts w:ascii="Times New Roman" w:eastAsia="바탕체" w:hAnsi="Times New Roman" w:cs="Times New Roman"/>
                <w:sz w:val="22"/>
                <w:szCs w:val="22"/>
                <w:highlight w:val="red"/>
              </w:rPr>
              <w:t>*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  <w:highlight w:val="red"/>
              </w:rPr>
              <w:t>일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5F6F968E" w14:textId="77777777" w:rsidR="000C0C96" w:rsidRPr="006D4CEA" w:rsidRDefault="000C0C96" w:rsidP="006523ED">
            <w:pPr>
              <w:pStyle w:val="ae"/>
              <w:adjustRightInd w:val="0"/>
              <w:spacing w:line="276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성명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:</w:t>
            </w:r>
            <w:r w:rsidRPr="006D4CEA"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</w:t>
            </w:r>
            <w:r w:rsidRPr="006D4CEA">
              <w:rPr>
                <w:rFonts w:ascii="Times New Roman" w:eastAsia="바탕체" w:hAnsi="Times New Roman" w:cs="Times New Roman"/>
                <w:sz w:val="22"/>
                <w:szCs w:val="22"/>
                <w:highlight w:val="red"/>
              </w:rPr>
              <w:t>* * *</w:t>
            </w:r>
            <w:r w:rsidRPr="006D4CEA"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  (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서명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/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인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)</w:t>
            </w:r>
            <w:r w:rsidRPr="006D4CEA"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(</w:t>
            </w:r>
            <w:proofErr w:type="gramStart"/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생년월일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6D4CEA">
              <w:rPr>
                <w:rFonts w:ascii="Times New Roman" w:eastAsia="바탕체" w:hAnsi="Times New Roman" w:cs="Times New Roman"/>
                <w:sz w:val="22"/>
                <w:szCs w:val="22"/>
              </w:rPr>
              <w:t>:</w:t>
            </w:r>
            <w:proofErr w:type="gramEnd"/>
            <w:r w:rsidRPr="006D4CEA"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</w:t>
            </w:r>
            <w:r w:rsidRPr="006D4CEA">
              <w:rPr>
                <w:rFonts w:ascii="Times New Roman" w:eastAsia="바탕체" w:hAnsi="Times New Roman" w:cs="Times New Roman"/>
                <w:sz w:val="22"/>
                <w:szCs w:val="22"/>
                <w:highlight w:val="red"/>
              </w:rPr>
              <w:t>19**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  <w:highlight w:val="red"/>
              </w:rPr>
              <w:t>년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  <w:highlight w:val="red"/>
              </w:rPr>
              <w:t xml:space="preserve"> </w:t>
            </w:r>
            <w:r w:rsidRPr="006D4CEA">
              <w:rPr>
                <w:rFonts w:ascii="Times New Roman" w:eastAsia="바탕체" w:hAnsi="Times New Roman" w:cs="Times New Roman"/>
                <w:sz w:val="22"/>
                <w:szCs w:val="22"/>
                <w:highlight w:val="red"/>
              </w:rPr>
              <w:t>*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  <w:highlight w:val="red"/>
              </w:rPr>
              <w:t>월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  <w:highlight w:val="red"/>
              </w:rPr>
              <w:t xml:space="preserve"> </w:t>
            </w:r>
            <w:r w:rsidRPr="006D4CEA">
              <w:rPr>
                <w:rFonts w:ascii="Times New Roman" w:eastAsia="바탕체" w:hAnsi="Times New Roman" w:cs="Times New Roman"/>
                <w:sz w:val="22"/>
                <w:szCs w:val="22"/>
                <w:highlight w:val="red"/>
              </w:rPr>
              <w:t>*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  <w:highlight w:val="red"/>
              </w:rPr>
              <w:t>일</w:t>
            </w:r>
            <w:r w:rsidRPr="006D4CE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)</w:t>
            </w:r>
          </w:p>
        </w:tc>
      </w:tr>
    </w:tbl>
    <w:p w14:paraId="5CBA25F9" w14:textId="47D8FBDA" w:rsidR="005F6C58" w:rsidRPr="000C0C96" w:rsidRDefault="005F6C58" w:rsidP="000C0C96">
      <w:pPr>
        <w:pStyle w:val="ae"/>
        <w:adjustRightInd w:val="0"/>
        <w:spacing w:line="360" w:lineRule="auto"/>
      </w:pPr>
    </w:p>
    <w:sectPr w:rsidR="005F6C58" w:rsidRPr="000C0C96" w:rsidSect="00432A53">
      <w:footerReference w:type="default" r:id="rId24"/>
      <w:type w:val="continuous"/>
      <w:pgSz w:w="11906" w:h="16838"/>
      <w:pgMar w:top="1440" w:right="1077" w:bottom="1440" w:left="1077" w:header="850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68" w:author="siwoo seoung" w:date="2023-12-05T23:56:00Z" w:initials="ss">
    <w:p w14:paraId="4ACEE401" w14:textId="77777777" w:rsidR="007647B5" w:rsidRDefault="007647B5" w:rsidP="00FE7780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추가</w:t>
      </w:r>
    </w:p>
  </w:comment>
  <w:comment w:id="276" w:author="siwoo seoung" w:date="2023-12-05T23:56:00Z" w:initials="ss">
    <w:p w14:paraId="1112289F" w14:textId="77777777" w:rsidR="007647B5" w:rsidRDefault="007647B5" w:rsidP="0095508E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삭제</w:t>
      </w:r>
    </w:p>
  </w:comment>
  <w:comment w:id="313" w:author="siwoo seoung" w:date="2023-12-05T23:57:00Z" w:initials="ss">
    <w:p w14:paraId="1EC3C740" w14:textId="77777777" w:rsidR="007647B5" w:rsidRDefault="007647B5" w:rsidP="00E936FF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 xml:space="preserve">체크필요 </w:t>
      </w:r>
      <w:r>
        <w:t>(</w:t>
      </w:r>
      <w:r>
        <w:rPr>
          <w:rFonts w:hint="eastAsia"/>
        </w:rPr>
        <w:t>박상용 부대표 뭐로 넣을건지</w:t>
      </w:r>
      <w:r>
        <w:t>?)</w:t>
      </w:r>
    </w:p>
  </w:comment>
  <w:comment w:id="327" w:author="siwoo seoung" w:date="2023-12-06T00:01:00Z" w:initials="ss">
    <w:p w14:paraId="5C8F8462" w14:textId="77777777" w:rsidR="007647B5" w:rsidRDefault="007647B5" w:rsidP="00810264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추가</w:t>
      </w:r>
    </w:p>
  </w:comment>
  <w:comment w:id="331" w:author="siwoo seoung" w:date="2023-12-06T00:01:00Z" w:initials="ss">
    <w:p w14:paraId="3022B126" w14:textId="77777777" w:rsidR="007647B5" w:rsidRDefault="007647B5" w:rsidP="00810264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추가</w:t>
      </w:r>
    </w:p>
  </w:comment>
  <w:comment w:id="334" w:author="siwoo seoung" w:date="2023-12-05T23:59:00Z" w:initials="ss">
    <w:p w14:paraId="25D27FD4" w14:textId="77777777" w:rsidR="007647B5" w:rsidRDefault="007647B5" w:rsidP="006F1187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이사회 전권 추가</w:t>
      </w:r>
    </w:p>
  </w:comment>
  <w:comment w:id="392" w:author="siwoo seoung" w:date="2023-12-06T00:02:00Z" w:initials="ss">
    <w:p w14:paraId="384A94A2" w14:textId="77777777" w:rsidR="00601A55" w:rsidRDefault="007647B5" w:rsidP="00601A55">
      <w:pPr>
        <w:pStyle w:val="af3"/>
      </w:pPr>
      <w:r>
        <w:rPr>
          <w:rStyle w:val="af2"/>
        </w:rPr>
        <w:annotationRef/>
      </w:r>
      <w:r w:rsidR="00601A55">
        <w:rPr>
          <w:rFonts w:hint="eastAsia"/>
        </w:rPr>
        <w:t>기존주주 매각 관련 주주간 계약서랑 상충됨</w:t>
      </w:r>
      <w:r w:rsidR="00601A55">
        <w:t xml:space="preserve">. </w:t>
      </w:r>
      <w:r w:rsidR="00601A55">
        <w:rPr>
          <w:rFonts w:hint="eastAsia"/>
        </w:rPr>
        <w:t xml:space="preserve">문구 고민 필요 </w:t>
      </w:r>
    </w:p>
  </w:comment>
  <w:comment w:id="422" w:author="siwoo seoung" w:date="2023-12-06T00:02:00Z" w:initials="ss">
    <w:p w14:paraId="29DF98D6" w14:textId="77777777" w:rsidR="007647B5" w:rsidRDefault="007647B5" w:rsidP="008C02F3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삭제</w:t>
      </w:r>
      <w:r>
        <w:t>. 20</w:t>
      </w:r>
      <w:r>
        <w:rPr>
          <w:rFonts w:hint="eastAsia"/>
        </w:rPr>
        <w:t>조에 조항 추가</w:t>
      </w:r>
    </w:p>
  </w:comment>
  <w:comment w:id="441" w:author="siwoo seoung" w:date="2023-12-06T00:02:00Z" w:initials="ss">
    <w:p w14:paraId="49F88E91" w14:textId="77777777" w:rsidR="007647B5" w:rsidRDefault="007647B5" w:rsidP="00BF4451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월간보고 필요한지 판단</w:t>
      </w:r>
    </w:p>
  </w:comment>
  <w:comment w:id="445" w:author="siwoo seoung" w:date="2023-12-05T22:56:00Z" w:initials="ss">
    <w:p w14:paraId="55BFECCB" w14:textId="3ADA8965" w:rsidR="008A3FC9" w:rsidRDefault="008A3FC9" w:rsidP="00434F01">
      <w:pPr>
        <w:pStyle w:val="af3"/>
      </w:pPr>
      <w:r>
        <w:rPr>
          <w:rStyle w:val="af2"/>
        </w:rPr>
        <w:annotationRef/>
      </w:r>
      <w:r>
        <w:t>(</w:t>
      </w:r>
      <w:r>
        <w:rPr>
          <w:rFonts w:hint="eastAsia"/>
        </w:rPr>
        <w:t>단</w:t>
      </w:r>
      <w:r>
        <w:t xml:space="preserve">, </w:t>
      </w:r>
      <w:r>
        <w:rPr>
          <w:rFonts w:hint="eastAsia"/>
        </w:rPr>
        <w:t xml:space="preserve">상장이 불가한 합리적인 사유가 인정되는 경우 투자자의 명시적인 동의에 의하여 추가로 </w:t>
      </w:r>
      <w:r>
        <w:t>1</w:t>
      </w:r>
      <w:r>
        <w:rPr>
          <w:rFonts w:hint="eastAsia"/>
        </w:rPr>
        <w:t>년 연장될 수 있다</w:t>
      </w:r>
      <w:r>
        <w:t>)</w:t>
      </w:r>
    </w:p>
  </w:comment>
  <w:comment w:id="455" w:author="siwoo seoung" w:date="2023-12-05T22:53:00Z" w:initials="ss">
    <w:p w14:paraId="2CA3D762" w14:textId="77777777" w:rsidR="00B432A1" w:rsidRDefault="000628AD" w:rsidP="00785723">
      <w:pPr>
        <w:pStyle w:val="af3"/>
      </w:pPr>
      <w:r>
        <w:rPr>
          <w:rStyle w:val="af2"/>
        </w:rPr>
        <w:annotationRef/>
      </w:r>
      <w:r w:rsidR="00B432A1">
        <w:rPr>
          <w:rFonts w:hint="eastAsia"/>
        </w:rPr>
        <w:t>상장 또는 등록을 위한 예비심사를 청구하여야 하며, 구체적인 시기 또는 일정은 투자자가 서면 통지로 지정한 바에 따른다.</w:t>
      </w:r>
    </w:p>
  </w:comment>
  <w:comment w:id="457" w:author="siwoo seoung" w:date="2023-12-05T22:53:00Z" w:initials="ss">
    <w:p w14:paraId="3ADF75F9" w14:textId="77777777" w:rsidR="00B432A1" w:rsidRDefault="000628AD" w:rsidP="00785723">
      <w:pPr>
        <w:pStyle w:val="af3"/>
      </w:pPr>
      <w:r>
        <w:rPr>
          <w:rStyle w:val="af2"/>
        </w:rPr>
        <w:annotationRef/>
      </w:r>
      <w:r w:rsidR="00B432A1">
        <w:rPr>
          <w:rFonts w:hint="eastAsia"/>
        </w:rPr>
        <w:t>상장 또는 등록을 위한 예비심사를 청구하여야 하며, 구체적인 시기 또는 일정은 투자자가 서면 통지로 지정한 바에 따른다.</w:t>
      </w:r>
    </w:p>
  </w:comment>
  <w:comment w:id="458" w:author="siwoo seoung" w:date="2023-12-05T23:04:00Z" w:initials="ss">
    <w:p w14:paraId="60A673A1" w14:textId="77777777" w:rsidR="008A3FC9" w:rsidRDefault="008A3FC9" w:rsidP="005F18B1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삭제</w:t>
      </w:r>
    </w:p>
  </w:comment>
  <w:comment w:id="480" w:author="siwoo seoung" w:date="2023-12-05T23:06:00Z" w:initials="ss">
    <w:p w14:paraId="4EA6151E" w14:textId="77777777" w:rsidR="00B432A1" w:rsidRDefault="008A3FC9" w:rsidP="00E67CCD">
      <w:pPr>
        <w:pStyle w:val="af3"/>
      </w:pPr>
      <w:r>
        <w:rPr>
          <w:rStyle w:val="af2"/>
        </w:rPr>
        <w:annotationRef/>
      </w:r>
      <w:r w:rsidR="00B432A1">
        <w:rPr>
          <w:rFonts w:hint="eastAsia"/>
        </w:rPr>
        <w:t>예비심사에 대한 구체적인 시기 또는 일정을 서면으로 전달 받았음에도 불구하고</w:t>
      </w:r>
    </w:p>
  </w:comment>
  <w:comment w:id="483" w:author="siwoo seoung" w:date="2023-12-05T23:12:00Z" w:initials="ss">
    <w:p w14:paraId="5001755E" w14:textId="77777777" w:rsidR="00B432A1" w:rsidRDefault="00B432A1" w:rsidP="00B85BEF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해당 시일 기준 [6]개월을 초과한 시점까지</w:t>
      </w:r>
    </w:p>
  </w:comment>
  <w:comment w:id="486" w:author="siwoo seoung" w:date="2023-12-05T23:12:00Z" w:initials="ss">
    <w:p w14:paraId="376FE75F" w14:textId="77777777" w:rsidR="00B432A1" w:rsidRDefault="00B432A1" w:rsidP="00B85BEF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해당 시일 기준 [6]개월을 초과한 시점까지</w:t>
      </w:r>
    </w:p>
  </w:comment>
  <w:comment w:id="487" w:author="siwoo seoung" w:date="2023-12-05T23:22:00Z" w:initials="ss">
    <w:p w14:paraId="0039CED5" w14:textId="77777777" w:rsidR="00F660F6" w:rsidRDefault="00F660F6" w:rsidP="007E5DAA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투자자는 회사의 M&amp;A를 추진할 수 있으며, 투자기업과 이해관계인은 이에 적극 협조하여야 한다.</w:t>
      </w:r>
      <w:r>
        <w:br/>
      </w:r>
      <w:r>
        <w:rPr>
          <w:rFonts w:hint="eastAsia"/>
        </w:rPr>
        <w:t>투자자 주도로 M&amp;A 추진 결과, 아래사항을 만족할 경우 이해관계인의 지분은 투자자와의 협의를 통해 동일하거나 더 낮은 가격으로 매각하여야 한다.</w:t>
      </w:r>
      <w:r>
        <w:br/>
      </w:r>
      <w:r>
        <w:rPr>
          <w:rFonts w:hint="eastAsia"/>
        </w:rPr>
        <w:t>1) 대표이사를 포함한 주요 임직원의 고용을 매각 이후 1년간 인수자측에서 보장하는 경우</w:t>
      </w:r>
      <w:r>
        <w:br/>
      </w:r>
      <w:r>
        <w:rPr>
          <w:rFonts w:hint="eastAsia"/>
        </w:rPr>
        <w:t>2) 다만, M&amp;A 인수자 측이 인수 이후 회사의 미래 가치를 심각하게 훼손시킨다고 판단되는 경우 회사와 투자자는 합의하여 판단을 유보할 수 있으며, 이 경우 회사는 투자자에게 납득할 수 있는 증빙을 제출하여야 한다.</w:t>
      </w:r>
    </w:p>
  </w:comment>
  <w:comment w:id="554" w:author="siwoo seoung" w:date="2023-12-05T23:29:00Z" w:initials="ss">
    <w:p w14:paraId="479D9728" w14:textId="77777777" w:rsidR="00F660F6" w:rsidRDefault="00F660F6" w:rsidP="00C10841">
      <w:pPr>
        <w:pStyle w:val="af3"/>
      </w:pPr>
      <w:r>
        <w:rPr>
          <w:rStyle w:val="af2"/>
        </w:rPr>
        <w:annotationRef/>
      </w:r>
      <w:r>
        <w:t>20</w:t>
      </w:r>
      <w:r>
        <w:rPr>
          <w:rFonts w:hint="eastAsia"/>
        </w:rPr>
        <w:t xml:space="preserve">조 </w:t>
      </w:r>
      <w:r>
        <w:t xml:space="preserve">drag-along </w:t>
      </w:r>
      <w:r>
        <w:rPr>
          <w:rFonts w:hint="eastAsia"/>
        </w:rPr>
        <w:t>조항</w:t>
      </w:r>
      <w:r>
        <w:t>(</w:t>
      </w:r>
      <w:r>
        <w:rPr>
          <w:rFonts w:hint="eastAsia"/>
        </w:rPr>
        <w:t>동일하거나 더 낮은 금액</w:t>
      </w:r>
      <w:r>
        <w:t>)</w:t>
      </w:r>
      <w:r>
        <w:rPr>
          <w:rFonts w:hint="eastAsia"/>
        </w:rPr>
        <w:t>과상충되지는 않는지</w:t>
      </w:r>
      <w:r>
        <w:t xml:space="preserve">? </w:t>
      </w:r>
    </w:p>
  </w:comment>
  <w:comment w:id="561" w:author="siwoo seoung" w:date="2023-12-05T23:32:00Z" w:initials="ss">
    <w:p w14:paraId="7538CC7E" w14:textId="77777777" w:rsidR="00F60FB2" w:rsidRDefault="00F60FB2" w:rsidP="00F60FB2">
      <w:pPr>
        <w:pStyle w:val="af3"/>
      </w:pPr>
      <w:r>
        <w:rPr>
          <w:rStyle w:val="af2"/>
        </w:rPr>
        <w:annotationRef/>
      </w:r>
      <w:r>
        <w:t xml:space="preserve">70% </w:t>
      </w:r>
      <w:r>
        <w:rPr>
          <w:rFonts w:hint="eastAsia"/>
        </w:rPr>
        <w:t>삭제</w:t>
      </w:r>
    </w:p>
  </w:comment>
  <w:comment w:id="562" w:author="siwoo seoung" w:date="2023-12-05T23:31:00Z" w:initials="ss">
    <w:p w14:paraId="1F09E6E6" w14:textId="77777777" w:rsidR="00F60FB2" w:rsidRDefault="00F60FB2" w:rsidP="00F60FB2">
      <w:pPr>
        <w:pStyle w:val="af3"/>
      </w:pPr>
      <w:r>
        <w:rPr>
          <w:rStyle w:val="af2"/>
        </w:rPr>
        <w:annotationRef/>
      </w:r>
      <w:r>
        <w:t>0.7</w:t>
      </w:r>
      <w:r>
        <w:rPr>
          <w:rFonts w:hint="eastAsia"/>
        </w:rPr>
        <w:t xml:space="preserve">로 나눈금액 </w:t>
      </w:r>
      <w:r>
        <w:t xml:space="preserve">&lt;&lt; </w:t>
      </w:r>
      <w:r>
        <w:rPr>
          <w:rFonts w:hint="eastAsia"/>
        </w:rPr>
        <w:t>삭제</w:t>
      </w:r>
    </w:p>
  </w:comment>
  <w:comment w:id="636" w:author="siwoo seoung" w:date="2023-12-05T23:32:00Z" w:initials="ss">
    <w:p w14:paraId="5C1C83D4" w14:textId="77777777" w:rsidR="00F660F6" w:rsidRDefault="00F660F6" w:rsidP="000C3145">
      <w:pPr>
        <w:pStyle w:val="af3"/>
      </w:pPr>
      <w:r>
        <w:rPr>
          <w:rStyle w:val="af2"/>
        </w:rPr>
        <w:annotationRef/>
      </w:r>
      <w:r>
        <w:t xml:space="preserve">70% </w:t>
      </w:r>
      <w:r>
        <w:rPr>
          <w:rFonts w:hint="eastAsia"/>
        </w:rPr>
        <w:t>삭제</w:t>
      </w:r>
    </w:p>
  </w:comment>
  <w:comment w:id="637" w:author="siwoo seoung" w:date="2023-12-05T23:31:00Z" w:initials="ss">
    <w:p w14:paraId="4CFA3541" w14:textId="77777777" w:rsidR="00F660F6" w:rsidRDefault="00F660F6" w:rsidP="00B2492A">
      <w:pPr>
        <w:pStyle w:val="af3"/>
      </w:pPr>
      <w:r>
        <w:rPr>
          <w:rStyle w:val="af2"/>
        </w:rPr>
        <w:annotationRef/>
      </w:r>
      <w:r>
        <w:t>0.7</w:t>
      </w:r>
      <w:r>
        <w:rPr>
          <w:rFonts w:hint="eastAsia"/>
        </w:rPr>
        <w:t xml:space="preserve">로 나눈금액 </w:t>
      </w:r>
      <w:r>
        <w:t xml:space="preserve">&lt;&lt; </w:t>
      </w:r>
      <w:r>
        <w:rPr>
          <w:rFonts w:hint="eastAsia"/>
        </w:rPr>
        <w:t>삭제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CEE401" w15:done="0"/>
  <w15:commentEx w15:paraId="1112289F" w15:done="0"/>
  <w15:commentEx w15:paraId="1EC3C740" w15:done="0"/>
  <w15:commentEx w15:paraId="5C8F8462" w15:done="0"/>
  <w15:commentEx w15:paraId="3022B126" w15:done="0"/>
  <w15:commentEx w15:paraId="25D27FD4" w15:done="0"/>
  <w15:commentEx w15:paraId="384A94A2" w15:done="0"/>
  <w15:commentEx w15:paraId="29DF98D6" w15:done="0"/>
  <w15:commentEx w15:paraId="49F88E91" w15:done="0"/>
  <w15:commentEx w15:paraId="55BFECCB" w15:done="0"/>
  <w15:commentEx w15:paraId="2CA3D762" w15:done="0"/>
  <w15:commentEx w15:paraId="3ADF75F9" w15:done="0"/>
  <w15:commentEx w15:paraId="60A673A1" w15:done="0"/>
  <w15:commentEx w15:paraId="4EA6151E" w15:done="0"/>
  <w15:commentEx w15:paraId="5001755E" w15:done="0"/>
  <w15:commentEx w15:paraId="376FE75F" w15:done="0"/>
  <w15:commentEx w15:paraId="0039CED5" w15:done="0"/>
  <w15:commentEx w15:paraId="479D9728" w15:done="0"/>
  <w15:commentEx w15:paraId="7538CC7E" w15:done="0"/>
  <w15:commentEx w15:paraId="1F09E6E6" w15:done="0"/>
  <w15:commentEx w15:paraId="5C1C83D4" w15:done="0"/>
  <w15:commentEx w15:paraId="4CFA35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A8D33DC" w16cex:dateUtc="2023-12-05T14:56:00Z"/>
  <w16cex:commentExtensible w16cex:durableId="4AF217D2" w16cex:dateUtc="2023-12-05T14:56:00Z"/>
  <w16cex:commentExtensible w16cex:durableId="1047D4C8" w16cex:dateUtc="2023-12-05T14:57:00Z"/>
  <w16cex:commentExtensible w16cex:durableId="3D35605D" w16cex:dateUtc="2023-12-05T15:01:00Z"/>
  <w16cex:commentExtensible w16cex:durableId="5D660328" w16cex:dateUtc="2023-12-05T15:01:00Z"/>
  <w16cex:commentExtensible w16cex:durableId="3C6F04E7" w16cex:dateUtc="2023-12-05T14:59:00Z"/>
  <w16cex:commentExtensible w16cex:durableId="7E380A35" w16cex:dateUtc="2023-12-05T15:02:00Z"/>
  <w16cex:commentExtensible w16cex:durableId="0B8ECDE9" w16cex:dateUtc="2023-12-05T15:02:00Z"/>
  <w16cex:commentExtensible w16cex:durableId="409CC846" w16cex:dateUtc="2023-12-05T15:02:00Z"/>
  <w16cex:commentExtensible w16cex:durableId="2AEACFB0" w16cex:dateUtc="2023-12-05T13:56:00Z"/>
  <w16cex:commentExtensible w16cex:durableId="01201EA3" w16cex:dateUtc="2023-12-05T13:53:00Z"/>
  <w16cex:commentExtensible w16cex:durableId="1472FE84" w16cex:dateUtc="2023-12-05T13:53:00Z"/>
  <w16cex:commentExtensible w16cex:durableId="1D2EA31E" w16cex:dateUtc="2023-12-05T14:04:00Z"/>
  <w16cex:commentExtensible w16cex:durableId="1EA58ED8" w16cex:dateUtc="2023-12-05T14:06:00Z"/>
  <w16cex:commentExtensible w16cex:durableId="739CB5AE" w16cex:dateUtc="2023-12-05T14:12:00Z"/>
  <w16cex:commentExtensible w16cex:durableId="2769768B" w16cex:dateUtc="2023-12-05T14:12:00Z"/>
  <w16cex:commentExtensible w16cex:durableId="77E53E5C" w16cex:dateUtc="2023-12-05T14:22:00Z"/>
  <w16cex:commentExtensible w16cex:durableId="33CBCA81" w16cex:dateUtc="2023-12-05T14:29:00Z"/>
  <w16cex:commentExtensible w16cex:durableId="4996C780" w16cex:dateUtc="2023-12-05T14:32:00Z"/>
  <w16cex:commentExtensible w16cex:durableId="4C6629C5" w16cex:dateUtc="2023-12-05T14:31:00Z"/>
  <w16cex:commentExtensible w16cex:durableId="7A3DE79C" w16cex:dateUtc="2023-12-05T14:32:00Z"/>
  <w16cex:commentExtensible w16cex:durableId="1CF911C0" w16cex:dateUtc="2023-12-05T14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CEE401" w16cid:durableId="6A8D33DC"/>
  <w16cid:commentId w16cid:paraId="1112289F" w16cid:durableId="4AF217D2"/>
  <w16cid:commentId w16cid:paraId="1EC3C740" w16cid:durableId="1047D4C8"/>
  <w16cid:commentId w16cid:paraId="5C8F8462" w16cid:durableId="3D35605D"/>
  <w16cid:commentId w16cid:paraId="3022B126" w16cid:durableId="5D660328"/>
  <w16cid:commentId w16cid:paraId="25D27FD4" w16cid:durableId="3C6F04E7"/>
  <w16cid:commentId w16cid:paraId="384A94A2" w16cid:durableId="7E380A35"/>
  <w16cid:commentId w16cid:paraId="29DF98D6" w16cid:durableId="0B8ECDE9"/>
  <w16cid:commentId w16cid:paraId="49F88E91" w16cid:durableId="409CC846"/>
  <w16cid:commentId w16cid:paraId="55BFECCB" w16cid:durableId="2AEACFB0"/>
  <w16cid:commentId w16cid:paraId="2CA3D762" w16cid:durableId="01201EA3"/>
  <w16cid:commentId w16cid:paraId="3ADF75F9" w16cid:durableId="1472FE84"/>
  <w16cid:commentId w16cid:paraId="60A673A1" w16cid:durableId="1D2EA31E"/>
  <w16cid:commentId w16cid:paraId="4EA6151E" w16cid:durableId="1EA58ED8"/>
  <w16cid:commentId w16cid:paraId="5001755E" w16cid:durableId="739CB5AE"/>
  <w16cid:commentId w16cid:paraId="376FE75F" w16cid:durableId="2769768B"/>
  <w16cid:commentId w16cid:paraId="0039CED5" w16cid:durableId="77E53E5C"/>
  <w16cid:commentId w16cid:paraId="479D9728" w16cid:durableId="33CBCA81"/>
  <w16cid:commentId w16cid:paraId="7538CC7E" w16cid:durableId="4996C780"/>
  <w16cid:commentId w16cid:paraId="1F09E6E6" w16cid:durableId="4C6629C5"/>
  <w16cid:commentId w16cid:paraId="5C1C83D4" w16cid:durableId="7A3DE79C"/>
  <w16cid:commentId w16cid:paraId="4CFA3541" w16cid:durableId="1CF911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50873" w14:textId="77777777" w:rsidR="00034C3B" w:rsidRDefault="00034C3B" w:rsidP="00196687">
      <w:pPr>
        <w:spacing w:after="0" w:line="240" w:lineRule="auto"/>
      </w:pPr>
      <w:r>
        <w:separator/>
      </w:r>
    </w:p>
  </w:endnote>
  <w:endnote w:type="continuationSeparator" w:id="0">
    <w:p w14:paraId="28B63B6A" w14:textId="77777777" w:rsidR="00034C3B" w:rsidRDefault="00034C3B" w:rsidP="00196687">
      <w:pPr>
        <w:spacing w:after="0" w:line="240" w:lineRule="auto"/>
      </w:pPr>
      <w:r>
        <w:continuationSeparator/>
      </w:r>
    </w:p>
  </w:endnote>
  <w:endnote w:type="continuationNotice" w:id="1">
    <w:p w14:paraId="3BFC4AB1" w14:textId="77777777" w:rsidR="00034C3B" w:rsidRDefault="00034C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신명조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9C2AC" w14:textId="77777777" w:rsidR="008123EC" w:rsidRDefault="008123EC">
    <w:pPr>
      <w:pStyle w:val="a9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4A0AD" w14:textId="6A333182" w:rsidR="006D56AE" w:rsidRDefault="00034C3B" w:rsidP="006D56AE">
    <w:pPr>
      <w:pStyle w:val="a9"/>
      <w:jc w:val="center"/>
    </w:pPr>
    <w:sdt>
      <w:sdtPr>
        <w:id w:val="1517574629"/>
        <w:docPartObj>
          <w:docPartGallery w:val="Page Numbers (Bottom of Page)"/>
          <w:docPartUnique/>
        </w:docPartObj>
      </w:sdtPr>
      <w:sdtEndPr/>
      <w:sdtContent>
        <w:r w:rsidR="00CE0970">
          <w:fldChar w:fldCharType="begin"/>
        </w:r>
        <w:r w:rsidR="00CE0970">
          <w:instrText>PAGE   \* MERGEFORMAT</w:instrText>
        </w:r>
        <w:r w:rsidR="00CE0970">
          <w:fldChar w:fldCharType="separate"/>
        </w:r>
        <w:r w:rsidR="00CE0970">
          <w:rPr>
            <w:lang w:val="ko-KR"/>
          </w:rPr>
          <w:t>2</w:t>
        </w:r>
        <w:r w:rsidR="00CE0970"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118451"/>
      <w:docPartObj>
        <w:docPartGallery w:val="Page Numbers (Bottom of Page)"/>
        <w:docPartUnique/>
      </w:docPartObj>
    </w:sdtPr>
    <w:sdtEndPr/>
    <w:sdtContent>
      <w:p w14:paraId="415304DE" w14:textId="44F1D12E" w:rsidR="008123EC" w:rsidRPr="009171B2" w:rsidRDefault="006D56AE" w:rsidP="009171B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8868577"/>
      <w:docPartObj>
        <w:docPartGallery w:val="Page Numbers (Bottom of Page)"/>
        <w:docPartUnique/>
      </w:docPartObj>
    </w:sdtPr>
    <w:sdtEndPr/>
    <w:sdtContent>
      <w:p w14:paraId="5D42C13D" w14:textId="2AC391FA" w:rsidR="006D56AE" w:rsidRPr="006D56AE" w:rsidRDefault="006D56AE" w:rsidP="006D56A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3308524"/>
      <w:docPartObj>
        <w:docPartGallery w:val="Page Numbers (Bottom of Page)"/>
        <w:docPartUnique/>
      </w:docPartObj>
    </w:sdtPr>
    <w:sdtEndPr/>
    <w:sdtContent>
      <w:p w14:paraId="59F134E9" w14:textId="3EDF6E14" w:rsidR="00BF1C3B" w:rsidRDefault="006D56AE" w:rsidP="005E568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92AFF" w14:textId="3ACF2601" w:rsidR="00CE0970" w:rsidRDefault="004A1048" w:rsidP="006D56AE">
    <w:pPr>
      <w:pStyle w:val="a9"/>
      <w:jc w:val="center"/>
    </w:pPr>
    <w:r>
      <w:rPr>
        <w:rFonts w:hint="eastAsia"/>
      </w:rPr>
      <w:t>첨부</w:t>
    </w:r>
    <w:sdt>
      <w:sdtPr>
        <w:id w:val="1061296749"/>
        <w:docPartObj>
          <w:docPartGallery w:val="Page Numbers (Bottom of Page)"/>
          <w:docPartUnique/>
        </w:docPartObj>
      </w:sdtPr>
      <w:sdtEndPr/>
      <w:sdtContent>
        <w:r>
          <w:t xml:space="preserve"> </w:t>
        </w:r>
        <w:r w:rsidR="00CE0970">
          <w:fldChar w:fldCharType="begin"/>
        </w:r>
        <w:r w:rsidR="00CE0970">
          <w:instrText>PAGE   \* MERGEFORMAT</w:instrText>
        </w:r>
        <w:r w:rsidR="00CE0970">
          <w:fldChar w:fldCharType="separate"/>
        </w:r>
        <w:r w:rsidR="00CE0970">
          <w:rPr>
            <w:lang w:val="ko-KR"/>
          </w:rPr>
          <w:t>2</w:t>
        </w:r>
        <w:r w:rsidR="00CE0970">
          <w:fldChar w:fldCharType="end"/>
        </w:r>
      </w:sdtContent>
    </w:sdt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1458473"/>
      <w:docPartObj>
        <w:docPartGallery w:val="Page Numbers (Bottom of Page)"/>
        <w:docPartUnique/>
      </w:docPartObj>
    </w:sdtPr>
    <w:sdtEndPr/>
    <w:sdtContent>
      <w:p w14:paraId="12DE31A0" w14:textId="40CCD2A1" w:rsidR="00BF1C3B" w:rsidRDefault="00843A95" w:rsidP="00843A95">
        <w:pPr>
          <w:pStyle w:val="a9"/>
          <w:jc w:val="center"/>
        </w:pPr>
        <w:r>
          <w:rPr>
            <w:rFonts w:hint="eastAsia"/>
          </w:rPr>
          <w:t>첨부</w:t>
        </w:r>
        <w:r>
          <w:rPr>
            <w:rFonts w:hint="eastAsia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6EFC6" w14:textId="127134B8" w:rsidR="008123EC" w:rsidRDefault="00843A95" w:rsidP="001C2DBD">
    <w:pPr>
      <w:pStyle w:val="a9"/>
      <w:jc w:val="center"/>
    </w:pPr>
    <w:r>
      <w:rPr>
        <w:rFonts w:hint="eastAsia"/>
      </w:rPr>
      <w:t>첨부</w:t>
    </w:r>
    <w:r>
      <w:rPr>
        <w:rFonts w:hint="eastAsia"/>
      </w:rPr>
      <w:t xml:space="preserve"> </w:t>
    </w:r>
    <w:sdt>
      <w:sdtPr>
        <w:id w:val="-211172889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7E246" w14:textId="77777777" w:rsidR="00034C3B" w:rsidRDefault="00034C3B" w:rsidP="00196687">
      <w:pPr>
        <w:spacing w:after="0" w:line="240" w:lineRule="auto"/>
      </w:pPr>
      <w:r>
        <w:separator/>
      </w:r>
    </w:p>
  </w:footnote>
  <w:footnote w:type="continuationSeparator" w:id="0">
    <w:p w14:paraId="7287BB6D" w14:textId="77777777" w:rsidR="00034C3B" w:rsidRDefault="00034C3B" w:rsidP="00196687">
      <w:pPr>
        <w:spacing w:after="0" w:line="240" w:lineRule="auto"/>
      </w:pPr>
      <w:r>
        <w:continuationSeparator/>
      </w:r>
    </w:p>
  </w:footnote>
  <w:footnote w:type="continuationNotice" w:id="1">
    <w:p w14:paraId="747450D7" w14:textId="77777777" w:rsidR="00034C3B" w:rsidRDefault="00034C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C723B" w14:textId="5A905DE8" w:rsidR="0049748C" w:rsidRPr="00CE0970" w:rsidRDefault="0049748C" w:rsidP="00CE0970">
    <w:pPr>
      <w:pStyle w:val="aa"/>
      <w:jc w:val="right"/>
      <w:rPr>
        <w:color w:val="D9D9D9" w:themeColor="background1" w:themeShade="D9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D1575" w14:textId="38751311" w:rsidR="00864386" w:rsidRPr="00864386" w:rsidRDefault="00864386" w:rsidP="00864386">
    <w:pPr>
      <w:pStyle w:val="aa"/>
      <w:jc w:val="right"/>
      <w:rPr>
        <w:color w:val="D9D9D9" w:themeColor="background1" w:themeShade="D9"/>
        <w:szCs w:val="20"/>
      </w:rPr>
    </w:pPr>
    <w:r w:rsidRPr="00A771FC">
      <w:rPr>
        <w:rFonts w:hint="eastAsia"/>
        <w:color w:val="D9D9D9" w:themeColor="background1" w:themeShade="D9"/>
        <w:szCs w:val="20"/>
      </w:rPr>
      <w:t xml:space="preserve">주식회사 </w:t>
    </w:r>
    <w:del w:id="0" w:author="Lim YoungHoon" w:date="2023-12-11T03:09:00Z">
      <w:r w:rsidRPr="00A771FC">
        <w:rPr>
          <w:color w:val="D9D9D9" w:themeColor="background1" w:themeShade="D9"/>
          <w:szCs w:val="20"/>
        </w:rPr>
        <w:delText>****</w:delText>
      </w:r>
    </w:del>
    <w:proofErr w:type="spellStart"/>
    <w:ins w:id="1" w:author="Lim YoungHoon" w:date="2023-12-11T03:09:00Z">
      <w:r w:rsidR="009B1951">
        <w:rPr>
          <w:rFonts w:hint="eastAsia"/>
          <w:color w:val="D9D9D9" w:themeColor="background1" w:themeShade="D9"/>
          <w:szCs w:val="20"/>
        </w:rPr>
        <w:t>렌쥴리에듀테인먼트</w:t>
      </w:r>
    </w:ins>
    <w:proofErr w:type="spellEnd"/>
    <w:r w:rsidRPr="00A771FC">
      <w:rPr>
        <w:color w:val="D9D9D9" w:themeColor="background1" w:themeShade="D9"/>
        <w:szCs w:val="20"/>
      </w:rPr>
      <w:t xml:space="preserve"> </w:t>
    </w:r>
    <w:r w:rsidR="00446D4C">
      <w:rPr>
        <w:rFonts w:hint="eastAsia"/>
        <w:color w:val="D9D9D9" w:themeColor="background1" w:themeShade="D9"/>
        <w:szCs w:val="20"/>
      </w:rPr>
      <w:t xml:space="preserve">상환전환우선주 투자 </w:t>
    </w:r>
    <w:r w:rsidRPr="00A771FC">
      <w:rPr>
        <w:rFonts w:hint="eastAsia"/>
        <w:color w:val="D9D9D9" w:themeColor="background1" w:themeShade="D9"/>
        <w:szCs w:val="20"/>
      </w:rPr>
      <w:t>계약서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E9B79" w14:textId="7E694811" w:rsidR="00CE0970" w:rsidRPr="00CE0970" w:rsidRDefault="00CE0970" w:rsidP="00CE0970">
    <w:pPr>
      <w:pStyle w:val="aa"/>
      <w:jc w:val="right"/>
      <w:rPr>
        <w:color w:val="D9D9D9" w:themeColor="background1" w:themeShade="D9"/>
        <w:szCs w:val="20"/>
      </w:rPr>
    </w:pPr>
    <w:r w:rsidRPr="00A771FC">
      <w:rPr>
        <w:rFonts w:hint="eastAsia"/>
        <w:color w:val="D9D9D9" w:themeColor="background1" w:themeShade="D9"/>
        <w:szCs w:val="20"/>
      </w:rPr>
      <w:t xml:space="preserve">주식회사 </w:t>
    </w:r>
    <w:del w:id="104" w:author="Lim YoungHoon" w:date="2023-12-11T03:09:00Z">
      <w:r w:rsidRPr="00A771FC">
        <w:rPr>
          <w:color w:val="D9D9D9" w:themeColor="background1" w:themeShade="D9"/>
          <w:szCs w:val="20"/>
        </w:rPr>
        <w:delText>****</w:delText>
      </w:r>
    </w:del>
    <w:proofErr w:type="spellStart"/>
    <w:ins w:id="105" w:author="Lim YoungHoon" w:date="2023-12-11T03:09:00Z">
      <w:r w:rsidR="009B1951">
        <w:rPr>
          <w:rFonts w:hint="eastAsia"/>
          <w:color w:val="D9D9D9" w:themeColor="background1" w:themeShade="D9"/>
          <w:szCs w:val="20"/>
        </w:rPr>
        <w:t>렌쥴리에듀테인먼트</w:t>
      </w:r>
    </w:ins>
    <w:proofErr w:type="spellEnd"/>
    <w:r w:rsidRPr="00A771FC">
      <w:rPr>
        <w:color w:val="D9D9D9" w:themeColor="background1" w:themeShade="D9"/>
        <w:szCs w:val="20"/>
      </w:rPr>
      <w:t xml:space="preserve"> </w:t>
    </w:r>
    <w:r>
      <w:rPr>
        <w:rFonts w:hint="eastAsia"/>
        <w:color w:val="D9D9D9" w:themeColor="background1" w:themeShade="D9"/>
        <w:szCs w:val="20"/>
      </w:rPr>
      <w:t xml:space="preserve">상환전환우선주 투자 </w:t>
    </w:r>
    <w:r w:rsidRPr="00A771FC">
      <w:rPr>
        <w:rFonts w:hint="eastAsia"/>
        <w:color w:val="D9D9D9" w:themeColor="background1" w:themeShade="D9"/>
        <w:szCs w:val="20"/>
      </w:rPr>
      <w:t>계약서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B89C1" w14:textId="01306665" w:rsidR="00CE0970" w:rsidRPr="00864386" w:rsidRDefault="00CE0970" w:rsidP="00864386">
    <w:pPr>
      <w:pStyle w:val="aa"/>
      <w:jc w:val="right"/>
      <w:rPr>
        <w:color w:val="D9D9D9" w:themeColor="background1" w:themeShade="D9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7C030" w14:textId="2464E115" w:rsidR="00CE0970" w:rsidRPr="00CE0970" w:rsidRDefault="00CE0970" w:rsidP="00CE0970">
    <w:pPr>
      <w:pStyle w:val="aa"/>
      <w:jc w:val="right"/>
      <w:rPr>
        <w:color w:val="D9D9D9" w:themeColor="background1" w:themeShade="D9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19A3"/>
    <w:multiLevelType w:val="hybridMultilevel"/>
    <w:tmpl w:val="0D50135A"/>
    <w:lvl w:ilvl="0" w:tplc="AE4C3424">
      <w:start w:val="1"/>
      <w:numFmt w:val="decimalEnclosedCircle"/>
      <w:lvlText w:val="%1"/>
      <w:lvlJc w:val="left"/>
      <w:pPr>
        <w:tabs>
          <w:tab w:val="num" w:pos="5246"/>
        </w:tabs>
        <w:ind w:left="5246" w:hanging="851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38524CD"/>
    <w:multiLevelType w:val="hybridMultilevel"/>
    <w:tmpl w:val="72B4C0F2"/>
    <w:lvl w:ilvl="0" w:tplc="FFFFFFFF">
      <w:start w:val="1"/>
      <w:numFmt w:val="decimal"/>
      <w:lvlText w:val="%1."/>
      <w:lvlJc w:val="left"/>
      <w:pPr>
        <w:ind w:left="1044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3E368F"/>
    <w:multiLevelType w:val="hybridMultilevel"/>
    <w:tmpl w:val="7BC47330"/>
    <w:lvl w:ilvl="0" w:tplc="732864D6">
      <w:start w:val="1"/>
      <w:numFmt w:val="decimal"/>
      <w:lvlText w:val="제 %1 조"/>
      <w:lvlJc w:val="left"/>
      <w:pPr>
        <w:ind w:left="968" w:hanging="40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368" w:hanging="400"/>
      </w:pPr>
    </w:lvl>
    <w:lvl w:ilvl="2" w:tplc="0409001B" w:tentative="1">
      <w:start w:val="1"/>
      <w:numFmt w:val="lowerRoman"/>
      <w:lvlText w:val="%3."/>
      <w:lvlJc w:val="right"/>
      <w:pPr>
        <w:ind w:left="1768" w:hanging="400"/>
      </w:pPr>
    </w:lvl>
    <w:lvl w:ilvl="3" w:tplc="0409000F" w:tentative="1">
      <w:start w:val="1"/>
      <w:numFmt w:val="decimal"/>
      <w:lvlText w:val="%4."/>
      <w:lvlJc w:val="left"/>
      <w:pPr>
        <w:ind w:left="2168" w:hanging="400"/>
      </w:pPr>
    </w:lvl>
    <w:lvl w:ilvl="4" w:tplc="04090019" w:tentative="1">
      <w:start w:val="1"/>
      <w:numFmt w:val="upperLetter"/>
      <w:lvlText w:val="%5."/>
      <w:lvlJc w:val="left"/>
      <w:pPr>
        <w:ind w:left="2568" w:hanging="400"/>
      </w:pPr>
    </w:lvl>
    <w:lvl w:ilvl="5" w:tplc="0409001B" w:tentative="1">
      <w:start w:val="1"/>
      <w:numFmt w:val="lowerRoman"/>
      <w:lvlText w:val="%6."/>
      <w:lvlJc w:val="right"/>
      <w:pPr>
        <w:ind w:left="2968" w:hanging="400"/>
      </w:pPr>
    </w:lvl>
    <w:lvl w:ilvl="6" w:tplc="0409000F" w:tentative="1">
      <w:start w:val="1"/>
      <w:numFmt w:val="decimal"/>
      <w:lvlText w:val="%7."/>
      <w:lvlJc w:val="left"/>
      <w:pPr>
        <w:ind w:left="3368" w:hanging="400"/>
      </w:pPr>
    </w:lvl>
    <w:lvl w:ilvl="7" w:tplc="04090019" w:tentative="1">
      <w:start w:val="1"/>
      <w:numFmt w:val="upperLetter"/>
      <w:lvlText w:val="%8."/>
      <w:lvlJc w:val="left"/>
      <w:pPr>
        <w:ind w:left="3768" w:hanging="400"/>
      </w:pPr>
    </w:lvl>
    <w:lvl w:ilvl="8" w:tplc="0409001B" w:tentative="1">
      <w:start w:val="1"/>
      <w:numFmt w:val="lowerRoman"/>
      <w:lvlText w:val="%9."/>
      <w:lvlJc w:val="right"/>
      <w:pPr>
        <w:ind w:left="4168" w:hanging="400"/>
      </w:pPr>
    </w:lvl>
  </w:abstractNum>
  <w:abstractNum w:abstractNumId="3" w15:restartNumberingAfterBreak="0">
    <w:nsid w:val="067D26EB"/>
    <w:multiLevelType w:val="hybridMultilevel"/>
    <w:tmpl w:val="D4CE946A"/>
    <w:lvl w:ilvl="0" w:tplc="2248A328">
      <w:start w:val="6"/>
      <w:numFmt w:val="decimal"/>
      <w:lvlText w:val="제%1조"/>
      <w:lvlJc w:val="left"/>
      <w:pPr>
        <w:tabs>
          <w:tab w:val="num" w:pos="805"/>
        </w:tabs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69940B5"/>
    <w:multiLevelType w:val="hybridMultilevel"/>
    <w:tmpl w:val="CE7E62B4"/>
    <w:lvl w:ilvl="0" w:tplc="0409000F">
      <w:start w:val="1"/>
      <w:numFmt w:val="decimal"/>
      <w:lvlText w:val="%1."/>
      <w:lvlJc w:val="left"/>
      <w:pPr>
        <w:tabs>
          <w:tab w:val="num" w:pos="851"/>
        </w:tabs>
        <w:ind w:left="1701" w:hanging="50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8711A43"/>
    <w:multiLevelType w:val="hybridMultilevel"/>
    <w:tmpl w:val="E1E4740E"/>
    <w:lvl w:ilvl="0" w:tplc="84EA97F4">
      <w:start w:val="1"/>
      <w:numFmt w:val="decimalEnclosedCircle"/>
      <w:lvlText w:val="%1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AB85CD4"/>
    <w:multiLevelType w:val="hybridMultilevel"/>
    <w:tmpl w:val="182CD978"/>
    <w:lvl w:ilvl="0" w:tplc="D7C8D27A">
      <w:start w:val="1"/>
      <w:numFmt w:val="bullet"/>
      <w:lvlText w:val="O"/>
      <w:lvlJc w:val="left"/>
      <w:pPr>
        <w:ind w:left="914" w:hanging="40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E31313E"/>
    <w:multiLevelType w:val="hybridMultilevel"/>
    <w:tmpl w:val="9B20C26A"/>
    <w:lvl w:ilvl="0" w:tplc="F32A5036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1">
    <w:nsid w:val="0E835C7A"/>
    <w:multiLevelType w:val="hybridMultilevel"/>
    <w:tmpl w:val="F8103434"/>
    <w:lvl w:ilvl="0" w:tplc="E35248AE">
      <w:start w:val="1"/>
      <w:numFmt w:val="decimalEnclosedCircle"/>
      <w:lvlText w:val="%1"/>
      <w:lvlJc w:val="left"/>
      <w:pPr>
        <w:ind w:left="800" w:hanging="400"/>
      </w:pPr>
      <w:rPr>
        <w:rFonts w:ascii="Times New Roman" w:hAnsi="Times New Roman" w:cs="Times New Roman" w:hint="default"/>
        <w:caps w:val="0"/>
        <w:strike w:val="0"/>
        <w:dstrike w:val="0"/>
        <w:vanish w:val="0"/>
        <w:sz w:val="22"/>
        <w:szCs w:val="24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2614119"/>
    <w:multiLevelType w:val="hybridMultilevel"/>
    <w:tmpl w:val="C970706A"/>
    <w:lvl w:ilvl="0" w:tplc="FFFFFFFF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2FE514B"/>
    <w:multiLevelType w:val="hybridMultilevel"/>
    <w:tmpl w:val="C69C0456"/>
    <w:lvl w:ilvl="0" w:tplc="9832259E">
      <w:start w:val="1"/>
      <w:numFmt w:val="decimal"/>
      <w:lvlText w:val="%1."/>
      <w:lvlJc w:val="left"/>
      <w:pPr>
        <w:tabs>
          <w:tab w:val="num" w:pos="1070"/>
        </w:tabs>
        <w:ind w:left="1920" w:hanging="50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38206BA"/>
    <w:multiLevelType w:val="hybridMultilevel"/>
    <w:tmpl w:val="C970706A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832259E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3B7188C"/>
    <w:multiLevelType w:val="hybridMultilevel"/>
    <w:tmpl w:val="D11CAA4E"/>
    <w:lvl w:ilvl="0" w:tplc="B7C482C0">
      <w:start w:val="3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42753B1"/>
    <w:multiLevelType w:val="hybridMultilevel"/>
    <w:tmpl w:val="C970706A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832259E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15E354BB"/>
    <w:multiLevelType w:val="multilevel"/>
    <w:tmpl w:val="A8A8E8A0"/>
    <w:lvl w:ilvl="0">
      <w:start w:val="1"/>
      <w:numFmt w:val="decimalEnclosedCircle"/>
      <w:pStyle w:val="1"/>
      <w:lvlText w:val="%1"/>
      <w:lvlJc w:val="left"/>
      <w:pPr>
        <w:tabs>
          <w:tab w:val="num" w:pos="340"/>
        </w:tabs>
        <w:ind w:left="340" w:hanging="3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15" w15:restartNumberingAfterBreak="0">
    <w:nsid w:val="16A911C4"/>
    <w:multiLevelType w:val="hybridMultilevel"/>
    <w:tmpl w:val="72B4C0F2"/>
    <w:lvl w:ilvl="0" w:tplc="B996620C">
      <w:start w:val="1"/>
      <w:numFmt w:val="decimal"/>
      <w:lvlText w:val="%1."/>
      <w:lvlJc w:val="left"/>
      <w:pPr>
        <w:ind w:left="10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7DA3037"/>
    <w:multiLevelType w:val="hybridMultilevel"/>
    <w:tmpl w:val="EFF2C8AA"/>
    <w:lvl w:ilvl="0" w:tplc="4C38534E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19051A94"/>
    <w:multiLevelType w:val="hybridMultilevel"/>
    <w:tmpl w:val="13B6A538"/>
    <w:lvl w:ilvl="0" w:tplc="89B8F62C">
      <w:start w:val="1"/>
      <w:numFmt w:val="decimal"/>
      <w:lvlText w:val="(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0F">
      <w:start w:val="1"/>
      <w:numFmt w:val="decimal"/>
      <w:lvlText w:val="%3."/>
      <w:lvlJc w:val="left"/>
      <w:pPr>
        <w:tabs>
          <w:tab w:val="num" w:pos="851"/>
        </w:tabs>
        <w:ind w:left="1701" w:hanging="501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1B971772"/>
    <w:multiLevelType w:val="hybridMultilevel"/>
    <w:tmpl w:val="044E7404"/>
    <w:lvl w:ilvl="0" w:tplc="3ED4B1E4">
      <w:start w:val="1"/>
      <w:numFmt w:val="decimal"/>
      <w:lvlText w:val="%1."/>
      <w:lvlJc w:val="left"/>
      <w:pPr>
        <w:tabs>
          <w:tab w:val="num" w:pos="-169"/>
        </w:tabs>
        <w:ind w:left="681" w:hanging="501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1CA642EB"/>
    <w:multiLevelType w:val="hybridMultilevel"/>
    <w:tmpl w:val="C970706A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832259E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1D8F40C7"/>
    <w:multiLevelType w:val="hybridMultilevel"/>
    <w:tmpl w:val="55B0D304"/>
    <w:lvl w:ilvl="0" w:tplc="0409000F">
      <w:start w:val="1"/>
      <w:numFmt w:val="decimal"/>
      <w:lvlText w:val="%1."/>
      <w:lvlJc w:val="left"/>
      <w:pPr>
        <w:tabs>
          <w:tab w:val="num" w:pos="786"/>
        </w:tabs>
        <w:ind w:left="1636" w:hanging="50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35"/>
        </w:tabs>
        <w:ind w:left="113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35"/>
        </w:tabs>
        <w:ind w:left="153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35"/>
        </w:tabs>
        <w:ind w:left="193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35"/>
        </w:tabs>
        <w:ind w:left="233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5"/>
        </w:tabs>
        <w:ind w:left="273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35"/>
        </w:tabs>
        <w:ind w:left="313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35"/>
        </w:tabs>
        <w:ind w:left="353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35"/>
        </w:tabs>
        <w:ind w:left="3935" w:hanging="400"/>
      </w:pPr>
    </w:lvl>
  </w:abstractNum>
  <w:abstractNum w:abstractNumId="21" w15:restartNumberingAfterBreak="0">
    <w:nsid w:val="21767642"/>
    <w:multiLevelType w:val="hybridMultilevel"/>
    <w:tmpl w:val="C970706A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832259E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22F67BD7"/>
    <w:multiLevelType w:val="hybridMultilevel"/>
    <w:tmpl w:val="9914FBA6"/>
    <w:lvl w:ilvl="0" w:tplc="BADC2A0C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25056D36"/>
    <w:multiLevelType w:val="hybridMultilevel"/>
    <w:tmpl w:val="C970706A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832259E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25E57C0D"/>
    <w:multiLevelType w:val="hybridMultilevel"/>
    <w:tmpl w:val="87FAFEA6"/>
    <w:lvl w:ilvl="0" w:tplc="D0DC3F72">
      <w:start w:val="1"/>
      <w:numFmt w:val="decimalEnclosedCircle"/>
      <w:lvlText w:val="%1"/>
      <w:lvlJc w:val="left"/>
      <w:pPr>
        <w:tabs>
          <w:tab w:val="num" w:pos="1135"/>
        </w:tabs>
        <w:ind w:left="1135" w:hanging="851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272A2436"/>
    <w:multiLevelType w:val="hybridMultilevel"/>
    <w:tmpl w:val="C970706A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832259E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29F72B26"/>
    <w:multiLevelType w:val="hybridMultilevel"/>
    <w:tmpl w:val="D9122E4A"/>
    <w:lvl w:ilvl="0" w:tplc="02D05CE6">
      <w:start w:val="1"/>
      <w:numFmt w:val="decimalEnclosedCircle"/>
      <w:lvlText w:val="%1"/>
      <w:lvlJc w:val="left"/>
      <w:pPr>
        <w:ind w:left="644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2C6A14F3"/>
    <w:multiLevelType w:val="hybridMultilevel"/>
    <w:tmpl w:val="F2B009FC"/>
    <w:lvl w:ilvl="0" w:tplc="70364868">
      <w:start w:val="1"/>
      <w:numFmt w:val="decimal"/>
      <w:lvlText w:val="%1."/>
      <w:lvlJc w:val="left"/>
      <w:pPr>
        <w:tabs>
          <w:tab w:val="num" w:pos="-169"/>
        </w:tabs>
        <w:ind w:left="681" w:hanging="501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2CE87A0F"/>
    <w:multiLevelType w:val="hybridMultilevel"/>
    <w:tmpl w:val="24229AC4"/>
    <w:lvl w:ilvl="0" w:tplc="04090011">
      <w:start w:val="1"/>
      <w:numFmt w:val="decimalEnclosedCircle"/>
      <w:lvlText w:val="%1"/>
      <w:lvlJc w:val="left"/>
      <w:pPr>
        <w:tabs>
          <w:tab w:val="num" w:pos="916"/>
        </w:tabs>
        <w:ind w:left="916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65"/>
        </w:tabs>
        <w:ind w:left="126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5"/>
        </w:tabs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5"/>
        </w:tabs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65"/>
        </w:tabs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65"/>
        </w:tabs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65"/>
        </w:tabs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65"/>
        </w:tabs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5"/>
        </w:tabs>
        <w:ind w:left="4065" w:hanging="400"/>
      </w:pPr>
    </w:lvl>
  </w:abstractNum>
  <w:abstractNum w:abstractNumId="29" w15:restartNumberingAfterBreak="0">
    <w:nsid w:val="2E83219D"/>
    <w:multiLevelType w:val="hybridMultilevel"/>
    <w:tmpl w:val="69D0AFE4"/>
    <w:lvl w:ilvl="0" w:tplc="0DAA94BE">
      <w:start w:val="1"/>
      <w:numFmt w:val="decimal"/>
      <w:lvlText w:val="%1."/>
      <w:lvlJc w:val="left"/>
      <w:pPr>
        <w:ind w:left="1484" w:hanging="400"/>
      </w:pPr>
      <w:rPr>
        <w:rFonts w:ascii="Times New Roman" w:eastAsia="돋움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2F464D3E"/>
    <w:multiLevelType w:val="hybridMultilevel"/>
    <w:tmpl w:val="4FBA0998"/>
    <w:lvl w:ilvl="0" w:tplc="8D9AF7E6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31E553F2"/>
    <w:multiLevelType w:val="hybridMultilevel"/>
    <w:tmpl w:val="DFA69D7C"/>
    <w:lvl w:ilvl="0" w:tplc="B996620C">
      <w:start w:val="1"/>
      <w:numFmt w:val="decimal"/>
      <w:lvlText w:val="%1."/>
      <w:lvlJc w:val="left"/>
      <w:pPr>
        <w:tabs>
          <w:tab w:val="num" w:pos="851"/>
        </w:tabs>
        <w:ind w:left="1701" w:hanging="501"/>
      </w:pPr>
      <w:rPr>
        <w:rFonts w:hint="default"/>
      </w:rPr>
    </w:lvl>
    <w:lvl w:ilvl="1" w:tplc="AC6C5546">
      <w:start w:val="1"/>
      <w:numFmt w:val="decimal"/>
      <w:lvlText w:val="제%2조"/>
      <w:lvlJc w:val="left"/>
      <w:pPr>
        <w:tabs>
          <w:tab w:val="num" w:pos="1419"/>
        </w:tabs>
        <w:ind w:left="1419" w:hanging="851"/>
      </w:pPr>
      <w:rPr>
        <w:rFonts w:hint="default"/>
        <w:lang w:val="en-US"/>
      </w:rPr>
    </w:lvl>
    <w:lvl w:ilvl="2" w:tplc="84EA97F4">
      <w:start w:val="1"/>
      <w:numFmt w:val="decimalEnclosedCircle"/>
      <w:lvlText w:val="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63C4E774">
      <w:start w:val="1"/>
      <w:numFmt w:val="upperRoman"/>
      <w:suff w:val="nothing"/>
      <w:lvlText w:val="%5."/>
      <w:lvlJc w:val="left"/>
      <w:pPr>
        <w:ind w:left="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34BE19F4"/>
    <w:multiLevelType w:val="hybridMultilevel"/>
    <w:tmpl w:val="EFD6A254"/>
    <w:lvl w:ilvl="0" w:tplc="84EA97F4">
      <w:start w:val="1"/>
      <w:numFmt w:val="decimalEnclosedCircle"/>
      <w:lvlText w:val="%1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35500CFD"/>
    <w:multiLevelType w:val="hybridMultilevel"/>
    <w:tmpl w:val="56A67CB8"/>
    <w:lvl w:ilvl="0" w:tplc="11B4A812">
      <w:start w:val="1"/>
      <w:numFmt w:val="decimalEnclosedCircle"/>
      <w:lvlText w:val="%1"/>
      <w:lvlJc w:val="left"/>
      <w:pPr>
        <w:tabs>
          <w:tab w:val="num" w:pos="1277"/>
        </w:tabs>
        <w:ind w:left="1277" w:hanging="851"/>
      </w:pPr>
      <w:rPr>
        <w:rFonts w:hint="default"/>
        <w:strike w:val="0"/>
      </w:rPr>
    </w:lvl>
    <w:lvl w:ilvl="1" w:tplc="9832259E">
      <w:start w:val="1"/>
      <w:numFmt w:val="decimal"/>
      <w:lvlText w:val="%2."/>
      <w:lvlJc w:val="left"/>
      <w:pPr>
        <w:tabs>
          <w:tab w:val="num" w:pos="877"/>
        </w:tabs>
        <w:ind w:left="1727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26"/>
        </w:tabs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26"/>
        </w:tabs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26"/>
        </w:tabs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6"/>
        </w:tabs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6"/>
        </w:tabs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26"/>
        </w:tabs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6"/>
        </w:tabs>
        <w:ind w:left="4426" w:hanging="400"/>
      </w:pPr>
    </w:lvl>
  </w:abstractNum>
  <w:abstractNum w:abstractNumId="34" w15:restartNumberingAfterBreak="0">
    <w:nsid w:val="366E5F5C"/>
    <w:multiLevelType w:val="hybridMultilevel"/>
    <w:tmpl w:val="FE161708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CDB889E6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 w15:restartNumberingAfterBreak="0">
    <w:nsid w:val="36A7690F"/>
    <w:multiLevelType w:val="hybridMultilevel"/>
    <w:tmpl w:val="7FAC89D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37382320"/>
    <w:multiLevelType w:val="hybridMultilevel"/>
    <w:tmpl w:val="3D844244"/>
    <w:lvl w:ilvl="0" w:tplc="04090015">
      <w:start w:val="1"/>
      <w:numFmt w:val="ganada"/>
      <w:lvlText w:val="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B996620C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2" w:tplc="02D05CE6">
      <w:start w:val="1"/>
      <w:numFmt w:val="decimalEnclosedCircle"/>
      <w:lvlText w:val="%3"/>
      <w:lvlJc w:val="left"/>
      <w:pPr>
        <w:ind w:left="644" w:hanging="360"/>
      </w:pPr>
      <w:rPr>
        <w:rFonts w:hint="default"/>
        <w:color w:val="000000"/>
      </w:rPr>
    </w:lvl>
    <w:lvl w:ilvl="3" w:tplc="A20C3C9E">
      <w:start w:val="1"/>
      <w:numFmt w:val="lowerRoman"/>
      <w:lvlText w:val="%4)"/>
      <w:lvlJc w:val="left"/>
      <w:pPr>
        <w:ind w:left="2320" w:hanging="72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38A25EDD"/>
    <w:multiLevelType w:val="hybridMultilevel"/>
    <w:tmpl w:val="DD0A7D90"/>
    <w:lvl w:ilvl="0" w:tplc="FFFFFFFF">
      <w:start w:val="1"/>
      <w:numFmt w:val="decimal"/>
      <w:lvlText w:val="%1."/>
      <w:lvlJc w:val="left"/>
      <w:pPr>
        <w:ind w:left="1934" w:hanging="400"/>
      </w:pPr>
      <w:rPr>
        <w:rFonts w:hint="default"/>
        <w:sz w:val="20"/>
      </w:rPr>
    </w:lvl>
    <w:lvl w:ilvl="1" w:tplc="FFFFFFFF" w:tentative="1">
      <w:start w:val="1"/>
      <w:numFmt w:val="upperLetter"/>
      <w:lvlText w:val="%2."/>
      <w:lvlJc w:val="left"/>
      <w:pPr>
        <w:ind w:left="2334" w:hanging="400"/>
      </w:pPr>
    </w:lvl>
    <w:lvl w:ilvl="2" w:tplc="FFFFFFFF" w:tentative="1">
      <w:start w:val="1"/>
      <w:numFmt w:val="lowerRoman"/>
      <w:lvlText w:val="%3."/>
      <w:lvlJc w:val="right"/>
      <w:pPr>
        <w:ind w:left="2734" w:hanging="400"/>
      </w:pPr>
    </w:lvl>
    <w:lvl w:ilvl="3" w:tplc="FFFFFFFF" w:tentative="1">
      <w:start w:val="1"/>
      <w:numFmt w:val="decimal"/>
      <w:lvlText w:val="%4."/>
      <w:lvlJc w:val="left"/>
      <w:pPr>
        <w:ind w:left="3134" w:hanging="400"/>
      </w:pPr>
    </w:lvl>
    <w:lvl w:ilvl="4" w:tplc="FFFFFFFF" w:tentative="1">
      <w:start w:val="1"/>
      <w:numFmt w:val="upperLetter"/>
      <w:lvlText w:val="%5."/>
      <w:lvlJc w:val="left"/>
      <w:pPr>
        <w:ind w:left="3534" w:hanging="400"/>
      </w:pPr>
    </w:lvl>
    <w:lvl w:ilvl="5" w:tplc="FFFFFFFF" w:tentative="1">
      <w:start w:val="1"/>
      <w:numFmt w:val="lowerRoman"/>
      <w:lvlText w:val="%6."/>
      <w:lvlJc w:val="right"/>
      <w:pPr>
        <w:ind w:left="3934" w:hanging="400"/>
      </w:pPr>
    </w:lvl>
    <w:lvl w:ilvl="6" w:tplc="FFFFFFFF" w:tentative="1">
      <w:start w:val="1"/>
      <w:numFmt w:val="decimal"/>
      <w:lvlText w:val="%7."/>
      <w:lvlJc w:val="left"/>
      <w:pPr>
        <w:ind w:left="4334" w:hanging="400"/>
      </w:pPr>
    </w:lvl>
    <w:lvl w:ilvl="7" w:tplc="FFFFFFFF" w:tentative="1">
      <w:start w:val="1"/>
      <w:numFmt w:val="upperLetter"/>
      <w:lvlText w:val="%8."/>
      <w:lvlJc w:val="left"/>
      <w:pPr>
        <w:ind w:left="4734" w:hanging="400"/>
      </w:pPr>
    </w:lvl>
    <w:lvl w:ilvl="8" w:tplc="FFFFFFFF" w:tentative="1">
      <w:start w:val="1"/>
      <w:numFmt w:val="lowerRoman"/>
      <w:lvlText w:val="%9."/>
      <w:lvlJc w:val="right"/>
      <w:pPr>
        <w:ind w:left="5134" w:hanging="400"/>
      </w:pPr>
    </w:lvl>
  </w:abstractNum>
  <w:abstractNum w:abstractNumId="38" w15:restartNumberingAfterBreak="0">
    <w:nsid w:val="3BA208B1"/>
    <w:multiLevelType w:val="hybridMultilevel"/>
    <w:tmpl w:val="40B0F9A8"/>
    <w:lvl w:ilvl="0" w:tplc="4FE225EE">
      <w:start w:val="1"/>
      <w:numFmt w:val="decimalEnclosedCircle"/>
      <w:lvlText w:val="%1"/>
      <w:lvlJc w:val="left"/>
      <w:pPr>
        <w:tabs>
          <w:tab w:val="num" w:pos="5246"/>
        </w:tabs>
        <w:ind w:left="5246" w:hanging="851"/>
      </w:pPr>
      <w:rPr>
        <w:rFonts w:hint="default"/>
        <w:color w:val="auto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9" w15:restartNumberingAfterBreak="0">
    <w:nsid w:val="3C717C42"/>
    <w:multiLevelType w:val="hybridMultilevel"/>
    <w:tmpl w:val="EA74EE96"/>
    <w:lvl w:ilvl="0" w:tplc="04090015">
      <w:start w:val="1"/>
      <w:numFmt w:val="ganada"/>
      <w:lvlText w:val="%1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0" w15:restartNumberingAfterBreak="0">
    <w:nsid w:val="3DCA364A"/>
    <w:multiLevelType w:val="hybridMultilevel"/>
    <w:tmpl w:val="8A3CA502"/>
    <w:lvl w:ilvl="0" w:tplc="EA7E847E">
      <w:start w:val="1"/>
      <w:numFmt w:val="decimal"/>
      <w:lvlText w:val="%1."/>
      <w:lvlJc w:val="left"/>
      <w:pPr>
        <w:tabs>
          <w:tab w:val="num" w:pos="-169"/>
        </w:tabs>
        <w:ind w:left="681" w:hanging="501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3F136A57"/>
    <w:multiLevelType w:val="hybridMultilevel"/>
    <w:tmpl w:val="C970706A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832259E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2" w15:restartNumberingAfterBreak="0">
    <w:nsid w:val="40AE18B8"/>
    <w:multiLevelType w:val="hybridMultilevel"/>
    <w:tmpl w:val="15C0A4FA"/>
    <w:lvl w:ilvl="0" w:tplc="394ECD32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4155142F"/>
    <w:multiLevelType w:val="hybridMultilevel"/>
    <w:tmpl w:val="E53A5E8C"/>
    <w:lvl w:ilvl="0" w:tplc="ACB66874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448F53CD"/>
    <w:multiLevelType w:val="hybridMultilevel"/>
    <w:tmpl w:val="DD0A7D90"/>
    <w:lvl w:ilvl="0" w:tplc="0409000F">
      <w:start w:val="1"/>
      <w:numFmt w:val="decimal"/>
      <w:lvlText w:val="%1."/>
      <w:lvlJc w:val="left"/>
      <w:pPr>
        <w:ind w:left="1934" w:hanging="40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2334" w:hanging="400"/>
      </w:pPr>
    </w:lvl>
    <w:lvl w:ilvl="2" w:tplc="0409001B" w:tentative="1">
      <w:start w:val="1"/>
      <w:numFmt w:val="lowerRoman"/>
      <w:lvlText w:val="%3."/>
      <w:lvlJc w:val="right"/>
      <w:pPr>
        <w:ind w:left="2734" w:hanging="400"/>
      </w:pPr>
    </w:lvl>
    <w:lvl w:ilvl="3" w:tplc="0409000F" w:tentative="1">
      <w:start w:val="1"/>
      <w:numFmt w:val="decimal"/>
      <w:lvlText w:val="%4."/>
      <w:lvlJc w:val="left"/>
      <w:pPr>
        <w:ind w:left="3134" w:hanging="400"/>
      </w:pPr>
    </w:lvl>
    <w:lvl w:ilvl="4" w:tplc="04090019" w:tentative="1">
      <w:start w:val="1"/>
      <w:numFmt w:val="upperLetter"/>
      <w:lvlText w:val="%5."/>
      <w:lvlJc w:val="left"/>
      <w:pPr>
        <w:ind w:left="3534" w:hanging="400"/>
      </w:pPr>
    </w:lvl>
    <w:lvl w:ilvl="5" w:tplc="0409001B" w:tentative="1">
      <w:start w:val="1"/>
      <w:numFmt w:val="lowerRoman"/>
      <w:lvlText w:val="%6."/>
      <w:lvlJc w:val="right"/>
      <w:pPr>
        <w:ind w:left="3934" w:hanging="400"/>
      </w:pPr>
    </w:lvl>
    <w:lvl w:ilvl="6" w:tplc="0409000F" w:tentative="1">
      <w:start w:val="1"/>
      <w:numFmt w:val="decimal"/>
      <w:lvlText w:val="%7."/>
      <w:lvlJc w:val="left"/>
      <w:pPr>
        <w:ind w:left="4334" w:hanging="400"/>
      </w:pPr>
    </w:lvl>
    <w:lvl w:ilvl="7" w:tplc="04090019" w:tentative="1">
      <w:start w:val="1"/>
      <w:numFmt w:val="upperLetter"/>
      <w:lvlText w:val="%8."/>
      <w:lvlJc w:val="left"/>
      <w:pPr>
        <w:ind w:left="4734" w:hanging="400"/>
      </w:pPr>
    </w:lvl>
    <w:lvl w:ilvl="8" w:tplc="0409001B" w:tentative="1">
      <w:start w:val="1"/>
      <w:numFmt w:val="lowerRoman"/>
      <w:lvlText w:val="%9."/>
      <w:lvlJc w:val="right"/>
      <w:pPr>
        <w:ind w:left="5134" w:hanging="400"/>
      </w:pPr>
    </w:lvl>
  </w:abstractNum>
  <w:abstractNum w:abstractNumId="45" w15:restartNumberingAfterBreak="0">
    <w:nsid w:val="44F53DF0"/>
    <w:multiLevelType w:val="hybridMultilevel"/>
    <w:tmpl w:val="9B8274C2"/>
    <w:lvl w:ilvl="0" w:tplc="84EA97F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B996620C">
      <w:start w:val="1"/>
      <w:numFmt w:val="decimal"/>
      <w:lvlText w:val="%2."/>
      <w:lvlJc w:val="left"/>
      <w:pPr>
        <w:ind w:left="10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6" w15:restartNumberingAfterBreak="0">
    <w:nsid w:val="4C5A648B"/>
    <w:multiLevelType w:val="hybridMultilevel"/>
    <w:tmpl w:val="9B8274C2"/>
    <w:lvl w:ilvl="0" w:tplc="84EA97F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B996620C">
      <w:start w:val="1"/>
      <w:numFmt w:val="decimal"/>
      <w:lvlText w:val="%2."/>
      <w:lvlJc w:val="left"/>
      <w:pPr>
        <w:ind w:left="10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7" w15:restartNumberingAfterBreak="0">
    <w:nsid w:val="4C8126C0"/>
    <w:multiLevelType w:val="hybridMultilevel"/>
    <w:tmpl w:val="C970706A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832259E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8" w15:restartNumberingAfterBreak="0">
    <w:nsid w:val="4D7829BA"/>
    <w:multiLevelType w:val="hybridMultilevel"/>
    <w:tmpl w:val="81D0710E"/>
    <w:lvl w:ilvl="0" w:tplc="7E14392C">
      <w:start w:val="1"/>
      <w:numFmt w:val="decimalEnclosedCircle"/>
      <w:lvlText w:val="%1"/>
      <w:lvlJc w:val="left"/>
      <w:pPr>
        <w:ind w:left="400" w:hanging="40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9" w15:restartNumberingAfterBreak="0">
    <w:nsid w:val="51C95785"/>
    <w:multiLevelType w:val="hybridMultilevel"/>
    <w:tmpl w:val="991C696C"/>
    <w:lvl w:ilvl="0" w:tplc="0409000F">
      <w:start w:val="1"/>
      <w:numFmt w:val="decimal"/>
      <w:lvlText w:val="%1."/>
      <w:lvlJc w:val="left"/>
      <w:pPr>
        <w:ind w:left="1164" w:hanging="440"/>
      </w:pPr>
    </w:lvl>
    <w:lvl w:ilvl="1" w:tplc="04090019" w:tentative="1">
      <w:start w:val="1"/>
      <w:numFmt w:val="upperLetter"/>
      <w:lvlText w:val="%2."/>
      <w:lvlJc w:val="left"/>
      <w:pPr>
        <w:ind w:left="1604" w:hanging="440"/>
      </w:pPr>
    </w:lvl>
    <w:lvl w:ilvl="2" w:tplc="0409001B" w:tentative="1">
      <w:start w:val="1"/>
      <w:numFmt w:val="lowerRoman"/>
      <w:lvlText w:val="%3."/>
      <w:lvlJc w:val="right"/>
      <w:pPr>
        <w:ind w:left="2044" w:hanging="440"/>
      </w:pPr>
    </w:lvl>
    <w:lvl w:ilvl="3" w:tplc="0409000F" w:tentative="1">
      <w:start w:val="1"/>
      <w:numFmt w:val="decimal"/>
      <w:lvlText w:val="%4."/>
      <w:lvlJc w:val="left"/>
      <w:pPr>
        <w:ind w:left="2484" w:hanging="440"/>
      </w:pPr>
    </w:lvl>
    <w:lvl w:ilvl="4" w:tplc="04090019" w:tentative="1">
      <w:start w:val="1"/>
      <w:numFmt w:val="upperLetter"/>
      <w:lvlText w:val="%5."/>
      <w:lvlJc w:val="left"/>
      <w:pPr>
        <w:ind w:left="2924" w:hanging="440"/>
      </w:pPr>
    </w:lvl>
    <w:lvl w:ilvl="5" w:tplc="0409001B" w:tentative="1">
      <w:start w:val="1"/>
      <w:numFmt w:val="lowerRoman"/>
      <w:lvlText w:val="%6."/>
      <w:lvlJc w:val="right"/>
      <w:pPr>
        <w:ind w:left="3364" w:hanging="440"/>
      </w:pPr>
    </w:lvl>
    <w:lvl w:ilvl="6" w:tplc="0409000F" w:tentative="1">
      <w:start w:val="1"/>
      <w:numFmt w:val="decimal"/>
      <w:lvlText w:val="%7."/>
      <w:lvlJc w:val="left"/>
      <w:pPr>
        <w:ind w:left="3804" w:hanging="440"/>
      </w:pPr>
    </w:lvl>
    <w:lvl w:ilvl="7" w:tplc="04090019" w:tentative="1">
      <w:start w:val="1"/>
      <w:numFmt w:val="upperLetter"/>
      <w:lvlText w:val="%8."/>
      <w:lvlJc w:val="left"/>
      <w:pPr>
        <w:ind w:left="4244" w:hanging="440"/>
      </w:pPr>
    </w:lvl>
    <w:lvl w:ilvl="8" w:tplc="0409001B" w:tentative="1">
      <w:start w:val="1"/>
      <w:numFmt w:val="lowerRoman"/>
      <w:lvlText w:val="%9."/>
      <w:lvlJc w:val="right"/>
      <w:pPr>
        <w:ind w:left="4684" w:hanging="440"/>
      </w:pPr>
    </w:lvl>
  </w:abstractNum>
  <w:abstractNum w:abstractNumId="50" w15:restartNumberingAfterBreak="0">
    <w:nsid w:val="542F45C6"/>
    <w:multiLevelType w:val="hybridMultilevel"/>
    <w:tmpl w:val="55B0D304"/>
    <w:lvl w:ilvl="0" w:tplc="0409000F">
      <w:start w:val="1"/>
      <w:numFmt w:val="decimal"/>
      <w:lvlText w:val="%1."/>
      <w:lvlJc w:val="left"/>
      <w:pPr>
        <w:tabs>
          <w:tab w:val="num" w:pos="731"/>
        </w:tabs>
        <w:ind w:left="1581" w:hanging="50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80"/>
        </w:tabs>
        <w:ind w:left="10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0"/>
        </w:tabs>
        <w:ind w:left="14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0"/>
        </w:tabs>
        <w:ind w:left="18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0"/>
        </w:tabs>
        <w:ind w:left="22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0"/>
        </w:tabs>
        <w:ind w:left="26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0"/>
        </w:tabs>
        <w:ind w:left="30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0"/>
        </w:tabs>
        <w:ind w:left="34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0"/>
        </w:tabs>
        <w:ind w:left="3880" w:hanging="400"/>
      </w:pPr>
    </w:lvl>
  </w:abstractNum>
  <w:abstractNum w:abstractNumId="51" w15:restartNumberingAfterBreak="0">
    <w:nsid w:val="56541858"/>
    <w:multiLevelType w:val="hybridMultilevel"/>
    <w:tmpl w:val="BFFE11F2"/>
    <w:lvl w:ilvl="0" w:tplc="2334F4A6">
      <w:start w:val="1"/>
      <w:numFmt w:val="decimal"/>
      <w:lvlText w:val="%1."/>
      <w:lvlJc w:val="left"/>
      <w:pPr>
        <w:ind w:left="1084" w:hanging="400"/>
      </w:pPr>
      <w:rPr>
        <w:rFonts w:ascii="Times New Roman" w:eastAsia="돋움" w:hAnsi="Times New Roman" w:cs="Times New Roman" w:hint="default"/>
      </w:rPr>
    </w:lvl>
    <w:lvl w:ilvl="1" w:tplc="0DAA94BE">
      <w:start w:val="1"/>
      <w:numFmt w:val="decimal"/>
      <w:lvlText w:val="%2."/>
      <w:lvlJc w:val="left"/>
      <w:pPr>
        <w:ind w:left="1484" w:hanging="400"/>
      </w:pPr>
      <w:rPr>
        <w:rFonts w:ascii="Times New Roman" w:eastAsia="돋움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84" w:hanging="400"/>
      </w:pPr>
    </w:lvl>
    <w:lvl w:ilvl="3" w:tplc="0409000F" w:tentative="1">
      <w:start w:val="1"/>
      <w:numFmt w:val="decimal"/>
      <w:lvlText w:val="%4."/>
      <w:lvlJc w:val="left"/>
      <w:pPr>
        <w:ind w:left="2284" w:hanging="400"/>
      </w:pPr>
    </w:lvl>
    <w:lvl w:ilvl="4" w:tplc="04090019" w:tentative="1">
      <w:start w:val="1"/>
      <w:numFmt w:val="upperLetter"/>
      <w:lvlText w:val="%5."/>
      <w:lvlJc w:val="left"/>
      <w:pPr>
        <w:ind w:left="2684" w:hanging="400"/>
      </w:pPr>
    </w:lvl>
    <w:lvl w:ilvl="5" w:tplc="0409001B" w:tentative="1">
      <w:start w:val="1"/>
      <w:numFmt w:val="lowerRoman"/>
      <w:lvlText w:val="%6."/>
      <w:lvlJc w:val="right"/>
      <w:pPr>
        <w:ind w:left="3084" w:hanging="400"/>
      </w:pPr>
    </w:lvl>
    <w:lvl w:ilvl="6" w:tplc="0409000F" w:tentative="1">
      <w:start w:val="1"/>
      <w:numFmt w:val="decimal"/>
      <w:lvlText w:val="%7."/>
      <w:lvlJc w:val="left"/>
      <w:pPr>
        <w:ind w:left="3484" w:hanging="400"/>
      </w:pPr>
    </w:lvl>
    <w:lvl w:ilvl="7" w:tplc="04090019" w:tentative="1">
      <w:start w:val="1"/>
      <w:numFmt w:val="upperLetter"/>
      <w:lvlText w:val="%8."/>
      <w:lvlJc w:val="left"/>
      <w:pPr>
        <w:ind w:left="3884" w:hanging="400"/>
      </w:pPr>
    </w:lvl>
    <w:lvl w:ilvl="8" w:tplc="0409001B" w:tentative="1">
      <w:start w:val="1"/>
      <w:numFmt w:val="lowerRoman"/>
      <w:lvlText w:val="%9."/>
      <w:lvlJc w:val="right"/>
      <w:pPr>
        <w:ind w:left="4284" w:hanging="400"/>
      </w:pPr>
    </w:lvl>
  </w:abstractNum>
  <w:abstractNum w:abstractNumId="52" w15:restartNumberingAfterBreak="0">
    <w:nsid w:val="567B6F9F"/>
    <w:multiLevelType w:val="hybridMultilevel"/>
    <w:tmpl w:val="E4AAF76E"/>
    <w:lvl w:ilvl="0" w:tplc="84EA97F4">
      <w:start w:val="1"/>
      <w:numFmt w:val="decimalEnclosedCircle"/>
      <w:lvlText w:val="%1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3" w15:restartNumberingAfterBreak="0">
    <w:nsid w:val="569E2D6E"/>
    <w:multiLevelType w:val="hybridMultilevel"/>
    <w:tmpl w:val="7FF20D14"/>
    <w:lvl w:ilvl="0" w:tplc="13B8B74A">
      <w:start w:val="1"/>
      <w:numFmt w:val="decimalEnclosedCircle"/>
      <w:lvlText w:val="%1"/>
      <w:lvlJc w:val="left"/>
      <w:pPr>
        <w:ind w:left="644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0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55" w15:restartNumberingAfterBreak="0">
    <w:nsid w:val="5A314829"/>
    <w:multiLevelType w:val="hybridMultilevel"/>
    <w:tmpl w:val="C970706A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832259E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6" w15:restartNumberingAfterBreak="0">
    <w:nsid w:val="5B5B75D1"/>
    <w:multiLevelType w:val="hybridMultilevel"/>
    <w:tmpl w:val="322C100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5C1672C7"/>
    <w:multiLevelType w:val="hybridMultilevel"/>
    <w:tmpl w:val="D374AC9A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8" w15:restartNumberingAfterBreak="0">
    <w:nsid w:val="5E7B7235"/>
    <w:multiLevelType w:val="hybridMultilevel"/>
    <w:tmpl w:val="B248E51A"/>
    <w:lvl w:ilvl="0" w:tplc="8F80BF70">
      <w:start w:val="2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61194328"/>
    <w:multiLevelType w:val="hybridMultilevel"/>
    <w:tmpl w:val="0FA0B240"/>
    <w:lvl w:ilvl="0" w:tplc="04090015">
      <w:start w:val="1"/>
      <w:numFmt w:val="ganada"/>
      <w:lvlText w:val="%1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0" w15:restartNumberingAfterBreak="0">
    <w:nsid w:val="62F64EDD"/>
    <w:multiLevelType w:val="hybridMultilevel"/>
    <w:tmpl w:val="55B0D304"/>
    <w:lvl w:ilvl="0" w:tplc="0409000F">
      <w:start w:val="1"/>
      <w:numFmt w:val="decimal"/>
      <w:lvlText w:val="%1."/>
      <w:lvlJc w:val="left"/>
      <w:pPr>
        <w:tabs>
          <w:tab w:val="num" w:pos="731"/>
        </w:tabs>
        <w:ind w:left="1581" w:hanging="50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80"/>
        </w:tabs>
        <w:ind w:left="10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0"/>
        </w:tabs>
        <w:ind w:left="14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0"/>
        </w:tabs>
        <w:ind w:left="18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0"/>
        </w:tabs>
        <w:ind w:left="22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0"/>
        </w:tabs>
        <w:ind w:left="26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0"/>
        </w:tabs>
        <w:ind w:left="30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0"/>
        </w:tabs>
        <w:ind w:left="34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0"/>
        </w:tabs>
        <w:ind w:left="3880" w:hanging="400"/>
      </w:pPr>
    </w:lvl>
  </w:abstractNum>
  <w:abstractNum w:abstractNumId="61" w15:restartNumberingAfterBreak="0">
    <w:nsid w:val="62F81AF2"/>
    <w:multiLevelType w:val="hybridMultilevel"/>
    <w:tmpl w:val="45369328"/>
    <w:lvl w:ilvl="0" w:tplc="98D0E176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  <w:b w:val="0"/>
      </w:rPr>
    </w:lvl>
    <w:lvl w:ilvl="1" w:tplc="0409000F">
      <w:start w:val="1"/>
      <w:numFmt w:val="decimal"/>
      <w:lvlText w:val="%2."/>
      <w:lvlJc w:val="left"/>
      <w:pPr>
        <w:tabs>
          <w:tab w:val="num" w:pos="1367"/>
        </w:tabs>
        <w:ind w:left="1367" w:hanging="56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2" w15:restartNumberingAfterBreak="0">
    <w:nsid w:val="630A3777"/>
    <w:multiLevelType w:val="hybridMultilevel"/>
    <w:tmpl w:val="CE7E62B4"/>
    <w:lvl w:ilvl="0" w:tplc="0409000F">
      <w:start w:val="1"/>
      <w:numFmt w:val="decimal"/>
      <w:lvlText w:val="%1."/>
      <w:lvlJc w:val="left"/>
      <w:pPr>
        <w:tabs>
          <w:tab w:val="num" w:pos="851"/>
        </w:tabs>
        <w:ind w:left="1701" w:hanging="50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3" w15:restartNumberingAfterBreak="0">
    <w:nsid w:val="65B931C6"/>
    <w:multiLevelType w:val="hybridMultilevel"/>
    <w:tmpl w:val="12DE36CA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4" w15:restartNumberingAfterBreak="1">
    <w:nsid w:val="6623070B"/>
    <w:multiLevelType w:val="hybridMultilevel"/>
    <w:tmpl w:val="D3E6D8D4"/>
    <w:lvl w:ilvl="0" w:tplc="AA04F08C">
      <w:start w:val="1"/>
      <w:numFmt w:val="decimal"/>
      <w:lvlText w:val="(%1)"/>
      <w:lvlJc w:val="left"/>
      <w:pPr>
        <w:ind w:left="800" w:hanging="40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66325815"/>
    <w:multiLevelType w:val="multilevel"/>
    <w:tmpl w:val="5430086E"/>
    <w:lvl w:ilvl="0">
      <w:start w:val="1"/>
      <w:numFmt w:val="decimalFullWidth"/>
      <w:pStyle w:val="2"/>
      <w:suff w:val="nothing"/>
      <w:lvlText w:val="제%1조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lvlText w:val="(1)"/>
      <w:lvlJc w:val="left"/>
      <w:pPr>
        <w:ind w:left="1200" w:hanging="1200"/>
      </w:pPr>
      <w:rPr>
        <w:rFonts w:hint="eastAsia"/>
      </w:rPr>
    </w:lvl>
    <w:lvl w:ilvl="2">
      <w:start w:val="1"/>
      <w:numFmt w:val="none"/>
      <w:lvlText w:val="1. "/>
      <w:lvlJc w:val="right"/>
      <w:pPr>
        <w:ind w:left="1600" w:hanging="801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2000" w:hanging="400"/>
      </w:pPr>
      <w:rPr>
        <w:rFonts w:eastAsia="바탕" w:hint="eastAsia"/>
        <w:b w:val="0"/>
        <w:bCs w:val="0"/>
        <w:sz w:val="20"/>
        <w:szCs w:val="20"/>
      </w:rPr>
    </w:lvl>
    <w:lvl w:ilvl="4">
      <w:start w:val="1"/>
      <w:numFmt w:val="decimal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66" w15:restartNumberingAfterBreak="0">
    <w:nsid w:val="671016BF"/>
    <w:multiLevelType w:val="hybridMultilevel"/>
    <w:tmpl w:val="6E64539E"/>
    <w:lvl w:ilvl="0" w:tplc="9832259E">
      <w:start w:val="1"/>
      <w:numFmt w:val="decimal"/>
      <w:lvlText w:val="%1."/>
      <w:lvlJc w:val="left"/>
      <w:pPr>
        <w:tabs>
          <w:tab w:val="num" w:pos="503"/>
        </w:tabs>
        <w:ind w:left="1353" w:hanging="501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852"/>
        </w:tabs>
        <w:ind w:left="852" w:hanging="400"/>
      </w:pPr>
    </w:lvl>
    <w:lvl w:ilvl="2" w:tplc="04090015">
      <w:start w:val="1"/>
      <w:numFmt w:val="ganada"/>
      <w:lvlText w:val="%3)"/>
      <w:lvlJc w:val="left"/>
      <w:pPr>
        <w:tabs>
          <w:tab w:val="num" w:pos="3827"/>
        </w:tabs>
        <w:ind w:left="3827" w:hanging="567"/>
      </w:pPr>
      <w:rPr>
        <w:rFonts w:hint="default"/>
      </w:rPr>
    </w:lvl>
    <w:lvl w:ilvl="3" w:tplc="5D16A75E">
      <w:start w:val="1"/>
      <w:numFmt w:val="decimalEnclosedCircle"/>
      <w:lvlText w:val="%4"/>
      <w:lvlJc w:val="left"/>
      <w:pPr>
        <w:ind w:left="1612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052"/>
        </w:tabs>
        <w:ind w:left="205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2"/>
        </w:tabs>
        <w:ind w:left="245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52"/>
        </w:tabs>
        <w:ind w:left="285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52"/>
        </w:tabs>
        <w:ind w:left="325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52"/>
        </w:tabs>
        <w:ind w:left="3652" w:hanging="400"/>
      </w:pPr>
    </w:lvl>
  </w:abstractNum>
  <w:abstractNum w:abstractNumId="67" w15:restartNumberingAfterBreak="1">
    <w:nsid w:val="671D123F"/>
    <w:multiLevelType w:val="hybridMultilevel"/>
    <w:tmpl w:val="4E2425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8" w15:restartNumberingAfterBreak="0">
    <w:nsid w:val="696A5349"/>
    <w:multiLevelType w:val="hybridMultilevel"/>
    <w:tmpl w:val="F04C31DE"/>
    <w:lvl w:ilvl="0" w:tplc="FFFFFFFF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514B876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9" w15:restartNumberingAfterBreak="0">
    <w:nsid w:val="70FC37B2"/>
    <w:multiLevelType w:val="hybridMultilevel"/>
    <w:tmpl w:val="8306E050"/>
    <w:lvl w:ilvl="0" w:tplc="84EA97F4">
      <w:start w:val="1"/>
      <w:numFmt w:val="decimalEnclosedCircle"/>
      <w:lvlText w:val="%1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0" w15:restartNumberingAfterBreak="0">
    <w:nsid w:val="743D2B09"/>
    <w:multiLevelType w:val="multilevel"/>
    <w:tmpl w:val="9F2CFC7C"/>
    <w:lvl w:ilvl="0">
      <w:start w:val="1"/>
      <w:numFmt w:val="decimal"/>
      <w:lvlText w:val="제%1조"/>
      <w:lvlJc w:val="left"/>
      <w:pPr>
        <w:ind w:left="340" w:hanging="340"/>
      </w:pPr>
      <w:rPr>
        <w:rFonts w:cs="Arial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snapToGrid w:val="0"/>
        <w:ind w:left="1021" w:hanging="1021"/>
      </w:pPr>
      <w:rPr>
        <w:rFonts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abstractNum w:abstractNumId="71" w15:restartNumberingAfterBreak="0">
    <w:nsid w:val="77512DC0"/>
    <w:multiLevelType w:val="hybridMultilevel"/>
    <w:tmpl w:val="DC4C0D60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1701" w:hanging="50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2" w15:restartNumberingAfterBreak="0">
    <w:nsid w:val="77E27282"/>
    <w:multiLevelType w:val="hybridMultilevel"/>
    <w:tmpl w:val="596AD168"/>
    <w:lvl w:ilvl="0" w:tplc="C87E42DC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3" w15:restartNumberingAfterBreak="0">
    <w:nsid w:val="799A659A"/>
    <w:multiLevelType w:val="hybridMultilevel"/>
    <w:tmpl w:val="F2C05340"/>
    <w:lvl w:ilvl="0" w:tplc="37A076F8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4" w15:restartNumberingAfterBreak="0">
    <w:nsid w:val="7A90485A"/>
    <w:multiLevelType w:val="hybridMultilevel"/>
    <w:tmpl w:val="099033C8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5" w15:restartNumberingAfterBreak="0">
    <w:nsid w:val="7B855DA1"/>
    <w:multiLevelType w:val="hybridMultilevel"/>
    <w:tmpl w:val="52829D3A"/>
    <w:lvl w:ilvl="0" w:tplc="AC6E8E98">
      <w:start w:val="1"/>
      <w:numFmt w:val="decimalEnclosedCircle"/>
      <w:lvlText w:val="%1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6" w15:restartNumberingAfterBreak="0">
    <w:nsid w:val="7F1772B0"/>
    <w:multiLevelType w:val="hybridMultilevel"/>
    <w:tmpl w:val="CE7CFE3C"/>
    <w:lvl w:ilvl="0" w:tplc="B996620C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29412657">
    <w:abstractNumId w:val="46"/>
  </w:num>
  <w:num w:numId="2" w16cid:durableId="438649863">
    <w:abstractNumId w:val="54"/>
  </w:num>
  <w:num w:numId="3" w16cid:durableId="844132924">
    <w:abstractNumId w:val="50"/>
  </w:num>
  <w:num w:numId="4" w16cid:durableId="1455639456">
    <w:abstractNumId w:val="17"/>
  </w:num>
  <w:num w:numId="5" w16cid:durableId="538711162">
    <w:abstractNumId w:val="28"/>
  </w:num>
  <w:num w:numId="6" w16cid:durableId="653728196">
    <w:abstractNumId w:val="57"/>
  </w:num>
  <w:num w:numId="7" w16cid:durableId="96025956">
    <w:abstractNumId w:val="0"/>
  </w:num>
  <w:num w:numId="8" w16cid:durableId="757562996">
    <w:abstractNumId w:val="31"/>
  </w:num>
  <w:num w:numId="9" w16cid:durableId="391998722">
    <w:abstractNumId w:val="36"/>
  </w:num>
  <w:num w:numId="10" w16cid:durableId="1152911831">
    <w:abstractNumId w:val="71"/>
  </w:num>
  <w:num w:numId="11" w16cid:durableId="1902906597">
    <w:abstractNumId w:val="69"/>
  </w:num>
  <w:num w:numId="12" w16cid:durableId="739520162">
    <w:abstractNumId w:val="32"/>
  </w:num>
  <w:num w:numId="13" w16cid:durableId="1910650037">
    <w:abstractNumId w:val="52"/>
  </w:num>
  <w:num w:numId="14" w16cid:durableId="292373271">
    <w:abstractNumId w:val="5"/>
  </w:num>
  <w:num w:numId="15" w16cid:durableId="734090895">
    <w:abstractNumId w:val="11"/>
  </w:num>
  <w:num w:numId="16" w16cid:durableId="2064523801">
    <w:abstractNumId w:val="66"/>
  </w:num>
  <w:num w:numId="17" w16cid:durableId="1318849654">
    <w:abstractNumId w:val="10"/>
  </w:num>
  <w:num w:numId="18" w16cid:durableId="1162432359">
    <w:abstractNumId w:val="59"/>
  </w:num>
  <w:num w:numId="19" w16cid:durableId="1792357367">
    <w:abstractNumId w:val="39"/>
  </w:num>
  <w:num w:numId="20" w16cid:durableId="1490948456">
    <w:abstractNumId w:val="62"/>
  </w:num>
  <w:num w:numId="21" w16cid:durableId="164826267">
    <w:abstractNumId w:val="61"/>
  </w:num>
  <w:num w:numId="22" w16cid:durableId="295840628">
    <w:abstractNumId w:val="15"/>
  </w:num>
  <w:num w:numId="23" w16cid:durableId="1028682288">
    <w:abstractNumId w:val="74"/>
  </w:num>
  <w:num w:numId="24" w16cid:durableId="2061005235">
    <w:abstractNumId w:val="63"/>
  </w:num>
  <w:num w:numId="25" w16cid:durableId="1069614177">
    <w:abstractNumId w:val="76"/>
  </w:num>
  <w:num w:numId="26" w16cid:durableId="1287008275">
    <w:abstractNumId w:val="19"/>
  </w:num>
  <w:num w:numId="27" w16cid:durableId="930746142">
    <w:abstractNumId w:val="26"/>
  </w:num>
  <w:num w:numId="28" w16cid:durableId="1577127756">
    <w:abstractNumId w:val="41"/>
  </w:num>
  <w:num w:numId="29" w16cid:durableId="393312944">
    <w:abstractNumId w:val="47"/>
  </w:num>
  <w:num w:numId="30" w16cid:durableId="1161118895">
    <w:abstractNumId w:val="13"/>
  </w:num>
  <w:num w:numId="31" w16cid:durableId="2021272332">
    <w:abstractNumId w:val="55"/>
  </w:num>
  <w:num w:numId="32" w16cid:durableId="1838615059">
    <w:abstractNumId w:val="23"/>
  </w:num>
  <w:num w:numId="33" w16cid:durableId="1922526399">
    <w:abstractNumId w:val="34"/>
  </w:num>
  <w:num w:numId="34" w16cid:durableId="90972351">
    <w:abstractNumId w:val="25"/>
  </w:num>
  <w:num w:numId="35" w16cid:durableId="2005087297">
    <w:abstractNumId w:val="4"/>
  </w:num>
  <w:num w:numId="36" w16cid:durableId="1688869648">
    <w:abstractNumId w:val="56"/>
  </w:num>
  <w:num w:numId="37" w16cid:durableId="1403524375">
    <w:abstractNumId w:val="44"/>
  </w:num>
  <w:num w:numId="38" w16cid:durableId="996231333">
    <w:abstractNumId w:val="60"/>
  </w:num>
  <w:num w:numId="39" w16cid:durableId="223219428">
    <w:abstractNumId w:val="20"/>
  </w:num>
  <w:num w:numId="40" w16cid:durableId="463353977">
    <w:abstractNumId w:val="3"/>
  </w:num>
  <w:num w:numId="41" w16cid:durableId="274754828">
    <w:abstractNumId w:val="58"/>
  </w:num>
  <w:num w:numId="42" w16cid:durableId="1175803869">
    <w:abstractNumId w:val="21"/>
  </w:num>
  <w:num w:numId="43" w16cid:durableId="1236666307">
    <w:abstractNumId w:val="24"/>
  </w:num>
  <w:num w:numId="44" w16cid:durableId="1702392088">
    <w:abstractNumId w:val="33"/>
  </w:num>
  <w:num w:numId="45" w16cid:durableId="410935464">
    <w:abstractNumId w:val="45"/>
  </w:num>
  <w:num w:numId="46" w16cid:durableId="1046023695">
    <w:abstractNumId w:val="53"/>
  </w:num>
  <w:num w:numId="47" w16cid:durableId="386614966">
    <w:abstractNumId w:val="43"/>
  </w:num>
  <w:num w:numId="48" w16cid:durableId="119687821">
    <w:abstractNumId w:val="42"/>
  </w:num>
  <w:num w:numId="49" w16cid:durableId="1137382153">
    <w:abstractNumId w:val="16"/>
  </w:num>
  <w:num w:numId="50" w16cid:durableId="253786335">
    <w:abstractNumId w:val="75"/>
  </w:num>
  <w:num w:numId="51" w16cid:durableId="876117619">
    <w:abstractNumId w:val="27"/>
  </w:num>
  <w:num w:numId="52" w16cid:durableId="1713193673">
    <w:abstractNumId w:val="18"/>
  </w:num>
  <w:num w:numId="53" w16cid:durableId="1518885230">
    <w:abstractNumId w:val="40"/>
  </w:num>
  <w:num w:numId="54" w16cid:durableId="1986927385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630352911">
    <w:abstractNumId w:val="68"/>
  </w:num>
  <w:num w:numId="56" w16cid:durableId="1407337416">
    <w:abstractNumId w:val="14"/>
  </w:num>
  <w:num w:numId="57" w16cid:durableId="1200508243">
    <w:abstractNumId w:val="22"/>
  </w:num>
  <w:num w:numId="58" w16cid:durableId="472521469">
    <w:abstractNumId w:val="38"/>
  </w:num>
  <w:num w:numId="59" w16cid:durableId="1777556646">
    <w:abstractNumId w:val="12"/>
  </w:num>
  <w:num w:numId="60" w16cid:durableId="1774011219">
    <w:abstractNumId w:val="72"/>
  </w:num>
  <w:num w:numId="61" w16cid:durableId="145740872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811750969">
    <w:abstractNumId w:val="51"/>
  </w:num>
  <w:num w:numId="63" w16cid:durableId="1277299859">
    <w:abstractNumId w:val="67"/>
  </w:num>
  <w:num w:numId="64" w16cid:durableId="668411396">
    <w:abstractNumId w:val="64"/>
  </w:num>
  <w:num w:numId="65" w16cid:durableId="298850738">
    <w:abstractNumId w:val="8"/>
  </w:num>
  <w:num w:numId="66" w16cid:durableId="1590457272">
    <w:abstractNumId w:val="29"/>
  </w:num>
  <w:num w:numId="67" w16cid:durableId="179703559">
    <w:abstractNumId w:val="37"/>
  </w:num>
  <w:num w:numId="68" w16cid:durableId="1061059392">
    <w:abstractNumId w:val="65"/>
  </w:num>
  <w:num w:numId="69" w16cid:durableId="1780680914">
    <w:abstractNumId w:val="2"/>
  </w:num>
  <w:num w:numId="70" w16cid:durableId="640311937">
    <w:abstractNumId w:val="9"/>
  </w:num>
  <w:num w:numId="71" w16cid:durableId="1074618681">
    <w:abstractNumId w:val="7"/>
  </w:num>
  <w:num w:numId="72" w16cid:durableId="1995257913">
    <w:abstractNumId w:val="1"/>
  </w:num>
  <w:num w:numId="73" w16cid:durableId="53432835">
    <w:abstractNumId w:val="73"/>
  </w:num>
  <w:num w:numId="74" w16cid:durableId="1322928981">
    <w:abstractNumId w:val="48"/>
  </w:num>
  <w:num w:numId="75" w16cid:durableId="832456565">
    <w:abstractNumId w:val="6"/>
  </w:num>
  <w:num w:numId="76" w16cid:durableId="549804446">
    <w:abstractNumId w:val="49"/>
  </w:num>
  <w:num w:numId="77" w16cid:durableId="144056780">
    <w:abstractNumId w:val="30"/>
  </w:num>
  <w:numIdMacAtCleanup w:val="7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m YoungHoon">
    <w15:presenceInfo w15:providerId="AD" w15:userId="S::yhlim@slpartners.kr::ef79c933-99d6-41e3-a212-000381a33cab"/>
  </w15:person>
  <w15:person w15:author="siwoo seoung">
    <w15:presenceInfo w15:providerId="Windows Live" w15:userId="52d2b1338e9c14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IwMTc1tTQxszQ0MrVU0lEKTi0uzszPAykwNK0FAJ1rmb4tAAAA"/>
  </w:docVars>
  <w:rsids>
    <w:rsidRoot w:val="00196687"/>
    <w:rsid w:val="000005C0"/>
    <w:rsid w:val="00002224"/>
    <w:rsid w:val="0000305B"/>
    <w:rsid w:val="00004965"/>
    <w:rsid w:val="000129D8"/>
    <w:rsid w:val="00015067"/>
    <w:rsid w:val="00015EA8"/>
    <w:rsid w:val="00017048"/>
    <w:rsid w:val="00017074"/>
    <w:rsid w:val="00021F5E"/>
    <w:rsid w:val="0002231F"/>
    <w:rsid w:val="000310F4"/>
    <w:rsid w:val="00032A98"/>
    <w:rsid w:val="0003476E"/>
    <w:rsid w:val="00034891"/>
    <w:rsid w:val="00034C3B"/>
    <w:rsid w:val="00036F58"/>
    <w:rsid w:val="00042510"/>
    <w:rsid w:val="00043959"/>
    <w:rsid w:val="000452DA"/>
    <w:rsid w:val="000470D1"/>
    <w:rsid w:val="00047272"/>
    <w:rsid w:val="000474E2"/>
    <w:rsid w:val="00047EF8"/>
    <w:rsid w:val="000506A5"/>
    <w:rsid w:val="00050B55"/>
    <w:rsid w:val="000547E7"/>
    <w:rsid w:val="00054E7E"/>
    <w:rsid w:val="000554B4"/>
    <w:rsid w:val="00060F76"/>
    <w:rsid w:val="000628AD"/>
    <w:rsid w:val="00062964"/>
    <w:rsid w:val="0006358B"/>
    <w:rsid w:val="000660B3"/>
    <w:rsid w:val="0006737C"/>
    <w:rsid w:val="00071A95"/>
    <w:rsid w:val="00072AB9"/>
    <w:rsid w:val="00072E4D"/>
    <w:rsid w:val="00074E29"/>
    <w:rsid w:val="00076B96"/>
    <w:rsid w:val="00091F99"/>
    <w:rsid w:val="000927A1"/>
    <w:rsid w:val="00096A8C"/>
    <w:rsid w:val="00097897"/>
    <w:rsid w:val="000A21AA"/>
    <w:rsid w:val="000A24B3"/>
    <w:rsid w:val="000A24C1"/>
    <w:rsid w:val="000A3FA0"/>
    <w:rsid w:val="000A6229"/>
    <w:rsid w:val="000A6D20"/>
    <w:rsid w:val="000B01E5"/>
    <w:rsid w:val="000B04F0"/>
    <w:rsid w:val="000B3341"/>
    <w:rsid w:val="000B77ED"/>
    <w:rsid w:val="000C0C96"/>
    <w:rsid w:val="000C1745"/>
    <w:rsid w:val="000C1E4D"/>
    <w:rsid w:val="000C5D33"/>
    <w:rsid w:val="000C63E4"/>
    <w:rsid w:val="000D032F"/>
    <w:rsid w:val="000D06C4"/>
    <w:rsid w:val="000D0741"/>
    <w:rsid w:val="000D19A2"/>
    <w:rsid w:val="000D238A"/>
    <w:rsid w:val="000D4297"/>
    <w:rsid w:val="000D5756"/>
    <w:rsid w:val="000D634D"/>
    <w:rsid w:val="000E1121"/>
    <w:rsid w:val="000E1E9B"/>
    <w:rsid w:val="000E21BA"/>
    <w:rsid w:val="000E303B"/>
    <w:rsid w:val="000E444B"/>
    <w:rsid w:val="000E5C9E"/>
    <w:rsid w:val="000E6AC9"/>
    <w:rsid w:val="000E6E37"/>
    <w:rsid w:val="000E7FB5"/>
    <w:rsid w:val="000F0354"/>
    <w:rsid w:val="000F1594"/>
    <w:rsid w:val="000F16AD"/>
    <w:rsid w:val="000F251D"/>
    <w:rsid w:val="000F310E"/>
    <w:rsid w:val="000F6D97"/>
    <w:rsid w:val="0010233E"/>
    <w:rsid w:val="00110055"/>
    <w:rsid w:val="0011050E"/>
    <w:rsid w:val="00111975"/>
    <w:rsid w:val="00112E79"/>
    <w:rsid w:val="00113799"/>
    <w:rsid w:val="00114CC2"/>
    <w:rsid w:val="001157B4"/>
    <w:rsid w:val="001158C3"/>
    <w:rsid w:val="00116305"/>
    <w:rsid w:val="001178D2"/>
    <w:rsid w:val="001201E3"/>
    <w:rsid w:val="0012180A"/>
    <w:rsid w:val="00123972"/>
    <w:rsid w:val="00133E86"/>
    <w:rsid w:val="001351CE"/>
    <w:rsid w:val="00136A8E"/>
    <w:rsid w:val="00147EDE"/>
    <w:rsid w:val="001510B8"/>
    <w:rsid w:val="001535AF"/>
    <w:rsid w:val="0015371B"/>
    <w:rsid w:val="00155D89"/>
    <w:rsid w:val="001564F5"/>
    <w:rsid w:val="00157560"/>
    <w:rsid w:val="00157586"/>
    <w:rsid w:val="00157E70"/>
    <w:rsid w:val="00160249"/>
    <w:rsid w:val="001612D8"/>
    <w:rsid w:val="00161379"/>
    <w:rsid w:val="001664DB"/>
    <w:rsid w:val="0016686F"/>
    <w:rsid w:val="00173240"/>
    <w:rsid w:val="00173283"/>
    <w:rsid w:val="00180B44"/>
    <w:rsid w:val="00182C8F"/>
    <w:rsid w:val="001842B0"/>
    <w:rsid w:val="001900CF"/>
    <w:rsid w:val="001928F3"/>
    <w:rsid w:val="00192934"/>
    <w:rsid w:val="00196687"/>
    <w:rsid w:val="00196801"/>
    <w:rsid w:val="001A109C"/>
    <w:rsid w:val="001A1D23"/>
    <w:rsid w:val="001A5EE2"/>
    <w:rsid w:val="001A76BF"/>
    <w:rsid w:val="001A7B13"/>
    <w:rsid w:val="001B4530"/>
    <w:rsid w:val="001C2DBD"/>
    <w:rsid w:val="001C45FD"/>
    <w:rsid w:val="001C47ED"/>
    <w:rsid w:val="001C5F34"/>
    <w:rsid w:val="001C6095"/>
    <w:rsid w:val="001C7EFE"/>
    <w:rsid w:val="001D340B"/>
    <w:rsid w:val="001D726D"/>
    <w:rsid w:val="001E05E6"/>
    <w:rsid w:val="001E1462"/>
    <w:rsid w:val="001E4010"/>
    <w:rsid w:val="001E4068"/>
    <w:rsid w:val="001E5ED6"/>
    <w:rsid w:val="001F031A"/>
    <w:rsid w:val="001F29CF"/>
    <w:rsid w:val="001F5819"/>
    <w:rsid w:val="002021EC"/>
    <w:rsid w:val="002031DF"/>
    <w:rsid w:val="00203FD5"/>
    <w:rsid w:val="00204DB4"/>
    <w:rsid w:val="002051A9"/>
    <w:rsid w:val="00205D9B"/>
    <w:rsid w:val="002069D9"/>
    <w:rsid w:val="002105D2"/>
    <w:rsid w:val="0021384F"/>
    <w:rsid w:val="00214D12"/>
    <w:rsid w:val="00217A0E"/>
    <w:rsid w:val="00217E28"/>
    <w:rsid w:val="00220E00"/>
    <w:rsid w:val="0022156D"/>
    <w:rsid w:val="0022292A"/>
    <w:rsid w:val="00223531"/>
    <w:rsid w:val="00225D9B"/>
    <w:rsid w:val="00225E2E"/>
    <w:rsid w:val="00225FB9"/>
    <w:rsid w:val="00230BF8"/>
    <w:rsid w:val="00231A60"/>
    <w:rsid w:val="00232D6C"/>
    <w:rsid w:val="00234719"/>
    <w:rsid w:val="00236466"/>
    <w:rsid w:val="002372E8"/>
    <w:rsid w:val="002374F6"/>
    <w:rsid w:val="00237C49"/>
    <w:rsid w:val="00242411"/>
    <w:rsid w:val="002437A0"/>
    <w:rsid w:val="00244241"/>
    <w:rsid w:val="00247413"/>
    <w:rsid w:val="00247A5F"/>
    <w:rsid w:val="00247FAC"/>
    <w:rsid w:val="00251138"/>
    <w:rsid w:val="002516A5"/>
    <w:rsid w:val="002523DA"/>
    <w:rsid w:val="0025240B"/>
    <w:rsid w:val="002534CF"/>
    <w:rsid w:val="00253C62"/>
    <w:rsid w:val="00256CDC"/>
    <w:rsid w:val="0025707C"/>
    <w:rsid w:val="00263683"/>
    <w:rsid w:val="00264B4D"/>
    <w:rsid w:val="00271768"/>
    <w:rsid w:val="002737B5"/>
    <w:rsid w:val="00274DCD"/>
    <w:rsid w:val="002750BA"/>
    <w:rsid w:val="002756E8"/>
    <w:rsid w:val="00276C69"/>
    <w:rsid w:val="002815BE"/>
    <w:rsid w:val="0028275E"/>
    <w:rsid w:val="002834BF"/>
    <w:rsid w:val="0028352A"/>
    <w:rsid w:val="00283863"/>
    <w:rsid w:val="00283A7B"/>
    <w:rsid w:val="00284E9B"/>
    <w:rsid w:val="002859BE"/>
    <w:rsid w:val="002911AE"/>
    <w:rsid w:val="00295201"/>
    <w:rsid w:val="00297868"/>
    <w:rsid w:val="002A0DAC"/>
    <w:rsid w:val="002A550C"/>
    <w:rsid w:val="002A75DB"/>
    <w:rsid w:val="002B14D6"/>
    <w:rsid w:val="002B24E1"/>
    <w:rsid w:val="002B7A69"/>
    <w:rsid w:val="002C0AC1"/>
    <w:rsid w:val="002C0C8D"/>
    <w:rsid w:val="002C21C0"/>
    <w:rsid w:val="002C2513"/>
    <w:rsid w:val="002C3EE9"/>
    <w:rsid w:val="002C4C98"/>
    <w:rsid w:val="002C7CB6"/>
    <w:rsid w:val="002D08D1"/>
    <w:rsid w:val="002D1657"/>
    <w:rsid w:val="002D2A0C"/>
    <w:rsid w:val="002D3CA7"/>
    <w:rsid w:val="002D4A50"/>
    <w:rsid w:val="002D57B5"/>
    <w:rsid w:val="002D5843"/>
    <w:rsid w:val="002D74DA"/>
    <w:rsid w:val="002D7643"/>
    <w:rsid w:val="002E1A3B"/>
    <w:rsid w:val="002E22EA"/>
    <w:rsid w:val="002E3918"/>
    <w:rsid w:val="002E6F94"/>
    <w:rsid w:val="002F79CE"/>
    <w:rsid w:val="0030137C"/>
    <w:rsid w:val="00307827"/>
    <w:rsid w:val="00307F08"/>
    <w:rsid w:val="003100C0"/>
    <w:rsid w:val="0031305F"/>
    <w:rsid w:val="003215C3"/>
    <w:rsid w:val="003248CC"/>
    <w:rsid w:val="00327D94"/>
    <w:rsid w:val="00331905"/>
    <w:rsid w:val="00334AEB"/>
    <w:rsid w:val="003365EA"/>
    <w:rsid w:val="00342B77"/>
    <w:rsid w:val="00344C22"/>
    <w:rsid w:val="003452BF"/>
    <w:rsid w:val="0034750E"/>
    <w:rsid w:val="00352521"/>
    <w:rsid w:val="00353036"/>
    <w:rsid w:val="00357049"/>
    <w:rsid w:val="003627DA"/>
    <w:rsid w:val="00364C4C"/>
    <w:rsid w:val="0036578F"/>
    <w:rsid w:val="00370F90"/>
    <w:rsid w:val="00372492"/>
    <w:rsid w:val="00372943"/>
    <w:rsid w:val="00373232"/>
    <w:rsid w:val="003733AF"/>
    <w:rsid w:val="00374F96"/>
    <w:rsid w:val="00381550"/>
    <w:rsid w:val="0038404D"/>
    <w:rsid w:val="003849A0"/>
    <w:rsid w:val="00384D00"/>
    <w:rsid w:val="003853F8"/>
    <w:rsid w:val="0039006D"/>
    <w:rsid w:val="003900E2"/>
    <w:rsid w:val="00392F53"/>
    <w:rsid w:val="003959F9"/>
    <w:rsid w:val="00395B31"/>
    <w:rsid w:val="003A3574"/>
    <w:rsid w:val="003A3BFD"/>
    <w:rsid w:val="003A536F"/>
    <w:rsid w:val="003A7BE5"/>
    <w:rsid w:val="003B47B3"/>
    <w:rsid w:val="003B6AC2"/>
    <w:rsid w:val="003B6D00"/>
    <w:rsid w:val="003C1E45"/>
    <w:rsid w:val="003C3755"/>
    <w:rsid w:val="003C6AA5"/>
    <w:rsid w:val="003D074B"/>
    <w:rsid w:val="003D3095"/>
    <w:rsid w:val="003D36EE"/>
    <w:rsid w:val="003D74D1"/>
    <w:rsid w:val="003E04DE"/>
    <w:rsid w:val="003E1C47"/>
    <w:rsid w:val="003E322A"/>
    <w:rsid w:val="003E39C5"/>
    <w:rsid w:val="003E4501"/>
    <w:rsid w:val="003E4B84"/>
    <w:rsid w:val="003E4E32"/>
    <w:rsid w:val="003F4410"/>
    <w:rsid w:val="00402A73"/>
    <w:rsid w:val="00403A3F"/>
    <w:rsid w:val="00403FFD"/>
    <w:rsid w:val="00404C9C"/>
    <w:rsid w:val="00405355"/>
    <w:rsid w:val="00405C18"/>
    <w:rsid w:val="004215E1"/>
    <w:rsid w:val="00421AD5"/>
    <w:rsid w:val="004221A6"/>
    <w:rsid w:val="004229BB"/>
    <w:rsid w:val="00423C40"/>
    <w:rsid w:val="004263A1"/>
    <w:rsid w:val="0042648B"/>
    <w:rsid w:val="00432A53"/>
    <w:rsid w:val="00434937"/>
    <w:rsid w:val="00446D4C"/>
    <w:rsid w:val="004472B5"/>
    <w:rsid w:val="00457CD9"/>
    <w:rsid w:val="00460B63"/>
    <w:rsid w:val="00465A7F"/>
    <w:rsid w:val="00466222"/>
    <w:rsid w:val="00466587"/>
    <w:rsid w:val="00466BCA"/>
    <w:rsid w:val="00473E22"/>
    <w:rsid w:val="0048231A"/>
    <w:rsid w:val="00483FF8"/>
    <w:rsid w:val="004878A0"/>
    <w:rsid w:val="00490421"/>
    <w:rsid w:val="0049052B"/>
    <w:rsid w:val="00490A32"/>
    <w:rsid w:val="00491806"/>
    <w:rsid w:val="0049206E"/>
    <w:rsid w:val="00494ACD"/>
    <w:rsid w:val="00494DFF"/>
    <w:rsid w:val="00495E0E"/>
    <w:rsid w:val="0049748C"/>
    <w:rsid w:val="004A1048"/>
    <w:rsid w:val="004A11A1"/>
    <w:rsid w:val="004A4540"/>
    <w:rsid w:val="004A54CF"/>
    <w:rsid w:val="004A6070"/>
    <w:rsid w:val="004A65FF"/>
    <w:rsid w:val="004B0DF1"/>
    <w:rsid w:val="004B25B8"/>
    <w:rsid w:val="004B3293"/>
    <w:rsid w:val="004B5F4D"/>
    <w:rsid w:val="004B6DC0"/>
    <w:rsid w:val="004C0450"/>
    <w:rsid w:val="004C19C0"/>
    <w:rsid w:val="004C52E3"/>
    <w:rsid w:val="004C73E1"/>
    <w:rsid w:val="004D149D"/>
    <w:rsid w:val="004D1A21"/>
    <w:rsid w:val="004D1AB9"/>
    <w:rsid w:val="004D1C99"/>
    <w:rsid w:val="004D26D5"/>
    <w:rsid w:val="004D79AB"/>
    <w:rsid w:val="004E6791"/>
    <w:rsid w:val="004F1B2B"/>
    <w:rsid w:val="004F35EA"/>
    <w:rsid w:val="004F4807"/>
    <w:rsid w:val="0050366C"/>
    <w:rsid w:val="00511BDD"/>
    <w:rsid w:val="0051349B"/>
    <w:rsid w:val="00513ED1"/>
    <w:rsid w:val="00514874"/>
    <w:rsid w:val="00516A77"/>
    <w:rsid w:val="00520B55"/>
    <w:rsid w:val="005250AC"/>
    <w:rsid w:val="00527121"/>
    <w:rsid w:val="00530CDC"/>
    <w:rsid w:val="005338C2"/>
    <w:rsid w:val="00534D8F"/>
    <w:rsid w:val="0053785D"/>
    <w:rsid w:val="005405DE"/>
    <w:rsid w:val="005407D5"/>
    <w:rsid w:val="005444F6"/>
    <w:rsid w:val="00546F99"/>
    <w:rsid w:val="005473DC"/>
    <w:rsid w:val="005519A8"/>
    <w:rsid w:val="00551D9C"/>
    <w:rsid w:val="00554820"/>
    <w:rsid w:val="00560DB4"/>
    <w:rsid w:val="005632A4"/>
    <w:rsid w:val="005642D3"/>
    <w:rsid w:val="005656E6"/>
    <w:rsid w:val="00571710"/>
    <w:rsid w:val="00571AF0"/>
    <w:rsid w:val="00574334"/>
    <w:rsid w:val="00575621"/>
    <w:rsid w:val="00575895"/>
    <w:rsid w:val="005768D7"/>
    <w:rsid w:val="00582143"/>
    <w:rsid w:val="00585127"/>
    <w:rsid w:val="005901EC"/>
    <w:rsid w:val="00593436"/>
    <w:rsid w:val="00594A9C"/>
    <w:rsid w:val="00594C54"/>
    <w:rsid w:val="00595796"/>
    <w:rsid w:val="005A0232"/>
    <w:rsid w:val="005A0B56"/>
    <w:rsid w:val="005A2CE8"/>
    <w:rsid w:val="005A6A89"/>
    <w:rsid w:val="005B055F"/>
    <w:rsid w:val="005B28EC"/>
    <w:rsid w:val="005B4D48"/>
    <w:rsid w:val="005B5F82"/>
    <w:rsid w:val="005B6310"/>
    <w:rsid w:val="005C07A8"/>
    <w:rsid w:val="005C3394"/>
    <w:rsid w:val="005C3D12"/>
    <w:rsid w:val="005C47C4"/>
    <w:rsid w:val="005C615B"/>
    <w:rsid w:val="005D0174"/>
    <w:rsid w:val="005D1B4D"/>
    <w:rsid w:val="005D1E75"/>
    <w:rsid w:val="005D5AC2"/>
    <w:rsid w:val="005E00FE"/>
    <w:rsid w:val="005E1DA8"/>
    <w:rsid w:val="005E2494"/>
    <w:rsid w:val="005E2D46"/>
    <w:rsid w:val="005E39D6"/>
    <w:rsid w:val="005E7BE4"/>
    <w:rsid w:val="005F0180"/>
    <w:rsid w:val="005F0D8E"/>
    <w:rsid w:val="005F4FE9"/>
    <w:rsid w:val="005F5EE2"/>
    <w:rsid w:val="005F6C58"/>
    <w:rsid w:val="00600332"/>
    <w:rsid w:val="00600528"/>
    <w:rsid w:val="00601097"/>
    <w:rsid w:val="006010E2"/>
    <w:rsid w:val="00601A55"/>
    <w:rsid w:val="00602AC5"/>
    <w:rsid w:val="00603735"/>
    <w:rsid w:val="006037D4"/>
    <w:rsid w:val="00610EFC"/>
    <w:rsid w:val="00611EA3"/>
    <w:rsid w:val="00613C7E"/>
    <w:rsid w:val="00617CC5"/>
    <w:rsid w:val="00621AF2"/>
    <w:rsid w:val="006237BF"/>
    <w:rsid w:val="00623AAC"/>
    <w:rsid w:val="00626C22"/>
    <w:rsid w:val="00635ED1"/>
    <w:rsid w:val="00636E4A"/>
    <w:rsid w:val="0064397E"/>
    <w:rsid w:val="00644292"/>
    <w:rsid w:val="00645A7D"/>
    <w:rsid w:val="00651E94"/>
    <w:rsid w:val="00656DB2"/>
    <w:rsid w:val="0066059A"/>
    <w:rsid w:val="006610C3"/>
    <w:rsid w:val="006638B9"/>
    <w:rsid w:val="00666736"/>
    <w:rsid w:val="0066765F"/>
    <w:rsid w:val="00667A51"/>
    <w:rsid w:val="006715C1"/>
    <w:rsid w:val="00671845"/>
    <w:rsid w:val="006720BE"/>
    <w:rsid w:val="00672750"/>
    <w:rsid w:val="006730A4"/>
    <w:rsid w:val="00673C39"/>
    <w:rsid w:val="00676C59"/>
    <w:rsid w:val="00676DF3"/>
    <w:rsid w:val="0068246F"/>
    <w:rsid w:val="00682B59"/>
    <w:rsid w:val="0068459C"/>
    <w:rsid w:val="006845ED"/>
    <w:rsid w:val="00684B6B"/>
    <w:rsid w:val="00685598"/>
    <w:rsid w:val="0069060A"/>
    <w:rsid w:val="00690E09"/>
    <w:rsid w:val="00694310"/>
    <w:rsid w:val="006959C3"/>
    <w:rsid w:val="00695A7D"/>
    <w:rsid w:val="00696C1C"/>
    <w:rsid w:val="006A3A97"/>
    <w:rsid w:val="006B1E44"/>
    <w:rsid w:val="006B2462"/>
    <w:rsid w:val="006B2A7B"/>
    <w:rsid w:val="006B7126"/>
    <w:rsid w:val="006C67B1"/>
    <w:rsid w:val="006D5049"/>
    <w:rsid w:val="006D56AE"/>
    <w:rsid w:val="006D57F1"/>
    <w:rsid w:val="006F0AA5"/>
    <w:rsid w:val="006F0C17"/>
    <w:rsid w:val="006F2198"/>
    <w:rsid w:val="006F37A7"/>
    <w:rsid w:val="006F4C22"/>
    <w:rsid w:val="0070063B"/>
    <w:rsid w:val="007016F1"/>
    <w:rsid w:val="00703C9B"/>
    <w:rsid w:val="007042A8"/>
    <w:rsid w:val="00705322"/>
    <w:rsid w:val="00705A74"/>
    <w:rsid w:val="00713403"/>
    <w:rsid w:val="00713EB2"/>
    <w:rsid w:val="00714079"/>
    <w:rsid w:val="007203C4"/>
    <w:rsid w:val="00724BFD"/>
    <w:rsid w:val="007367B6"/>
    <w:rsid w:val="007378E8"/>
    <w:rsid w:val="00737EB7"/>
    <w:rsid w:val="007417F6"/>
    <w:rsid w:val="00741C38"/>
    <w:rsid w:val="00744FDB"/>
    <w:rsid w:val="00747516"/>
    <w:rsid w:val="00750467"/>
    <w:rsid w:val="007510C7"/>
    <w:rsid w:val="00751215"/>
    <w:rsid w:val="00751562"/>
    <w:rsid w:val="00755686"/>
    <w:rsid w:val="00755EC9"/>
    <w:rsid w:val="007607D7"/>
    <w:rsid w:val="0076406D"/>
    <w:rsid w:val="007647B5"/>
    <w:rsid w:val="00764FE7"/>
    <w:rsid w:val="00775125"/>
    <w:rsid w:val="00775D14"/>
    <w:rsid w:val="00777220"/>
    <w:rsid w:val="00777CBC"/>
    <w:rsid w:val="00777CCC"/>
    <w:rsid w:val="0078019C"/>
    <w:rsid w:val="0078265B"/>
    <w:rsid w:val="007852E8"/>
    <w:rsid w:val="007858AF"/>
    <w:rsid w:val="00785FAC"/>
    <w:rsid w:val="007873FD"/>
    <w:rsid w:val="0079567C"/>
    <w:rsid w:val="00795687"/>
    <w:rsid w:val="00797F0E"/>
    <w:rsid w:val="007B1ED3"/>
    <w:rsid w:val="007C0FB9"/>
    <w:rsid w:val="007C7927"/>
    <w:rsid w:val="007D0447"/>
    <w:rsid w:val="007D457A"/>
    <w:rsid w:val="007D5639"/>
    <w:rsid w:val="007D56C0"/>
    <w:rsid w:val="007D6833"/>
    <w:rsid w:val="007D7579"/>
    <w:rsid w:val="007D7757"/>
    <w:rsid w:val="007E5F60"/>
    <w:rsid w:val="007F4E17"/>
    <w:rsid w:val="007F6064"/>
    <w:rsid w:val="00802F73"/>
    <w:rsid w:val="00810BEB"/>
    <w:rsid w:val="0081135B"/>
    <w:rsid w:val="008123EC"/>
    <w:rsid w:val="0081514F"/>
    <w:rsid w:val="00816646"/>
    <w:rsid w:val="0081732A"/>
    <w:rsid w:val="0081789B"/>
    <w:rsid w:val="00821DAB"/>
    <w:rsid w:val="008227E0"/>
    <w:rsid w:val="00826BFF"/>
    <w:rsid w:val="00826C74"/>
    <w:rsid w:val="00830869"/>
    <w:rsid w:val="008311A4"/>
    <w:rsid w:val="00836E00"/>
    <w:rsid w:val="00841173"/>
    <w:rsid w:val="0084131D"/>
    <w:rsid w:val="008419D5"/>
    <w:rsid w:val="0084255F"/>
    <w:rsid w:val="008438EA"/>
    <w:rsid w:val="00843A95"/>
    <w:rsid w:val="00845422"/>
    <w:rsid w:val="00847AB5"/>
    <w:rsid w:val="008502D2"/>
    <w:rsid w:val="00851CAD"/>
    <w:rsid w:val="00855703"/>
    <w:rsid w:val="008559E7"/>
    <w:rsid w:val="00855D13"/>
    <w:rsid w:val="0085704F"/>
    <w:rsid w:val="008571B4"/>
    <w:rsid w:val="00864386"/>
    <w:rsid w:val="00865787"/>
    <w:rsid w:val="008661B7"/>
    <w:rsid w:val="008662A4"/>
    <w:rsid w:val="00866930"/>
    <w:rsid w:val="00866FE9"/>
    <w:rsid w:val="00885E6B"/>
    <w:rsid w:val="00895EF9"/>
    <w:rsid w:val="00897A9A"/>
    <w:rsid w:val="008A224C"/>
    <w:rsid w:val="008A3810"/>
    <w:rsid w:val="008A3D72"/>
    <w:rsid w:val="008A3FC9"/>
    <w:rsid w:val="008A632F"/>
    <w:rsid w:val="008B0528"/>
    <w:rsid w:val="008B2BF9"/>
    <w:rsid w:val="008B36B7"/>
    <w:rsid w:val="008B4897"/>
    <w:rsid w:val="008B4F6E"/>
    <w:rsid w:val="008B7742"/>
    <w:rsid w:val="008C234C"/>
    <w:rsid w:val="008C3266"/>
    <w:rsid w:val="008D291A"/>
    <w:rsid w:val="008D2F43"/>
    <w:rsid w:val="008D57D6"/>
    <w:rsid w:val="008E1188"/>
    <w:rsid w:val="008E1694"/>
    <w:rsid w:val="008E1B69"/>
    <w:rsid w:val="008E32C7"/>
    <w:rsid w:val="008E5289"/>
    <w:rsid w:val="008F0908"/>
    <w:rsid w:val="008F2E52"/>
    <w:rsid w:val="008F311B"/>
    <w:rsid w:val="008F51A6"/>
    <w:rsid w:val="0090578F"/>
    <w:rsid w:val="009058E8"/>
    <w:rsid w:val="00910509"/>
    <w:rsid w:val="00916D74"/>
    <w:rsid w:val="009171B2"/>
    <w:rsid w:val="00920039"/>
    <w:rsid w:val="00920402"/>
    <w:rsid w:val="00920905"/>
    <w:rsid w:val="0092091C"/>
    <w:rsid w:val="00920D99"/>
    <w:rsid w:val="00921B47"/>
    <w:rsid w:val="00922F54"/>
    <w:rsid w:val="00924075"/>
    <w:rsid w:val="00925A63"/>
    <w:rsid w:val="0094093A"/>
    <w:rsid w:val="009419C4"/>
    <w:rsid w:val="00943E2D"/>
    <w:rsid w:val="00944BD3"/>
    <w:rsid w:val="00945886"/>
    <w:rsid w:val="00947E99"/>
    <w:rsid w:val="00950713"/>
    <w:rsid w:val="00951D29"/>
    <w:rsid w:val="00962DA4"/>
    <w:rsid w:val="0096356E"/>
    <w:rsid w:val="0096418D"/>
    <w:rsid w:val="00965F7F"/>
    <w:rsid w:val="00970336"/>
    <w:rsid w:val="00973710"/>
    <w:rsid w:val="00973A4F"/>
    <w:rsid w:val="0097689B"/>
    <w:rsid w:val="009774B2"/>
    <w:rsid w:val="0097769C"/>
    <w:rsid w:val="0098099F"/>
    <w:rsid w:val="00990E76"/>
    <w:rsid w:val="009922E3"/>
    <w:rsid w:val="00992CB7"/>
    <w:rsid w:val="00993F82"/>
    <w:rsid w:val="00995EBE"/>
    <w:rsid w:val="009972E9"/>
    <w:rsid w:val="009A24B4"/>
    <w:rsid w:val="009A4053"/>
    <w:rsid w:val="009A52B4"/>
    <w:rsid w:val="009A7F96"/>
    <w:rsid w:val="009B1951"/>
    <w:rsid w:val="009B1CDB"/>
    <w:rsid w:val="009B4182"/>
    <w:rsid w:val="009B4704"/>
    <w:rsid w:val="009B532F"/>
    <w:rsid w:val="009B5ABE"/>
    <w:rsid w:val="009C12D7"/>
    <w:rsid w:val="009C5318"/>
    <w:rsid w:val="009C5D83"/>
    <w:rsid w:val="009D310D"/>
    <w:rsid w:val="009D68EA"/>
    <w:rsid w:val="009D6D60"/>
    <w:rsid w:val="009E5006"/>
    <w:rsid w:val="009E6C11"/>
    <w:rsid w:val="009F1716"/>
    <w:rsid w:val="009F342E"/>
    <w:rsid w:val="009F43D7"/>
    <w:rsid w:val="009F46E7"/>
    <w:rsid w:val="009F60BA"/>
    <w:rsid w:val="009F63BC"/>
    <w:rsid w:val="009F7147"/>
    <w:rsid w:val="00A0262F"/>
    <w:rsid w:val="00A04746"/>
    <w:rsid w:val="00A12EE2"/>
    <w:rsid w:val="00A1493D"/>
    <w:rsid w:val="00A1682E"/>
    <w:rsid w:val="00A20315"/>
    <w:rsid w:val="00A22EDC"/>
    <w:rsid w:val="00A26316"/>
    <w:rsid w:val="00A27871"/>
    <w:rsid w:val="00A30B05"/>
    <w:rsid w:val="00A3365C"/>
    <w:rsid w:val="00A342DC"/>
    <w:rsid w:val="00A367F6"/>
    <w:rsid w:val="00A36C9C"/>
    <w:rsid w:val="00A40A12"/>
    <w:rsid w:val="00A41357"/>
    <w:rsid w:val="00A427A9"/>
    <w:rsid w:val="00A45322"/>
    <w:rsid w:val="00A474DC"/>
    <w:rsid w:val="00A47CDB"/>
    <w:rsid w:val="00A601F6"/>
    <w:rsid w:val="00A646D3"/>
    <w:rsid w:val="00A64A92"/>
    <w:rsid w:val="00A65AAD"/>
    <w:rsid w:val="00A7273A"/>
    <w:rsid w:val="00A74265"/>
    <w:rsid w:val="00A74812"/>
    <w:rsid w:val="00A748E1"/>
    <w:rsid w:val="00A7555E"/>
    <w:rsid w:val="00A759E2"/>
    <w:rsid w:val="00A844B3"/>
    <w:rsid w:val="00A859DD"/>
    <w:rsid w:val="00A8668D"/>
    <w:rsid w:val="00A904A4"/>
    <w:rsid w:val="00AA4993"/>
    <w:rsid w:val="00AA5935"/>
    <w:rsid w:val="00AA6186"/>
    <w:rsid w:val="00AA7134"/>
    <w:rsid w:val="00AB1CAC"/>
    <w:rsid w:val="00AB26D8"/>
    <w:rsid w:val="00AB2B14"/>
    <w:rsid w:val="00AB3829"/>
    <w:rsid w:val="00AB55E0"/>
    <w:rsid w:val="00AB5BD9"/>
    <w:rsid w:val="00AB6C7A"/>
    <w:rsid w:val="00AB7EDC"/>
    <w:rsid w:val="00AC045B"/>
    <w:rsid w:val="00AC2142"/>
    <w:rsid w:val="00AD24A0"/>
    <w:rsid w:val="00AD2B0D"/>
    <w:rsid w:val="00AD31AC"/>
    <w:rsid w:val="00AD5BC5"/>
    <w:rsid w:val="00AD5ED1"/>
    <w:rsid w:val="00AD648A"/>
    <w:rsid w:val="00AD7934"/>
    <w:rsid w:val="00AE3EF9"/>
    <w:rsid w:val="00AE5388"/>
    <w:rsid w:val="00AE687D"/>
    <w:rsid w:val="00AF0F34"/>
    <w:rsid w:val="00AF150B"/>
    <w:rsid w:val="00AF1C59"/>
    <w:rsid w:val="00AF578D"/>
    <w:rsid w:val="00B009C4"/>
    <w:rsid w:val="00B021F9"/>
    <w:rsid w:val="00B032B8"/>
    <w:rsid w:val="00B04E5C"/>
    <w:rsid w:val="00B065F7"/>
    <w:rsid w:val="00B071AF"/>
    <w:rsid w:val="00B07B60"/>
    <w:rsid w:val="00B10F3F"/>
    <w:rsid w:val="00B13855"/>
    <w:rsid w:val="00B1424C"/>
    <w:rsid w:val="00B162A7"/>
    <w:rsid w:val="00B269BE"/>
    <w:rsid w:val="00B274B0"/>
    <w:rsid w:val="00B277A2"/>
    <w:rsid w:val="00B30FA5"/>
    <w:rsid w:val="00B3356A"/>
    <w:rsid w:val="00B37B2E"/>
    <w:rsid w:val="00B37B33"/>
    <w:rsid w:val="00B40167"/>
    <w:rsid w:val="00B432A1"/>
    <w:rsid w:val="00B5006A"/>
    <w:rsid w:val="00B51337"/>
    <w:rsid w:val="00B515DC"/>
    <w:rsid w:val="00B5364D"/>
    <w:rsid w:val="00B54E11"/>
    <w:rsid w:val="00B55A2D"/>
    <w:rsid w:val="00B57178"/>
    <w:rsid w:val="00B66920"/>
    <w:rsid w:val="00B72A52"/>
    <w:rsid w:val="00B749DA"/>
    <w:rsid w:val="00B74E06"/>
    <w:rsid w:val="00B752B7"/>
    <w:rsid w:val="00B75E6D"/>
    <w:rsid w:val="00B765A5"/>
    <w:rsid w:val="00B81745"/>
    <w:rsid w:val="00B81CAD"/>
    <w:rsid w:val="00B832A3"/>
    <w:rsid w:val="00B834BD"/>
    <w:rsid w:val="00B836AC"/>
    <w:rsid w:val="00B8526B"/>
    <w:rsid w:val="00B85B10"/>
    <w:rsid w:val="00B85F96"/>
    <w:rsid w:val="00B86ACE"/>
    <w:rsid w:val="00B90523"/>
    <w:rsid w:val="00B91AE6"/>
    <w:rsid w:val="00BA2330"/>
    <w:rsid w:val="00BA2711"/>
    <w:rsid w:val="00BA352B"/>
    <w:rsid w:val="00BB0B40"/>
    <w:rsid w:val="00BB2A55"/>
    <w:rsid w:val="00BB4E17"/>
    <w:rsid w:val="00BB505A"/>
    <w:rsid w:val="00BB53ED"/>
    <w:rsid w:val="00BB6375"/>
    <w:rsid w:val="00BB7741"/>
    <w:rsid w:val="00BC08F5"/>
    <w:rsid w:val="00BC242D"/>
    <w:rsid w:val="00BC2660"/>
    <w:rsid w:val="00BC38AB"/>
    <w:rsid w:val="00BC4495"/>
    <w:rsid w:val="00BC4D00"/>
    <w:rsid w:val="00BC51B7"/>
    <w:rsid w:val="00BC7EE6"/>
    <w:rsid w:val="00BD0536"/>
    <w:rsid w:val="00BD0FB0"/>
    <w:rsid w:val="00BD1380"/>
    <w:rsid w:val="00BD15EF"/>
    <w:rsid w:val="00BE01BA"/>
    <w:rsid w:val="00BE3BC3"/>
    <w:rsid w:val="00BE3E16"/>
    <w:rsid w:val="00BE59FE"/>
    <w:rsid w:val="00BF1C3B"/>
    <w:rsid w:val="00C0339A"/>
    <w:rsid w:val="00C06A50"/>
    <w:rsid w:val="00C07933"/>
    <w:rsid w:val="00C11F70"/>
    <w:rsid w:val="00C14BC1"/>
    <w:rsid w:val="00C15112"/>
    <w:rsid w:val="00C17E19"/>
    <w:rsid w:val="00C201C0"/>
    <w:rsid w:val="00C23859"/>
    <w:rsid w:val="00C266A5"/>
    <w:rsid w:val="00C30AC1"/>
    <w:rsid w:val="00C339DE"/>
    <w:rsid w:val="00C33F30"/>
    <w:rsid w:val="00C34C97"/>
    <w:rsid w:val="00C3728E"/>
    <w:rsid w:val="00C421F4"/>
    <w:rsid w:val="00C44396"/>
    <w:rsid w:val="00C444B8"/>
    <w:rsid w:val="00C45EC1"/>
    <w:rsid w:val="00C460A0"/>
    <w:rsid w:val="00C47C54"/>
    <w:rsid w:val="00C53A77"/>
    <w:rsid w:val="00C54164"/>
    <w:rsid w:val="00C5612F"/>
    <w:rsid w:val="00C6049A"/>
    <w:rsid w:val="00C61A70"/>
    <w:rsid w:val="00C628D9"/>
    <w:rsid w:val="00C65ED3"/>
    <w:rsid w:val="00C70CD8"/>
    <w:rsid w:val="00C70EC1"/>
    <w:rsid w:val="00C7138B"/>
    <w:rsid w:val="00C729D6"/>
    <w:rsid w:val="00C815EF"/>
    <w:rsid w:val="00C86588"/>
    <w:rsid w:val="00C8745A"/>
    <w:rsid w:val="00C90B0B"/>
    <w:rsid w:val="00C90F1D"/>
    <w:rsid w:val="00C9158B"/>
    <w:rsid w:val="00C916CA"/>
    <w:rsid w:val="00C93BE4"/>
    <w:rsid w:val="00C967E3"/>
    <w:rsid w:val="00C969EC"/>
    <w:rsid w:val="00C975FE"/>
    <w:rsid w:val="00CA021B"/>
    <w:rsid w:val="00CA056D"/>
    <w:rsid w:val="00CA4696"/>
    <w:rsid w:val="00CA5064"/>
    <w:rsid w:val="00CA6D4F"/>
    <w:rsid w:val="00CB1988"/>
    <w:rsid w:val="00CC0026"/>
    <w:rsid w:val="00CC0C15"/>
    <w:rsid w:val="00CC2F08"/>
    <w:rsid w:val="00CD00DB"/>
    <w:rsid w:val="00CD2C01"/>
    <w:rsid w:val="00CD578D"/>
    <w:rsid w:val="00CD6788"/>
    <w:rsid w:val="00CE0970"/>
    <w:rsid w:val="00CE0F5B"/>
    <w:rsid w:val="00CE31FC"/>
    <w:rsid w:val="00CE32A1"/>
    <w:rsid w:val="00CE6C95"/>
    <w:rsid w:val="00CE6DF1"/>
    <w:rsid w:val="00CF080C"/>
    <w:rsid w:val="00CF4247"/>
    <w:rsid w:val="00CF59D1"/>
    <w:rsid w:val="00D01944"/>
    <w:rsid w:val="00D02B71"/>
    <w:rsid w:val="00D07789"/>
    <w:rsid w:val="00D10AB6"/>
    <w:rsid w:val="00D110EA"/>
    <w:rsid w:val="00D11327"/>
    <w:rsid w:val="00D12CB7"/>
    <w:rsid w:val="00D1420E"/>
    <w:rsid w:val="00D14B33"/>
    <w:rsid w:val="00D15179"/>
    <w:rsid w:val="00D1666E"/>
    <w:rsid w:val="00D21E3F"/>
    <w:rsid w:val="00D22956"/>
    <w:rsid w:val="00D22C27"/>
    <w:rsid w:val="00D27617"/>
    <w:rsid w:val="00D30364"/>
    <w:rsid w:val="00D30544"/>
    <w:rsid w:val="00D320E1"/>
    <w:rsid w:val="00D336DB"/>
    <w:rsid w:val="00D34DD1"/>
    <w:rsid w:val="00D36F2D"/>
    <w:rsid w:val="00D37677"/>
    <w:rsid w:val="00D4269F"/>
    <w:rsid w:val="00D428FB"/>
    <w:rsid w:val="00D445E5"/>
    <w:rsid w:val="00D45883"/>
    <w:rsid w:val="00D46535"/>
    <w:rsid w:val="00D46B6D"/>
    <w:rsid w:val="00D50922"/>
    <w:rsid w:val="00D54ACD"/>
    <w:rsid w:val="00D6212D"/>
    <w:rsid w:val="00D6270F"/>
    <w:rsid w:val="00D6444D"/>
    <w:rsid w:val="00D70962"/>
    <w:rsid w:val="00D7282E"/>
    <w:rsid w:val="00D72B17"/>
    <w:rsid w:val="00D73AB3"/>
    <w:rsid w:val="00D75B6D"/>
    <w:rsid w:val="00D7693B"/>
    <w:rsid w:val="00D81B90"/>
    <w:rsid w:val="00D83100"/>
    <w:rsid w:val="00D861D4"/>
    <w:rsid w:val="00D86744"/>
    <w:rsid w:val="00D911F7"/>
    <w:rsid w:val="00D926BE"/>
    <w:rsid w:val="00D92B37"/>
    <w:rsid w:val="00D938E8"/>
    <w:rsid w:val="00D96D02"/>
    <w:rsid w:val="00D97279"/>
    <w:rsid w:val="00DA165A"/>
    <w:rsid w:val="00DB002B"/>
    <w:rsid w:val="00DB18CC"/>
    <w:rsid w:val="00DB482D"/>
    <w:rsid w:val="00DB4EBA"/>
    <w:rsid w:val="00DC2BAF"/>
    <w:rsid w:val="00DC7CC8"/>
    <w:rsid w:val="00DD366A"/>
    <w:rsid w:val="00DD3731"/>
    <w:rsid w:val="00DD3EFF"/>
    <w:rsid w:val="00DE13D2"/>
    <w:rsid w:val="00DE1E33"/>
    <w:rsid w:val="00DE3B13"/>
    <w:rsid w:val="00DE455B"/>
    <w:rsid w:val="00DE4F0C"/>
    <w:rsid w:val="00DF0C5D"/>
    <w:rsid w:val="00DF0FD9"/>
    <w:rsid w:val="00DF15E4"/>
    <w:rsid w:val="00DF3503"/>
    <w:rsid w:val="00DF4907"/>
    <w:rsid w:val="00DF724A"/>
    <w:rsid w:val="00E00BC9"/>
    <w:rsid w:val="00E02485"/>
    <w:rsid w:val="00E02859"/>
    <w:rsid w:val="00E02B0A"/>
    <w:rsid w:val="00E03843"/>
    <w:rsid w:val="00E04306"/>
    <w:rsid w:val="00E049C2"/>
    <w:rsid w:val="00E05452"/>
    <w:rsid w:val="00E10336"/>
    <w:rsid w:val="00E159BF"/>
    <w:rsid w:val="00E24D83"/>
    <w:rsid w:val="00E25830"/>
    <w:rsid w:val="00E263F7"/>
    <w:rsid w:val="00E31272"/>
    <w:rsid w:val="00E31B5C"/>
    <w:rsid w:val="00E31EE7"/>
    <w:rsid w:val="00E32034"/>
    <w:rsid w:val="00E321C0"/>
    <w:rsid w:val="00E34BE5"/>
    <w:rsid w:val="00E420C2"/>
    <w:rsid w:val="00E45DFE"/>
    <w:rsid w:val="00E45E93"/>
    <w:rsid w:val="00E46AD2"/>
    <w:rsid w:val="00E57BB8"/>
    <w:rsid w:val="00E61680"/>
    <w:rsid w:val="00E62CF0"/>
    <w:rsid w:val="00E64277"/>
    <w:rsid w:val="00E64E74"/>
    <w:rsid w:val="00E66782"/>
    <w:rsid w:val="00E71FEC"/>
    <w:rsid w:val="00E73D84"/>
    <w:rsid w:val="00E757BD"/>
    <w:rsid w:val="00E75BD4"/>
    <w:rsid w:val="00E7669B"/>
    <w:rsid w:val="00E7743C"/>
    <w:rsid w:val="00E817EB"/>
    <w:rsid w:val="00E81DAB"/>
    <w:rsid w:val="00E8204C"/>
    <w:rsid w:val="00E833EA"/>
    <w:rsid w:val="00E84190"/>
    <w:rsid w:val="00E8799C"/>
    <w:rsid w:val="00E91B2F"/>
    <w:rsid w:val="00E93504"/>
    <w:rsid w:val="00E94756"/>
    <w:rsid w:val="00E97907"/>
    <w:rsid w:val="00EA1E9E"/>
    <w:rsid w:val="00EA3FE8"/>
    <w:rsid w:val="00EA4F84"/>
    <w:rsid w:val="00EA5ACD"/>
    <w:rsid w:val="00EA6979"/>
    <w:rsid w:val="00EB28E9"/>
    <w:rsid w:val="00EB3719"/>
    <w:rsid w:val="00EB6DCD"/>
    <w:rsid w:val="00EC6E98"/>
    <w:rsid w:val="00ED28CD"/>
    <w:rsid w:val="00ED2DFC"/>
    <w:rsid w:val="00ED31AF"/>
    <w:rsid w:val="00ED63CF"/>
    <w:rsid w:val="00EE0C56"/>
    <w:rsid w:val="00EE15E5"/>
    <w:rsid w:val="00EF0B3A"/>
    <w:rsid w:val="00EF0FD2"/>
    <w:rsid w:val="00EF1AF4"/>
    <w:rsid w:val="00EF1E03"/>
    <w:rsid w:val="00EF42DD"/>
    <w:rsid w:val="00EF5149"/>
    <w:rsid w:val="00EF7FB4"/>
    <w:rsid w:val="00F04436"/>
    <w:rsid w:val="00F04C2F"/>
    <w:rsid w:val="00F04C71"/>
    <w:rsid w:val="00F05851"/>
    <w:rsid w:val="00F05EFE"/>
    <w:rsid w:val="00F1254F"/>
    <w:rsid w:val="00F138E8"/>
    <w:rsid w:val="00F13FCC"/>
    <w:rsid w:val="00F151A9"/>
    <w:rsid w:val="00F20E29"/>
    <w:rsid w:val="00F21D3B"/>
    <w:rsid w:val="00F2385C"/>
    <w:rsid w:val="00F32180"/>
    <w:rsid w:val="00F36DCF"/>
    <w:rsid w:val="00F37897"/>
    <w:rsid w:val="00F419D2"/>
    <w:rsid w:val="00F431D9"/>
    <w:rsid w:val="00F43660"/>
    <w:rsid w:val="00F43AA3"/>
    <w:rsid w:val="00F443D8"/>
    <w:rsid w:val="00F459C4"/>
    <w:rsid w:val="00F46630"/>
    <w:rsid w:val="00F5084E"/>
    <w:rsid w:val="00F52E36"/>
    <w:rsid w:val="00F53B4C"/>
    <w:rsid w:val="00F56D27"/>
    <w:rsid w:val="00F60FB2"/>
    <w:rsid w:val="00F62A2F"/>
    <w:rsid w:val="00F62D89"/>
    <w:rsid w:val="00F644BC"/>
    <w:rsid w:val="00F646C4"/>
    <w:rsid w:val="00F64ACE"/>
    <w:rsid w:val="00F660F6"/>
    <w:rsid w:val="00F6687E"/>
    <w:rsid w:val="00F66F97"/>
    <w:rsid w:val="00F67A45"/>
    <w:rsid w:val="00F74EB2"/>
    <w:rsid w:val="00F76D13"/>
    <w:rsid w:val="00F8030D"/>
    <w:rsid w:val="00F82247"/>
    <w:rsid w:val="00F8559B"/>
    <w:rsid w:val="00F86573"/>
    <w:rsid w:val="00F8770E"/>
    <w:rsid w:val="00F90DAF"/>
    <w:rsid w:val="00F90FE1"/>
    <w:rsid w:val="00F917F4"/>
    <w:rsid w:val="00F92841"/>
    <w:rsid w:val="00F92AD6"/>
    <w:rsid w:val="00F96C36"/>
    <w:rsid w:val="00FA20A6"/>
    <w:rsid w:val="00FA3248"/>
    <w:rsid w:val="00FA3FDF"/>
    <w:rsid w:val="00FB260C"/>
    <w:rsid w:val="00FB44A6"/>
    <w:rsid w:val="00FB6315"/>
    <w:rsid w:val="00FB72D8"/>
    <w:rsid w:val="00FB7BAD"/>
    <w:rsid w:val="00FC5E93"/>
    <w:rsid w:val="00FD0C27"/>
    <w:rsid w:val="00FD1641"/>
    <w:rsid w:val="00FD1C7B"/>
    <w:rsid w:val="00FD211A"/>
    <w:rsid w:val="00FD3236"/>
    <w:rsid w:val="00FD3972"/>
    <w:rsid w:val="00FD6747"/>
    <w:rsid w:val="00FE23DF"/>
    <w:rsid w:val="00FE4D8B"/>
    <w:rsid w:val="00FE69FF"/>
    <w:rsid w:val="00FF1A5E"/>
    <w:rsid w:val="00FF3C7A"/>
    <w:rsid w:val="00FF689B"/>
    <w:rsid w:val="00FF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B1A75"/>
  <w15:docId w15:val="{91CCDC02-2059-41B0-A6C1-0EBA445A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224"/>
    <w:pPr>
      <w:widowControl w:val="0"/>
      <w:wordWrap w:val="0"/>
      <w:autoSpaceDE w:val="0"/>
      <w:autoSpaceDN w:val="0"/>
    </w:pPr>
  </w:style>
  <w:style w:type="paragraph" w:styleId="2">
    <w:name w:val="heading 2"/>
    <w:aliases w:val="(조)"/>
    <w:basedOn w:val="a"/>
    <w:next w:val="a"/>
    <w:link w:val="2Char"/>
    <w:uiPriority w:val="9"/>
    <w:unhideWhenUsed/>
    <w:qFormat/>
    <w:rsid w:val="00112E79"/>
    <w:pPr>
      <w:numPr>
        <w:numId w:val="68"/>
      </w:numPr>
      <w:autoSpaceDE/>
      <w:autoSpaceDN/>
      <w:spacing w:before="240" w:after="0"/>
      <w:outlineLvl w:val="1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1">
    <w:name w:val="목록 없음1"/>
    <w:next w:val="a2"/>
    <w:uiPriority w:val="99"/>
    <w:semiHidden/>
    <w:unhideWhenUsed/>
    <w:rsid w:val="00196687"/>
  </w:style>
  <w:style w:type="character" w:styleId="a3">
    <w:name w:val="FollowedHyperlink"/>
    <w:basedOn w:val="a0"/>
    <w:rsid w:val="00196687"/>
    <w:rPr>
      <w:color w:val="800080"/>
      <w:u w:val="single"/>
    </w:rPr>
  </w:style>
  <w:style w:type="paragraph" w:styleId="a4">
    <w:name w:val="endnote text"/>
    <w:basedOn w:val="a"/>
    <w:link w:val="Char"/>
    <w:semiHidden/>
    <w:rsid w:val="00196687"/>
    <w:pPr>
      <w:snapToGrid w:val="0"/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character" w:customStyle="1" w:styleId="Char">
    <w:name w:val="미주 텍스트 Char"/>
    <w:basedOn w:val="a0"/>
    <w:link w:val="a4"/>
    <w:semiHidden/>
    <w:rsid w:val="00196687"/>
    <w:rPr>
      <w:rFonts w:ascii="바탕" w:eastAsia="바탕" w:hAnsi="Times New Roman" w:cs="Times New Roman"/>
      <w:szCs w:val="24"/>
    </w:rPr>
  </w:style>
  <w:style w:type="character" w:styleId="a5">
    <w:name w:val="endnote reference"/>
    <w:basedOn w:val="a0"/>
    <w:semiHidden/>
    <w:rsid w:val="00196687"/>
    <w:rPr>
      <w:vertAlign w:val="superscript"/>
    </w:rPr>
  </w:style>
  <w:style w:type="paragraph" w:styleId="a6">
    <w:name w:val="footnote text"/>
    <w:basedOn w:val="a"/>
    <w:link w:val="Char0"/>
    <w:semiHidden/>
    <w:rsid w:val="00196687"/>
    <w:pPr>
      <w:snapToGrid w:val="0"/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character" w:customStyle="1" w:styleId="Char0">
    <w:name w:val="각주 텍스트 Char"/>
    <w:basedOn w:val="a0"/>
    <w:link w:val="a6"/>
    <w:semiHidden/>
    <w:rsid w:val="00196687"/>
    <w:rPr>
      <w:rFonts w:ascii="바탕" w:eastAsia="바탕" w:hAnsi="Times New Roman" w:cs="Times New Roman"/>
      <w:szCs w:val="24"/>
    </w:rPr>
  </w:style>
  <w:style w:type="character" w:styleId="a7">
    <w:name w:val="footnote reference"/>
    <w:basedOn w:val="a0"/>
    <w:semiHidden/>
    <w:rsid w:val="00196687"/>
    <w:rPr>
      <w:vertAlign w:val="superscript"/>
    </w:rPr>
  </w:style>
  <w:style w:type="paragraph" w:styleId="a8">
    <w:name w:val="Normal (Web)"/>
    <w:basedOn w:val="a"/>
    <w:link w:val="Char1"/>
    <w:rsid w:val="0019668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</w:rPr>
  </w:style>
  <w:style w:type="paragraph" w:customStyle="1" w:styleId="6">
    <w:name w:val="개요 6"/>
    <w:rsid w:val="00196687"/>
    <w:pPr>
      <w:widowControl w:val="0"/>
      <w:autoSpaceDE w:val="0"/>
      <w:autoSpaceDN w:val="0"/>
      <w:adjustRightInd w:val="0"/>
      <w:spacing w:after="0" w:line="240" w:lineRule="auto"/>
      <w:ind w:left="1148" w:hanging="148"/>
    </w:pPr>
    <w:rPr>
      <w:rFonts w:ascii="신명조" w:eastAsia="신명조" w:hAnsi="Times New Roman" w:cs="Times New Roman"/>
      <w:kern w:val="0"/>
      <w:szCs w:val="20"/>
    </w:rPr>
  </w:style>
  <w:style w:type="paragraph" w:styleId="a9">
    <w:name w:val="footer"/>
    <w:basedOn w:val="a"/>
    <w:link w:val="Char2"/>
    <w:uiPriority w:val="99"/>
    <w:rsid w:val="00196687"/>
    <w:pPr>
      <w:tabs>
        <w:tab w:val="center" w:pos="4252"/>
        <w:tab w:val="right" w:pos="8504"/>
      </w:tabs>
      <w:autoSpaceDE/>
      <w:autoSpaceDN/>
      <w:snapToGrid w:val="0"/>
      <w:spacing w:after="0" w:line="240" w:lineRule="auto"/>
    </w:pPr>
    <w:rPr>
      <w:rFonts w:ascii="Times New Roman" w:eastAsia="바탕체" w:hAnsi="Times New Roman" w:cs="Times New Roman"/>
      <w:szCs w:val="20"/>
    </w:rPr>
  </w:style>
  <w:style w:type="character" w:customStyle="1" w:styleId="Char2">
    <w:name w:val="바닥글 Char"/>
    <w:basedOn w:val="a0"/>
    <w:link w:val="a9"/>
    <w:uiPriority w:val="99"/>
    <w:rsid w:val="00196687"/>
    <w:rPr>
      <w:rFonts w:ascii="Times New Roman" w:eastAsia="바탕체" w:hAnsi="Times New Roman" w:cs="Times New Roman"/>
      <w:szCs w:val="20"/>
    </w:rPr>
  </w:style>
  <w:style w:type="paragraph" w:styleId="aa">
    <w:name w:val="header"/>
    <w:basedOn w:val="a"/>
    <w:link w:val="Char3"/>
    <w:rsid w:val="00196687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customStyle="1" w:styleId="Char3">
    <w:name w:val="머리글 Char"/>
    <w:basedOn w:val="a0"/>
    <w:link w:val="aa"/>
    <w:rsid w:val="00196687"/>
    <w:rPr>
      <w:rFonts w:ascii="바탕" w:eastAsia="바탕" w:hAnsi="Times New Roman" w:cs="Times New Roman"/>
      <w:szCs w:val="24"/>
    </w:rPr>
  </w:style>
  <w:style w:type="character" w:styleId="ab">
    <w:name w:val="Placeholder Text"/>
    <w:basedOn w:val="a0"/>
    <w:uiPriority w:val="99"/>
    <w:semiHidden/>
    <w:rsid w:val="00196687"/>
    <w:rPr>
      <w:color w:val="808080"/>
    </w:rPr>
  </w:style>
  <w:style w:type="paragraph" w:customStyle="1" w:styleId="12">
    <w:name w:val="풍선 도움말 텍스트1"/>
    <w:basedOn w:val="a"/>
    <w:next w:val="ac"/>
    <w:link w:val="Char4"/>
    <w:rsid w:val="00196687"/>
    <w:pPr>
      <w:spacing w:after="0" w:line="240" w:lineRule="auto"/>
    </w:pPr>
    <w:rPr>
      <w:rFonts w:ascii="굴림체" w:eastAsia="굴림체" w:hAnsi="굴림체" w:cs="Times New Roman"/>
      <w:sz w:val="18"/>
      <w:szCs w:val="18"/>
    </w:rPr>
  </w:style>
  <w:style w:type="character" w:customStyle="1" w:styleId="Char4">
    <w:name w:val="풍선 도움말 텍스트 Char"/>
    <w:basedOn w:val="a0"/>
    <w:link w:val="12"/>
    <w:rsid w:val="00196687"/>
    <w:rPr>
      <w:rFonts w:ascii="굴림체" w:eastAsia="굴림체" w:hAnsi="굴림체" w:cs="Times New Roman"/>
      <w:kern w:val="2"/>
      <w:sz w:val="18"/>
      <w:szCs w:val="18"/>
    </w:rPr>
  </w:style>
  <w:style w:type="paragraph" w:styleId="ad">
    <w:name w:val="List Paragraph"/>
    <w:basedOn w:val="a"/>
    <w:link w:val="Char5"/>
    <w:uiPriority w:val="34"/>
    <w:qFormat/>
    <w:rsid w:val="00196687"/>
    <w:pPr>
      <w:spacing w:after="0" w:line="240" w:lineRule="auto"/>
      <w:ind w:leftChars="400" w:left="800"/>
    </w:pPr>
    <w:rPr>
      <w:rFonts w:ascii="바탕" w:eastAsia="바탕" w:hAnsi="Times New Roman" w:cs="Times New Roman"/>
      <w:szCs w:val="24"/>
    </w:rPr>
  </w:style>
  <w:style w:type="paragraph" w:customStyle="1" w:styleId="ae">
    <w:name w:val="바탕글"/>
    <w:basedOn w:val="a"/>
    <w:link w:val="Char6"/>
    <w:rsid w:val="00196687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customStyle="1" w:styleId="10">
    <w:name w:val="스타일1"/>
    <w:basedOn w:val="a8"/>
    <w:link w:val="1Char"/>
    <w:qFormat/>
    <w:rsid w:val="00196687"/>
    <w:pPr>
      <w:numPr>
        <w:numId w:val="2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Char1">
    <w:name w:val="일반 (웹) Char"/>
    <w:basedOn w:val="a0"/>
    <w:link w:val="a8"/>
    <w:rsid w:val="00196687"/>
    <w:rPr>
      <w:rFonts w:ascii="바탕" w:eastAsia="바탕" w:hAnsi="바탕" w:cs="Times New Roman"/>
      <w:kern w:val="0"/>
      <w:sz w:val="24"/>
      <w:szCs w:val="24"/>
    </w:rPr>
  </w:style>
  <w:style w:type="character" w:customStyle="1" w:styleId="1Char">
    <w:name w:val="스타일1 Char"/>
    <w:basedOn w:val="Char1"/>
    <w:link w:val="10"/>
    <w:rsid w:val="00196687"/>
    <w:rPr>
      <w:rFonts w:ascii="바탕" w:eastAsia="바탕" w:hAnsi="바탕" w:cs="Times New Roman"/>
      <w:color w:val="000000"/>
      <w:kern w:val="0"/>
      <w:sz w:val="24"/>
      <w:szCs w:val="23"/>
    </w:rPr>
  </w:style>
  <w:style w:type="paragraph" w:customStyle="1" w:styleId="af">
    <w:name w:val="국문유형"/>
    <w:basedOn w:val="a"/>
    <w:rsid w:val="00196687"/>
    <w:pPr>
      <w:autoSpaceDE/>
      <w:spacing w:after="0" w:line="460" w:lineRule="exact"/>
    </w:pPr>
    <w:rPr>
      <w:rFonts w:ascii="Times New Roman" w:eastAsia="바탕체" w:hAnsi="Times New Roman" w:cs="Times New Roman"/>
      <w:sz w:val="24"/>
      <w:szCs w:val="20"/>
    </w:rPr>
  </w:style>
  <w:style w:type="paragraph" w:styleId="af0">
    <w:name w:val="Note Heading"/>
    <w:basedOn w:val="a"/>
    <w:next w:val="a"/>
    <w:link w:val="Char7"/>
    <w:rsid w:val="00196687"/>
    <w:pPr>
      <w:spacing w:after="0" w:line="240" w:lineRule="auto"/>
      <w:jc w:val="center"/>
    </w:pPr>
    <w:rPr>
      <w:rFonts w:ascii="굴림" w:eastAsia="굴림" w:hAnsi="굴림" w:cs="Times New Roman"/>
      <w:b/>
      <w:bCs/>
      <w:color w:val="000000"/>
      <w:kern w:val="0"/>
      <w:sz w:val="22"/>
    </w:rPr>
  </w:style>
  <w:style w:type="character" w:customStyle="1" w:styleId="Char7">
    <w:name w:val="각주/미주 머리글 Char"/>
    <w:basedOn w:val="a0"/>
    <w:link w:val="af0"/>
    <w:rsid w:val="00196687"/>
    <w:rPr>
      <w:rFonts w:ascii="굴림" w:eastAsia="굴림" w:hAnsi="굴림" w:cs="Times New Roman"/>
      <w:b/>
      <w:bCs/>
      <w:color w:val="000000"/>
      <w:kern w:val="0"/>
      <w:sz w:val="22"/>
    </w:rPr>
  </w:style>
  <w:style w:type="paragraph" w:styleId="af1">
    <w:name w:val="Closing"/>
    <w:basedOn w:val="a"/>
    <w:link w:val="Char8"/>
    <w:rsid w:val="00196687"/>
    <w:pPr>
      <w:spacing w:after="0" w:line="240" w:lineRule="auto"/>
      <w:ind w:leftChars="2100" w:left="100"/>
    </w:pPr>
    <w:rPr>
      <w:rFonts w:ascii="굴림" w:eastAsia="굴림" w:hAnsi="굴림" w:cs="Times New Roman"/>
      <w:b/>
      <w:bCs/>
      <w:color w:val="000000"/>
      <w:kern w:val="0"/>
      <w:sz w:val="22"/>
    </w:rPr>
  </w:style>
  <w:style w:type="character" w:customStyle="1" w:styleId="Char8">
    <w:name w:val="맺음말 Char"/>
    <w:basedOn w:val="a0"/>
    <w:link w:val="af1"/>
    <w:rsid w:val="00196687"/>
    <w:rPr>
      <w:rFonts w:ascii="굴림" w:eastAsia="굴림" w:hAnsi="굴림" w:cs="Times New Roman"/>
      <w:b/>
      <w:bCs/>
      <w:color w:val="000000"/>
      <w:kern w:val="0"/>
      <w:sz w:val="22"/>
    </w:rPr>
  </w:style>
  <w:style w:type="character" w:styleId="af2">
    <w:name w:val="annotation reference"/>
    <w:basedOn w:val="a0"/>
    <w:rsid w:val="00196687"/>
    <w:rPr>
      <w:sz w:val="18"/>
      <w:szCs w:val="18"/>
    </w:rPr>
  </w:style>
  <w:style w:type="paragraph" w:styleId="af3">
    <w:name w:val="annotation text"/>
    <w:basedOn w:val="a"/>
    <w:link w:val="Char9"/>
    <w:rsid w:val="00196687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character" w:customStyle="1" w:styleId="Char9">
    <w:name w:val="메모 텍스트 Char"/>
    <w:basedOn w:val="a0"/>
    <w:link w:val="af3"/>
    <w:rsid w:val="00196687"/>
    <w:rPr>
      <w:rFonts w:ascii="바탕" w:eastAsia="바탕" w:hAnsi="Times New Roman" w:cs="Times New Roman"/>
      <w:szCs w:val="24"/>
    </w:rPr>
  </w:style>
  <w:style w:type="paragraph" w:styleId="af4">
    <w:name w:val="annotation subject"/>
    <w:basedOn w:val="af3"/>
    <w:next w:val="af3"/>
    <w:link w:val="Chara"/>
    <w:rsid w:val="00196687"/>
    <w:rPr>
      <w:b/>
      <w:bCs/>
    </w:rPr>
  </w:style>
  <w:style w:type="character" w:customStyle="1" w:styleId="Chara">
    <w:name w:val="메모 주제 Char"/>
    <w:basedOn w:val="Char9"/>
    <w:link w:val="af4"/>
    <w:rsid w:val="00196687"/>
    <w:rPr>
      <w:rFonts w:ascii="바탕" w:eastAsia="바탕" w:hAnsi="Times New Roman" w:cs="Times New Roman"/>
      <w:b/>
      <w:bCs/>
      <w:szCs w:val="24"/>
    </w:rPr>
  </w:style>
  <w:style w:type="paragraph" w:styleId="af5">
    <w:name w:val="Revision"/>
    <w:hidden/>
    <w:uiPriority w:val="99"/>
    <w:semiHidden/>
    <w:rsid w:val="00196687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table" w:styleId="af6">
    <w:name w:val="Table Grid"/>
    <w:basedOn w:val="a1"/>
    <w:uiPriority w:val="59"/>
    <w:rsid w:val="00196687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10"/>
    <w:uiPriority w:val="99"/>
    <w:semiHidden/>
    <w:unhideWhenUsed/>
    <w:rsid w:val="0019668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0">
    <w:name w:val="풍선 도움말 텍스트 Char1"/>
    <w:basedOn w:val="a0"/>
    <w:link w:val="ac"/>
    <w:uiPriority w:val="99"/>
    <w:semiHidden/>
    <w:rsid w:val="00196687"/>
    <w:rPr>
      <w:rFonts w:asciiTheme="majorHAnsi" w:eastAsiaTheme="majorEastAsia" w:hAnsiTheme="majorHAnsi" w:cstheme="majorBidi"/>
      <w:sz w:val="18"/>
      <w:szCs w:val="18"/>
    </w:rPr>
  </w:style>
  <w:style w:type="character" w:styleId="af7">
    <w:name w:val="Hyperlink"/>
    <w:basedOn w:val="a0"/>
    <w:uiPriority w:val="99"/>
    <w:unhideWhenUsed/>
    <w:rsid w:val="00E94756"/>
    <w:rPr>
      <w:color w:val="0563C1" w:themeColor="hyperlink"/>
      <w:u w:val="single"/>
    </w:rPr>
  </w:style>
  <w:style w:type="paragraph" w:customStyle="1" w:styleId="WYCArticleLv3">
    <w:name w:val="WY C_Article Lv3"/>
    <w:basedOn w:val="a"/>
    <w:uiPriority w:val="99"/>
    <w:rsid w:val="00FD6747"/>
    <w:pPr>
      <w:widowControl/>
      <w:numPr>
        <w:ilvl w:val="2"/>
        <w:numId w:val="54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맑은 고딕" w:hAnsi="Times New Roman" w:cs="Times New Roman"/>
      <w:kern w:val="0"/>
      <w:sz w:val="24"/>
      <w:szCs w:val="20"/>
      <w:lang w:val="x-none" w:eastAsia="x-none"/>
    </w:rPr>
  </w:style>
  <w:style w:type="paragraph" w:customStyle="1" w:styleId="WYCArticleLv4">
    <w:name w:val="WY C_Article Lv4"/>
    <w:basedOn w:val="a"/>
    <w:uiPriority w:val="99"/>
    <w:rsid w:val="00FD6747"/>
    <w:pPr>
      <w:widowControl/>
      <w:numPr>
        <w:ilvl w:val="3"/>
        <w:numId w:val="54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1">
    <w:name w:val="스타일1(항)"/>
    <w:basedOn w:val="a"/>
    <w:qFormat/>
    <w:rsid w:val="000F310E"/>
    <w:pPr>
      <w:widowControl/>
      <w:numPr>
        <w:numId w:val="56"/>
      </w:numPr>
      <w:autoSpaceDE/>
      <w:autoSpaceDN/>
      <w:spacing w:after="0" w:line="240" w:lineRule="auto"/>
    </w:pPr>
    <w:rPr>
      <w:szCs w:val="20"/>
    </w:rPr>
  </w:style>
  <w:style w:type="table" w:customStyle="1" w:styleId="13">
    <w:name w:val="표 구분선1"/>
    <w:basedOn w:val="a1"/>
    <w:next w:val="af6"/>
    <w:uiPriority w:val="39"/>
    <w:rsid w:val="00BF1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Date"/>
    <w:basedOn w:val="a"/>
    <w:next w:val="a"/>
    <w:link w:val="Charb"/>
    <w:uiPriority w:val="99"/>
    <w:semiHidden/>
    <w:unhideWhenUsed/>
    <w:rsid w:val="00C916CA"/>
  </w:style>
  <w:style w:type="character" w:customStyle="1" w:styleId="Charb">
    <w:name w:val="날짜 Char"/>
    <w:basedOn w:val="a0"/>
    <w:link w:val="af8"/>
    <w:uiPriority w:val="99"/>
    <w:semiHidden/>
    <w:rsid w:val="00C916CA"/>
  </w:style>
  <w:style w:type="character" w:customStyle="1" w:styleId="Char5">
    <w:name w:val="목록 단락 Char"/>
    <w:basedOn w:val="a0"/>
    <w:link w:val="ad"/>
    <w:uiPriority w:val="34"/>
    <w:rsid w:val="00074E29"/>
    <w:rPr>
      <w:rFonts w:ascii="바탕" w:eastAsia="바탕" w:hAnsi="Times New Roman" w:cs="Times New Roman"/>
      <w:szCs w:val="24"/>
    </w:rPr>
  </w:style>
  <w:style w:type="character" w:customStyle="1" w:styleId="2Char">
    <w:name w:val="제목 2 Char"/>
    <w:aliases w:val="(조) Char"/>
    <w:basedOn w:val="a0"/>
    <w:link w:val="2"/>
    <w:uiPriority w:val="9"/>
    <w:rsid w:val="00112E79"/>
    <w:rPr>
      <w:b/>
      <w:szCs w:val="20"/>
    </w:rPr>
  </w:style>
  <w:style w:type="character" w:styleId="af9">
    <w:name w:val="Unresolved Mention"/>
    <w:basedOn w:val="a0"/>
    <w:uiPriority w:val="99"/>
    <w:semiHidden/>
    <w:unhideWhenUsed/>
    <w:rsid w:val="00E8204C"/>
    <w:rPr>
      <w:color w:val="605E5C"/>
      <w:shd w:val="clear" w:color="auto" w:fill="E1DFDD"/>
    </w:rPr>
  </w:style>
  <w:style w:type="character" w:customStyle="1" w:styleId="Char6">
    <w:name w:val="바탕글 Char"/>
    <w:link w:val="ae"/>
    <w:rsid w:val="00AE3EF9"/>
    <w:rPr>
      <w:rFonts w:ascii="바탕" w:eastAsia="바탕" w:hAnsi="바탕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8/08/relationships/commentsExtensible" Target="commentsExtensible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omments" Target="comments.xml"/><Relationship Id="rId22" Type="http://schemas.openxmlformats.org/officeDocument/2006/relationships/header" Target="header5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D1DC3-1661-4BEA-AD0F-54BD9C532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49</Pages>
  <Words>7787</Words>
  <Characters>44389</Characters>
  <Application>Microsoft Office Word</Application>
  <DocSecurity>0</DocSecurity>
  <Lines>369</Lines>
  <Paragraphs>104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JHCHOI</dc:creator>
  <cp:lastModifiedBy>Lim YoungHoon</cp:lastModifiedBy>
  <cp:revision>1</cp:revision>
  <cp:lastPrinted>2022-12-08T02:35:00Z</cp:lastPrinted>
  <dcterms:created xsi:type="dcterms:W3CDTF">2023-12-10T12:57:00Z</dcterms:created>
  <dcterms:modified xsi:type="dcterms:W3CDTF">2023-12-10T18:11:00Z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2023-12-10T15:00:06Z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98aec3aa-eeb3-4a62-8855-86f648c2b350</vt:lpwstr>
  </property>
  <property fmtid="{D5CDD505-2E9C-101B-9397-08002B2CF9AE}" pid="7" name="MSIP_Label_defa4170-0d19-0005-0004-bc88714345d2_ActionId">
    <vt:lpwstr>ec770daa-8e90-4531-969b-17f01bbb67ac</vt:lpwstr>
  </property>
  <property fmtid="{D5CDD505-2E9C-101B-9397-08002B2CF9AE}" pid="8" name="MSIP_Label_defa4170-0d19-0005-0004-bc88714345d2_ContentBits">
    <vt:lpwstr>0</vt:lpwstr>
  </property>
</Properties>
</file>