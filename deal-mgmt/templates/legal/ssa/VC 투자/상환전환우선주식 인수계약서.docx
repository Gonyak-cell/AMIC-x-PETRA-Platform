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8849F" w14:textId="77777777" w:rsidR="00215953" w:rsidRPr="00C00576" w:rsidRDefault="00215953" w:rsidP="00A31E9E">
      <w:pPr>
        <w:spacing w:line="276" w:lineRule="auto"/>
        <w:jc w:val="center"/>
        <w:rPr>
          <w:rFonts w:hAnsi="바탕"/>
          <w:b/>
          <w:sz w:val="16"/>
        </w:rPr>
      </w:pPr>
    </w:p>
    <w:tbl>
      <w:tblPr>
        <w:tblpPr w:leftFromText="142" w:rightFromText="142" w:tblpXSpec="center" w:tblpY="1035"/>
        <w:tblW w:w="0" w:type="auto"/>
        <w:tblBorders>
          <w:top w:val="thinThickSmallGap" w:sz="24" w:space="0" w:color="auto"/>
          <w:left w:val="thinThickSmallGap" w:sz="24" w:space="0" w:color="auto"/>
          <w:bottom w:val="thickThinSmallGap" w:sz="24" w:space="0" w:color="auto"/>
          <w:right w:val="thickThinSmallGap" w:sz="24" w:space="0" w:color="auto"/>
        </w:tblBorders>
        <w:tblLayout w:type="fixed"/>
        <w:tblCellMar>
          <w:top w:w="57" w:type="dxa"/>
          <w:left w:w="99" w:type="dxa"/>
          <w:bottom w:w="57" w:type="dxa"/>
          <w:right w:w="99" w:type="dxa"/>
        </w:tblCellMar>
        <w:tblLook w:val="04A0" w:firstRow="1" w:lastRow="0" w:firstColumn="1" w:lastColumn="0" w:noHBand="0" w:noVBand="1"/>
      </w:tblPr>
      <w:tblGrid>
        <w:gridCol w:w="6577"/>
      </w:tblGrid>
      <w:tr w:rsidR="00215953" w:rsidRPr="00C00576" w14:paraId="1F574EE8" w14:textId="77777777" w:rsidTr="00154476">
        <w:trPr>
          <w:trHeight w:val="1129"/>
        </w:trPr>
        <w:tc>
          <w:tcPr>
            <w:tcW w:w="6577" w:type="dxa"/>
            <w:tcBorders>
              <w:top w:val="thinThickSmallGap" w:sz="24" w:space="0" w:color="auto"/>
              <w:left w:val="thinThickSmallGap" w:sz="24" w:space="0" w:color="auto"/>
              <w:bottom w:val="thickThinSmallGap" w:sz="24" w:space="0" w:color="auto"/>
              <w:right w:val="thickThinSmallGap" w:sz="24" w:space="0" w:color="auto"/>
            </w:tcBorders>
            <w:vAlign w:val="center"/>
            <w:hideMark/>
          </w:tcPr>
          <w:p w14:paraId="07749A7D" w14:textId="77777777" w:rsidR="00215953" w:rsidRPr="00C00576" w:rsidRDefault="004B00B7" w:rsidP="00A31E9E">
            <w:pPr>
              <w:pStyle w:val="a3"/>
              <w:spacing w:before="240" w:line="276" w:lineRule="auto"/>
              <w:jc w:val="center"/>
              <w:rPr>
                <w:rFonts w:ascii="바탕" w:eastAsia="바탕" w:hAnsi="바탕"/>
                <w:b/>
                <w:sz w:val="40"/>
                <w:szCs w:val="40"/>
              </w:rPr>
            </w:pPr>
            <w:r>
              <w:rPr>
                <w:rFonts w:ascii="바탕" w:eastAsia="바탕" w:hAnsi="바탕" w:hint="eastAsia"/>
                <w:b/>
                <w:sz w:val="40"/>
                <w:szCs w:val="40"/>
              </w:rPr>
              <w:t>종류주식</w:t>
            </w:r>
            <w:r w:rsidR="00215953" w:rsidRPr="00C00576">
              <w:rPr>
                <w:rFonts w:ascii="바탕" w:eastAsia="바탕" w:hAnsi="바탕" w:hint="eastAsia"/>
                <w:b/>
                <w:sz w:val="40"/>
                <w:szCs w:val="40"/>
              </w:rPr>
              <w:t>인수계약서</w:t>
            </w:r>
          </w:p>
        </w:tc>
      </w:tr>
    </w:tbl>
    <w:p w14:paraId="737AD52C" w14:textId="77777777" w:rsidR="00215953" w:rsidRPr="00C00576" w:rsidRDefault="00215953" w:rsidP="00A31E9E">
      <w:pPr>
        <w:pStyle w:val="a3"/>
        <w:spacing w:line="276" w:lineRule="auto"/>
        <w:jc w:val="center"/>
        <w:rPr>
          <w:rFonts w:ascii="바탕" w:eastAsia="바탕" w:hAnsi="바탕"/>
          <w:b/>
          <w:sz w:val="21"/>
        </w:rPr>
      </w:pPr>
    </w:p>
    <w:p w14:paraId="4A50F058" w14:textId="77777777" w:rsidR="00215953" w:rsidRPr="00C00576" w:rsidRDefault="00215953" w:rsidP="00A31E9E">
      <w:pPr>
        <w:pStyle w:val="a3"/>
        <w:spacing w:line="276" w:lineRule="auto"/>
        <w:jc w:val="center"/>
        <w:rPr>
          <w:rFonts w:ascii="바탕" w:eastAsia="바탕" w:hAnsi="바탕"/>
          <w:b/>
          <w:sz w:val="21"/>
        </w:rPr>
      </w:pPr>
    </w:p>
    <w:p w14:paraId="1E214772" w14:textId="77777777" w:rsidR="00215953" w:rsidRPr="00C00576" w:rsidRDefault="00215953" w:rsidP="00A31E9E">
      <w:pPr>
        <w:spacing w:line="276" w:lineRule="auto"/>
        <w:jc w:val="center"/>
        <w:rPr>
          <w:rFonts w:hAnsi="바탕"/>
          <w:b/>
          <w:bCs/>
          <w:sz w:val="36"/>
          <w:bdr w:val="single" w:sz="4" w:space="0" w:color="auto" w:frame="1"/>
        </w:rPr>
      </w:pPr>
    </w:p>
    <w:p w14:paraId="7DBEB455" w14:textId="77777777" w:rsidR="00215953" w:rsidRDefault="00215953" w:rsidP="00A31E9E">
      <w:pPr>
        <w:spacing w:line="276" w:lineRule="auto"/>
        <w:jc w:val="center"/>
        <w:rPr>
          <w:rFonts w:hAnsi="바탕"/>
          <w:b/>
          <w:bCs/>
          <w:sz w:val="32"/>
          <w:szCs w:val="32"/>
        </w:rPr>
      </w:pPr>
    </w:p>
    <w:p w14:paraId="18190B81" w14:textId="77777777" w:rsidR="00215953" w:rsidRDefault="00215953" w:rsidP="00A31E9E">
      <w:pPr>
        <w:spacing w:line="276" w:lineRule="auto"/>
        <w:jc w:val="center"/>
        <w:rPr>
          <w:rFonts w:hAnsi="바탕"/>
          <w:b/>
          <w:bCs/>
          <w:sz w:val="32"/>
          <w:szCs w:val="32"/>
        </w:rPr>
      </w:pPr>
    </w:p>
    <w:p w14:paraId="13DB19A0" w14:textId="77777777" w:rsidR="00215953" w:rsidRDefault="00215953" w:rsidP="00A31E9E">
      <w:pPr>
        <w:spacing w:line="276" w:lineRule="auto"/>
        <w:jc w:val="center"/>
        <w:rPr>
          <w:rFonts w:hAnsi="바탕"/>
          <w:b/>
          <w:bCs/>
          <w:sz w:val="32"/>
          <w:szCs w:val="32"/>
        </w:rPr>
      </w:pPr>
    </w:p>
    <w:p w14:paraId="5772C6B8" w14:textId="77777777" w:rsidR="00215953" w:rsidRPr="00215953" w:rsidRDefault="00215953" w:rsidP="00A31E9E">
      <w:pPr>
        <w:spacing w:line="276" w:lineRule="auto"/>
        <w:jc w:val="center"/>
        <w:rPr>
          <w:rFonts w:hAnsi="바탕"/>
          <w:b/>
          <w:bCs/>
          <w:sz w:val="32"/>
          <w:szCs w:val="32"/>
        </w:rPr>
      </w:pPr>
    </w:p>
    <w:p w14:paraId="693E7881" w14:textId="55FC374A" w:rsidR="00215953" w:rsidRPr="00215953" w:rsidRDefault="00215953" w:rsidP="00A31E9E">
      <w:pPr>
        <w:spacing w:line="276" w:lineRule="auto"/>
        <w:jc w:val="center"/>
        <w:rPr>
          <w:rFonts w:hAnsi="바탕"/>
          <w:b/>
          <w:bCs/>
          <w:sz w:val="32"/>
          <w:szCs w:val="32"/>
        </w:rPr>
      </w:pPr>
      <w:r w:rsidRPr="00215953">
        <w:rPr>
          <w:rFonts w:hAnsi="바탕"/>
          <w:b/>
          <w:bCs/>
          <w:sz w:val="32"/>
          <w:szCs w:val="32"/>
        </w:rPr>
        <w:t>20</w:t>
      </w:r>
      <w:r w:rsidR="00E23147">
        <w:rPr>
          <w:rFonts w:hAnsi="바탕"/>
          <w:b/>
          <w:bCs/>
          <w:sz w:val="32"/>
          <w:szCs w:val="32"/>
        </w:rPr>
        <w:t>*</w:t>
      </w:r>
      <w:r w:rsidRPr="00215953">
        <w:rPr>
          <w:rFonts w:hAnsi="바탕"/>
          <w:b/>
          <w:bCs/>
          <w:sz w:val="32"/>
          <w:szCs w:val="32"/>
        </w:rPr>
        <w:t xml:space="preserve">. </w:t>
      </w:r>
      <w:r w:rsidR="00E23147">
        <w:rPr>
          <w:rFonts w:hAnsi="바탕"/>
          <w:b/>
          <w:bCs/>
          <w:sz w:val="32"/>
          <w:szCs w:val="32"/>
        </w:rPr>
        <w:t>*</w:t>
      </w:r>
      <w:r w:rsidRPr="00215953">
        <w:rPr>
          <w:rFonts w:hAnsi="바탕"/>
          <w:b/>
          <w:bCs/>
          <w:sz w:val="32"/>
          <w:szCs w:val="32"/>
        </w:rPr>
        <w:t xml:space="preserve">. </w:t>
      </w:r>
      <w:r w:rsidR="00E23147">
        <w:rPr>
          <w:rFonts w:hAnsi="바탕"/>
          <w:b/>
          <w:bCs/>
          <w:sz w:val="32"/>
          <w:szCs w:val="32"/>
        </w:rPr>
        <w:t>*</w:t>
      </w:r>
      <w:r w:rsidRPr="00215953">
        <w:rPr>
          <w:rFonts w:hAnsi="바탕"/>
          <w:b/>
          <w:bCs/>
          <w:sz w:val="32"/>
          <w:szCs w:val="32"/>
        </w:rPr>
        <w:t>.</w:t>
      </w:r>
    </w:p>
    <w:p w14:paraId="1CA1C9C7" w14:textId="77777777" w:rsidR="00215953" w:rsidRPr="00215953" w:rsidRDefault="00215953" w:rsidP="00A31E9E">
      <w:pPr>
        <w:spacing w:line="276" w:lineRule="auto"/>
        <w:rPr>
          <w:rFonts w:hAnsi="바탕"/>
          <w:b/>
          <w:bCs/>
          <w:sz w:val="32"/>
          <w:szCs w:val="32"/>
        </w:rPr>
      </w:pPr>
    </w:p>
    <w:p w14:paraId="05C693C4" w14:textId="77777777" w:rsidR="00215953" w:rsidRPr="00215953" w:rsidRDefault="00215953" w:rsidP="00A31E9E">
      <w:pPr>
        <w:spacing w:line="276" w:lineRule="auto"/>
        <w:jc w:val="center"/>
        <w:rPr>
          <w:rFonts w:hAnsi="바탕"/>
          <w:b/>
          <w:bCs/>
          <w:sz w:val="32"/>
          <w:szCs w:val="32"/>
        </w:rPr>
      </w:pPr>
    </w:p>
    <w:p w14:paraId="2E1F69B8" w14:textId="77777777" w:rsidR="00215953" w:rsidRPr="00215953" w:rsidRDefault="00215953" w:rsidP="00A31E9E">
      <w:pPr>
        <w:spacing w:line="276" w:lineRule="auto"/>
        <w:jc w:val="center"/>
        <w:rPr>
          <w:rFonts w:hAnsi="바탕"/>
          <w:b/>
          <w:bCs/>
          <w:sz w:val="32"/>
          <w:szCs w:val="32"/>
        </w:rPr>
      </w:pPr>
      <w:r w:rsidRPr="00215953">
        <w:rPr>
          <w:rFonts w:hAnsi="바탕" w:hint="eastAsia"/>
          <w:b/>
          <w:bCs/>
          <w:sz w:val="32"/>
          <w:szCs w:val="32"/>
        </w:rPr>
        <w:t>회사:</w:t>
      </w:r>
    </w:p>
    <w:p w14:paraId="379C71C8" w14:textId="77777777" w:rsidR="00215953" w:rsidRPr="00215953" w:rsidRDefault="00215953" w:rsidP="00A31E9E">
      <w:pPr>
        <w:spacing w:line="276" w:lineRule="auto"/>
        <w:rPr>
          <w:rFonts w:hAnsi="바탕"/>
          <w:b/>
          <w:bCs/>
          <w:sz w:val="32"/>
          <w:szCs w:val="32"/>
        </w:rPr>
      </w:pPr>
    </w:p>
    <w:p w14:paraId="07C5D0D0" w14:textId="77777777" w:rsidR="00215953" w:rsidRPr="00215953" w:rsidRDefault="00215953" w:rsidP="00A31E9E">
      <w:pPr>
        <w:spacing w:line="276" w:lineRule="auto"/>
        <w:jc w:val="center"/>
        <w:rPr>
          <w:rFonts w:hAnsi="바탕"/>
          <w:b/>
          <w:bCs/>
          <w:sz w:val="32"/>
          <w:szCs w:val="32"/>
        </w:rPr>
      </w:pPr>
      <w:r w:rsidRPr="00215953">
        <w:rPr>
          <w:rFonts w:hAnsi="바탕" w:hint="eastAsia"/>
          <w:b/>
          <w:bCs/>
          <w:sz w:val="32"/>
          <w:szCs w:val="32"/>
        </w:rPr>
        <w:t>투자자:</w:t>
      </w:r>
      <w:r w:rsidRPr="00215953">
        <w:rPr>
          <w:rFonts w:hAnsi="바탕"/>
          <w:b/>
          <w:bCs/>
          <w:sz w:val="32"/>
          <w:szCs w:val="32"/>
        </w:rPr>
        <w:t xml:space="preserve"> </w:t>
      </w:r>
    </w:p>
    <w:p w14:paraId="5309B805" w14:textId="77777777" w:rsidR="00215953" w:rsidRPr="00C00576" w:rsidRDefault="00215953" w:rsidP="00A31E9E">
      <w:pPr>
        <w:pStyle w:val="a3"/>
        <w:autoSpaceDE w:val="0"/>
        <w:spacing w:line="276" w:lineRule="auto"/>
        <w:jc w:val="center"/>
        <w:rPr>
          <w:rFonts w:ascii="바탕" w:eastAsia="바탕" w:hAnsi="바탕"/>
          <w:b/>
          <w:i/>
          <w:sz w:val="32"/>
          <w:szCs w:val="32"/>
        </w:rPr>
      </w:pPr>
      <w:r w:rsidRPr="00215953">
        <w:rPr>
          <w:rFonts w:ascii="바탕" w:eastAsia="바탕" w:hAnsi="바탕"/>
          <w:b/>
          <w:sz w:val="32"/>
          <w:szCs w:val="32"/>
        </w:rPr>
        <w:br w:type="page"/>
      </w:r>
    </w:p>
    <w:p w14:paraId="36E56957" w14:textId="77777777" w:rsidR="00215953" w:rsidRPr="00C00576" w:rsidRDefault="004F2C5D" w:rsidP="00A31E9E">
      <w:pPr>
        <w:pStyle w:val="a3"/>
        <w:autoSpaceDE w:val="0"/>
        <w:spacing w:line="276" w:lineRule="auto"/>
        <w:jc w:val="center"/>
        <w:rPr>
          <w:rFonts w:ascii="바탕" w:eastAsia="바탕" w:hAnsi="바탕"/>
          <w:b/>
          <w:sz w:val="32"/>
          <w:szCs w:val="32"/>
        </w:rPr>
      </w:pPr>
      <w:r>
        <w:rPr>
          <w:rFonts w:ascii="바탕" w:eastAsia="바탕" w:hAnsi="바탕" w:hint="eastAsia"/>
          <w:b/>
          <w:sz w:val="32"/>
          <w:szCs w:val="32"/>
        </w:rPr>
        <w:lastRenderedPageBreak/>
        <w:t>종류주식</w:t>
      </w:r>
      <w:r w:rsidR="00215953" w:rsidRPr="00C00576">
        <w:rPr>
          <w:rFonts w:ascii="바탕" w:eastAsia="바탕" w:hAnsi="바탕"/>
          <w:b/>
          <w:sz w:val="32"/>
          <w:szCs w:val="32"/>
        </w:rPr>
        <w:t>인수계약서</w:t>
      </w:r>
    </w:p>
    <w:p w14:paraId="1A06FA10" w14:textId="77777777" w:rsidR="00215953" w:rsidRPr="00C00576" w:rsidRDefault="00215953" w:rsidP="00A31E9E">
      <w:pPr>
        <w:pStyle w:val="a4"/>
        <w:tabs>
          <w:tab w:val="clear" w:pos="4252"/>
          <w:tab w:val="clear" w:pos="8504"/>
        </w:tabs>
        <w:autoSpaceDE w:val="0"/>
        <w:autoSpaceDN w:val="0"/>
        <w:snapToGrid/>
        <w:spacing w:line="276" w:lineRule="auto"/>
        <w:rPr>
          <w:rFonts w:ascii="바탕" w:eastAsia="바탕" w:hAnsi="바탕"/>
          <w:szCs w:val="22"/>
        </w:rPr>
      </w:pPr>
    </w:p>
    <w:p w14:paraId="18B3E7EB" w14:textId="10E14ADF" w:rsidR="00215953" w:rsidRPr="00215953" w:rsidRDefault="00215953" w:rsidP="00A31E9E">
      <w:pPr>
        <w:spacing w:line="276" w:lineRule="auto"/>
        <w:rPr>
          <w:rFonts w:hAnsi="바탕"/>
          <w:szCs w:val="20"/>
        </w:rPr>
      </w:pPr>
      <w:r w:rsidRPr="00215953">
        <w:rPr>
          <w:rFonts w:hAnsi="바탕" w:hint="eastAsia"/>
          <w:szCs w:val="20"/>
        </w:rPr>
        <w:t xml:space="preserve">본 </w:t>
      </w:r>
      <w:r w:rsidR="004F2C5D">
        <w:rPr>
          <w:rFonts w:hAnsi="바탕" w:hint="eastAsia"/>
          <w:szCs w:val="20"/>
        </w:rPr>
        <w:t>「종류주식</w:t>
      </w:r>
      <w:r w:rsidRPr="00215953">
        <w:rPr>
          <w:rFonts w:hAnsi="바탕" w:hint="eastAsia"/>
          <w:szCs w:val="20"/>
        </w:rPr>
        <w:t xml:space="preserve">인수계약서」(이하 </w:t>
      </w:r>
      <w:r w:rsidRPr="00215953">
        <w:rPr>
          <w:rFonts w:hAnsi="바탕"/>
          <w:szCs w:val="20"/>
        </w:rPr>
        <w:t>“</w:t>
      </w:r>
      <w:r w:rsidRPr="00215953">
        <w:rPr>
          <w:rFonts w:hAnsi="바탕"/>
          <w:b/>
          <w:szCs w:val="20"/>
        </w:rPr>
        <w:t>본 계약</w:t>
      </w:r>
      <w:r w:rsidRPr="00215953">
        <w:rPr>
          <w:rFonts w:hAnsi="바탕"/>
          <w:szCs w:val="20"/>
        </w:rPr>
        <w:t>”</w:t>
      </w:r>
      <w:r w:rsidRPr="00215953">
        <w:rPr>
          <w:rFonts w:hAnsi="바탕" w:hint="eastAsia"/>
          <w:szCs w:val="20"/>
        </w:rPr>
        <w:t>)는 다음 당사자</w:t>
      </w:r>
      <w:r w:rsidRPr="00215953">
        <w:rPr>
          <w:rFonts w:hAnsi="바탕"/>
          <w:szCs w:val="20"/>
        </w:rPr>
        <w:t xml:space="preserve"> 사이에</w:t>
      </w:r>
      <w:r w:rsidRPr="00215953">
        <w:rPr>
          <w:rFonts w:hAnsi="바탕" w:hint="eastAsia"/>
          <w:szCs w:val="20"/>
        </w:rPr>
        <w:t xml:space="preserve"> </w:t>
      </w:r>
      <w:r w:rsidRPr="00215953">
        <w:rPr>
          <w:rFonts w:hAnsi="바탕"/>
          <w:szCs w:val="20"/>
        </w:rPr>
        <w:t>20</w:t>
      </w:r>
      <w:r w:rsidR="00E23147">
        <w:rPr>
          <w:rFonts w:hAnsi="바탕"/>
          <w:szCs w:val="20"/>
        </w:rPr>
        <w:t>*</w:t>
      </w:r>
      <w:r w:rsidRPr="00215953">
        <w:rPr>
          <w:rFonts w:hAnsi="바탕"/>
          <w:szCs w:val="20"/>
        </w:rPr>
        <w:t xml:space="preserve">년 </w:t>
      </w:r>
      <w:r w:rsidR="00E23147">
        <w:rPr>
          <w:rFonts w:hAnsi="바탕"/>
          <w:szCs w:val="20"/>
        </w:rPr>
        <w:t>*</w:t>
      </w:r>
      <w:r w:rsidRPr="00215953">
        <w:rPr>
          <w:rFonts w:hAnsi="바탕"/>
          <w:szCs w:val="20"/>
        </w:rPr>
        <w:t xml:space="preserve">월 </w:t>
      </w:r>
      <w:r w:rsidR="00E23147">
        <w:rPr>
          <w:rFonts w:hAnsi="바탕"/>
          <w:szCs w:val="20"/>
        </w:rPr>
        <w:t>*</w:t>
      </w:r>
      <w:r w:rsidRPr="00215953">
        <w:rPr>
          <w:rFonts w:hAnsi="바탕" w:hint="eastAsia"/>
          <w:szCs w:val="20"/>
        </w:rPr>
        <w:t>일</w:t>
      </w:r>
      <w:r w:rsidRPr="00215953">
        <w:rPr>
          <w:rFonts w:hAnsi="바탕"/>
          <w:szCs w:val="20"/>
        </w:rPr>
        <w:t xml:space="preserve"> 체결되었다.</w:t>
      </w:r>
    </w:p>
    <w:p w14:paraId="575D5B86" w14:textId="77777777" w:rsidR="002D799F" w:rsidRDefault="002D799F" w:rsidP="00A31E9E">
      <w:pPr>
        <w:spacing w:line="276" w:lineRule="auto"/>
        <w:rPr>
          <w:rFonts w:hAnsi="바탕"/>
          <w:szCs w:val="20"/>
        </w:rPr>
      </w:pPr>
    </w:p>
    <w:p w14:paraId="09B68E91" w14:textId="77777777" w:rsidR="004F2C5D" w:rsidRPr="00215953" w:rsidRDefault="004F2C5D" w:rsidP="00A31E9E">
      <w:pPr>
        <w:spacing w:line="276" w:lineRule="auto"/>
        <w:rPr>
          <w:rFonts w:hAnsi="바탕"/>
          <w:szCs w:val="20"/>
        </w:rPr>
      </w:pPr>
    </w:p>
    <w:p w14:paraId="3B88049A" w14:textId="77777777" w:rsidR="00215953" w:rsidRPr="00215953" w:rsidRDefault="00215953" w:rsidP="00A31E9E">
      <w:pPr>
        <w:numPr>
          <w:ilvl w:val="0"/>
          <w:numId w:val="1"/>
        </w:numPr>
        <w:spacing w:line="276" w:lineRule="auto"/>
        <w:ind w:left="0" w:firstLine="0"/>
        <w:jc w:val="center"/>
        <w:rPr>
          <w:rFonts w:hAnsi="바탕"/>
          <w:b/>
          <w:szCs w:val="20"/>
        </w:rPr>
      </w:pPr>
      <w:r w:rsidRPr="00215953">
        <w:rPr>
          <w:rFonts w:hAnsi="바탕" w:hint="eastAsia"/>
          <w:b/>
          <w:szCs w:val="20"/>
        </w:rPr>
        <w:t>신주의 인수에 관한 사항</w:t>
      </w:r>
    </w:p>
    <w:p w14:paraId="6C255D10" w14:textId="77777777" w:rsidR="00215953" w:rsidRPr="00215953" w:rsidRDefault="00215953" w:rsidP="00A31E9E">
      <w:pPr>
        <w:spacing w:line="276" w:lineRule="auto"/>
        <w:rPr>
          <w:rFonts w:hAnsi="바탕"/>
          <w:b/>
          <w:szCs w:val="20"/>
        </w:rPr>
      </w:pPr>
    </w:p>
    <w:p w14:paraId="707015D6" w14:textId="77777777" w:rsidR="00215953" w:rsidRPr="00215953" w:rsidRDefault="00215953" w:rsidP="00A31E9E">
      <w:pPr>
        <w:numPr>
          <w:ilvl w:val="0"/>
          <w:numId w:val="2"/>
        </w:numPr>
        <w:spacing w:line="276" w:lineRule="auto"/>
        <w:ind w:left="0" w:firstLine="0"/>
        <w:rPr>
          <w:rFonts w:hAnsi="바탕"/>
          <w:b/>
          <w:szCs w:val="20"/>
        </w:rPr>
      </w:pPr>
      <w:r w:rsidRPr="00215953">
        <w:rPr>
          <w:rFonts w:hAnsi="바탕" w:hint="eastAsia"/>
          <w:b/>
          <w:szCs w:val="20"/>
        </w:rPr>
        <w:t>신주의 발행사항</w:t>
      </w:r>
    </w:p>
    <w:p w14:paraId="1702A9A8" w14:textId="77777777" w:rsidR="00215953" w:rsidRDefault="00D2520A" w:rsidP="00A31E9E">
      <w:pPr>
        <w:pStyle w:val="a6"/>
        <w:numPr>
          <w:ilvl w:val="0"/>
          <w:numId w:val="3"/>
        </w:numPr>
        <w:spacing w:line="276" w:lineRule="auto"/>
        <w:ind w:leftChars="0"/>
        <w:rPr>
          <w:rFonts w:hAnsi="바탕"/>
          <w:szCs w:val="20"/>
        </w:rPr>
      </w:pPr>
      <w:r>
        <w:rPr>
          <w:rFonts w:hAnsi="바탕" w:hint="eastAsia"/>
          <w:szCs w:val="20"/>
        </w:rPr>
        <w:t>회사는 본 계약에 따라 다음과 같이 종류주식을 발행하고 투자자는 이를 인수한다.</w:t>
      </w:r>
      <w:r>
        <w:rPr>
          <w:rFonts w:hAnsi="바탕"/>
          <w:szCs w:val="20"/>
        </w:rPr>
        <w:t xml:space="preserve"> </w:t>
      </w:r>
      <w:r w:rsidR="004F2C5D">
        <w:rPr>
          <w:rFonts w:hAnsi="바탕"/>
          <w:szCs w:val="20"/>
        </w:rPr>
        <w:t>(</w:t>
      </w:r>
      <w:r w:rsidR="004F2C5D">
        <w:rPr>
          <w:rFonts w:hAnsi="바탕" w:hint="eastAsia"/>
          <w:szCs w:val="20"/>
        </w:rPr>
        <w:t xml:space="preserve">이하 본 계약에서 투자자가 인수한 종류주식을 </w:t>
      </w:r>
      <w:r w:rsidR="004F2C5D" w:rsidRPr="004F2C5D">
        <w:rPr>
          <w:rFonts w:hAnsi="바탕"/>
          <w:b/>
          <w:szCs w:val="20"/>
        </w:rPr>
        <w:t>“</w:t>
      </w:r>
      <w:r w:rsidR="004F2C5D" w:rsidRPr="004F2C5D">
        <w:rPr>
          <w:rFonts w:hAnsi="바탕" w:hint="eastAsia"/>
          <w:b/>
          <w:szCs w:val="20"/>
        </w:rPr>
        <w:t>본건 종류주식</w:t>
      </w:r>
      <w:r w:rsidR="004F2C5D" w:rsidRPr="004F2C5D">
        <w:rPr>
          <w:rFonts w:hAnsi="바탕"/>
          <w:b/>
          <w:szCs w:val="20"/>
        </w:rPr>
        <w:t>”</w:t>
      </w:r>
      <w:r w:rsidR="004F2C5D">
        <w:rPr>
          <w:rFonts w:hAnsi="바탕" w:hint="eastAsia"/>
          <w:szCs w:val="20"/>
        </w:rPr>
        <w:t>이라고 함)</w:t>
      </w:r>
    </w:p>
    <w:p w14:paraId="5C334FB2" w14:textId="0DC61FC6" w:rsidR="00D2520A" w:rsidRDefault="00D2520A" w:rsidP="00A31E9E">
      <w:pPr>
        <w:pStyle w:val="a6"/>
        <w:numPr>
          <w:ilvl w:val="0"/>
          <w:numId w:val="4"/>
        </w:numPr>
        <w:spacing w:line="276" w:lineRule="auto"/>
        <w:ind w:leftChars="0"/>
        <w:rPr>
          <w:rFonts w:hAnsi="바탕"/>
          <w:szCs w:val="20"/>
        </w:rPr>
      </w:pPr>
      <w:r>
        <w:rPr>
          <w:rFonts w:hAnsi="바탕" w:hint="eastAsia"/>
          <w:szCs w:val="20"/>
        </w:rPr>
        <w:t>회사가 발행할 주식의 총수(수권주식수)</w:t>
      </w:r>
      <w:r>
        <w:rPr>
          <w:rFonts w:hAnsi="바탕"/>
          <w:szCs w:val="20"/>
        </w:rPr>
        <w:t xml:space="preserve">: </w:t>
      </w:r>
      <w:r>
        <w:rPr>
          <w:rFonts w:hAnsi="바탕" w:hint="eastAsia"/>
          <w:szCs w:val="20"/>
        </w:rPr>
        <w:t>주</w:t>
      </w:r>
    </w:p>
    <w:p w14:paraId="37854C50" w14:textId="11BBBF2C" w:rsidR="00D2520A" w:rsidRDefault="00D2520A" w:rsidP="00A31E9E">
      <w:pPr>
        <w:pStyle w:val="a6"/>
        <w:numPr>
          <w:ilvl w:val="0"/>
          <w:numId w:val="4"/>
        </w:numPr>
        <w:spacing w:line="276" w:lineRule="auto"/>
        <w:ind w:leftChars="0"/>
        <w:rPr>
          <w:rFonts w:hAnsi="바탕"/>
          <w:szCs w:val="20"/>
        </w:rPr>
      </w:pPr>
      <w:r>
        <w:rPr>
          <w:rFonts w:hAnsi="바탕" w:hint="eastAsia"/>
          <w:szCs w:val="20"/>
        </w:rPr>
        <w:t>회사의 기발행주식의 총수:</w:t>
      </w:r>
      <w:r>
        <w:rPr>
          <w:rFonts w:hAnsi="바탕"/>
          <w:szCs w:val="20"/>
        </w:rPr>
        <w:t xml:space="preserve"> </w:t>
      </w:r>
      <w:r>
        <w:rPr>
          <w:rFonts w:hAnsi="바탕" w:hint="eastAsia"/>
          <w:szCs w:val="20"/>
        </w:rPr>
        <w:t>기명식 보통주 주,</w:t>
      </w:r>
      <w:r>
        <w:rPr>
          <w:rFonts w:hAnsi="바탕"/>
          <w:szCs w:val="20"/>
        </w:rPr>
        <w:t xml:space="preserve"> </w:t>
      </w:r>
      <w:r>
        <w:rPr>
          <w:rFonts w:hAnsi="바탕" w:hint="eastAsia"/>
          <w:szCs w:val="20"/>
        </w:rPr>
        <w:t>종류주식 주</w:t>
      </w:r>
    </w:p>
    <w:p w14:paraId="0FCD5B14" w14:textId="77777777" w:rsidR="00D2520A" w:rsidRDefault="00D2520A" w:rsidP="00A31E9E">
      <w:pPr>
        <w:pStyle w:val="a6"/>
        <w:numPr>
          <w:ilvl w:val="0"/>
          <w:numId w:val="4"/>
        </w:numPr>
        <w:spacing w:line="276" w:lineRule="auto"/>
        <w:ind w:leftChars="0"/>
        <w:rPr>
          <w:rFonts w:hAnsi="바탕"/>
          <w:szCs w:val="20"/>
        </w:rPr>
      </w:pPr>
      <w:r>
        <w:rPr>
          <w:rFonts w:hAnsi="바탕" w:hint="eastAsia"/>
          <w:szCs w:val="20"/>
        </w:rPr>
        <w:t>금번 신주발행에 관한 사항</w:t>
      </w:r>
    </w:p>
    <w:p w14:paraId="542BC2B7" w14:textId="02A9170B" w:rsidR="00D2520A" w:rsidRDefault="00D2520A" w:rsidP="00553615">
      <w:pPr>
        <w:pStyle w:val="a6"/>
        <w:numPr>
          <w:ilvl w:val="0"/>
          <w:numId w:val="5"/>
        </w:numPr>
        <w:spacing w:line="276" w:lineRule="auto"/>
        <w:ind w:leftChars="0"/>
        <w:rPr>
          <w:rFonts w:hAnsi="바탕"/>
          <w:szCs w:val="20"/>
        </w:rPr>
      </w:pPr>
      <w:r>
        <w:rPr>
          <w:rFonts w:hAnsi="바탕" w:hint="eastAsia"/>
          <w:szCs w:val="20"/>
        </w:rPr>
        <w:t>신주의 종류와 수:</w:t>
      </w:r>
      <w:r w:rsidR="005F20FE">
        <w:rPr>
          <w:rFonts w:hAnsi="바탕"/>
          <w:szCs w:val="20"/>
        </w:rPr>
        <w:t xml:space="preserve"> </w:t>
      </w:r>
      <w:r w:rsidR="005F20FE">
        <w:rPr>
          <w:rFonts w:hAnsi="바탕" w:hint="eastAsia"/>
          <w:szCs w:val="20"/>
        </w:rPr>
        <w:t>기명식 종류주식 주</w:t>
      </w:r>
    </w:p>
    <w:p w14:paraId="2DD9C604" w14:textId="2649390A" w:rsidR="005F20FE" w:rsidRDefault="005F20FE" w:rsidP="00553615">
      <w:pPr>
        <w:pStyle w:val="a6"/>
        <w:numPr>
          <w:ilvl w:val="0"/>
          <w:numId w:val="5"/>
        </w:numPr>
        <w:spacing w:line="276" w:lineRule="auto"/>
        <w:ind w:leftChars="0"/>
        <w:rPr>
          <w:rFonts w:hAnsi="바탕"/>
          <w:szCs w:val="20"/>
        </w:rPr>
      </w:pPr>
      <w:r>
        <w:rPr>
          <w:rFonts w:hAnsi="바탕" w:hint="eastAsia"/>
          <w:szCs w:val="20"/>
        </w:rPr>
        <w:t>1주의 금액(액면가)</w:t>
      </w:r>
      <w:r>
        <w:rPr>
          <w:rFonts w:hAnsi="바탕"/>
          <w:szCs w:val="20"/>
        </w:rPr>
        <w:t xml:space="preserve">: </w:t>
      </w:r>
      <w:r>
        <w:rPr>
          <w:rFonts w:hAnsi="바탕" w:hint="eastAsia"/>
          <w:szCs w:val="20"/>
        </w:rPr>
        <w:t>금 원</w:t>
      </w:r>
    </w:p>
    <w:p w14:paraId="168E51A3" w14:textId="242949AF" w:rsidR="005F20FE" w:rsidRPr="005F20FE" w:rsidRDefault="005F20FE" w:rsidP="00553615">
      <w:pPr>
        <w:pStyle w:val="a6"/>
        <w:numPr>
          <w:ilvl w:val="0"/>
          <w:numId w:val="5"/>
        </w:numPr>
        <w:spacing w:line="276" w:lineRule="auto"/>
        <w:ind w:leftChars="0"/>
        <w:rPr>
          <w:rFonts w:hAnsi="바탕"/>
          <w:szCs w:val="20"/>
        </w:rPr>
      </w:pPr>
      <w:r>
        <w:rPr>
          <w:rFonts w:hAnsi="바탕" w:hint="eastAsia"/>
          <w:szCs w:val="20"/>
        </w:rPr>
        <w:t xml:space="preserve">본건 </w:t>
      </w:r>
      <w:r w:rsidR="000B5F7B">
        <w:rPr>
          <w:rFonts w:hAnsi="바탕" w:hint="eastAsia"/>
          <w:szCs w:val="20"/>
        </w:rPr>
        <w:t>종류</w:t>
      </w:r>
      <w:r>
        <w:rPr>
          <w:rFonts w:hAnsi="바탕" w:hint="eastAsia"/>
          <w:szCs w:val="20"/>
        </w:rPr>
        <w:t xml:space="preserve">주식의 </w:t>
      </w:r>
      <w:r>
        <w:rPr>
          <w:rFonts w:hAnsi="바탕"/>
          <w:szCs w:val="20"/>
        </w:rPr>
        <w:t>1</w:t>
      </w:r>
      <w:r>
        <w:rPr>
          <w:rFonts w:hAnsi="바탕" w:hint="eastAsia"/>
          <w:szCs w:val="20"/>
        </w:rPr>
        <w:t>주당 발행가액(인수가액)</w:t>
      </w:r>
      <w:r>
        <w:rPr>
          <w:rFonts w:hAnsi="바탕"/>
          <w:szCs w:val="20"/>
        </w:rPr>
        <w:t xml:space="preserve">: </w:t>
      </w:r>
      <w:r>
        <w:rPr>
          <w:rFonts w:hAnsi="바탕" w:hint="eastAsia"/>
          <w:szCs w:val="20"/>
        </w:rPr>
        <w:t>금 원</w:t>
      </w:r>
    </w:p>
    <w:p w14:paraId="6CDE86F2" w14:textId="77777777" w:rsidR="005F20FE" w:rsidRDefault="005F20FE" w:rsidP="00553615">
      <w:pPr>
        <w:pStyle w:val="a6"/>
        <w:numPr>
          <w:ilvl w:val="0"/>
          <w:numId w:val="5"/>
        </w:numPr>
        <w:spacing w:line="276" w:lineRule="auto"/>
        <w:ind w:leftChars="0"/>
        <w:rPr>
          <w:rFonts w:hAnsi="바탕"/>
          <w:szCs w:val="20"/>
        </w:rPr>
      </w:pPr>
      <w:r>
        <w:rPr>
          <w:rFonts w:hAnsi="바탕" w:hint="eastAsia"/>
          <w:szCs w:val="20"/>
        </w:rPr>
        <w:t xml:space="preserve">투자자에게 배정할 본건 </w:t>
      </w:r>
      <w:r w:rsidR="000B5F7B">
        <w:rPr>
          <w:rFonts w:hAnsi="바탕" w:hint="eastAsia"/>
          <w:szCs w:val="20"/>
        </w:rPr>
        <w:t>종류</w:t>
      </w:r>
      <w:r>
        <w:rPr>
          <w:rFonts w:hAnsi="바탕" w:hint="eastAsia"/>
          <w:szCs w:val="20"/>
        </w:rPr>
        <w:t>주식의 수 및 주식인수대금</w:t>
      </w:r>
    </w:p>
    <w:tbl>
      <w:tblPr>
        <w:tblStyle w:val="a8"/>
        <w:tblW w:w="0" w:type="auto"/>
        <w:tblInd w:w="1250" w:type="dxa"/>
        <w:tblLook w:val="04A0" w:firstRow="1" w:lastRow="0" w:firstColumn="1" w:lastColumn="0" w:noHBand="0" w:noVBand="1"/>
      </w:tblPr>
      <w:tblGrid>
        <w:gridCol w:w="2589"/>
        <w:gridCol w:w="2588"/>
        <w:gridCol w:w="2589"/>
      </w:tblGrid>
      <w:tr w:rsidR="00484269" w14:paraId="5F1C7BFE" w14:textId="77777777" w:rsidTr="0021184D">
        <w:trPr>
          <w:trHeight w:val="407"/>
        </w:trPr>
        <w:tc>
          <w:tcPr>
            <w:tcW w:w="3005" w:type="dxa"/>
            <w:shd w:val="clear" w:color="auto" w:fill="F2F2F2" w:themeFill="background1" w:themeFillShade="F2"/>
            <w:vAlign w:val="center"/>
          </w:tcPr>
          <w:p w14:paraId="2FEBDC9D" w14:textId="77777777" w:rsidR="00484269" w:rsidRDefault="00484269" w:rsidP="00A31E9E">
            <w:pPr>
              <w:pStyle w:val="a6"/>
              <w:spacing w:line="276" w:lineRule="auto"/>
              <w:ind w:leftChars="0" w:left="0"/>
              <w:jc w:val="center"/>
              <w:rPr>
                <w:rFonts w:hAnsi="바탕"/>
                <w:szCs w:val="20"/>
              </w:rPr>
            </w:pPr>
            <w:r>
              <w:rPr>
                <w:rFonts w:hAnsi="바탕" w:hint="eastAsia"/>
                <w:szCs w:val="20"/>
              </w:rPr>
              <w:t>투자자명</w:t>
            </w:r>
          </w:p>
        </w:tc>
        <w:tc>
          <w:tcPr>
            <w:tcW w:w="3005" w:type="dxa"/>
            <w:shd w:val="clear" w:color="auto" w:fill="F2F2F2" w:themeFill="background1" w:themeFillShade="F2"/>
            <w:vAlign w:val="center"/>
          </w:tcPr>
          <w:p w14:paraId="067B3FB1" w14:textId="77777777" w:rsidR="00484269" w:rsidRDefault="00484269" w:rsidP="00A31E9E">
            <w:pPr>
              <w:pStyle w:val="a6"/>
              <w:spacing w:line="276" w:lineRule="auto"/>
              <w:ind w:leftChars="0" w:left="0"/>
              <w:jc w:val="center"/>
              <w:rPr>
                <w:rFonts w:hAnsi="바탕"/>
                <w:szCs w:val="20"/>
              </w:rPr>
            </w:pPr>
            <w:r>
              <w:rPr>
                <w:rFonts w:hAnsi="바탕" w:hint="eastAsia"/>
                <w:szCs w:val="20"/>
              </w:rPr>
              <w:t>배정할 주식의 총수</w:t>
            </w:r>
          </w:p>
        </w:tc>
        <w:tc>
          <w:tcPr>
            <w:tcW w:w="3006" w:type="dxa"/>
            <w:shd w:val="clear" w:color="auto" w:fill="F2F2F2" w:themeFill="background1" w:themeFillShade="F2"/>
            <w:vAlign w:val="center"/>
          </w:tcPr>
          <w:p w14:paraId="414715CF" w14:textId="77777777" w:rsidR="00484269" w:rsidRDefault="00484269" w:rsidP="00A31E9E">
            <w:pPr>
              <w:pStyle w:val="a6"/>
              <w:spacing w:line="276" w:lineRule="auto"/>
              <w:ind w:leftChars="0" w:left="0"/>
              <w:jc w:val="center"/>
              <w:rPr>
                <w:rFonts w:hAnsi="바탕"/>
                <w:szCs w:val="20"/>
              </w:rPr>
            </w:pPr>
            <w:r>
              <w:rPr>
                <w:rFonts w:hAnsi="바탕" w:hint="eastAsia"/>
                <w:szCs w:val="20"/>
              </w:rPr>
              <w:t>납입할 총액</w:t>
            </w:r>
          </w:p>
        </w:tc>
      </w:tr>
      <w:tr w:rsidR="00484269" w14:paraId="23FFB951" w14:textId="77777777" w:rsidTr="00FE15D3">
        <w:trPr>
          <w:trHeight w:val="407"/>
        </w:trPr>
        <w:tc>
          <w:tcPr>
            <w:tcW w:w="3005" w:type="dxa"/>
            <w:vAlign w:val="center"/>
          </w:tcPr>
          <w:p w14:paraId="045820A2" w14:textId="6C84A3FC" w:rsidR="00484269" w:rsidRDefault="00484269" w:rsidP="00A31E9E">
            <w:pPr>
              <w:pStyle w:val="a6"/>
              <w:spacing w:line="276" w:lineRule="auto"/>
              <w:ind w:leftChars="0" w:left="0"/>
              <w:jc w:val="center"/>
              <w:rPr>
                <w:rFonts w:hAnsi="바탕"/>
                <w:szCs w:val="20"/>
              </w:rPr>
            </w:pPr>
          </w:p>
        </w:tc>
        <w:tc>
          <w:tcPr>
            <w:tcW w:w="3005" w:type="dxa"/>
            <w:vAlign w:val="center"/>
          </w:tcPr>
          <w:p w14:paraId="43E8A0D9" w14:textId="3399659A" w:rsidR="00484269" w:rsidRDefault="00484269" w:rsidP="00A31E9E">
            <w:pPr>
              <w:pStyle w:val="a6"/>
              <w:spacing w:line="276" w:lineRule="auto"/>
              <w:ind w:leftChars="0" w:left="0"/>
              <w:jc w:val="center"/>
              <w:rPr>
                <w:rFonts w:hAnsi="바탕"/>
                <w:szCs w:val="20"/>
              </w:rPr>
            </w:pPr>
            <w:r>
              <w:rPr>
                <w:rFonts w:hAnsi="바탕" w:hint="eastAsia"/>
                <w:szCs w:val="20"/>
              </w:rPr>
              <w:t>주</w:t>
            </w:r>
          </w:p>
        </w:tc>
        <w:tc>
          <w:tcPr>
            <w:tcW w:w="3006" w:type="dxa"/>
            <w:vAlign w:val="center"/>
          </w:tcPr>
          <w:p w14:paraId="4E6F6EF0" w14:textId="5EFC720C" w:rsidR="00484269" w:rsidRDefault="00484269" w:rsidP="00A31E9E">
            <w:pPr>
              <w:pStyle w:val="a6"/>
              <w:spacing w:line="276" w:lineRule="auto"/>
              <w:ind w:leftChars="0" w:left="0"/>
              <w:jc w:val="center"/>
              <w:rPr>
                <w:rFonts w:hAnsi="바탕"/>
                <w:szCs w:val="20"/>
              </w:rPr>
            </w:pPr>
            <w:r>
              <w:rPr>
                <w:rFonts w:hAnsi="바탕" w:hint="eastAsia"/>
                <w:szCs w:val="20"/>
              </w:rPr>
              <w:t>금 원</w:t>
            </w:r>
          </w:p>
        </w:tc>
      </w:tr>
    </w:tbl>
    <w:p w14:paraId="247520E2" w14:textId="3F86D6A3" w:rsidR="005F20FE" w:rsidRDefault="005F20FE" w:rsidP="00553615">
      <w:pPr>
        <w:pStyle w:val="a6"/>
        <w:numPr>
          <w:ilvl w:val="0"/>
          <w:numId w:val="5"/>
        </w:numPr>
        <w:spacing w:line="276" w:lineRule="auto"/>
        <w:ind w:leftChars="0"/>
        <w:rPr>
          <w:rFonts w:hAnsi="바탕"/>
          <w:szCs w:val="20"/>
        </w:rPr>
      </w:pPr>
      <w:r>
        <w:rPr>
          <w:rFonts w:hAnsi="바탕" w:hint="eastAsia"/>
          <w:szCs w:val="20"/>
        </w:rPr>
        <w:t xml:space="preserve">본건 </w:t>
      </w:r>
      <w:r w:rsidR="000B5F7B">
        <w:rPr>
          <w:rFonts w:hAnsi="바탕" w:hint="eastAsia"/>
          <w:szCs w:val="20"/>
        </w:rPr>
        <w:t>종류</w:t>
      </w:r>
      <w:r>
        <w:rPr>
          <w:rFonts w:hAnsi="바탕" w:hint="eastAsia"/>
          <w:szCs w:val="20"/>
        </w:rPr>
        <w:t>주식의 납입기일:</w:t>
      </w:r>
      <w:r>
        <w:rPr>
          <w:rFonts w:hAnsi="바탕"/>
          <w:szCs w:val="20"/>
        </w:rPr>
        <w:t xml:space="preserve"> </w:t>
      </w:r>
      <w:r w:rsidR="004B4AF0">
        <w:rPr>
          <w:rFonts w:hAnsi="바탕"/>
          <w:szCs w:val="20"/>
        </w:rPr>
        <w:t>2018</w:t>
      </w:r>
      <w:r>
        <w:rPr>
          <w:rFonts w:hAnsi="바탕" w:hint="eastAsia"/>
          <w:szCs w:val="20"/>
        </w:rPr>
        <w:t xml:space="preserve">년 </w:t>
      </w:r>
      <w:r w:rsidR="004B4AF0">
        <w:rPr>
          <w:rFonts w:hAnsi="바탕"/>
          <w:szCs w:val="20"/>
        </w:rPr>
        <w:t>1</w:t>
      </w:r>
      <w:r w:rsidR="00F92E75">
        <w:rPr>
          <w:rFonts w:hAnsi="바탕"/>
          <w:szCs w:val="20"/>
        </w:rPr>
        <w:t>2</w:t>
      </w:r>
      <w:r>
        <w:rPr>
          <w:rFonts w:hAnsi="바탕" w:hint="eastAsia"/>
          <w:szCs w:val="20"/>
        </w:rPr>
        <w:t xml:space="preserve">월 </w:t>
      </w:r>
      <w:r w:rsidR="00E47F03">
        <w:rPr>
          <w:rFonts w:hAnsi="바탕"/>
          <w:szCs w:val="20"/>
        </w:rPr>
        <w:t>13</w:t>
      </w:r>
      <w:r>
        <w:rPr>
          <w:rFonts w:hAnsi="바탕" w:hint="eastAsia"/>
          <w:szCs w:val="20"/>
        </w:rPr>
        <w:t>일 또는 당사자 간 별도로 합의하여 정한 날</w:t>
      </w:r>
    </w:p>
    <w:p w14:paraId="3C7B4A61" w14:textId="77777777" w:rsidR="005F20FE" w:rsidRPr="005F20FE" w:rsidRDefault="005F20FE" w:rsidP="00A31E9E">
      <w:pPr>
        <w:pStyle w:val="a6"/>
        <w:numPr>
          <w:ilvl w:val="0"/>
          <w:numId w:val="3"/>
        </w:numPr>
        <w:spacing w:line="276" w:lineRule="auto"/>
        <w:ind w:leftChars="0"/>
        <w:rPr>
          <w:rFonts w:hAnsi="바탕"/>
          <w:szCs w:val="20"/>
        </w:rPr>
      </w:pPr>
      <w:r>
        <w:rPr>
          <w:rFonts w:hAnsi="바탕" w:hint="eastAsia"/>
          <w:szCs w:val="20"/>
        </w:rPr>
        <w:t xml:space="preserve">회사는 납입기일의 </w:t>
      </w:r>
      <w:r>
        <w:rPr>
          <w:rFonts w:hAnsi="바탕"/>
          <w:szCs w:val="20"/>
        </w:rPr>
        <w:t>3</w:t>
      </w:r>
      <w:r>
        <w:rPr>
          <w:rFonts w:hAnsi="바탕" w:hint="eastAsia"/>
          <w:szCs w:val="20"/>
        </w:rPr>
        <w:t>영업일 전까지 투자자에게 주</w:t>
      </w:r>
      <w:r w:rsidR="00484269">
        <w:rPr>
          <w:rFonts w:hAnsi="바탕" w:hint="eastAsia"/>
          <w:szCs w:val="20"/>
        </w:rPr>
        <w:t>식인수대금</w:t>
      </w:r>
      <w:r>
        <w:rPr>
          <w:rFonts w:hAnsi="바탕" w:hint="eastAsia"/>
          <w:szCs w:val="20"/>
        </w:rPr>
        <w:t>의 납입을 위한 은행의 별단예금 계좌를 통지하여야 한다.</w:t>
      </w:r>
      <w:r>
        <w:rPr>
          <w:rFonts w:hAnsi="바탕"/>
          <w:szCs w:val="20"/>
        </w:rPr>
        <w:t xml:space="preserve"> </w:t>
      </w:r>
    </w:p>
    <w:p w14:paraId="60E141A1" w14:textId="77777777" w:rsidR="00215953" w:rsidRPr="00215953" w:rsidRDefault="00215953" w:rsidP="00A31E9E">
      <w:pPr>
        <w:spacing w:line="276" w:lineRule="auto"/>
        <w:rPr>
          <w:rFonts w:hAnsi="바탕"/>
          <w:b/>
          <w:szCs w:val="20"/>
        </w:rPr>
      </w:pPr>
    </w:p>
    <w:p w14:paraId="3C9FA7E3" w14:textId="77777777" w:rsidR="00215953" w:rsidRPr="00215953" w:rsidRDefault="00215953" w:rsidP="00A31E9E">
      <w:pPr>
        <w:numPr>
          <w:ilvl w:val="0"/>
          <w:numId w:val="2"/>
        </w:numPr>
        <w:spacing w:line="276" w:lineRule="auto"/>
        <w:ind w:left="0" w:firstLine="0"/>
        <w:rPr>
          <w:rFonts w:hAnsi="바탕"/>
          <w:b/>
          <w:szCs w:val="20"/>
        </w:rPr>
      </w:pPr>
      <w:r w:rsidRPr="00215953">
        <w:rPr>
          <w:rFonts w:hAnsi="바탕" w:hint="eastAsia"/>
          <w:b/>
          <w:szCs w:val="20"/>
        </w:rPr>
        <w:t>투자의 선행조건</w:t>
      </w:r>
    </w:p>
    <w:p w14:paraId="53F8869B" w14:textId="49239AC6" w:rsidR="00215953" w:rsidRDefault="005F20FE" w:rsidP="00A31E9E">
      <w:pPr>
        <w:pStyle w:val="a5"/>
        <w:spacing w:line="276" w:lineRule="auto"/>
        <w:rPr>
          <w:rFonts w:ascii="바탕" w:eastAsia="바탕" w:hAnsi="바탕"/>
        </w:rPr>
      </w:pPr>
      <w:r>
        <w:rPr>
          <w:rFonts w:ascii="바탕" w:eastAsia="바탕" w:hAnsi="바탕" w:hint="eastAsia"/>
        </w:rPr>
        <w:t>본 계약은 주</w:t>
      </w:r>
      <w:r w:rsidR="00484269">
        <w:rPr>
          <w:rFonts w:ascii="바탕" w:eastAsia="바탕" w:hAnsi="바탕" w:hint="eastAsia"/>
        </w:rPr>
        <w:t>식인수대금</w:t>
      </w:r>
      <w:r>
        <w:rPr>
          <w:rFonts w:ascii="바탕" w:eastAsia="바탕" w:hAnsi="바탕" w:hint="eastAsia"/>
        </w:rPr>
        <w:t xml:space="preserve"> 납입기일 현재 다음 각호의 조건이 충족되는 것을 그 이행 및 효력발생의 선행조건으로 한다.</w:t>
      </w:r>
      <w:r>
        <w:rPr>
          <w:rFonts w:ascii="바탕" w:eastAsia="바탕" w:hAnsi="바탕"/>
        </w:rPr>
        <w:t xml:space="preserve"> </w:t>
      </w:r>
      <w:ins w:id="0" w:author="SL Partners" w:date="2023-12-23T22:59:00Z">
        <w:r w:rsidR="006F34C1">
          <w:rPr>
            <w:rFonts w:ascii="바탕" w:eastAsia="바탕" w:hAnsi="바탕" w:hint="eastAsia"/>
          </w:rPr>
          <w:t xml:space="preserve">다만 투자자는 다음 </w:t>
        </w:r>
        <w:r w:rsidR="006D2DB8">
          <w:rPr>
            <w:rFonts w:ascii="바탕" w:eastAsia="바탕" w:hAnsi="바탕" w:hint="eastAsia"/>
          </w:rPr>
          <w:t xml:space="preserve">사항들 중 </w:t>
        </w:r>
        <w:r w:rsidR="002E4410">
          <w:rPr>
            <w:rFonts w:ascii="바탕" w:eastAsia="바탕" w:hAnsi="바탕" w:hint="eastAsia"/>
          </w:rPr>
          <w:t>일부 사항에 대해서 그 충족을 면제할 수 있다.</w:t>
        </w:r>
        <w:r w:rsidR="002E4410">
          <w:rPr>
            <w:rFonts w:ascii="바탕" w:eastAsia="바탕" w:hAnsi="바탕"/>
          </w:rPr>
          <w:t xml:space="preserve"> </w:t>
        </w:r>
      </w:ins>
    </w:p>
    <w:p w14:paraId="0050CBAB" w14:textId="77777777" w:rsidR="005F20FE" w:rsidRDefault="005F20FE" w:rsidP="00553615">
      <w:pPr>
        <w:pStyle w:val="a5"/>
        <w:numPr>
          <w:ilvl w:val="0"/>
          <w:numId w:val="6"/>
        </w:numPr>
        <w:spacing w:line="276" w:lineRule="auto"/>
        <w:rPr>
          <w:rFonts w:ascii="바탕" w:eastAsia="바탕" w:hAnsi="바탕"/>
        </w:rPr>
      </w:pPr>
      <w:r>
        <w:rPr>
          <w:rFonts w:ascii="바탕" w:eastAsia="바탕" w:hAnsi="바탕" w:hint="eastAsia"/>
        </w:rPr>
        <w:t>회사 및 이해관계인이 본 계약에 따라 주</w:t>
      </w:r>
      <w:r w:rsidR="00484269">
        <w:rPr>
          <w:rFonts w:ascii="바탕" w:eastAsia="바탕" w:hAnsi="바탕" w:hint="eastAsia"/>
        </w:rPr>
        <w:t>식인수대</w:t>
      </w:r>
      <w:r>
        <w:rPr>
          <w:rFonts w:ascii="바탕" w:eastAsia="바탕" w:hAnsi="바탕" w:hint="eastAsia"/>
        </w:rPr>
        <w:t>금 납입기일 전까지 이행하여야 할 의무를 이행하였을 것</w:t>
      </w:r>
    </w:p>
    <w:p w14:paraId="36A20D0E" w14:textId="77777777" w:rsidR="005F20FE" w:rsidRDefault="005F20FE" w:rsidP="00553615">
      <w:pPr>
        <w:pStyle w:val="a5"/>
        <w:numPr>
          <w:ilvl w:val="0"/>
          <w:numId w:val="6"/>
        </w:numPr>
        <w:spacing w:line="276" w:lineRule="auto"/>
        <w:rPr>
          <w:rFonts w:ascii="바탕" w:eastAsia="바탕" w:hAnsi="바탕"/>
        </w:rPr>
      </w:pPr>
      <w:r>
        <w:rPr>
          <w:rFonts w:ascii="바탕" w:eastAsia="바탕" w:hAnsi="바탕" w:hint="eastAsia"/>
        </w:rPr>
        <w:t>회사 및 이해관계인이 본 계약에서 행한 진술과 보장이 진실되고 정확할 것</w:t>
      </w:r>
    </w:p>
    <w:p w14:paraId="01DB92D4" w14:textId="77777777" w:rsidR="005F20FE" w:rsidRDefault="005F20FE" w:rsidP="00553615">
      <w:pPr>
        <w:pStyle w:val="a5"/>
        <w:numPr>
          <w:ilvl w:val="0"/>
          <w:numId w:val="6"/>
        </w:numPr>
        <w:spacing w:line="276" w:lineRule="auto"/>
        <w:rPr>
          <w:rFonts w:ascii="바탕" w:eastAsia="바탕" w:hAnsi="바탕"/>
        </w:rPr>
      </w:pPr>
      <w:r>
        <w:rPr>
          <w:rFonts w:ascii="바탕" w:eastAsia="바탕" w:hAnsi="바탕" w:hint="eastAsia"/>
        </w:rPr>
        <w:t xml:space="preserve">본 계약에 따라 투자자가 인수하기로 예정된 </w:t>
      </w:r>
      <w:r w:rsidR="000B5F7B">
        <w:rPr>
          <w:rFonts w:ascii="바탕" w:eastAsia="바탕" w:hAnsi="바탕" w:hint="eastAsia"/>
        </w:rPr>
        <w:t>본건 종류주식</w:t>
      </w:r>
      <w:r>
        <w:rPr>
          <w:rFonts w:ascii="바탕" w:eastAsia="바탕" w:hAnsi="바탕" w:hint="eastAsia"/>
        </w:rPr>
        <w:t>의 발행을 금지하거나 제한하는 등 본 계약의 이행을 방해하는 소송 또는 기타 절차(행정절차,</w:t>
      </w:r>
      <w:r>
        <w:rPr>
          <w:rFonts w:ascii="바탕" w:eastAsia="바탕" w:hAnsi="바탕"/>
        </w:rPr>
        <w:t xml:space="preserve"> </w:t>
      </w:r>
      <w:r>
        <w:rPr>
          <w:rFonts w:ascii="바탕" w:eastAsia="바탕" w:hAnsi="바탕" w:hint="eastAsia"/>
        </w:rPr>
        <w:t xml:space="preserve">감사 등을 포함하되 이에 한하지 아니함)가 진행 중이거나 진행될 우려가 없을 것 </w:t>
      </w:r>
    </w:p>
    <w:p w14:paraId="5F9C8E7A" w14:textId="77777777" w:rsidR="005F20FE" w:rsidRDefault="005F20FE" w:rsidP="00553615">
      <w:pPr>
        <w:pStyle w:val="a5"/>
        <w:numPr>
          <w:ilvl w:val="0"/>
          <w:numId w:val="6"/>
        </w:numPr>
        <w:spacing w:line="276" w:lineRule="auto"/>
        <w:rPr>
          <w:rFonts w:ascii="바탕" w:eastAsia="바탕" w:hAnsi="바탕"/>
        </w:rPr>
      </w:pPr>
      <w:r>
        <w:rPr>
          <w:rFonts w:ascii="바탕" w:eastAsia="바탕" w:hAnsi="바탕" w:hint="eastAsia"/>
        </w:rPr>
        <w:t>회사가 본 계약의 이행과 관련하여 필요한 정부의 인허가 등을 획득하였을 것</w:t>
      </w:r>
    </w:p>
    <w:p w14:paraId="1412D8C2" w14:textId="77777777" w:rsidR="005F20FE" w:rsidRDefault="005F20FE" w:rsidP="00553615">
      <w:pPr>
        <w:pStyle w:val="a5"/>
        <w:numPr>
          <w:ilvl w:val="0"/>
          <w:numId w:val="6"/>
        </w:numPr>
        <w:spacing w:line="276" w:lineRule="auto"/>
        <w:rPr>
          <w:rFonts w:ascii="바탕" w:eastAsia="바탕" w:hAnsi="바탕"/>
        </w:rPr>
      </w:pPr>
      <w:r>
        <w:rPr>
          <w:rFonts w:ascii="바탕" w:eastAsia="바탕" w:hAnsi="바탕" w:hint="eastAsia"/>
        </w:rPr>
        <w:t>회사가 본 계약의 이행과 관련하여 필요한 제3자의 동의 등을 획득하였을 것; 본 계약의 이행과 관련하여 선행 투자자의 동의를 요하는 경우 선행 투자자의 동의서를 징구하여 투자자에게 그 사본을 교부하였을 것</w:t>
      </w:r>
    </w:p>
    <w:p w14:paraId="32124D50" w14:textId="77777777" w:rsidR="005F20FE" w:rsidRDefault="005F20FE" w:rsidP="00553615">
      <w:pPr>
        <w:pStyle w:val="a5"/>
        <w:numPr>
          <w:ilvl w:val="0"/>
          <w:numId w:val="6"/>
        </w:numPr>
        <w:spacing w:line="276" w:lineRule="auto"/>
        <w:rPr>
          <w:rFonts w:ascii="바탕" w:eastAsia="바탕" w:hAnsi="바탕"/>
        </w:rPr>
      </w:pPr>
      <w:r>
        <w:rPr>
          <w:rFonts w:ascii="바탕" w:eastAsia="바탕" w:hAnsi="바탕" w:hint="eastAsia"/>
        </w:rPr>
        <w:t>회사가 본 계약의 이행과 관련하여 필요한 관련 법령의 절차 및 회사 내부절차(정관 및 내부규칙 변경,</w:t>
      </w:r>
      <w:r>
        <w:rPr>
          <w:rFonts w:ascii="바탕" w:eastAsia="바탕" w:hAnsi="바탕"/>
        </w:rPr>
        <w:t xml:space="preserve"> </w:t>
      </w:r>
      <w:r>
        <w:rPr>
          <w:rFonts w:ascii="바탕" w:eastAsia="바탕" w:hAnsi="바탕" w:hint="eastAsia"/>
        </w:rPr>
        <w:t>주주총회 결의,</w:t>
      </w:r>
      <w:r>
        <w:rPr>
          <w:rFonts w:ascii="바탕" w:eastAsia="바탕" w:hAnsi="바탕"/>
        </w:rPr>
        <w:t xml:space="preserve"> </w:t>
      </w:r>
      <w:r>
        <w:rPr>
          <w:rFonts w:ascii="바탕" w:eastAsia="바탕" w:hAnsi="바탕" w:hint="eastAsia"/>
        </w:rPr>
        <w:t xml:space="preserve">이사회 결의 등 포함)를 이행하였을 것 </w:t>
      </w:r>
    </w:p>
    <w:p w14:paraId="032CD0CE" w14:textId="77777777" w:rsidR="005F20FE" w:rsidRDefault="005F20FE" w:rsidP="00553615">
      <w:pPr>
        <w:pStyle w:val="a5"/>
        <w:numPr>
          <w:ilvl w:val="0"/>
          <w:numId w:val="6"/>
        </w:numPr>
        <w:spacing w:line="276" w:lineRule="auto"/>
        <w:rPr>
          <w:rFonts w:ascii="바탕" w:eastAsia="바탕" w:hAnsi="바탕"/>
        </w:rPr>
      </w:pPr>
      <w:r>
        <w:rPr>
          <w:rFonts w:ascii="바탕" w:eastAsia="바탕" w:hAnsi="바탕" w:hint="eastAsia"/>
        </w:rPr>
        <w:t>회사가 투자자의 동의 없이 정관 및 내부규칙을 변경하거나 투자자와 협의 없이 이사회 결의,</w:t>
      </w:r>
      <w:r>
        <w:rPr>
          <w:rFonts w:ascii="바탕" w:eastAsia="바탕" w:hAnsi="바탕"/>
        </w:rPr>
        <w:t xml:space="preserve"> </w:t>
      </w:r>
      <w:r>
        <w:rPr>
          <w:rFonts w:ascii="바탕" w:eastAsia="바탕" w:hAnsi="바탕" w:hint="eastAsia"/>
        </w:rPr>
        <w:t xml:space="preserve">주주총회 결의를 하지 아니하였을 것 </w:t>
      </w:r>
    </w:p>
    <w:p w14:paraId="69532109" w14:textId="77777777" w:rsidR="005F20FE" w:rsidRPr="00FE7F2A" w:rsidRDefault="005F20FE" w:rsidP="00553615">
      <w:pPr>
        <w:pStyle w:val="a5"/>
        <w:numPr>
          <w:ilvl w:val="0"/>
          <w:numId w:val="6"/>
        </w:numPr>
        <w:spacing w:line="276" w:lineRule="auto"/>
        <w:rPr>
          <w:rFonts w:ascii="바탕" w:eastAsia="바탕" w:hAnsi="바탕"/>
        </w:rPr>
      </w:pPr>
      <w:commentRangeStart w:id="1"/>
      <w:r>
        <w:rPr>
          <w:rFonts w:ascii="바탕" w:eastAsia="바탕" w:hAnsi="바탕" w:hint="eastAsia"/>
        </w:rPr>
        <w:t>본 계약의 체결 이후 회사의 자본구조,</w:t>
      </w:r>
      <w:r>
        <w:rPr>
          <w:rFonts w:ascii="바탕" w:eastAsia="바탕" w:hAnsi="바탕"/>
        </w:rPr>
        <w:t xml:space="preserve"> </w:t>
      </w:r>
      <w:r>
        <w:rPr>
          <w:rFonts w:ascii="바탕" w:eastAsia="바탕" w:hAnsi="바탕" w:hint="eastAsia"/>
        </w:rPr>
        <w:t>경영상태,</w:t>
      </w:r>
      <w:r>
        <w:rPr>
          <w:rFonts w:ascii="바탕" w:eastAsia="바탕" w:hAnsi="바탕"/>
        </w:rPr>
        <w:t xml:space="preserve"> </w:t>
      </w:r>
      <w:r>
        <w:rPr>
          <w:rFonts w:ascii="바탕" w:eastAsia="바탕" w:hAnsi="바탕" w:hint="eastAsia"/>
        </w:rPr>
        <w:t>재무상황의 통상적이지 않은 변동 내지 부정적 변동,</w:t>
      </w:r>
      <w:r>
        <w:rPr>
          <w:rFonts w:ascii="바탕" w:eastAsia="바탕" w:hAnsi="바탕"/>
        </w:rPr>
        <w:t xml:space="preserve"> </w:t>
      </w:r>
      <w:r>
        <w:rPr>
          <w:rFonts w:ascii="바탕" w:eastAsia="바탕" w:hAnsi="바탕" w:hint="eastAsia"/>
        </w:rPr>
        <w:t>통상적</w:t>
      </w:r>
      <w:r w:rsidRPr="00FE7F2A">
        <w:rPr>
          <w:rFonts w:ascii="바탕" w:eastAsia="바탕" w:hAnsi="바탕" w:hint="eastAsia"/>
        </w:rPr>
        <w:t xml:space="preserve">인 영업활동에서 벗어난 행위가 없을 것 </w:t>
      </w:r>
      <w:commentRangeEnd w:id="1"/>
      <w:r w:rsidR="006F2546">
        <w:rPr>
          <w:rStyle w:val="a9"/>
          <w:rFonts w:ascii="바탕" w:eastAsia="바탕"/>
          <w:color w:val="auto"/>
          <w:kern w:val="2"/>
        </w:rPr>
        <w:commentReference w:id="1"/>
      </w:r>
    </w:p>
    <w:p w14:paraId="35274AF0" w14:textId="77777777" w:rsidR="005F20FE" w:rsidRPr="00FE7F2A" w:rsidRDefault="005F20FE" w:rsidP="00553615">
      <w:pPr>
        <w:pStyle w:val="a5"/>
        <w:numPr>
          <w:ilvl w:val="0"/>
          <w:numId w:val="6"/>
        </w:numPr>
        <w:spacing w:line="276" w:lineRule="auto"/>
        <w:rPr>
          <w:rFonts w:ascii="바탕" w:eastAsia="바탕" w:hAnsi="바탕"/>
        </w:rPr>
      </w:pPr>
      <w:r w:rsidRPr="00FE7F2A">
        <w:rPr>
          <w:rFonts w:ascii="바탕" w:eastAsia="바탕" w:hAnsi="바탕" w:hint="eastAsia"/>
        </w:rPr>
        <w:lastRenderedPageBreak/>
        <w:t xml:space="preserve">회사가 이해관계인 및 </w:t>
      </w:r>
      <w:commentRangeStart w:id="2"/>
      <w:r w:rsidRPr="00FE7F2A">
        <w:rPr>
          <w:rFonts w:ascii="바탕" w:eastAsia="바탕" w:hAnsi="바탕" w:hint="eastAsia"/>
        </w:rPr>
        <w:t>이해관계인이 아닌 경업금지 의무자</w:t>
      </w:r>
      <w:commentRangeEnd w:id="2"/>
      <w:r w:rsidR="007A284B">
        <w:rPr>
          <w:rStyle w:val="a9"/>
          <w:rFonts w:ascii="바탕" w:eastAsia="바탕"/>
          <w:color w:val="auto"/>
          <w:kern w:val="2"/>
        </w:rPr>
        <w:commentReference w:id="2"/>
      </w:r>
      <w:r w:rsidRPr="00FE7F2A">
        <w:rPr>
          <w:rFonts w:ascii="바탕" w:eastAsia="바탕" w:hAnsi="바탕" w:hint="eastAsia"/>
        </w:rPr>
        <w:t xml:space="preserve">로부터 퇴사제한 및 경업금지 약정서에 기명날인 또는 서명을 받아 투자자에게 교부하였을 </w:t>
      </w:r>
      <w:commentRangeStart w:id="3"/>
      <w:r w:rsidRPr="00FE7F2A">
        <w:rPr>
          <w:rFonts w:ascii="바탕" w:eastAsia="바탕" w:hAnsi="바탕" w:hint="eastAsia"/>
        </w:rPr>
        <w:t>것</w:t>
      </w:r>
      <w:commentRangeEnd w:id="3"/>
      <w:r w:rsidR="004C57F9">
        <w:rPr>
          <w:rStyle w:val="a9"/>
          <w:rFonts w:ascii="바탕" w:eastAsia="바탕"/>
          <w:color w:val="auto"/>
          <w:kern w:val="2"/>
        </w:rPr>
        <w:commentReference w:id="3"/>
      </w:r>
    </w:p>
    <w:p w14:paraId="3F729C8C" w14:textId="6D3F3B01" w:rsidR="00663EAB" w:rsidRPr="00FE7F2A" w:rsidDel="002D17F9" w:rsidRDefault="00AF04E1" w:rsidP="00553615">
      <w:pPr>
        <w:pStyle w:val="a5"/>
        <w:numPr>
          <w:ilvl w:val="0"/>
          <w:numId w:val="6"/>
        </w:numPr>
        <w:spacing w:line="276" w:lineRule="auto"/>
        <w:rPr>
          <w:del w:id="4" w:author="SL Partners" w:date="2023-12-23T22:09:00Z"/>
          <w:rFonts w:ascii="바탕" w:eastAsia="바탕" w:hAnsi="바탕"/>
          <w:rPrChange w:id="5" w:author="지원 서" w:date="2023-12-22T12:26:00Z">
            <w:rPr>
              <w:del w:id="6" w:author="SL Partners" w:date="2023-12-23T22:09:00Z"/>
              <w:rFonts w:ascii="바탕" w:eastAsia="바탕" w:hAnsi="바탕"/>
              <w:highlight w:val="yellow"/>
            </w:rPr>
          </w:rPrChange>
        </w:rPr>
      </w:pPr>
      <w:del w:id="7" w:author="SL Partners" w:date="2023-12-23T22:09:00Z">
        <w:r w:rsidRPr="00FE7F2A" w:rsidDel="002D17F9">
          <w:rPr>
            <w:rFonts w:hAnsi="바탕" w:hint="eastAsia"/>
            <w:rPrChange w:id="8" w:author="지원 서" w:date="2023-12-22T12:26:00Z">
              <w:rPr>
                <w:rFonts w:hAnsi="바탕" w:hint="eastAsia"/>
                <w:highlight w:val="yellow"/>
              </w:rPr>
            </w:rPrChange>
          </w:rPr>
          <w:delText>회사가</w:delText>
        </w:r>
        <w:r w:rsidRPr="00FE7F2A" w:rsidDel="002D17F9">
          <w:rPr>
            <w:rFonts w:hAnsi="바탕"/>
            <w:rPrChange w:id="9" w:author="지원 서" w:date="2023-12-22T12:26:00Z">
              <w:rPr>
                <w:rFonts w:hAnsi="바탕"/>
                <w:highlight w:val="yellow"/>
              </w:rPr>
            </w:rPrChange>
          </w:rPr>
          <w:delText xml:space="preserve"> </w:delText>
        </w:r>
        <w:r w:rsidRPr="00FE7F2A" w:rsidDel="002D17F9">
          <w:rPr>
            <w:rFonts w:hAnsi="바탕" w:hint="eastAsia"/>
            <w:rPrChange w:id="10" w:author="지원 서" w:date="2023-12-22T12:26:00Z">
              <w:rPr>
                <w:rFonts w:hAnsi="바탕" w:hint="eastAsia"/>
                <w:highlight w:val="yellow"/>
              </w:rPr>
            </w:rPrChange>
          </w:rPr>
          <w:delText>확보한</w:delText>
        </w:r>
        <w:r w:rsidRPr="00FE7F2A" w:rsidDel="002D17F9">
          <w:rPr>
            <w:rFonts w:hAnsi="바탕"/>
            <w:rPrChange w:id="11" w:author="지원 서" w:date="2023-12-22T12:26:00Z">
              <w:rPr>
                <w:rFonts w:hAnsi="바탕"/>
                <w:highlight w:val="yellow"/>
              </w:rPr>
            </w:rPrChange>
          </w:rPr>
          <w:delText xml:space="preserve"> </w:delText>
        </w:r>
        <w:r w:rsidRPr="00FE7F2A" w:rsidDel="002D17F9">
          <w:rPr>
            <w:rFonts w:hAnsi="바탕" w:hint="eastAsia"/>
            <w:rPrChange w:id="12" w:author="지원 서" w:date="2023-12-22T12:26:00Z">
              <w:rPr>
                <w:rFonts w:hAnsi="바탕" w:hint="eastAsia"/>
                <w:highlight w:val="yellow"/>
              </w:rPr>
            </w:rPrChange>
          </w:rPr>
          <w:delText>고객의</w:delText>
        </w:r>
        <w:r w:rsidRPr="00FE7F2A" w:rsidDel="002D17F9">
          <w:rPr>
            <w:rFonts w:hAnsi="바탕"/>
            <w:rPrChange w:id="13" w:author="지원 서" w:date="2023-12-22T12:26:00Z">
              <w:rPr>
                <w:rFonts w:hAnsi="바탕"/>
                <w:highlight w:val="yellow"/>
              </w:rPr>
            </w:rPrChange>
          </w:rPr>
          <w:delText xml:space="preserve"> </w:delText>
        </w:r>
        <w:r w:rsidRPr="00FE7F2A" w:rsidDel="002D17F9">
          <w:rPr>
            <w:rFonts w:hAnsi="바탕" w:hint="eastAsia"/>
            <w:rPrChange w:id="14" w:author="지원 서" w:date="2023-12-22T12:26:00Z">
              <w:rPr>
                <w:rFonts w:hAnsi="바탕" w:hint="eastAsia"/>
                <w:highlight w:val="yellow"/>
              </w:rPr>
            </w:rPrChange>
          </w:rPr>
          <w:delText>피부데이터</w:delText>
        </w:r>
        <w:r w:rsidR="004F7BAC" w:rsidRPr="00FE7F2A" w:rsidDel="002D17F9">
          <w:rPr>
            <w:rFonts w:hAnsi="바탕" w:hint="eastAsia"/>
            <w:rPrChange w:id="15" w:author="지원 서" w:date="2023-12-22T12:26:00Z">
              <w:rPr>
                <w:rFonts w:hAnsi="바탕" w:hint="eastAsia"/>
                <w:highlight w:val="yellow"/>
              </w:rPr>
            </w:rPrChange>
          </w:rPr>
          <w:delText>에</w:delText>
        </w:r>
        <w:r w:rsidR="004F7BAC" w:rsidRPr="00FE7F2A" w:rsidDel="002D17F9">
          <w:rPr>
            <w:rFonts w:hAnsi="바탕"/>
            <w:rPrChange w:id="16" w:author="지원 서" w:date="2023-12-22T12:26:00Z">
              <w:rPr>
                <w:rFonts w:hAnsi="바탕"/>
                <w:highlight w:val="yellow"/>
              </w:rPr>
            </w:rPrChange>
          </w:rPr>
          <w:delText xml:space="preserve"> </w:delText>
        </w:r>
        <w:r w:rsidR="004F7BAC" w:rsidRPr="00FE7F2A" w:rsidDel="002D17F9">
          <w:rPr>
            <w:rFonts w:hAnsi="바탕" w:hint="eastAsia"/>
            <w:rPrChange w:id="17" w:author="지원 서" w:date="2023-12-22T12:26:00Z">
              <w:rPr>
                <w:rFonts w:hAnsi="바탕" w:hint="eastAsia"/>
                <w:highlight w:val="yellow"/>
              </w:rPr>
            </w:rPrChange>
          </w:rPr>
          <w:delText>대해</w:delText>
        </w:r>
        <w:r w:rsidR="004F7BAC" w:rsidRPr="00FE7F2A" w:rsidDel="002D17F9">
          <w:rPr>
            <w:rFonts w:hAnsi="바탕"/>
            <w:rPrChange w:id="18" w:author="지원 서" w:date="2023-12-22T12:26:00Z">
              <w:rPr>
                <w:rFonts w:hAnsi="바탕"/>
                <w:highlight w:val="yellow"/>
              </w:rPr>
            </w:rPrChange>
          </w:rPr>
          <w:delText xml:space="preserve"> </w:delText>
        </w:r>
        <w:r w:rsidR="004F7BAC" w:rsidRPr="00FE7F2A" w:rsidDel="002D17F9">
          <w:rPr>
            <w:rFonts w:hAnsi="바탕" w:hint="eastAsia"/>
            <w:rPrChange w:id="19" w:author="지원 서" w:date="2023-12-22T12:26:00Z">
              <w:rPr>
                <w:rFonts w:hAnsi="바탕" w:hint="eastAsia"/>
                <w:highlight w:val="yellow"/>
              </w:rPr>
            </w:rPrChange>
          </w:rPr>
          <w:delText>개인정보</w:delText>
        </w:r>
        <w:r w:rsidR="004F7BAC" w:rsidRPr="00FE7F2A" w:rsidDel="002D17F9">
          <w:rPr>
            <w:rFonts w:hAnsi="바탕"/>
            <w:rPrChange w:id="20" w:author="지원 서" w:date="2023-12-22T12:26:00Z">
              <w:rPr>
                <w:rFonts w:hAnsi="바탕"/>
                <w:highlight w:val="yellow"/>
              </w:rPr>
            </w:rPrChange>
          </w:rPr>
          <w:delText xml:space="preserve"> </w:delText>
        </w:r>
        <w:r w:rsidR="004F7BAC" w:rsidRPr="00FE7F2A" w:rsidDel="002D17F9">
          <w:rPr>
            <w:rFonts w:hAnsi="바탕" w:hint="eastAsia"/>
            <w:rPrChange w:id="21" w:author="지원 서" w:date="2023-12-22T12:26:00Z">
              <w:rPr>
                <w:rFonts w:hAnsi="바탕" w:hint="eastAsia"/>
                <w:highlight w:val="yellow"/>
              </w:rPr>
            </w:rPrChange>
          </w:rPr>
          <w:delText>활용</w:delText>
        </w:r>
        <w:r w:rsidR="004F7BAC" w:rsidRPr="00FE7F2A" w:rsidDel="002D17F9">
          <w:rPr>
            <w:rFonts w:hAnsi="바탕"/>
            <w:rPrChange w:id="22" w:author="지원 서" w:date="2023-12-22T12:26:00Z">
              <w:rPr>
                <w:rFonts w:hAnsi="바탕"/>
                <w:highlight w:val="yellow"/>
              </w:rPr>
            </w:rPrChange>
          </w:rPr>
          <w:delText xml:space="preserve"> </w:delText>
        </w:r>
        <w:r w:rsidR="004F7BAC" w:rsidRPr="00FE7F2A" w:rsidDel="002D17F9">
          <w:rPr>
            <w:rFonts w:hAnsi="바탕" w:hint="eastAsia"/>
            <w:rPrChange w:id="23" w:author="지원 서" w:date="2023-12-22T12:26:00Z">
              <w:rPr>
                <w:rFonts w:hAnsi="바탕" w:hint="eastAsia"/>
                <w:highlight w:val="yellow"/>
              </w:rPr>
            </w:rPrChange>
          </w:rPr>
          <w:delText>가능성</w:delText>
        </w:r>
        <w:r w:rsidR="004F7BAC" w:rsidRPr="00FE7F2A" w:rsidDel="002D17F9">
          <w:rPr>
            <w:rFonts w:hAnsi="바탕"/>
            <w:rPrChange w:id="24" w:author="지원 서" w:date="2023-12-22T12:26:00Z">
              <w:rPr>
                <w:rFonts w:hAnsi="바탕"/>
                <w:highlight w:val="yellow"/>
              </w:rPr>
            </w:rPrChange>
          </w:rPr>
          <w:delText>,</w:delText>
        </w:r>
        <w:r w:rsidRPr="00FE7F2A" w:rsidDel="002D17F9">
          <w:rPr>
            <w:rFonts w:hAnsi="바탕"/>
            <w:rPrChange w:id="25" w:author="지원 서" w:date="2023-12-22T12:26:00Z">
              <w:rPr>
                <w:rFonts w:hAnsi="바탕"/>
                <w:highlight w:val="yellow"/>
              </w:rPr>
            </w:rPrChange>
          </w:rPr>
          <w:delText xml:space="preserve"> 활용범위 </w:delText>
        </w:r>
        <w:r w:rsidRPr="00FE7F2A" w:rsidDel="002D17F9">
          <w:rPr>
            <w:rFonts w:hAnsi="바탕" w:hint="eastAsia"/>
            <w:rPrChange w:id="26" w:author="지원 서" w:date="2023-12-22T12:26:00Z">
              <w:rPr>
                <w:rFonts w:hAnsi="바탕" w:hint="eastAsia"/>
                <w:highlight w:val="yellow"/>
              </w:rPr>
            </w:rPrChange>
          </w:rPr>
          <w:delText>등에</w:delText>
        </w:r>
        <w:r w:rsidRPr="00FE7F2A" w:rsidDel="002D17F9">
          <w:rPr>
            <w:rFonts w:hAnsi="바탕"/>
            <w:rPrChange w:id="27" w:author="지원 서" w:date="2023-12-22T12:26:00Z">
              <w:rPr>
                <w:rFonts w:hAnsi="바탕"/>
                <w:highlight w:val="yellow"/>
              </w:rPr>
            </w:rPrChange>
          </w:rPr>
          <w:delText xml:space="preserve"> 대해 법률의견서를 </w:delText>
        </w:r>
        <w:r w:rsidR="004F7BAC" w:rsidRPr="00FE7F2A" w:rsidDel="002D17F9">
          <w:rPr>
            <w:rFonts w:hAnsi="바탕" w:hint="eastAsia"/>
            <w:rPrChange w:id="28" w:author="지원 서" w:date="2023-12-22T12:26:00Z">
              <w:rPr>
                <w:rFonts w:hAnsi="바탕" w:hint="eastAsia"/>
                <w:highlight w:val="yellow"/>
              </w:rPr>
            </w:rPrChange>
          </w:rPr>
          <w:delText>투자자에게</w:delText>
        </w:r>
        <w:r w:rsidR="004F7BAC" w:rsidRPr="00FE7F2A" w:rsidDel="002D17F9">
          <w:rPr>
            <w:rFonts w:hAnsi="바탕"/>
            <w:rPrChange w:id="29" w:author="지원 서" w:date="2023-12-22T12:26:00Z">
              <w:rPr>
                <w:rFonts w:hAnsi="바탕"/>
                <w:highlight w:val="yellow"/>
              </w:rPr>
            </w:rPrChange>
          </w:rPr>
          <w:delText xml:space="preserve"> </w:delText>
        </w:r>
        <w:r w:rsidRPr="00FE7F2A" w:rsidDel="002D17F9">
          <w:rPr>
            <w:rFonts w:hAnsi="바탕" w:hint="eastAsia"/>
            <w:rPrChange w:id="30" w:author="지원 서" w:date="2023-12-22T12:26:00Z">
              <w:rPr>
                <w:rFonts w:hAnsi="바탕" w:hint="eastAsia"/>
                <w:highlight w:val="yellow"/>
              </w:rPr>
            </w:rPrChange>
          </w:rPr>
          <w:delText>제시할</w:delText>
        </w:r>
        <w:r w:rsidRPr="00FE7F2A" w:rsidDel="002D17F9">
          <w:rPr>
            <w:rFonts w:hAnsi="바탕"/>
            <w:rPrChange w:id="31" w:author="지원 서" w:date="2023-12-22T12:26:00Z">
              <w:rPr>
                <w:rFonts w:hAnsi="바탕"/>
                <w:highlight w:val="yellow"/>
              </w:rPr>
            </w:rPrChange>
          </w:rPr>
          <w:delText xml:space="preserve"> </w:delText>
        </w:r>
        <w:r w:rsidRPr="00FE7F2A" w:rsidDel="002D17F9">
          <w:rPr>
            <w:rFonts w:hAnsi="바탕" w:hint="eastAsia"/>
            <w:rPrChange w:id="32" w:author="지원 서" w:date="2023-12-22T12:26:00Z">
              <w:rPr>
                <w:rFonts w:hAnsi="바탕" w:hint="eastAsia"/>
                <w:highlight w:val="yellow"/>
              </w:rPr>
            </w:rPrChange>
          </w:rPr>
          <w:delText>것</w:delText>
        </w:r>
      </w:del>
      <w:ins w:id="33" w:author="지원 서" w:date="2023-12-22T12:26:00Z">
        <w:del w:id="34" w:author="SL Partners" w:date="2023-12-23T22:09:00Z">
          <w:r w:rsidR="00FE7F2A" w:rsidRPr="00FE7F2A" w:rsidDel="002D17F9">
            <w:rPr>
              <w:rFonts w:hAnsi="바탕"/>
              <w:rPrChange w:id="35" w:author="지원 서" w:date="2023-12-22T12:26:00Z">
                <w:rPr>
                  <w:rFonts w:hAnsi="바탕"/>
                  <w:highlight w:val="yellow"/>
                </w:rPr>
              </w:rPrChange>
            </w:rPr>
            <w:delText xml:space="preserve"> </w:delText>
          </w:r>
        </w:del>
      </w:ins>
    </w:p>
    <w:p w14:paraId="2AEC8C04" w14:textId="77777777" w:rsidR="00215953" w:rsidRPr="00215953" w:rsidRDefault="00215953" w:rsidP="00A31E9E">
      <w:pPr>
        <w:pStyle w:val="a5"/>
        <w:spacing w:line="276" w:lineRule="auto"/>
        <w:rPr>
          <w:rFonts w:ascii="바탕" w:eastAsia="바탕" w:hAnsi="바탕" w:cs="굴림"/>
        </w:rPr>
      </w:pPr>
    </w:p>
    <w:p w14:paraId="4FC4312C" w14:textId="6BA83D6C" w:rsidR="00215953" w:rsidRPr="00215953" w:rsidRDefault="00215953" w:rsidP="00A31E9E">
      <w:pPr>
        <w:numPr>
          <w:ilvl w:val="0"/>
          <w:numId w:val="2"/>
        </w:numPr>
        <w:spacing w:line="276" w:lineRule="auto"/>
        <w:ind w:left="0" w:firstLine="0"/>
        <w:rPr>
          <w:rFonts w:hAnsi="바탕"/>
          <w:b/>
          <w:szCs w:val="20"/>
        </w:rPr>
      </w:pPr>
      <w:r w:rsidRPr="00215953">
        <w:rPr>
          <w:rFonts w:hAnsi="바탕" w:hint="eastAsia"/>
          <w:b/>
          <w:szCs w:val="20"/>
        </w:rPr>
        <w:t>진술과 보장</w:t>
      </w:r>
    </w:p>
    <w:p w14:paraId="349F35E8" w14:textId="77777777" w:rsidR="00644DE4" w:rsidRPr="00644DE4" w:rsidRDefault="00EA24ED">
      <w:pPr>
        <w:pStyle w:val="a6"/>
        <w:numPr>
          <w:ilvl w:val="0"/>
          <w:numId w:val="7"/>
        </w:numPr>
        <w:spacing w:line="276" w:lineRule="auto"/>
        <w:ind w:leftChars="0"/>
        <w:rPr>
          <w:rFonts w:hAnsi="바탕"/>
        </w:rPr>
        <w:pPrChange w:id="36" w:author="SL Partners" w:date="2023-12-23T23:04:00Z">
          <w:pPr>
            <w:pStyle w:val="a5"/>
            <w:spacing w:line="276" w:lineRule="auto"/>
          </w:pPr>
        </w:pPrChange>
      </w:pPr>
      <w:r>
        <w:rPr>
          <w:rFonts w:hAnsi="바탕" w:hint="eastAsia"/>
        </w:rPr>
        <w:t xml:space="preserve">회사 및 이해관계인은 </w:t>
      </w:r>
      <w:r w:rsidRPr="007B3027">
        <w:rPr>
          <w:rFonts w:hAnsi="바탕" w:hint="eastAsia"/>
          <w:szCs w:val="20"/>
        </w:rPr>
        <w:t>투자자에</w:t>
      </w:r>
      <w:r>
        <w:rPr>
          <w:rFonts w:hAnsi="바탕" w:hint="eastAsia"/>
        </w:rPr>
        <w:t xml:space="preserve"> 대하여 </w:t>
      </w:r>
      <w:r w:rsidR="00644DE4">
        <w:rPr>
          <w:rFonts w:hAnsi="바탕" w:hint="eastAsia"/>
        </w:rPr>
        <w:t>별지1</w:t>
      </w:r>
      <w:r>
        <w:rPr>
          <w:rFonts w:hAnsi="바탕" w:hint="eastAsia"/>
        </w:rPr>
        <w:t xml:space="preserve"> 기재사항이 본 계약 체결일 및 주식인수대금 납입일 현재 진실되고 정확함을 진술하고 이를 보장한다.</w:t>
      </w:r>
      <w:r>
        <w:rPr>
          <w:rFonts w:hAnsi="바탕"/>
        </w:rPr>
        <w:t xml:space="preserve"> </w:t>
      </w:r>
    </w:p>
    <w:p w14:paraId="5AE3E5B6" w14:textId="3C34FC98" w:rsidR="00215953" w:rsidRPr="00215953" w:rsidDel="007B3027" w:rsidRDefault="00215953" w:rsidP="00A31E9E">
      <w:pPr>
        <w:spacing w:line="276" w:lineRule="auto"/>
        <w:rPr>
          <w:del w:id="37" w:author="SL Partners" w:date="2023-12-23T23:04:00Z"/>
          <w:rFonts w:hAnsi="바탕"/>
          <w:b/>
          <w:szCs w:val="20"/>
        </w:rPr>
      </w:pPr>
      <w:commentRangeStart w:id="38"/>
    </w:p>
    <w:p w14:paraId="0400AF81" w14:textId="1A22E292" w:rsidR="00076D29" w:rsidRPr="00076D29" w:rsidRDefault="00076D29">
      <w:pPr>
        <w:pStyle w:val="a6"/>
        <w:numPr>
          <w:ilvl w:val="0"/>
          <w:numId w:val="7"/>
        </w:numPr>
        <w:spacing w:line="276" w:lineRule="auto"/>
        <w:ind w:leftChars="0"/>
        <w:rPr>
          <w:ins w:id="39" w:author="SL Partners" w:date="2023-12-23T23:02:00Z"/>
          <w:rFonts w:ascii="BatangChe" w:eastAsia="BatangChe" w:hAnsi="바탕"/>
          <w:color w:val="000000"/>
          <w:kern w:val="0"/>
          <w:szCs w:val="20"/>
          <w:rPrChange w:id="40" w:author="SL Partners" w:date="2023-12-23T23:02:00Z">
            <w:rPr>
              <w:ins w:id="41" w:author="SL Partners" w:date="2023-12-23T23:02:00Z"/>
              <w:rFonts w:hAnsi="바탕"/>
              <w:b/>
              <w:szCs w:val="20"/>
            </w:rPr>
          </w:rPrChange>
        </w:rPr>
        <w:pPrChange w:id="42" w:author="SL Partners" w:date="2023-12-23T23:04:00Z">
          <w:pPr>
            <w:spacing w:line="276" w:lineRule="auto"/>
          </w:pPr>
        </w:pPrChange>
      </w:pPr>
      <w:ins w:id="43" w:author="SL Partners" w:date="2023-12-23T23:02:00Z">
        <w:r w:rsidRPr="00076D29">
          <w:rPr>
            <w:rFonts w:ascii="BatangChe" w:eastAsia="BatangChe" w:hAnsi="바탕" w:hint="eastAsia"/>
            <w:color w:val="000000"/>
            <w:kern w:val="0"/>
            <w:szCs w:val="20"/>
            <w:rPrChange w:id="44" w:author="SL Partners" w:date="2023-12-23T23:02:00Z">
              <w:rPr>
                <w:rFonts w:hAnsi="바탕" w:hint="eastAsia"/>
                <w:b/>
                <w:szCs w:val="20"/>
              </w:rPr>
            </w:rPrChange>
          </w:rPr>
          <w:t>투자자는</w:t>
        </w:r>
        <w:r w:rsidRPr="00076D29">
          <w:rPr>
            <w:rFonts w:ascii="BatangChe" w:eastAsia="BatangChe" w:hAnsi="바탕"/>
            <w:color w:val="000000"/>
            <w:kern w:val="0"/>
            <w:szCs w:val="20"/>
            <w:rPrChange w:id="45"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46" w:author="SL Partners" w:date="2023-12-23T23:02:00Z">
              <w:rPr>
                <w:rFonts w:hAnsi="바탕" w:hint="eastAsia"/>
                <w:b/>
                <w:szCs w:val="20"/>
              </w:rPr>
            </w:rPrChange>
          </w:rPr>
          <w:t>각자</w:t>
        </w:r>
        <w:r w:rsidRPr="00076D29">
          <w:rPr>
            <w:rFonts w:ascii="BatangChe" w:eastAsia="BatangChe" w:hAnsi="바탕"/>
            <w:color w:val="000000"/>
            <w:kern w:val="0"/>
            <w:szCs w:val="20"/>
            <w:rPrChange w:id="47"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48" w:author="SL Partners" w:date="2023-12-23T23:02:00Z">
              <w:rPr>
                <w:rFonts w:hAnsi="바탕" w:hint="eastAsia"/>
                <w:b/>
                <w:szCs w:val="20"/>
              </w:rPr>
            </w:rPrChange>
          </w:rPr>
          <w:t>개별적으로</w:t>
        </w:r>
        <w:r w:rsidRPr="00076D29">
          <w:rPr>
            <w:rFonts w:ascii="BatangChe" w:eastAsia="BatangChe" w:hAnsi="바탕"/>
            <w:color w:val="000000"/>
            <w:kern w:val="0"/>
            <w:szCs w:val="20"/>
            <w:rPrChange w:id="49"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50" w:author="SL Partners" w:date="2023-12-23T23:02:00Z">
              <w:rPr>
                <w:rFonts w:hAnsi="바탕" w:hint="eastAsia"/>
                <w:b/>
                <w:szCs w:val="20"/>
              </w:rPr>
            </w:rPrChange>
          </w:rPr>
          <w:t>다음</w:t>
        </w:r>
        <w:r w:rsidRPr="00076D29">
          <w:rPr>
            <w:rFonts w:ascii="BatangChe" w:eastAsia="BatangChe" w:hAnsi="바탕"/>
            <w:color w:val="000000"/>
            <w:kern w:val="0"/>
            <w:szCs w:val="20"/>
            <w:rPrChange w:id="51"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52" w:author="SL Partners" w:date="2023-12-23T23:02:00Z">
              <w:rPr>
                <w:rFonts w:hAnsi="바탕" w:hint="eastAsia"/>
                <w:b/>
                <w:szCs w:val="20"/>
              </w:rPr>
            </w:rPrChange>
          </w:rPr>
          <w:t>각</w:t>
        </w:r>
        <w:r w:rsidRPr="00076D29">
          <w:rPr>
            <w:rFonts w:ascii="BatangChe" w:eastAsia="BatangChe" w:hAnsi="바탕"/>
            <w:color w:val="000000"/>
            <w:kern w:val="0"/>
            <w:szCs w:val="20"/>
            <w:rPrChange w:id="53"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54" w:author="SL Partners" w:date="2023-12-23T23:02:00Z">
              <w:rPr>
                <w:rFonts w:hAnsi="바탕" w:hint="eastAsia"/>
                <w:b/>
                <w:szCs w:val="20"/>
              </w:rPr>
            </w:rPrChange>
          </w:rPr>
          <w:t>호의</w:t>
        </w:r>
        <w:r w:rsidRPr="00076D29">
          <w:rPr>
            <w:rFonts w:ascii="BatangChe" w:eastAsia="BatangChe" w:hAnsi="바탕"/>
            <w:color w:val="000000"/>
            <w:kern w:val="0"/>
            <w:szCs w:val="20"/>
            <w:rPrChange w:id="55"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56" w:author="SL Partners" w:date="2023-12-23T23:02:00Z">
              <w:rPr>
                <w:rFonts w:hAnsi="바탕" w:hint="eastAsia"/>
                <w:b/>
                <w:szCs w:val="20"/>
              </w:rPr>
            </w:rPrChange>
          </w:rPr>
          <w:t>사항이</w:t>
        </w:r>
        <w:r w:rsidRPr="00076D29">
          <w:rPr>
            <w:rFonts w:ascii="BatangChe" w:eastAsia="BatangChe" w:hAnsi="바탕"/>
            <w:color w:val="000000"/>
            <w:kern w:val="0"/>
            <w:szCs w:val="20"/>
            <w:rPrChange w:id="57"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58" w:author="SL Partners" w:date="2023-12-23T23:02:00Z">
              <w:rPr>
                <w:rFonts w:hAnsi="바탕" w:hint="eastAsia"/>
                <w:b/>
                <w:szCs w:val="20"/>
              </w:rPr>
            </w:rPrChange>
          </w:rPr>
          <w:t>본</w:t>
        </w:r>
        <w:r w:rsidRPr="00076D29">
          <w:rPr>
            <w:rFonts w:ascii="BatangChe" w:eastAsia="BatangChe" w:hAnsi="바탕"/>
            <w:color w:val="000000"/>
            <w:kern w:val="0"/>
            <w:szCs w:val="20"/>
            <w:rPrChange w:id="59"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60" w:author="SL Partners" w:date="2023-12-23T23:02:00Z">
              <w:rPr>
                <w:rFonts w:hAnsi="바탕" w:hint="eastAsia"/>
                <w:b/>
                <w:szCs w:val="20"/>
              </w:rPr>
            </w:rPrChange>
          </w:rPr>
          <w:t>계약</w:t>
        </w:r>
        <w:r w:rsidRPr="00076D29">
          <w:rPr>
            <w:rFonts w:ascii="BatangChe" w:eastAsia="BatangChe" w:hAnsi="바탕"/>
            <w:color w:val="000000"/>
            <w:kern w:val="0"/>
            <w:szCs w:val="20"/>
            <w:rPrChange w:id="61"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62" w:author="SL Partners" w:date="2023-12-23T23:02:00Z">
              <w:rPr>
                <w:rFonts w:hAnsi="바탕" w:hint="eastAsia"/>
                <w:b/>
                <w:szCs w:val="20"/>
              </w:rPr>
            </w:rPrChange>
          </w:rPr>
          <w:t>체결일</w:t>
        </w:r>
        <w:r w:rsidRPr="00076D29">
          <w:rPr>
            <w:rFonts w:ascii="BatangChe" w:eastAsia="BatangChe" w:hAnsi="바탕"/>
            <w:color w:val="000000"/>
            <w:kern w:val="0"/>
            <w:szCs w:val="20"/>
            <w:rPrChange w:id="63"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64" w:author="SL Partners" w:date="2023-12-23T23:02:00Z">
              <w:rPr>
                <w:rFonts w:hAnsi="바탕" w:hint="eastAsia"/>
                <w:b/>
                <w:szCs w:val="20"/>
              </w:rPr>
            </w:rPrChange>
          </w:rPr>
          <w:t>및</w:t>
        </w:r>
        <w:r w:rsidRPr="00076D29">
          <w:rPr>
            <w:rFonts w:ascii="BatangChe" w:eastAsia="BatangChe" w:hAnsi="바탕"/>
            <w:color w:val="000000"/>
            <w:kern w:val="0"/>
            <w:szCs w:val="20"/>
            <w:rPrChange w:id="65"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66" w:author="SL Partners" w:date="2023-12-23T23:02:00Z">
              <w:rPr>
                <w:rFonts w:hAnsi="바탕" w:hint="eastAsia"/>
                <w:b/>
                <w:szCs w:val="20"/>
              </w:rPr>
            </w:rPrChange>
          </w:rPr>
          <w:t>거래</w:t>
        </w:r>
      </w:ins>
      <w:ins w:id="67" w:author="SL Partners" w:date="2023-12-23T23:03:00Z">
        <w:r>
          <w:rPr>
            <w:rFonts w:ascii="BatangChe" w:eastAsia="BatangChe" w:hAnsi="바탕" w:hint="eastAsia"/>
            <w:color w:val="000000"/>
            <w:kern w:val="0"/>
            <w:szCs w:val="20"/>
          </w:rPr>
          <w:t>완</w:t>
        </w:r>
      </w:ins>
      <w:ins w:id="68" w:author="SL Partners" w:date="2023-12-23T23:02:00Z">
        <w:r w:rsidRPr="00076D29">
          <w:rPr>
            <w:rFonts w:ascii="BatangChe" w:eastAsia="BatangChe" w:hAnsi="바탕" w:hint="eastAsia"/>
            <w:color w:val="000000"/>
            <w:kern w:val="0"/>
            <w:szCs w:val="20"/>
            <w:rPrChange w:id="69" w:author="SL Partners" w:date="2023-12-23T23:02:00Z">
              <w:rPr>
                <w:rFonts w:hAnsi="바탕" w:hint="eastAsia"/>
                <w:b/>
                <w:szCs w:val="20"/>
              </w:rPr>
            </w:rPrChange>
          </w:rPr>
          <w:t>결일을</w:t>
        </w:r>
        <w:r w:rsidRPr="00076D29">
          <w:rPr>
            <w:rFonts w:ascii="BatangChe" w:eastAsia="BatangChe" w:hAnsi="바탕"/>
            <w:color w:val="000000"/>
            <w:kern w:val="0"/>
            <w:szCs w:val="20"/>
            <w:rPrChange w:id="70"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71" w:author="SL Partners" w:date="2023-12-23T23:02:00Z">
              <w:rPr>
                <w:rFonts w:hAnsi="바탕" w:hint="eastAsia"/>
                <w:b/>
                <w:szCs w:val="20"/>
              </w:rPr>
            </w:rPrChange>
          </w:rPr>
          <w:t>기준으로</w:t>
        </w:r>
        <w:r w:rsidRPr="00076D29">
          <w:rPr>
            <w:rFonts w:ascii="BatangChe" w:eastAsia="BatangChe" w:hAnsi="바탕"/>
            <w:color w:val="000000"/>
            <w:kern w:val="0"/>
            <w:szCs w:val="20"/>
            <w:rPrChange w:id="72"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73" w:author="SL Partners" w:date="2023-12-23T23:02:00Z">
              <w:rPr>
                <w:rFonts w:hAnsi="바탕" w:hint="eastAsia"/>
                <w:b/>
                <w:szCs w:val="20"/>
              </w:rPr>
            </w:rPrChange>
          </w:rPr>
          <w:t>진실하고</w:t>
        </w:r>
        <w:r w:rsidRPr="00076D29">
          <w:rPr>
            <w:rFonts w:ascii="BatangChe" w:eastAsia="BatangChe" w:hAnsi="바탕"/>
            <w:color w:val="000000"/>
            <w:kern w:val="0"/>
            <w:szCs w:val="20"/>
            <w:rPrChange w:id="74"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75" w:author="SL Partners" w:date="2023-12-23T23:02:00Z">
              <w:rPr>
                <w:rFonts w:hAnsi="바탕" w:hint="eastAsia"/>
                <w:b/>
                <w:szCs w:val="20"/>
              </w:rPr>
            </w:rPrChange>
          </w:rPr>
          <w:t>정확함을</w:t>
        </w:r>
        <w:r w:rsidRPr="00076D29">
          <w:rPr>
            <w:rFonts w:ascii="BatangChe" w:eastAsia="BatangChe" w:hAnsi="바탕"/>
            <w:color w:val="000000"/>
            <w:kern w:val="0"/>
            <w:szCs w:val="20"/>
            <w:rPrChange w:id="76"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77" w:author="SL Partners" w:date="2023-12-23T23:02:00Z">
              <w:rPr>
                <w:rFonts w:hAnsi="바탕" w:hint="eastAsia"/>
                <w:b/>
                <w:szCs w:val="20"/>
              </w:rPr>
            </w:rPrChange>
          </w:rPr>
          <w:t>진술</w:t>
        </w:r>
        <w:r w:rsidRPr="00076D29">
          <w:rPr>
            <w:rFonts w:ascii="BatangChe" w:eastAsia="BatangChe" w:hAnsi="바탕"/>
            <w:color w:val="000000"/>
            <w:kern w:val="0"/>
            <w:szCs w:val="20"/>
            <w:rPrChange w:id="78"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79" w:author="SL Partners" w:date="2023-12-23T23:02:00Z">
              <w:rPr>
                <w:rFonts w:hAnsi="바탕" w:hint="eastAsia"/>
                <w:b/>
                <w:szCs w:val="20"/>
              </w:rPr>
            </w:rPrChange>
          </w:rPr>
          <w:t>및</w:t>
        </w:r>
        <w:r w:rsidRPr="00076D29">
          <w:rPr>
            <w:rFonts w:ascii="BatangChe" w:eastAsia="BatangChe" w:hAnsi="바탕"/>
            <w:color w:val="000000"/>
            <w:kern w:val="0"/>
            <w:szCs w:val="20"/>
            <w:rPrChange w:id="80"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81" w:author="SL Partners" w:date="2023-12-23T23:02:00Z">
              <w:rPr>
                <w:rFonts w:hAnsi="바탕" w:hint="eastAsia"/>
                <w:b/>
                <w:szCs w:val="20"/>
              </w:rPr>
            </w:rPrChange>
          </w:rPr>
          <w:t>보장한다</w:t>
        </w:r>
        <w:r w:rsidRPr="00076D29">
          <w:rPr>
            <w:rFonts w:ascii="BatangChe" w:eastAsia="BatangChe" w:hAnsi="바탕"/>
            <w:color w:val="000000"/>
            <w:kern w:val="0"/>
            <w:szCs w:val="20"/>
            <w:rPrChange w:id="82"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83" w:author="SL Partners" w:date="2023-12-23T23:02:00Z">
              <w:rPr>
                <w:rFonts w:hAnsi="바탕" w:hint="eastAsia"/>
                <w:b/>
                <w:szCs w:val="20"/>
              </w:rPr>
            </w:rPrChange>
          </w:rPr>
          <w:t>다만</w:t>
        </w:r>
        <w:r w:rsidRPr="00076D29">
          <w:rPr>
            <w:rFonts w:ascii="BatangChe" w:eastAsia="BatangChe" w:hAnsi="바탕"/>
            <w:color w:val="000000"/>
            <w:kern w:val="0"/>
            <w:szCs w:val="20"/>
            <w:rPrChange w:id="84"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85" w:author="SL Partners" w:date="2023-12-23T23:02:00Z">
              <w:rPr>
                <w:rFonts w:hAnsi="바탕" w:hint="eastAsia"/>
                <w:b/>
                <w:szCs w:val="20"/>
              </w:rPr>
            </w:rPrChange>
          </w:rPr>
          <w:t>어느</w:t>
        </w:r>
        <w:r w:rsidRPr="00076D29">
          <w:rPr>
            <w:rFonts w:ascii="BatangChe" w:eastAsia="BatangChe" w:hAnsi="바탕"/>
            <w:color w:val="000000"/>
            <w:kern w:val="0"/>
            <w:szCs w:val="20"/>
            <w:rPrChange w:id="86"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87" w:author="SL Partners" w:date="2023-12-23T23:02:00Z">
              <w:rPr>
                <w:rFonts w:hAnsi="바탕" w:hint="eastAsia"/>
                <w:b/>
                <w:szCs w:val="20"/>
              </w:rPr>
            </w:rPrChange>
          </w:rPr>
          <w:t>특정일을</w:t>
        </w:r>
        <w:r w:rsidRPr="00076D29">
          <w:rPr>
            <w:rFonts w:ascii="BatangChe" w:eastAsia="BatangChe" w:hAnsi="바탕"/>
            <w:color w:val="000000"/>
            <w:kern w:val="0"/>
            <w:szCs w:val="20"/>
            <w:rPrChange w:id="88"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89" w:author="SL Partners" w:date="2023-12-23T23:02:00Z">
              <w:rPr>
                <w:rFonts w:hAnsi="바탕" w:hint="eastAsia"/>
                <w:b/>
                <w:szCs w:val="20"/>
              </w:rPr>
            </w:rPrChange>
          </w:rPr>
          <w:t>기준으로</w:t>
        </w:r>
        <w:r w:rsidRPr="00076D29">
          <w:rPr>
            <w:rFonts w:ascii="BatangChe" w:eastAsia="BatangChe" w:hAnsi="바탕"/>
            <w:color w:val="000000"/>
            <w:kern w:val="0"/>
            <w:szCs w:val="20"/>
            <w:rPrChange w:id="90"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91" w:author="SL Partners" w:date="2023-12-23T23:02:00Z">
              <w:rPr>
                <w:rFonts w:hAnsi="바탕" w:hint="eastAsia"/>
                <w:b/>
                <w:szCs w:val="20"/>
              </w:rPr>
            </w:rPrChange>
          </w:rPr>
          <w:t>하여</w:t>
        </w:r>
        <w:r w:rsidRPr="00076D29">
          <w:rPr>
            <w:rFonts w:ascii="BatangChe" w:eastAsia="BatangChe" w:hAnsi="바탕"/>
            <w:color w:val="000000"/>
            <w:kern w:val="0"/>
            <w:szCs w:val="20"/>
            <w:rPrChange w:id="92"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93" w:author="SL Partners" w:date="2023-12-23T23:02:00Z">
              <w:rPr>
                <w:rFonts w:hAnsi="바탕" w:hint="eastAsia"/>
                <w:b/>
                <w:szCs w:val="20"/>
              </w:rPr>
            </w:rPrChange>
          </w:rPr>
          <w:t>언급하고</w:t>
        </w:r>
        <w:r w:rsidRPr="00076D29">
          <w:rPr>
            <w:rFonts w:ascii="BatangChe" w:eastAsia="BatangChe" w:hAnsi="바탕"/>
            <w:color w:val="000000"/>
            <w:kern w:val="0"/>
            <w:szCs w:val="20"/>
            <w:rPrChange w:id="94"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95" w:author="SL Partners" w:date="2023-12-23T23:02:00Z">
              <w:rPr>
                <w:rFonts w:hAnsi="바탕" w:hint="eastAsia"/>
                <w:b/>
                <w:szCs w:val="20"/>
              </w:rPr>
            </w:rPrChange>
          </w:rPr>
          <w:t>있는</w:t>
        </w:r>
        <w:r w:rsidRPr="00076D29">
          <w:rPr>
            <w:rFonts w:ascii="BatangChe" w:eastAsia="BatangChe" w:hAnsi="바탕"/>
            <w:color w:val="000000"/>
            <w:kern w:val="0"/>
            <w:szCs w:val="20"/>
            <w:rPrChange w:id="96"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97" w:author="SL Partners" w:date="2023-12-23T23:02:00Z">
              <w:rPr>
                <w:rFonts w:hAnsi="바탕" w:hint="eastAsia"/>
                <w:b/>
                <w:szCs w:val="20"/>
              </w:rPr>
            </w:rPrChange>
          </w:rPr>
          <w:t>진술</w:t>
        </w:r>
        <w:r w:rsidRPr="00076D29">
          <w:rPr>
            <w:rFonts w:ascii="BatangChe" w:eastAsia="BatangChe" w:hAnsi="바탕"/>
            <w:color w:val="000000"/>
            <w:kern w:val="0"/>
            <w:szCs w:val="20"/>
            <w:rPrChange w:id="98"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99" w:author="SL Partners" w:date="2023-12-23T23:02:00Z">
              <w:rPr>
                <w:rFonts w:hAnsi="바탕" w:hint="eastAsia"/>
                <w:b/>
                <w:szCs w:val="20"/>
              </w:rPr>
            </w:rPrChange>
          </w:rPr>
          <w:t>및</w:t>
        </w:r>
        <w:r w:rsidRPr="00076D29">
          <w:rPr>
            <w:rFonts w:ascii="BatangChe" w:eastAsia="BatangChe" w:hAnsi="바탕"/>
            <w:color w:val="000000"/>
            <w:kern w:val="0"/>
            <w:szCs w:val="20"/>
            <w:rPrChange w:id="100"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01" w:author="SL Partners" w:date="2023-12-23T23:02:00Z">
              <w:rPr>
                <w:rFonts w:hAnsi="바탕" w:hint="eastAsia"/>
                <w:b/>
                <w:szCs w:val="20"/>
              </w:rPr>
            </w:rPrChange>
          </w:rPr>
          <w:t>보장</w:t>
        </w:r>
        <w:r w:rsidRPr="00076D29">
          <w:rPr>
            <w:rFonts w:ascii="BatangChe" w:eastAsia="BatangChe" w:hAnsi="바탕"/>
            <w:color w:val="000000"/>
            <w:kern w:val="0"/>
            <w:szCs w:val="20"/>
            <w:rPrChange w:id="102"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03" w:author="SL Partners" w:date="2023-12-23T23:02:00Z">
              <w:rPr>
                <w:rFonts w:hAnsi="바탕" w:hint="eastAsia"/>
                <w:b/>
                <w:szCs w:val="20"/>
              </w:rPr>
            </w:rPrChange>
          </w:rPr>
          <w:t>사항은</w:t>
        </w:r>
        <w:r w:rsidRPr="00076D29">
          <w:rPr>
            <w:rFonts w:ascii="BatangChe" w:eastAsia="BatangChe" w:hAnsi="바탕"/>
            <w:color w:val="000000"/>
            <w:kern w:val="0"/>
            <w:szCs w:val="20"/>
            <w:rPrChange w:id="104"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05" w:author="SL Partners" w:date="2023-12-23T23:02:00Z">
              <w:rPr>
                <w:rFonts w:hAnsi="바탕" w:hint="eastAsia"/>
                <w:b/>
                <w:szCs w:val="20"/>
              </w:rPr>
            </w:rPrChange>
          </w:rPr>
          <w:t>그</w:t>
        </w:r>
        <w:r w:rsidRPr="00076D29">
          <w:rPr>
            <w:rFonts w:ascii="BatangChe" w:eastAsia="BatangChe" w:hAnsi="바탕"/>
            <w:color w:val="000000"/>
            <w:kern w:val="0"/>
            <w:szCs w:val="20"/>
            <w:rPrChange w:id="106"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07" w:author="SL Partners" w:date="2023-12-23T23:02:00Z">
              <w:rPr>
                <w:rFonts w:hAnsi="바탕" w:hint="eastAsia"/>
                <w:b/>
                <w:szCs w:val="20"/>
              </w:rPr>
            </w:rPrChange>
          </w:rPr>
          <w:t>특정일</w:t>
        </w:r>
        <w:r w:rsidRPr="00076D29">
          <w:rPr>
            <w:rFonts w:ascii="BatangChe" w:eastAsia="BatangChe" w:hAnsi="바탕"/>
            <w:color w:val="000000"/>
            <w:kern w:val="0"/>
            <w:szCs w:val="20"/>
            <w:rPrChange w:id="108"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09" w:author="SL Partners" w:date="2023-12-23T23:02:00Z">
              <w:rPr>
                <w:rFonts w:hAnsi="바탕" w:hint="eastAsia"/>
                <w:b/>
                <w:szCs w:val="20"/>
              </w:rPr>
            </w:rPrChange>
          </w:rPr>
          <w:t>현재</w:t>
        </w:r>
        <w:r w:rsidRPr="00076D29">
          <w:rPr>
            <w:rFonts w:ascii="BatangChe" w:eastAsia="BatangChe" w:hAnsi="바탕"/>
            <w:color w:val="000000"/>
            <w:kern w:val="0"/>
            <w:szCs w:val="20"/>
            <w:rPrChange w:id="110"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11" w:author="SL Partners" w:date="2023-12-23T23:02:00Z">
              <w:rPr>
                <w:rFonts w:hAnsi="바탕" w:hint="eastAsia"/>
                <w:b/>
                <w:szCs w:val="20"/>
              </w:rPr>
            </w:rPrChange>
          </w:rPr>
          <w:t>진실하고</w:t>
        </w:r>
        <w:r w:rsidRPr="00076D29">
          <w:rPr>
            <w:rFonts w:ascii="BatangChe" w:eastAsia="BatangChe" w:hAnsi="바탕"/>
            <w:color w:val="000000"/>
            <w:kern w:val="0"/>
            <w:szCs w:val="20"/>
            <w:rPrChange w:id="112"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13" w:author="SL Partners" w:date="2023-12-23T23:02:00Z">
              <w:rPr>
                <w:rFonts w:hAnsi="바탕" w:hint="eastAsia"/>
                <w:b/>
                <w:szCs w:val="20"/>
              </w:rPr>
            </w:rPrChange>
          </w:rPr>
          <w:t>정확함을</w:t>
        </w:r>
        <w:r w:rsidRPr="00076D29">
          <w:rPr>
            <w:rFonts w:ascii="BatangChe" w:eastAsia="BatangChe" w:hAnsi="바탕"/>
            <w:color w:val="000000"/>
            <w:kern w:val="0"/>
            <w:szCs w:val="20"/>
            <w:rPrChange w:id="114" w:author="SL Partners" w:date="2023-12-23T23:02:00Z">
              <w:rPr>
                <w:rFonts w:hAnsi="바탕"/>
                <w:b/>
                <w:szCs w:val="20"/>
              </w:rPr>
            </w:rPrChange>
          </w:rPr>
          <w:t xml:space="preserve"> </w:t>
        </w:r>
        <w:r w:rsidRPr="00076D29">
          <w:rPr>
            <w:rFonts w:ascii="BatangChe" w:eastAsia="BatangChe" w:hAnsi="바탕" w:hint="eastAsia"/>
            <w:color w:val="000000"/>
            <w:kern w:val="0"/>
            <w:szCs w:val="20"/>
            <w:rPrChange w:id="115" w:author="SL Partners" w:date="2023-12-23T23:02:00Z">
              <w:rPr>
                <w:rFonts w:hAnsi="바탕" w:hint="eastAsia"/>
                <w:b/>
                <w:szCs w:val="20"/>
              </w:rPr>
            </w:rPrChange>
          </w:rPr>
          <w:t>의미한다</w:t>
        </w:r>
        <w:r w:rsidRPr="00076D29">
          <w:rPr>
            <w:rFonts w:ascii="BatangChe" w:eastAsia="BatangChe" w:hAnsi="바탕"/>
            <w:color w:val="000000"/>
            <w:kern w:val="0"/>
            <w:szCs w:val="20"/>
            <w:rPrChange w:id="116" w:author="SL Partners" w:date="2023-12-23T23:02:00Z">
              <w:rPr>
                <w:rFonts w:hAnsi="바탕"/>
                <w:b/>
                <w:szCs w:val="20"/>
              </w:rPr>
            </w:rPrChange>
          </w:rPr>
          <w:t>.</w:t>
        </w:r>
      </w:ins>
    </w:p>
    <w:p w14:paraId="2959A4C8" w14:textId="4ECD153C" w:rsidR="00076D29" w:rsidRPr="00076D29" w:rsidRDefault="00076D29">
      <w:pPr>
        <w:pStyle w:val="a5"/>
        <w:numPr>
          <w:ilvl w:val="0"/>
          <w:numId w:val="8"/>
        </w:numPr>
        <w:spacing w:line="276" w:lineRule="auto"/>
        <w:rPr>
          <w:ins w:id="117" w:author="SL Partners" w:date="2023-12-23T23:02:00Z"/>
          <w:rFonts w:hAnsi="바탕"/>
          <w:rPrChange w:id="118" w:author="SL Partners" w:date="2023-12-23T23:03:00Z">
            <w:rPr>
              <w:ins w:id="119" w:author="SL Partners" w:date="2023-12-23T23:02:00Z"/>
              <w:rFonts w:hAnsi="바탕"/>
              <w:b/>
              <w:szCs w:val="20"/>
            </w:rPr>
          </w:rPrChange>
        </w:rPr>
        <w:pPrChange w:id="120" w:author="SL Partners" w:date="2023-12-23T23:02:00Z">
          <w:pPr>
            <w:spacing w:line="276" w:lineRule="auto"/>
          </w:pPr>
        </w:pPrChange>
      </w:pPr>
      <w:ins w:id="121" w:author="SL Partners" w:date="2023-12-23T23:02:00Z">
        <w:r w:rsidRPr="00076D29">
          <w:rPr>
            <w:rFonts w:hAnsi="바탕" w:hint="eastAsia"/>
            <w:rPrChange w:id="122" w:author="SL Partners" w:date="2023-12-23T23:03:00Z">
              <w:rPr>
                <w:rFonts w:hAnsi="바탕" w:hint="eastAsia"/>
                <w:b/>
              </w:rPr>
            </w:rPrChange>
          </w:rPr>
          <w:t>투자자는</w:t>
        </w:r>
        <w:r w:rsidRPr="00076D29">
          <w:rPr>
            <w:rFonts w:hAnsi="바탕"/>
            <w:rPrChange w:id="123" w:author="SL Partners" w:date="2023-12-23T23:03:00Z">
              <w:rPr>
                <w:rFonts w:hAnsi="바탕"/>
                <w:b/>
              </w:rPr>
            </w:rPrChange>
          </w:rPr>
          <w:t xml:space="preserve">, </w:t>
        </w:r>
        <w:r w:rsidRPr="00076D29">
          <w:rPr>
            <w:rFonts w:hAnsi="바탕" w:hint="eastAsia"/>
            <w:rPrChange w:id="124" w:author="SL Partners" w:date="2023-12-23T23:03:00Z">
              <w:rPr>
                <w:rFonts w:hAnsi="바탕" w:hint="eastAsia"/>
                <w:b/>
              </w:rPr>
            </w:rPrChange>
          </w:rPr>
          <w:t>본</w:t>
        </w:r>
        <w:r w:rsidRPr="00076D29">
          <w:rPr>
            <w:rFonts w:hAnsi="바탕"/>
            <w:rPrChange w:id="125" w:author="SL Partners" w:date="2023-12-23T23:03:00Z">
              <w:rPr>
                <w:rFonts w:hAnsi="바탕"/>
                <w:b/>
              </w:rPr>
            </w:rPrChange>
          </w:rPr>
          <w:t xml:space="preserve"> </w:t>
        </w:r>
        <w:r w:rsidRPr="00076D29">
          <w:rPr>
            <w:rFonts w:hAnsi="바탕" w:hint="eastAsia"/>
            <w:rPrChange w:id="126" w:author="SL Partners" w:date="2023-12-23T23:03:00Z">
              <w:rPr>
                <w:rFonts w:hAnsi="바탕" w:hint="eastAsia"/>
                <w:b/>
              </w:rPr>
            </w:rPrChange>
          </w:rPr>
          <w:t>계약을</w:t>
        </w:r>
        <w:r w:rsidRPr="00076D29">
          <w:rPr>
            <w:rFonts w:hAnsi="바탕"/>
            <w:rPrChange w:id="127" w:author="SL Partners" w:date="2023-12-23T23:03:00Z">
              <w:rPr>
                <w:rFonts w:hAnsi="바탕"/>
                <w:b/>
              </w:rPr>
            </w:rPrChange>
          </w:rPr>
          <w:t xml:space="preserve"> </w:t>
        </w:r>
        <w:r w:rsidRPr="00076D29">
          <w:rPr>
            <w:rFonts w:hAnsi="바탕" w:hint="eastAsia"/>
            <w:rPrChange w:id="128" w:author="SL Partners" w:date="2023-12-23T23:03:00Z">
              <w:rPr>
                <w:rFonts w:hAnsi="바탕" w:hint="eastAsia"/>
                <w:b/>
              </w:rPr>
            </w:rPrChange>
          </w:rPr>
          <w:t>체결하고</w:t>
        </w:r>
        <w:r w:rsidRPr="00076D29">
          <w:rPr>
            <w:rFonts w:hAnsi="바탕"/>
            <w:rPrChange w:id="129" w:author="SL Partners" w:date="2023-12-23T23:03:00Z">
              <w:rPr>
                <w:rFonts w:hAnsi="바탕"/>
                <w:b/>
              </w:rPr>
            </w:rPrChange>
          </w:rPr>
          <w:t xml:space="preserve">, </w:t>
        </w:r>
        <w:r w:rsidRPr="00076D29">
          <w:rPr>
            <w:rFonts w:hAnsi="바탕" w:hint="eastAsia"/>
            <w:rPrChange w:id="130" w:author="SL Partners" w:date="2023-12-23T23:03:00Z">
              <w:rPr>
                <w:rFonts w:hAnsi="바탕" w:hint="eastAsia"/>
                <w:b/>
              </w:rPr>
            </w:rPrChange>
          </w:rPr>
          <w:t>본</w:t>
        </w:r>
        <w:r w:rsidRPr="00076D29">
          <w:rPr>
            <w:rFonts w:hAnsi="바탕"/>
            <w:rPrChange w:id="131" w:author="SL Partners" w:date="2023-12-23T23:03:00Z">
              <w:rPr>
                <w:rFonts w:hAnsi="바탕"/>
                <w:b/>
              </w:rPr>
            </w:rPrChange>
          </w:rPr>
          <w:t xml:space="preserve"> </w:t>
        </w:r>
        <w:r w:rsidRPr="00076D29">
          <w:rPr>
            <w:rFonts w:hAnsi="바탕" w:hint="eastAsia"/>
            <w:rPrChange w:id="132" w:author="SL Partners" w:date="2023-12-23T23:03:00Z">
              <w:rPr>
                <w:rFonts w:hAnsi="바탕" w:hint="eastAsia"/>
                <w:b/>
              </w:rPr>
            </w:rPrChange>
          </w:rPr>
          <w:t>계약에</w:t>
        </w:r>
        <w:r w:rsidRPr="00076D29">
          <w:rPr>
            <w:rFonts w:hAnsi="바탕"/>
            <w:rPrChange w:id="133" w:author="SL Partners" w:date="2023-12-23T23:03:00Z">
              <w:rPr>
                <w:rFonts w:hAnsi="바탕"/>
                <w:b/>
              </w:rPr>
            </w:rPrChange>
          </w:rPr>
          <w:t xml:space="preserve"> </w:t>
        </w:r>
        <w:r w:rsidRPr="00076D29">
          <w:rPr>
            <w:rFonts w:hAnsi="바탕" w:hint="eastAsia"/>
            <w:rPrChange w:id="134" w:author="SL Partners" w:date="2023-12-23T23:03:00Z">
              <w:rPr>
                <w:rFonts w:hAnsi="바탕" w:hint="eastAsia"/>
                <w:b/>
              </w:rPr>
            </w:rPrChange>
          </w:rPr>
          <w:t>규정된</w:t>
        </w:r>
        <w:r w:rsidRPr="00076D29">
          <w:rPr>
            <w:rFonts w:hAnsi="바탕"/>
            <w:rPrChange w:id="135" w:author="SL Partners" w:date="2023-12-23T23:03:00Z">
              <w:rPr>
                <w:rFonts w:hAnsi="바탕"/>
                <w:b/>
              </w:rPr>
            </w:rPrChange>
          </w:rPr>
          <w:t xml:space="preserve"> </w:t>
        </w:r>
        <w:r w:rsidRPr="00076D29">
          <w:rPr>
            <w:rFonts w:hAnsi="바탕" w:hint="eastAsia"/>
            <w:rPrChange w:id="136" w:author="SL Partners" w:date="2023-12-23T23:03:00Z">
              <w:rPr>
                <w:rFonts w:hAnsi="바탕" w:hint="eastAsia"/>
                <w:b/>
              </w:rPr>
            </w:rPrChange>
          </w:rPr>
          <w:t>모든</w:t>
        </w:r>
        <w:r w:rsidRPr="00076D29">
          <w:rPr>
            <w:rFonts w:hAnsi="바탕"/>
            <w:rPrChange w:id="137" w:author="SL Partners" w:date="2023-12-23T23:03:00Z">
              <w:rPr>
                <w:rFonts w:hAnsi="바탕"/>
                <w:b/>
              </w:rPr>
            </w:rPrChange>
          </w:rPr>
          <w:t xml:space="preserve"> </w:t>
        </w:r>
        <w:r w:rsidRPr="00076D29">
          <w:rPr>
            <w:rFonts w:hAnsi="바탕" w:hint="eastAsia"/>
            <w:rPrChange w:id="138" w:author="SL Partners" w:date="2023-12-23T23:03:00Z">
              <w:rPr>
                <w:rFonts w:hAnsi="바탕" w:hint="eastAsia"/>
                <w:b/>
              </w:rPr>
            </w:rPrChange>
          </w:rPr>
          <w:t>의무를</w:t>
        </w:r>
        <w:r w:rsidRPr="00076D29">
          <w:rPr>
            <w:rFonts w:hAnsi="바탕"/>
            <w:rPrChange w:id="139" w:author="SL Partners" w:date="2023-12-23T23:03:00Z">
              <w:rPr>
                <w:rFonts w:hAnsi="바탕"/>
                <w:b/>
              </w:rPr>
            </w:rPrChange>
          </w:rPr>
          <w:t xml:space="preserve"> </w:t>
        </w:r>
        <w:r w:rsidRPr="00076D29">
          <w:rPr>
            <w:rFonts w:hAnsi="바탕" w:hint="eastAsia"/>
            <w:rPrChange w:id="140" w:author="SL Partners" w:date="2023-12-23T23:03:00Z">
              <w:rPr>
                <w:rFonts w:hAnsi="바탕" w:hint="eastAsia"/>
                <w:b/>
              </w:rPr>
            </w:rPrChange>
          </w:rPr>
          <w:t>이행할</w:t>
        </w:r>
        <w:r w:rsidRPr="00076D29">
          <w:rPr>
            <w:rFonts w:hAnsi="바탕"/>
            <w:rPrChange w:id="141" w:author="SL Partners" w:date="2023-12-23T23:03:00Z">
              <w:rPr>
                <w:rFonts w:hAnsi="바탕"/>
                <w:b/>
              </w:rPr>
            </w:rPrChange>
          </w:rPr>
          <w:t xml:space="preserve"> </w:t>
        </w:r>
        <w:r w:rsidRPr="00076D29">
          <w:rPr>
            <w:rFonts w:hAnsi="바탕" w:hint="eastAsia"/>
            <w:rPrChange w:id="142" w:author="SL Partners" w:date="2023-12-23T23:03:00Z">
              <w:rPr>
                <w:rFonts w:hAnsi="바탕" w:hint="eastAsia"/>
                <w:b/>
              </w:rPr>
            </w:rPrChange>
          </w:rPr>
          <w:t>수</w:t>
        </w:r>
        <w:r w:rsidRPr="00076D29">
          <w:rPr>
            <w:rFonts w:hAnsi="바탕"/>
            <w:rPrChange w:id="143" w:author="SL Partners" w:date="2023-12-23T23:03:00Z">
              <w:rPr>
                <w:rFonts w:hAnsi="바탕"/>
                <w:b/>
              </w:rPr>
            </w:rPrChange>
          </w:rPr>
          <w:t xml:space="preserve"> </w:t>
        </w:r>
        <w:r w:rsidRPr="00076D29">
          <w:rPr>
            <w:rFonts w:hAnsi="바탕" w:hint="eastAsia"/>
            <w:rPrChange w:id="144" w:author="SL Partners" w:date="2023-12-23T23:03:00Z">
              <w:rPr>
                <w:rFonts w:hAnsi="바탕" w:hint="eastAsia"/>
                <w:b/>
              </w:rPr>
            </w:rPrChange>
          </w:rPr>
          <w:t>있는</w:t>
        </w:r>
        <w:r w:rsidRPr="00076D29">
          <w:rPr>
            <w:rFonts w:hAnsi="바탕"/>
            <w:rPrChange w:id="145" w:author="SL Partners" w:date="2023-12-23T23:03:00Z">
              <w:rPr>
                <w:rFonts w:hAnsi="바탕"/>
                <w:b/>
              </w:rPr>
            </w:rPrChange>
          </w:rPr>
          <w:t xml:space="preserve"> </w:t>
        </w:r>
        <w:r w:rsidRPr="00076D29">
          <w:rPr>
            <w:rFonts w:hAnsi="바탕" w:hint="eastAsia"/>
            <w:rPrChange w:id="146" w:author="SL Partners" w:date="2023-12-23T23:03:00Z">
              <w:rPr>
                <w:rFonts w:hAnsi="바탕" w:hint="eastAsia"/>
                <w:b/>
              </w:rPr>
            </w:rPrChange>
          </w:rPr>
          <w:t>적법</w:t>
        </w:r>
        <w:r w:rsidRPr="00076D29">
          <w:rPr>
            <w:rFonts w:hAnsi="바탕"/>
            <w:rPrChange w:id="147" w:author="SL Partners" w:date="2023-12-23T23:03:00Z">
              <w:rPr>
                <w:rFonts w:hAnsi="바탕"/>
                <w:b/>
              </w:rPr>
            </w:rPrChange>
          </w:rPr>
          <w:t xml:space="preserve">, </w:t>
        </w:r>
        <w:r w:rsidRPr="00076D29">
          <w:rPr>
            <w:rFonts w:hAnsi="바탕" w:hint="eastAsia"/>
            <w:rPrChange w:id="148" w:author="SL Partners" w:date="2023-12-23T23:03:00Z">
              <w:rPr>
                <w:rFonts w:hAnsi="바탕" w:hint="eastAsia"/>
                <w:b/>
              </w:rPr>
            </w:rPrChange>
          </w:rPr>
          <w:t>유효한</w:t>
        </w:r>
        <w:r w:rsidRPr="00076D29">
          <w:rPr>
            <w:rFonts w:hAnsi="바탕"/>
            <w:rPrChange w:id="149" w:author="SL Partners" w:date="2023-12-23T23:03:00Z">
              <w:rPr>
                <w:rFonts w:hAnsi="바탕"/>
                <w:b/>
              </w:rPr>
            </w:rPrChange>
          </w:rPr>
          <w:t xml:space="preserve"> </w:t>
        </w:r>
        <w:r w:rsidRPr="00076D29">
          <w:rPr>
            <w:rFonts w:hAnsi="바탕" w:hint="eastAsia"/>
            <w:rPrChange w:id="150" w:author="SL Partners" w:date="2023-12-23T23:03:00Z">
              <w:rPr>
                <w:rFonts w:hAnsi="바탕" w:hint="eastAsia"/>
                <w:b/>
              </w:rPr>
            </w:rPrChange>
          </w:rPr>
          <w:t>능력과</w:t>
        </w:r>
        <w:r w:rsidRPr="00076D29">
          <w:rPr>
            <w:rFonts w:hAnsi="바탕"/>
            <w:rPrChange w:id="151" w:author="SL Partners" w:date="2023-12-23T23:03:00Z">
              <w:rPr>
                <w:rFonts w:hAnsi="바탕"/>
                <w:b/>
              </w:rPr>
            </w:rPrChange>
          </w:rPr>
          <w:t xml:space="preserve"> </w:t>
        </w:r>
        <w:r w:rsidRPr="00076D29">
          <w:rPr>
            <w:rFonts w:hAnsi="바탕" w:hint="eastAsia"/>
            <w:rPrChange w:id="152" w:author="SL Partners" w:date="2023-12-23T23:03:00Z">
              <w:rPr>
                <w:rFonts w:hAnsi="바탕" w:hint="eastAsia"/>
                <w:b/>
              </w:rPr>
            </w:rPrChange>
          </w:rPr>
          <w:t>권한을</w:t>
        </w:r>
        <w:r w:rsidRPr="00076D29">
          <w:rPr>
            <w:rFonts w:hAnsi="바탕"/>
            <w:rPrChange w:id="153" w:author="SL Partners" w:date="2023-12-23T23:03:00Z">
              <w:rPr>
                <w:rFonts w:hAnsi="바탕"/>
                <w:b/>
              </w:rPr>
            </w:rPrChange>
          </w:rPr>
          <w:t xml:space="preserve"> </w:t>
        </w:r>
        <w:r w:rsidRPr="00076D29">
          <w:rPr>
            <w:rFonts w:hAnsi="바탕" w:hint="eastAsia"/>
            <w:rPrChange w:id="154" w:author="SL Partners" w:date="2023-12-23T23:03:00Z">
              <w:rPr>
                <w:rFonts w:hAnsi="바탕" w:hint="eastAsia"/>
                <w:b/>
              </w:rPr>
            </w:rPrChange>
          </w:rPr>
          <w:t>보유하고</w:t>
        </w:r>
        <w:r w:rsidRPr="00076D29">
          <w:rPr>
            <w:rFonts w:hAnsi="바탕"/>
            <w:rPrChange w:id="155" w:author="SL Partners" w:date="2023-12-23T23:03:00Z">
              <w:rPr>
                <w:rFonts w:hAnsi="바탕"/>
                <w:b/>
              </w:rPr>
            </w:rPrChange>
          </w:rPr>
          <w:t xml:space="preserve"> </w:t>
        </w:r>
        <w:r w:rsidRPr="00076D29">
          <w:rPr>
            <w:rFonts w:hAnsi="바탕" w:hint="eastAsia"/>
            <w:rPrChange w:id="156" w:author="SL Partners" w:date="2023-12-23T23:03:00Z">
              <w:rPr>
                <w:rFonts w:hAnsi="바탕" w:hint="eastAsia"/>
                <w:b/>
              </w:rPr>
            </w:rPrChange>
          </w:rPr>
          <w:t>있다</w:t>
        </w:r>
        <w:r w:rsidRPr="00076D29">
          <w:rPr>
            <w:rFonts w:hAnsi="바탕"/>
            <w:rPrChange w:id="157" w:author="SL Partners" w:date="2023-12-23T23:03:00Z">
              <w:rPr>
                <w:rFonts w:hAnsi="바탕"/>
                <w:b/>
              </w:rPr>
            </w:rPrChange>
          </w:rPr>
          <w:t xml:space="preserve">. </w:t>
        </w:r>
        <w:r w:rsidRPr="00076D29">
          <w:rPr>
            <w:rFonts w:hAnsi="바탕" w:hint="eastAsia"/>
            <w:rPrChange w:id="158" w:author="SL Partners" w:date="2023-12-23T23:03:00Z">
              <w:rPr>
                <w:rFonts w:hAnsi="바탕" w:hint="eastAsia"/>
                <w:b/>
              </w:rPr>
            </w:rPrChange>
          </w:rPr>
          <w:t>본</w:t>
        </w:r>
        <w:r w:rsidRPr="00076D29">
          <w:rPr>
            <w:rFonts w:hAnsi="바탕"/>
            <w:rPrChange w:id="159" w:author="SL Partners" w:date="2023-12-23T23:03:00Z">
              <w:rPr>
                <w:rFonts w:hAnsi="바탕"/>
                <w:b/>
              </w:rPr>
            </w:rPrChange>
          </w:rPr>
          <w:t xml:space="preserve"> </w:t>
        </w:r>
        <w:r w:rsidRPr="00076D29">
          <w:rPr>
            <w:rFonts w:hAnsi="바탕" w:hint="eastAsia"/>
            <w:rPrChange w:id="160" w:author="SL Partners" w:date="2023-12-23T23:03:00Z">
              <w:rPr>
                <w:rFonts w:hAnsi="바탕" w:hint="eastAsia"/>
                <w:b/>
              </w:rPr>
            </w:rPrChange>
          </w:rPr>
          <w:t>계약은</w:t>
        </w:r>
        <w:r w:rsidRPr="00076D29">
          <w:rPr>
            <w:rFonts w:hAnsi="바탕"/>
            <w:rPrChange w:id="161" w:author="SL Partners" w:date="2023-12-23T23:03:00Z">
              <w:rPr>
                <w:rFonts w:hAnsi="바탕"/>
                <w:b/>
              </w:rPr>
            </w:rPrChange>
          </w:rPr>
          <w:t xml:space="preserve">, </w:t>
        </w:r>
        <w:r w:rsidRPr="00076D29">
          <w:rPr>
            <w:rFonts w:hAnsi="바탕" w:hint="eastAsia"/>
            <w:rPrChange w:id="162" w:author="SL Partners" w:date="2023-12-23T23:03:00Z">
              <w:rPr>
                <w:rFonts w:hAnsi="바탕" w:hint="eastAsia"/>
                <w:b/>
              </w:rPr>
            </w:rPrChange>
          </w:rPr>
          <w:t>본</w:t>
        </w:r>
        <w:r w:rsidRPr="00076D29">
          <w:rPr>
            <w:rFonts w:hAnsi="바탕"/>
            <w:rPrChange w:id="163" w:author="SL Partners" w:date="2023-12-23T23:03:00Z">
              <w:rPr>
                <w:rFonts w:hAnsi="바탕"/>
                <w:b/>
              </w:rPr>
            </w:rPrChange>
          </w:rPr>
          <w:t xml:space="preserve"> </w:t>
        </w:r>
        <w:r w:rsidRPr="00076D29">
          <w:rPr>
            <w:rFonts w:hAnsi="바탕" w:hint="eastAsia"/>
            <w:rPrChange w:id="164" w:author="SL Partners" w:date="2023-12-23T23:03:00Z">
              <w:rPr>
                <w:rFonts w:hAnsi="바탕" w:hint="eastAsia"/>
                <w:b/>
              </w:rPr>
            </w:rPrChange>
          </w:rPr>
          <w:t>계약의</w:t>
        </w:r>
        <w:r w:rsidRPr="00076D29">
          <w:rPr>
            <w:rFonts w:hAnsi="바탕"/>
            <w:rPrChange w:id="165" w:author="SL Partners" w:date="2023-12-23T23:03:00Z">
              <w:rPr>
                <w:rFonts w:hAnsi="바탕"/>
                <w:b/>
              </w:rPr>
            </w:rPrChange>
          </w:rPr>
          <w:t xml:space="preserve"> </w:t>
        </w:r>
        <w:r w:rsidRPr="00076D29">
          <w:rPr>
            <w:rFonts w:hAnsi="바탕" w:hint="eastAsia"/>
            <w:rPrChange w:id="166" w:author="SL Partners" w:date="2023-12-23T23:03:00Z">
              <w:rPr>
                <w:rFonts w:hAnsi="바탕" w:hint="eastAsia"/>
                <w:b/>
              </w:rPr>
            </w:rPrChange>
          </w:rPr>
          <w:t>조건에</w:t>
        </w:r>
        <w:r w:rsidRPr="00076D29">
          <w:rPr>
            <w:rFonts w:hAnsi="바탕"/>
            <w:rPrChange w:id="167" w:author="SL Partners" w:date="2023-12-23T23:03:00Z">
              <w:rPr>
                <w:rFonts w:hAnsi="바탕"/>
                <w:b/>
              </w:rPr>
            </w:rPrChange>
          </w:rPr>
          <w:t xml:space="preserve"> </w:t>
        </w:r>
        <w:r w:rsidRPr="00076D29">
          <w:rPr>
            <w:rFonts w:hAnsi="바탕" w:hint="eastAsia"/>
            <w:rPrChange w:id="168" w:author="SL Partners" w:date="2023-12-23T23:03:00Z">
              <w:rPr>
                <w:rFonts w:hAnsi="바탕" w:hint="eastAsia"/>
                <w:b/>
              </w:rPr>
            </w:rPrChange>
          </w:rPr>
          <w:t>따라</w:t>
        </w:r>
        <w:r w:rsidRPr="00076D29">
          <w:rPr>
            <w:rFonts w:hAnsi="바탕"/>
            <w:rPrChange w:id="169" w:author="SL Partners" w:date="2023-12-23T23:03:00Z">
              <w:rPr>
                <w:rFonts w:hAnsi="바탕"/>
                <w:b/>
              </w:rPr>
            </w:rPrChange>
          </w:rPr>
          <w:t xml:space="preserve"> </w:t>
        </w:r>
        <w:r w:rsidRPr="00076D29">
          <w:rPr>
            <w:rFonts w:hAnsi="바탕" w:hint="eastAsia"/>
            <w:rPrChange w:id="170" w:author="SL Partners" w:date="2023-12-23T23:03:00Z">
              <w:rPr>
                <w:rFonts w:hAnsi="바탕" w:hint="eastAsia"/>
                <w:b/>
              </w:rPr>
            </w:rPrChange>
          </w:rPr>
          <w:t>실행</w:t>
        </w:r>
        <w:r w:rsidRPr="00076D29">
          <w:rPr>
            <w:rFonts w:hAnsi="바탕"/>
            <w:rPrChange w:id="171" w:author="SL Partners" w:date="2023-12-23T23:03:00Z">
              <w:rPr>
                <w:rFonts w:hAnsi="바탕"/>
                <w:b/>
              </w:rPr>
            </w:rPrChange>
          </w:rPr>
          <w:t xml:space="preserve"> </w:t>
        </w:r>
        <w:r w:rsidRPr="00076D29">
          <w:rPr>
            <w:rFonts w:hAnsi="바탕" w:hint="eastAsia"/>
            <w:rPrChange w:id="172" w:author="SL Partners" w:date="2023-12-23T23:03:00Z">
              <w:rPr>
                <w:rFonts w:hAnsi="바탕" w:hint="eastAsia"/>
                <w:b/>
              </w:rPr>
            </w:rPrChange>
          </w:rPr>
          <w:t>가능한</w:t>
        </w:r>
        <w:r w:rsidRPr="00076D29">
          <w:rPr>
            <w:rFonts w:hAnsi="바탕"/>
            <w:rPrChange w:id="173" w:author="SL Partners" w:date="2023-12-23T23:03:00Z">
              <w:rPr>
                <w:rFonts w:hAnsi="바탕"/>
                <w:b/>
              </w:rPr>
            </w:rPrChange>
          </w:rPr>
          <w:t xml:space="preserve"> </w:t>
        </w:r>
        <w:r w:rsidRPr="00076D29">
          <w:rPr>
            <w:rFonts w:hAnsi="바탕" w:hint="eastAsia"/>
            <w:rPrChange w:id="174" w:author="SL Partners" w:date="2023-12-23T23:03:00Z">
              <w:rPr>
                <w:rFonts w:hAnsi="바탕" w:hint="eastAsia"/>
                <w:b/>
              </w:rPr>
            </w:rPrChange>
          </w:rPr>
          <w:t>당해</w:t>
        </w:r>
        <w:r w:rsidRPr="00076D29">
          <w:rPr>
            <w:rFonts w:hAnsi="바탕"/>
            <w:rPrChange w:id="175" w:author="SL Partners" w:date="2023-12-23T23:03:00Z">
              <w:rPr>
                <w:rFonts w:hAnsi="바탕"/>
                <w:b/>
              </w:rPr>
            </w:rPrChange>
          </w:rPr>
          <w:t xml:space="preserve"> </w:t>
        </w:r>
        <w:r w:rsidRPr="00076D29">
          <w:rPr>
            <w:rFonts w:hAnsi="바탕" w:hint="eastAsia"/>
            <w:rPrChange w:id="176" w:author="SL Partners" w:date="2023-12-23T23:03:00Z">
              <w:rPr>
                <w:rFonts w:hAnsi="바탕" w:hint="eastAsia"/>
                <w:b/>
              </w:rPr>
            </w:rPrChange>
          </w:rPr>
          <w:t>투자자의</w:t>
        </w:r>
        <w:r w:rsidRPr="00076D29">
          <w:rPr>
            <w:rFonts w:hAnsi="바탕"/>
            <w:rPrChange w:id="177" w:author="SL Partners" w:date="2023-12-23T23:03:00Z">
              <w:rPr>
                <w:rFonts w:hAnsi="바탕"/>
                <w:b/>
              </w:rPr>
            </w:rPrChange>
          </w:rPr>
          <w:t xml:space="preserve"> </w:t>
        </w:r>
        <w:r w:rsidRPr="00076D29">
          <w:rPr>
            <w:rFonts w:hAnsi="바탕" w:hint="eastAsia"/>
            <w:rPrChange w:id="178" w:author="SL Partners" w:date="2023-12-23T23:03:00Z">
              <w:rPr>
                <w:rFonts w:hAnsi="바탕" w:hint="eastAsia"/>
                <w:b/>
              </w:rPr>
            </w:rPrChange>
          </w:rPr>
          <w:t>유효하고</w:t>
        </w:r>
        <w:r w:rsidRPr="00076D29">
          <w:rPr>
            <w:rFonts w:hAnsi="바탕"/>
            <w:rPrChange w:id="179" w:author="SL Partners" w:date="2023-12-23T23:03:00Z">
              <w:rPr>
                <w:rFonts w:hAnsi="바탕"/>
                <w:b/>
              </w:rPr>
            </w:rPrChange>
          </w:rPr>
          <w:t xml:space="preserve"> </w:t>
        </w:r>
        <w:r w:rsidRPr="00076D29">
          <w:rPr>
            <w:rFonts w:hAnsi="바탕" w:hint="eastAsia"/>
            <w:rPrChange w:id="180" w:author="SL Partners" w:date="2023-12-23T23:03:00Z">
              <w:rPr>
                <w:rFonts w:hAnsi="바탕" w:hint="eastAsia"/>
                <w:b/>
              </w:rPr>
            </w:rPrChange>
          </w:rPr>
          <w:t>법적으로</w:t>
        </w:r>
        <w:r w:rsidRPr="00076D29">
          <w:rPr>
            <w:rFonts w:hAnsi="바탕"/>
            <w:rPrChange w:id="181" w:author="SL Partners" w:date="2023-12-23T23:03:00Z">
              <w:rPr>
                <w:rFonts w:hAnsi="바탕"/>
                <w:b/>
              </w:rPr>
            </w:rPrChange>
          </w:rPr>
          <w:t xml:space="preserve"> </w:t>
        </w:r>
        <w:r w:rsidRPr="00076D29">
          <w:rPr>
            <w:rFonts w:hAnsi="바탕" w:hint="eastAsia"/>
            <w:rPrChange w:id="182" w:author="SL Partners" w:date="2023-12-23T23:03:00Z">
              <w:rPr>
                <w:rFonts w:hAnsi="바탕" w:hint="eastAsia"/>
                <w:b/>
              </w:rPr>
            </w:rPrChange>
          </w:rPr>
          <w:t>구속력이</w:t>
        </w:r>
        <w:r w:rsidRPr="00076D29">
          <w:rPr>
            <w:rFonts w:hAnsi="바탕"/>
            <w:rPrChange w:id="183" w:author="SL Partners" w:date="2023-12-23T23:03:00Z">
              <w:rPr>
                <w:rFonts w:hAnsi="바탕"/>
                <w:b/>
              </w:rPr>
            </w:rPrChange>
          </w:rPr>
          <w:t xml:space="preserve"> </w:t>
        </w:r>
        <w:r w:rsidRPr="00076D29">
          <w:rPr>
            <w:rFonts w:hAnsi="바탕" w:hint="eastAsia"/>
            <w:rPrChange w:id="184" w:author="SL Partners" w:date="2023-12-23T23:03:00Z">
              <w:rPr>
                <w:rFonts w:hAnsi="바탕" w:hint="eastAsia"/>
                <w:b/>
              </w:rPr>
            </w:rPrChange>
          </w:rPr>
          <w:t>있는</w:t>
        </w:r>
        <w:r w:rsidRPr="00076D29">
          <w:rPr>
            <w:rFonts w:hAnsi="바탕"/>
            <w:rPrChange w:id="185" w:author="SL Partners" w:date="2023-12-23T23:03:00Z">
              <w:rPr>
                <w:rFonts w:hAnsi="바탕"/>
                <w:b/>
              </w:rPr>
            </w:rPrChange>
          </w:rPr>
          <w:t xml:space="preserve"> </w:t>
        </w:r>
        <w:r w:rsidRPr="00076D29">
          <w:rPr>
            <w:rFonts w:hAnsi="바탕" w:hint="eastAsia"/>
            <w:rPrChange w:id="186" w:author="SL Partners" w:date="2023-12-23T23:03:00Z">
              <w:rPr>
                <w:rFonts w:hAnsi="바탕" w:hint="eastAsia"/>
                <w:b/>
              </w:rPr>
            </w:rPrChange>
          </w:rPr>
          <w:t>의무를</w:t>
        </w:r>
        <w:r w:rsidRPr="00076D29">
          <w:rPr>
            <w:rFonts w:hAnsi="바탕"/>
            <w:rPrChange w:id="187" w:author="SL Partners" w:date="2023-12-23T23:03:00Z">
              <w:rPr>
                <w:rFonts w:hAnsi="바탕"/>
                <w:b/>
              </w:rPr>
            </w:rPrChange>
          </w:rPr>
          <w:t xml:space="preserve"> </w:t>
        </w:r>
        <w:r w:rsidRPr="00076D29">
          <w:rPr>
            <w:rFonts w:hAnsi="바탕" w:hint="eastAsia"/>
            <w:rPrChange w:id="188" w:author="SL Partners" w:date="2023-12-23T23:03:00Z">
              <w:rPr>
                <w:rFonts w:hAnsi="바탕" w:hint="eastAsia"/>
                <w:b/>
              </w:rPr>
            </w:rPrChange>
          </w:rPr>
          <w:t>구성한다</w:t>
        </w:r>
        <w:r w:rsidRPr="00076D29">
          <w:rPr>
            <w:rFonts w:hAnsi="바탕"/>
            <w:rPrChange w:id="189" w:author="SL Partners" w:date="2023-12-23T23:03:00Z">
              <w:rPr>
                <w:rFonts w:hAnsi="바탕"/>
                <w:b/>
              </w:rPr>
            </w:rPrChange>
          </w:rPr>
          <w:t>.</w:t>
        </w:r>
      </w:ins>
    </w:p>
    <w:p w14:paraId="29005229" w14:textId="3A110E07" w:rsidR="00076D29" w:rsidRPr="00076D29" w:rsidRDefault="00076D29">
      <w:pPr>
        <w:pStyle w:val="a5"/>
        <w:numPr>
          <w:ilvl w:val="0"/>
          <w:numId w:val="8"/>
        </w:numPr>
        <w:spacing w:line="276" w:lineRule="auto"/>
        <w:rPr>
          <w:ins w:id="190" w:author="SL Partners" w:date="2023-12-23T23:02:00Z"/>
          <w:rFonts w:hAnsi="바탕"/>
          <w:rPrChange w:id="191" w:author="SL Partners" w:date="2023-12-23T23:03:00Z">
            <w:rPr>
              <w:ins w:id="192" w:author="SL Partners" w:date="2023-12-23T23:02:00Z"/>
              <w:rFonts w:hAnsi="바탕"/>
              <w:b/>
              <w:szCs w:val="20"/>
            </w:rPr>
          </w:rPrChange>
        </w:rPr>
        <w:pPrChange w:id="193" w:author="SL Partners" w:date="2023-12-23T23:02:00Z">
          <w:pPr>
            <w:spacing w:line="276" w:lineRule="auto"/>
          </w:pPr>
        </w:pPrChange>
      </w:pPr>
      <w:ins w:id="194" w:author="SL Partners" w:date="2023-12-23T23:02:00Z">
        <w:r w:rsidRPr="00076D29">
          <w:rPr>
            <w:rFonts w:hAnsi="바탕" w:hint="eastAsia"/>
            <w:rPrChange w:id="195" w:author="SL Partners" w:date="2023-12-23T23:03:00Z">
              <w:rPr>
                <w:rFonts w:hAnsi="바탕" w:hint="eastAsia"/>
                <w:b/>
              </w:rPr>
            </w:rPrChange>
          </w:rPr>
          <w:t>투자자가</w:t>
        </w:r>
        <w:r w:rsidRPr="00076D29">
          <w:rPr>
            <w:rFonts w:hAnsi="바탕"/>
            <w:rPrChange w:id="196" w:author="SL Partners" w:date="2023-12-23T23:03:00Z">
              <w:rPr>
                <w:rFonts w:hAnsi="바탕"/>
                <w:b/>
              </w:rPr>
            </w:rPrChange>
          </w:rPr>
          <w:t xml:space="preserve"> </w:t>
        </w:r>
        <w:r w:rsidRPr="00076D29">
          <w:rPr>
            <w:rFonts w:hAnsi="바탕" w:hint="eastAsia"/>
            <w:rPrChange w:id="197" w:author="SL Partners" w:date="2023-12-23T23:03:00Z">
              <w:rPr>
                <w:rFonts w:hAnsi="바탕" w:hint="eastAsia"/>
                <w:b/>
              </w:rPr>
            </w:rPrChange>
          </w:rPr>
          <w:t>본</w:t>
        </w:r>
        <w:r w:rsidRPr="00076D29">
          <w:rPr>
            <w:rFonts w:hAnsi="바탕"/>
            <w:rPrChange w:id="198" w:author="SL Partners" w:date="2023-12-23T23:03:00Z">
              <w:rPr>
                <w:rFonts w:hAnsi="바탕"/>
                <w:b/>
              </w:rPr>
            </w:rPrChange>
          </w:rPr>
          <w:t xml:space="preserve"> </w:t>
        </w:r>
        <w:r w:rsidRPr="00076D29">
          <w:rPr>
            <w:rFonts w:hAnsi="바탕" w:hint="eastAsia"/>
            <w:rPrChange w:id="199" w:author="SL Partners" w:date="2023-12-23T23:03:00Z">
              <w:rPr>
                <w:rFonts w:hAnsi="바탕" w:hint="eastAsia"/>
                <w:b/>
              </w:rPr>
            </w:rPrChange>
          </w:rPr>
          <w:t>계약의</w:t>
        </w:r>
        <w:r w:rsidRPr="00076D29">
          <w:rPr>
            <w:rFonts w:hAnsi="바탕"/>
            <w:rPrChange w:id="200" w:author="SL Partners" w:date="2023-12-23T23:03:00Z">
              <w:rPr>
                <w:rFonts w:hAnsi="바탕"/>
                <w:b/>
              </w:rPr>
            </w:rPrChange>
          </w:rPr>
          <w:t xml:space="preserve"> </w:t>
        </w:r>
        <w:r w:rsidRPr="00076D29">
          <w:rPr>
            <w:rFonts w:hAnsi="바탕" w:hint="eastAsia"/>
            <w:rPrChange w:id="201" w:author="SL Partners" w:date="2023-12-23T23:03:00Z">
              <w:rPr>
                <w:rFonts w:hAnsi="바탕" w:hint="eastAsia"/>
                <w:b/>
              </w:rPr>
            </w:rPrChange>
          </w:rPr>
          <w:t>규정을</w:t>
        </w:r>
        <w:r w:rsidRPr="00076D29">
          <w:rPr>
            <w:rFonts w:hAnsi="바탕"/>
            <w:rPrChange w:id="202" w:author="SL Partners" w:date="2023-12-23T23:03:00Z">
              <w:rPr>
                <w:rFonts w:hAnsi="바탕"/>
                <w:b/>
              </w:rPr>
            </w:rPrChange>
          </w:rPr>
          <w:t xml:space="preserve"> </w:t>
        </w:r>
        <w:r w:rsidRPr="00076D29">
          <w:rPr>
            <w:rFonts w:hAnsi="바탕" w:hint="eastAsia"/>
            <w:rPrChange w:id="203" w:author="SL Partners" w:date="2023-12-23T23:03:00Z">
              <w:rPr>
                <w:rFonts w:hAnsi="바탕" w:hint="eastAsia"/>
                <w:b/>
              </w:rPr>
            </w:rPrChange>
          </w:rPr>
          <w:t>준수</w:t>
        </w:r>
        <w:r w:rsidRPr="00076D29">
          <w:rPr>
            <w:rFonts w:hAnsi="바탕"/>
            <w:rPrChange w:id="204" w:author="SL Partners" w:date="2023-12-23T23:03:00Z">
              <w:rPr>
                <w:rFonts w:hAnsi="바탕"/>
                <w:b/>
              </w:rPr>
            </w:rPrChange>
          </w:rPr>
          <w:t xml:space="preserve"> </w:t>
        </w:r>
        <w:r w:rsidRPr="00076D29">
          <w:rPr>
            <w:rFonts w:hAnsi="바탕" w:hint="eastAsia"/>
            <w:rPrChange w:id="205" w:author="SL Partners" w:date="2023-12-23T23:03:00Z">
              <w:rPr>
                <w:rFonts w:hAnsi="바탕" w:hint="eastAsia"/>
                <w:b/>
              </w:rPr>
            </w:rPrChange>
          </w:rPr>
          <w:t>및</w:t>
        </w:r>
        <w:r w:rsidRPr="00076D29">
          <w:rPr>
            <w:rFonts w:hAnsi="바탕"/>
            <w:rPrChange w:id="206" w:author="SL Partners" w:date="2023-12-23T23:03:00Z">
              <w:rPr>
                <w:rFonts w:hAnsi="바탕"/>
                <w:b/>
              </w:rPr>
            </w:rPrChange>
          </w:rPr>
          <w:t xml:space="preserve"> </w:t>
        </w:r>
        <w:r w:rsidRPr="00076D29">
          <w:rPr>
            <w:rFonts w:hAnsi="바탕" w:hint="eastAsia"/>
            <w:rPrChange w:id="207" w:author="SL Partners" w:date="2023-12-23T23:03:00Z">
              <w:rPr>
                <w:rFonts w:hAnsi="바탕" w:hint="eastAsia"/>
                <w:b/>
              </w:rPr>
            </w:rPrChange>
          </w:rPr>
          <w:t>이행하는</w:t>
        </w:r>
        <w:r w:rsidRPr="00076D29">
          <w:rPr>
            <w:rFonts w:hAnsi="바탕"/>
            <w:rPrChange w:id="208" w:author="SL Partners" w:date="2023-12-23T23:03:00Z">
              <w:rPr>
                <w:rFonts w:hAnsi="바탕"/>
                <w:b/>
              </w:rPr>
            </w:rPrChange>
          </w:rPr>
          <w:t xml:space="preserve"> </w:t>
        </w:r>
        <w:r w:rsidRPr="00076D29">
          <w:rPr>
            <w:rFonts w:hAnsi="바탕" w:hint="eastAsia"/>
            <w:rPrChange w:id="209" w:author="SL Partners" w:date="2023-12-23T23:03:00Z">
              <w:rPr>
                <w:rFonts w:hAnsi="바탕" w:hint="eastAsia"/>
                <w:b/>
              </w:rPr>
            </w:rPrChange>
          </w:rPr>
          <w:t>것은</w:t>
        </w:r>
        <w:r w:rsidRPr="00076D29">
          <w:rPr>
            <w:rFonts w:hAnsi="바탕"/>
            <w:rPrChange w:id="210" w:author="SL Partners" w:date="2023-12-23T23:03:00Z">
              <w:rPr>
                <w:rFonts w:hAnsi="바탕"/>
                <w:b/>
              </w:rPr>
            </w:rPrChange>
          </w:rPr>
          <w:t xml:space="preserve">, </w:t>
        </w:r>
        <w:r w:rsidRPr="00076D29">
          <w:rPr>
            <w:rFonts w:hAnsi="바탕" w:hint="eastAsia"/>
            <w:rPrChange w:id="211" w:author="SL Partners" w:date="2023-12-23T23:03:00Z">
              <w:rPr>
                <w:rFonts w:hAnsi="바탕" w:hint="eastAsia"/>
                <w:b/>
              </w:rPr>
            </w:rPrChange>
          </w:rPr>
          <w:t>주금</w:t>
        </w:r>
        <w:r w:rsidRPr="00076D29">
          <w:rPr>
            <w:rFonts w:hAnsi="바탕"/>
            <w:rPrChange w:id="212" w:author="SL Partners" w:date="2023-12-23T23:03:00Z">
              <w:rPr>
                <w:rFonts w:hAnsi="바탕"/>
                <w:b/>
              </w:rPr>
            </w:rPrChange>
          </w:rPr>
          <w:t xml:space="preserve"> </w:t>
        </w:r>
        <w:r w:rsidRPr="00076D29">
          <w:rPr>
            <w:rFonts w:hAnsi="바탕" w:hint="eastAsia"/>
            <w:rPrChange w:id="213" w:author="SL Partners" w:date="2023-12-23T23:03:00Z">
              <w:rPr>
                <w:rFonts w:hAnsi="바탕" w:hint="eastAsia"/>
                <w:b/>
              </w:rPr>
            </w:rPrChange>
          </w:rPr>
          <w:t>납입기일을</w:t>
        </w:r>
        <w:r w:rsidRPr="00076D29">
          <w:rPr>
            <w:rFonts w:hAnsi="바탕"/>
            <w:rPrChange w:id="214" w:author="SL Partners" w:date="2023-12-23T23:03:00Z">
              <w:rPr>
                <w:rFonts w:hAnsi="바탕"/>
                <w:b/>
              </w:rPr>
            </w:rPrChange>
          </w:rPr>
          <w:t xml:space="preserve"> </w:t>
        </w:r>
        <w:r w:rsidRPr="00076D29">
          <w:rPr>
            <w:rFonts w:hAnsi="바탕" w:hint="eastAsia"/>
            <w:rPrChange w:id="215" w:author="SL Partners" w:date="2023-12-23T23:03:00Z">
              <w:rPr>
                <w:rFonts w:hAnsi="바탕" w:hint="eastAsia"/>
                <w:b/>
              </w:rPr>
            </w:rPrChange>
          </w:rPr>
          <w:t>기준으로</w:t>
        </w:r>
        <w:r w:rsidRPr="00076D29">
          <w:rPr>
            <w:rFonts w:hAnsi="바탕"/>
            <w:rPrChange w:id="216" w:author="SL Partners" w:date="2023-12-23T23:03:00Z">
              <w:rPr>
                <w:rFonts w:hAnsi="바탕"/>
                <w:b/>
              </w:rPr>
            </w:rPrChange>
          </w:rPr>
          <w:t xml:space="preserve">, </w:t>
        </w:r>
        <w:r w:rsidRPr="00076D29">
          <w:rPr>
            <w:rFonts w:hAnsi="바탕" w:hint="eastAsia"/>
            <w:rPrChange w:id="217" w:author="SL Partners" w:date="2023-12-23T23:03:00Z">
              <w:rPr>
                <w:rFonts w:hAnsi="바탕" w:hint="eastAsia"/>
                <w:b/>
              </w:rPr>
            </w:rPrChange>
          </w:rPr>
          <w:t>당해</w:t>
        </w:r>
        <w:r w:rsidRPr="00076D29">
          <w:rPr>
            <w:rFonts w:hAnsi="바탕"/>
            <w:rPrChange w:id="218" w:author="SL Partners" w:date="2023-12-23T23:03:00Z">
              <w:rPr>
                <w:rFonts w:hAnsi="바탕"/>
                <w:b/>
              </w:rPr>
            </w:rPrChange>
          </w:rPr>
          <w:t xml:space="preserve"> </w:t>
        </w:r>
        <w:r w:rsidRPr="00076D29">
          <w:rPr>
            <w:rFonts w:hAnsi="바탕" w:hint="eastAsia"/>
            <w:rPrChange w:id="219" w:author="SL Partners" w:date="2023-12-23T23:03:00Z">
              <w:rPr>
                <w:rFonts w:hAnsi="바탕" w:hint="eastAsia"/>
                <w:b/>
              </w:rPr>
            </w:rPrChange>
          </w:rPr>
          <w:t>투자자의</w:t>
        </w:r>
        <w:r w:rsidRPr="00076D29">
          <w:rPr>
            <w:rFonts w:hAnsi="바탕"/>
            <w:rPrChange w:id="220" w:author="SL Partners" w:date="2023-12-23T23:03:00Z">
              <w:rPr>
                <w:rFonts w:hAnsi="바탕"/>
                <w:b/>
              </w:rPr>
            </w:rPrChange>
          </w:rPr>
          <w:t xml:space="preserve"> </w:t>
        </w:r>
        <w:r w:rsidRPr="00076D29">
          <w:rPr>
            <w:rFonts w:hAnsi="바탕" w:hint="eastAsia"/>
            <w:rPrChange w:id="221" w:author="SL Partners" w:date="2023-12-23T23:03:00Z">
              <w:rPr>
                <w:rFonts w:hAnsi="바탕" w:hint="eastAsia"/>
                <w:b/>
              </w:rPr>
            </w:rPrChange>
          </w:rPr>
          <w:t>정관</w:t>
        </w:r>
        <w:r w:rsidRPr="00076D29">
          <w:rPr>
            <w:rFonts w:hAnsi="바탕"/>
            <w:rPrChange w:id="222" w:author="SL Partners" w:date="2023-12-23T23:03:00Z">
              <w:rPr>
                <w:rFonts w:hAnsi="바탕"/>
                <w:b/>
              </w:rPr>
            </w:rPrChange>
          </w:rPr>
          <w:t xml:space="preserve">, </w:t>
        </w:r>
        <w:r w:rsidRPr="00076D29">
          <w:rPr>
            <w:rFonts w:hAnsi="바탕" w:hint="eastAsia"/>
            <w:rPrChange w:id="223" w:author="SL Partners" w:date="2023-12-23T23:03:00Z">
              <w:rPr>
                <w:rFonts w:hAnsi="바탕" w:hint="eastAsia"/>
                <w:b/>
              </w:rPr>
            </w:rPrChange>
          </w:rPr>
          <w:t>내규</w:t>
        </w:r>
        <w:r w:rsidRPr="00076D29">
          <w:rPr>
            <w:rFonts w:hAnsi="바탕"/>
            <w:rPrChange w:id="224" w:author="SL Partners" w:date="2023-12-23T23:03:00Z">
              <w:rPr>
                <w:rFonts w:hAnsi="바탕"/>
                <w:b/>
              </w:rPr>
            </w:rPrChange>
          </w:rPr>
          <w:t xml:space="preserve"> </w:t>
        </w:r>
        <w:r w:rsidRPr="00076D29">
          <w:rPr>
            <w:rFonts w:hAnsi="바탕" w:hint="eastAsia"/>
            <w:rPrChange w:id="225" w:author="SL Partners" w:date="2023-12-23T23:03:00Z">
              <w:rPr>
                <w:rFonts w:hAnsi="바탕" w:hint="eastAsia"/>
                <w:b/>
              </w:rPr>
            </w:rPrChange>
          </w:rPr>
          <w:t>또는</w:t>
        </w:r>
        <w:r w:rsidRPr="00076D29">
          <w:rPr>
            <w:rFonts w:hAnsi="바탕"/>
            <w:rPrChange w:id="226" w:author="SL Partners" w:date="2023-12-23T23:03:00Z">
              <w:rPr>
                <w:rFonts w:hAnsi="바탕"/>
                <w:b/>
              </w:rPr>
            </w:rPrChange>
          </w:rPr>
          <w:t xml:space="preserve"> </w:t>
        </w:r>
        <w:r w:rsidRPr="00076D29">
          <w:rPr>
            <w:rFonts w:hAnsi="바탕" w:hint="eastAsia"/>
            <w:rPrChange w:id="227" w:author="SL Partners" w:date="2023-12-23T23:03:00Z">
              <w:rPr>
                <w:rFonts w:hAnsi="바탕" w:hint="eastAsia"/>
                <w:b/>
              </w:rPr>
            </w:rPrChange>
          </w:rPr>
          <w:t>관련</w:t>
        </w:r>
        <w:r w:rsidRPr="00076D29">
          <w:rPr>
            <w:rFonts w:hAnsi="바탕"/>
            <w:rPrChange w:id="228" w:author="SL Partners" w:date="2023-12-23T23:03:00Z">
              <w:rPr>
                <w:rFonts w:hAnsi="바탕"/>
                <w:b/>
              </w:rPr>
            </w:rPrChange>
          </w:rPr>
          <w:t xml:space="preserve"> </w:t>
        </w:r>
        <w:r w:rsidRPr="00076D29">
          <w:rPr>
            <w:rFonts w:hAnsi="바탕" w:hint="eastAsia"/>
            <w:rPrChange w:id="229" w:author="SL Partners" w:date="2023-12-23T23:03:00Z">
              <w:rPr>
                <w:rFonts w:hAnsi="바탕" w:hint="eastAsia"/>
                <w:b/>
              </w:rPr>
            </w:rPrChange>
          </w:rPr>
          <w:t>법령</w:t>
        </w:r>
        <w:r w:rsidRPr="00076D29">
          <w:rPr>
            <w:rFonts w:hAnsi="바탕"/>
            <w:rPrChange w:id="230" w:author="SL Partners" w:date="2023-12-23T23:03:00Z">
              <w:rPr>
                <w:rFonts w:hAnsi="바탕"/>
                <w:b/>
              </w:rPr>
            </w:rPrChange>
          </w:rPr>
          <w:t xml:space="preserve">, </w:t>
        </w:r>
        <w:r w:rsidRPr="00076D29">
          <w:rPr>
            <w:rFonts w:hAnsi="바탕" w:hint="eastAsia"/>
            <w:rPrChange w:id="231" w:author="SL Partners" w:date="2023-12-23T23:03:00Z">
              <w:rPr>
                <w:rFonts w:hAnsi="바탕" w:hint="eastAsia"/>
                <w:b/>
              </w:rPr>
            </w:rPrChange>
          </w:rPr>
          <w:t>법원</w:t>
        </w:r>
        <w:r w:rsidRPr="00076D29">
          <w:rPr>
            <w:rFonts w:hAnsi="바탕"/>
            <w:rPrChange w:id="232" w:author="SL Partners" w:date="2023-12-23T23:03:00Z">
              <w:rPr>
                <w:rFonts w:hAnsi="바탕"/>
                <w:b/>
              </w:rPr>
            </w:rPrChange>
          </w:rPr>
          <w:t xml:space="preserve"> </w:t>
        </w:r>
        <w:r w:rsidRPr="00076D29">
          <w:rPr>
            <w:rFonts w:hAnsi="바탕" w:hint="eastAsia"/>
            <w:rPrChange w:id="233" w:author="SL Partners" w:date="2023-12-23T23:03:00Z">
              <w:rPr>
                <w:rFonts w:hAnsi="바탕" w:hint="eastAsia"/>
                <w:b/>
              </w:rPr>
            </w:rPrChange>
          </w:rPr>
          <w:t>및</w:t>
        </w:r>
        <w:r w:rsidRPr="00076D29">
          <w:rPr>
            <w:rFonts w:hAnsi="바탕"/>
            <w:rPrChange w:id="234" w:author="SL Partners" w:date="2023-12-23T23:03:00Z">
              <w:rPr>
                <w:rFonts w:hAnsi="바탕"/>
                <w:b/>
              </w:rPr>
            </w:rPrChange>
          </w:rPr>
          <w:t xml:space="preserve"> </w:t>
        </w:r>
        <w:r w:rsidRPr="00076D29">
          <w:rPr>
            <w:rFonts w:hAnsi="바탕" w:hint="eastAsia"/>
            <w:rPrChange w:id="235" w:author="SL Partners" w:date="2023-12-23T23:03:00Z">
              <w:rPr>
                <w:rFonts w:hAnsi="바탕" w:hint="eastAsia"/>
                <w:b/>
              </w:rPr>
            </w:rPrChange>
          </w:rPr>
          <w:t>정부기관</w:t>
        </w:r>
        <w:r w:rsidRPr="00076D29">
          <w:rPr>
            <w:rFonts w:hAnsi="바탕"/>
            <w:rPrChange w:id="236" w:author="SL Partners" w:date="2023-12-23T23:03:00Z">
              <w:rPr>
                <w:rFonts w:hAnsi="바탕"/>
                <w:b/>
              </w:rPr>
            </w:rPrChange>
          </w:rPr>
          <w:t xml:space="preserve"> </w:t>
        </w:r>
        <w:r w:rsidRPr="00076D29">
          <w:rPr>
            <w:rFonts w:hAnsi="바탕" w:hint="eastAsia"/>
            <w:rPrChange w:id="237" w:author="SL Partners" w:date="2023-12-23T23:03:00Z">
              <w:rPr>
                <w:rFonts w:hAnsi="바탕" w:hint="eastAsia"/>
                <w:b/>
              </w:rPr>
            </w:rPrChange>
          </w:rPr>
          <w:t>등의</w:t>
        </w:r>
        <w:r w:rsidRPr="00076D29">
          <w:rPr>
            <w:rFonts w:hAnsi="바탕"/>
            <w:rPrChange w:id="238" w:author="SL Partners" w:date="2023-12-23T23:03:00Z">
              <w:rPr>
                <w:rFonts w:hAnsi="바탕"/>
                <w:b/>
              </w:rPr>
            </w:rPrChange>
          </w:rPr>
          <w:t xml:space="preserve"> </w:t>
        </w:r>
        <w:r w:rsidRPr="00076D29">
          <w:rPr>
            <w:rFonts w:hAnsi="바탕" w:hint="eastAsia"/>
            <w:rPrChange w:id="239" w:author="SL Partners" w:date="2023-12-23T23:03:00Z">
              <w:rPr>
                <w:rFonts w:hAnsi="바탕" w:hint="eastAsia"/>
                <w:b/>
              </w:rPr>
            </w:rPrChange>
          </w:rPr>
          <w:t>여하한</w:t>
        </w:r>
        <w:r w:rsidRPr="00076D29">
          <w:rPr>
            <w:rFonts w:hAnsi="바탕"/>
            <w:rPrChange w:id="240" w:author="SL Partners" w:date="2023-12-23T23:03:00Z">
              <w:rPr>
                <w:rFonts w:hAnsi="바탕"/>
                <w:b/>
              </w:rPr>
            </w:rPrChange>
          </w:rPr>
          <w:t xml:space="preserve"> </w:t>
        </w:r>
        <w:r w:rsidRPr="00076D29">
          <w:rPr>
            <w:rFonts w:hAnsi="바탕" w:hint="eastAsia"/>
            <w:rPrChange w:id="241" w:author="SL Partners" w:date="2023-12-23T23:03:00Z">
              <w:rPr>
                <w:rFonts w:hAnsi="바탕" w:hint="eastAsia"/>
                <w:b/>
              </w:rPr>
            </w:rPrChange>
          </w:rPr>
          <w:t>명령</w:t>
        </w:r>
        <w:r w:rsidRPr="00076D29">
          <w:rPr>
            <w:rFonts w:hAnsi="바탕"/>
            <w:rPrChange w:id="242" w:author="SL Partners" w:date="2023-12-23T23:03:00Z">
              <w:rPr>
                <w:rFonts w:hAnsi="바탕"/>
                <w:b/>
              </w:rPr>
            </w:rPrChange>
          </w:rPr>
          <w:t xml:space="preserve">, </w:t>
        </w:r>
        <w:r w:rsidRPr="00076D29">
          <w:rPr>
            <w:rFonts w:hAnsi="바탕" w:hint="eastAsia"/>
            <w:rPrChange w:id="243" w:author="SL Partners" w:date="2023-12-23T23:03:00Z">
              <w:rPr>
                <w:rFonts w:hAnsi="바탕" w:hint="eastAsia"/>
                <w:b/>
              </w:rPr>
            </w:rPrChange>
          </w:rPr>
          <w:t>당해</w:t>
        </w:r>
        <w:r w:rsidRPr="00076D29">
          <w:rPr>
            <w:rFonts w:hAnsi="바탕"/>
            <w:rPrChange w:id="244" w:author="SL Partners" w:date="2023-12-23T23:03:00Z">
              <w:rPr>
                <w:rFonts w:hAnsi="바탕"/>
                <w:b/>
              </w:rPr>
            </w:rPrChange>
          </w:rPr>
          <w:t xml:space="preserve"> </w:t>
        </w:r>
        <w:r w:rsidRPr="00076D29">
          <w:rPr>
            <w:rFonts w:hAnsi="바탕" w:hint="eastAsia"/>
            <w:rPrChange w:id="245" w:author="SL Partners" w:date="2023-12-23T23:03:00Z">
              <w:rPr>
                <w:rFonts w:hAnsi="바탕" w:hint="eastAsia"/>
                <w:b/>
              </w:rPr>
            </w:rPrChange>
          </w:rPr>
          <w:t>투자자가</w:t>
        </w:r>
        <w:r w:rsidRPr="00076D29">
          <w:rPr>
            <w:rFonts w:hAnsi="바탕"/>
            <w:rPrChange w:id="246" w:author="SL Partners" w:date="2023-12-23T23:03:00Z">
              <w:rPr>
                <w:rFonts w:hAnsi="바탕"/>
                <w:b/>
              </w:rPr>
            </w:rPrChange>
          </w:rPr>
          <w:t xml:space="preserve"> </w:t>
        </w:r>
        <w:r w:rsidRPr="00076D29">
          <w:rPr>
            <w:rFonts w:hAnsi="바탕" w:hint="eastAsia"/>
            <w:rPrChange w:id="247" w:author="SL Partners" w:date="2023-12-23T23:03:00Z">
              <w:rPr>
                <w:rFonts w:hAnsi="바탕" w:hint="eastAsia"/>
                <w:b/>
              </w:rPr>
            </w:rPrChange>
          </w:rPr>
          <w:t>일방</w:t>
        </w:r>
        <w:r w:rsidRPr="00076D29">
          <w:rPr>
            <w:rFonts w:hAnsi="바탕"/>
            <w:rPrChange w:id="248" w:author="SL Partners" w:date="2023-12-23T23:03:00Z">
              <w:rPr>
                <w:rFonts w:hAnsi="바탕"/>
                <w:b/>
              </w:rPr>
            </w:rPrChange>
          </w:rPr>
          <w:t xml:space="preserve"> </w:t>
        </w:r>
        <w:r w:rsidRPr="00076D29">
          <w:rPr>
            <w:rFonts w:hAnsi="바탕" w:hint="eastAsia"/>
            <w:rPrChange w:id="249" w:author="SL Partners" w:date="2023-12-23T23:03:00Z">
              <w:rPr>
                <w:rFonts w:hAnsi="바탕" w:hint="eastAsia"/>
                <w:b/>
              </w:rPr>
            </w:rPrChange>
          </w:rPr>
          <w:t>당사자인</w:t>
        </w:r>
        <w:r w:rsidRPr="00076D29">
          <w:rPr>
            <w:rFonts w:hAnsi="바탕"/>
            <w:rPrChange w:id="250" w:author="SL Partners" w:date="2023-12-23T23:03:00Z">
              <w:rPr>
                <w:rFonts w:hAnsi="바탕"/>
                <w:b/>
              </w:rPr>
            </w:rPrChange>
          </w:rPr>
          <w:t xml:space="preserve"> </w:t>
        </w:r>
        <w:r w:rsidRPr="00076D29">
          <w:rPr>
            <w:rFonts w:hAnsi="바탕" w:hint="eastAsia"/>
            <w:rPrChange w:id="251" w:author="SL Partners" w:date="2023-12-23T23:03:00Z">
              <w:rPr>
                <w:rFonts w:hAnsi="바탕" w:hint="eastAsia"/>
                <w:b/>
              </w:rPr>
            </w:rPrChange>
          </w:rPr>
          <w:t>계약</w:t>
        </w:r>
        <w:r w:rsidRPr="00076D29">
          <w:rPr>
            <w:rFonts w:hAnsi="바탕"/>
            <w:rPrChange w:id="252" w:author="SL Partners" w:date="2023-12-23T23:03:00Z">
              <w:rPr>
                <w:rFonts w:hAnsi="바탕"/>
                <w:b/>
              </w:rPr>
            </w:rPrChange>
          </w:rPr>
          <w:t xml:space="preserve"> </w:t>
        </w:r>
        <w:r w:rsidRPr="00076D29">
          <w:rPr>
            <w:rFonts w:hAnsi="바탕" w:hint="eastAsia"/>
            <w:rPrChange w:id="253" w:author="SL Partners" w:date="2023-12-23T23:03:00Z">
              <w:rPr>
                <w:rFonts w:hAnsi="바탕" w:hint="eastAsia"/>
                <w:b/>
              </w:rPr>
            </w:rPrChange>
          </w:rPr>
          <w:t>등에</w:t>
        </w:r>
        <w:r w:rsidRPr="00076D29">
          <w:rPr>
            <w:rFonts w:hAnsi="바탕"/>
            <w:rPrChange w:id="254" w:author="SL Partners" w:date="2023-12-23T23:03:00Z">
              <w:rPr>
                <w:rFonts w:hAnsi="바탕"/>
                <w:b/>
              </w:rPr>
            </w:rPrChange>
          </w:rPr>
          <w:t xml:space="preserve"> </w:t>
        </w:r>
        <w:r w:rsidRPr="00076D29">
          <w:rPr>
            <w:rFonts w:hAnsi="바탕" w:hint="eastAsia"/>
            <w:rPrChange w:id="255" w:author="SL Partners" w:date="2023-12-23T23:03:00Z">
              <w:rPr>
                <w:rFonts w:hAnsi="바탕" w:hint="eastAsia"/>
                <w:b/>
              </w:rPr>
            </w:rPrChange>
          </w:rPr>
          <w:t>위반되거나</w:t>
        </w:r>
        <w:r w:rsidRPr="00076D29">
          <w:rPr>
            <w:rFonts w:hAnsi="바탕"/>
            <w:rPrChange w:id="256" w:author="SL Partners" w:date="2023-12-23T23:03:00Z">
              <w:rPr>
                <w:rFonts w:hAnsi="바탕"/>
                <w:b/>
              </w:rPr>
            </w:rPrChange>
          </w:rPr>
          <w:t xml:space="preserve"> </w:t>
        </w:r>
        <w:r w:rsidRPr="00076D29">
          <w:rPr>
            <w:rFonts w:hAnsi="바탕" w:hint="eastAsia"/>
            <w:rPrChange w:id="257" w:author="SL Partners" w:date="2023-12-23T23:03:00Z">
              <w:rPr>
                <w:rFonts w:hAnsi="바탕" w:hint="eastAsia"/>
                <w:b/>
              </w:rPr>
            </w:rPrChange>
          </w:rPr>
          <w:t>충돌되지</w:t>
        </w:r>
        <w:r w:rsidRPr="00076D29">
          <w:rPr>
            <w:rFonts w:hAnsi="바탕"/>
            <w:rPrChange w:id="258" w:author="SL Partners" w:date="2023-12-23T23:03:00Z">
              <w:rPr>
                <w:rFonts w:hAnsi="바탕"/>
                <w:b/>
              </w:rPr>
            </w:rPrChange>
          </w:rPr>
          <w:t xml:space="preserve"> </w:t>
        </w:r>
        <w:r w:rsidRPr="00076D29">
          <w:rPr>
            <w:rFonts w:hAnsi="바탕" w:hint="eastAsia"/>
            <w:rPrChange w:id="259" w:author="SL Partners" w:date="2023-12-23T23:03:00Z">
              <w:rPr>
                <w:rFonts w:hAnsi="바탕" w:hint="eastAsia"/>
                <w:b/>
              </w:rPr>
            </w:rPrChange>
          </w:rPr>
          <w:t>아니한다</w:t>
        </w:r>
        <w:r w:rsidRPr="00076D29">
          <w:rPr>
            <w:rFonts w:hAnsi="바탕"/>
            <w:rPrChange w:id="260" w:author="SL Partners" w:date="2023-12-23T23:03:00Z">
              <w:rPr>
                <w:rFonts w:hAnsi="바탕"/>
                <w:b/>
              </w:rPr>
            </w:rPrChange>
          </w:rPr>
          <w:t>.</w:t>
        </w:r>
      </w:ins>
      <w:commentRangeEnd w:id="38"/>
      <w:ins w:id="261" w:author="SL Partners" w:date="2023-12-23T23:06:00Z">
        <w:r w:rsidR="009C7CB5">
          <w:rPr>
            <w:rStyle w:val="a9"/>
            <w:rFonts w:ascii="바탕" w:eastAsia="바탕"/>
            <w:color w:val="auto"/>
            <w:kern w:val="2"/>
          </w:rPr>
          <w:commentReference w:id="38"/>
        </w:r>
      </w:ins>
    </w:p>
    <w:p w14:paraId="587A9EF7" w14:textId="77777777" w:rsidR="00076D29" w:rsidRPr="00076D29" w:rsidRDefault="00076D29" w:rsidP="00076D29">
      <w:pPr>
        <w:spacing w:line="276" w:lineRule="auto"/>
        <w:rPr>
          <w:ins w:id="262" w:author="SL Partners" w:date="2023-12-23T23:02:00Z"/>
          <w:rFonts w:hAnsi="바탕"/>
          <w:b/>
          <w:szCs w:val="20"/>
        </w:rPr>
      </w:pPr>
    </w:p>
    <w:p w14:paraId="73F06E8D" w14:textId="7C6FBC58" w:rsidR="00215953" w:rsidRPr="00215953" w:rsidRDefault="00215953" w:rsidP="00A31E9E">
      <w:pPr>
        <w:numPr>
          <w:ilvl w:val="0"/>
          <w:numId w:val="2"/>
        </w:numPr>
        <w:spacing w:line="276" w:lineRule="auto"/>
        <w:ind w:left="0" w:firstLine="0"/>
        <w:rPr>
          <w:rFonts w:hAnsi="바탕"/>
          <w:b/>
          <w:szCs w:val="20"/>
        </w:rPr>
      </w:pPr>
      <w:r>
        <w:rPr>
          <w:rFonts w:hAnsi="바탕" w:hint="eastAsia"/>
          <w:b/>
          <w:szCs w:val="20"/>
        </w:rPr>
        <w:t>거래완결일 전 해제</w:t>
      </w:r>
    </w:p>
    <w:p w14:paraId="69CE0597" w14:textId="77777777" w:rsidR="00215953" w:rsidRPr="00A53F9B" w:rsidRDefault="00A53F9B">
      <w:pPr>
        <w:pStyle w:val="a6"/>
        <w:numPr>
          <w:ilvl w:val="0"/>
          <w:numId w:val="78"/>
        </w:numPr>
        <w:spacing w:line="276" w:lineRule="auto"/>
        <w:ind w:leftChars="0"/>
        <w:rPr>
          <w:rFonts w:hAnsi="바탕"/>
          <w:b/>
          <w:szCs w:val="20"/>
        </w:rPr>
        <w:pPrChange w:id="263" w:author="SL Partners" w:date="2023-12-23T23:04:00Z">
          <w:pPr>
            <w:pStyle w:val="a6"/>
            <w:numPr>
              <w:numId w:val="7"/>
            </w:numPr>
            <w:spacing w:line="276" w:lineRule="auto"/>
            <w:ind w:leftChars="0" w:left="400" w:hanging="400"/>
          </w:pPr>
        </w:pPrChange>
      </w:pPr>
      <w:r>
        <w:rPr>
          <w:rFonts w:hAnsi="바탕" w:hint="eastAsia"/>
          <w:szCs w:val="20"/>
        </w:rPr>
        <w:t>본 계약은 다음 각호에서 정한 경우에 거래 완결 전에 한하여 귀책사유 없는 당사자에 의하여 해제될 수 있다.</w:t>
      </w:r>
      <w:r>
        <w:rPr>
          <w:rFonts w:hAnsi="바탕"/>
          <w:szCs w:val="20"/>
        </w:rPr>
        <w:t xml:space="preserve"> </w:t>
      </w:r>
    </w:p>
    <w:p w14:paraId="1FB96120" w14:textId="77777777" w:rsidR="00A53F9B" w:rsidRDefault="00A53F9B">
      <w:pPr>
        <w:pStyle w:val="a5"/>
        <w:numPr>
          <w:ilvl w:val="0"/>
          <w:numId w:val="77"/>
        </w:numPr>
        <w:spacing w:line="276" w:lineRule="auto"/>
        <w:rPr>
          <w:rFonts w:hAnsi="바탕"/>
        </w:rPr>
        <w:pPrChange w:id="264" w:author="SL Partners" w:date="2023-12-23T23:03:00Z">
          <w:pPr>
            <w:pStyle w:val="a5"/>
            <w:numPr>
              <w:numId w:val="8"/>
            </w:numPr>
            <w:spacing w:line="276" w:lineRule="auto"/>
            <w:ind w:left="800" w:hanging="400"/>
          </w:pPr>
        </w:pPrChange>
      </w:pPr>
      <w:r>
        <w:rPr>
          <w:rFonts w:hAnsi="바탕" w:hint="eastAsia"/>
        </w:rPr>
        <w:t>당사자들이 상호 합의하는 경우</w:t>
      </w:r>
    </w:p>
    <w:p w14:paraId="25CFD85A" w14:textId="77777777" w:rsidR="00A53F9B" w:rsidRDefault="00A53F9B">
      <w:pPr>
        <w:pStyle w:val="a5"/>
        <w:numPr>
          <w:ilvl w:val="0"/>
          <w:numId w:val="77"/>
        </w:numPr>
        <w:spacing w:line="276" w:lineRule="auto"/>
        <w:rPr>
          <w:rFonts w:hAnsi="바탕"/>
        </w:rPr>
        <w:pPrChange w:id="265" w:author="SL Partners" w:date="2023-12-23T23:03:00Z">
          <w:pPr>
            <w:pStyle w:val="a5"/>
            <w:numPr>
              <w:numId w:val="8"/>
            </w:numPr>
            <w:spacing w:line="276" w:lineRule="auto"/>
            <w:ind w:left="800" w:hanging="400"/>
          </w:pPr>
        </w:pPrChange>
      </w:pPr>
      <w:r>
        <w:rPr>
          <w:rFonts w:hAnsi="바탕" w:hint="eastAsia"/>
        </w:rPr>
        <w:t>일방 당사자가 본 계약에서 정한 의무를 위반하고(진술과 보장 위반 포함)</w:t>
      </w:r>
      <w:r>
        <w:rPr>
          <w:rFonts w:hAnsi="바탕"/>
        </w:rPr>
        <w:t xml:space="preserve"> </w:t>
      </w:r>
      <w:r>
        <w:rPr>
          <w:rFonts w:hAnsi="바탕" w:hint="eastAsia"/>
        </w:rPr>
        <w:t xml:space="preserve">상대방의 통보를 받은 후 </w:t>
      </w:r>
      <w:r>
        <w:rPr>
          <w:rFonts w:hAnsi="바탕"/>
        </w:rPr>
        <w:t>5</w:t>
      </w:r>
      <w:r>
        <w:rPr>
          <w:rFonts w:hAnsi="바탕" w:hint="eastAsia"/>
        </w:rPr>
        <w:t xml:space="preserve">일 이내에 이를 시정 또는 치유하지 아니하는 경우 </w:t>
      </w:r>
    </w:p>
    <w:p w14:paraId="31ABB25D" w14:textId="02D07AF4" w:rsidR="00A53F9B" w:rsidRDefault="00A53F9B">
      <w:pPr>
        <w:pStyle w:val="a5"/>
        <w:numPr>
          <w:ilvl w:val="0"/>
          <w:numId w:val="77"/>
        </w:numPr>
        <w:spacing w:line="276" w:lineRule="auto"/>
        <w:rPr>
          <w:rFonts w:hAnsi="바탕"/>
        </w:rPr>
        <w:pPrChange w:id="266" w:author="SL Partners" w:date="2023-12-23T23:03:00Z">
          <w:pPr>
            <w:pStyle w:val="a5"/>
            <w:numPr>
              <w:numId w:val="8"/>
            </w:numPr>
            <w:spacing w:line="276" w:lineRule="auto"/>
            <w:ind w:left="800" w:hanging="400"/>
          </w:pPr>
        </w:pPrChange>
      </w:pPr>
      <w:r>
        <w:rPr>
          <w:rFonts w:hAnsi="바탕" w:hint="eastAsia"/>
        </w:rPr>
        <w:t xml:space="preserve">선행조건의 불충족 기타 사유로 거래완결이 </w:t>
      </w:r>
      <w:r w:rsidR="00245932">
        <w:rPr>
          <w:rFonts w:hAnsi="바탕"/>
        </w:rPr>
        <w:t>20</w:t>
      </w:r>
      <w:r w:rsidR="00E23147">
        <w:rPr>
          <w:rFonts w:hAnsi="바탕"/>
        </w:rPr>
        <w:t>*</w:t>
      </w:r>
      <w:r>
        <w:rPr>
          <w:rFonts w:hAnsi="바탕" w:hint="eastAsia"/>
        </w:rPr>
        <w:t xml:space="preserve">년 </w:t>
      </w:r>
      <w:r w:rsidR="00E23147">
        <w:rPr>
          <w:rFonts w:hAnsi="바탕"/>
        </w:rPr>
        <w:t>*</w:t>
      </w:r>
      <w:r>
        <w:rPr>
          <w:rFonts w:hAnsi="바탕" w:hint="eastAsia"/>
        </w:rPr>
        <w:t xml:space="preserve">월 </w:t>
      </w:r>
      <w:r w:rsidR="00E23147">
        <w:rPr>
          <w:rFonts w:hAnsi="바탕"/>
        </w:rPr>
        <w:t>*</w:t>
      </w:r>
      <w:r>
        <w:rPr>
          <w:rFonts w:hAnsi="바탕" w:hint="eastAsia"/>
        </w:rPr>
        <w:t xml:space="preserve">일까지 이루어지지 아니하는 경우 및 선행조건이 충족될 수 없는 것이 확실해진 경우 </w:t>
      </w:r>
    </w:p>
    <w:p w14:paraId="22E66012" w14:textId="77777777" w:rsidR="00A53F9B" w:rsidRPr="00A53F9B" w:rsidRDefault="00A53F9B">
      <w:pPr>
        <w:pStyle w:val="a6"/>
        <w:numPr>
          <w:ilvl w:val="0"/>
          <w:numId w:val="78"/>
        </w:numPr>
        <w:spacing w:line="276" w:lineRule="auto"/>
        <w:ind w:leftChars="0"/>
        <w:rPr>
          <w:rFonts w:hAnsi="바탕"/>
          <w:szCs w:val="20"/>
        </w:rPr>
        <w:pPrChange w:id="267" w:author="SL Partners" w:date="2023-12-23T23:04:00Z">
          <w:pPr>
            <w:pStyle w:val="a6"/>
            <w:numPr>
              <w:numId w:val="7"/>
            </w:numPr>
            <w:spacing w:line="276" w:lineRule="auto"/>
            <w:ind w:leftChars="0" w:left="400" w:hanging="400"/>
          </w:pPr>
        </w:pPrChange>
      </w:pPr>
      <w:r>
        <w:rPr>
          <w:rFonts w:hAnsi="바탕" w:hint="eastAsia"/>
          <w:szCs w:val="20"/>
        </w:rPr>
        <w:t>본조에 의한 계약 해제 시 귀책사유 있는 당사자는 상대방에게 그로 인한 손해를 배상하여야 한다.</w:t>
      </w:r>
      <w:r>
        <w:rPr>
          <w:rFonts w:hAnsi="바탕"/>
          <w:szCs w:val="20"/>
        </w:rPr>
        <w:t xml:space="preserve"> </w:t>
      </w:r>
    </w:p>
    <w:p w14:paraId="7B00548C" w14:textId="77777777" w:rsidR="007203B5" w:rsidRPr="00215953" w:rsidRDefault="007203B5" w:rsidP="00A31E9E">
      <w:pPr>
        <w:spacing w:line="276" w:lineRule="auto"/>
        <w:rPr>
          <w:szCs w:val="20"/>
        </w:rPr>
      </w:pPr>
    </w:p>
    <w:p w14:paraId="56B88009" w14:textId="77777777" w:rsidR="00215953" w:rsidRPr="00596EE7" w:rsidRDefault="00215953" w:rsidP="00A31E9E">
      <w:pPr>
        <w:numPr>
          <w:ilvl w:val="0"/>
          <w:numId w:val="2"/>
        </w:numPr>
        <w:spacing w:line="276" w:lineRule="auto"/>
        <w:ind w:left="0" w:firstLine="0"/>
        <w:rPr>
          <w:b/>
          <w:szCs w:val="20"/>
        </w:rPr>
      </w:pPr>
      <w:r w:rsidRPr="00596EE7">
        <w:rPr>
          <w:rFonts w:hint="eastAsia"/>
          <w:b/>
          <w:szCs w:val="20"/>
        </w:rPr>
        <w:t>거래의 완결</w:t>
      </w:r>
    </w:p>
    <w:p w14:paraId="7F14B8CD" w14:textId="77777777" w:rsidR="00215953" w:rsidRDefault="00A53F9B" w:rsidP="00553615">
      <w:pPr>
        <w:pStyle w:val="a6"/>
        <w:numPr>
          <w:ilvl w:val="0"/>
          <w:numId w:val="9"/>
        </w:numPr>
        <w:spacing w:line="276" w:lineRule="auto"/>
        <w:ind w:leftChars="0"/>
        <w:rPr>
          <w:szCs w:val="20"/>
        </w:rPr>
      </w:pPr>
      <w:r>
        <w:rPr>
          <w:rFonts w:hint="eastAsia"/>
          <w:szCs w:val="20"/>
        </w:rPr>
        <w:t>투자자는 납입기일 또는 당사자 간 별도로 합의하는 날에 제2조 소정의 선행조건의 충족을 조건으로 하여 제1조 제2항에 따라 회사가 통지한 계좌에 인수대금 전액을 납입하여야 한다.</w:t>
      </w:r>
      <w:r>
        <w:rPr>
          <w:szCs w:val="20"/>
        </w:rPr>
        <w:t xml:space="preserve"> </w:t>
      </w:r>
      <w:r>
        <w:rPr>
          <w:rFonts w:hint="eastAsia"/>
          <w:szCs w:val="20"/>
        </w:rPr>
        <w:t>인수대금 전액이 납입된 때 거래가 완결된 것으로 보고,</w:t>
      </w:r>
      <w:r>
        <w:rPr>
          <w:szCs w:val="20"/>
        </w:rPr>
        <w:t xml:space="preserve"> </w:t>
      </w:r>
      <w:r>
        <w:rPr>
          <w:rFonts w:hint="eastAsia"/>
          <w:szCs w:val="20"/>
        </w:rPr>
        <w:t xml:space="preserve">이 날을 본 계약에서 </w:t>
      </w:r>
      <w:r>
        <w:rPr>
          <w:szCs w:val="20"/>
        </w:rPr>
        <w:t>“</w:t>
      </w:r>
      <w:r>
        <w:rPr>
          <w:rFonts w:hint="eastAsia"/>
          <w:szCs w:val="20"/>
        </w:rPr>
        <w:t>거래완결일</w:t>
      </w:r>
      <w:r>
        <w:rPr>
          <w:szCs w:val="20"/>
        </w:rPr>
        <w:t>”</w:t>
      </w:r>
      <w:r>
        <w:rPr>
          <w:rFonts w:hint="eastAsia"/>
          <w:szCs w:val="20"/>
        </w:rPr>
        <w:t>이라 한다.</w:t>
      </w:r>
      <w:r>
        <w:rPr>
          <w:szCs w:val="20"/>
        </w:rPr>
        <w:t xml:space="preserve"> </w:t>
      </w:r>
    </w:p>
    <w:p w14:paraId="59028104" w14:textId="39A710CD" w:rsidR="00A53F9B" w:rsidRDefault="00A53F9B" w:rsidP="00553615">
      <w:pPr>
        <w:pStyle w:val="a6"/>
        <w:numPr>
          <w:ilvl w:val="0"/>
          <w:numId w:val="9"/>
        </w:numPr>
        <w:spacing w:line="276" w:lineRule="auto"/>
        <w:ind w:leftChars="0"/>
        <w:rPr>
          <w:szCs w:val="20"/>
        </w:rPr>
      </w:pPr>
      <w:r>
        <w:rPr>
          <w:rFonts w:hint="eastAsia"/>
          <w:szCs w:val="20"/>
        </w:rPr>
        <w:t>회사는 거래완결일의 다음날</w:t>
      </w:r>
      <w:r w:rsidR="008F6FE2">
        <w:rPr>
          <w:rFonts w:hint="eastAsia"/>
          <w:szCs w:val="20"/>
        </w:rPr>
        <w:t xml:space="preserve">(이하 </w:t>
      </w:r>
      <w:r w:rsidR="008F6FE2">
        <w:rPr>
          <w:szCs w:val="20"/>
        </w:rPr>
        <w:t>“</w:t>
      </w:r>
      <w:r w:rsidR="008F6FE2">
        <w:rPr>
          <w:rFonts w:hint="eastAsia"/>
          <w:szCs w:val="20"/>
        </w:rPr>
        <w:t>발행일</w:t>
      </w:r>
      <w:r w:rsidR="008F6FE2">
        <w:rPr>
          <w:szCs w:val="20"/>
        </w:rPr>
        <w:t>”</w:t>
      </w:r>
      <w:r w:rsidR="008F6FE2">
        <w:rPr>
          <w:szCs w:val="20"/>
        </w:rPr>
        <w:t>)</w:t>
      </w:r>
      <w:r>
        <w:rPr>
          <w:rFonts w:hint="eastAsia"/>
          <w:szCs w:val="20"/>
        </w:rPr>
        <w:t xml:space="preserve">에 본건 </w:t>
      </w:r>
      <w:r w:rsidR="000B5F7B">
        <w:rPr>
          <w:rFonts w:hint="eastAsia"/>
          <w:szCs w:val="20"/>
        </w:rPr>
        <w:t>종류</w:t>
      </w:r>
      <w:r>
        <w:rPr>
          <w:rFonts w:hint="eastAsia"/>
          <w:szCs w:val="20"/>
        </w:rPr>
        <w:t>주식을 발행하여 주주명부에 변동사항을 기재하고,</w:t>
      </w:r>
      <w:r>
        <w:rPr>
          <w:szCs w:val="20"/>
        </w:rPr>
        <w:t xml:space="preserve"> </w:t>
      </w:r>
      <w:r>
        <w:rPr>
          <w:rFonts w:hint="eastAsia"/>
          <w:szCs w:val="20"/>
        </w:rPr>
        <w:t>다음 각호의 서류를 투자자에게 교부하여야 한다.</w:t>
      </w:r>
      <w:r>
        <w:rPr>
          <w:szCs w:val="20"/>
        </w:rPr>
        <w:t xml:space="preserve"> </w:t>
      </w:r>
    </w:p>
    <w:p w14:paraId="501C49B3" w14:textId="026AA5EA" w:rsidR="00A53F9B" w:rsidRDefault="008F6FE2" w:rsidP="00553615">
      <w:pPr>
        <w:pStyle w:val="a5"/>
        <w:numPr>
          <w:ilvl w:val="0"/>
          <w:numId w:val="10"/>
        </w:numPr>
        <w:spacing w:line="276" w:lineRule="auto"/>
      </w:pPr>
      <w:r>
        <w:rPr>
          <w:rFonts w:hint="eastAsia"/>
        </w:rPr>
        <w:t>본건 종류주식</w:t>
      </w:r>
      <w:r w:rsidR="00A53F9B">
        <w:rPr>
          <w:rFonts w:hint="eastAsia"/>
        </w:rPr>
        <w:t>을 표창하는 주권.</w:t>
      </w:r>
      <w:r w:rsidR="00A53F9B">
        <w:t xml:space="preserve"> </w:t>
      </w:r>
      <w:r w:rsidR="00A53F9B">
        <w:rPr>
          <w:rFonts w:hint="eastAsia"/>
        </w:rPr>
        <w:t>단,</w:t>
      </w:r>
      <w:r w:rsidR="00A53F9B">
        <w:t xml:space="preserve"> </w:t>
      </w:r>
      <w:r w:rsidR="00A53F9B">
        <w:rPr>
          <w:rFonts w:hint="eastAsia"/>
        </w:rPr>
        <w:t>주권을 발행하지 않기로 합의한 경우에는 주권미발행확인서</w:t>
      </w:r>
    </w:p>
    <w:p w14:paraId="68442A4C" w14:textId="77777777" w:rsidR="00A53F9B" w:rsidRDefault="000B5F7B" w:rsidP="00553615">
      <w:pPr>
        <w:pStyle w:val="a5"/>
        <w:numPr>
          <w:ilvl w:val="0"/>
          <w:numId w:val="10"/>
        </w:numPr>
        <w:spacing w:line="276" w:lineRule="auto"/>
      </w:pPr>
      <w:r>
        <w:rPr>
          <w:rFonts w:hint="eastAsia"/>
        </w:rPr>
        <w:t>본건 종류주식</w:t>
      </w:r>
      <w:r w:rsidR="00A53F9B">
        <w:rPr>
          <w:rFonts w:hint="eastAsia"/>
        </w:rPr>
        <w:t>의 인수대금 납입영수증</w:t>
      </w:r>
    </w:p>
    <w:p w14:paraId="1A179063" w14:textId="77777777" w:rsidR="00A53F9B" w:rsidRDefault="00A53F9B" w:rsidP="00553615">
      <w:pPr>
        <w:pStyle w:val="a5"/>
        <w:numPr>
          <w:ilvl w:val="0"/>
          <w:numId w:val="10"/>
        </w:numPr>
        <w:spacing w:line="276" w:lineRule="auto"/>
      </w:pPr>
      <w:r>
        <w:rPr>
          <w:rFonts w:hint="eastAsia"/>
        </w:rPr>
        <w:t>변동사항이 반영된 주주명부 사본</w:t>
      </w:r>
    </w:p>
    <w:p w14:paraId="150AD339" w14:textId="0AB853DF" w:rsidR="00A53F9B" w:rsidRPr="00215953" w:rsidRDefault="00A53F9B" w:rsidP="00553615">
      <w:pPr>
        <w:pStyle w:val="a6"/>
        <w:numPr>
          <w:ilvl w:val="0"/>
          <w:numId w:val="9"/>
        </w:numPr>
        <w:spacing w:line="276" w:lineRule="auto"/>
        <w:ind w:leftChars="0"/>
        <w:rPr>
          <w:szCs w:val="20"/>
        </w:rPr>
      </w:pPr>
      <w:r>
        <w:rPr>
          <w:rFonts w:hint="eastAsia"/>
          <w:szCs w:val="20"/>
        </w:rPr>
        <w:t xml:space="preserve">회사는 거래완결일로부터 </w:t>
      </w:r>
      <w:r>
        <w:rPr>
          <w:szCs w:val="20"/>
        </w:rPr>
        <w:t>2</w:t>
      </w:r>
      <w:r>
        <w:rPr>
          <w:rFonts w:hint="eastAsia"/>
          <w:szCs w:val="20"/>
        </w:rPr>
        <w:t xml:space="preserve">주 이내에 자본증가의 </w:t>
      </w:r>
      <w:commentRangeStart w:id="268"/>
      <w:r w:rsidRPr="00DA18E4">
        <w:rPr>
          <w:rFonts w:hint="eastAsia"/>
          <w:szCs w:val="20"/>
          <w:rPrChange w:id="269" w:author="SL Partners" w:date="2023-12-23T22:26:00Z">
            <w:rPr>
              <w:rFonts w:hint="eastAsia"/>
              <w:szCs w:val="20"/>
              <w:highlight w:val="yellow"/>
            </w:rPr>
          </w:rPrChange>
        </w:rPr>
        <w:t xml:space="preserve">상업등기를 </w:t>
      </w:r>
      <w:del w:id="270" w:author="SL Partners" w:date="2023-12-23T22:26:00Z">
        <w:r w:rsidRPr="00DA18E4" w:rsidDel="00DA18E4">
          <w:rPr>
            <w:rFonts w:hint="eastAsia"/>
            <w:szCs w:val="20"/>
            <w:rPrChange w:id="271" w:author="SL Partners" w:date="2023-12-23T22:26:00Z">
              <w:rPr>
                <w:rFonts w:hint="eastAsia"/>
                <w:szCs w:val="20"/>
                <w:highlight w:val="yellow"/>
              </w:rPr>
            </w:rPrChange>
          </w:rPr>
          <w:delText>이행</w:delText>
        </w:r>
      </w:del>
      <w:ins w:id="272" w:author="SL Partners" w:date="2023-12-23T22:26:00Z">
        <w:r w:rsidR="00DA18E4" w:rsidRPr="00DA18E4">
          <w:rPr>
            <w:rFonts w:hint="eastAsia"/>
            <w:szCs w:val="20"/>
            <w:rPrChange w:id="273" w:author="SL Partners" w:date="2023-12-23T22:26:00Z">
              <w:rPr>
                <w:rFonts w:hint="eastAsia"/>
                <w:szCs w:val="20"/>
                <w:highlight w:val="yellow"/>
              </w:rPr>
            </w:rPrChange>
          </w:rPr>
          <w:t>신청</w:t>
        </w:r>
      </w:ins>
      <w:commentRangeEnd w:id="268"/>
      <w:ins w:id="274" w:author="SL Partners" w:date="2023-12-23T22:32:00Z">
        <w:r w:rsidR="00DE2BB5">
          <w:rPr>
            <w:rStyle w:val="a9"/>
          </w:rPr>
          <w:commentReference w:id="268"/>
        </w:r>
      </w:ins>
      <w:r w:rsidRPr="00DA18E4">
        <w:rPr>
          <w:rFonts w:hint="eastAsia"/>
          <w:szCs w:val="20"/>
        </w:rPr>
        <w:t>하고</w:t>
      </w:r>
      <w:r>
        <w:rPr>
          <w:rFonts w:hint="eastAsia"/>
          <w:szCs w:val="20"/>
        </w:rPr>
        <w:t>,</w:t>
      </w:r>
      <w:r>
        <w:rPr>
          <w:szCs w:val="20"/>
        </w:rPr>
        <w:t xml:space="preserve"> </w:t>
      </w:r>
      <w:r>
        <w:rPr>
          <w:rFonts w:hint="eastAsia"/>
          <w:szCs w:val="20"/>
        </w:rPr>
        <w:t>등기를 마친 법인등기부등본</w:t>
      </w:r>
      <w:r>
        <w:rPr>
          <w:szCs w:val="20"/>
        </w:rPr>
        <w:t xml:space="preserve"> </w:t>
      </w:r>
      <w:r>
        <w:rPr>
          <w:rFonts w:hint="eastAsia"/>
          <w:szCs w:val="20"/>
        </w:rPr>
        <w:t>및 기타 본 계약상의 주식 인수를 적법,</w:t>
      </w:r>
      <w:r>
        <w:rPr>
          <w:szCs w:val="20"/>
        </w:rPr>
        <w:t xml:space="preserve"> </w:t>
      </w:r>
      <w:r>
        <w:rPr>
          <w:rFonts w:hint="eastAsia"/>
          <w:szCs w:val="20"/>
        </w:rPr>
        <w:t>유효하게 하는 것으로서 투자자가 요청하는 자료를 투자자에게 교부한다.</w:t>
      </w:r>
      <w:ins w:id="275" w:author="지원 서" w:date="2023-12-22T12:26:00Z">
        <w:r w:rsidR="00FE7F2A">
          <w:rPr>
            <w:szCs w:val="20"/>
          </w:rPr>
          <w:t xml:space="preserve"> </w:t>
        </w:r>
        <w:del w:id="276" w:author="SL Partners" w:date="2023-12-23T22:31:00Z">
          <w:r w:rsidR="00FE7F2A" w:rsidRPr="00FE7F2A" w:rsidDel="00AD271B">
            <w:rPr>
              <w:rFonts w:hAnsi="바탕"/>
              <w:highlight w:val="yellow"/>
            </w:rPr>
            <w:delText>[SL Partners:</w:delText>
          </w:r>
        </w:del>
      </w:ins>
    </w:p>
    <w:p w14:paraId="5B560075" w14:textId="7AA84AE5" w:rsidR="00215953" w:rsidDel="00AD271B" w:rsidRDefault="00AB33D6" w:rsidP="00A31E9E">
      <w:pPr>
        <w:spacing w:line="276" w:lineRule="auto"/>
        <w:rPr>
          <w:del w:id="277" w:author="SL Partners" w:date="2023-12-23T22:31:00Z"/>
        </w:rPr>
      </w:pPr>
      <w:ins w:id="278" w:author="지원 서" w:date="2023-12-23T21:55:00Z">
        <w:del w:id="279" w:author="SL Partners" w:date="2023-12-23T22:31:00Z">
          <w:r w:rsidDel="00AD271B">
            <w:rPr>
              <w:rFonts w:hint="eastAsia"/>
            </w:rPr>
            <w:delText>d</w:delText>
          </w:r>
          <w:r w:rsidDel="00AD271B">
            <w:delText>dd</w:delText>
          </w:r>
        </w:del>
      </w:ins>
    </w:p>
    <w:p w14:paraId="0D5C5EAD" w14:textId="77777777" w:rsidR="00215953" w:rsidRPr="00FD2D6F" w:rsidRDefault="00215953" w:rsidP="00A31E9E">
      <w:pPr>
        <w:numPr>
          <w:ilvl w:val="0"/>
          <w:numId w:val="1"/>
        </w:numPr>
        <w:spacing w:line="276" w:lineRule="auto"/>
        <w:ind w:left="0" w:firstLine="0"/>
        <w:jc w:val="center"/>
        <w:rPr>
          <w:b/>
        </w:rPr>
      </w:pPr>
      <w:r w:rsidRPr="00FD2D6F">
        <w:rPr>
          <w:rFonts w:hint="eastAsia"/>
          <w:b/>
        </w:rPr>
        <w:lastRenderedPageBreak/>
        <w:t>종류주식의 내용</w:t>
      </w:r>
    </w:p>
    <w:p w14:paraId="2BA8C1FB" w14:textId="77777777" w:rsidR="00215953" w:rsidRDefault="00215953" w:rsidP="00A31E9E">
      <w:pPr>
        <w:spacing w:line="276" w:lineRule="auto"/>
      </w:pPr>
    </w:p>
    <w:p w14:paraId="04267754" w14:textId="77777777" w:rsidR="00215953" w:rsidRPr="00596EE7" w:rsidRDefault="00215953" w:rsidP="00A31E9E">
      <w:pPr>
        <w:numPr>
          <w:ilvl w:val="0"/>
          <w:numId w:val="2"/>
        </w:numPr>
        <w:spacing w:line="276" w:lineRule="auto"/>
        <w:ind w:left="0" w:firstLine="0"/>
        <w:rPr>
          <w:b/>
        </w:rPr>
      </w:pPr>
      <w:r w:rsidRPr="00596EE7">
        <w:rPr>
          <w:rFonts w:hint="eastAsia"/>
          <w:b/>
        </w:rPr>
        <w:t>의결권에 관한 사항</w:t>
      </w:r>
    </w:p>
    <w:p w14:paraId="52BC8D62" w14:textId="77777777" w:rsidR="00215953" w:rsidRDefault="000B5F7B" w:rsidP="00553615">
      <w:pPr>
        <w:pStyle w:val="a6"/>
        <w:numPr>
          <w:ilvl w:val="0"/>
          <w:numId w:val="11"/>
        </w:numPr>
        <w:spacing w:line="276" w:lineRule="auto"/>
        <w:ind w:leftChars="0"/>
      </w:pPr>
      <w:r>
        <w:rPr>
          <w:rFonts w:hint="eastAsia"/>
        </w:rPr>
        <w:t>본건 종류주식</w:t>
      </w:r>
      <w:r w:rsidR="00BD3DAA">
        <w:rPr>
          <w:rFonts w:hint="eastAsia"/>
        </w:rPr>
        <w:t xml:space="preserve">의 주주는 주식 </w:t>
      </w:r>
      <w:r w:rsidR="00BD3DAA">
        <w:t>1</w:t>
      </w:r>
      <w:r w:rsidR="00BD3DAA">
        <w:rPr>
          <w:rFonts w:hint="eastAsia"/>
        </w:rPr>
        <w:t xml:space="preserve">주당 보통주와 동일하게 </w:t>
      </w:r>
      <w:r w:rsidR="00BD3DAA">
        <w:t>1</w:t>
      </w:r>
      <w:r w:rsidR="00BD3DAA">
        <w:rPr>
          <w:rFonts w:hint="eastAsia"/>
        </w:rPr>
        <w:t>개의 의결권을 갖는다.</w:t>
      </w:r>
      <w:r w:rsidR="00BD3DAA">
        <w:t xml:space="preserve"> </w:t>
      </w:r>
      <w:r>
        <w:rPr>
          <w:rFonts w:hint="eastAsia"/>
        </w:rPr>
        <w:t>본건 종류주식</w:t>
      </w:r>
      <w:r w:rsidR="00BD3DAA">
        <w:rPr>
          <w:rFonts w:hint="eastAsia"/>
        </w:rPr>
        <w:t xml:space="preserve">이 보통주로 전환되는 경우 전환 후의 보통주는 </w:t>
      </w:r>
      <w:r w:rsidR="00BD3DAA">
        <w:t>1</w:t>
      </w:r>
      <w:r w:rsidR="00BD3DAA">
        <w:rPr>
          <w:rFonts w:hint="eastAsia"/>
        </w:rPr>
        <w:t xml:space="preserve">주당 </w:t>
      </w:r>
      <w:r w:rsidR="00BD3DAA">
        <w:t>1</w:t>
      </w:r>
      <w:r w:rsidR="00BD3DAA">
        <w:rPr>
          <w:rFonts w:hint="eastAsia"/>
        </w:rPr>
        <w:t>개의 의결권을 갖는다.</w:t>
      </w:r>
      <w:r w:rsidR="00BD3DAA">
        <w:t xml:space="preserve"> </w:t>
      </w:r>
    </w:p>
    <w:p w14:paraId="2688C776" w14:textId="77777777" w:rsidR="00BD3DAA" w:rsidRDefault="000B5F7B" w:rsidP="00553615">
      <w:pPr>
        <w:pStyle w:val="a6"/>
        <w:numPr>
          <w:ilvl w:val="0"/>
          <w:numId w:val="11"/>
        </w:numPr>
        <w:spacing w:line="276" w:lineRule="auto"/>
        <w:ind w:leftChars="0"/>
      </w:pPr>
      <w:r>
        <w:rPr>
          <w:rFonts w:hint="eastAsia"/>
        </w:rPr>
        <w:t>본건 종류주식</w:t>
      </w:r>
      <w:r w:rsidR="00BD3DAA">
        <w:rPr>
          <w:rFonts w:hint="eastAsia"/>
        </w:rPr>
        <w:t xml:space="preserve">의 주주에게 불리한 내용의 주주총회 결의 등이 있는 때에는 전체 주주총회와 별도로 해당 안건에 관하여 </w:t>
      </w:r>
      <w:r>
        <w:rPr>
          <w:rFonts w:hint="eastAsia"/>
        </w:rPr>
        <w:t>본건 종류주식</w:t>
      </w:r>
      <w:r w:rsidR="00BD3DAA">
        <w:rPr>
          <w:rFonts w:hint="eastAsia"/>
        </w:rPr>
        <w:t>의 종류주주총회 결의를 거쳐야 한다.</w:t>
      </w:r>
    </w:p>
    <w:p w14:paraId="6858D20E" w14:textId="587C3D52" w:rsidR="00BD3DAA" w:rsidRDefault="000B5F7B" w:rsidP="00553615">
      <w:pPr>
        <w:pStyle w:val="a6"/>
        <w:numPr>
          <w:ilvl w:val="0"/>
          <w:numId w:val="11"/>
        </w:numPr>
        <w:spacing w:line="276" w:lineRule="auto"/>
        <w:ind w:leftChars="0"/>
      </w:pPr>
      <w:r>
        <w:rPr>
          <w:rFonts w:hint="eastAsia"/>
        </w:rPr>
        <w:t>본건 종류주식</w:t>
      </w:r>
      <w:r w:rsidR="00BD3DAA">
        <w:rPr>
          <w:rFonts w:hint="eastAsia"/>
        </w:rPr>
        <w:t xml:space="preserve">의 존속기간은 </w:t>
      </w:r>
      <w:r w:rsidR="008F6FE2">
        <w:rPr>
          <w:rFonts w:hint="eastAsia"/>
        </w:rPr>
        <w:t>발행일로</w:t>
      </w:r>
      <w:r w:rsidR="00BD3DAA">
        <w:rPr>
          <w:rFonts w:hint="eastAsia"/>
        </w:rPr>
        <w:t xml:space="preserve">부터 </w:t>
      </w:r>
      <w:r w:rsidR="00BD3DAA">
        <w:t>10</w:t>
      </w:r>
      <w:r w:rsidR="00BD3DAA">
        <w:rPr>
          <w:rFonts w:hint="eastAsia"/>
        </w:rPr>
        <w:t>년</w:t>
      </w:r>
      <w:r w:rsidR="008F6FE2">
        <w:rPr>
          <w:rFonts w:hint="eastAsia"/>
        </w:rPr>
        <w:t xml:space="preserve">(이하 </w:t>
      </w:r>
      <w:r w:rsidR="008F6FE2">
        <w:t>“</w:t>
      </w:r>
      <w:r w:rsidR="008F6FE2">
        <w:rPr>
          <w:rFonts w:hint="eastAsia"/>
        </w:rPr>
        <w:t>존속기간</w:t>
      </w:r>
      <w:r w:rsidR="008F6FE2">
        <w:t>”</w:t>
      </w:r>
      <w:r w:rsidR="008F6FE2">
        <w:t>)</w:t>
      </w:r>
      <w:r w:rsidR="00BD3DAA">
        <w:rPr>
          <w:rFonts w:hint="eastAsia"/>
        </w:rPr>
        <w:t>으로 하고,</w:t>
      </w:r>
      <w:r w:rsidR="00BD3DAA">
        <w:t xml:space="preserve"> </w:t>
      </w:r>
      <w:r w:rsidR="00BD3DAA">
        <w:rPr>
          <w:rFonts w:hint="eastAsia"/>
        </w:rPr>
        <w:t>존속기간 내에 보통주로 전환되지 아니한 경우 존속기간 만료 다음날 별도의 의사표시 없이 보통주로 전환된다.</w:t>
      </w:r>
      <w:r w:rsidR="00BD3DAA">
        <w:t xml:space="preserve"> </w:t>
      </w:r>
    </w:p>
    <w:p w14:paraId="327F5B46" w14:textId="77777777" w:rsidR="00215953" w:rsidRDefault="00215953" w:rsidP="00A31E9E">
      <w:pPr>
        <w:spacing w:line="276" w:lineRule="auto"/>
      </w:pPr>
    </w:p>
    <w:p w14:paraId="5ADD4D64" w14:textId="77777777" w:rsidR="00215953" w:rsidRPr="00596EE7" w:rsidRDefault="00215953" w:rsidP="00A31E9E">
      <w:pPr>
        <w:numPr>
          <w:ilvl w:val="0"/>
          <w:numId w:val="2"/>
        </w:numPr>
        <w:spacing w:line="276" w:lineRule="auto"/>
        <w:ind w:left="0" w:firstLine="0"/>
        <w:rPr>
          <w:b/>
        </w:rPr>
      </w:pPr>
      <w:r w:rsidRPr="00596EE7">
        <w:rPr>
          <w:rFonts w:hint="eastAsia"/>
          <w:b/>
        </w:rPr>
        <w:t>배당에 있어서 우선권에 관한 사항</w:t>
      </w:r>
    </w:p>
    <w:p w14:paraId="76EEE1AC" w14:textId="7E2EA1C2" w:rsidR="00215953" w:rsidRDefault="000B5F7B" w:rsidP="00553615">
      <w:pPr>
        <w:pStyle w:val="a6"/>
        <w:numPr>
          <w:ilvl w:val="0"/>
          <w:numId w:val="12"/>
        </w:numPr>
        <w:spacing w:line="276" w:lineRule="auto"/>
        <w:ind w:leftChars="0"/>
      </w:pPr>
      <w:r>
        <w:rPr>
          <w:rFonts w:hint="eastAsia"/>
        </w:rPr>
        <w:t>본건 종류주식</w:t>
      </w:r>
      <w:r w:rsidR="00373006">
        <w:rPr>
          <w:rFonts w:hint="eastAsia"/>
        </w:rPr>
        <w:t xml:space="preserve">은 </w:t>
      </w:r>
      <w:commentRangeStart w:id="280"/>
      <w:r w:rsidR="00373006">
        <w:rPr>
          <w:rFonts w:hint="eastAsia"/>
        </w:rPr>
        <w:t>참가적</w:t>
      </w:r>
      <w:r w:rsidR="00373006" w:rsidRPr="00DE2BB5">
        <w:rPr>
          <w:rFonts w:hint="eastAsia"/>
        </w:rPr>
        <w:t>,</w:t>
      </w:r>
      <w:r w:rsidR="00373006" w:rsidRPr="00DE2BB5">
        <w:t xml:space="preserve"> </w:t>
      </w:r>
      <w:r w:rsidR="00373006" w:rsidRPr="00DE2BB5">
        <w:rPr>
          <w:rFonts w:hint="eastAsia"/>
          <w:rPrChange w:id="281" w:author="SL Partners" w:date="2023-12-23T22:33:00Z">
            <w:rPr>
              <w:rFonts w:hint="eastAsia"/>
              <w:highlight w:val="yellow"/>
            </w:rPr>
          </w:rPrChange>
        </w:rPr>
        <w:t>누적적</w:t>
      </w:r>
      <w:r w:rsidR="00373006" w:rsidRPr="00DE2BB5">
        <w:rPr>
          <w:rFonts w:hint="eastAsia"/>
        </w:rPr>
        <w:t xml:space="preserve"> 우선주</w:t>
      </w:r>
      <w:commentRangeEnd w:id="280"/>
      <w:r w:rsidR="007568FE">
        <w:rPr>
          <w:rStyle w:val="a9"/>
        </w:rPr>
        <w:commentReference w:id="280"/>
      </w:r>
      <w:r w:rsidR="00373006" w:rsidRPr="00DE2BB5">
        <w:rPr>
          <w:rFonts w:hint="eastAsia"/>
        </w:rPr>
        <w:t>로,</w:t>
      </w:r>
      <w:r w:rsidR="00373006" w:rsidRPr="00DE2BB5">
        <w:t xml:space="preserve"> </w:t>
      </w:r>
      <w:r w:rsidRPr="00DE2BB5">
        <w:rPr>
          <w:rFonts w:hint="eastAsia"/>
        </w:rPr>
        <w:t>본건 종류주식</w:t>
      </w:r>
      <w:r w:rsidR="00FD2D6F" w:rsidRPr="00DE2BB5">
        <w:rPr>
          <w:rFonts w:hint="eastAsia"/>
        </w:rPr>
        <w:t xml:space="preserve">의 </w:t>
      </w:r>
      <w:r w:rsidR="00373006" w:rsidRPr="00DE2BB5">
        <w:rPr>
          <w:rFonts w:hint="eastAsia"/>
        </w:rPr>
        <w:t xml:space="preserve">주주는 </w:t>
      </w:r>
      <w:r w:rsidRPr="00DE2BB5">
        <w:rPr>
          <w:rFonts w:hint="eastAsia"/>
        </w:rPr>
        <w:t>본건 종류주식</w:t>
      </w:r>
      <w:r w:rsidR="00373006" w:rsidRPr="00DE2BB5">
        <w:rPr>
          <w:rFonts w:hint="eastAsia"/>
        </w:rPr>
        <w:t xml:space="preserve">을 보유하는 동안 </w:t>
      </w:r>
      <w:r w:rsidR="00373006" w:rsidRPr="00DE2BB5">
        <w:t>1</w:t>
      </w:r>
      <w:r w:rsidR="00373006" w:rsidRPr="00DE2BB5">
        <w:rPr>
          <w:rFonts w:hint="eastAsia"/>
        </w:rPr>
        <w:t xml:space="preserve">주당 액면가액 기준 연 </w:t>
      </w:r>
      <w:r w:rsidR="004B4AF0" w:rsidRPr="00DE2BB5">
        <w:t>0</w:t>
      </w:r>
      <w:r w:rsidR="00373006" w:rsidRPr="00DE2BB5">
        <w:t>%</w:t>
      </w:r>
      <w:r w:rsidR="00373006" w:rsidRPr="00DE2BB5">
        <w:rPr>
          <w:rFonts w:hint="eastAsia"/>
        </w:rPr>
        <w:t>의</w:t>
      </w:r>
      <w:r w:rsidR="00373006">
        <w:rPr>
          <w:rFonts w:hint="eastAsia"/>
        </w:rPr>
        <w:t xml:space="preserve"> 배당을 누적적으로 우선배당 받고,</w:t>
      </w:r>
      <w:r w:rsidR="00373006">
        <w:t xml:space="preserve"> </w:t>
      </w:r>
      <w:r w:rsidR="00373006">
        <w:rPr>
          <w:rFonts w:hint="eastAsia"/>
        </w:rPr>
        <w:t xml:space="preserve">보통주의 배당률이 </w:t>
      </w:r>
      <w:r>
        <w:rPr>
          <w:rFonts w:hint="eastAsia"/>
        </w:rPr>
        <w:t>본건 종류주식</w:t>
      </w:r>
      <w:r w:rsidR="00373006">
        <w:rPr>
          <w:rFonts w:hint="eastAsia"/>
        </w:rPr>
        <w:t>의 배당률을 초과할 경우에는 초과하는 부분에 대하여 보통주와 동일한 배당률로 함께 참가하여 배당 받는다.</w:t>
      </w:r>
      <w:r w:rsidR="00373006">
        <w:t xml:space="preserve"> </w:t>
      </w:r>
    </w:p>
    <w:p w14:paraId="45547659" w14:textId="77777777" w:rsidR="00A06D56" w:rsidRDefault="00A06D56" w:rsidP="00553615">
      <w:pPr>
        <w:pStyle w:val="a6"/>
        <w:numPr>
          <w:ilvl w:val="0"/>
          <w:numId w:val="12"/>
        </w:numPr>
        <w:spacing w:line="276" w:lineRule="auto"/>
        <w:ind w:leftChars="0"/>
      </w:pPr>
      <w:r>
        <w:rPr>
          <w:rFonts w:hint="eastAsia"/>
        </w:rPr>
        <w:t>주식배당의 경우,</w:t>
      </w:r>
      <w:r>
        <w:t xml:space="preserve"> </w:t>
      </w:r>
      <w:r w:rsidR="00FD2D6F">
        <w:rPr>
          <w:rFonts w:hint="eastAsia"/>
        </w:rPr>
        <w:t>종류주식과 보통주를 합한 발행주식총수에 대한 비율에 따라,</w:t>
      </w:r>
      <w:r w:rsidR="00FD2D6F">
        <w:t xml:space="preserve"> </w:t>
      </w:r>
      <w:r w:rsidR="00FD2D6F">
        <w:rPr>
          <w:rFonts w:hint="eastAsia"/>
        </w:rPr>
        <w:t>같은 종류의 종류주식으로 배당받을 권리를 갖는다.</w:t>
      </w:r>
      <w:r w:rsidR="00FD2D6F">
        <w:t xml:space="preserve"> </w:t>
      </w:r>
      <w:r w:rsidR="00FD2D6F">
        <w:rPr>
          <w:rFonts w:hint="eastAsia"/>
        </w:rPr>
        <w:t>다만,</w:t>
      </w:r>
      <w:r w:rsidR="00FD2D6F">
        <w:t xml:space="preserve"> </w:t>
      </w:r>
      <w:r w:rsidR="00FD2D6F">
        <w:rPr>
          <w:rFonts w:hint="eastAsia"/>
        </w:rPr>
        <w:t>단주가 발생하는 경우에는 현금으로 지급받는다.</w:t>
      </w:r>
      <w:r w:rsidR="00FD2D6F">
        <w:t xml:space="preserve"> </w:t>
      </w:r>
    </w:p>
    <w:p w14:paraId="544D1FB4" w14:textId="77777777" w:rsidR="00FD2D6F" w:rsidRDefault="00FD2D6F" w:rsidP="00553615">
      <w:pPr>
        <w:pStyle w:val="a6"/>
        <w:numPr>
          <w:ilvl w:val="0"/>
          <w:numId w:val="12"/>
        </w:numPr>
        <w:spacing w:line="276" w:lineRule="auto"/>
        <w:ind w:leftChars="0"/>
      </w:pPr>
      <w:r>
        <w:rPr>
          <w:rFonts w:hint="eastAsia"/>
        </w:rPr>
        <w:t xml:space="preserve">이익배당과 관련하여 </w:t>
      </w:r>
      <w:r w:rsidR="000B5F7B">
        <w:rPr>
          <w:rFonts w:hint="eastAsia"/>
        </w:rPr>
        <w:t>본건 종류주식</w:t>
      </w:r>
      <w:r>
        <w:rPr>
          <w:rFonts w:hint="eastAsia"/>
        </w:rPr>
        <w:t xml:space="preserve">의 주주는 </w:t>
      </w:r>
      <w:r w:rsidR="000B5F7B">
        <w:rPr>
          <w:rFonts w:hint="eastAsia"/>
        </w:rPr>
        <w:t>본건 종류주식</w:t>
      </w:r>
      <w:r>
        <w:rPr>
          <w:rFonts w:hint="eastAsia"/>
        </w:rPr>
        <w:t>의 효력발생일이 속하는 영업연도의 직전 영업연도 말에 주주가 되는 것으로 본다.</w:t>
      </w:r>
      <w:r>
        <w:t xml:space="preserve"> </w:t>
      </w:r>
      <w:r>
        <w:rPr>
          <w:rFonts w:hint="eastAsia"/>
        </w:rPr>
        <w:t xml:space="preserve">배당금의 지급시기를 주주총회에서 따로 정하지 아니한 경우 회사는 주주총회에서 재무제표의 승인 및 배당결의가 있은 날로부터 </w:t>
      </w:r>
      <w:r>
        <w:t>1</w:t>
      </w:r>
      <w:r>
        <w:rPr>
          <w:rFonts w:hint="eastAsia"/>
        </w:rPr>
        <w:t xml:space="preserve">개월 이내에 </w:t>
      </w:r>
      <w:r w:rsidR="000B5F7B">
        <w:rPr>
          <w:rFonts w:hint="eastAsia"/>
        </w:rPr>
        <w:t>본건 종류주식</w:t>
      </w:r>
      <w:r>
        <w:rPr>
          <w:rFonts w:hint="eastAsia"/>
        </w:rPr>
        <w:t>의 주주에게 배당금을 지급하여야 한다.</w:t>
      </w:r>
      <w:r>
        <w:t xml:space="preserve"> </w:t>
      </w:r>
    </w:p>
    <w:p w14:paraId="2DC62165" w14:textId="77777777" w:rsidR="00FD2D6F" w:rsidRDefault="000B5F7B" w:rsidP="00553615">
      <w:pPr>
        <w:pStyle w:val="a6"/>
        <w:numPr>
          <w:ilvl w:val="0"/>
          <w:numId w:val="12"/>
        </w:numPr>
        <w:spacing w:line="276" w:lineRule="auto"/>
        <w:ind w:leftChars="0"/>
      </w:pPr>
      <w:r>
        <w:rPr>
          <w:rFonts w:hint="eastAsia"/>
        </w:rPr>
        <w:t>본건 종류주식</w:t>
      </w:r>
      <w:r w:rsidR="00FD2D6F">
        <w:rPr>
          <w:rFonts w:hint="eastAsia"/>
        </w:rPr>
        <w:t>의 전부 또는 일부에 대하여 전환권이 행사된 경우,</w:t>
      </w:r>
      <w:r w:rsidR="00FD2D6F">
        <w:t xml:space="preserve"> </w:t>
      </w:r>
      <w:r w:rsidR="00FD2D6F">
        <w:rPr>
          <w:rFonts w:hint="eastAsia"/>
        </w:rPr>
        <w:t>전환된 주식에 대하여 전환 전까지의 기간 동안 배당결의 되었으나 그 배당금이 지급되지 아니하였다면,</w:t>
      </w:r>
      <w:r w:rsidR="00FD2D6F">
        <w:t xml:space="preserve"> </w:t>
      </w:r>
      <w:r w:rsidR="00FD2D6F">
        <w:rPr>
          <w:rFonts w:hint="eastAsia"/>
        </w:rPr>
        <w:t>동 미지급 배당금에 해당하는 금액을 회사가 당해 주식의 주주에게 별도로 지급하기로 한다.</w:t>
      </w:r>
      <w:r w:rsidR="00FD2D6F">
        <w:t xml:space="preserve"> </w:t>
      </w:r>
    </w:p>
    <w:p w14:paraId="24FBF3D6" w14:textId="196BF838" w:rsidR="00FD2D6F" w:rsidRDefault="00FD2D6F" w:rsidP="00553615">
      <w:pPr>
        <w:pStyle w:val="a6"/>
        <w:numPr>
          <w:ilvl w:val="0"/>
          <w:numId w:val="12"/>
        </w:numPr>
        <w:spacing w:line="276" w:lineRule="auto"/>
        <w:ind w:leftChars="0"/>
      </w:pPr>
      <w:r>
        <w:rPr>
          <w:rFonts w:hint="eastAsia"/>
        </w:rPr>
        <w:t xml:space="preserve">본조 제3항 및 제4항에도 불구하고 회사의 정관에 정함이 있고 투자자의 서면요청이 있을 경우에는 회사는 서면요청을 받은 날로부터 </w:t>
      </w:r>
      <w:r w:rsidR="0021184D">
        <w:t>15</w:t>
      </w:r>
      <w:r>
        <w:rPr>
          <w:rFonts w:hint="eastAsia"/>
        </w:rPr>
        <w:t>영업일 이내에 이사회</w:t>
      </w:r>
      <w:r w:rsidR="008F6FE2">
        <w:rPr>
          <w:rFonts w:hint="eastAsia"/>
        </w:rPr>
        <w:t xml:space="preserve"> 및/또는 주주총회</w:t>
      </w:r>
      <w:r>
        <w:rPr>
          <w:rFonts w:hint="eastAsia"/>
        </w:rPr>
        <w:t xml:space="preserve"> 결의로 재무제표 승인과 이익배당을 하여야 한다.</w:t>
      </w:r>
      <w:r>
        <w:t xml:space="preserve"> </w:t>
      </w:r>
    </w:p>
    <w:p w14:paraId="70C631E7" w14:textId="77777777" w:rsidR="00215953" w:rsidRDefault="00215953" w:rsidP="00A31E9E">
      <w:pPr>
        <w:spacing w:line="276" w:lineRule="auto"/>
      </w:pPr>
    </w:p>
    <w:p w14:paraId="7E7570F6" w14:textId="77777777" w:rsidR="00215953" w:rsidRPr="00596EE7" w:rsidRDefault="00215953" w:rsidP="00A31E9E">
      <w:pPr>
        <w:numPr>
          <w:ilvl w:val="0"/>
          <w:numId w:val="2"/>
        </w:numPr>
        <w:spacing w:line="276" w:lineRule="auto"/>
        <w:ind w:left="0" w:firstLine="0"/>
        <w:rPr>
          <w:b/>
        </w:rPr>
      </w:pPr>
      <w:r w:rsidRPr="004F2C5D">
        <w:rPr>
          <w:rFonts w:hint="eastAsia"/>
          <w:b/>
        </w:rPr>
        <w:t>청산잔여재산분배에 있어서 우선권에 관한 사항</w:t>
      </w:r>
    </w:p>
    <w:p w14:paraId="7A7B8BEB" w14:textId="00C1986A" w:rsidR="00215953" w:rsidRPr="0021184D" w:rsidRDefault="00596EE7" w:rsidP="00553615">
      <w:pPr>
        <w:pStyle w:val="a6"/>
        <w:numPr>
          <w:ilvl w:val="0"/>
          <w:numId w:val="13"/>
        </w:numPr>
        <w:spacing w:line="276" w:lineRule="auto"/>
        <w:ind w:leftChars="0"/>
      </w:pPr>
      <w:r>
        <w:rPr>
          <w:rFonts w:hint="eastAsia"/>
        </w:rPr>
        <w:t>회사가 청산에 의하여 잔여재산을 분배하는 경우,</w:t>
      </w:r>
      <w:r>
        <w:t xml:space="preserve"> </w:t>
      </w:r>
      <w:r w:rsidR="000B5F7B">
        <w:rPr>
          <w:rFonts w:hint="eastAsia"/>
        </w:rPr>
        <w:t>본건 종류주식</w:t>
      </w:r>
      <w:r>
        <w:rPr>
          <w:rFonts w:hint="eastAsia"/>
        </w:rPr>
        <w:t>의 주주는 주당 발행가액 및 이에 대하여 연</w:t>
      </w:r>
      <w:r w:rsidR="008F6FE2">
        <w:rPr>
          <w:rFonts w:hint="eastAsia"/>
        </w:rPr>
        <w:t>복리</w:t>
      </w:r>
      <w:r>
        <w:rPr>
          <w:rFonts w:hint="eastAsia"/>
        </w:rPr>
        <w:t xml:space="preserve"> </w:t>
      </w:r>
      <w:r w:rsidR="00E47F03">
        <w:t>7</w:t>
      </w:r>
      <w:r>
        <w:t>%</w:t>
      </w:r>
      <w:r>
        <w:rPr>
          <w:rFonts w:hint="eastAsia"/>
        </w:rPr>
        <w:t>의 비율로 산정한 금액을 합한 금원에 대하여 보통주 주주에 우선하여 잔여재산을 분배받을 권리가 있다.</w:t>
      </w:r>
      <w:r>
        <w:t xml:space="preserve"> </w:t>
      </w:r>
      <w:r>
        <w:rPr>
          <w:rFonts w:hint="eastAsia"/>
        </w:rPr>
        <w:t>이 경우 청산 이전까지 미지급 배당금이 있는 경우 동 금</w:t>
      </w:r>
      <w:r w:rsidRPr="0021184D">
        <w:rPr>
          <w:rFonts w:hint="eastAsia"/>
        </w:rPr>
        <w:t>원에 대하여도 동일하다.</w:t>
      </w:r>
      <w:ins w:id="282" w:author="지원 서" w:date="2023-12-22T11:47:00Z">
        <w:r w:rsidR="00D60802">
          <w:t xml:space="preserve"> </w:t>
        </w:r>
        <w:commentRangeStart w:id="283"/>
        <w:r w:rsidR="00D60802" w:rsidRPr="00D815D7">
          <w:rPr>
            <w:highlight w:val="yellow"/>
            <w:rPrChange w:id="284" w:author="SL Partners" w:date="2023-12-23T23:13:00Z">
              <w:rPr>
                <w:rFonts w:ascii="Times New Roman"/>
                <w:sz w:val="22"/>
                <w:szCs w:val="22"/>
                <w:highlight w:val="yellow"/>
              </w:rPr>
            </w:rPrChange>
          </w:rPr>
          <w:t>[</w:t>
        </w:r>
        <w:r w:rsidR="00D60802" w:rsidRPr="00D815D7">
          <w:rPr>
            <w:rFonts w:hint="eastAsia"/>
            <w:highlight w:val="yellow"/>
            <w:rPrChange w:id="285" w:author="SL Partners" w:date="2023-12-23T23:13:00Z">
              <w:rPr>
                <w:rFonts w:ascii="Times New Roman" w:hint="eastAsia"/>
                <w:sz w:val="22"/>
                <w:szCs w:val="22"/>
                <w:highlight w:val="yellow"/>
              </w:rPr>
            </w:rPrChange>
          </w:rPr>
          <w:t>본건</w:t>
        </w:r>
        <w:r w:rsidR="00D60802" w:rsidRPr="00D815D7">
          <w:rPr>
            <w:highlight w:val="yellow"/>
            <w:rPrChange w:id="286" w:author="SL Partners" w:date="2023-12-23T23:13:00Z">
              <w:rPr>
                <w:rFonts w:ascii="Times New Roman"/>
                <w:sz w:val="22"/>
                <w:szCs w:val="22"/>
                <w:highlight w:val="yellow"/>
              </w:rPr>
            </w:rPrChange>
          </w:rPr>
          <w:t xml:space="preserve"> </w:t>
        </w:r>
        <w:r w:rsidR="00D60802" w:rsidRPr="00D815D7">
          <w:rPr>
            <w:rFonts w:hint="eastAsia"/>
            <w:highlight w:val="yellow"/>
            <w:rPrChange w:id="287" w:author="SL Partners" w:date="2023-12-23T23:13:00Z">
              <w:rPr>
                <w:rFonts w:ascii="Times New Roman" w:hint="eastAsia"/>
                <w:sz w:val="22"/>
                <w:szCs w:val="22"/>
                <w:highlight w:val="yellow"/>
              </w:rPr>
            </w:rPrChange>
          </w:rPr>
          <w:t>우선주식에</w:t>
        </w:r>
        <w:r w:rsidR="00D60802" w:rsidRPr="00D815D7">
          <w:rPr>
            <w:highlight w:val="yellow"/>
            <w:rPrChange w:id="288" w:author="SL Partners" w:date="2023-12-23T23:13:00Z">
              <w:rPr>
                <w:rFonts w:ascii="Times New Roman"/>
                <w:sz w:val="22"/>
                <w:szCs w:val="22"/>
                <w:highlight w:val="yellow"/>
              </w:rPr>
            </w:rPrChange>
          </w:rPr>
          <w:t xml:space="preserve"> </w:t>
        </w:r>
        <w:r w:rsidR="00D60802" w:rsidRPr="00D815D7">
          <w:rPr>
            <w:rFonts w:hint="eastAsia"/>
            <w:highlight w:val="yellow"/>
            <w:rPrChange w:id="289" w:author="SL Partners" w:date="2023-12-23T23:13:00Z">
              <w:rPr>
                <w:rFonts w:ascii="Times New Roman" w:hint="eastAsia"/>
                <w:sz w:val="22"/>
                <w:szCs w:val="22"/>
                <w:highlight w:val="yellow"/>
              </w:rPr>
            </w:rPrChange>
          </w:rPr>
          <w:t>대한</w:t>
        </w:r>
        <w:r w:rsidR="00D60802" w:rsidRPr="00D815D7">
          <w:rPr>
            <w:highlight w:val="yellow"/>
            <w:rPrChange w:id="290" w:author="SL Partners" w:date="2023-12-23T23:13:00Z">
              <w:rPr>
                <w:rFonts w:ascii="Times New Roman"/>
                <w:sz w:val="22"/>
                <w:szCs w:val="22"/>
                <w:highlight w:val="yellow"/>
              </w:rPr>
            </w:rPrChange>
          </w:rPr>
          <w:t xml:space="preserve"> </w:t>
        </w:r>
        <w:r w:rsidR="00D60802" w:rsidRPr="00D815D7">
          <w:rPr>
            <w:rFonts w:hint="eastAsia"/>
            <w:highlight w:val="yellow"/>
            <w:rPrChange w:id="291" w:author="SL Partners" w:date="2023-12-23T23:13:00Z">
              <w:rPr>
                <w:rFonts w:ascii="Times New Roman" w:hint="eastAsia"/>
                <w:sz w:val="22"/>
                <w:szCs w:val="22"/>
                <w:highlight w:val="yellow"/>
              </w:rPr>
            </w:rPrChange>
          </w:rPr>
          <w:t>우선</w:t>
        </w:r>
        <w:r w:rsidR="00D60802" w:rsidRPr="00D815D7">
          <w:rPr>
            <w:highlight w:val="yellow"/>
            <w:rPrChange w:id="292" w:author="SL Partners" w:date="2023-12-23T23:13:00Z">
              <w:rPr>
                <w:rFonts w:ascii="Times New Roman"/>
                <w:sz w:val="22"/>
                <w:szCs w:val="22"/>
                <w:highlight w:val="yellow"/>
              </w:rPr>
            </w:rPrChange>
          </w:rPr>
          <w:t xml:space="preserve"> </w:t>
        </w:r>
        <w:r w:rsidR="00D60802" w:rsidRPr="00D815D7">
          <w:rPr>
            <w:rFonts w:hint="eastAsia"/>
            <w:highlight w:val="yellow"/>
            <w:rPrChange w:id="293" w:author="SL Partners" w:date="2023-12-23T23:13:00Z">
              <w:rPr>
                <w:rFonts w:ascii="Times New Roman" w:hint="eastAsia"/>
                <w:sz w:val="22"/>
                <w:szCs w:val="22"/>
                <w:highlight w:val="yellow"/>
              </w:rPr>
            </w:rPrChange>
          </w:rPr>
          <w:t>분배를</w:t>
        </w:r>
        <w:r w:rsidR="00D60802" w:rsidRPr="00D815D7">
          <w:rPr>
            <w:highlight w:val="yellow"/>
            <w:rPrChange w:id="294" w:author="SL Partners" w:date="2023-12-23T23:13:00Z">
              <w:rPr>
                <w:rFonts w:ascii="Times New Roman"/>
                <w:sz w:val="22"/>
                <w:szCs w:val="22"/>
                <w:highlight w:val="yellow"/>
              </w:rPr>
            </w:rPrChange>
          </w:rPr>
          <w:t xml:space="preserve"> </w:t>
        </w:r>
        <w:r w:rsidR="00D60802" w:rsidRPr="00D815D7">
          <w:rPr>
            <w:rFonts w:hint="eastAsia"/>
            <w:highlight w:val="yellow"/>
            <w:rPrChange w:id="295" w:author="SL Partners" w:date="2023-12-23T23:13:00Z">
              <w:rPr>
                <w:rFonts w:ascii="Times New Roman" w:hint="eastAsia"/>
                <w:sz w:val="22"/>
                <w:szCs w:val="22"/>
                <w:highlight w:val="yellow"/>
              </w:rPr>
            </w:rPrChange>
          </w:rPr>
          <w:t>한</w:t>
        </w:r>
        <w:r w:rsidR="00D60802" w:rsidRPr="00D815D7">
          <w:rPr>
            <w:highlight w:val="yellow"/>
            <w:rPrChange w:id="296" w:author="SL Partners" w:date="2023-12-23T23:13:00Z">
              <w:rPr>
                <w:rFonts w:ascii="Times New Roman"/>
                <w:sz w:val="22"/>
                <w:szCs w:val="22"/>
                <w:highlight w:val="yellow"/>
              </w:rPr>
            </w:rPrChange>
          </w:rPr>
          <w:t xml:space="preserve"> </w:t>
        </w:r>
        <w:r w:rsidR="00D60802" w:rsidRPr="00D815D7">
          <w:rPr>
            <w:rFonts w:hint="eastAsia"/>
            <w:highlight w:val="yellow"/>
            <w:rPrChange w:id="297" w:author="SL Partners" w:date="2023-12-23T23:13:00Z">
              <w:rPr>
                <w:rFonts w:ascii="Times New Roman" w:hint="eastAsia"/>
                <w:sz w:val="22"/>
                <w:szCs w:val="22"/>
                <w:highlight w:val="yellow"/>
              </w:rPr>
            </w:rPrChange>
          </w:rPr>
          <w:t>후</w:t>
        </w:r>
        <w:r w:rsidR="00D60802" w:rsidRPr="00D815D7">
          <w:rPr>
            <w:highlight w:val="yellow"/>
            <w:rPrChange w:id="298" w:author="SL Partners" w:date="2023-12-23T23:13:00Z">
              <w:rPr>
                <w:rFonts w:ascii="Times New Roman"/>
                <w:sz w:val="22"/>
                <w:szCs w:val="22"/>
                <w:highlight w:val="yellow"/>
              </w:rPr>
            </w:rPrChange>
          </w:rPr>
          <w:t xml:space="preserve"> </w:t>
        </w:r>
        <w:r w:rsidR="00D60802" w:rsidRPr="00D815D7">
          <w:rPr>
            <w:rFonts w:hint="eastAsia"/>
            <w:highlight w:val="yellow"/>
            <w:rPrChange w:id="299" w:author="SL Partners" w:date="2023-12-23T23:13:00Z">
              <w:rPr>
                <w:rFonts w:ascii="Times New Roman" w:hint="eastAsia"/>
                <w:sz w:val="22"/>
                <w:szCs w:val="22"/>
                <w:highlight w:val="yellow"/>
              </w:rPr>
            </w:rPrChange>
          </w:rPr>
          <w:t>잔여재산이</w:t>
        </w:r>
        <w:r w:rsidR="00D60802" w:rsidRPr="00D815D7">
          <w:rPr>
            <w:highlight w:val="yellow"/>
            <w:rPrChange w:id="300" w:author="SL Partners" w:date="2023-12-23T23:13:00Z">
              <w:rPr>
                <w:rFonts w:ascii="Times New Roman"/>
                <w:sz w:val="22"/>
                <w:szCs w:val="22"/>
                <w:highlight w:val="yellow"/>
              </w:rPr>
            </w:rPrChange>
          </w:rPr>
          <w:t xml:space="preserve"> </w:t>
        </w:r>
        <w:r w:rsidR="00D60802" w:rsidRPr="00D815D7">
          <w:rPr>
            <w:rFonts w:hint="eastAsia"/>
            <w:highlight w:val="yellow"/>
            <w:rPrChange w:id="301" w:author="SL Partners" w:date="2023-12-23T23:13:00Z">
              <w:rPr>
                <w:rFonts w:ascii="Times New Roman" w:hint="eastAsia"/>
                <w:sz w:val="22"/>
                <w:szCs w:val="22"/>
                <w:highlight w:val="yellow"/>
              </w:rPr>
            </w:rPrChange>
          </w:rPr>
          <w:t>남는</w:t>
        </w:r>
        <w:r w:rsidR="00D60802" w:rsidRPr="00D815D7">
          <w:rPr>
            <w:highlight w:val="yellow"/>
            <w:rPrChange w:id="302" w:author="SL Partners" w:date="2023-12-23T23:13:00Z">
              <w:rPr>
                <w:rFonts w:ascii="Times New Roman"/>
                <w:sz w:val="22"/>
                <w:szCs w:val="22"/>
                <w:highlight w:val="yellow"/>
              </w:rPr>
            </w:rPrChange>
          </w:rPr>
          <w:t xml:space="preserve"> </w:t>
        </w:r>
        <w:r w:rsidR="00D60802" w:rsidRPr="00D815D7">
          <w:rPr>
            <w:rFonts w:hint="eastAsia"/>
            <w:highlight w:val="yellow"/>
            <w:rPrChange w:id="303" w:author="SL Partners" w:date="2023-12-23T23:13:00Z">
              <w:rPr>
                <w:rFonts w:ascii="Times New Roman" w:hint="eastAsia"/>
                <w:sz w:val="22"/>
                <w:szCs w:val="22"/>
                <w:highlight w:val="yellow"/>
              </w:rPr>
            </w:rPrChange>
          </w:rPr>
          <w:t>경우라</w:t>
        </w:r>
        <w:r w:rsidR="00D60802" w:rsidRPr="00D815D7">
          <w:rPr>
            <w:highlight w:val="yellow"/>
            <w:rPrChange w:id="304" w:author="SL Partners" w:date="2023-12-23T23:13:00Z">
              <w:rPr>
                <w:rFonts w:ascii="Times New Roman"/>
                <w:sz w:val="22"/>
                <w:szCs w:val="22"/>
                <w:highlight w:val="yellow"/>
              </w:rPr>
            </w:rPrChange>
          </w:rPr>
          <w:t xml:space="preserve"> </w:t>
        </w:r>
        <w:r w:rsidR="00D60802" w:rsidRPr="00D815D7">
          <w:rPr>
            <w:rFonts w:hint="eastAsia"/>
            <w:highlight w:val="yellow"/>
            <w:rPrChange w:id="305" w:author="SL Partners" w:date="2023-12-23T23:13:00Z">
              <w:rPr>
                <w:rFonts w:ascii="Times New Roman" w:hint="eastAsia"/>
                <w:sz w:val="22"/>
                <w:szCs w:val="22"/>
                <w:highlight w:val="yellow"/>
              </w:rPr>
            </w:rPrChange>
          </w:rPr>
          <w:t>하더라도</w:t>
        </w:r>
        <w:r w:rsidR="00D60802" w:rsidRPr="00D815D7">
          <w:rPr>
            <w:highlight w:val="yellow"/>
            <w:rPrChange w:id="306" w:author="SL Partners" w:date="2023-12-23T23:13:00Z">
              <w:rPr>
                <w:rFonts w:ascii="Times New Roman"/>
                <w:sz w:val="22"/>
                <w:szCs w:val="22"/>
                <w:highlight w:val="yellow"/>
              </w:rPr>
            </w:rPrChange>
          </w:rPr>
          <w:t xml:space="preserve">, </w:t>
        </w:r>
        <w:r w:rsidR="00D60802" w:rsidRPr="00D815D7">
          <w:rPr>
            <w:rFonts w:hint="eastAsia"/>
            <w:highlight w:val="yellow"/>
            <w:rPrChange w:id="307" w:author="SL Partners" w:date="2023-12-23T23:13:00Z">
              <w:rPr>
                <w:rFonts w:ascii="Times New Roman" w:hint="eastAsia"/>
                <w:sz w:val="22"/>
                <w:szCs w:val="22"/>
                <w:highlight w:val="yellow"/>
              </w:rPr>
            </w:rPrChange>
          </w:rPr>
          <w:t>본건</w:t>
        </w:r>
        <w:r w:rsidR="00D60802" w:rsidRPr="00D815D7">
          <w:rPr>
            <w:highlight w:val="yellow"/>
            <w:rPrChange w:id="308" w:author="SL Partners" w:date="2023-12-23T23:13:00Z">
              <w:rPr>
                <w:rFonts w:ascii="Times New Roman"/>
                <w:sz w:val="22"/>
                <w:szCs w:val="22"/>
                <w:highlight w:val="yellow"/>
              </w:rPr>
            </w:rPrChange>
          </w:rPr>
          <w:t xml:space="preserve"> </w:t>
        </w:r>
        <w:r w:rsidR="00D60802" w:rsidRPr="00D815D7">
          <w:rPr>
            <w:rFonts w:hint="eastAsia"/>
            <w:highlight w:val="yellow"/>
            <w:rPrChange w:id="309" w:author="SL Partners" w:date="2023-12-23T23:13:00Z">
              <w:rPr>
                <w:rFonts w:ascii="Times New Roman" w:hint="eastAsia"/>
                <w:sz w:val="22"/>
                <w:szCs w:val="22"/>
                <w:highlight w:val="yellow"/>
              </w:rPr>
            </w:rPrChange>
          </w:rPr>
          <w:t>우선주식의</w:t>
        </w:r>
        <w:r w:rsidR="00D60802" w:rsidRPr="00D815D7">
          <w:rPr>
            <w:highlight w:val="yellow"/>
            <w:rPrChange w:id="310" w:author="SL Partners" w:date="2023-12-23T23:13:00Z">
              <w:rPr>
                <w:rFonts w:ascii="Times New Roman"/>
                <w:sz w:val="22"/>
                <w:szCs w:val="22"/>
                <w:highlight w:val="yellow"/>
              </w:rPr>
            </w:rPrChange>
          </w:rPr>
          <w:t xml:space="preserve"> </w:t>
        </w:r>
        <w:r w:rsidR="00D60802" w:rsidRPr="00D815D7">
          <w:rPr>
            <w:rFonts w:hint="eastAsia"/>
            <w:highlight w:val="yellow"/>
            <w:rPrChange w:id="311" w:author="SL Partners" w:date="2023-12-23T23:13:00Z">
              <w:rPr>
                <w:rFonts w:ascii="Times New Roman" w:hint="eastAsia"/>
                <w:sz w:val="22"/>
                <w:szCs w:val="22"/>
                <w:highlight w:val="yellow"/>
              </w:rPr>
            </w:rPrChange>
          </w:rPr>
          <w:t>주주는</w:t>
        </w:r>
        <w:r w:rsidR="00D60802" w:rsidRPr="00D815D7">
          <w:rPr>
            <w:highlight w:val="yellow"/>
            <w:rPrChange w:id="312" w:author="SL Partners" w:date="2023-12-23T23:13:00Z">
              <w:rPr>
                <w:rFonts w:ascii="Times New Roman"/>
                <w:sz w:val="22"/>
                <w:szCs w:val="22"/>
                <w:highlight w:val="yellow"/>
              </w:rPr>
            </w:rPrChange>
          </w:rPr>
          <w:t xml:space="preserve"> </w:t>
        </w:r>
        <w:r w:rsidR="00D60802" w:rsidRPr="00D815D7">
          <w:rPr>
            <w:rFonts w:hint="eastAsia"/>
            <w:highlight w:val="yellow"/>
            <w:rPrChange w:id="313" w:author="SL Partners" w:date="2023-12-23T23:13:00Z">
              <w:rPr>
                <w:rFonts w:ascii="Times New Roman" w:hint="eastAsia"/>
                <w:sz w:val="22"/>
                <w:szCs w:val="22"/>
                <w:highlight w:val="yellow"/>
              </w:rPr>
            </w:rPrChange>
          </w:rPr>
          <w:t>잔여</w:t>
        </w:r>
        <w:r w:rsidR="00D60802" w:rsidRPr="00D815D7">
          <w:rPr>
            <w:highlight w:val="yellow"/>
            <w:rPrChange w:id="314" w:author="SL Partners" w:date="2023-12-23T23:13:00Z">
              <w:rPr>
                <w:rFonts w:ascii="Times New Roman"/>
                <w:sz w:val="22"/>
                <w:szCs w:val="22"/>
                <w:highlight w:val="yellow"/>
              </w:rPr>
            </w:rPrChange>
          </w:rPr>
          <w:t xml:space="preserve"> </w:t>
        </w:r>
        <w:r w:rsidR="00D60802" w:rsidRPr="00D815D7">
          <w:rPr>
            <w:rFonts w:hint="eastAsia"/>
            <w:highlight w:val="yellow"/>
            <w:rPrChange w:id="315" w:author="SL Partners" w:date="2023-12-23T23:13:00Z">
              <w:rPr>
                <w:rFonts w:ascii="Times New Roman" w:hint="eastAsia"/>
                <w:sz w:val="22"/>
                <w:szCs w:val="22"/>
                <w:highlight w:val="yellow"/>
              </w:rPr>
            </w:rPrChange>
          </w:rPr>
          <w:t>재산</w:t>
        </w:r>
        <w:r w:rsidR="00D60802" w:rsidRPr="00D815D7">
          <w:rPr>
            <w:highlight w:val="yellow"/>
            <w:rPrChange w:id="316" w:author="SL Partners" w:date="2023-12-23T23:13:00Z">
              <w:rPr>
                <w:rFonts w:ascii="Times New Roman"/>
                <w:sz w:val="22"/>
                <w:szCs w:val="22"/>
                <w:highlight w:val="yellow"/>
              </w:rPr>
            </w:rPrChange>
          </w:rPr>
          <w:t xml:space="preserve"> </w:t>
        </w:r>
        <w:r w:rsidR="00D60802" w:rsidRPr="00D815D7">
          <w:rPr>
            <w:rFonts w:hint="eastAsia"/>
            <w:highlight w:val="yellow"/>
            <w:rPrChange w:id="317" w:author="SL Partners" w:date="2023-12-23T23:13:00Z">
              <w:rPr>
                <w:rFonts w:ascii="Times New Roman" w:hint="eastAsia"/>
                <w:sz w:val="22"/>
                <w:szCs w:val="22"/>
                <w:highlight w:val="yellow"/>
              </w:rPr>
            </w:rPrChange>
          </w:rPr>
          <w:t>분배에</w:t>
        </w:r>
        <w:r w:rsidR="00D60802" w:rsidRPr="00D815D7">
          <w:rPr>
            <w:highlight w:val="yellow"/>
            <w:rPrChange w:id="318" w:author="SL Partners" w:date="2023-12-23T23:13:00Z">
              <w:rPr>
                <w:rFonts w:ascii="Times New Roman"/>
                <w:sz w:val="22"/>
                <w:szCs w:val="22"/>
                <w:highlight w:val="yellow"/>
              </w:rPr>
            </w:rPrChange>
          </w:rPr>
          <w:t xml:space="preserve"> </w:t>
        </w:r>
        <w:r w:rsidR="00D60802" w:rsidRPr="00D815D7">
          <w:rPr>
            <w:rFonts w:hint="eastAsia"/>
            <w:highlight w:val="yellow"/>
            <w:rPrChange w:id="319" w:author="SL Partners" w:date="2023-12-23T23:13:00Z">
              <w:rPr>
                <w:rFonts w:ascii="Times New Roman" w:hint="eastAsia"/>
                <w:sz w:val="22"/>
                <w:szCs w:val="22"/>
                <w:highlight w:val="yellow"/>
              </w:rPr>
            </w:rPrChange>
          </w:rPr>
          <w:t>참가하지</w:t>
        </w:r>
        <w:r w:rsidR="00D60802" w:rsidRPr="00D815D7">
          <w:rPr>
            <w:highlight w:val="yellow"/>
            <w:rPrChange w:id="320" w:author="SL Partners" w:date="2023-12-23T23:13:00Z">
              <w:rPr>
                <w:rFonts w:ascii="Times New Roman"/>
                <w:sz w:val="22"/>
                <w:szCs w:val="22"/>
                <w:highlight w:val="yellow"/>
              </w:rPr>
            </w:rPrChange>
          </w:rPr>
          <w:t xml:space="preserve"> </w:t>
        </w:r>
        <w:r w:rsidR="00D60802" w:rsidRPr="00D815D7">
          <w:rPr>
            <w:rFonts w:hint="eastAsia"/>
            <w:highlight w:val="yellow"/>
            <w:rPrChange w:id="321" w:author="SL Partners" w:date="2023-12-23T23:13:00Z">
              <w:rPr>
                <w:rFonts w:ascii="Times New Roman" w:hint="eastAsia"/>
                <w:sz w:val="22"/>
                <w:szCs w:val="22"/>
                <w:highlight w:val="yellow"/>
              </w:rPr>
            </w:rPrChange>
          </w:rPr>
          <w:t>아니하기로</w:t>
        </w:r>
        <w:r w:rsidR="00D60802" w:rsidRPr="00D815D7">
          <w:rPr>
            <w:highlight w:val="yellow"/>
            <w:rPrChange w:id="322" w:author="SL Partners" w:date="2023-12-23T23:13:00Z">
              <w:rPr>
                <w:rFonts w:ascii="Times New Roman"/>
                <w:sz w:val="22"/>
                <w:szCs w:val="22"/>
                <w:highlight w:val="yellow"/>
              </w:rPr>
            </w:rPrChange>
          </w:rPr>
          <w:t xml:space="preserve"> </w:t>
        </w:r>
        <w:r w:rsidR="00D60802" w:rsidRPr="00D815D7">
          <w:rPr>
            <w:rFonts w:hint="eastAsia"/>
            <w:highlight w:val="yellow"/>
            <w:rPrChange w:id="323" w:author="SL Partners" w:date="2023-12-23T23:13:00Z">
              <w:rPr>
                <w:rFonts w:ascii="Times New Roman" w:hint="eastAsia"/>
                <w:sz w:val="22"/>
                <w:szCs w:val="22"/>
                <w:highlight w:val="yellow"/>
              </w:rPr>
            </w:rPrChange>
          </w:rPr>
          <w:t>한다</w:t>
        </w:r>
        <w:r w:rsidR="00D60802" w:rsidRPr="00D815D7">
          <w:rPr>
            <w:highlight w:val="yellow"/>
            <w:rPrChange w:id="324" w:author="SL Partners" w:date="2023-12-23T23:13:00Z">
              <w:rPr>
                <w:rFonts w:ascii="Times New Roman"/>
                <w:sz w:val="22"/>
                <w:szCs w:val="22"/>
                <w:highlight w:val="yellow"/>
              </w:rPr>
            </w:rPrChange>
          </w:rPr>
          <w:t>.]</w:t>
        </w:r>
      </w:ins>
      <w:commentRangeEnd w:id="283"/>
      <w:r w:rsidR="00BC734F">
        <w:rPr>
          <w:rStyle w:val="a9"/>
        </w:rPr>
        <w:commentReference w:id="283"/>
      </w:r>
      <w:ins w:id="325" w:author="지원 서" w:date="2023-12-22T11:47:00Z">
        <w:del w:id="326" w:author="SL Partners" w:date="2023-12-23T23:13:00Z">
          <w:r w:rsidR="00D60802" w:rsidRPr="00D815D7" w:rsidDel="00D815D7">
            <w:rPr>
              <w:highlight w:val="yellow"/>
              <w:rPrChange w:id="327" w:author="SL Partners" w:date="2023-12-23T23:13:00Z">
                <w:rPr>
                  <w:rStyle w:val="af"/>
                  <w:rFonts w:ascii="Times New Roman"/>
                  <w:sz w:val="22"/>
                  <w:szCs w:val="22"/>
                  <w:highlight w:val="yellow"/>
                </w:rPr>
              </w:rPrChange>
            </w:rPr>
            <w:footnoteReference w:id="1"/>
          </w:r>
        </w:del>
      </w:ins>
    </w:p>
    <w:p w14:paraId="70B3AEA1" w14:textId="77777777" w:rsidR="00215953" w:rsidRPr="007933EC" w:rsidRDefault="0021184D" w:rsidP="00553615">
      <w:pPr>
        <w:pStyle w:val="a6"/>
        <w:numPr>
          <w:ilvl w:val="0"/>
          <w:numId w:val="13"/>
        </w:numPr>
        <w:spacing w:line="276" w:lineRule="auto"/>
        <w:ind w:leftChars="0"/>
      </w:pPr>
      <w:r w:rsidRPr="0021184D">
        <w:rPr>
          <w:rFonts w:hint="eastAsia"/>
        </w:rPr>
        <w:t xml:space="preserve">보통주 주주에 대한 주당 분배금액이 </w:t>
      </w:r>
      <w:r w:rsidR="001F3D0A" w:rsidRPr="0021184D">
        <w:rPr>
          <w:rFonts w:hint="eastAsia"/>
        </w:rPr>
        <w:t>본건</w:t>
      </w:r>
      <w:r w:rsidR="00596EE7" w:rsidRPr="0021184D">
        <w:rPr>
          <w:rFonts w:hint="eastAsia"/>
        </w:rPr>
        <w:t xml:space="preserve"> 종류주식에 대한 주당 분배금액을 초과하는 경우에 본건 종류주식의 주주는 초과하는 부분에 대하여 보통주의 주주와 동일한 분배율로 함께 참가하여 잔여재산을 분배받을 권리가 있다.</w:t>
      </w:r>
    </w:p>
    <w:p w14:paraId="383F44DC" w14:textId="6C52AF63" w:rsidR="007933EC" w:rsidRDefault="007933EC" w:rsidP="00553615">
      <w:pPr>
        <w:pStyle w:val="a6"/>
        <w:numPr>
          <w:ilvl w:val="0"/>
          <w:numId w:val="13"/>
        </w:numPr>
        <w:spacing w:line="276" w:lineRule="auto"/>
        <w:ind w:leftChars="0"/>
      </w:pPr>
      <w:r>
        <w:rPr>
          <w:rFonts w:hint="eastAsia"/>
        </w:rPr>
        <w:t>제1항 및 제2항에도 불구하고,</w:t>
      </w:r>
      <w:r>
        <w:t xml:space="preserve"> </w:t>
      </w:r>
      <w:r>
        <w:rPr>
          <w:rFonts w:hint="eastAsia"/>
        </w:rPr>
        <w:t>투자자 및 이해관계인은 다음의 규정에 따라 잔여재산 등을 분배받는다.</w:t>
      </w:r>
      <w:r>
        <w:t xml:space="preserve"> </w:t>
      </w:r>
      <w:ins w:id="332" w:author="지원 서" w:date="2023-12-22T11:47:00Z">
        <w:r w:rsidR="00FC0739">
          <w:t xml:space="preserve"> </w:t>
        </w:r>
      </w:ins>
    </w:p>
    <w:p w14:paraId="602BB8BD" w14:textId="12BE1028" w:rsidR="007933EC" w:rsidRDefault="007933EC" w:rsidP="005D5505">
      <w:pPr>
        <w:pStyle w:val="a5"/>
        <w:numPr>
          <w:ilvl w:val="0"/>
          <w:numId w:val="66"/>
        </w:numPr>
        <w:spacing w:line="276" w:lineRule="auto"/>
      </w:pPr>
      <w:r>
        <w:rPr>
          <w:rFonts w:hint="eastAsia"/>
        </w:rPr>
        <w:t>회사가 청산에 의하여 투자자는</w:t>
      </w:r>
      <w:r>
        <w:t xml:space="preserve"> </w:t>
      </w:r>
      <w:r>
        <w:rPr>
          <w:rFonts w:hint="eastAsia"/>
        </w:rPr>
        <w:t xml:space="preserve">본건 종류주식의 발행가액 및 이에 대하여 연복리 </w:t>
      </w:r>
      <w:r w:rsidR="00261ECD">
        <w:t>7</w:t>
      </w:r>
      <w:r>
        <w:t>%</w:t>
      </w:r>
      <w:r>
        <w:rPr>
          <w:rFonts w:hint="eastAsia"/>
        </w:rPr>
        <w:t>의</w:t>
      </w:r>
      <w:r>
        <w:t xml:space="preserve"> </w:t>
      </w:r>
      <w:r>
        <w:rPr>
          <w:rFonts w:hint="eastAsia"/>
        </w:rPr>
        <w:lastRenderedPageBreak/>
        <w:t>비율로 산정한 금액을 합한 금원(</w:t>
      </w:r>
      <w:r>
        <w:t>“</w:t>
      </w:r>
      <w:r>
        <w:rPr>
          <w:rFonts w:hint="eastAsia"/>
        </w:rPr>
        <w:t>우선분배액</w:t>
      </w:r>
      <w:r>
        <w:t>”</w:t>
      </w:r>
      <w:r>
        <w:t>)</w:t>
      </w:r>
      <w:r>
        <w:rPr>
          <w:rFonts w:hint="eastAsia"/>
        </w:rPr>
        <w:t>에 대하여 이해관계인에 우선하여 잔여재산을 분배받는다.</w:t>
      </w:r>
      <w:r>
        <w:t xml:space="preserve"> </w:t>
      </w:r>
    </w:p>
    <w:p w14:paraId="085B0EB1" w14:textId="77777777" w:rsidR="007933EC" w:rsidRDefault="007933EC" w:rsidP="005D5505">
      <w:pPr>
        <w:pStyle w:val="a5"/>
        <w:numPr>
          <w:ilvl w:val="0"/>
          <w:numId w:val="66"/>
        </w:numPr>
        <w:spacing w:line="276" w:lineRule="auto"/>
        <w:rPr>
          <w:rFonts w:ascii="바탕" w:eastAsia="바탕"/>
          <w:color w:val="auto"/>
          <w:kern w:val="2"/>
          <w:szCs w:val="24"/>
        </w:rPr>
      </w:pPr>
      <w:r>
        <w:rPr>
          <w:rFonts w:hint="eastAsia"/>
        </w:rPr>
        <w:t>제1호에 따른 분배 후 남는 잔여재산이 있는 경우 투자자 및 이해관계인이 각자의 보유주식수에 비례하여 분배받는다.</w:t>
      </w:r>
      <w:r>
        <w:t xml:space="preserve"> </w:t>
      </w:r>
      <w:r>
        <w:rPr>
          <w:rFonts w:hint="eastAsia"/>
        </w:rPr>
        <w:t>이 경우 투자자는 제</w:t>
      </w:r>
      <w:r w:rsidR="0021184D">
        <w:rPr>
          <w:rFonts w:hint="eastAsia"/>
        </w:rPr>
        <w:t>9</w:t>
      </w:r>
      <w:r>
        <w:rPr>
          <w:rFonts w:hint="eastAsia"/>
        </w:rPr>
        <w:t>조에 따라 보통주로 전환하였을 경우 부여받을 수 있는 최대수량의 보통주를 보</w:t>
      </w:r>
      <w:r w:rsidRPr="00D55939">
        <w:rPr>
          <w:rFonts w:ascii="바탕" w:eastAsia="바탕" w:hint="eastAsia"/>
          <w:color w:val="auto"/>
          <w:kern w:val="2"/>
          <w:szCs w:val="24"/>
        </w:rPr>
        <w:t>유하는 것으로 간주한다.</w:t>
      </w:r>
    </w:p>
    <w:p w14:paraId="284F6296" w14:textId="65FF3F9F" w:rsidR="007933EC" w:rsidRPr="007933EC" w:rsidRDefault="007933EC" w:rsidP="005D5505">
      <w:pPr>
        <w:pStyle w:val="a5"/>
        <w:numPr>
          <w:ilvl w:val="0"/>
          <w:numId w:val="66"/>
        </w:numPr>
        <w:spacing w:line="276" w:lineRule="auto"/>
        <w:rPr>
          <w:rFonts w:ascii="바탕" w:eastAsia="바탕"/>
          <w:color w:val="auto"/>
          <w:kern w:val="2"/>
          <w:szCs w:val="24"/>
        </w:rPr>
      </w:pPr>
      <w:r>
        <w:rPr>
          <w:rFonts w:ascii="바탕" w:eastAsia="바탕" w:hint="eastAsia"/>
          <w:color w:val="auto"/>
          <w:kern w:val="2"/>
          <w:szCs w:val="24"/>
        </w:rPr>
        <w:t xml:space="preserve">다음 각목의 </w:t>
      </w:r>
      <w:r>
        <w:rPr>
          <w:rFonts w:ascii="바탕" w:eastAsia="바탕"/>
          <w:color w:val="auto"/>
          <w:kern w:val="2"/>
          <w:szCs w:val="24"/>
        </w:rPr>
        <w:t>1</w:t>
      </w:r>
      <w:r>
        <w:rPr>
          <w:rFonts w:ascii="바탕" w:eastAsia="바탕" w:hint="eastAsia"/>
          <w:color w:val="auto"/>
          <w:kern w:val="2"/>
          <w:szCs w:val="24"/>
        </w:rPr>
        <w:t>에 해당하는 사유가 발생하는 경우 이를 본</w:t>
      </w:r>
      <w:r w:rsidR="002348F4">
        <w:rPr>
          <w:rFonts w:ascii="바탕" w:eastAsia="바탕" w:hint="eastAsia"/>
          <w:color w:val="auto"/>
          <w:kern w:val="2"/>
          <w:szCs w:val="24"/>
        </w:rPr>
        <w:t>조</w:t>
      </w:r>
      <w:r>
        <w:rPr>
          <w:rFonts w:ascii="바탕" w:eastAsia="바탕" w:hint="eastAsia"/>
          <w:color w:val="auto"/>
          <w:kern w:val="2"/>
          <w:szCs w:val="24"/>
        </w:rPr>
        <w:t>의 청산으로 간주하여 제1호 및 제2호를 적용한다.</w:t>
      </w:r>
      <w:r>
        <w:rPr>
          <w:rFonts w:ascii="바탕" w:eastAsia="바탕"/>
          <w:color w:val="auto"/>
          <w:kern w:val="2"/>
          <w:szCs w:val="24"/>
        </w:rPr>
        <w:t xml:space="preserve"> </w:t>
      </w:r>
      <w:r>
        <w:rPr>
          <w:rFonts w:ascii="바탕" w:eastAsia="바탕" w:hint="eastAsia"/>
          <w:color w:val="auto"/>
          <w:kern w:val="2"/>
          <w:szCs w:val="24"/>
        </w:rPr>
        <w:t xml:space="preserve">이 경우 분배의 대상이 </w:t>
      </w:r>
      <w:r>
        <w:rPr>
          <w:rFonts w:hint="eastAsia"/>
        </w:rPr>
        <w:t xml:space="preserve">되는 잔여재산은 다음 각목의 </w:t>
      </w:r>
      <w:r>
        <w:t>1</w:t>
      </w:r>
      <w:r>
        <w:rPr>
          <w:rFonts w:hint="eastAsia"/>
        </w:rPr>
        <w:t>에 해당하는 사유 발생시의 회사의 총 기업가치 또는 해당 사유 발생으로 인한 총 거래금액(주식매매대금 등을 포함함)</w:t>
      </w:r>
      <w:r>
        <w:t xml:space="preserve"> </w:t>
      </w:r>
      <w:r>
        <w:rPr>
          <w:rFonts w:hint="eastAsia"/>
        </w:rPr>
        <w:t>중 투자자 및 이해관계인과 관련된 총 금액을 대상으로 산정한다.</w:t>
      </w:r>
      <w:ins w:id="333" w:author="지원 서" w:date="2023-12-22T11:48:00Z">
        <w:r w:rsidR="00E4170B">
          <w:t xml:space="preserve"> </w:t>
        </w:r>
        <w:commentRangeStart w:id="334"/>
        <w:r w:rsidR="00E4170B" w:rsidRPr="00BC734F">
          <w:rPr>
            <w:rFonts w:ascii="바탕" w:eastAsia="바탕"/>
            <w:color w:val="auto"/>
            <w:kern w:val="2"/>
            <w:szCs w:val="24"/>
            <w:highlight w:val="yellow"/>
            <w:rPrChange w:id="335" w:author="SL Partners" w:date="2023-12-23T23:15:00Z">
              <w:rPr>
                <w:rFonts w:ascii="Times New Roman"/>
                <w:sz w:val="22"/>
                <w:highlight w:val="yellow"/>
              </w:rPr>
            </w:rPrChange>
          </w:rPr>
          <w:t>[</w:t>
        </w:r>
        <w:r w:rsidR="00E4170B" w:rsidRPr="00BC734F">
          <w:rPr>
            <w:rFonts w:ascii="바탕" w:eastAsia="바탕" w:hint="eastAsia"/>
            <w:color w:val="auto"/>
            <w:kern w:val="2"/>
            <w:szCs w:val="24"/>
            <w:highlight w:val="yellow"/>
            <w:rPrChange w:id="336" w:author="SL Partners" w:date="2023-12-23T23:15:00Z">
              <w:rPr>
                <w:rFonts w:ascii="Times New Roman" w:hint="eastAsia"/>
                <w:sz w:val="22"/>
                <w:highlight w:val="yellow"/>
              </w:rPr>
            </w:rPrChange>
          </w:rPr>
          <w:t>본건</w:t>
        </w:r>
        <w:r w:rsidR="00E4170B" w:rsidRPr="00BC734F">
          <w:rPr>
            <w:rFonts w:ascii="바탕" w:eastAsia="바탕"/>
            <w:color w:val="auto"/>
            <w:kern w:val="2"/>
            <w:szCs w:val="24"/>
            <w:highlight w:val="yellow"/>
            <w:rPrChange w:id="337"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38" w:author="SL Partners" w:date="2023-12-23T23:15:00Z">
              <w:rPr>
                <w:rFonts w:ascii="Times New Roman" w:hint="eastAsia"/>
                <w:sz w:val="22"/>
                <w:highlight w:val="yellow"/>
              </w:rPr>
            </w:rPrChange>
          </w:rPr>
          <w:t>우선주식에</w:t>
        </w:r>
        <w:r w:rsidR="00E4170B" w:rsidRPr="00BC734F">
          <w:rPr>
            <w:rFonts w:ascii="바탕" w:eastAsia="바탕"/>
            <w:color w:val="auto"/>
            <w:kern w:val="2"/>
            <w:szCs w:val="24"/>
            <w:highlight w:val="yellow"/>
            <w:rPrChange w:id="339"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40" w:author="SL Partners" w:date="2023-12-23T23:15:00Z">
              <w:rPr>
                <w:rFonts w:ascii="Times New Roman" w:hint="eastAsia"/>
                <w:sz w:val="22"/>
                <w:highlight w:val="yellow"/>
              </w:rPr>
            </w:rPrChange>
          </w:rPr>
          <w:t>대한</w:t>
        </w:r>
        <w:r w:rsidR="00E4170B" w:rsidRPr="00BC734F">
          <w:rPr>
            <w:rFonts w:ascii="바탕" w:eastAsia="바탕"/>
            <w:color w:val="auto"/>
            <w:kern w:val="2"/>
            <w:szCs w:val="24"/>
            <w:highlight w:val="yellow"/>
            <w:rPrChange w:id="341"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42" w:author="SL Partners" w:date="2023-12-23T23:15:00Z">
              <w:rPr>
                <w:rFonts w:ascii="Times New Roman" w:hint="eastAsia"/>
                <w:sz w:val="22"/>
                <w:highlight w:val="yellow"/>
              </w:rPr>
            </w:rPrChange>
          </w:rPr>
          <w:t>우선</w:t>
        </w:r>
        <w:r w:rsidR="00E4170B" w:rsidRPr="00BC734F">
          <w:rPr>
            <w:rFonts w:ascii="바탕" w:eastAsia="바탕"/>
            <w:color w:val="auto"/>
            <w:kern w:val="2"/>
            <w:szCs w:val="24"/>
            <w:highlight w:val="yellow"/>
            <w:rPrChange w:id="343"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44" w:author="SL Partners" w:date="2023-12-23T23:15:00Z">
              <w:rPr>
                <w:rFonts w:ascii="Times New Roman" w:hint="eastAsia"/>
                <w:sz w:val="22"/>
                <w:highlight w:val="yellow"/>
              </w:rPr>
            </w:rPrChange>
          </w:rPr>
          <w:t>분배를</w:t>
        </w:r>
        <w:r w:rsidR="00E4170B" w:rsidRPr="00BC734F">
          <w:rPr>
            <w:rFonts w:ascii="바탕" w:eastAsia="바탕"/>
            <w:color w:val="auto"/>
            <w:kern w:val="2"/>
            <w:szCs w:val="24"/>
            <w:highlight w:val="yellow"/>
            <w:rPrChange w:id="345"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46" w:author="SL Partners" w:date="2023-12-23T23:15:00Z">
              <w:rPr>
                <w:rFonts w:ascii="Times New Roman" w:hint="eastAsia"/>
                <w:sz w:val="22"/>
                <w:highlight w:val="yellow"/>
              </w:rPr>
            </w:rPrChange>
          </w:rPr>
          <w:t>한</w:t>
        </w:r>
        <w:r w:rsidR="00E4170B" w:rsidRPr="00BC734F">
          <w:rPr>
            <w:rFonts w:ascii="바탕" w:eastAsia="바탕"/>
            <w:color w:val="auto"/>
            <w:kern w:val="2"/>
            <w:szCs w:val="24"/>
            <w:highlight w:val="yellow"/>
            <w:rPrChange w:id="347"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48" w:author="SL Partners" w:date="2023-12-23T23:15:00Z">
              <w:rPr>
                <w:rFonts w:ascii="Times New Roman" w:hint="eastAsia"/>
                <w:sz w:val="22"/>
                <w:highlight w:val="yellow"/>
              </w:rPr>
            </w:rPrChange>
          </w:rPr>
          <w:t>후</w:t>
        </w:r>
        <w:r w:rsidR="00E4170B" w:rsidRPr="00BC734F">
          <w:rPr>
            <w:rFonts w:ascii="바탕" w:eastAsia="바탕"/>
            <w:color w:val="auto"/>
            <w:kern w:val="2"/>
            <w:szCs w:val="24"/>
            <w:highlight w:val="yellow"/>
            <w:rPrChange w:id="349"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50" w:author="SL Partners" w:date="2023-12-23T23:15:00Z">
              <w:rPr>
                <w:rFonts w:ascii="Times New Roman" w:hint="eastAsia"/>
                <w:sz w:val="22"/>
                <w:highlight w:val="yellow"/>
              </w:rPr>
            </w:rPrChange>
          </w:rPr>
          <w:t>잔여재산이</w:t>
        </w:r>
        <w:r w:rsidR="00E4170B" w:rsidRPr="00BC734F">
          <w:rPr>
            <w:rFonts w:ascii="바탕" w:eastAsia="바탕"/>
            <w:color w:val="auto"/>
            <w:kern w:val="2"/>
            <w:szCs w:val="24"/>
            <w:highlight w:val="yellow"/>
            <w:rPrChange w:id="351"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52" w:author="SL Partners" w:date="2023-12-23T23:15:00Z">
              <w:rPr>
                <w:rFonts w:ascii="Times New Roman" w:hint="eastAsia"/>
                <w:sz w:val="22"/>
                <w:highlight w:val="yellow"/>
              </w:rPr>
            </w:rPrChange>
          </w:rPr>
          <w:t>남는</w:t>
        </w:r>
        <w:r w:rsidR="00E4170B" w:rsidRPr="00BC734F">
          <w:rPr>
            <w:rFonts w:ascii="바탕" w:eastAsia="바탕"/>
            <w:color w:val="auto"/>
            <w:kern w:val="2"/>
            <w:szCs w:val="24"/>
            <w:highlight w:val="yellow"/>
            <w:rPrChange w:id="353"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54" w:author="SL Partners" w:date="2023-12-23T23:15:00Z">
              <w:rPr>
                <w:rFonts w:ascii="Times New Roman" w:hint="eastAsia"/>
                <w:sz w:val="22"/>
                <w:highlight w:val="yellow"/>
              </w:rPr>
            </w:rPrChange>
          </w:rPr>
          <w:t>경우라</w:t>
        </w:r>
        <w:r w:rsidR="00E4170B" w:rsidRPr="00BC734F">
          <w:rPr>
            <w:rFonts w:ascii="바탕" w:eastAsia="바탕"/>
            <w:color w:val="auto"/>
            <w:kern w:val="2"/>
            <w:szCs w:val="24"/>
            <w:highlight w:val="yellow"/>
            <w:rPrChange w:id="355"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56" w:author="SL Partners" w:date="2023-12-23T23:15:00Z">
              <w:rPr>
                <w:rFonts w:ascii="Times New Roman" w:hint="eastAsia"/>
                <w:sz w:val="22"/>
                <w:highlight w:val="yellow"/>
              </w:rPr>
            </w:rPrChange>
          </w:rPr>
          <w:t>하더라도</w:t>
        </w:r>
        <w:r w:rsidR="00E4170B" w:rsidRPr="00BC734F">
          <w:rPr>
            <w:rFonts w:ascii="바탕" w:eastAsia="바탕"/>
            <w:color w:val="auto"/>
            <w:kern w:val="2"/>
            <w:szCs w:val="24"/>
            <w:highlight w:val="yellow"/>
            <w:rPrChange w:id="357"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58" w:author="SL Partners" w:date="2023-12-23T23:15:00Z">
              <w:rPr>
                <w:rFonts w:ascii="Times New Roman" w:hint="eastAsia"/>
                <w:sz w:val="22"/>
                <w:highlight w:val="yellow"/>
              </w:rPr>
            </w:rPrChange>
          </w:rPr>
          <w:t>본건</w:t>
        </w:r>
        <w:r w:rsidR="00E4170B" w:rsidRPr="00BC734F">
          <w:rPr>
            <w:rFonts w:ascii="바탕" w:eastAsia="바탕"/>
            <w:color w:val="auto"/>
            <w:kern w:val="2"/>
            <w:szCs w:val="24"/>
            <w:highlight w:val="yellow"/>
            <w:rPrChange w:id="359"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60" w:author="SL Partners" w:date="2023-12-23T23:15:00Z">
              <w:rPr>
                <w:rFonts w:ascii="Times New Roman" w:hint="eastAsia"/>
                <w:sz w:val="22"/>
                <w:highlight w:val="yellow"/>
              </w:rPr>
            </w:rPrChange>
          </w:rPr>
          <w:t>우선주식의</w:t>
        </w:r>
        <w:r w:rsidR="00E4170B" w:rsidRPr="00BC734F">
          <w:rPr>
            <w:rFonts w:ascii="바탕" w:eastAsia="바탕"/>
            <w:color w:val="auto"/>
            <w:kern w:val="2"/>
            <w:szCs w:val="24"/>
            <w:highlight w:val="yellow"/>
            <w:rPrChange w:id="361"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62" w:author="SL Partners" w:date="2023-12-23T23:15:00Z">
              <w:rPr>
                <w:rFonts w:ascii="Times New Roman" w:hint="eastAsia"/>
                <w:sz w:val="22"/>
                <w:highlight w:val="yellow"/>
              </w:rPr>
            </w:rPrChange>
          </w:rPr>
          <w:t>주주는</w:t>
        </w:r>
        <w:r w:rsidR="00E4170B" w:rsidRPr="00BC734F">
          <w:rPr>
            <w:rFonts w:ascii="바탕" w:eastAsia="바탕"/>
            <w:color w:val="auto"/>
            <w:kern w:val="2"/>
            <w:szCs w:val="24"/>
            <w:highlight w:val="yellow"/>
            <w:rPrChange w:id="363"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64" w:author="SL Partners" w:date="2023-12-23T23:15:00Z">
              <w:rPr>
                <w:rFonts w:ascii="Times New Roman" w:hint="eastAsia"/>
                <w:sz w:val="22"/>
                <w:highlight w:val="yellow"/>
              </w:rPr>
            </w:rPrChange>
          </w:rPr>
          <w:t>잔여재산</w:t>
        </w:r>
        <w:r w:rsidR="00E4170B" w:rsidRPr="00BC734F">
          <w:rPr>
            <w:rFonts w:ascii="바탕" w:eastAsia="바탕"/>
            <w:color w:val="auto"/>
            <w:kern w:val="2"/>
            <w:szCs w:val="24"/>
            <w:highlight w:val="yellow"/>
            <w:rPrChange w:id="365"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66" w:author="SL Partners" w:date="2023-12-23T23:15:00Z">
              <w:rPr>
                <w:rFonts w:ascii="Times New Roman" w:hint="eastAsia"/>
                <w:sz w:val="22"/>
                <w:highlight w:val="yellow"/>
              </w:rPr>
            </w:rPrChange>
          </w:rPr>
          <w:t>분배에</w:t>
        </w:r>
        <w:r w:rsidR="00E4170B" w:rsidRPr="00BC734F">
          <w:rPr>
            <w:rFonts w:ascii="바탕" w:eastAsia="바탕"/>
            <w:color w:val="auto"/>
            <w:kern w:val="2"/>
            <w:szCs w:val="24"/>
            <w:highlight w:val="yellow"/>
            <w:rPrChange w:id="367"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68" w:author="SL Partners" w:date="2023-12-23T23:15:00Z">
              <w:rPr>
                <w:rFonts w:ascii="Times New Roman" w:hint="eastAsia"/>
                <w:sz w:val="22"/>
                <w:highlight w:val="yellow"/>
              </w:rPr>
            </w:rPrChange>
          </w:rPr>
          <w:t>참가하지</w:t>
        </w:r>
        <w:r w:rsidR="00E4170B" w:rsidRPr="00BC734F">
          <w:rPr>
            <w:rFonts w:ascii="바탕" w:eastAsia="바탕"/>
            <w:color w:val="auto"/>
            <w:kern w:val="2"/>
            <w:szCs w:val="24"/>
            <w:highlight w:val="yellow"/>
            <w:rPrChange w:id="369"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70" w:author="SL Partners" w:date="2023-12-23T23:15:00Z">
              <w:rPr>
                <w:rFonts w:ascii="Times New Roman" w:hint="eastAsia"/>
                <w:sz w:val="22"/>
                <w:highlight w:val="yellow"/>
              </w:rPr>
            </w:rPrChange>
          </w:rPr>
          <w:t>아니하기로</w:t>
        </w:r>
        <w:r w:rsidR="00E4170B" w:rsidRPr="00BC734F">
          <w:rPr>
            <w:rFonts w:ascii="바탕" w:eastAsia="바탕"/>
            <w:color w:val="auto"/>
            <w:kern w:val="2"/>
            <w:szCs w:val="24"/>
            <w:highlight w:val="yellow"/>
            <w:rPrChange w:id="371" w:author="SL Partners" w:date="2023-12-23T23:15:00Z">
              <w:rPr>
                <w:rFonts w:ascii="Times New Roman"/>
                <w:sz w:val="22"/>
                <w:highlight w:val="yellow"/>
              </w:rPr>
            </w:rPrChange>
          </w:rPr>
          <w:t xml:space="preserve"> </w:t>
        </w:r>
        <w:r w:rsidR="00E4170B" w:rsidRPr="00BC734F">
          <w:rPr>
            <w:rFonts w:ascii="바탕" w:eastAsia="바탕" w:hint="eastAsia"/>
            <w:color w:val="auto"/>
            <w:kern w:val="2"/>
            <w:szCs w:val="24"/>
            <w:highlight w:val="yellow"/>
            <w:rPrChange w:id="372" w:author="SL Partners" w:date="2023-12-23T23:15:00Z">
              <w:rPr>
                <w:rFonts w:ascii="Times New Roman" w:hint="eastAsia"/>
                <w:sz w:val="22"/>
                <w:highlight w:val="yellow"/>
              </w:rPr>
            </w:rPrChange>
          </w:rPr>
          <w:t>한다</w:t>
        </w:r>
        <w:r w:rsidR="00E4170B" w:rsidRPr="00BC734F">
          <w:rPr>
            <w:rFonts w:ascii="바탕" w:eastAsia="바탕"/>
            <w:color w:val="auto"/>
            <w:kern w:val="2"/>
            <w:szCs w:val="24"/>
            <w:highlight w:val="yellow"/>
            <w:rPrChange w:id="373" w:author="SL Partners" w:date="2023-12-23T23:15:00Z">
              <w:rPr>
                <w:rFonts w:ascii="Times New Roman"/>
                <w:sz w:val="22"/>
                <w:highlight w:val="yellow"/>
              </w:rPr>
            </w:rPrChange>
          </w:rPr>
          <w:t>.]</w:t>
        </w:r>
      </w:ins>
      <w:commentRangeEnd w:id="334"/>
      <w:r w:rsidR="00146D25">
        <w:rPr>
          <w:rStyle w:val="a9"/>
          <w:rFonts w:ascii="바탕" w:eastAsia="바탕"/>
          <w:color w:val="auto"/>
          <w:kern w:val="2"/>
        </w:rPr>
        <w:commentReference w:id="334"/>
      </w:r>
    </w:p>
    <w:p w14:paraId="0885D682" w14:textId="67D9909F" w:rsidR="007933EC" w:rsidDel="00F73AA2" w:rsidRDefault="00F73AA2" w:rsidP="005D5505">
      <w:pPr>
        <w:pStyle w:val="a5"/>
        <w:numPr>
          <w:ilvl w:val="0"/>
          <w:numId w:val="67"/>
        </w:numPr>
        <w:spacing w:line="276" w:lineRule="auto"/>
        <w:rPr>
          <w:del w:id="374" w:author="SL Partners" w:date="2023-12-23T22:35:00Z"/>
        </w:rPr>
      </w:pPr>
      <w:commentRangeStart w:id="375"/>
      <w:ins w:id="376" w:author="SL Partners" w:date="2023-12-23T22:35:00Z">
        <w:r w:rsidRPr="00F73AA2">
          <w:rPr>
            <w:rFonts w:hint="eastAsia"/>
          </w:rPr>
          <w:t>법정 해산사유의 발생일(존립기간의 만료 기타 정관으로 정한 사유의 발생, 합병, 파산, 법원의 명령 또는 판결, 상법 제530조의2의 규정에 의한 회사의 분할 또는 분할합병, 주주총회의 결의)</w:t>
        </w:r>
      </w:ins>
      <w:del w:id="377" w:author="SL Partners" w:date="2023-12-23T22:35:00Z">
        <w:r w:rsidR="007933EC" w:rsidDel="00F73AA2">
          <w:rPr>
            <w:rFonts w:hint="eastAsia"/>
          </w:rPr>
          <w:delText xml:space="preserve">회사에 해산사유가 발생한 경우 </w:delText>
        </w:r>
      </w:del>
    </w:p>
    <w:p w14:paraId="1182EDAE" w14:textId="77777777" w:rsidR="007933EC" w:rsidRDefault="007933EC" w:rsidP="005D5505">
      <w:pPr>
        <w:pStyle w:val="a5"/>
        <w:numPr>
          <w:ilvl w:val="0"/>
          <w:numId w:val="67"/>
        </w:numPr>
        <w:spacing w:line="276" w:lineRule="auto"/>
      </w:pPr>
      <w:r>
        <w:rPr>
          <w:rFonts w:hint="eastAsia"/>
        </w:rPr>
        <w:t>회사 존속의 기초가 되는 자산으로서 그 처분이 회사의 영업양도나 폐지와 유사한 효과를 가져오는 중요한 자산의 전부 또는 실질적인 전부를 매도,</w:t>
      </w:r>
      <w:r>
        <w:t xml:space="preserve"> </w:t>
      </w:r>
      <w:r>
        <w:rPr>
          <w:rFonts w:hint="eastAsia"/>
        </w:rPr>
        <w:t>임대,</w:t>
      </w:r>
      <w:r>
        <w:t xml:space="preserve"> </w:t>
      </w:r>
      <w:r>
        <w:rPr>
          <w:rFonts w:hint="eastAsia"/>
        </w:rPr>
        <w:t>양도,</w:t>
      </w:r>
      <w:r>
        <w:t xml:space="preserve"> </w:t>
      </w:r>
      <w:r>
        <w:rPr>
          <w:rFonts w:hint="eastAsia"/>
        </w:rPr>
        <w:t>기타 방법에 의하여 처분한 경우(지식재산권이 제3자에게 독점적으로 허여되는 경우도 포함한다)</w:t>
      </w:r>
      <w:commentRangeEnd w:id="375"/>
      <w:r w:rsidR="00C20EB4">
        <w:rPr>
          <w:rStyle w:val="a9"/>
          <w:rFonts w:ascii="바탕" w:eastAsia="바탕"/>
          <w:color w:val="auto"/>
          <w:kern w:val="2"/>
        </w:rPr>
        <w:commentReference w:id="375"/>
      </w:r>
    </w:p>
    <w:p w14:paraId="66E4E561" w14:textId="2E267EC8" w:rsidR="007933EC" w:rsidRDefault="007933EC" w:rsidP="005D5505">
      <w:pPr>
        <w:pStyle w:val="a5"/>
        <w:numPr>
          <w:ilvl w:val="0"/>
          <w:numId w:val="67"/>
        </w:numPr>
        <w:spacing w:line="276" w:lineRule="auto"/>
      </w:pPr>
      <w:r>
        <w:rPr>
          <w:rFonts w:hint="eastAsia"/>
        </w:rPr>
        <w:t>회사가 일방 당사자가 되거나 기타의 방식으로 관련되는 합병,</w:t>
      </w:r>
      <w:r>
        <w:t xml:space="preserve"> </w:t>
      </w:r>
      <w:r>
        <w:rPr>
          <w:rFonts w:hint="eastAsia"/>
        </w:rPr>
        <w:t>분할,</w:t>
      </w:r>
      <w:r>
        <w:t xml:space="preserve"> </w:t>
      </w:r>
      <w:r>
        <w:rPr>
          <w:rFonts w:hint="eastAsia"/>
        </w:rPr>
        <w:t>주식의 포괄적 교환 또는 이전 또는 이와 유사한 거래로서,</w:t>
      </w:r>
      <w:r>
        <w:t xml:space="preserve"> </w:t>
      </w:r>
      <w:r>
        <w:rPr>
          <w:rFonts w:hint="eastAsia"/>
        </w:rPr>
        <w:t>그 거래의 결과 그 직전 발행되어 있던 회사의 의결권 있는 주식 총수가 당해 거래 직후 존속법인(흡수합병,</w:t>
      </w:r>
      <w:r>
        <w:t xml:space="preserve"> </w:t>
      </w:r>
      <w:r>
        <w:rPr>
          <w:rFonts w:hint="eastAsia"/>
        </w:rPr>
        <w:t>인적분할합병</w:t>
      </w:r>
      <w:r>
        <w:t xml:space="preserve">, </w:t>
      </w:r>
      <w:r>
        <w:rPr>
          <w:rFonts w:hint="eastAsia"/>
        </w:rPr>
        <w:t>주식양도의 경우)</w:t>
      </w:r>
      <w:r>
        <w:t xml:space="preserve"> </w:t>
      </w:r>
      <w:r>
        <w:rPr>
          <w:rFonts w:hint="eastAsia"/>
        </w:rPr>
        <w:t>또는 신설법인(신설합병,</w:t>
      </w:r>
      <w:r>
        <w:t xml:space="preserve"> </w:t>
      </w:r>
      <w:r>
        <w:rPr>
          <w:rFonts w:hint="eastAsia"/>
        </w:rPr>
        <w:t xml:space="preserve">인적분할의 경우)의 의결권 있는 발행주식 또는 지분 총수의 </w:t>
      </w:r>
      <w:r>
        <w:t xml:space="preserve">50% </w:t>
      </w:r>
      <w:r>
        <w:rPr>
          <w:rFonts w:hint="eastAsia"/>
        </w:rPr>
        <w:t>이상이 되지 못하거나 또는 그 비율 이상으로 전환 또는 교환될 수 없게 되는 경우,</w:t>
      </w:r>
      <w:r>
        <w:t xml:space="preserve"> </w:t>
      </w:r>
      <w:r>
        <w:rPr>
          <w:rFonts w:hint="eastAsia"/>
        </w:rPr>
        <w:t>또는</w:t>
      </w:r>
      <w:r>
        <w:t xml:space="preserve"> </w:t>
      </w:r>
      <w:r>
        <w:rPr>
          <w:rFonts w:hint="eastAsia"/>
        </w:rPr>
        <w:t>당해 거래 직후 존속법인(물적분할합병의 경우)</w:t>
      </w:r>
      <w:r>
        <w:t xml:space="preserve"> </w:t>
      </w:r>
      <w:r>
        <w:rPr>
          <w:rFonts w:hint="eastAsia"/>
        </w:rPr>
        <w:t xml:space="preserve">또는 신설법인(물적분할의 경우)의 발행주식 또는 지분 총수의 </w:t>
      </w:r>
      <w:r>
        <w:t xml:space="preserve">50% </w:t>
      </w:r>
      <w:r>
        <w:rPr>
          <w:rFonts w:hint="eastAsia"/>
        </w:rPr>
        <w:t xml:space="preserve">이상이 되지 못하거나 그 비율 이상으로 전환 또는 교환될 수 없게 되는 경우 </w:t>
      </w:r>
    </w:p>
    <w:p w14:paraId="7640AAC7" w14:textId="0AA0E7AA" w:rsidR="007933EC" w:rsidRDefault="007933EC" w:rsidP="005D5505">
      <w:pPr>
        <w:pStyle w:val="a5"/>
        <w:numPr>
          <w:ilvl w:val="0"/>
          <w:numId w:val="67"/>
        </w:numPr>
        <w:spacing w:line="276" w:lineRule="auto"/>
      </w:pPr>
      <w:r>
        <w:rPr>
          <w:rFonts w:hint="eastAsia"/>
        </w:rPr>
        <w:t>회사의 신규 지분증권 발행,</w:t>
      </w:r>
      <w:r>
        <w:t xml:space="preserve"> </w:t>
      </w:r>
      <w:r>
        <w:rPr>
          <w:rFonts w:hint="eastAsia"/>
        </w:rPr>
        <w:t>이해관계인의 보유주식 처분(이해관계인에 대한 공동매도권 행사로 인하여 같이 매도되는 다른 주주들의 주식 매각분도 포함함)</w:t>
      </w:r>
      <w:r>
        <w:t xml:space="preserve"> </w:t>
      </w:r>
      <w:r>
        <w:rPr>
          <w:rFonts w:hint="eastAsia"/>
        </w:rPr>
        <w:t>및/또는 회사가 보유하는 지분증권의 처분 등으로 인하여 회사의 경영권이 이전되는 결과가 발생하는 경우.</w:t>
      </w:r>
      <w:r>
        <w:t xml:space="preserve"> </w:t>
      </w:r>
      <w:r>
        <w:rPr>
          <w:rFonts w:hint="eastAsia"/>
        </w:rPr>
        <w:t>이때 회사의 경영권 이전이라 함은 주식의 양수인(신주인수인을 포함함)이 회사 발행의 지분증권 총수(주식연계증권의 경우는 당해 증권이 주식으로 전환</w:t>
      </w:r>
      <w:r>
        <w:t xml:space="preserve">, </w:t>
      </w:r>
      <w:r>
        <w:rPr>
          <w:rFonts w:hint="eastAsia"/>
        </w:rPr>
        <w:t xml:space="preserve">행사 또는 교환된 것을 전제로 하여 산정된 주식수를 기준으로 한다)의 </w:t>
      </w:r>
      <w:r>
        <w:t xml:space="preserve">50% </w:t>
      </w:r>
      <w:r>
        <w:rPr>
          <w:rFonts w:hint="eastAsia"/>
        </w:rPr>
        <w:t>이상을 자기의 계산으로 직</w:t>
      </w:r>
      <w:r>
        <w:rPr>
          <w:rFonts w:hAnsi="BatangChe" w:hint="eastAsia"/>
        </w:rPr>
        <w:t>·</w:t>
      </w:r>
      <w:r>
        <w:rPr>
          <w:rFonts w:hint="eastAsia"/>
        </w:rPr>
        <w:t>간접으로 취득 또는 보유하거나</w:t>
      </w:r>
      <w:r>
        <w:t xml:space="preserve">, </w:t>
      </w:r>
      <w:r>
        <w:rPr>
          <w:rFonts w:hint="eastAsia"/>
        </w:rPr>
        <w:t>회사의 이사 과반수 또는 대표이사를 지명하거나 기타의 방법으로 회사의 경영을 사실상 지배하게 되는 결과를 가져오는 일련의 거래를 말한다.</w:t>
      </w:r>
      <w:r>
        <w:t xml:space="preserve"> </w:t>
      </w:r>
    </w:p>
    <w:p w14:paraId="29E48DC1" w14:textId="77777777" w:rsidR="007933EC" w:rsidRDefault="007933EC" w:rsidP="007933EC">
      <w:pPr>
        <w:pStyle w:val="a6"/>
        <w:numPr>
          <w:ilvl w:val="0"/>
          <w:numId w:val="13"/>
        </w:numPr>
        <w:spacing w:line="276" w:lineRule="auto"/>
        <w:ind w:leftChars="0"/>
        <w:rPr>
          <w:ins w:id="378" w:author="지원 서" w:date="2023-12-22T11:49:00Z"/>
        </w:rPr>
      </w:pPr>
      <w:r>
        <w:rPr>
          <w:rFonts w:hint="eastAsia"/>
        </w:rPr>
        <w:t>제1항 내지 제2항에 따라 분배될 재산이 금전 이외의 경제적 가치가 있는 자산인 경우,</w:t>
      </w:r>
      <w:r>
        <w:t xml:space="preserve"> </w:t>
      </w:r>
      <w:r>
        <w:rPr>
          <w:rFonts w:hint="eastAsia"/>
        </w:rPr>
        <w:t>그 자산의 가치는 신의성실의 원칙에 따라 평가한 공정가액을 기준으로 한다.</w:t>
      </w:r>
      <w:r>
        <w:t xml:space="preserve"> </w:t>
      </w:r>
      <w:r>
        <w:rPr>
          <w:rFonts w:hint="eastAsia"/>
        </w:rPr>
        <w:t>이때 공정가액에 대한 이의가 있는 경우,</w:t>
      </w:r>
      <w:r>
        <w:t xml:space="preserve"> </w:t>
      </w:r>
      <w:r w:rsidR="0069342E">
        <w:rPr>
          <w:rFonts w:hint="eastAsia"/>
        </w:rPr>
        <w:t>본건 종류주식의 주주 및 보통주주(또는 투자자 및 이해관계인)가 각각 선임한 회계법인 또는 감정평가법인의 평가액의 평균액을 공정가액으로 할 수 있으며,</w:t>
      </w:r>
      <w:r w:rsidR="0069342E">
        <w:t xml:space="preserve"> </w:t>
      </w:r>
      <w:r w:rsidR="0069342E">
        <w:rPr>
          <w:rFonts w:hint="eastAsia"/>
        </w:rPr>
        <w:t>동 절차에 소요되는 비용은 회사가 부담한다.</w:t>
      </w:r>
      <w:r w:rsidR="0069342E">
        <w:t xml:space="preserve"> </w:t>
      </w:r>
    </w:p>
    <w:p w14:paraId="07761921" w14:textId="657C4A8C" w:rsidR="001024A1" w:rsidRPr="005948B6" w:rsidDel="00603FA1" w:rsidRDefault="001024A1">
      <w:pPr>
        <w:pStyle w:val="a6"/>
        <w:numPr>
          <w:ilvl w:val="0"/>
          <w:numId w:val="13"/>
        </w:numPr>
        <w:spacing w:line="276" w:lineRule="auto"/>
        <w:ind w:leftChars="0"/>
        <w:rPr>
          <w:ins w:id="379" w:author="지원 서" w:date="2023-12-22T11:49:00Z"/>
          <w:del w:id="380" w:author="SL Partners" w:date="2023-12-23T23:16:00Z"/>
          <w:rFonts w:ascii="Times New Roman"/>
          <w:sz w:val="22"/>
          <w:szCs w:val="22"/>
        </w:rPr>
        <w:pPrChange w:id="381" w:author="지원 서" w:date="2023-12-22T11:49:00Z">
          <w:pPr>
            <w:numPr>
              <w:ilvl w:val="1"/>
              <w:numId w:val="13"/>
            </w:numPr>
            <w:snapToGrid w:val="0"/>
            <w:spacing w:before="180" w:after="180" w:line="360" w:lineRule="atLeast"/>
            <w:ind w:left="800" w:hanging="400"/>
          </w:pPr>
        </w:pPrChange>
      </w:pPr>
      <w:ins w:id="382" w:author="지원 서" w:date="2023-12-22T11:49:00Z">
        <w:del w:id="383" w:author="SL Partners" w:date="2023-12-23T23:16:00Z">
          <w:r w:rsidRPr="005948B6" w:rsidDel="00603FA1">
            <w:rPr>
              <w:rFonts w:ascii="Times New Roman"/>
              <w:sz w:val="22"/>
              <w:szCs w:val="22"/>
            </w:rPr>
            <w:delText>회사가</w:delText>
          </w:r>
          <w:r w:rsidRPr="005948B6" w:rsidDel="00603FA1">
            <w:rPr>
              <w:rFonts w:ascii="Times New Roman"/>
              <w:sz w:val="22"/>
              <w:szCs w:val="22"/>
            </w:rPr>
            <w:delText xml:space="preserve"> </w:delText>
          </w:r>
          <w:r w:rsidRPr="005948B6" w:rsidDel="00603FA1">
            <w:rPr>
              <w:rFonts w:ascii="Times New Roman"/>
              <w:sz w:val="22"/>
              <w:szCs w:val="22"/>
            </w:rPr>
            <w:delText>본</w:delText>
          </w:r>
          <w:r w:rsidRPr="005948B6" w:rsidDel="00603FA1">
            <w:rPr>
              <w:rFonts w:ascii="Times New Roman"/>
              <w:sz w:val="22"/>
              <w:szCs w:val="22"/>
            </w:rPr>
            <w:delText xml:space="preserve"> </w:delText>
          </w:r>
          <w:r w:rsidRPr="005948B6" w:rsidDel="00603FA1">
            <w:rPr>
              <w:rFonts w:ascii="Times New Roman"/>
              <w:sz w:val="22"/>
              <w:szCs w:val="22"/>
            </w:rPr>
            <w:delText>조</w:delText>
          </w:r>
          <w:r w:rsidRPr="005948B6" w:rsidDel="00603FA1">
            <w:rPr>
              <w:rFonts w:ascii="Times New Roman"/>
              <w:sz w:val="22"/>
              <w:szCs w:val="22"/>
            </w:rPr>
            <w:delText xml:space="preserve"> </w:delText>
          </w:r>
          <w:r w:rsidRPr="005948B6" w:rsidDel="00603FA1">
            <w:rPr>
              <w:rFonts w:ascii="Times New Roman"/>
              <w:sz w:val="22"/>
              <w:szCs w:val="22"/>
            </w:rPr>
            <w:delText>제</w:delText>
          </w:r>
          <w:r w:rsidRPr="005948B6" w:rsidDel="00603FA1">
            <w:rPr>
              <w:rFonts w:ascii="Times New Roman"/>
              <w:sz w:val="22"/>
              <w:szCs w:val="22"/>
            </w:rPr>
            <w:delText>(1)</w:delText>
          </w:r>
          <w:r w:rsidRPr="005948B6" w:rsidDel="00603FA1">
            <w:rPr>
              <w:rFonts w:ascii="Times New Roman"/>
              <w:sz w:val="22"/>
              <w:szCs w:val="22"/>
            </w:rPr>
            <w:delText>항</w:delText>
          </w:r>
          <w:r w:rsidRPr="005948B6" w:rsidDel="00603FA1">
            <w:rPr>
              <w:rFonts w:ascii="Times New Roman"/>
              <w:sz w:val="22"/>
              <w:szCs w:val="22"/>
            </w:rPr>
            <w:delText xml:space="preserve"> </w:delText>
          </w:r>
          <w:r w:rsidRPr="005948B6" w:rsidDel="00603FA1">
            <w:rPr>
              <w:rFonts w:ascii="Times New Roman"/>
              <w:sz w:val="22"/>
              <w:szCs w:val="22"/>
            </w:rPr>
            <w:delText>또는</w:delText>
          </w:r>
          <w:r w:rsidRPr="005948B6" w:rsidDel="00603FA1">
            <w:rPr>
              <w:rFonts w:ascii="Times New Roman"/>
              <w:sz w:val="22"/>
              <w:szCs w:val="22"/>
            </w:rPr>
            <w:delText xml:space="preserve"> </w:delText>
          </w:r>
          <w:r w:rsidRPr="005948B6" w:rsidDel="00603FA1">
            <w:rPr>
              <w:rFonts w:ascii="Times New Roman"/>
              <w:sz w:val="22"/>
              <w:szCs w:val="22"/>
            </w:rPr>
            <w:delText>제</w:delText>
          </w:r>
          <w:r w:rsidRPr="005948B6" w:rsidDel="00603FA1">
            <w:rPr>
              <w:rFonts w:ascii="Times New Roman"/>
              <w:sz w:val="22"/>
              <w:szCs w:val="22"/>
            </w:rPr>
            <w:delText>(2)</w:delText>
          </w:r>
          <w:r w:rsidRPr="005948B6" w:rsidDel="00603FA1">
            <w:rPr>
              <w:rFonts w:ascii="Times New Roman"/>
              <w:sz w:val="22"/>
              <w:szCs w:val="22"/>
            </w:rPr>
            <w:delText>항에</w:delText>
          </w:r>
          <w:r w:rsidRPr="005948B6" w:rsidDel="00603FA1">
            <w:rPr>
              <w:rFonts w:ascii="Times New Roman"/>
              <w:sz w:val="22"/>
              <w:szCs w:val="22"/>
            </w:rPr>
            <w:delText xml:space="preserve"> </w:delText>
          </w:r>
          <w:r w:rsidRPr="005948B6" w:rsidDel="00603FA1">
            <w:rPr>
              <w:rFonts w:ascii="Times New Roman"/>
              <w:sz w:val="22"/>
              <w:szCs w:val="22"/>
            </w:rPr>
            <w:delText>따라</w:delText>
          </w:r>
          <w:r w:rsidRPr="005948B6" w:rsidDel="00603FA1">
            <w:rPr>
              <w:rFonts w:ascii="Times New Roman"/>
              <w:sz w:val="22"/>
              <w:szCs w:val="22"/>
            </w:rPr>
            <w:delText xml:space="preserve"> </w:delText>
          </w:r>
          <w:r w:rsidRPr="005948B6" w:rsidDel="00603FA1">
            <w:rPr>
              <w:rFonts w:ascii="Times New Roman"/>
              <w:sz w:val="22"/>
              <w:szCs w:val="22"/>
            </w:rPr>
            <w:delText>분배하는</w:delText>
          </w:r>
          <w:r w:rsidRPr="005948B6" w:rsidDel="00603FA1">
            <w:rPr>
              <w:rFonts w:ascii="Times New Roman"/>
              <w:sz w:val="22"/>
              <w:szCs w:val="22"/>
            </w:rPr>
            <w:delText xml:space="preserve"> </w:delText>
          </w:r>
          <w:r w:rsidRPr="005948B6" w:rsidDel="00603FA1">
            <w:rPr>
              <w:rFonts w:ascii="Times New Roman"/>
              <w:sz w:val="22"/>
              <w:szCs w:val="22"/>
            </w:rPr>
            <w:delText>재산이</w:delText>
          </w:r>
          <w:r w:rsidRPr="005948B6" w:rsidDel="00603FA1">
            <w:rPr>
              <w:rFonts w:ascii="Times New Roman"/>
              <w:sz w:val="22"/>
              <w:szCs w:val="22"/>
            </w:rPr>
            <w:delText xml:space="preserve"> (i) </w:delText>
          </w:r>
          <w:r w:rsidRPr="005948B6" w:rsidDel="00603FA1">
            <w:rPr>
              <w:rFonts w:ascii="Times New Roman"/>
              <w:sz w:val="22"/>
              <w:szCs w:val="22"/>
            </w:rPr>
            <w:delText>본건</w:delText>
          </w:r>
          <w:r w:rsidRPr="005948B6" w:rsidDel="00603FA1">
            <w:rPr>
              <w:rFonts w:ascii="Times New Roman"/>
              <w:sz w:val="22"/>
              <w:szCs w:val="22"/>
            </w:rPr>
            <w:delText xml:space="preserve"> </w:delText>
          </w:r>
          <w:r w:rsidRPr="005948B6" w:rsidDel="00603FA1">
            <w:rPr>
              <w:rFonts w:ascii="Times New Roman"/>
              <w:sz w:val="22"/>
              <w:szCs w:val="22"/>
            </w:rPr>
            <w:delText>우선주식의</w:delText>
          </w:r>
          <w:r w:rsidRPr="005948B6" w:rsidDel="00603FA1">
            <w:rPr>
              <w:rFonts w:ascii="Times New Roman"/>
              <w:sz w:val="22"/>
              <w:szCs w:val="22"/>
            </w:rPr>
            <w:delText xml:space="preserve"> </w:delText>
          </w:r>
          <w:r w:rsidRPr="005948B6" w:rsidDel="00603FA1">
            <w:rPr>
              <w:rFonts w:ascii="Times New Roman"/>
              <w:sz w:val="22"/>
              <w:szCs w:val="22"/>
            </w:rPr>
            <w:delText>인수가액과</w:delText>
          </w:r>
          <w:r w:rsidRPr="005948B6" w:rsidDel="00603FA1">
            <w:rPr>
              <w:rFonts w:ascii="Times New Roman"/>
              <w:sz w:val="22"/>
              <w:szCs w:val="22"/>
            </w:rPr>
            <w:delText xml:space="preserve"> </w:delText>
          </w:r>
          <w:r w:rsidRPr="005948B6" w:rsidDel="00603FA1">
            <w:rPr>
              <w:rFonts w:ascii="Times New Roman"/>
              <w:sz w:val="22"/>
              <w:szCs w:val="22"/>
            </w:rPr>
            <w:delText>미지급된</w:delText>
          </w:r>
          <w:r w:rsidRPr="005948B6" w:rsidDel="00603FA1">
            <w:rPr>
              <w:rFonts w:ascii="Times New Roman"/>
              <w:sz w:val="22"/>
              <w:szCs w:val="22"/>
            </w:rPr>
            <w:delText xml:space="preserve"> </w:delText>
          </w:r>
          <w:r w:rsidRPr="005948B6" w:rsidDel="00603FA1">
            <w:rPr>
              <w:rFonts w:ascii="Times New Roman"/>
              <w:sz w:val="22"/>
              <w:szCs w:val="22"/>
            </w:rPr>
            <w:delText>배당금과</w:delText>
          </w:r>
          <w:r w:rsidRPr="005948B6" w:rsidDel="00603FA1">
            <w:rPr>
              <w:rFonts w:ascii="Times New Roman"/>
              <w:sz w:val="22"/>
              <w:szCs w:val="22"/>
            </w:rPr>
            <w:delText xml:space="preserve"> (ii) </w:delText>
          </w:r>
          <w:r w:rsidRPr="005948B6" w:rsidDel="00603FA1">
            <w:rPr>
              <w:rFonts w:ascii="Times New Roman"/>
              <w:sz w:val="22"/>
              <w:szCs w:val="22"/>
            </w:rPr>
            <w:delText>회사가</w:delText>
          </w:r>
          <w:r w:rsidRPr="005948B6" w:rsidDel="00603FA1">
            <w:rPr>
              <w:rFonts w:ascii="Times New Roman"/>
              <w:sz w:val="22"/>
              <w:szCs w:val="22"/>
            </w:rPr>
            <w:delText xml:space="preserve"> </w:delText>
          </w:r>
          <w:r w:rsidRPr="005948B6" w:rsidDel="00603FA1">
            <w:rPr>
              <w:rFonts w:ascii="Times New Roman"/>
              <w:sz w:val="22"/>
              <w:szCs w:val="22"/>
            </w:rPr>
            <w:delText>정관</w:delText>
          </w:r>
          <w:r w:rsidRPr="005948B6" w:rsidDel="00603FA1">
            <w:rPr>
              <w:rFonts w:ascii="Times New Roman"/>
              <w:sz w:val="22"/>
              <w:szCs w:val="22"/>
            </w:rPr>
            <w:delText xml:space="preserve"> </w:delText>
          </w:r>
          <w:r w:rsidRPr="005948B6" w:rsidDel="00603FA1">
            <w:rPr>
              <w:rFonts w:ascii="Times New Roman"/>
              <w:sz w:val="22"/>
              <w:szCs w:val="22"/>
            </w:rPr>
            <w:delText>및</w:delText>
          </w:r>
          <w:r w:rsidRPr="005948B6" w:rsidDel="00603FA1">
            <w:rPr>
              <w:rFonts w:ascii="Times New Roman"/>
              <w:sz w:val="22"/>
              <w:szCs w:val="22"/>
            </w:rPr>
            <w:delText xml:space="preserve"> </w:delText>
          </w:r>
          <w:r w:rsidRPr="005948B6" w:rsidDel="00603FA1">
            <w:rPr>
              <w:rFonts w:ascii="Times New Roman"/>
              <w:sz w:val="22"/>
              <w:szCs w:val="22"/>
            </w:rPr>
            <w:delText>관련</w:delText>
          </w:r>
          <w:r w:rsidRPr="005948B6" w:rsidDel="00603FA1">
            <w:rPr>
              <w:rFonts w:ascii="Times New Roman"/>
              <w:sz w:val="22"/>
              <w:szCs w:val="22"/>
            </w:rPr>
            <w:delText xml:space="preserve"> </w:delText>
          </w:r>
          <w:r w:rsidRPr="005948B6" w:rsidDel="00603FA1">
            <w:rPr>
              <w:rFonts w:ascii="Times New Roman"/>
              <w:sz w:val="22"/>
              <w:szCs w:val="22"/>
            </w:rPr>
            <w:delText>계약에</w:delText>
          </w:r>
          <w:r w:rsidRPr="005948B6" w:rsidDel="00603FA1">
            <w:rPr>
              <w:rFonts w:ascii="Times New Roman"/>
              <w:sz w:val="22"/>
              <w:szCs w:val="22"/>
            </w:rPr>
            <w:delText xml:space="preserve"> </w:delText>
          </w:r>
          <w:r w:rsidRPr="005948B6" w:rsidDel="00603FA1">
            <w:rPr>
              <w:rFonts w:ascii="Times New Roman"/>
              <w:sz w:val="22"/>
              <w:szCs w:val="22"/>
            </w:rPr>
            <w:delText>따라</w:delText>
          </w:r>
          <w:r w:rsidRPr="005948B6" w:rsidDel="00603FA1">
            <w:rPr>
              <w:rFonts w:ascii="Times New Roman"/>
              <w:sz w:val="22"/>
              <w:szCs w:val="22"/>
            </w:rPr>
            <w:delText xml:space="preserve"> </w:delText>
          </w:r>
          <w:r w:rsidRPr="005948B6" w:rsidDel="00603FA1">
            <w:rPr>
              <w:rFonts w:ascii="Times New Roman"/>
              <w:sz w:val="22"/>
              <w:szCs w:val="22"/>
            </w:rPr>
            <w:delText>다른</w:delText>
          </w:r>
          <w:r w:rsidRPr="005948B6" w:rsidDel="00603FA1">
            <w:rPr>
              <w:rFonts w:ascii="Times New Roman"/>
              <w:sz w:val="22"/>
              <w:szCs w:val="22"/>
            </w:rPr>
            <w:delText xml:space="preserve"> </w:delText>
          </w:r>
          <w:r w:rsidRPr="005948B6" w:rsidDel="00603FA1">
            <w:rPr>
              <w:rFonts w:ascii="Times New Roman"/>
              <w:sz w:val="22"/>
              <w:szCs w:val="22"/>
              <w:highlight w:val="yellow"/>
            </w:rPr>
            <w:delText>[</w:delText>
          </w:r>
          <w:r w:rsidRPr="005948B6" w:rsidDel="00603FA1">
            <w:rPr>
              <w:rFonts w:ascii="Times New Roman"/>
              <w:sz w:val="22"/>
              <w:szCs w:val="22"/>
              <w:highlight w:val="yellow"/>
            </w:rPr>
            <w:delText>우선주식</w:delText>
          </w:r>
          <w:r w:rsidRPr="005948B6" w:rsidDel="00603FA1">
            <w:rPr>
              <w:rFonts w:ascii="Times New Roman"/>
              <w:sz w:val="22"/>
              <w:szCs w:val="22"/>
              <w:highlight w:val="yellow"/>
            </w:rPr>
            <w:delText>]</w:delText>
          </w:r>
          <w:r w:rsidRPr="005948B6" w:rsidDel="00603FA1">
            <w:rPr>
              <w:rFonts w:ascii="Times New Roman"/>
              <w:sz w:val="22"/>
              <w:szCs w:val="22"/>
            </w:rPr>
            <w:delText>에</w:delText>
          </w:r>
          <w:r w:rsidRPr="005948B6" w:rsidDel="00603FA1">
            <w:rPr>
              <w:rFonts w:ascii="Times New Roman"/>
              <w:sz w:val="22"/>
              <w:szCs w:val="22"/>
            </w:rPr>
            <w:delText xml:space="preserve"> </w:delText>
          </w:r>
          <w:r w:rsidRPr="005948B6" w:rsidDel="00603FA1">
            <w:rPr>
              <w:rFonts w:ascii="Times New Roman"/>
              <w:sz w:val="22"/>
              <w:szCs w:val="22"/>
            </w:rPr>
            <w:delText>대하여</w:delText>
          </w:r>
          <w:r w:rsidRPr="005948B6" w:rsidDel="00603FA1">
            <w:rPr>
              <w:rFonts w:ascii="Times New Roman"/>
              <w:sz w:val="22"/>
              <w:szCs w:val="22"/>
            </w:rPr>
            <w:delText xml:space="preserve"> </w:delText>
          </w:r>
          <w:r w:rsidRPr="005948B6" w:rsidDel="00603FA1">
            <w:rPr>
              <w:rFonts w:ascii="Times New Roman"/>
              <w:sz w:val="22"/>
              <w:szCs w:val="22"/>
            </w:rPr>
            <w:delText>지급하여야</w:delText>
          </w:r>
          <w:r w:rsidRPr="005948B6" w:rsidDel="00603FA1">
            <w:rPr>
              <w:rFonts w:ascii="Times New Roman"/>
              <w:sz w:val="22"/>
              <w:szCs w:val="22"/>
            </w:rPr>
            <w:delText xml:space="preserve"> </w:delText>
          </w:r>
          <w:r w:rsidRPr="005948B6" w:rsidDel="00603FA1">
            <w:rPr>
              <w:rFonts w:ascii="Times New Roman"/>
              <w:sz w:val="22"/>
              <w:szCs w:val="22"/>
            </w:rPr>
            <w:delText>하는</w:delText>
          </w:r>
          <w:r w:rsidRPr="005948B6" w:rsidDel="00603FA1">
            <w:rPr>
              <w:rFonts w:ascii="Times New Roman"/>
              <w:sz w:val="22"/>
              <w:szCs w:val="22"/>
            </w:rPr>
            <w:delText xml:space="preserve"> </w:delText>
          </w:r>
          <w:r w:rsidRPr="005948B6" w:rsidDel="00603FA1">
            <w:rPr>
              <w:rFonts w:ascii="Times New Roman"/>
              <w:sz w:val="22"/>
              <w:szCs w:val="22"/>
            </w:rPr>
            <w:delText>금액의</w:delText>
          </w:r>
          <w:r w:rsidRPr="005948B6" w:rsidDel="00603FA1">
            <w:rPr>
              <w:rFonts w:ascii="Times New Roman"/>
              <w:sz w:val="22"/>
              <w:szCs w:val="22"/>
            </w:rPr>
            <w:delText xml:space="preserve"> </w:delText>
          </w:r>
          <w:r w:rsidRPr="005948B6" w:rsidDel="00603FA1">
            <w:rPr>
              <w:rFonts w:ascii="Times New Roman"/>
              <w:sz w:val="22"/>
              <w:szCs w:val="22"/>
            </w:rPr>
            <w:delText>합계액을</w:delText>
          </w:r>
          <w:r w:rsidRPr="005948B6" w:rsidDel="00603FA1">
            <w:rPr>
              <w:rFonts w:ascii="Times New Roman"/>
              <w:sz w:val="22"/>
              <w:szCs w:val="22"/>
            </w:rPr>
            <w:delText xml:space="preserve"> </w:delText>
          </w:r>
          <w:r w:rsidRPr="005948B6" w:rsidDel="00603FA1">
            <w:rPr>
              <w:rFonts w:ascii="Times New Roman"/>
              <w:sz w:val="22"/>
              <w:szCs w:val="22"/>
            </w:rPr>
            <w:delText>전부</w:delText>
          </w:r>
          <w:r w:rsidRPr="005948B6" w:rsidDel="00603FA1">
            <w:rPr>
              <w:rFonts w:ascii="Times New Roman"/>
              <w:sz w:val="22"/>
              <w:szCs w:val="22"/>
            </w:rPr>
            <w:delText xml:space="preserve"> </w:delText>
          </w:r>
          <w:r w:rsidRPr="005948B6" w:rsidDel="00603FA1">
            <w:rPr>
              <w:rFonts w:ascii="Times New Roman"/>
              <w:sz w:val="22"/>
              <w:szCs w:val="22"/>
            </w:rPr>
            <w:delText>지급하기에</w:delText>
          </w:r>
          <w:r w:rsidRPr="005948B6" w:rsidDel="00603FA1">
            <w:rPr>
              <w:rFonts w:ascii="Times New Roman"/>
              <w:sz w:val="22"/>
              <w:szCs w:val="22"/>
            </w:rPr>
            <w:delText xml:space="preserve"> </w:delText>
          </w:r>
          <w:r w:rsidRPr="005948B6" w:rsidDel="00603FA1">
            <w:rPr>
              <w:rFonts w:ascii="Times New Roman"/>
              <w:sz w:val="22"/>
              <w:szCs w:val="22"/>
            </w:rPr>
            <w:delText>부족한</w:delText>
          </w:r>
          <w:r w:rsidRPr="005948B6" w:rsidDel="00603FA1">
            <w:rPr>
              <w:rFonts w:ascii="Times New Roman"/>
              <w:sz w:val="22"/>
              <w:szCs w:val="22"/>
            </w:rPr>
            <w:delText xml:space="preserve"> </w:delText>
          </w:r>
          <w:r w:rsidRPr="005948B6" w:rsidDel="00603FA1">
            <w:rPr>
              <w:rFonts w:ascii="Times New Roman"/>
              <w:sz w:val="22"/>
              <w:szCs w:val="22"/>
            </w:rPr>
            <w:delText>경우</w:delText>
          </w:r>
          <w:r w:rsidRPr="005948B6" w:rsidDel="00603FA1">
            <w:rPr>
              <w:rFonts w:ascii="Times New Roman"/>
              <w:sz w:val="22"/>
              <w:szCs w:val="22"/>
            </w:rPr>
            <w:delText xml:space="preserve">, </w:delText>
          </w:r>
          <w:r w:rsidRPr="005948B6" w:rsidDel="00603FA1">
            <w:rPr>
              <w:rFonts w:ascii="Times New Roman"/>
              <w:sz w:val="22"/>
              <w:szCs w:val="22"/>
            </w:rPr>
            <w:delText>본건</w:delText>
          </w:r>
          <w:r w:rsidRPr="005948B6" w:rsidDel="00603FA1">
            <w:rPr>
              <w:rFonts w:ascii="Times New Roman"/>
              <w:sz w:val="22"/>
              <w:szCs w:val="22"/>
            </w:rPr>
            <w:delText xml:space="preserve"> </w:delText>
          </w:r>
          <w:r w:rsidRPr="005948B6" w:rsidDel="00603FA1">
            <w:rPr>
              <w:rFonts w:ascii="Times New Roman"/>
              <w:sz w:val="22"/>
              <w:szCs w:val="22"/>
            </w:rPr>
            <w:delText>우선주식의</w:delText>
          </w:r>
          <w:r w:rsidRPr="005948B6" w:rsidDel="00603FA1">
            <w:rPr>
              <w:rFonts w:ascii="Times New Roman"/>
              <w:sz w:val="22"/>
              <w:szCs w:val="22"/>
            </w:rPr>
            <w:delText xml:space="preserve"> </w:delText>
          </w:r>
          <w:r w:rsidRPr="005948B6" w:rsidDel="00603FA1">
            <w:rPr>
              <w:rFonts w:ascii="Times New Roman"/>
              <w:sz w:val="22"/>
              <w:szCs w:val="22"/>
            </w:rPr>
            <w:delText>주주</w:delText>
          </w:r>
          <w:r w:rsidRPr="005948B6" w:rsidDel="00603FA1">
            <w:rPr>
              <w:rFonts w:ascii="Times New Roman"/>
              <w:sz w:val="22"/>
              <w:szCs w:val="22"/>
            </w:rPr>
            <w:delText xml:space="preserve"> </w:delText>
          </w:r>
          <w:r w:rsidRPr="005948B6" w:rsidDel="00603FA1">
            <w:rPr>
              <w:rFonts w:ascii="Times New Roman"/>
              <w:sz w:val="22"/>
              <w:szCs w:val="22"/>
            </w:rPr>
            <w:delText>및</w:delText>
          </w:r>
          <w:r w:rsidRPr="005948B6" w:rsidDel="00603FA1">
            <w:rPr>
              <w:rFonts w:ascii="Times New Roman"/>
              <w:sz w:val="22"/>
              <w:szCs w:val="22"/>
            </w:rPr>
            <w:delText xml:space="preserve"> </w:delText>
          </w:r>
          <w:r w:rsidRPr="005948B6" w:rsidDel="00603FA1">
            <w:rPr>
              <w:rFonts w:ascii="Times New Roman"/>
              <w:sz w:val="22"/>
              <w:szCs w:val="22"/>
            </w:rPr>
            <w:delText>다른</w:delText>
          </w:r>
          <w:r w:rsidRPr="005948B6" w:rsidDel="00603FA1">
            <w:rPr>
              <w:rFonts w:ascii="Times New Roman"/>
              <w:sz w:val="22"/>
              <w:szCs w:val="22"/>
            </w:rPr>
            <w:delText xml:space="preserve"> </w:delText>
          </w:r>
          <w:r w:rsidRPr="005948B6" w:rsidDel="00603FA1">
            <w:rPr>
              <w:rFonts w:ascii="Times New Roman"/>
              <w:sz w:val="22"/>
              <w:szCs w:val="22"/>
              <w:highlight w:val="yellow"/>
            </w:rPr>
            <w:delText>[</w:delText>
          </w:r>
          <w:r w:rsidRPr="005948B6" w:rsidDel="00603FA1">
            <w:rPr>
              <w:rFonts w:ascii="Times New Roman"/>
              <w:sz w:val="22"/>
              <w:szCs w:val="22"/>
              <w:highlight w:val="yellow"/>
            </w:rPr>
            <w:delText>우선주식</w:delText>
          </w:r>
          <w:r w:rsidRPr="005948B6" w:rsidDel="00603FA1">
            <w:rPr>
              <w:rFonts w:ascii="Times New Roman"/>
              <w:sz w:val="22"/>
              <w:szCs w:val="22"/>
              <w:highlight w:val="yellow"/>
            </w:rPr>
            <w:delText>]</w:delText>
          </w:r>
          <w:r w:rsidRPr="005948B6" w:rsidDel="00603FA1">
            <w:rPr>
              <w:rFonts w:ascii="Times New Roman"/>
              <w:sz w:val="22"/>
              <w:szCs w:val="22"/>
            </w:rPr>
            <w:delText>의</w:delText>
          </w:r>
          <w:r w:rsidRPr="005948B6" w:rsidDel="00603FA1">
            <w:rPr>
              <w:rFonts w:ascii="Times New Roman"/>
              <w:sz w:val="22"/>
              <w:szCs w:val="22"/>
            </w:rPr>
            <w:delText xml:space="preserve"> </w:delText>
          </w:r>
          <w:r w:rsidRPr="005948B6" w:rsidDel="00603FA1">
            <w:rPr>
              <w:rFonts w:ascii="Times New Roman"/>
              <w:sz w:val="22"/>
              <w:szCs w:val="22"/>
            </w:rPr>
            <w:delText>주주는</w:delText>
          </w:r>
          <w:r w:rsidRPr="005948B6" w:rsidDel="00603FA1">
            <w:rPr>
              <w:rFonts w:ascii="Times New Roman"/>
              <w:sz w:val="22"/>
              <w:szCs w:val="22"/>
            </w:rPr>
            <w:delText xml:space="preserve">, </w:delText>
          </w:r>
          <w:r w:rsidRPr="005948B6" w:rsidDel="00603FA1">
            <w:rPr>
              <w:rFonts w:ascii="Times New Roman"/>
              <w:sz w:val="22"/>
              <w:szCs w:val="22"/>
            </w:rPr>
            <w:delText>회사</w:delText>
          </w:r>
          <w:r w:rsidRPr="005948B6" w:rsidDel="00603FA1">
            <w:rPr>
              <w:rFonts w:ascii="Times New Roman"/>
              <w:sz w:val="22"/>
              <w:szCs w:val="22"/>
            </w:rPr>
            <w:delText xml:space="preserve"> </w:delText>
          </w:r>
          <w:r w:rsidRPr="005948B6" w:rsidDel="00603FA1">
            <w:rPr>
              <w:rFonts w:ascii="Times New Roman"/>
              <w:sz w:val="22"/>
              <w:szCs w:val="22"/>
            </w:rPr>
            <w:delText>정관</w:delText>
          </w:r>
          <w:r w:rsidRPr="005948B6" w:rsidDel="00603FA1">
            <w:rPr>
              <w:rFonts w:ascii="Times New Roman"/>
              <w:sz w:val="22"/>
              <w:szCs w:val="22"/>
            </w:rPr>
            <w:delText xml:space="preserve"> </w:delText>
          </w:r>
          <w:r w:rsidRPr="005948B6" w:rsidDel="00603FA1">
            <w:rPr>
              <w:rFonts w:ascii="Times New Roman"/>
              <w:sz w:val="22"/>
              <w:szCs w:val="22"/>
            </w:rPr>
            <w:delText>및</w:delText>
          </w:r>
          <w:r w:rsidRPr="005948B6" w:rsidDel="00603FA1">
            <w:rPr>
              <w:rFonts w:ascii="Times New Roman"/>
              <w:sz w:val="22"/>
              <w:szCs w:val="22"/>
            </w:rPr>
            <w:delText xml:space="preserve"> </w:delText>
          </w:r>
          <w:r w:rsidRPr="005948B6" w:rsidDel="00603FA1">
            <w:rPr>
              <w:rFonts w:ascii="Times New Roman"/>
              <w:sz w:val="22"/>
              <w:szCs w:val="22"/>
            </w:rPr>
            <w:delText>관련</w:delText>
          </w:r>
          <w:r w:rsidRPr="005948B6" w:rsidDel="00603FA1">
            <w:rPr>
              <w:rFonts w:ascii="Times New Roman"/>
              <w:sz w:val="22"/>
              <w:szCs w:val="22"/>
            </w:rPr>
            <w:delText xml:space="preserve"> </w:delText>
          </w:r>
          <w:r w:rsidRPr="005948B6" w:rsidDel="00603FA1">
            <w:rPr>
              <w:rFonts w:ascii="Times New Roman"/>
              <w:sz w:val="22"/>
              <w:szCs w:val="22"/>
            </w:rPr>
            <w:delText>계약의</w:delText>
          </w:r>
          <w:r w:rsidRPr="005948B6" w:rsidDel="00603FA1">
            <w:rPr>
              <w:rFonts w:ascii="Times New Roman"/>
              <w:sz w:val="22"/>
              <w:szCs w:val="22"/>
            </w:rPr>
            <w:delText xml:space="preserve"> </w:delText>
          </w:r>
          <w:r w:rsidRPr="005948B6" w:rsidDel="00603FA1">
            <w:rPr>
              <w:rFonts w:ascii="Times New Roman"/>
              <w:sz w:val="22"/>
              <w:szCs w:val="22"/>
            </w:rPr>
            <w:delText>다른</w:delText>
          </w:r>
          <w:r w:rsidRPr="005948B6" w:rsidDel="00603FA1">
            <w:rPr>
              <w:rFonts w:ascii="Times New Roman"/>
              <w:sz w:val="22"/>
              <w:szCs w:val="22"/>
            </w:rPr>
            <w:delText xml:space="preserve"> </w:delText>
          </w:r>
          <w:r w:rsidRPr="005948B6" w:rsidDel="00603FA1">
            <w:rPr>
              <w:rFonts w:ascii="Times New Roman"/>
              <w:sz w:val="22"/>
              <w:szCs w:val="22"/>
            </w:rPr>
            <w:delText>정함에도</w:delText>
          </w:r>
          <w:r w:rsidRPr="005948B6" w:rsidDel="00603FA1">
            <w:rPr>
              <w:rFonts w:ascii="Times New Roman"/>
              <w:sz w:val="22"/>
              <w:szCs w:val="22"/>
            </w:rPr>
            <w:delText xml:space="preserve"> </w:delText>
          </w:r>
          <w:r w:rsidRPr="005948B6" w:rsidDel="00603FA1">
            <w:rPr>
              <w:rFonts w:ascii="Times New Roman"/>
              <w:sz w:val="22"/>
              <w:szCs w:val="22"/>
            </w:rPr>
            <w:delText>불구하고</w:delText>
          </w:r>
          <w:r w:rsidRPr="005948B6" w:rsidDel="00603FA1">
            <w:rPr>
              <w:rFonts w:ascii="Times New Roman"/>
              <w:sz w:val="22"/>
              <w:szCs w:val="22"/>
            </w:rPr>
            <w:delText xml:space="preserve">, </w:delText>
          </w:r>
          <w:r w:rsidRPr="005948B6" w:rsidDel="00603FA1">
            <w:rPr>
              <w:rFonts w:ascii="Times New Roman"/>
              <w:sz w:val="22"/>
              <w:szCs w:val="22"/>
              <w:highlight w:val="yellow"/>
            </w:rPr>
            <w:delText>[</w:delText>
          </w:r>
          <w:r w:rsidRPr="005948B6" w:rsidDel="00603FA1">
            <w:rPr>
              <w:rFonts w:ascii="Times New Roman"/>
              <w:sz w:val="22"/>
              <w:szCs w:val="22"/>
              <w:highlight w:val="yellow"/>
            </w:rPr>
            <w:delText>위</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각</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주주가</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자신이</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보유한</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주식을</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취득할</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때</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회사에</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실제</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납입한</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인</w:delText>
          </w:r>
          <w:r w:rsidRPr="005948B6" w:rsidDel="00603FA1">
            <w:rPr>
              <w:rFonts w:ascii="Times New Roman"/>
              <w:sz w:val="22"/>
              <w:szCs w:val="22"/>
              <w:highlight w:val="yellow"/>
            </w:rPr>
            <w:lastRenderedPageBreak/>
            <w:delText>수가액의</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상대적</w:delText>
          </w:r>
          <w:r w:rsidRPr="005948B6" w:rsidDel="00603FA1">
            <w:rPr>
              <w:rFonts w:ascii="Times New Roman"/>
              <w:sz w:val="22"/>
              <w:szCs w:val="22"/>
              <w:highlight w:val="yellow"/>
            </w:rPr>
            <w:delText xml:space="preserve"> </w:delText>
          </w:r>
          <w:r w:rsidRPr="005948B6" w:rsidDel="00603FA1">
            <w:rPr>
              <w:rFonts w:ascii="Times New Roman"/>
              <w:sz w:val="22"/>
              <w:szCs w:val="22"/>
              <w:highlight w:val="yellow"/>
            </w:rPr>
            <w:delText>비율</w:delText>
          </w:r>
          <w:r w:rsidRPr="005948B6" w:rsidDel="00603FA1">
            <w:rPr>
              <w:rFonts w:ascii="Times New Roman"/>
              <w:sz w:val="22"/>
              <w:szCs w:val="22"/>
              <w:highlight w:val="yellow"/>
            </w:rPr>
            <w:delText>]</w:delText>
          </w:r>
          <w:r w:rsidRPr="005948B6" w:rsidDel="00603FA1">
            <w:rPr>
              <w:rFonts w:ascii="Times New Roman"/>
              <w:sz w:val="22"/>
              <w:szCs w:val="22"/>
            </w:rPr>
            <w:delText>에</w:delText>
          </w:r>
          <w:r w:rsidRPr="005948B6" w:rsidDel="00603FA1">
            <w:rPr>
              <w:rFonts w:ascii="Times New Roman"/>
              <w:sz w:val="22"/>
              <w:szCs w:val="22"/>
            </w:rPr>
            <w:delText xml:space="preserve"> </w:delText>
          </w:r>
          <w:r w:rsidRPr="005948B6" w:rsidDel="00603FA1">
            <w:rPr>
              <w:rFonts w:ascii="Times New Roman"/>
              <w:sz w:val="22"/>
              <w:szCs w:val="22"/>
            </w:rPr>
            <w:delText>따라</w:delText>
          </w:r>
          <w:r w:rsidRPr="005948B6" w:rsidDel="00603FA1">
            <w:rPr>
              <w:rFonts w:ascii="Times New Roman"/>
              <w:sz w:val="22"/>
              <w:szCs w:val="22"/>
            </w:rPr>
            <w:delText xml:space="preserve"> </w:delText>
          </w:r>
          <w:r w:rsidRPr="005948B6" w:rsidDel="00603FA1">
            <w:rPr>
              <w:rFonts w:ascii="Times New Roman"/>
              <w:sz w:val="22"/>
              <w:szCs w:val="22"/>
            </w:rPr>
            <w:delText>안분하여</w:delText>
          </w:r>
          <w:r w:rsidRPr="005948B6" w:rsidDel="00603FA1">
            <w:rPr>
              <w:rFonts w:ascii="Times New Roman"/>
              <w:sz w:val="22"/>
              <w:szCs w:val="22"/>
            </w:rPr>
            <w:delText xml:space="preserve"> </w:delText>
          </w:r>
          <w:r w:rsidRPr="005948B6" w:rsidDel="00603FA1">
            <w:rPr>
              <w:rFonts w:ascii="Times New Roman"/>
              <w:sz w:val="22"/>
              <w:szCs w:val="22"/>
            </w:rPr>
            <w:delText>재산을</w:delText>
          </w:r>
          <w:r w:rsidRPr="005948B6" w:rsidDel="00603FA1">
            <w:rPr>
              <w:rFonts w:ascii="Times New Roman"/>
              <w:sz w:val="22"/>
              <w:szCs w:val="22"/>
            </w:rPr>
            <w:delText xml:space="preserve"> </w:delText>
          </w:r>
          <w:r w:rsidRPr="005948B6" w:rsidDel="00603FA1">
            <w:rPr>
              <w:rFonts w:ascii="Times New Roman"/>
              <w:sz w:val="22"/>
              <w:szCs w:val="22"/>
            </w:rPr>
            <w:delText>분배받기로</w:delText>
          </w:r>
          <w:r w:rsidRPr="005948B6" w:rsidDel="00603FA1">
            <w:rPr>
              <w:rFonts w:ascii="Times New Roman"/>
              <w:sz w:val="22"/>
              <w:szCs w:val="22"/>
            </w:rPr>
            <w:delText xml:space="preserve"> </w:delText>
          </w:r>
          <w:r w:rsidRPr="005948B6" w:rsidDel="00603FA1">
            <w:rPr>
              <w:rFonts w:ascii="Times New Roman"/>
              <w:sz w:val="22"/>
              <w:szCs w:val="22"/>
            </w:rPr>
            <w:delText>한다</w:delText>
          </w:r>
          <w:r w:rsidRPr="005948B6" w:rsidDel="00603FA1">
            <w:rPr>
              <w:rFonts w:ascii="Times New Roman"/>
              <w:sz w:val="22"/>
              <w:szCs w:val="22"/>
            </w:rPr>
            <w:delText>.</w:delText>
          </w:r>
          <w:r w:rsidRPr="005948B6" w:rsidDel="00603FA1">
            <w:rPr>
              <w:rStyle w:val="af"/>
              <w:rFonts w:ascii="Times New Roman"/>
              <w:sz w:val="22"/>
              <w:szCs w:val="22"/>
            </w:rPr>
            <w:footnoteReference w:id="2"/>
          </w:r>
          <w:r w:rsidRPr="005948B6" w:rsidDel="00603FA1">
            <w:rPr>
              <w:rFonts w:ascii="Times New Roman"/>
              <w:sz w:val="22"/>
              <w:szCs w:val="22"/>
            </w:rPr>
            <w:delText xml:space="preserve"> </w:delText>
          </w:r>
        </w:del>
      </w:ins>
    </w:p>
    <w:p w14:paraId="3D703CDD" w14:textId="5155E4E3" w:rsidR="001024A1" w:rsidDel="00603FA1" w:rsidRDefault="001024A1">
      <w:pPr>
        <w:pStyle w:val="a6"/>
        <w:spacing w:line="276" w:lineRule="auto"/>
        <w:ind w:leftChars="0" w:left="400"/>
        <w:rPr>
          <w:del w:id="388" w:author="SL Partners" w:date="2023-12-23T23:16:00Z"/>
        </w:rPr>
        <w:pPrChange w:id="389" w:author="지원 서" w:date="2023-12-22T11:49:00Z">
          <w:pPr>
            <w:pStyle w:val="a6"/>
            <w:numPr>
              <w:numId w:val="13"/>
            </w:numPr>
            <w:spacing w:line="276" w:lineRule="auto"/>
            <w:ind w:leftChars="0" w:left="400" w:hanging="400"/>
          </w:pPr>
        </w:pPrChange>
      </w:pPr>
    </w:p>
    <w:p w14:paraId="401EE986" w14:textId="77777777" w:rsidR="00215953" w:rsidRDefault="00215953" w:rsidP="00A31E9E">
      <w:pPr>
        <w:spacing w:line="276" w:lineRule="auto"/>
      </w:pPr>
    </w:p>
    <w:p w14:paraId="7CF18D4C" w14:textId="77777777" w:rsidR="00215953" w:rsidRPr="001C720A" w:rsidRDefault="00215953" w:rsidP="00A31E9E">
      <w:pPr>
        <w:numPr>
          <w:ilvl w:val="0"/>
          <w:numId w:val="2"/>
        </w:numPr>
        <w:spacing w:line="276" w:lineRule="auto"/>
        <w:ind w:left="0" w:firstLine="0"/>
        <w:rPr>
          <w:b/>
        </w:rPr>
      </w:pPr>
      <w:r w:rsidRPr="001C720A">
        <w:rPr>
          <w:rFonts w:hint="eastAsia"/>
          <w:b/>
        </w:rPr>
        <w:t>전환권에 관한 사항</w:t>
      </w:r>
    </w:p>
    <w:p w14:paraId="59C691B9" w14:textId="77777777" w:rsidR="00215953" w:rsidRDefault="000B5F7B" w:rsidP="00553615">
      <w:pPr>
        <w:pStyle w:val="a6"/>
        <w:numPr>
          <w:ilvl w:val="0"/>
          <w:numId w:val="14"/>
        </w:numPr>
        <w:spacing w:line="276" w:lineRule="auto"/>
        <w:ind w:leftChars="0"/>
      </w:pPr>
      <w:r>
        <w:rPr>
          <w:rFonts w:hint="eastAsia"/>
        </w:rPr>
        <w:t>본건 종류주식의 주주</w:t>
      </w:r>
      <w:r w:rsidR="00101C44">
        <w:rPr>
          <w:rFonts w:hint="eastAsia"/>
        </w:rPr>
        <w:t>(회사는 전환권을 갖지 아니한다)</w:t>
      </w:r>
      <w:r>
        <w:rPr>
          <w:rFonts w:hint="eastAsia"/>
        </w:rPr>
        <w:t xml:space="preserve">는 </w:t>
      </w:r>
      <w:r w:rsidR="000A17C5">
        <w:rPr>
          <w:rFonts w:hint="eastAsia"/>
        </w:rPr>
        <w:t>본건 종류주식의 발행일로</w:t>
      </w:r>
      <w:r>
        <w:rPr>
          <w:rFonts w:hint="eastAsia"/>
        </w:rPr>
        <w:t xml:space="preserve">부터 </w:t>
      </w:r>
      <w:r w:rsidR="0021184D">
        <w:t>10</w:t>
      </w:r>
      <w:r>
        <w:rPr>
          <w:rFonts w:hint="eastAsia"/>
        </w:rPr>
        <w:t>년</w:t>
      </w:r>
      <w:r w:rsidR="00101C44">
        <w:rPr>
          <w:rFonts w:hint="eastAsia"/>
        </w:rPr>
        <w:t xml:space="preserve">(이하 </w:t>
      </w:r>
      <w:r w:rsidR="00101C44">
        <w:t>“</w:t>
      </w:r>
      <w:r w:rsidR="00101C44">
        <w:rPr>
          <w:rFonts w:hint="eastAsia"/>
        </w:rPr>
        <w:t>존속기간</w:t>
      </w:r>
      <w:r w:rsidR="00101C44">
        <w:t>”</w:t>
      </w:r>
      <w:r w:rsidR="00101C44">
        <w:t>)</w:t>
      </w:r>
      <w:r>
        <w:rPr>
          <w:rFonts w:hint="eastAsia"/>
        </w:rPr>
        <w:t>이 되는 날까지 언제든지 본건 종류주식의 전부 또는 일부를 보통주로 전환할 수 있는 권리를 갖는다.</w:t>
      </w:r>
      <w:r>
        <w:t xml:space="preserve"> </w:t>
      </w:r>
      <w:r w:rsidR="00101C44">
        <w:rPr>
          <w:rFonts w:hint="eastAsia"/>
        </w:rPr>
        <w:t>본건 종류주식의 주주가 존속기간 만료일까지 전환권을 행사하지 않는 경우에 본건 종류주식은 그 만료일에 보통주로 자동 전환된다.</w:t>
      </w:r>
      <w:r w:rsidR="00101C44">
        <w:t xml:space="preserve"> </w:t>
      </w:r>
      <w:r>
        <w:t xml:space="preserve"> </w:t>
      </w:r>
    </w:p>
    <w:p w14:paraId="31D13C73" w14:textId="77777777" w:rsidR="000B5F7B" w:rsidRDefault="002F6256" w:rsidP="00553615">
      <w:pPr>
        <w:pStyle w:val="a6"/>
        <w:numPr>
          <w:ilvl w:val="0"/>
          <w:numId w:val="14"/>
        </w:numPr>
        <w:spacing w:line="276" w:lineRule="auto"/>
        <w:ind w:leftChars="0"/>
      </w:pPr>
      <w:r>
        <w:rPr>
          <w:rFonts w:hint="eastAsia"/>
        </w:rPr>
        <w:t>본건 종류주식의 보통주 전환절차는 다음과 같다.</w:t>
      </w:r>
      <w:r>
        <w:t xml:space="preserve"> </w:t>
      </w:r>
    </w:p>
    <w:p w14:paraId="4308E43D" w14:textId="21CE05D6" w:rsidR="002F6256" w:rsidRDefault="002F6256" w:rsidP="005D5505">
      <w:pPr>
        <w:pStyle w:val="a5"/>
        <w:numPr>
          <w:ilvl w:val="0"/>
          <w:numId w:val="64"/>
        </w:numPr>
        <w:spacing w:line="276" w:lineRule="auto"/>
      </w:pPr>
      <w:r>
        <w:rPr>
          <w:rFonts w:hint="eastAsia"/>
        </w:rPr>
        <w:t>본건 종류주식의 주주는 전환청구서에 전환하고자 하는 주식의 종류,</w:t>
      </w:r>
      <w:r>
        <w:t xml:space="preserve"> </w:t>
      </w:r>
      <w:r>
        <w:rPr>
          <w:rFonts w:hint="eastAsia"/>
        </w:rPr>
        <w:t>수,</w:t>
      </w:r>
      <w:r>
        <w:t xml:space="preserve"> </w:t>
      </w:r>
      <w:r>
        <w:rPr>
          <w:rFonts w:hint="eastAsia"/>
        </w:rPr>
        <w:t xml:space="preserve">청구연월일을 기재하여 기명날인 또는 서명하고 </w:t>
      </w:r>
      <w:del w:id="390" w:author="SL Partners" w:date="2023-12-23T23:19:00Z">
        <w:r w:rsidDel="008479F9">
          <w:rPr>
            <w:rFonts w:hint="eastAsia"/>
          </w:rPr>
          <w:delText xml:space="preserve">주권이 발행된 경우 </w:delText>
        </w:r>
      </w:del>
      <w:r>
        <w:rPr>
          <w:rFonts w:hint="eastAsia"/>
        </w:rPr>
        <w:t>주권</w:t>
      </w:r>
      <w:ins w:id="391" w:author="SL Partners" w:date="2023-12-23T23:19:00Z">
        <w:r w:rsidR="008479F9">
          <w:rPr>
            <w:rFonts w:hint="eastAsia"/>
          </w:rPr>
          <w:t>(</w:t>
        </w:r>
        <w:commentRangeStart w:id="392"/>
        <w:r w:rsidR="008479F9">
          <w:rPr>
            <w:rFonts w:hint="eastAsia"/>
          </w:rPr>
          <w:t>또는 주권미발행확인서</w:t>
        </w:r>
      </w:ins>
      <w:commentRangeEnd w:id="392"/>
      <w:ins w:id="393" w:author="SL Partners" w:date="2023-12-23T23:20:00Z">
        <w:r w:rsidR="00031A57">
          <w:rPr>
            <w:rStyle w:val="a9"/>
            <w:rFonts w:ascii="바탕" w:eastAsia="바탕"/>
            <w:color w:val="auto"/>
            <w:kern w:val="2"/>
          </w:rPr>
          <w:commentReference w:id="392"/>
        </w:r>
      </w:ins>
      <w:ins w:id="394" w:author="SL Partners" w:date="2023-12-23T23:19:00Z">
        <w:r w:rsidR="008479F9">
          <w:rPr>
            <w:rFonts w:hint="eastAsia"/>
          </w:rPr>
          <w:t>)</w:t>
        </w:r>
      </w:ins>
      <w:r>
        <w:rPr>
          <w:rFonts w:hint="eastAsia"/>
        </w:rPr>
        <w:t>을 첨부하여 회사에 제출한다.</w:t>
      </w:r>
    </w:p>
    <w:p w14:paraId="4728D78B" w14:textId="56016C8D" w:rsidR="002F6256" w:rsidRDefault="002F6256" w:rsidP="005D5505">
      <w:pPr>
        <w:pStyle w:val="a5"/>
        <w:numPr>
          <w:ilvl w:val="0"/>
          <w:numId w:val="64"/>
        </w:numPr>
        <w:spacing w:line="276" w:lineRule="auto"/>
      </w:pPr>
      <w:r>
        <w:rPr>
          <w:rFonts w:hint="eastAsia"/>
        </w:rPr>
        <w:t xml:space="preserve">전환은 본건 종류주식의 주주가 </w:t>
      </w:r>
      <w:r w:rsidR="002348F4">
        <w:rPr>
          <w:rFonts w:hint="eastAsia"/>
        </w:rPr>
        <w:t>제1호</w:t>
      </w:r>
      <w:r>
        <w:rPr>
          <w:rFonts w:hint="eastAsia"/>
        </w:rPr>
        <w:t xml:space="preserve">의 전환청구서 </w:t>
      </w:r>
      <w:r w:rsidR="002348F4">
        <w:rPr>
          <w:rFonts w:hint="eastAsia"/>
        </w:rPr>
        <w:t>및</w:t>
      </w:r>
      <w:r>
        <w:rPr>
          <w:rFonts w:hint="eastAsia"/>
        </w:rPr>
        <w:t xml:space="preserve"> 전환될 본건 종류주식의 주권이 제출된 날짜의 영업시간 종료 직전에 효력이 발생하는 것으로 본다.</w:t>
      </w:r>
      <w:r>
        <w:t xml:space="preserve"> </w:t>
      </w:r>
    </w:p>
    <w:p w14:paraId="04E1D21B" w14:textId="2B211FDD" w:rsidR="002F6256" w:rsidRDefault="002F6256" w:rsidP="005D5505">
      <w:pPr>
        <w:pStyle w:val="a5"/>
        <w:numPr>
          <w:ilvl w:val="0"/>
          <w:numId w:val="64"/>
        </w:numPr>
        <w:spacing w:line="276" w:lineRule="auto"/>
      </w:pPr>
      <w:r>
        <w:rPr>
          <w:rFonts w:hint="eastAsia"/>
        </w:rPr>
        <w:t xml:space="preserve">본건 종류주식의 주주가 전환에 의하여 보통주를 부여받게 되는 경우 </w:t>
      </w:r>
      <w:r w:rsidR="002348F4">
        <w:rPr>
          <w:rFonts w:hint="eastAsia"/>
        </w:rPr>
        <w:t>제</w:t>
      </w:r>
      <w:r>
        <w:t>2</w:t>
      </w:r>
      <w:r>
        <w:rPr>
          <w:rFonts w:hint="eastAsia"/>
        </w:rPr>
        <w:t>호의 날짜를 기준으로 주주명부상 주주로 간주된다.</w:t>
      </w:r>
      <w:r>
        <w:t xml:space="preserve"> </w:t>
      </w:r>
    </w:p>
    <w:p w14:paraId="66460AC8" w14:textId="22B1C8FC" w:rsidR="00101C44" w:rsidRDefault="002F6256" w:rsidP="005D5505">
      <w:pPr>
        <w:pStyle w:val="a5"/>
        <w:numPr>
          <w:ilvl w:val="0"/>
          <w:numId w:val="64"/>
        </w:numPr>
        <w:spacing w:line="276" w:lineRule="auto"/>
      </w:pPr>
      <w:r>
        <w:rPr>
          <w:rFonts w:hint="eastAsia"/>
        </w:rPr>
        <w:t xml:space="preserve">회사는 전환청구서 </w:t>
      </w:r>
      <w:r w:rsidR="002348F4">
        <w:rPr>
          <w:rFonts w:hint="eastAsia"/>
        </w:rPr>
        <w:t>및</w:t>
      </w:r>
      <w:r>
        <w:rPr>
          <w:rFonts w:hint="eastAsia"/>
        </w:rPr>
        <w:t xml:space="preserve"> 전환될 본건 종류주식의 주권을 인도받은 즉시 당해 본건 종류주식의 주주에게 그가 부여받을 권리가 있는 수만큼의 보통주에 대한 주권</w:t>
      </w:r>
      <w:ins w:id="395" w:author="SL Partners" w:date="2023-12-23T23:19:00Z">
        <w:r w:rsidR="00B52F61">
          <w:rPr>
            <w:rFonts w:hint="eastAsia"/>
          </w:rPr>
          <w:t xml:space="preserve"> 또는 주권미발행확인서를</w:t>
        </w:r>
      </w:ins>
      <w:del w:id="396" w:author="SL Partners" w:date="2023-12-23T23:19:00Z">
        <w:r w:rsidDel="00B52F61">
          <w:rPr>
            <w:rFonts w:hint="eastAsia"/>
          </w:rPr>
          <w:delText>을</w:delText>
        </w:r>
      </w:del>
      <w:r>
        <w:rPr>
          <w:rFonts w:hint="eastAsia"/>
        </w:rPr>
        <w:t xml:space="preserve"> 발행하여 인도하는 등 주식 발행에 필요한 모든 절차를 이행하여야 한다.</w:t>
      </w:r>
      <w:r>
        <w:t xml:space="preserve"> </w:t>
      </w:r>
    </w:p>
    <w:p w14:paraId="2818849B" w14:textId="77777777" w:rsidR="002F6256" w:rsidRDefault="00665525" w:rsidP="002F6256">
      <w:pPr>
        <w:pStyle w:val="a6"/>
        <w:numPr>
          <w:ilvl w:val="0"/>
          <w:numId w:val="14"/>
        </w:numPr>
        <w:spacing w:line="276" w:lineRule="auto"/>
        <w:ind w:leftChars="0"/>
      </w:pPr>
      <w:r>
        <w:rPr>
          <w:rFonts w:hint="eastAsia"/>
        </w:rPr>
        <w:t>본건 종류주식의 보통주 전환비율은 다음과 같다.</w:t>
      </w:r>
      <w:r>
        <w:t xml:space="preserve"> </w:t>
      </w:r>
      <w:r>
        <w:rPr>
          <w:rFonts w:hint="eastAsia"/>
        </w:rPr>
        <w:t>명확하게 하기 위하여 부연하면 다음 각호는 중첩적으로 적용된다.</w:t>
      </w:r>
      <w:r>
        <w:t xml:space="preserve"> </w:t>
      </w:r>
    </w:p>
    <w:p w14:paraId="4FA40201" w14:textId="77777777" w:rsidR="00665525" w:rsidRDefault="00665525" w:rsidP="005D5505">
      <w:pPr>
        <w:pStyle w:val="a5"/>
        <w:numPr>
          <w:ilvl w:val="0"/>
          <w:numId w:val="65"/>
        </w:numPr>
        <w:spacing w:line="276" w:lineRule="auto"/>
      </w:pPr>
      <w:r>
        <w:rPr>
          <w:rFonts w:hint="eastAsia"/>
        </w:rPr>
        <w:t xml:space="preserve">본건 종류주식의 보통주 전환비율은 본건 종류주식 </w:t>
      </w:r>
      <w:r>
        <w:t>1</w:t>
      </w:r>
      <w:r>
        <w:rPr>
          <w:rFonts w:hint="eastAsia"/>
        </w:rPr>
        <w:t xml:space="preserve">주당 보통주 </w:t>
      </w:r>
      <w:r>
        <w:t>1</w:t>
      </w:r>
      <w:r>
        <w:rPr>
          <w:rFonts w:hint="eastAsia"/>
        </w:rPr>
        <w:t>주로 한다.</w:t>
      </w:r>
      <w:r>
        <w:t xml:space="preserve"> </w:t>
      </w:r>
      <w:r w:rsidR="00101C44">
        <w:rPr>
          <w:rFonts w:hint="eastAsia"/>
        </w:rPr>
        <w:t>단,</w:t>
      </w:r>
      <w:r w:rsidR="00101C44">
        <w:t xml:space="preserve"> </w:t>
      </w:r>
      <w:r w:rsidR="00101C44">
        <w:rPr>
          <w:rFonts w:hint="eastAsia"/>
        </w:rPr>
        <w:t>제2호 이하의 규정에 따라 전환가액이 조정되는 경우 조정된 전환가액에 대한 최초 발행가액의 비율을 전환비율로 한다.</w:t>
      </w:r>
    </w:p>
    <w:p w14:paraId="61EDB614" w14:textId="77777777" w:rsidR="00101C44" w:rsidRDefault="00101C44" w:rsidP="005D5505">
      <w:pPr>
        <w:pStyle w:val="a5"/>
        <w:numPr>
          <w:ilvl w:val="0"/>
          <w:numId w:val="65"/>
        </w:numPr>
        <w:spacing w:line="276" w:lineRule="auto"/>
      </w:pPr>
      <w:r>
        <w:rPr>
          <w:rFonts w:hint="eastAsia"/>
        </w:rPr>
        <w:t>회사가 기업공개를 통해 회사의 주식을 상장(한국거래소가 개설한 유가증권시장 또는 코스닥시장에 상장 또는 등록되는 것을 의미하며,</w:t>
      </w:r>
      <w:r>
        <w:t xml:space="preserve"> </w:t>
      </w:r>
      <w:r>
        <w:rPr>
          <w:rFonts w:hint="eastAsia"/>
        </w:rPr>
        <w:t>본 계약에서 같다)하거나 주권상장법인(S</w:t>
      </w:r>
      <w:r>
        <w:t>PAC</w:t>
      </w:r>
      <w:r>
        <w:rPr>
          <w:rFonts w:hint="eastAsia"/>
        </w:rPr>
        <w:t>을 포함한다)과의 합병,</w:t>
      </w:r>
      <w:r>
        <w:t xml:space="preserve"> </w:t>
      </w:r>
      <w:r>
        <w:rPr>
          <w:rFonts w:hint="eastAsia"/>
        </w:rPr>
        <w:t>주식의 포괄적 교환 등을 통하여 상장하는 경우,</w:t>
      </w:r>
      <w:r>
        <w:t xml:space="preserve"> </w:t>
      </w:r>
      <w:r>
        <w:rPr>
          <w:rFonts w:hint="eastAsia"/>
        </w:rPr>
        <w:t xml:space="preserve">공모단가 또는 교환비율 등의 산정을 위한 주식평가액(이하 </w:t>
      </w:r>
      <w:r>
        <w:t>“</w:t>
      </w:r>
      <w:r>
        <w:rPr>
          <w:rFonts w:hint="eastAsia"/>
        </w:rPr>
        <w:t>공모단가 등</w:t>
      </w:r>
      <w:r>
        <w:t>”</w:t>
      </w:r>
      <w:r>
        <w:t>)</w:t>
      </w:r>
      <w:r>
        <w:rPr>
          <w:rFonts w:hint="eastAsia"/>
        </w:rPr>
        <w:t xml:space="preserve">의 </w:t>
      </w:r>
      <w:commentRangeStart w:id="397"/>
      <w:r w:rsidR="0021184D" w:rsidRPr="00750ED8">
        <w:rPr>
          <w:highlight w:val="yellow"/>
          <w:rPrChange w:id="398" w:author="지원 서" w:date="2023-12-22T11:50:00Z">
            <w:rPr/>
          </w:rPrChange>
        </w:rPr>
        <w:t>70</w:t>
      </w:r>
      <w:r w:rsidRPr="00750ED8">
        <w:rPr>
          <w:highlight w:val="yellow"/>
          <w:rPrChange w:id="399" w:author="지원 서" w:date="2023-12-22T11:50:00Z">
            <w:rPr/>
          </w:rPrChange>
        </w:rPr>
        <w:t>%</w:t>
      </w:r>
      <w:commentRangeEnd w:id="397"/>
      <w:r w:rsidR="0002682F">
        <w:rPr>
          <w:rStyle w:val="a9"/>
          <w:rFonts w:ascii="바탕" w:eastAsia="바탕"/>
          <w:color w:val="auto"/>
          <w:kern w:val="2"/>
        </w:rPr>
        <w:commentReference w:id="397"/>
      </w:r>
      <w:r>
        <w:rPr>
          <w:rFonts w:hint="eastAsia"/>
        </w:rPr>
        <w:t>에 해당하는 금액이 본건 종류주식의 전환가액을 하회하는 경우,</w:t>
      </w:r>
      <w:r>
        <w:t xml:space="preserve"> </w:t>
      </w:r>
      <w:r>
        <w:rPr>
          <w:rFonts w:hint="eastAsia"/>
        </w:rPr>
        <w:t xml:space="preserve">본건 종류주식의 전환가액을 공모단가 등의 </w:t>
      </w:r>
      <w:r w:rsidR="0021184D">
        <w:t>70</w:t>
      </w:r>
      <w:r>
        <w:t>%</w:t>
      </w:r>
      <w:r>
        <w:rPr>
          <w:rFonts w:hint="eastAsia"/>
        </w:rPr>
        <w:t>에 해당하는 금액으로 조정한다.</w:t>
      </w:r>
      <w:r>
        <w:t xml:space="preserve"> </w:t>
      </w:r>
    </w:p>
    <w:p w14:paraId="776F15AC" w14:textId="77777777" w:rsidR="00665525" w:rsidRDefault="00665525" w:rsidP="005D5505">
      <w:pPr>
        <w:pStyle w:val="a5"/>
        <w:numPr>
          <w:ilvl w:val="0"/>
          <w:numId w:val="65"/>
        </w:numPr>
        <w:spacing w:line="276" w:lineRule="auto"/>
      </w:pPr>
      <w:r>
        <w:rPr>
          <w:rFonts w:hint="eastAsia"/>
        </w:rPr>
        <w:t>회사가 본건 종류주식의 전환 전에 그 당시의 본건 종류주식의 전환가격을 하회하는 발행가격으로 유상증자 또는 주식관련사채(전환사채,</w:t>
      </w:r>
      <w:r>
        <w:t xml:space="preserve"> </w:t>
      </w:r>
      <w:r>
        <w:rPr>
          <w:rFonts w:hint="eastAsia"/>
        </w:rPr>
        <w:t>신주인수권부사채 및 기타 주식으로</w:t>
      </w:r>
      <w:r>
        <w:t xml:space="preserve"> </w:t>
      </w:r>
      <w:r>
        <w:rPr>
          <w:rFonts w:hint="eastAsia"/>
        </w:rPr>
        <w:t>전환될 수 있는 종류의 사채)를 발행할 경우에는 전환가격은 그 하회하는 발행가격으로 조정한다.</w:t>
      </w:r>
      <w:r>
        <w:t xml:space="preserve"> </w:t>
      </w:r>
    </w:p>
    <w:p w14:paraId="7B9F63B6" w14:textId="77777777" w:rsidR="00101C44" w:rsidRDefault="00101C44" w:rsidP="005D5505">
      <w:pPr>
        <w:pStyle w:val="a5"/>
        <w:numPr>
          <w:ilvl w:val="0"/>
          <w:numId w:val="65"/>
        </w:numPr>
        <w:spacing w:line="276" w:lineRule="auto"/>
      </w:pPr>
      <w:r>
        <w:rPr>
          <w:rFonts w:hint="eastAsia"/>
        </w:rPr>
        <w:t>본건 종류주식의 전환 전에 주식배당,</w:t>
      </w:r>
      <w:r>
        <w:t xml:space="preserve"> </w:t>
      </w:r>
      <w:r>
        <w:rPr>
          <w:rFonts w:hint="eastAsia"/>
        </w:rPr>
        <w:t>무상증자 등으로 인하여 발행주식수가 증가하는 경우,</w:t>
      </w:r>
      <w:r>
        <w:t xml:space="preserve"> </w:t>
      </w:r>
      <w:r>
        <w:rPr>
          <w:rFonts w:hint="eastAsia"/>
        </w:rPr>
        <w:t>다음 산식에 따라 전환가액을 조정한다.</w:t>
      </w:r>
      <w:r>
        <w:t xml:space="preserve"> </w:t>
      </w:r>
    </w:p>
    <w:p w14:paraId="2CC1439D" w14:textId="77777777" w:rsidR="00A31C3D" w:rsidRDefault="00101C44" w:rsidP="00A31C3D">
      <w:pPr>
        <w:pStyle w:val="a5"/>
        <w:spacing w:line="276" w:lineRule="auto"/>
        <w:ind w:leftChars="600" w:left="1200"/>
      </w:pPr>
      <w:r>
        <w:rPr>
          <w:rFonts w:hint="eastAsia"/>
        </w:rPr>
        <w:t xml:space="preserve">조정 후 전환가액 </w:t>
      </w:r>
      <w:r>
        <w:t xml:space="preserve">= </w:t>
      </w:r>
      <w:r>
        <w:rPr>
          <w:rFonts w:hint="eastAsia"/>
        </w:rPr>
        <w:t xml:space="preserve">조정 전 전환가액 </w:t>
      </w:r>
      <w:r>
        <w:t>x {</w:t>
      </w:r>
      <w:r>
        <w:rPr>
          <w:rFonts w:hint="eastAsia"/>
        </w:rPr>
        <w:t xml:space="preserve">기발행주식수 </w:t>
      </w:r>
      <w:r>
        <w:t>/ (</w:t>
      </w:r>
      <w:r>
        <w:rPr>
          <w:rFonts w:hint="eastAsia"/>
        </w:rPr>
        <w:t xml:space="preserve">기발행주식수 </w:t>
      </w:r>
      <w:r>
        <w:t xml:space="preserve">+ </w:t>
      </w:r>
      <w:r>
        <w:rPr>
          <w:rFonts w:hint="eastAsia"/>
        </w:rPr>
        <w:t>신발행주식수)</w:t>
      </w:r>
      <w:r>
        <w:t>}</w:t>
      </w:r>
    </w:p>
    <w:p w14:paraId="0D4BB9AD" w14:textId="77777777" w:rsidR="00A31C3D" w:rsidRDefault="00A31C3D" w:rsidP="005D5505">
      <w:pPr>
        <w:pStyle w:val="a5"/>
        <w:numPr>
          <w:ilvl w:val="0"/>
          <w:numId w:val="65"/>
        </w:numPr>
        <w:spacing w:line="276" w:lineRule="auto"/>
      </w:pPr>
      <w:r>
        <w:rPr>
          <w:rFonts w:hint="eastAsia"/>
        </w:rPr>
        <w:t>회사가 다른 법인과 합병,</w:t>
      </w:r>
      <w:r>
        <w:t xml:space="preserve"> </w:t>
      </w:r>
      <w:r>
        <w:rPr>
          <w:rFonts w:hint="eastAsia"/>
        </w:rPr>
        <w:t>주식의 포괄적 교환 등을 통하여 기업결합을 하거나(주권상장법인과의 기업결합은 제외한다)</w:t>
      </w:r>
      <w:r>
        <w:t xml:space="preserve"> </w:t>
      </w:r>
      <w:r>
        <w:rPr>
          <w:rFonts w:hint="eastAsia"/>
        </w:rPr>
        <w:t>피인수(회사의 신규 주식 및 주식연계증권의 발행,</w:t>
      </w:r>
      <w:r>
        <w:t xml:space="preserve"> </w:t>
      </w:r>
      <w:r>
        <w:rPr>
          <w:rFonts w:hint="eastAsia"/>
        </w:rPr>
        <w:t>회사</w:t>
      </w:r>
      <w:r>
        <w:rPr>
          <w:rFonts w:hint="eastAsia"/>
        </w:rPr>
        <w:lastRenderedPageBreak/>
        <w:t>나 주주가 보유하는 기존 주식 및 주식연계증권을 포함한 매매,</w:t>
      </w:r>
      <w:r>
        <w:t xml:space="preserve"> </w:t>
      </w:r>
      <w:r>
        <w:rPr>
          <w:rFonts w:hint="eastAsia"/>
        </w:rPr>
        <w:t>또는 양자가 결합된 동시 또는 순차의 거래로 인하여 회사의 경영권 이전의 결과가 발생하는 경우 등을 포함)되는 경우,</w:t>
      </w:r>
      <w:r>
        <w:t xml:space="preserve"> </w:t>
      </w:r>
      <w:r>
        <w:rPr>
          <w:rFonts w:hint="eastAsia"/>
        </w:rPr>
        <w:t xml:space="preserve">거래단가 또는 교환비율 산정을 위한 주식평가액(이하 </w:t>
      </w:r>
      <w:r>
        <w:t>“</w:t>
      </w:r>
      <w:r>
        <w:rPr>
          <w:rFonts w:hint="eastAsia"/>
        </w:rPr>
        <w:t>거래단가 등</w:t>
      </w:r>
      <w:r>
        <w:t>”</w:t>
      </w:r>
      <w:r>
        <w:t>)</w:t>
      </w:r>
      <w:r>
        <w:rPr>
          <w:rFonts w:hint="eastAsia"/>
        </w:rPr>
        <w:t xml:space="preserve">의 </w:t>
      </w:r>
      <w:commentRangeStart w:id="400"/>
      <w:r w:rsidR="0021184D">
        <w:t>70</w:t>
      </w:r>
      <w:r>
        <w:t>%</w:t>
      </w:r>
      <w:commentRangeEnd w:id="400"/>
      <w:r w:rsidR="00EB520A">
        <w:rPr>
          <w:rStyle w:val="a9"/>
          <w:rFonts w:ascii="바탕" w:eastAsia="바탕"/>
          <w:color w:val="auto"/>
          <w:kern w:val="2"/>
        </w:rPr>
        <w:commentReference w:id="400"/>
      </w:r>
      <w:r>
        <w:rPr>
          <w:rFonts w:hint="eastAsia"/>
        </w:rPr>
        <w:t>에 해당하는 금액이 본건 종류주식의 전환가액을 하회하는 경우,</w:t>
      </w:r>
      <w:r>
        <w:t xml:space="preserve"> </w:t>
      </w:r>
      <w:r>
        <w:rPr>
          <w:rFonts w:hint="eastAsia"/>
        </w:rPr>
        <w:t xml:space="preserve">본건 종류주식의 전환가액을 거래단가 </w:t>
      </w:r>
      <w:r w:rsidR="0021184D">
        <w:rPr>
          <w:rFonts w:hint="eastAsia"/>
        </w:rPr>
        <w:t>등</w:t>
      </w:r>
      <w:r>
        <w:rPr>
          <w:rFonts w:hint="eastAsia"/>
        </w:rPr>
        <w:t xml:space="preserve">의 </w:t>
      </w:r>
      <w:r w:rsidR="0021184D">
        <w:t>70</w:t>
      </w:r>
      <w:r>
        <w:t>%</w:t>
      </w:r>
      <w:r>
        <w:rPr>
          <w:rFonts w:hint="eastAsia"/>
        </w:rPr>
        <w:t>에 해당하는 금액으로 조정한다.</w:t>
      </w:r>
      <w:r>
        <w:t xml:space="preserve"> </w:t>
      </w:r>
    </w:p>
    <w:p w14:paraId="2D1EDAF2" w14:textId="77777777" w:rsidR="000A17C5" w:rsidRDefault="000A17C5" w:rsidP="005D5505">
      <w:pPr>
        <w:pStyle w:val="a5"/>
        <w:numPr>
          <w:ilvl w:val="0"/>
          <w:numId w:val="65"/>
        </w:numPr>
        <w:spacing w:line="276" w:lineRule="auto"/>
      </w:pPr>
      <w:r>
        <w:rPr>
          <w:rFonts w:hint="eastAsia"/>
        </w:rPr>
        <w:t>회사의 주식을 분할 또는 병합하는 경우 전환비율은 그 분할 또는 병합의 비율에 따라 조정된다.</w:t>
      </w:r>
      <w:r>
        <w:t xml:space="preserve"> </w:t>
      </w:r>
      <w:r>
        <w:rPr>
          <w:rFonts w:hint="eastAsia"/>
        </w:rPr>
        <w:t>단주의 평가는 주식의 분할 또는 병합 당시 본건 종류주식의 전환가격을 기준으로 한다.</w:t>
      </w:r>
      <w:r>
        <w:t xml:space="preserve"> </w:t>
      </w:r>
    </w:p>
    <w:p w14:paraId="13C23921" w14:textId="77777777" w:rsidR="000A17C5" w:rsidRDefault="000A17C5" w:rsidP="005D5505">
      <w:pPr>
        <w:pStyle w:val="a5"/>
        <w:numPr>
          <w:ilvl w:val="0"/>
          <w:numId w:val="65"/>
        </w:numPr>
        <w:spacing w:line="276" w:lineRule="auto"/>
      </w:pPr>
      <w:r>
        <w:rPr>
          <w:rFonts w:hint="eastAsia"/>
        </w:rPr>
        <w:t>회사가 전환 전에 무상감자를 할 경우에는 전환비율은 그 감자의 비율에 따라 조정한다.</w:t>
      </w:r>
      <w:r>
        <w:t xml:space="preserve"> </w:t>
      </w:r>
      <w:r>
        <w:rPr>
          <w:rFonts w:hint="eastAsia"/>
        </w:rPr>
        <w:t>다만,</w:t>
      </w:r>
      <w:r>
        <w:t xml:space="preserve"> </w:t>
      </w:r>
      <w:r>
        <w:rPr>
          <w:rFonts w:hint="eastAsia"/>
        </w:rPr>
        <w:t>경영과실 등의 사유로 특정 주주에 대해서만 차등적으로 무상감자를 하는 경우는 전환비율을 조정하지 않기로 한다.</w:t>
      </w:r>
      <w:r>
        <w:t xml:space="preserve"> </w:t>
      </w:r>
    </w:p>
    <w:p w14:paraId="1D1657D8" w14:textId="77777777" w:rsidR="00A31C3D" w:rsidRDefault="00A31C3D" w:rsidP="005D5505">
      <w:pPr>
        <w:pStyle w:val="a5"/>
        <w:numPr>
          <w:ilvl w:val="0"/>
          <w:numId w:val="65"/>
        </w:numPr>
        <w:spacing w:line="276" w:lineRule="auto"/>
      </w:pPr>
      <w:r>
        <w:rPr>
          <w:rFonts w:hint="eastAsia"/>
        </w:rPr>
        <w:t>위 각호의 사안이 복합적으로 발생하는 경우,</w:t>
      </w:r>
      <w:r>
        <w:t xml:space="preserve"> </w:t>
      </w:r>
      <w:r>
        <w:rPr>
          <w:rFonts w:hint="eastAsia"/>
        </w:rPr>
        <w:t>발생한 순서에 따라 누적하여 계산된 전환가액 또는 각호에 의하여 각각 산출된 전환가액 중 가장 낮은 금액으로 전환가액을 정하며,</w:t>
      </w:r>
      <w:r>
        <w:t xml:space="preserve"> </w:t>
      </w:r>
      <w:r>
        <w:rPr>
          <w:rFonts w:hint="eastAsia"/>
        </w:rPr>
        <w:t>전환비율 또한 이에 따라 조정한다.</w:t>
      </w:r>
      <w:r>
        <w:t xml:space="preserve"> </w:t>
      </w:r>
    </w:p>
    <w:p w14:paraId="7D34BD6D" w14:textId="77777777" w:rsidR="000A17C5" w:rsidRDefault="000A17C5" w:rsidP="000A17C5">
      <w:pPr>
        <w:pStyle w:val="a6"/>
        <w:numPr>
          <w:ilvl w:val="0"/>
          <w:numId w:val="14"/>
        </w:numPr>
        <w:spacing w:line="276" w:lineRule="auto"/>
        <w:ind w:leftChars="0"/>
      </w:pPr>
      <w:r>
        <w:rPr>
          <w:rFonts w:hint="eastAsia"/>
        </w:rPr>
        <w:t>회사는 본건 종류주식의 전환청구기간 만료시까지 회사가 발행할 주식의 총수(수권주식총수)에 본건 종류주식의 전환으로 발행가능한 주식수를 유보한다.</w:t>
      </w:r>
      <w:r>
        <w:t xml:space="preserve"> </w:t>
      </w:r>
    </w:p>
    <w:p w14:paraId="6B53F522" w14:textId="77777777" w:rsidR="00217EFA" w:rsidRDefault="00217EFA" w:rsidP="000A17C5">
      <w:pPr>
        <w:pStyle w:val="a6"/>
        <w:numPr>
          <w:ilvl w:val="0"/>
          <w:numId w:val="14"/>
        </w:numPr>
        <w:spacing w:line="276" w:lineRule="auto"/>
        <w:ind w:leftChars="0"/>
      </w:pPr>
      <w:r>
        <w:rPr>
          <w:rFonts w:hint="eastAsia"/>
        </w:rPr>
        <w:t>전환주식의</w:t>
      </w:r>
      <w:r>
        <w:t xml:space="preserve"> </w:t>
      </w:r>
      <w:r>
        <w:rPr>
          <w:rFonts w:hint="eastAsia"/>
        </w:rPr>
        <w:t>발행,</w:t>
      </w:r>
      <w:r>
        <w:t xml:space="preserve"> </w:t>
      </w:r>
      <w:r>
        <w:rPr>
          <w:rFonts w:hint="eastAsia"/>
        </w:rPr>
        <w:t>전환의 청구</w:t>
      </w:r>
      <w:r>
        <w:t xml:space="preserve">, </w:t>
      </w:r>
      <w:r>
        <w:rPr>
          <w:rFonts w:hint="eastAsia"/>
        </w:rPr>
        <w:t>기타 전환에 관한 사항은 상법 등 관련 법령을 따르며,</w:t>
      </w:r>
      <w:r>
        <w:t xml:space="preserve"> </w:t>
      </w:r>
      <w:r>
        <w:rPr>
          <w:rFonts w:hint="eastAsia"/>
        </w:rPr>
        <w:t>전환권을 행사한 종류주식 및 전환으로 발행된 신주의 배당에 관하여서는 그 청구한 때가 속하는 영업연도의 직전 영업연도 말에 전환된 것으로 본다.</w:t>
      </w:r>
      <w:r>
        <w:t xml:space="preserve"> </w:t>
      </w:r>
    </w:p>
    <w:p w14:paraId="0EF000FB" w14:textId="77777777" w:rsidR="00215953" w:rsidRDefault="00215953" w:rsidP="00A31E9E">
      <w:pPr>
        <w:spacing w:line="276" w:lineRule="auto"/>
      </w:pPr>
    </w:p>
    <w:p w14:paraId="286258C1" w14:textId="77777777" w:rsidR="00215953" w:rsidRPr="002F6256" w:rsidRDefault="00215953" w:rsidP="00A31E9E">
      <w:pPr>
        <w:numPr>
          <w:ilvl w:val="0"/>
          <w:numId w:val="2"/>
        </w:numPr>
        <w:spacing w:line="276" w:lineRule="auto"/>
        <w:ind w:left="0" w:firstLine="0"/>
        <w:rPr>
          <w:b/>
        </w:rPr>
      </w:pPr>
      <w:r w:rsidRPr="002F6256">
        <w:rPr>
          <w:rFonts w:hint="eastAsia"/>
          <w:b/>
        </w:rPr>
        <w:t>상환권에 관한 사항</w:t>
      </w:r>
    </w:p>
    <w:p w14:paraId="5FF3A719" w14:textId="79D05CE3" w:rsidR="00FE15D3" w:rsidRDefault="00FE15D3" w:rsidP="005D5505">
      <w:pPr>
        <w:pStyle w:val="a6"/>
        <w:numPr>
          <w:ilvl w:val="0"/>
          <w:numId w:val="63"/>
        </w:numPr>
        <w:spacing w:line="276" w:lineRule="auto"/>
        <w:ind w:leftChars="0"/>
      </w:pPr>
      <w:r>
        <w:rPr>
          <w:rFonts w:hint="eastAsia"/>
        </w:rPr>
        <w:t>본건 종류주식의 주주</w:t>
      </w:r>
      <w:r w:rsidR="00826F1A">
        <w:rPr>
          <w:rFonts w:hint="eastAsia"/>
        </w:rPr>
        <w:t>(회사는 상환권을 보유하지 아니한다)</w:t>
      </w:r>
      <w:r>
        <w:rPr>
          <w:rFonts w:hint="eastAsia"/>
        </w:rPr>
        <w:t>는 본건 종류주식</w:t>
      </w:r>
      <w:r w:rsidR="00826F1A">
        <w:rPr>
          <w:rFonts w:hint="eastAsia"/>
        </w:rPr>
        <w:t>의 발행일부터</w:t>
      </w:r>
      <w:r>
        <w:rPr>
          <w:rFonts w:hint="eastAsia"/>
        </w:rPr>
        <w:t xml:space="preserve"> </w:t>
      </w:r>
      <w:r w:rsidR="0021184D">
        <w:t>4</w:t>
      </w:r>
      <w:r>
        <w:rPr>
          <w:rFonts w:hint="eastAsia"/>
        </w:rPr>
        <w:t>년이 경과한 날</w:t>
      </w:r>
      <w:r w:rsidR="00826F1A">
        <w:rPr>
          <w:rFonts w:hint="eastAsia"/>
        </w:rPr>
        <w:t xml:space="preserve"> 이후</w:t>
      </w:r>
      <w:r>
        <w:rPr>
          <w:rFonts w:hint="eastAsia"/>
        </w:rPr>
        <w:t xml:space="preserve"> 회사에 대하여 본조에 따라 본건 종류주식의 전부 또는 일부의 상환을 청구할 권리를 가</w:t>
      </w:r>
      <w:ins w:id="401" w:author="SL Partners" w:date="2023-12-23T23:53:00Z">
        <w:r w:rsidR="00B637E2">
          <w:rPr>
            <w:rFonts w:hint="eastAsia"/>
          </w:rPr>
          <w:t>진다.</w:t>
        </w:r>
      </w:ins>
      <w:del w:id="402" w:author="SL Partners" w:date="2023-12-23T23:53:00Z">
        <w:r w:rsidDel="00B637E2">
          <w:rPr>
            <w:rFonts w:hint="eastAsia"/>
          </w:rPr>
          <w:delText>지며,</w:delText>
        </w:r>
      </w:del>
      <w:ins w:id="403" w:author="SL Partners" w:date="2023-12-23T23:53:00Z">
        <w:r w:rsidR="00B637E2">
          <w:t xml:space="preserve"> </w:t>
        </w:r>
      </w:ins>
      <w:commentRangeStart w:id="404"/>
      <w:del w:id="405" w:author="SL Partners" w:date="2023-12-23T23:54:00Z">
        <w:r w:rsidDel="007D4986">
          <w:delText xml:space="preserve"> </w:delText>
        </w:r>
      </w:del>
      <w:ins w:id="406" w:author="SL Partners" w:date="2023-12-23T23:54:00Z">
        <w:r w:rsidR="007D4986" w:rsidRPr="007D4986">
          <w:rPr>
            <w:rFonts w:hint="eastAsia"/>
            <w:rPrChange w:id="407" w:author="SL Partners" w:date="2023-12-23T23:54:00Z">
              <w:rPr>
                <w:rFonts w:ascii="Times New Roman" w:hint="eastAsia"/>
                <w:sz w:val="22"/>
                <w:szCs w:val="22"/>
              </w:rPr>
            </w:rPrChange>
          </w:rPr>
          <w:t>다만</w:t>
        </w:r>
        <w:r w:rsidR="007D4986" w:rsidRPr="007D4986">
          <w:rPr>
            <w:rPrChange w:id="408" w:author="SL Partners" w:date="2023-12-23T23:54:00Z">
              <w:rPr>
                <w:rFonts w:ascii="Times New Roman"/>
                <w:sz w:val="22"/>
                <w:szCs w:val="22"/>
              </w:rPr>
            </w:rPrChange>
          </w:rPr>
          <w:t xml:space="preserve">, </w:t>
        </w:r>
        <w:r w:rsidR="007D4986" w:rsidRPr="007D4986">
          <w:rPr>
            <w:rFonts w:hint="eastAsia"/>
            <w:rPrChange w:id="409" w:author="SL Partners" w:date="2023-12-23T23:54:00Z">
              <w:rPr>
                <w:rFonts w:ascii="Times New Roman" w:hint="eastAsia"/>
                <w:sz w:val="22"/>
                <w:szCs w:val="22"/>
              </w:rPr>
            </w:rPrChange>
          </w:rPr>
          <w:t>회사는</w:t>
        </w:r>
        <w:r w:rsidR="007D4986" w:rsidRPr="007D4986">
          <w:rPr>
            <w:rPrChange w:id="410" w:author="SL Partners" w:date="2023-12-23T23:54:00Z">
              <w:rPr>
                <w:rFonts w:ascii="Times New Roman"/>
                <w:sz w:val="22"/>
                <w:szCs w:val="22"/>
              </w:rPr>
            </w:rPrChange>
          </w:rPr>
          <w:t xml:space="preserve"> </w:t>
        </w:r>
        <w:r w:rsidR="007D4986" w:rsidRPr="007D4986">
          <w:rPr>
            <w:rFonts w:hint="eastAsia"/>
            <w:rPrChange w:id="411" w:author="SL Partners" w:date="2023-12-23T23:54:00Z">
              <w:rPr>
                <w:rFonts w:ascii="Times New Roman" w:hint="eastAsia"/>
                <w:sz w:val="22"/>
                <w:szCs w:val="22"/>
              </w:rPr>
            </w:rPrChange>
          </w:rPr>
          <w:t>배당가능이익</w:t>
        </w:r>
        <w:r w:rsidR="007D4986" w:rsidRPr="007D4986">
          <w:rPr>
            <w:rPrChange w:id="412" w:author="SL Partners" w:date="2023-12-23T23:54:00Z">
              <w:rPr>
                <w:rFonts w:ascii="Times New Roman"/>
                <w:sz w:val="22"/>
                <w:szCs w:val="22"/>
              </w:rPr>
            </w:rPrChange>
          </w:rPr>
          <w:t xml:space="preserve"> </w:t>
        </w:r>
        <w:r w:rsidR="007D4986" w:rsidRPr="007D4986">
          <w:rPr>
            <w:rFonts w:hint="eastAsia"/>
            <w:rPrChange w:id="413" w:author="SL Partners" w:date="2023-12-23T23:54:00Z">
              <w:rPr>
                <w:rFonts w:ascii="Times New Roman" w:hint="eastAsia"/>
                <w:sz w:val="22"/>
                <w:szCs w:val="22"/>
              </w:rPr>
            </w:rPrChange>
          </w:rPr>
          <w:t>범위</w:t>
        </w:r>
        <w:r w:rsidR="007D4986" w:rsidRPr="007D4986">
          <w:rPr>
            <w:rPrChange w:id="414" w:author="SL Partners" w:date="2023-12-23T23:54:00Z">
              <w:rPr>
                <w:rFonts w:ascii="Times New Roman"/>
                <w:sz w:val="22"/>
                <w:szCs w:val="22"/>
              </w:rPr>
            </w:rPrChange>
          </w:rPr>
          <w:t xml:space="preserve"> </w:t>
        </w:r>
        <w:r w:rsidR="007D4986" w:rsidRPr="007D4986">
          <w:rPr>
            <w:rFonts w:hint="eastAsia"/>
            <w:rPrChange w:id="415" w:author="SL Partners" w:date="2023-12-23T23:54:00Z">
              <w:rPr>
                <w:rFonts w:ascii="Times New Roman" w:hint="eastAsia"/>
                <w:sz w:val="22"/>
                <w:szCs w:val="22"/>
              </w:rPr>
            </w:rPrChange>
          </w:rPr>
          <w:t>내에서</w:t>
        </w:r>
        <w:r w:rsidR="007D4986" w:rsidRPr="007D4986">
          <w:rPr>
            <w:rPrChange w:id="416" w:author="SL Partners" w:date="2023-12-23T23:54:00Z">
              <w:rPr>
                <w:rFonts w:ascii="Times New Roman"/>
                <w:sz w:val="22"/>
                <w:szCs w:val="22"/>
              </w:rPr>
            </w:rPrChange>
          </w:rPr>
          <w:t xml:space="preserve"> </w:t>
        </w:r>
        <w:r w:rsidR="007D4986" w:rsidRPr="007D4986">
          <w:rPr>
            <w:rFonts w:hint="eastAsia"/>
            <w:rPrChange w:id="417" w:author="SL Partners" w:date="2023-12-23T23:54:00Z">
              <w:rPr>
                <w:rFonts w:ascii="Times New Roman" w:hint="eastAsia"/>
                <w:sz w:val="22"/>
                <w:szCs w:val="22"/>
              </w:rPr>
            </w:rPrChange>
          </w:rPr>
          <w:t>상환의무를</w:t>
        </w:r>
        <w:r w:rsidR="007D4986" w:rsidRPr="007D4986">
          <w:rPr>
            <w:rPrChange w:id="418" w:author="SL Partners" w:date="2023-12-23T23:54:00Z">
              <w:rPr>
                <w:rFonts w:ascii="Times New Roman"/>
                <w:sz w:val="22"/>
                <w:szCs w:val="22"/>
              </w:rPr>
            </w:rPrChange>
          </w:rPr>
          <w:t xml:space="preserve"> </w:t>
        </w:r>
        <w:r w:rsidR="007D4986" w:rsidRPr="007D4986">
          <w:rPr>
            <w:rFonts w:hint="eastAsia"/>
            <w:rPrChange w:id="419" w:author="SL Partners" w:date="2023-12-23T23:54:00Z">
              <w:rPr>
                <w:rFonts w:ascii="Times New Roman" w:hint="eastAsia"/>
                <w:sz w:val="22"/>
                <w:szCs w:val="22"/>
              </w:rPr>
            </w:rPrChange>
          </w:rPr>
          <w:t>지며</w:t>
        </w:r>
        <w:r w:rsidR="007D4986" w:rsidRPr="007D4986">
          <w:rPr>
            <w:rPrChange w:id="420" w:author="SL Partners" w:date="2023-12-23T23:54:00Z">
              <w:rPr>
                <w:rFonts w:ascii="Times New Roman"/>
                <w:sz w:val="22"/>
                <w:szCs w:val="22"/>
              </w:rPr>
            </w:rPrChange>
          </w:rPr>
          <w:t xml:space="preserve">, </w:t>
        </w:r>
      </w:ins>
      <w:commentRangeEnd w:id="404"/>
      <w:ins w:id="421" w:author="SL Partners" w:date="2023-12-23T23:55:00Z">
        <w:r w:rsidR="00A14067">
          <w:rPr>
            <w:rStyle w:val="a9"/>
          </w:rPr>
          <w:commentReference w:id="404"/>
        </w:r>
      </w:ins>
      <w:del w:id="422" w:author="SL Partners" w:date="2023-12-23T23:54:00Z">
        <w:r w:rsidDel="007D4986">
          <w:rPr>
            <w:rFonts w:hint="eastAsia"/>
          </w:rPr>
          <w:delText xml:space="preserve">회사는 상환청구를 받은 날로부터 </w:delText>
        </w:r>
        <w:r w:rsidDel="007D4986">
          <w:delText>30</w:delText>
        </w:r>
        <w:r w:rsidDel="007D4986">
          <w:rPr>
            <w:rFonts w:hint="eastAsia"/>
          </w:rPr>
          <w:delText xml:space="preserve">일 이내에 법적으로 상환 가능한 최대한의 자금으로 이를 상환하여야 </w:delText>
        </w:r>
        <w:r w:rsidR="003046BC" w:rsidDel="007D4986">
          <w:rPr>
            <w:rFonts w:hint="eastAsia"/>
          </w:rPr>
          <w:delText>한다.</w:delText>
        </w:r>
        <w:r w:rsidR="00826F1A" w:rsidDel="007D4986">
          <w:delText xml:space="preserve"> </w:delText>
        </w:r>
        <w:r w:rsidR="00826F1A" w:rsidDel="007D4986">
          <w:rPr>
            <w:rFonts w:hint="eastAsia"/>
          </w:rPr>
          <w:delText>회사</w:delText>
        </w:r>
        <w:r w:rsidDel="007D4986">
          <w:rPr>
            <w:rFonts w:hint="eastAsia"/>
          </w:rPr>
          <w:delText xml:space="preserve"> 및 이해관계인은 상환재원</w:delText>
        </w:r>
        <w:r w:rsidR="00826F1A" w:rsidDel="007D4986">
          <w:rPr>
            <w:rFonts w:hint="eastAsia"/>
          </w:rPr>
          <w:delText>을 확보하기</w:delText>
        </w:r>
        <w:r w:rsidDel="007D4986">
          <w:rPr>
            <w:rFonts w:hint="eastAsia"/>
          </w:rPr>
          <w:delText xml:space="preserve"> 위하여 준비금 감소 등 법률상 가능한 절차</w:delText>
        </w:r>
        <w:r w:rsidR="00826F1A" w:rsidDel="007D4986">
          <w:rPr>
            <w:rFonts w:hint="eastAsia"/>
          </w:rPr>
          <w:delText>(이해관계인의 의결권 행사 등을 포함함)</w:delText>
        </w:r>
        <w:r w:rsidDel="007D4986">
          <w:rPr>
            <w:rFonts w:hint="eastAsia"/>
          </w:rPr>
          <w:delText xml:space="preserve">를 신속히 이행하여야 </w:delText>
        </w:r>
        <w:r w:rsidR="003046BC" w:rsidDel="007D4986">
          <w:rPr>
            <w:rFonts w:hint="eastAsia"/>
          </w:rPr>
          <w:delText>하며,</w:delText>
        </w:r>
        <w:r w:rsidR="003046BC" w:rsidDel="007D4986">
          <w:delText xml:space="preserve"> </w:delText>
        </w:r>
        <w:r w:rsidR="003046BC" w:rsidDel="007D4986">
          <w:rPr>
            <w:rFonts w:hint="eastAsia"/>
          </w:rPr>
          <w:delText>본건 종류주식의 상환에 적법하게 사용가능한 추가 자금이 발생하는 경우,</w:delText>
        </w:r>
        <w:r w:rsidR="003046BC" w:rsidDel="007D4986">
          <w:delText xml:space="preserve"> </w:delText>
        </w:r>
        <w:r w:rsidR="003046BC" w:rsidDel="007D4986">
          <w:rPr>
            <w:rFonts w:hint="eastAsia"/>
          </w:rPr>
          <w:delText>회사는 동 자금을 본건 종류주식의 주주가 상환청구 하였으나 상환되지 아니한 주식을 상환하는 데 우선적으로 사용하여야 한다.</w:delText>
        </w:r>
        <w:r w:rsidR="003046BC" w:rsidDel="007D4986">
          <w:delText xml:space="preserve"> </w:delText>
        </w:r>
        <w:r w:rsidR="003046BC" w:rsidDel="007D4986">
          <w:rPr>
            <w:rFonts w:hint="eastAsia"/>
          </w:rPr>
          <w:delText>다만,</w:delText>
        </w:r>
        <w:r w:rsidR="003046BC" w:rsidDel="007D4986">
          <w:delText xml:space="preserve"> </w:delText>
        </w:r>
      </w:del>
      <w:r w:rsidR="003046BC">
        <w:rPr>
          <w:rFonts w:hint="eastAsia"/>
        </w:rPr>
        <w:t>상환청구가 있었음에도 상환되지 아니한 경우 상환기간은 상환이 완료될 때까지 연장되는 것으로 한다.</w:t>
      </w:r>
      <w:r w:rsidR="003046BC">
        <w:t xml:space="preserve"> </w:t>
      </w:r>
      <w:r w:rsidR="003046BC">
        <w:rPr>
          <w:rFonts w:hint="eastAsia"/>
        </w:rPr>
        <w:t>상환청구권의 행사는 상환청구일까지 미지급 배당금의 청구에 영향을 미치지 아니한다.</w:t>
      </w:r>
      <w:r w:rsidR="003046BC">
        <w:t xml:space="preserve"> </w:t>
      </w:r>
    </w:p>
    <w:p w14:paraId="215E52C2" w14:textId="087A5159" w:rsidR="00FE15D3" w:rsidRDefault="00FE15D3" w:rsidP="005D5505">
      <w:pPr>
        <w:pStyle w:val="a6"/>
        <w:numPr>
          <w:ilvl w:val="0"/>
          <w:numId w:val="63"/>
        </w:numPr>
        <w:spacing w:line="276" w:lineRule="auto"/>
        <w:ind w:leftChars="0"/>
      </w:pPr>
      <w:r>
        <w:rPr>
          <w:rFonts w:hint="eastAsia"/>
        </w:rPr>
        <w:t xml:space="preserve">본건 종류주식의 </w:t>
      </w:r>
      <w:r>
        <w:t>1</w:t>
      </w:r>
      <w:r>
        <w:rPr>
          <w:rFonts w:hint="eastAsia"/>
        </w:rPr>
        <w:t xml:space="preserve">주당 상환가액은 본건 종류주식의 </w:t>
      </w:r>
      <w:r>
        <w:t>1</w:t>
      </w:r>
      <w:r>
        <w:rPr>
          <w:rFonts w:hint="eastAsia"/>
        </w:rPr>
        <w:t>주당 발행가액과 이에 대</w:t>
      </w:r>
      <w:r w:rsidR="003046BC">
        <w:rPr>
          <w:rFonts w:hint="eastAsia"/>
        </w:rPr>
        <w:t>하여 본건 종류주식의 발행일부터</w:t>
      </w:r>
      <w:r>
        <w:rPr>
          <w:rFonts w:hint="eastAsia"/>
        </w:rPr>
        <w:t xml:space="preserve"> 상환일까지 연</w:t>
      </w:r>
      <w:r w:rsidR="003046BC">
        <w:rPr>
          <w:rFonts w:hint="eastAsia"/>
        </w:rPr>
        <w:t>복리</w:t>
      </w:r>
      <w:r>
        <w:rPr>
          <w:rFonts w:hint="eastAsia"/>
        </w:rPr>
        <w:t xml:space="preserve"> </w:t>
      </w:r>
      <w:r w:rsidR="0021184D">
        <w:t>2</w:t>
      </w:r>
      <w:r>
        <w:t>%</w:t>
      </w:r>
      <w:r>
        <w:rPr>
          <w:rFonts w:hint="eastAsia"/>
        </w:rPr>
        <w:t>를 적용하여 산출한 이자 금액의 합계액으로 하되,</w:t>
      </w:r>
      <w:r>
        <w:t xml:space="preserve"> </w:t>
      </w:r>
      <w:r>
        <w:rPr>
          <w:rFonts w:hint="eastAsia"/>
        </w:rPr>
        <w:t xml:space="preserve">본건 종류주식 발행일부터 상환일까지 지급된 배당금이 있을 경우 </w:t>
      </w:r>
      <w:commentRangeStart w:id="423"/>
      <w:r>
        <w:rPr>
          <w:rFonts w:hint="eastAsia"/>
        </w:rPr>
        <w:t>이를 차감하여 계산한다.</w:t>
      </w:r>
      <w:commentRangeEnd w:id="423"/>
      <w:r w:rsidR="00F816E1">
        <w:rPr>
          <w:rStyle w:val="a9"/>
        </w:rPr>
        <w:commentReference w:id="423"/>
      </w:r>
      <w:r>
        <w:t xml:space="preserve"> </w:t>
      </w:r>
      <w:r w:rsidR="003046BC">
        <w:rPr>
          <w:rFonts w:hint="eastAsia"/>
        </w:rPr>
        <w:t>회사가</w:t>
      </w:r>
      <w:r w:rsidR="003046BC">
        <w:t xml:space="preserve"> </w:t>
      </w:r>
      <w:r w:rsidR="003046BC">
        <w:rPr>
          <w:rFonts w:hint="eastAsia"/>
        </w:rPr>
        <w:t xml:space="preserve">배당가능이익이 있음에도 불구하고 본항에 따른 상환가액을 지급하지 아니하는 경우에는 회사는 상환을 하여야 하는 날의 다음날부터 실제 상환일까지 상환가액에 대하여 </w:t>
      </w:r>
      <w:commentRangeStart w:id="424"/>
      <w:r w:rsidR="003046BC">
        <w:rPr>
          <w:rFonts w:hint="eastAsia"/>
        </w:rPr>
        <w:t xml:space="preserve">연 </w:t>
      </w:r>
      <w:r w:rsidR="00E47F03">
        <w:t>10</w:t>
      </w:r>
      <w:r w:rsidR="003046BC">
        <w:t>%</w:t>
      </w:r>
      <w:commentRangeEnd w:id="424"/>
      <w:r w:rsidR="008C6BAA">
        <w:rPr>
          <w:rStyle w:val="a9"/>
        </w:rPr>
        <w:commentReference w:id="424"/>
      </w:r>
      <w:r w:rsidR="003046BC">
        <w:rPr>
          <w:rFonts w:hint="eastAsia"/>
        </w:rPr>
        <w:t>의 이율에 의한 지연배상금을 가산하여 지급하여야 한다.</w:t>
      </w:r>
    </w:p>
    <w:p w14:paraId="3A99ACCD" w14:textId="77777777" w:rsidR="003046BC" w:rsidRDefault="003046BC" w:rsidP="005D5505">
      <w:pPr>
        <w:pStyle w:val="a6"/>
        <w:numPr>
          <w:ilvl w:val="0"/>
          <w:numId w:val="63"/>
        </w:numPr>
        <w:spacing w:line="276" w:lineRule="auto"/>
        <w:ind w:leftChars="0"/>
      </w:pPr>
      <w:r>
        <w:rPr>
          <w:rFonts w:hint="eastAsia"/>
        </w:rPr>
        <w:t xml:space="preserve">회사의 자본준비금 및 이익준비금이 납입자본금의 </w:t>
      </w:r>
      <w:r>
        <w:t>1.5</w:t>
      </w:r>
      <w:r>
        <w:rPr>
          <w:rFonts w:hint="eastAsia"/>
        </w:rPr>
        <w:t>배를 초과하는 경우,</w:t>
      </w:r>
      <w:r>
        <w:t xml:space="preserve"> </w:t>
      </w:r>
      <w:r>
        <w:rPr>
          <w:rFonts w:hint="eastAsia"/>
        </w:rPr>
        <w:t xml:space="preserve">회사 및 이해관계인은 투자자의 요청 시 관련 법령에 따라 납입자본금의 </w:t>
      </w:r>
      <w:r>
        <w:t>1.5</w:t>
      </w:r>
      <w:r>
        <w:rPr>
          <w:rFonts w:hint="eastAsia"/>
        </w:rPr>
        <w:t>배를 초과한 금액의 범위 내에서 법정준비금을 감소하는 절차를 취하여야 하며,</w:t>
      </w:r>
      <w:r>
        <w:t xml:space="preserve"> </w:t>
      </w:r>
      <w:r>
        <w:rPr>
          <w:rFonts w:hint="eastAsia"/>
        </w:rPr>
        <w:t>이해관계인은 관련 이사회 및 주주총회에서 이를 위한 의결권을 행사하여야 한다.</w:t>
      </w:r>
      <w:r>
        <w:t xml:space="preserve"> </w:t>
      </w:r>
    </w:p>
    <w:p w14:paraId="34870386" w14:textId="453C5236" w:rsidR="00FE15D3" w:rsidRDefault="00FE15D3" w:rsidP="005D5505">
      <w:pPr>
        <w:pStyle w:val="a6"/>
        <w:numPr>
          <w:ilvl w:val="0"/>
          <w:numId w:val="63"/>
        </w:numPr>
        <w:spacing w:line="276" w:lineRule="auto"/>
        <w:ind w:leftChars="0"/>
      </w:pPr>
      <w:commentRangeStart w:id="425"/>
      <w:r>
        <w:rPr>
          <w:rFonts w:hint="eastAsia"/>
        </w:rPr>
        <w:t>본건 종류주식 주주의 상환권 행사 이후 본건 종류주식의 상환에 사용할 수 있는 재원이 발생하였음에도</w:t>
      </w:r>
      <w:ins w:id="426" w:author="SL Partners" w:date="2023-12-24T00:00:00Z">
        <w:r w:rsidR="007E411E">
          <w:rPr>
            <w:rFonts w:hint="eastAsia"/>
          </w:rPr>
          <w:t xml:space="preserve"> 정당한 이유 없이</w:t>
        </w:r>
      </w:ins>
      <w:r>
        <w:rPr>
          <w:rFonts w:hint="eastAsia"/>
        </w:rPr>
        <w:t xml:space="preserve"> 이를 상환에 우선적으로 사용하지 않거나 제2항의 절차가 가능함에도 이행하지 않는 경우에는 이해관계인의 귀책사유에 의한 것으로 보며,</w:t>
      </w:r>
      <w:r>
        <w:t xml:space="preserve"> </w:t>
      </w:r>
      <w:r>
        <w:rPr>
          <w:rFonts w:hint="eastAsia"/>
        </w:rPr>
        <w:t>이 경우 회사</w:t>
      </w:r>
      <w:r>
        <w:rPr>
          <w:rFonts w:hint="eastAsia"/>
        </w:rPr>
        <w:lastRenderedPageBreak/>
        <w:t xml:space="preserve">와 이해관계인은 </w:t>
      </w:r>
      <w:r w:rsidR="002F6256">
        <w:rPr>
          <w:rFonts w:hint="eastAsia"/>
        </w:rPr>
        <w:t>함께 제</w:t>
      </w:r>
      <w:r w:rsidR="002F6256">
        <w:t>3</w:t>
      </w:r>
      <w:r w:rsidR="002F6256">
        <w:rPr>
          <w:rFonts w:hint="eastAsia"/>
        </w:rPr>
        <w:t xml:space="preserve">항의 금액의 </w:t>
      </w:r>
      <w:r w:rsidR="002F6256">
        <w:t>20%</w:t>
      </w:r>
      <w:r w:rsidR="002F6256">
        <w:rPr>
          <w:rFonts w:hint="eastAsia"/>
        </w:rPr>
        <w:t>에 해당하는 금액을 상환가액의 지급 및 손해배상과는 별도로 위약벌로써 투자자에게 지급하여야 한다.</w:t>
      </w:r>
      <w:r w:rsidR="002F6256">
        <w:t xml:space="preserve"> </w:t>
      </w:r>
      <w:commentRangeEnd w:id="425"/>
      <w:r w:rsidR="007E411E">
        <w:rPr>
          <w:rStyle w:val="a9"/>
        </w:rPr>
        <w:commentReference w:id="425"/>
      </w:r>
    </w:p>
    <w:p w14:paraId="3A9EF75C" w14:textId="77777777" w:rsidR="00500D8A" w:rsidRDefault="00500D8A" w:rsidP="005D5505">
      <w:pPr>
        <w:pStyle w:val="a6"/>
        <w:numPr>
          <w:ilvl w:val="0"/>
          <w:numId w:val="63"/>
        </w:numPr>
        <w:spacing w:line="276" w:lineRule="auto"/>
        <w:ind w:leftChars="0"/>
      </w:pPr>
      <w:r>
        <w:rPr>
          <w:rFonts w:hint="eastAsia"/>
        </w:rPr>
        <w:t>기한 전 상환:</w:t>
      </w:r>
      <w:r>
        <w:t xml:space="preserve"> </w:t>
      </w:r>
      <w:r>
        <w:rPr>
          <w:rFonts w:hint="eastAsia"/>
        </w:rPr>
        <w:t>본건 종류주식의 주주는 다음 각호의 사유가 발생하는 경우에는 제1항 내지 제2항에서 정한 상환조건과 별개로 회사에 대하여 본건 종류주식의 전부 또는 일부의 상환을 청구할 수 있다.</w:t>
      </w:r>
      <w:r>
        <w:t xml:space="preserve"> </w:t>
      </w:r>
      <w:r>
        <w:rPr>
          <w:rFonts w:hint="eastAsia"/>
        </w:rPr>
        <w:t>이 경우</w:t>
      </w:r>
      <w:r>
        <w:t xml:space="preserve"> </w:t>
      </w:r>
      <w:r>
        <w:rPr>
          <w:rFonts w:hint="eastAsia"/>
        </w:rPr>
        <w:t>본조의 규정을 준용한다.</w:t>
      </w:r>
      <w:r>
        <w:t xml:space="preserve"> </w:t>
      </w:r>
    </w:p>
    <w:p w14:paraId="7F84496D" w14:textId="77777777" w:rsidR="00500D8A" w:rsidRDefault="00500D8A" w:rsidP="005D5505">
      <w:pPr>
        <w:pStyle w:val="a5"/>
        <w:numPr>
          <w:ilvl w:val="0"/>
          <w:numId w:val="68"/>
        </w:numPr>
        <w:spacing w:line="276" w:lineRule="auto"/>
      </w:pPr>
      <w:r>
        <w:rPr>
          <w:rFonts w:hint="eastAsia"/>
        </w:rPr>
        <w:t>회사가 본건 종류주식의 발행 이후 주금의 가장납입 등 명목 여하를 불문하고 중요자산을 사업목적 외의 용도에 사용하거나 유출시킨 경우</w:t>
      </w:r>
    </w:p>
    <w:p w14:paraId="1101E5F8" w14:textId="1DB9E066" w:rsidR="00500D8A" w:rsidRDefault="00500D8A" w:rsidP="005D5505">
      <w:pPr>
        <w:pStyle w:val="a5"/>
        <w:numPr>
          <w:ilvl w:val="0"/>
          <w:numId w:val="68"/>
        </w:numPr>
        <w:spacing w:line="276" w:lineRule="auto"/>
      </w:pPr>
      <w:r>
        <w:rPr>
          <w:rFonts w:hint="eastAsia"/>
        </w:rPr>
        <w:t>본</w:t>
      </w:r>
      <w:r w:rsidR="00626D51">
        <w:rPr>
          <w:rFonts w:hint="eastAsia"/>
        </w:rPr>
        <w:t xml:space="preserve"> 계약</w:t>
      </w:r>
      <w:r w:rsidR="00626D51">
        <w:t xml:space="preserve"> </w:t>
      </w:r>
      <w:r w:rsidR="00626D51">
        <w:rPr>
          <w:rFonts w:hint="eastAsia"/>
        </w:rPr>
        <w:t xml:space="preserve">상 회사 및 이해관계인의 진술과 보장이 </w:t>
      </w:r>
      <w:r w:rsidR="006A2F35">
        <w:rPr>
          <w:rFonts w:hint="eastAsia"/>
        </w:rPr>
        <w:t xml:space="preserve">주요한 부분에서 </w:t>
      </w:r>
      <w:r w:rsidR="00626D51">
        <w:rPr>
          <w:rFonts w:hint="eastAsia"/>
        </w:rPr>
        <w:t>허위인 것으로 밝혀진 경우</w:t>
      </w:r>
    </w:p>
    <w:p w14:paraId="10E008E1" w14:textId="77777777" w:rsidR="00626D51" w:rsidRDefault="00626D51" w:rsidP="005D5505">
      <w:pPr>
        <w:pStyle w:val="a5"/>
        <w:numPr>
          <w:ilvl w:val="0"/>
          <w:numId w:val="68"/>
        </w:numPr>
        <w:spacing w:line="276" w:lineRule="auto"/>
      </w:pPr>
      <w:r>
        <w:rPr>
          <w:rFonts w:hint="eastAsia"/>
        </w:rPr>
        <w:t xml:space="preserve">본건 종류주식의 발행 이후 상법 또는 자본시장과 금융투자업에 관한 법률 등의 제반 법규를 위반하여 회사가 본 계약의 내용을 이행할 수 없게 되는 경우 </w:t>
      </w:r>
    </w:p>
    <w:p w14:paraId="7DC15289" w14:textId="77777777" w:rsidR="00626D51" w:rsidRDefault="00626D51" w:rsidP="005D5505">
      <w:pPr>
        <w:pStyle w:val="a5"/>
        <w:numPr>
          <w:ilvl w:val="0"/>
          <w:numId w:val="68"/>
        </w:numPr>
        <w:spacing w:line="276" w:lineRule="auto"/>
      </w:pPr>
      <w:r>
        <w:rPr>
          <w:rFonts w:hint="eastAsia"/>
        </w:rPr>
        <w:t>회사의 감사보고서에 대한 외부감사인의 의견이 적정의견이 아닌 경우</w:t>
      </w:r>
    </w:p>
    <w:p w14:paraId="159DC51F" w14:textId="2DC13650" w:rsidR="00626D51" w:rsidRDefault="00626D51" w:rsidP="005D5505">
      <w:pPr>
        <w:pStyle w:val="a5"/>
        <w:numPr>
          <w:ilvl w:val="0"/>
          <w:numId w:val="68"/>
        </w:numPr>
        <w:spacing w:line="276" w:lineRule="auto"/>
      </w:pPr>
      <w:r>
        <w:rPr>
          <w:rFonts w:hint="eastAsia"/>
        </w:rPr>
        <w:t xml:space="preserve">회사 또는 이해관계인이 본 계약을 </w:t>
      </w:r>
      <w:r w:rsidR="006A2F35">
        <w:rPr>
          <w:rFonts w:hint="eastAsia"/>
        </w:rPr>
        <w:t xml:space="preserve">중대하게 </w:t>
      </w:r>
      <w:r>
        <w:rPr>
          <w:rFonts w:hint="eastAsia"/>
        </w:rPr>
        <w:t xml:space="preserve">위반하는 경우 </w:t>
      </w:r>
    </w:p>
    <w:p w14:paraId="609FE1CB" w14:textId="77777777" w:rsidR="00215953" w:rsidRDefault="00215953" w:rsidP="00A31E9E">
      <w:pPr>
        <w:spacing w:line="276" w:lineRule="auto"/>
      </w:pPr>
    </w:p>
    <w:p w14:paraId="70A6170A" w14:textId="77777777" w:rsidR="00215953" w:rsidRPr="000B5F7B" w:rsidRDefault="00215953" w:rsidP="00A31E9E">
      <w:pPr>
        <w:numPr>
          <w:ilvl w:val="0"/>
          <w:numId w:val="2"/>
        </w:numPr>
        <w:spacing w:line="276" w:lineRule="auto"/>
        <w:ind w:left="0" w:firstLine="0"/>
        <w:rPr>
          <w:b/>
        </w:rPr>
      </w:pPr>
      <w:r w:rsidRPr="000B5F7B">
        <w:rPr>
          <w:rFonts w:hint="eastAsia"/>
          <w:b/>
        </w:rPr>
        <w:t>신주인수권에 관한 사항</w:t>
      </w:r>
    </w:p>
    <w:p w14:paraId="2ECEC2DC" w14:textId="77777777" w:rsidR="000B5F7B" w:rsidRDefault="000B5F7B" w:rsidP="00553615">
      <w:pPr>
        <w:pStyle w:val="a6"/>
        <w:numPr>
          <w:ilvl w:val="0"/>
          <w:numId w:val="15"/>
        </w:numPr>
        <w:spacing w:line="276" w:lineRule="auto"/>
        <w:ind w:leftChars="0"/>
      </w:pPr>
      <w:r>
        <w:rPr>
          <w:rFonts w:hint="eastAsia"/>
        </w:rPr>
        <w:t>본건 종류주식의 주주는 신주인수권을 가진다.</w:t>
      </w:r>
    </w:p>
    <w:p w14:paraId="4D163EDF" w14:textId="77777777" w:rsidR="00215953" w:rsidRDefault="000B5F7B" w:rsidP="00553615">
      <w:pPr>
        <w:pStyle w:val="a6"/>
        <w:numPr>
          <w:ilvl w:val="0"/>
          <w:numId w:val="15"/>
        </w:numPr>
        <w:spacing w:line="276" w:lineRule="auto"/>
        <w:ind w:leftChars="0"/>
      </w:pPr>
      <w:r>
        <w:rPr>
          <w:rFonts w:hint="eastAsia"/>
        </w:rPr>
        <w:t>본건 종류주식의 주주가 신주인수권 행사로 배정받는 주식은 무상증자의 경우 동종의 종류주식으로 하고 유상증자의 경우 발행회사가 발행하기로 한 주식으로 한다.</w:t>
      </w:r>
    </w:p>
    <w:p w14:paraId="6976DFC1" w14:textId="77777777" w:rsidR="00215953" w:rsidRPr="000B5F7B" w:rsidRDefault="00215953" w:rsidP="00A31E9E">
      <w:pPr>
        <w:spacing w:line="276" w:lineRule="auto"/>
      </w:pPr>
    </w:p>
    <w:p w14:paraId="1072DACA" w14:textId="77777777" w:rsidR="00215953" w:rsidRPr="000B5F7B" w:rsidRDefault="00215953" w:rsidP="00A31E9E">
      <w:pPr>
        <w:numPr>
          <w:ilvl w:val="0"/>
          <w:numId w:val="1"/>
        </w:numPr>
        <w:spacing w:line="276" w:lineRule="auto"/>
        <w:ind w:left="0" w:firstLine="0"/>
        <w:jc w:val="center"/>
        <w:rPr>
          <w:b/>
        </w:rPr>
      </w:pPr>
      <w:r w:rsidRPr="000B5F7B">
        <w:rPr>
          <w:rFonts w:hint="eastAsia"/>
          <w:b/>
        </w:rPr>
        <w:t>거래완결 후 회사 경영에 관한 사항</w:t>
      </w:r>
    </w:p>
    <w:p w14:paraId="21402B89" w14:textId="77777777" w:rsidR="00215953" w:rsidRDefault="00215953" w:rsidP="00A31E9E">
      <w:pPr>
        <w:spacing w:line="276" w:lineRule="auto"/>
      </w:pPr>
    </w:p>
    <w:p w14:paraId="35D2EA6E" w14:textId="77777777" w:rsidR="00215953" w:rsidRPr="00413433" w:rsidRDefault="00215953" w:rsidP="00A31E9E">
      <w:pPr>
        <w:numPr>
          <w:ilvl w:val="0"/>
          <w:numId w:val="2"/>
        </w:numPr>
        <w:spacing w:line="276" w:lineRule="auto"/>
        <w:ind w:left="0" w:firstLine="0"/>
        <w:rPr>
          <w:b/>
        </w:rPr>
      </w:pPr>
      <w:r w:rsidRPr="00413433">
        <w:rPr>
          <w:rFonts w:hint="eastAsia"/>
          <w:b/>
        </w:rPr>
        <w:t xml:space="preserve">투자금의 </w:t>
      </w:r>
      <w:r w:rsidR="00723E20">
        <w:rPr>
          <w:rFonts w:hint="eastAsia"/>
          <w:b/>
        </w:rPr>
        <w:t>용도 및 사용내역에 관한 실사</w:t>
      </w:r>
    </w:p>
    <w:p w14:paraId="7778589F" w14:textId="77777777" w:rsidR="00413433" w:rsidRDefault="00484269" w:rsidP="00553615">
      <w:pPr>
        <w:pStyle w:val="a6"/>
        <w:numPr>
          <w:ilvl w:val="0"/>
          <w:numId w:val="18"/>
        </w:numPr>
        <w:spacing w:line="276" w:lineRule="auto"/>
        <w:ind w:leftChars="0"/>
      </w:pPr>
      <w:r>
        <w:rPr>
          <w:rFonts w:hint="eastAsia"/>
        </w:rPr>
        <w:t>회사</w:t>
      </w:r>
      <w:r w:rsidR="00413433">
        <w:rPr>
          <w:rFonts w:hint="eastAsia"/>
        </w:rPr>
        <w:t xml:space="preserve"> 및 이해관계인은</w:t>
      </w:r>
      <w:r>
        <w:rPr>
          <w:rFonts w:hint="eastAsia"/>
        </w:rPr>
        <w:t xml:space="preserve"> 투자자가 납입한 주식인수대금(이하 본 계약에서 </w:t>
      </w:r>
      <w:r>
        <w:t>“</w:t>
      </w:r>
      <w:r>
        <w:rPr>
          <w:rFonts w:hint="eastAsia"/>
        </w:rPr>
        <w:t>투자금</w:t>
      </w:r>
      <w:r>
        <w:t>”</w:t>
      </w:r>
      <w:r>
        <w:t>)</w:t>
      </w:r>
      <w:r>
        <w:rPr>
          <w:rFonts w:hint="eastAsia"/>
        </w:rPr>
        <w:t xml:space="preserve">을 </w:t>
      </w:r>
      <w:r w:rsidR="00413433">
        <w:rPr>
          <w:rFonts w:hint="eastAsia"/>
        </w:rPr>
        <w:t>이하의</w:t>
      </w:r>
      <w:r>
        <w:rPr>
          <w:rFonts w:hint="eastAsia"/>
        </w:rPr>
        <w:t xml:space="preserve"> 사용목적으로만 사용하여야 하고,</w:t>
      </w:r>
      <w:r>
        <w:t xml:space="preserve"> </w:t>
      </w:r>
      <w:r>
        <w:rPr>
          <w:rFonts w:hint="eastAsia"/>
        </w:rPr>
        <w:t>특히 투자금</w:t>
      </w:r>
      <w:r w:rsidR="00413433">
        <w:rPr>
          <w:rFonts w:hint="eastAsia"/>
        </w:rPr>
        <w:t>으로 제3자에게 자금을 대여하거나 제3자의 주식을 매수하여서는 아니 되며,</w:t>
      </w:r>
      <w:r w:rsidR="00413433">
        <w:t xml:space="preserve"> </w:t>
      </w:r>
      <w:r w:rsidR="00413433">
        <w:rPr>
          <w:rFonts w:hint="eastAsia"/>
        </w:rPr>
        <w:t>본조에서 정한 사용용도와 달리 사용하고자 할 경우에는 투자자로부터 사전에 서면동의를 얻어야 한다.</w:t>
      </w:r>
    </w:p>
    <w:tbl>
      <w:tblPr>
        <w:tblStyle w:val="a8"/>
        <w:tblW w:w="0" w:type="auto"/>
        <w:tblInd w:w="400" w:type="dxa"/>
        <w:tblLook w:val="04A0" w:firstRow="1" w:lastRow="0" w:firstColumn="1" w:lastColumn="0" w:noHBand="0" w:noVBand="1"/>
      </w:tblPr>
      <w:tblGrid>
        <w:gridCol w:w="4320"/>
        <w:gridCol w:w="4296"/>
      </w:tblGrid>
      <w:tr w:rsidR="00413433" w14:paraId="4E606CB4" w14:textId="77777777" w:rsidTr="0023574C">
        <w:tc>
          <w:tcPr>
            <w:tcW w:w="4320" w:type="dxa"/>
            <w:shd w:val="clear" w:color="auto" w:fill="F2F2F2" w:themeFill="background1" w:themeFillShade="F2"/>
            <w:vAlign w:val="center"/>
          </w:tcPr>
          <w:p w14:paraId="5EECC3B8" w14:textId="77777777" w:rsidR="00413433" w:rsidRDefault="00723E20" w:rsidP="00A31E9E">
            <w:pPr>
              <w:pStyle w:val="a6"/>
              <w:spacing w:line="276" w:lineRule="auto"/>
              <w:ind w:leftChars="0" w:left="0"/>
              <w:jc w:val="center"/>
            </w:pPr>
            <w:r>
              <w:rPr>
                <w:rFonts w:hint="eastAsia"/>
              </w:rPr>
              <w:t xml:space="preserve">투자금 </w:t>
            </w:r>
            <w:r w:rsidR="00413433">
              <w:rPr>
                <w:rFonts w:hint="eastAsia"/>
              </w:rPr>
              <w:t>사용용도</w:t>
            </w:r>
          </w:p>
        </w:tc>
        <w:tc>
          <w:tcPr>
            <w:tcW w:w="4296" w:type="dxa"/>
            <w:shd w:val="clear" w:color="auto" w:fill="F2F2F2" w:themeFill="background1" w:themeFillShade="F2"/>
            <w:vAlign w:val="center"/>
          </w:tcPr>
          <w:p w14:paraId="3C1D62B4" w14:textId="77777777" w:rsidR="00413433" w:rsidRDefault="00413433" w:rsidP="00A31E9E">
            <w:pPr>
              <w:pStyle w:val="a6"/>
              <w:spacing w:line="276" w:lineRule="auto"/>
              <w:ind w:leftChars="0" w:left="0"/>
              <w:jc w:val="center"/>
            </w:pPr>
            <w:r>
              <w:rPr>
                <w:rFonts w:hint="eastAsia"/>
              </w:rPr>
              <w:t>금액</w:t>
            </w:r>
          </w:p>
        </w:tc>
      </w:tr>
      <w:tr w:rsidR="0023574C" w14:paraId="67F04455" w14:textId="77777777" w:rsidTr="00B94F5C">
        <w:trPr>
          <w:trHeight w:val="918"/>
        </w:trPr>
        <w:tc>
          <w:tcPr>
            <w:tcW w:w="4320" w:type="dxa"/>
            <w:vAlign w:val="center"/>
          </w:tcPr>
          <w:p w14:paraId="23BD88FA" w14:textId="2CC35AF9" w:rsidR="0023574C" w:rsidRDefault="0023574C" w:rsidP="0095037E">
            <w:pPr>
              <w:pStyle w:val="a6"/>
              <w:spacing w:line="276" w:lineRule="auto"/>
              <w:ind w:leftChars="0" w:left="0"/>
              <w:jc w:val="center"/>
              <w:rPr>
                <w:ins w:id="427" w:author="SL Partners" w:date="2023-12-23T23:09:00Z"/>
              </w:rPr>
            </w:pPr>
            <w:del w:id="428" w:author="SL Partners" w:date="2023-12-23T23:10:00Z">
              <w:r w:rsidDel="00241678">
                <w:rPr>
                  <w:rFonts w:hint="eastAsia"/>
                </w:rPr>
                <w:delText>인건비</w:delText>
              </w:r>
              <w:r w:rsidR="0095037E" w:rsidDel="00241678">
                <w:rPr>
                  <w:rFonts w:hint="eastAsia"/>
                </w:rPr>
                <w:delText xml:space="preserve">, </w:delText>
              </w:r>
              <w:r w:rsidDel="00241678">
                <w:rPr>
                  <w:rFonts w:hint="eastAsia"/>
                </w:rPr>
                <w:delText>마케팅비</w:delText>
              </w:r>
              <w:r w:rsidR="0095037E" w:rsidDel="00241678">
                <w:rPr>
                  <w:rFonts w:hint="eastAsia"/>
                </w:rPr>
                <w:delText xml:space="preserve">, </w:delText>
              </w:r>
              <w:r w:rsidDel="00241678">
                <w:rPr>
                  <w:rFonts w:hint="eastAsia"/>
                </w:rPr>
                <w:delText>기타</w:delText>
              </w:r>
              <w:r w:rsidR="0095037E" w:rsidDel="00241678">
                <w:rPr>
                  <w:rFonts w:hint="eastAsia"/>
                </w:rPr>
                <w:delText xml:space="preserve"> </w:delText>
              </w:r>
              <w:r w:rsidDel="00241678">
                <w:rPr>
                  <w:rFonts w:hint="eastAsia"/>
                </w:rPr>
                <w:delText>운영비</w:delText>
              </w:r>
            </w:del>
            <w:ins w:id="429" w:author="SL Partners" w:date="2023-12-23T23:10:00Z">
              <w:r w:rsidR="00241678">
                <w:rPr>
                  <w:rFonts w:hint="eastAsia"/>
                </w:rPr>
                <w:t>운영자금 조달</w:t>
              </w:r>
            </w:ins>
          </w:p>
          <w:p w14:paraId="3DCC13DB" w14:textId="77777777" w:rsidR="004001E4" w:rsidRDefault="004001E4" w:rsidP="0095037E">
            <w:pPr>
              <w:pStyle w:val="a6"/>
              <w:spacing w:line="276" w:lineRule="auto"/>
              <w:ind w:leftChars="0" w:left="0"/>
              <w:jc w:val="center"/>
              <w:rPr>
                <w:ins w:id="430" w:author="SL Partners" w:date="2023-12-23T23:09:00Z"/>
              </w:rPr>
            </w:pPr>
            <w:commentRangeStart w:id="431"/>
            <w:ins w:id="432" w:author="SL Partners" w:date="2023-12-23T23:09:00Z">
              <w:r>
                <w:rPr>
                  <w:rFonts w:hint="eastAsia"/>
                </w:rPr>
                <w:t>사업확장</w:t>
              </w:r>
            </w:ins>
          </w:p>
          <w:p w14:paraId="64372302" w14:textId="01F5BCD7" w:rsidR="004001E4" w:rsidRDefault="000755BF" w:rsidP="0095037E">
            <w:pPr>
              <w:pStyle w:val="a6"/>
              <w:spacing w:line="276" w:lineRule="auto"/>
              <w:ind w:leftChars="0" w:left="0"/>
              <w:jc w:val="center"/>
            </w:pPr>
            <w:ins w:id="433" w:author="SL Partners" w:date="2023-12-23T23:09:00Z">
              <w:r>
                <w:rPr>
                  <w:rFonts w:hint="eastAsia"/>
                </w:rPr>
                <w:t>차입금 상환</w:t>
              </w:r>
            </w:ins>
            <w:commentRangeEnd w:id="431"/>
            <w:ins w:id="434" w:author="SL Partners" w:date="2023-12-23T23:10:00Z">
              <w:r w:rsidR="00C32A15">
                <w:rPr>
                  <w:rStyle w:val="a9"/>
                </w:rPr>
                <w:commentReference w:id="431"/>
              </w:r>
            </w:ins>
          </w:p>
        </w:tc>
        <w:tc>
          <w:tcPr>
            <w:tcW w:w="4296" w:type="dxa"/>
            <w:vAlign w:val="center"/>
          </w:tcPr>
          <w:p w14:paraId="3246F9F7" w14:textId="521436BC" w:rsidR="0023574C" w:rsidRDefault="0095037E" w:rsidP="00A31E9E">
            <w:pPr>
              <w:pStyle w:val="a6"/>
              <w:spacing w:line="276" w:lineRule="auto"/>
              <w:ind w:leftChars="0" w:left="0"/>
              <w:jc w:val="center"/>
            </w:pPr>
            <w:r>
              <w:rPr>
                <w:rFonts w:hAnsi="바탕" w:hint="eastAsia"/>
                <w:szCs w:val="20"/>
              </w:rPr>
              <w:t>금 원</w:t>
            </w:r>
          </w:p>
        </w:tc>
      </w:tr>
    </w:tbl>
    <w:p w14:paraId="06184A67" w14:textId="2E0837F2" w:rsidR="00215953" w:rsidRDefault="00F05936" w:rsidP="00553615">
      <w:pPr>
        <w:pStyle w:val="a6"/>
        <w:numPr>
          <w:ilvl w:val="0"/>
          <w:numId w:val="18"/>
        </w:numPr>
        <w:spacing w:line="276" w:lineRule="auto"/>
        <w:ind w:leftChars="0"/>
      </w:pPr>
      <w:r>
        <w:rPr>
          <w:rFonts w:hint="eastAsia"/>
        </w:rPr>
        <w:t>회사는 투자금을 사용하기 위한 전용통장을 개설하여 투자금을 별도 관리하고 그 사용내역을 반기마다 투자자에게 보고하여야 하며,</w:t>
      </w:r>
      <w:r>
        <w:t xml:space="preserve"> </w:t>
      </w:r>
      <w:r>
        <w:rPr>
          <w:rFonts w:hint="eastAsia"/>
        </w:rPr>
        <w:t xml:space="preserve">투자금 소진 시 그 소진된 날로부터 </w:t>
      </w:r>
      <w:r>
        <w:t>7</w:t>
      </w:r>
      <w:r>
        <w:rPr>
          <w:rFonts w:hint="eastAsia"/>
        </w:rPr>
        <w:t>영업일 이내에 투자자에게 이를 보고하여야 한다.</w:t>
      </w:r>
      <w:r>
        <w:t xml:space="preserve"> </w:t>
      </w:r>
      <w:r>
        <w:rPr>
          <w:rFonts w:hint="eastAsia"/>
        </w:rPr>
        <w:t xml:space="preserve">또한 회사는 투자금의 사용기록부를 작성 </w:t>
      </w:r>
      <w:r>
        <w:rPr>
          <w:rFonts w:hAnsi="바탕" w:hint="eastAsia"/>
        </w:rPr>
        <w:t xml:space="preserve">· </w:t>
      </w:r>
      <w:r>
        <w:rPr>
          <w:rFonts w:hint="eastAsia"/>
        </w:rPr>
        <w:t>비치하여 두어야 하며,</w:t>
      </w:r>
      <w:r>
        <w:t xml:space="preserve"> </w:t>
      </w:r>
      <w:r>
        <w:rPr>
          <w:rFonts w:hint="eastAsia"/>
        </w:rPr>
        <w:t>투자자가 회사에 대하여 투자금의 사용내역을 요청한 경우,</w:t>
      </w:r>
      <w:r>
        <w:t xml:space="preserve"> </w:t>
      </w:r>
      <w:r>
        <w:rPr>
          <w:rFonts w:hint="eastAsia"/>
        </w:rPr>
        <w:t xml:space="preserve">회사는 요청을 받은 날로부터 </w:t>
      </w:r>
      <w:r>
        <w:t>5</w:t>
      </w:r>
      <w:r>
        <w:rPr>
          <w:rFonts w:hint="eastAsia"/>
        </w:rPr>
        <w:t>영업일</w:t>
      </w:r>
      <w:r>
        <w:t>(</w:t>
      </w:r>
      <w:r>
        <w:rPr>
          <w:rFonts w:hint="eastAsia"/>
        </w:rPr>
        <w:t>또는 그 이후로서 투자자가 동의하는 때)</w:t>
      </w:r>
      <w:r>
        <w:t xml:space="preserve"> </w:t>
      </w:r>
      <w:r>
        <w:rPr>
          <w:rFonts w:hint="eastAsia"/>
        </w:rPr>
        <w:t>이내에 투자자가 만족할 만한 증빙을 갖추어 이를 제공하여야 한다.</w:t>
      </w:r>
      <w:r>
        <w:t xml:space="preserve"> </w:t>
      </w:r>
    </w:p>
    <w:p w14:paraId="6CEB0365" w14:textId="329C9481" w:rsidR="00F05936" w:rsidRDefault="00F05936" w:rsidP="00553615">
      <w:pPr>
        <w:pStyle w:val="a6"/>
        <w:numPr>
          <w:ilvl w:val="0"/>
          <w:numId w:val="18"/>
        </w:numPr>
        <w:spacing w:line="276" w:lineRule="auto"/>
        <w:ind w:leftChars="0"/>
      </w:pPr>
      <w:commentRangeStart w:id="435"/>
      <w:r>
        <w:rPr>
          <w:rFonts w:hint="eastAsia"/>
        </w:rPr>
        <w:t xml:space="preserve">회사는 투자자가 투자금의 납입을 완료한 날로부터 </w:t>
      </w:r>
      <w:r>
        <w:t>1</w:t>
      </w:r>
      <w:r>
        <w:rPr>
          <w:rFonts w:hint="eastAsia"/>
        </w:rPr>
        <w:t xml:space="preserve">년 이내 또는 투자금이 소진된 날로부터 </w:t>
      </w:r>
      <w:r>
        <w:t>30</w:t>
      </w:r>
      <w:r>
        <w:rPr>
          <w:rFonts w:hint="eastAsia"/>
        </w:rPr>
        <w:t>일 이내에 투자자가 지정하는 회계법인으로부터 투자금 사용내역에 관한 실사를 받아야 한다.</w:t>
      </w:r>
      <w:commentRangeEnd w:id="435"/>
      <w:r w:rsidR="00F40C36">
        <w:rPr>
          <w:rStyle w:val="a9"/>
        </w:rPr>
        <w:commentReference w:id="435"/>
      </w:r>
      <w:ins w:id="436" w:author="SL Partners" w:date="2023-12-23T22:39:00Z">
        <w:r w:rsidR="00AE78FE">
          <w:t xml:space="preserve"> </w:t>
        </w:r>
        <w:r w:rsidR="00AE78FE">
          <w:rPr>
            <w:rFonts w:hint="eastAsia"/>
          </w:rPr>
          <w:t>이 경우,</w:t>
        </w:r>
        <w:r w:rsidR="00AE78FE">
          <w:t xml:space="preserve"> </w:t>
        </w:r>
        <w:r w:rsidR="00AE78FE">
          <w:rPr>
            <w:rFonts w:hint="eastAsia"/>
          </w:rPr>
          <w:t>실사</w:t>
        </w:r>
        <w:r w:rsidR="00F40C36">
          <w:rPr>
            <w:rFonts w:hint="eastAsia"/>
          </w:rPr>
          <w:t xml:space="preserve"> 비용은 투자자가 부담하기로 한다.</w:t>
        </w:r>
      </w:ins>
    </w:p>
    <w:p w14:paraId="0EEE1974" w14:textId="3524A9A6" w:rsidR="00215953" w:rsidRDefault="00723E20" w:rsidP="00553615">
      <w:pPr>
        <w:pStyle w:val="a6"/>
        <w:numPr>
          <w:ilvl w:val="0"/>
          <w:numId w:val="18"/>
        </w:numPr>
        <w:spacing w:line="276" w:lineRule="auto"/>
        <w:ind w:leftChars="0"/>
      </w:pPr>
      <w:r>
        <w:rPr>
          <w:rFonts w:hint="eastAsia"/>
        </w:rPr>
        <w:t>회사가 투자자의 사전 서면동의 없이 본조에서 정한 투자금 사용용도를 위반하여 투자금을 사용한 경우,</w:t>
      </w:r>
      <w:r>
        <w:t xml:space="preserve"> </w:t>
      </w:r>
      <w:r>
        <w:rPr>
          <w:rFonts w:hint="eastAsia"/>
        </w:rPr>
        <w:t xml:space="preserve">투자자는 해당 위반사항을 확인한 즉시 원상회복을 요구할 수 있고 회사는 그러한 요구를 받은 날로부터 </w:t>
      </w:r>
      <w:r>
        <w:t>10</w:t>
      </w:r>
      <w:r>
        <w:rPr>
          <w:rFonts w:hint="eastAsia"/>
        </w:rPr>
        <w:t>영업일 이내에 원상회복 하여야 하며,</w:t>
      </w:r>
      <w:r>
        <w:t xml:space="preserve"> </w:t>
      </w:r>
      <w:r>
        <w:rPr>
          <w:rFonts w:hint="eastAsia"/>
        </w:rPr>
        <w:t xml:space="preserve">원상회복 후 </w:t>
      </w:r>
      <w:r>
        <w:t>3</w:t>
      </w:r>
      <w:r>
        <w:rPr>
          <w:rFonts w:hint="eastAsia"/>
        </w:rPr>
        <w:t>개월 이내에 투자자가 지정한 회계법인으로부터 투자금 사용내역에 대한 실사를 받아야 한다.</w:t>
      </w:r>
      <w:ins w:id="437" w:author="SL Partners" w:date="2023-12-23T22:40:00Z">
        <w:r w:rsidR="00F40C36">
          <w:t xml:space="preserve"> </w:t>
        </w:r>
        <w:commentRangeStart w:id="438"/>
        <w:r w:rsidR="00F40C36">
          <w:rPr>
            <w:rFonts w:hint="eastAsia"/>
          </w:rPr>
          <w:t xml:space="preserve">이 경우 실사 비용은 </w:t>
        </w:r>
        <w:r w:rsidR="0020711D">
          <w:rPr>
            <w:rFonts w:hint="eastAsia"/>
          </w:rPr>
          <w:t>회사가 부담하기로 한다.</w:t>
        </w:r>
      </w:ins>
      <w:commentRangeEnd w:id="438"/>
      <w:ins w:id="439" w:author="SL Partners" w:date="2023-12-23T22:41:00Z">
        <w:r w:rsidR="00D379B8">
          <w:rPr>
            <w:rStyle w:val="a9"/>
          </w:rPr>
          <w:commentReference w:id="438"/>
        </w:r>
      </w:ins>
    </w:p>
    <w:p w14:paraId="5F533002" w14:textId="77777777" w:rsidR="00215953" w:rsidRDefault="00215953" w:rsidP="00A31E9E">
      <w:pPr>
        <w:spacing w:line="276" w:lineRule="auto"/>
      </w:pPr>
    </w:p>
    <w:p w14:paraId="1565B7C3" w14:textId="77777777" w:rsidR="00215953" w:rsidRPr="00310B94" w:rsidRDefault="00215953" w:rsidP="00A31E9E">
      <w:pPr>
        <w:numPr>
          <w:ilvl w:val="0"/>
          <w:numId w:val="2"/>
        </w:numPr>
        <w:spacing w:line="276" w:lineRule="auto"/>
        <w:ind w:left="0" w:firstLine="0"/>
        <w:rPr>
          <w:b/>
        </w:rPr>
      </w:pPr>
      <w:r w:rsidRPr="00310B94">
        <w:rPr>
          <w:rFonts w:hint="eastAsia"/>
          <w:b/>
        </w:rPr>
        <w:t>기술의 이전,</w:t>
      </w:r>
      <w:r w:rsidRPr="00310B94">
        <w:rPr>
          <w:b/>
        </w:rPr>
        <w:t xml:space="preserve"> </w:t>
      </w:r>
      <w:r w:rsidRPr="00310B94">
        <w:rPr>
          <w:rFonts w:hint="eastAsia"/>
          <w:b/>
        </w:rPr>
        <w:t>양도,</w:t>
      </w:r>
      <w:r w:rsidRPr="00310B94">
        <w:rPr>
          <w:b/>
        </w:rPr>
        <w:t xml:space="preserve"> </w:t>
      </w:r>
      <w:r w:rsidRPr="00310B94">
        <w:rPr>
          <w:rFonts w:hint="eastAsia"/>
          <w:b/>
        </w:rPr>
        <w:t>겸업 및 신회사 설립 제한</w:t>
      </w:r>
    </w:p>
    <w:p w14:paraId="7A47710E" w14:textId="77777777" w:rsidR="00215953" w:rsidRDefault="0053515F" w:rsidP="00553615">
      <w:pPr>
        <w:pStyle w:val="a6"/>
        <w:numPr>
          <w:ilvl w:val="0"/>
          <w:numId w:val="26"/>
        </w:numPr>
        <w:spacing w:line="276" w:lineRule="auto"/>
        <w:ind w:leftChars="0"/>
      </w:pPr>
      <w:r>
        <w:rPr>
          <w:rFonts w:hint="eastAsia"/>
        </w:rPr>
        <w:t>회사</w:t>
      </w:r>
      <w:r>
        <w:t xml:space="preserve"> </w:t>
      </w:r>
      <w:r>
        <w:rPr>
          <w:rFonts w:hint="eastAsia"/>
        </w:rPr>
        <w:t>및 이해관계인은 투자자의 사전 서면동의 없이 회사 또는 이해관계인이 보유하고 있거나 현재 개발 중이거나 개발계획이 확정(외부기관에 의뢰하여 개발하는 경우도 포함함)되었거나 도입 예정에 있는 기술,</w:t>
      </w:r>
      <w:r>
        <w:t xml:space="preserve"> </w:t>
      </w:r>
      <w:r>
        <w:rPr>
          <w:rFonts w:hint="eastAsia"/>
        </w:rPr>
        <w:t>영업비밀,</w:t>
      </w:r>
      <w:r>
        <w:t xml:space="preserve"> </w:t>
      </w:r>
      <w:r>
        <w:rPr>
          <w:rFonts w:hint="eastAsia"/>
        </w:rPr>
        <w:t>노하우,</w:t>
      </w:r>
      <w:r>
        <w:t xml:space="preserve"> </w:t>
      </w:r>
      <w:r>
        <w:rPr>
          <w:rFonts w:hint="eastAsia"/>
        </w:rPr>
        <w:t xml:space="preserve">정보 기타 지식재산권 등을 포함한 유 </w:t>
      </w:r>
      <w:r w:rsidRPr="00EB38AA">
        <w:rPr>
          <w:rFonts w:hAnsi="바탕" w:hint="eastAsia"/>
        </w:rPr>
        <w:t>·</w:t>
      </w:r>
      <w:r>
        <w:rPr>
          <w:rFonts w:hAnsi="바탕" w:hint="eastAsia"/>
        </w:rPr>
        <w:t xml:space="preserve"> </w:t>
      </w:r>
      <w:r>
        <w:rPr>
          <w:rFonts w:hint="eastAsia"/>
        </w:rPr>
        <w:t>무형의 재산적 가치가 있는 자산의 일부 또는 전부를 제3자에게 제공하거나 이전, 양도 또는 담보제공</w:t>
      </w:r>
      <w:r w:rsidR="005F18A6">
        <w:rPr>
          <w:rFonts w:hint="eastAsia"/>
        </w:rPr>
        <w:t>하여서는 아니 된다.</w:t>
      </w:r>
      <w:r w:rsidR="005F18A6">
        <w:t xml:space="preserve"> </w:t>
      </w:r>
    </w:p>
    <w:p w14:paraId="21C90F4A" w14:textId="77777777" w:rsidR="005F18A6" w:rsidRDefault="005F18A6" w:rsidP="00553615">
      <w:pPr>
        <w:pStyle w:val="a6"/>
        <w:numPr>
          <w:ilvl w:val="0"/>
          <w:numId w:val="26"/>
        </w:numPr>
        <w:spacing w:line="276" w:lineRule="auto"/>
        <w:ind w:leftChars="0"/>
      </w:pPr>
      <w:r>
        <w:rPr>
          <w:rFonts w:hint="eastAsia"/>
        </w:rPr>
        <w:t xml:space="preserve">이해관계인은 투자자의 사전 서면동의 없이 </w:t>
      </w:r>
      <w:r w:rsidR="00310B94">
        <w:rPr>
          <w:rFonts w:hint="eastAsia"/>
        </w:rPr>
        <w:t>회사가 보유하고 있는 기술,</w:t>
      </w:r>
      <w:r w:rsidR="00310B94">
        <w:t xml:space="preserve"> </w:t>
      </w:r>
      <w:r w:rsidR="00310B94">
        <w:rPr>
          <w:rFonts w:hint="eastAsia"/>
        </w:rPr>
        <w:t xml:space="preserve">개발 중이거나 도입 예정인 기술의 일부 또는 전부와 관련된 신회사를 설립(설립 참여를 포함함)하거나 개인사업을 하여서는 아니 되며, </w:t>
      </w:r>
      <w:commentRangeStart w:id="440"/>
      <w:r w:rsidR="00310B94">
        <w:rPr>
          <w:rFonts w:hint="eastAsia"/>
        </w:rPr>
        <w:t>회사의 경쟁업종 종사</w:t>
      </w:r>
      <w:commentRangeEnd w:id="440"/>
      <w:r w:rsidR="00235AD2">
        <w:rPr>
          <w:rStyle w:val="a9"/>
        </w:rPr>
        <w:commentReference w:id="440"/>
      </w:r>
      <w:r w:rsidR="00310B94">
        <w:rPr>
          <w:rFonts w:hint="eastAsia"/>
        </w:rPr>
        <w:t>,</w:t>
      </w:r>
      <w:r w:rsidR="00310B94">
        <w:t xml:space="preserve"> </w:t>
      </w:r>
      <w:r w:rsidR="00310B94">
        <w:rPr>
          <w:rFonts w:hint="eastAsia"/>
        </w:rPr>
        <w:t xml:space="preserve">경쟁회사의 주식취득 또는 </w:t>
      </w:r>
      <w:r>
        <w:rPr>
          <w:rFonts w:hint="eastAsia"/>
        </w:rPr>
        <w:t xml:space="preserve">회사의 사업에 직접 또는 간접으로 중대한 영향을 미치는 사업에 종사하거나 </w:t>
      </w:r>
      <w:r w:rsidR="00310B94">
        <w:rPr>
          <w:rFonts w:hint="eastAsia"/>
        </w:rPr>
        <w:t xml:space="preserve">법적으로나 </w:t>
      </w:r>
      <w:r>
        <w:rPr>
          <w:rFonts w:hint="eastAsia"/>
        </w:rPr>
        <w:t xml:space="preserve">실질적으로 </w:t>
      </w:r>
      <w:r w:rsidR="00310B94">
        <w:rPr>
          <w:rFonts w:hint="eastAsia"/>
        </w:rPr>
        <w:t>임직원</w:t>
      </w:r>
      <w:r>
        <w:rPr>
          <w:rFonts w:hint="eastAsia"/>
        </w:rPr>
        <w:t>,</w:t>
      </w:r>
      <w:r>
        <w:t xml:space="preserve"> </w:t>
      </w:r>
      <w:r>
        <w:rPr>
          <w:rFonts w:hint="eastAsia"/>
        </w:rPr>
        <w:t>고문, 자문역 등으로 참여</w:t>
      </w:r>
      <w:r w:rsidR="00310B94">
        <w:rPr>
          <w:rFonts w:hint="eastAsia"/>
        </w:rPr>
        <w:t>하여서는 아니 된다.</w:t>
      </w:r>
      <w:r w:rsidR="00310B94">
        <w:t xml:space="preserve"> </w:t>
      </w:r>
    </w:p>
    <w:p w14:paraId="395C3E42" w14:textId="3395B2A3" w:rsidR="00411A94" w:rsidRDefault="00411A94" w:rsidP="00553615">
      <w:pPr>
        <w:pStyle w:val="a6"/>
        <w:numPr>
          <w:ilvl w:val="0"/>
          <w:numId w:val="26"/>
        </w:numPr>
        <w:spacing w:line="276" w:lineRule="auto"/>
        <w:ind w:leftChars="0"/>
      </w:pPr>
      <w:r>
        <w:rPr>
          <w:rFonts w:hint="eastAsia"/>
        </w:rPr>
        <w:t xml:space="preserve">본조에 따른 이해관계인의 의무는 해당 이해관계인이 회사를 퇴사하거나 본 계약에서 정한 절차에 따라 회사의 주식 전부를 처분하였더라도 본 계약이 종료되지 않는 한 퇴사일 또는 주식 처분일로부터 </w:t>
      </w:r>
      <w:r w:rsidR="00245932">
        <w:t>1</w:t>
      </w:r>
      <w:r>
        <w:rPr>
          <w:rFonts w:hint="eastAsia"/>
        </w:rPr>
        <w:t>년간 유효하다.</w:t>
      </w:r>
      <w:r>
        <w:t xml:space="preserve"> </w:t>
      </w:r>
    </w:p>
    <w:p w14:paraId="22CD428B" w14:textId="77777777" w:rsidR="00215953" w:rsidRPr="0053515F" w:rsidRDefault="00215953" w:rsidP="00A31E9E">
      <w:pPr>
        <w:spacing w:line="276" w:lineRule="auto"/>
      </w:pPr>
    </w:p>
    <w:p w14:paraId="377E9CCC" w14:textId="4CA415C0" w:rsidR="00215953" w:rsidRPr="0074324F" w:rsidRDefault="00215953" w:rsidP="00A31E9E">
      <w:pPr>
        <w:numPr>
          <w:ilvl w:val="0"/>
          <w:numId w:val="2"/>
        </w:numPr>
        <w:spacing w:line="276" w:lineRule="auto"/>
        <w:ind w:left="0" w:firstLine="0"/>
        <w:rPr>
          <w:b/>
        </w:rPr>
      </w:pPr>
      <w:r w:rsidRPr="0074324F">
        <w:rPr>
          <w:rFonts w:hint="eastAsia"/>
          <w:b/>
        </w:rPr>
        <w:t>임원의 지명</w:t>
      </w:r>
    </w:p>
    <w:p w14:paraId="0F5210D5" w14:textId="0BD1F9D2" w:rsidR="00215953" w:rsidRDefault="0074324F" w:rsidP="00553615">
      <w:pPr>
        <w:pStyle w:val="a6"/>
        <w:numPr>
          <w:ilvl w:val="0"/>
          <w:numId w:val="21"/>
        </w:numPr>
        <w:spacing w:line="276" w:lineRule="auto"/>
        <w:ind w:leftChars="0"/>
      </w:pPr>
      <w:r>
        <w:rPr>
          <w:rFonts w:hint="eastAsia"/>
        </w:rPr>
        <w:t xml:space="preserve">투자자는 회사의 </w:t>
      </w:r>
      <w:r>
        <w:t>“</w:t>
      </w:r>
      <w:commentRangeStart w:id="441"/>
      <w:r>
        <w:rPr>
          <w:rFonts w:hint="eastAsia"/>
        </w:rPr>
        <w:t>상무에 종사하지 아니하는 이사(</w:t>
      </w:r>
      <w:ins w:id="442" w:author="지원 서" w:date="2023-12-22T11:58:00Z">
        <w:r w:rsidR="00436A84">
          <w:rPr>
            <w:rFonts w:hint="eastAsia"/>
          </w:rPr>
          <w:t>기타</w:t>
        </w:r>
      </w:ins>
      <w:r>
        <w:rPr>
          <w:rFonts w:hint="eastAsia"/>
        </w:rPr>
        <w:t>비상무이사</w:t>
      </w:r>
      <w:commentRangeEnd w:id="441"/>
      <w:r w:rsidR="00DA4511">
        <w:rPr>
          <w:rStyle w:val="a9"/>
        </w:rPr>
        <w:commentReference w:id="441"/>
      </w:r>
      <w:r>
        <w:rPr>
          <w:rFonts w:hint="eastAsia"/>
        </w:rPr>
        <w:t>)</w:t>
      </w:r>
      <w:r>
        <w:t>”</w:t>
      </w:r>
      <w:r>
        <w:t xml:space="preserve"> 1</w:t>
      </w:r>
      <w:r>
        <w:rPr>
          <w:rFonts w:hint="eastAsia"/>
        </w:rPr>
        <w:t>인을 지명할 권리가 있다</w:t>
      </w:r>
      <w:r>
        <w:t xml:space="preserve">. </w:t>
      </w:r>
      <w:r>
        <w:rPr>
          <w:rFonts w:hint="eastAsia"/>
        </w:rPr>
        <w:t xml:space="preserve">회사 및 이해관계인은 투자자가 지명한 이사(이하 </w:t>
      </w:r>
      <w:r>
        <w:t>“</w:t>
      </w:r>
      <w:r>
        <w:rPr>
          <w:rFonts w:hint="eastAsia"/>
        </w:rPr>
        <w:t>투자자 지명이사</w:t>
      </w:r>
      <w:r>
        <w:t>”</w:t>
      </w:r>
      <w:r>
        <w:t>)</w:t>
      </w:r>
      <w:r>
        <w:rPr>
          <w:rFonts w:hint="eastAsia"/>
        </w:rPr>
        <w:t>가 회사의 이사로 선임될 수 있도록 지체없이 주주총회의 소집 및 개최 등 필요한 절차를 이행하여야 한다.</w:t>
      </w:r>
      <w:r>
        <w:t xml:space="preserve"> </w:t>
      </w:r>
      <w:ins w:id="443" w:author="지원 서" w:date="2023-12-22T12:27:00Z">
        <w:del w:id="444" w:author="SL Partners" w:date="2023-12-23T22:47:00Z">
          <w:r w:rsidR="00FE7F2A" w:rsidRPr="00FE7F2A" w:rsidDel="00DA4511">
            <w:rPr>
              <w:rFonts w:hAnsi="바탕"/>
              <w:highlight w:val="yellow"/>
            </w:rPr>
            <w:delText>[SL Partners:</w:delText>
          </w:r>
        </w:del>
      </w:ins>
    </w:p>
    <w:p w14:paraId="5A5C833C" w14:textId="716BF6C9" w:rsidR="0074324F" w:rsidRDefault="0074324F" w:rsidP="00553615">
      <w:pPr>
        <w:pStyle w:val="a6"/>
        <w:numPr>
          <w:ilvl w:val="0"/>
          <w:numId w:val="21"/>
        </w:numPr>
        <w:spacing w:line="276" w:lineRule="auto"/>
        <w:ind w:leftChars="0"/>
        <w:rPr>
          <w:ins w:id="445" w:author="지원 서" w:date="2023-12-22T12:09:00Z"/>
        </w:rPr>
      </w:pPr>
      <w:r>
        <w:rPr>
          <w:rFonts w:hint="eastAsia"/>
        </w:rPr>
        <w:t>투자자는 언제든지 투자자 지명이사의 교체를 요구할 수 있으며 회사 및 이해관계인은 이에 응하여 투자자 지명이사의 교체를 위한 주주총회의 소집 및 개최 등 필요한 절차를 이행하여야 한다.</w:t>
      </w:r>
      <w:r>
        <w:t xml:space="preserve"> </w:t>
      </w:r>
    </w:p>
    <w:p w14:paraId="018D36B7" w14:textId="0C9AF749" w:rsidR="00043D40" w:rsidRDefault="00737766" w:rsidP="00553615">
      <w:pPr>
        <w:pStyle w:val="a6"/>
        <w:numPr>
          <w:ilvl w:val="0"/>
          <w:numId w:val="21"/>
        </w:numPr>
        <w:spacing w:line="276" w:lineRule="auto"/>
        <w:ind w:leftChars="0"/>
      </w:pPr>
      <w:commentRangeStart w:id="446"/>
      <w:ins w:id="447" w:author="지원 서" w:date="2023-12-22T12:09:00Z">
        <w:r>
          <w:rPr>
            <w:rFonts w:hint="eastAsia"/>
          </w:rPr>
          <w:t>본 계약에서 달리 정하지 않는 한,</w:t>
        </w:r>
        <w:r>
          <w:t xml:space="preserve"> </w:t>
        </w:r>
      </w:ins>
      <w:ins w:id="448" w:author="지원 서" w:date="2023-12-22T12:10:00Z">
        <w:r w:rsidRPr="00737766">
          <w:rPr>
            <w:rFonts w:hint="eastAsia"/>
          </w:rPr>
          <w:t>회사의 이사회는 관련 법령과 회사의 정관에 따라 회사의 주요 사항을 결의할 권한을 가</w:t>
        </w:r>
        <w:r>
          <w:rPr>
            <w:rFonts w:hint="eastAsia"/>
          </w:rPr>
          <w:t>지며,</w:t>
        </w:r>
        <w:r>
          <w:t xml:space="preserve"> </w:t>
        </w:r>
      </w:ins>
      <w:ins w:id="449" w:author="지원 서" w:date="2023-12-22T12:11:00Z">
        <w:r w:rsidR="00E70936">
          <w:rPr>
            <w:rFonts w:hint="eastAsia"/>
          </w:rPr>
          <w:t xml:space="preserve">투자자 지명이사의 출석 및 찬성을 포함한 </w:t>
        </w:r>
      </w:ins>
      <w:ins w:id="450" w:author="지원 서" w:date="2023-12-22T12:10:00Z">
        <w:r w:rsidRPr="00737766">
          <w:rPr>
            <w:rFonts w:hint="eastAsia"/>
          </w:rPr>
          <w:t>재적 이사 과반수의 출석과 출석 이사 과반수의 찬성으로 결의한다.</w:t>
        </w:r>
      </w:ins>
      <w:ins w:id="451" w:author="지원 서" w:date="2023-12-22T12:11:00Z">
        <w:r w:rsidR="00E70936">
          <w:t xml:space="preserve"> </w:t>
        </w:r>
      </w:ins>
      <w:ins w:id="452" w:author="지원 서" w:date="2023-12-22T12:27:00Z">
        <w:r w:rsidR="00FE7F2A">
          <w:t xml:space="preserve"> </w:t>
        </w:r>
        <w:del w:id="453" w:author="SL Partners" w:date="2023-12-23T22:47:00Z">
          <w:r w:rsidR="00FE7F2A" w:rsidRPr="00FE7F2A" w:rsidDel="00B666B2">
            <w:rPr>
              <w:rFonts w:hAnsi="바탕"/>
              <w:highlight w:val="yellow"/>
            </w:rPr>
            <w:delText>[SL Partners:</w:delText>
          </w:r>
        </w:del>
      </w:ins>
      <w:commentRangeEnd w:id="446"/>
      <w:r w:rsidR="00E176B9">
        <w:rPr>
          <w:rStyle w:val="a9"/>
        </w:rPr>
        <w:commentReference w:id="446"/>
      </w:r>
    </w:p>
    <w:p w14:paraId="2A23760E" w14:textId="7D669166" w:rsidR="0074324F" w:rsidRDefault="0074324F" w:rsidP="00DB2FA1">
      <w:pPr>
        <w:pStyle w:val="a6"/>
        <w:numPr>
          <w:ilvl w:val="0"/>
          <w:numId w:val="21"/>
        </w:numPr>
        <w:spacing w:line="276" w:lineRule="auto"/>
        <w:ind w:leftChars="0"/>
      </w:pPr>
      <w:r>
        <w:rPr>
          <w:rFonts w:hint="eastAsia"/>
        </w:rPr>
        <w:t>투자자 지명이사는 회사의 채무에 대한 보증을 하지 아니하며,</w:t>
      </w:r>
      <w:r>
        <w:t xml:space="preserve"> </w:t>
      </w:r>
      <w:r w:rsidR="008463B4">
        <w:rPr>
          <w:rFonts w:hint="eastAsia"/>
        </w:rPr>
        <w:t>회사</w:t>
      </w:r>
      <w:r w:rsidR="008463B4">
        <w:t xml:space="preserve"> </w:t>
      </w:r>
      <w:r w:rsidR="008463B4">
        <w:rPr>
          <w:rFonts w:hint="eastAsia"/>
        </w:rPr>
        <w:t xml:space="preserve">및 이해관계인은 </w:t>
      </w:r>
      <w:r>
        <w:rPr>
          <w:rFonts w:hint="eastAsia"/>
        </w:rPr>
        <w:t xml:space="preserve">투자자 지명이사 본인의 고의 또는 중과실이 있는 경우를 제외하고는 </w:t>
      </w:r>
      <w:r w:rsidR="008463B4">
        <w:rPr>
          <w:rFonts w:hint="eastAsia"/>
        </w:rPr>
        <w:t>당해 이사의 업무</w:t>
      </w:r>
      <w:r>
        <w:rPr>
          <w:rFonts w:hint="eastAsia"/>
        </w:rPr>
        <w:t xml:space="preserve">수행과 관련하여 </w:t>
      </w:r>
      <w:r w:rsidR="008463B4">
        <w:rPr>
          <w:rFonts w:hint="eastAsia"/>
        </w:rPr>
        <w:t>제기되는 법적 절차,</w:t>
      </w:r>
      <w:r w:rsidR="008463B4">
        <w:t xml:space="preserve"> </w:t>
      </w:r>
      <w:r w:rsidR="008463B4">
        <w:rPr>
          <w:rFonts w:hint="eastAsia"/>
        </w:rPr>
        <w:t>손해배상 청구 등으로부터 당해 이사를 면책하며,</w:t>
      </w:r>
      <w:r w:rsidR="008463B4">
        <w:t xml:space="preserve"> </w:t>
      </w:r>
      <w:r w:rsidR="008463B4">
        <w:rPr>
          <w:rFonts w:hint="eastAsia"/>
        </w:rPr>
        <w:t>당해 이사가 제3자에게 부담 또는 지급하게 되는 비용을 보전하여 주는 등 당해 이사가 일체의 손해를 입지 않도록 필요한 조치를 다하여야 한다.</w:t>
      </w:r>
      <w:r w:rsidR="008463B4">
        <w:t xml:space="preserve"> </w:t>
      </w:r>
    </w:p>
    <w:p w14:paraId="2D74C816" w14:textId="5838487A" w:rsidR="00215953" w:rsidRDefault="008463B4" w:rsidP="0023574C">
      <w:pPr>
        <w:pStyle w:val="a6"/>
        <w:numPr>
          <w:ilvl w:val="0"/>
          <w:numId w:val="21"/>
        </w:numPr>
        <w:spacing w:line="276" w:lineRule="auto"/>
        <w:ind w:leftChars="0"/>
      </w:pPr>
      <w:r>
        <w:rPr>
          <w:rFonts w:hint="eastAsia"/>
        </w:rPr>
        <w:t>회사는 본 계약 체결일 현재 회사의 임원에 대한 것과 동일한 수준으로 투자자 지명이사에 대해 임원책임보험을 가입하고 관련 비용을 부담한다.</w:t>
      </w:r>
      <w:r>
        <w:t xml:space="preserve"> </w:t>
      </w:r>
    </w:p>
    <w:p w14:paraId="7AC1D596" w14:textId="77777777" w:rsidR="00215953" w:rsidRDefault="00215953" w:rsidP="00A31E9E">
      <w:pPr>
        <w:spacing w:line="276" w:lineRule="auto"/>
        <w:rPr>
          <w:ins w:id="454" w:author="SL Partners" w:date="2023-12-23T23:25:00Z"/>
        </w:rPr>
      </w:pPr>
    </w:p>
    <w:tbl>
      <w:tblPr>
        <w:tblStyle w:val="a8"/>
        <w:tblW w:w="0" w:type="auto"/>
        <w:tblLook w:val="04A0" w:firstRow="1" w:lastRow="0" w:firstColumn="1" w:lastColumn="0" w:noHBand="0" w:noVBand="1"/>
      </w:tblPr>
      <w:tblGrid>
        <w:gridCol w:w="9016"/>
      </w:tblGrid>
      <w:tr w:rsidR="00D73948" w14:paraId="7DE3C3F7" w14:textId="77777777" w:rsidTr="00D73948">
        <w:trPr>
          <w:ins w:id="455" w:author="SL Partners" w:date="2023-12-23T23:25:00Z"/>
        </w:trPr>
        <w:tc>
          <w:tcPr>
            <w:tcW w:w="9224" w:type="dxa"/>
          </w:tcPr>
          <w:p w14:paraId="4172E102" w14:textId="1517AFE8" w:rsidR="001768A5" w:rsidRPr="003121AA" w:rsidRDefault="001768A5" w:rsidP="001768A5">
            <w:pPr>
              <w:spacing w:line="276" w:lineRule="auto"/>
              <w:rPr>
                <w:ins w:id="456" w:author="SL Partners" w:date="2023-12-23T23:25:00Z"/>
                <w:b/>
                <w:bCs/>
                <w:highlight w:val="yellow"/>
                <w:rPrChange w:id="457" w:author="SL Partners" w:date="2023-12-23T23:27:00Z">
                  <w:rPr>
                    <w:ins w:id="458" w:author="SL Partners" w:date="2023-12-23T23:25:00Z"/>
                  </w:rPr>
                </w:rPrChange>
              </w:rPr>
            </w:pPr>
            <w:ins w:id="459" w:author="SL Partners" w:date="2023-12-23T23:25:00Z">
              <w:r w:rsidRPr="003121AA">
                <w:rPr>
                  <w:rFonts w:hint="eastAsia"/>
                  <w:b/>
                  <w:bCs/>
                  <w:highlight w:val="yellow"/>
                  <w:rPrChange w:id="460" w:author="SL Partners" w:date="2023-12-23T23:27:00Z">
                    <w:rPr>
                      <w:rFonts w:hint="eastAsia"/>
                    </w:rPr>
                  </w:rPrChange>
                </w:rPr>
                <w:t>제</w:t>
              </w:r>
              <w:r w:rsidRPr="003121AA">
                <w:rPr>
                  <w:b/>
                  <w:bCs/>
                  <w:highlight w:val="yellow"/>
                  <w:rPrChange w:id="461" w:author="SL Partners" w:date="2023-12-23T23:27:00Z">
                    <w:rPr/>
                  </w:rPrChange>
                </w:rPr>
                <w:t>**</w:t>
              </w:r>
              <w:r w:rsidRPr="003121AA">
                <w:rPr>
                  <w:rFonts w:hint="eastAsia"/>
                  <w:b/>
                  <w:bCs/>
                  <w:highlight w:val="yellow"/>
                  <w:rPrChange w:id="462" w:author="SL Partners" w:date="2023-12-23T23:27:00Z">
                    <w:rPr>
                      <w:rFonts w:hint="eastAsia"/>
                    </w:rPr>
                  </w:rPrChange>
                </w:rPr>
                <w:t xml:space="preserve">조 </w:t>
              </w:r>
              <w:r w:rsidRPr="003121AA">
                <w:rPr>
                  <w:b/>
                  <w:bCs/>
                  <w:highlight w:val="yellow"/>
                  <w:rPrChange w:id="463" w:author="SL Partners" w:date="2023-12-23T23:27:00Z">
                    <w:rPr/>
                  </w:rPrChange>
                </w:rPr>
                <w:tab/>
              </w:r>
              <w:r w:rsidRPr="003121AA">
                <w:rPr>
                  <w:rFonts w:hint="eastAsia"/>
                  <w:b/>
                  <w:bCs/>
                  <w:highlight w:val="yellow"/>
                  <w:rPrChange w:id="464" w:author="SL Partners" w:date="2023-12-23T23:27:00Z">
                    <w:rPr>
                      <w:rFonts w:hint="eastAsia"/>
                    </w:rPr>
                  </w:rPrChange>
                </w:rPr>
                <w:t>이사회의</w:t>
              </w:r>
              <w:r w:rsidRPr="003121AA">
                <w:rPr>
                  <w:b/>
                  <w:bCs/>
                  <w:highlight w:val="yellow"/>
                  <w:rPrChange w:id="465" w:author="SL Partners" w:date="2023-12-23T23:27:00Z">
                    <w:rPr/>
                  </w:rPrChange>
                </w:rPr>
                <w:t xml:space="preserve"> </w:t>
              </w:r>
              <w:r w:rsidRPr="003121AA">
                <w:rPr>
                  <w:rFonts w:hint="eastAsia"/>
                  <w:b/>
                  <w:bCs/>
                  <w:highlight w:val="yellow"/>
                  <w:rPrChange w:id="466" w:author="SL Partners" w:date="2023-12-23T23:27:00Z">
                    <w:rPr>
                      <w:rFonts w:hint="eastAsia"/>
                    </w:rPr>
                  </w:rPrChange>
                </w:rPr>
                <w:t>결의사항</w:t>
              </w:r>
            </w:ins>
            <w:ins w:id="467" w:author="SL Partners" w:date="2023-12-23T23:27:00Z">
              <w:r w:rsidR="000A6DAC">
                <w:rPr>
                  <w:rFonts w:hint="eastAsia"/>
                  <w:b/>
                  <w:bCs/>
                  <w:highlight w:val="yellow"/>
                </w:rPr>
                <w:t>(예시)</w:t>
              </w:r>
            </w:ins>
          </w:p>
          <w:p w14:paraId="6F2EDC12" w14:textId="069CBAC2" w:rsidR="001768A5" w:rsidRPr="003121AA" w:rsidRDefault="001768A5">
            <w:pPr>
              <w:pStyle w:val="a6"/>
              <w:numPr>
                <w:ilvl w:val="0"/>
                <w:numId w:val="79"/>
              </w:numPr>
              <w:spacing w:line="276" w:lineRule="auto"/>
              <w:ind w:leftChars="0"/>
              <w:rPr>
                <w:ins w:id="468" w:author="SL Partners" w:date="2023-12-23T23:25:00Z"/>
                <w:highlight w:val="yellow"/>
                <w:rPrChange w:id="469" w:author="SL Partners" w:date="2023-12-23T23:27:00Z">
                  <w:rPr>
                    <w:ins w:id="470" w:author="SL Partners" w:date="2023-12-23T23:25:00Z"/>
                  </w:rPr>
                </w:rPrChange>
              </w:rPr>
              <w:pPrChange w:id="471" w:author="SL Partners" w:date="2023-12-23T23:26:00Z">
                <w:pPr>
                  <w:spacing w:line="276" w:lineRule="auto"/>
                </w:pPr>
              </w:pPrChange>
            </w:pPr>
            <w:ins w:id="472" w:author="SL Partners" w:date="2023-12-23T23:25:00Z">
              <w:r w:rsidRPr="003121AA">
                <w:rPr>
                  <w:rFonts w:hint="eastAsia"/>
                  <w:highlight w:val="yellow"/>
                  <w:rPrChange w:id="473" w:author="SL Partners" w:date="2023-12-23T23:27:00Z">
                    <w:rPr>
                      <w:rFonts w:hint="eastAsia"/>
                    </w:rPr>
                  </w:rPrChange>
                </w:rPr>
                <w:t>회사의</w:t>
              </w:r>
              <w:r w:rsidRPr="003121AA">
                <w:rPr>
                  <w:highlight w:val="yellow"/>
                  <w:rPrChange w:id="474" w:author="SL Partners" w:date="2023-12-23T23:27:00Z">
                    <w:rPr/>
                  </w:rPrChange>
                </w:rPr>
                <w:t xml:space="preserve"> </w:t>
              </w:r>
              <w:r w:rsidRPr="003121AA">
                <w:rPr>
                  <w:rFonts w:hint="eastAsia"/>
                  <w:highlight w:val="yellow"/>
                  <w:rPrChange w:id="475" w:author="SL Partners" w:date="2023-12-23T23:27:00Z">
                    <w:rPr>
                      <w:rFonts w:hint="eastAsia"/>
                    </w:rPr>
                  </w:rPrChange>
                </w:rPr>
                <w:t>이사회는</w:t>
              </w:r>
              <w:r w:rsidRPr="003121AA">
                <w:rPr>
                  <w:highlight w:val="yellow"/>
                  <w:rPrChange w:id="476" w:author="SL Partners" w:date="2023-12-23T23:27:00Z">
                    <w:rPr/>
                  </w:rPrChange>
                </w:rPr>
                <w:t xml:space="preserve"> </w:t>
              </w:r>
              <w:r w:rsidRPr="003121AA">
                <w:rPr>
                  <w:rFonts w:hint="eastAsia"/>
                  <w:highlight w:val="yellow"/>
                  <w:rPrChange w:id="477" w:author="SL Partners" w:date="2023-12-23T23:27:00Z">
                    <w:rPr>
                      <w:rFonts w:hint="eastAsia"/>
                    </w:rPr>
                  </w:rPrChange>
                </w:rPr>
                <w:t>관련</w:t>
              </w:r>
              <w:r w:rsidRPr="003121AA">
                <w:rPr>
                  <w:highlight w:val="yellow"/>
                  <w:rPrChange w:id="478" w:author="SL Partners" w:date="2023-12-23T23:27:00Z">
                    <w:rPr/>
                  </w:rPrChange>
                </w:rPr>
                <w:t xml:space="preserve"> </w:t>
              </w:r>
              <w:r w:rsidRPr="003121AA">
                <w:rPr>
                  <w:rFonts w:hint="eastAsia"/>
                  <w:highlight w:val="yellow"/>
                  <w:rPrChange w:id="479" w:author="SL Partners" w:date="2023-12-23T23:27:00Z">
                    <w:rPr>
                      <w:rFonts w:hint="eastAsia"/>
                    </w:rPr>
                  </w:rPrChange>
                </w:rPr>
                <w:t>법령과</w:t>
              </w:r>
              <w:r w:rsidRPr="003121AA">
                <w:rPr>
                  <w:highlight w:val="yellow"/>
                  <w:rPrChange w:id="480" w:author="SL Partners" w:date="2023-12-23T23:27:00Z">
                    <w:rPr/>
                  </w:rPrChange>
                </w:rPr>
                <w:t xml:space="preserve"> </w:t>
              </w:r>
              <w:r w:rsidRPr="003121AA">
                <w:rPr>
                  <w:rFonts w:hint="eastAsia"/>
                  <w:highlight w:val="yellow"/>
                  <w:rPrChange w:id="481" w:author="SL Partners" w:date="2023-12-23T23:27:00Z">
                    <w:rPr>
                      <w:rFonts w:hint="eastAsia"/>
                    </w:rPr>
                  </w:rPrChange>
                </w:rPr>
                <w:t>회사의</w:t>
              </w:r>
              <w:r w:rsidRPr="003121AA">
                <w:rPr>
                  <w:highlight w:val="yellow"/>
                  <w:rPrChange w:id="482" w:author="SL Partners" w:date="2023-12-23T23:27:00Z">
                    <w:rPr/>
                  </w:rPrChange>
                </w:rPr>
                <w:t xml:space="preserve"> </w:t>
              </w:r>
              <w:r w:rsidRPr="003121AA">
                <w:rPr>
                  <w:rFonts w:hint="eastAsia"/>
                  <w:highlight w:val="yellow"/>
                  <w:rPrChange w:id="483" w:author="SL Partners" w:date="2023-12-23T23:27:00Z">
                    <w:rPr>
                      <w:rFonts w:hint="eastAsia"/>
                    </w:rPr>
                  </w:rPrChange>
                </w:rPr>
                <w:t>정관에</w:t>
              </w:r>
              <w:r w:rsidRPr="003121AA">
                <w:rPr>
                  <w:highlight w:val="yellow"/>
                  <w:rPrChange w:id="484" w:author="SL Partners" w:date="2023-12-23T23:27:00Z">
                    <w:rPr/>
                  </w:rPrChange>
                </w:rPr>
                <w:t xml:space="preserve"> </w:t>
              </w:r>
              <w:r w:rsidRPr="003121AA">
                <w:rPr>
                  <w:rFonts w:hint="eastAsia"/>
                  <w:highlight w:val="yellow"/>
                  <w:rPrChange w:id="485" w:author="SL Partners" w:date="2023-12-23T23:27:00Z">
                    <w:rPr>
                      <w:rFonts w:hint="eastAsia"/>
                    </w:rPr>
                  </w:rPrChange>
                </w:rPr>
                <w:t>따라</w:t>
              </w:r>
              <w:r w:rsidRPr="003121AA">
                <w:rPr>
                  <w:highlight w:val="yellow"/>
                  <w:rPrChange w:id="486" w:author="SL Partners" w:date="2023-12-23T23:27:00Z">
                    <w:rPr/>
                  </w:rPrChange>
                </w:rPr>
                <w:t xml:space="preserve"> </w:t>
              </w:r>
              <w:r w:rsidRPr="003121AA">
                <w:rPr>
                  <w:rFonts w:hint="eastAsia"/>
                  <w:highlight w:val="yellow"/>
                  <w:rPrChange w:id="487" w:author="SL Partners" w:date="2023-12-23T23:27:00Z">
                    <w:rPr>
                      <w:rFonts w:hint="eastAsia"/>
                    </w:rPr>
                  </w:rPrChange>
                </w:rPr>
                <w:t>회사의</w:t>
              </w:r>
              <w:r w:rsidRPr="003121AA">
                <w:rPr>
                  <w:highlight w:val="yellow"/>
                  <w:rPrChange w:id="488" w:author="SL Partners" w:date="2023-12-23T23:27:00Z">
                    <w:rPr/>
                  </w:rPrChange>
                </w:rPr>
                <w:t xml:space="preserve"> </w:t>
              </w:r>
              <w:r w:rsidRPr="003121AA">
                <w:rPr>
                  <w:rFonts w:hint="eastAsia"/>
                  <w:highlight w:val="yellow"/>
                  <w:rPrChange w:id="489" w:author="SL Partners" w:date="2023-12-23T23:27:00Z">
                    <w:rPr>
                      <w:rFonts w:hint="eastAsia"/>
                    </w:rPr>
                  </w:rPrChange>
                </w:rPr>
                <w:t>주요</w:t>
              </w:r>
              <w:r w:rsidRPr="003121AA">
                <w:rPr>
                  <w:highlight w:val="yellow"/>
                  <w:rPrChange w:id="490" w:author="SL Partners" w:date="2023-12-23T23:27:00Z">
                    <w:rPr/>
                  </w:rPrChange>
                </w:rPr>
                <w:t xml:space="preserve"> </w:t>
              </w:r>
              <w:r w:rsidRPr="003121AA">
                <w:rPr>
                  <w:rFonts w:hint="eastAsia"/>
                  <w:highlight w:val="yellow"/>
                  <w:rPrChange w:id="491" w:author="SL Partners" w:date="2023-12-23T23:27:00Z">
                    <w:rPr>
                      <w:rFonts w:hint="eastAsia"/>
                    </w:rPr>
                  </w:rPrChange>
                </w:rPr>
                <w:t>사항을</w:t>
              </w:r>
              <w:r w:rsidRPr="003121AA">
                <w:rPr>
                  <w:highlight w:val="yellow"/>
                  <w:rPrChange w:id="492" w:author="SL Partners" w:date="2023-12-23T23:27:00Z">
                    <w:rPr/>
                  </w:rPrChange>
                </w:rPr>
                <w:t xml:space="preserve"> </w:t>
              </w:r>
              <w:r w:rsidRPr="003121AA">
                <w:rPr>
                  <w:rFonts w:hint="eastAsia"/>
                  <w:highlight w:val="yellow"/>
                  <w:rPrChange w:id="493" w:author="SL Partners" w:date="2023-12-23T23:27:00Z">
                    <w:rPr>
                      <w:rFonts w:hint="eastAsia"/>
                    </w:rPr>
                  </w:rPrChange>
                </w:rPr>
                <w:t>결의할</w:t>
              </w:r>
              <w:r w:rsidRPr="003121AA">
                <w:rPr>
                  <w:highlight w:val="yellow"/>
                  <w:rPrChange w:id="494" w:author="SL Partners" w:date="2023-12-23T23:27:00Z">
                    <w:rPr/>
                  </w:rPrChange>
                </w:rPr>
                <w:t xml:space="preserve"> </w:t>
              </w:r>
              <w:r w:rsidRPr="003121AA">
                <w:rPr>
                  <w:rFonts w:hint="eastAsia"/>
                  <w:highlight w:val="yellow"/>
                  <w:rPrChange w:id="495" w:author="SL Partners" w:date="2023-12-23T23:27:00Z">
                    <w:rPr>
                      <w:rFonts w:hint="eastAsia"/>
                    </w:rPr>
                  </w:rPrChange>
                </w:rPr>
                <w:t>권한을</w:t>
              </w:r>
              <w:r w:rsidRPr="003121AA">
                <w:rPr>
                  <w:highlight w:val="yellow"/>
                  <w:rPrChange w:id="496" w:author="SL Partners" w:date="2023-12-23T23:27:00Z">
                    <w:rPr/>
                  </w:rPrChange>
                </w:rPr>
                <w:t xml:space="preserve"> </w:t>
              </w:r>
              <w:r w:rsidRPr="003121AA">
                <w:rPr>
                  <w:rFonts w:hint="eastAsia"/>
                  <w:highlight w:val="yellow"/>
                  <w:rPrChange w:id="497" w:author="SL Partners" w:date="2023-12-23T23:27:00Z">
                    <w:rPr>
                      <w:rFonts w:hint="eastAsia"/>
                    </w:rPr>
                  </w:rPrChange>
                </w:rPr>
                <w:t>가진다.</w:t>
              </w:r>
              <w:r w:rsidRPr="003121AA">
                <w:rPr>
                  <w:highlight w:val="yellow"/>
                  <w:rPrChange w:id="498" w:author="SL Partners" w:date="2023-12-23T23:27:00Z">
                    <w:rPr/>
                  </w:rPrChange>
                </w:rPr>
                <w:t xml:space="preserve"> </w:t>
              </w:r>
              <w:r w:rsidRPr="003121AA">
                <w:rPr>
                  <w:rFonts w:hint="eastAsia"/>
                  <w:highlight w:val="yellow"/>
                  <w:rPrChange w:id="499" w:author="SL Partners" w:date="2023-12-23T23:27:00Z">
                    <w:rPr>
                      <w:rFonts w:hint="eastAsia"/>
                    </w:rPr>
                  </w:rPrChange>
                </w:rPr>
                <w:t>이사회는</w:t>
              </w:r>
              <w:r w:rsidRPr="003121AA">
                <w:rPr>
                  <w:highlight w:val="yellow"/>
                  <w:rPrChange w:id="500" w:author="SL Partners" w:date="2023-12-23T23:27:00Z">
                    <w:rPr/>
                  </w:rPrChange>
                </w:rPr>
                <w:t xml:space="preserve"> </w:t>
              </w:r>
              <w:r w:rsidRPr="003121AA">
                <w:rPr>
                  <w:rFonts w:hint="eastAsia"/>
                  <w:highlight w:val="yellow"/>
                  <w:rPrChange w:id="501" w:author="SL Partners" w:date="2023-12-23T23:27:00Z">
                    <w:rPr>
                      <w:rFonts w:hint="eastAsia"/>
                    </w:rPr>
                  </w:rPrChange>
                </w:rPr>
                <w:t>본</w:t>
              </w:r>
              <w:r w:rsidRPr="003121AA">
                <w:rPr>
                  <w:highlight w:val="yellow"/>
                  <w:rPrChange w:id="502" w:author="SL Partners" w:date="2023-12-23T23:27:00Z">
                    <w:rPr/>
                  </w:rPrChange>
                </w:rPr>
                <w:t xml:space="preserve"> </w:t>
              </w:r>
              <w:r w:rsidRPr="003121AA">
                <w:rPr>
                  <w:rFonts w:hint="eastAsia"/>
                  <w:highlight w:val="yellow"/>
                  <w:rPrChange w:id="503" w:author="SL Partners" w:date="2023-12-23T23:27:00Z">
                    <w:rPr>
                      <w:rFonts w:hint="eastAsia"/>
                    </w:rPr>
                  </w:rPrChange>
                </w:rPr>
                <w:t>계약에서</w:t>
              </w:r>
              <w:r w:rsidRPr="003121AA">
                <w:rPr>
                  <w:highlight w:val="yellow"/>
                  <w:rPrChange w:id="504" w:author="SL Partners" w:date="2023-12-23T23:27:00Z">
                    <w:rPr/>
                  </w:rPrChange>
                </w:rPr>
                <w:t xml:space="preserve"> </w:t>
              </w:r>
              <w:r w:rsidRPr="003121AA">
                <w:rPr>
                  <w:rFonts w:hint="eastAsia"/>
                  <w:highlight w:val="yellow"/>
                  <w:rPrChange w:id="505" w:author="SL Partners" w:date="2023-12-23T23:27:00Z">
                    <w:rPr>
                      <w:rFonts w:hint="eastAsia"/>
                    </w:rPr>
                  </w:rPrChange>
                </w:rPr>
                <w:t>달리</w:t>
              </w:r>
              <w:r w:rsidRPr="003121AA">
                <w:rPr>
                  <w:highlight w:val="yellow"/>
                  <w:rPrChange w:id="506" w:author="SL Partners" w:date="2023-12-23T23:27:00Z">
                    <w:rPr/>
                  </w:rPrChange>
                </w:rPr>
                <w:t xml:space="preserve"> </w:t>
              </w:r>
              <w:r w:rsidRPr="003121AA">
                <w:rPr>
                  <w:rFonts w:hint="eastAsia"/>
                  <w:highlight w:val="yellow"/>
                  <w:rPrChange w:id="507" w:author="SL Partners" w:date="2023-12-23T23:27:00Z">
                    <w:rPr>
                      <w:rFonts w:hint="eastAsia"/>
                    </w:rPr>
                  </w:rPrChange>
                </w:rPr>
                <w:t>정하지</w:t>
              </w:r>
              <w:r w:rsidRPr="003121AA">
                <w:rPr>
                  <w:highlight w:val="yellow"/>
                  <w:rPrChange w:id="508" w:author="SL Partners" w:date="2023-12-23T23:27:00Z">
                    <w:rPr/>
                  </w:rPrChange>
                </w:rPr>
                <w:t xml:space="preserve"> </w:t>
              </w:r>
              <w:r w:rsidRPr="003121AA">
                <w:rPr>
                  <w:rFonts w:hint="eastAsia"/>
                  <w:highlight w:val="yellow"/>
                  <w:rPrChange w:id="509" w:author="SL Partners" w:date="2023-12-23T23:27:00Z">
                    <w:rPr>
                      <w:rFonts w:hint="eastAsia"/>
                    </w:rPr>
                  </w:rPrChange>
                </w:rPr>
                <w:t>않는</w:t>
              </w:r>
              <w:r w:rsidRPr="003121AA">
                <w:rPr>
                  <w:highlight w:val="yellow"/>
                  <w:rPrChange w:id="510" w:author="SL Partners" w:date="2023-12-23T23:27:00Z">
                    <w:rPr/>
                  </w:rPrChange>
                </w:rPr>
                <w:t xml:space="preserve"> </w:t>
              </w:r>
              <w:r w:rsidRPr="003121AA">
                <w:rPr>
                  <w:rFonts w:hint="eastAsia"/>
                  <w:highlight w:val="yellow"/>
                  <w:rPrChange w:id="511" w:author="SL Partners" w:date="2023-12-23T23:27:00Z">
                    <w:rPr>
                      <w:rFonts w:hint="eastAsia"/>
                    </w:rPr>
                  </w:rPrChange>
                </w:rPr>
                <w:t>한,</w:t>
              </w:r>
              <w:r w:rsidRPr="003121AA">
                <w:rPr>
                  <w:highlight w:val="yellow"/>
                  <w:rPrChange w:id="512" w:author="SL Partners" w:date="2023-12-23T23:27:00Z">
                    <w:rPr/>
                  </w:rPrChange>
                </w:rPr>
                <w:t xml:space="preserve"> </w:t>
              </w:r>
              <w:r w:rsidRPr="003121AA">
                <w:rPr>
                  <w:rFonts w:hint="eastAsia"/>
                  <w:highlight w:val="yellow"/>
                  <w:rPrChange w:id="513" w:author="SL Partners" w:date="2023-12-23T23:27:00Z">
                    <w:rPr>
                      <w:rFonts w:hint="eastAsia"/>
                    </w:rPr>
                  </w:rPrChange>
                </w:rPr>
                <w:t>투자자</w:t>
              </w:r>
              <w:r w:rsidRPr="003121AA">
                <w:rPr>
                  <w:highlight w:val="yellow"/>
                  <w:rPrChange w:id="514" w:author="SL Partners" w:date="2023-12-23T23:27:00Z">
                    <w:rPr/>
                  </w:rPrChange>
                </w:rPr>
                <w:t xml:space="preserve"> </w:t>
              </w:r>
              <w:r w:rsidRPr="003121AA">
                <w:rPr>
                  <w:rFonts w:hint="eastAsia"/>
                  <w:highlight w:val="yellow"/>
                  <w:rPrChange w:id="515" w:author="SL Partners" w:date="2023-12-23T23:27:00Z">
                    <w:rPr>
                      <w:rFonts w:hint="eastAsia"/>
                    </w:rPr>
                  </w:rPrChange>
                </w:rPr>
                <w:t>지명</w:t>
              </w:r>
              <w:r w:rsidRPr="003121AA">
                <w:rPr>
                  <w:highlight w:val="yellow"/>
                  <w:rPrChange w:id="516" w:author="SL Partners" w:date="2023-12-23T23:27:00Z">
                    <w:rPr/>
                  </w:rPrChange>
                </w:rPr>
                <w:t xml:space="preserve"> </w:t>
              </w:r>
              <w:r w:rsidRPr="003121AA">
                <w:rPr>
                  <w:rFonts w:hint="eastAsia"/>
                  <w:highlight w:val="yellow"/>
                  <w:rPrChange w:id="517" w:author="SL Partners" w:date="2023-12-23T23:27:00Z">
                    <w:rPr>
                      <w:rFonts w:hint="eastAsia"/>
                    </w:rPr>
                  </w:rPrChange>
                </w:rPr>
                <w:t>이사의</w:t>
              </w:r>
              <w:r w:rsidRPr="003121AA">
                <w:rPr>
                  <w:highlight w:val="yellow"/>
                  <w:rPrChange w:id="518" w:author="SL Partners" w:date="2023-12-23T23:27:00Z">
                    <w:rPr/>
                  </w:rPrChange>
                </w:rPr>
                <w:t xml:space="preserve"> </w:t>
              </w:r>
              <w:r w:rsidRPr="003121AA">
                <w:rPr>
                  <w:rFonts w:hint="eastAsia"/>
                  <w:highlight w:val="yellow"/>
                  <w:rPrChange w:id="519" w:author="SL Partners" w:date="2023-12-23T23:27:00Z">
                    <w:rPr>
                      <w:rFonts w:hint="eastAsia"/>
                    </w:rPr>
                  </w:rPrChange>
                </w:rPr>
                <w:t>출석</w:t>
              </w:r>
            </w:ins>
            <w:ins w:id="520" w:author="SL Partners" w:date="2023-12-23T23:26:00Z">
              <w:r w:rsidR="00864C57" w:rsidRPr="003121AA">
                <w:rPr>
                  <w:rFonts w:hint="eastAsia"/>
                  <w:highlight w:val="yellow"/>
                  <w:rPrChange w:id="521" w:author="SL Partners" w:date="2023-12-23T23:27:00Z">
                    <w:rPr>
                      <w:rFonts w:hint="eastAsia"/>
                    </w:rPr>
                  </w:rPrChange>
                </w:rPr>
                <w:t xml:space="preserve"> 및 찬성</w:t>
              </w:r>
            </w:ins>
            <w:ins w:id="522" w:author="SL Partners" w:date="2023-12-23T23:25:00Z">
              <w:r w:rsidRPr="003121AA">
                <w:rPr>
                  <w:rFonts w:hint="eastAsia"/>
                  <w:highlight w:val="yellow"/>
                  <w:rPrChange w:id="523" w:author="SL Partners" w:date="2023-12-23T23:27:00Z">
                    <w:rPr>
                      <w:rFonts w:hint="eastAsia"/>
                    </w:rPr>
                  </w:rPrChange>
                </w:rPr>
                <w:t xml:space="preserve">을 포함한 재적 이사 과반수의 출석과 출석 이사 과반수의 찬성으로 결의한다. </w:t>
              </w:r>
            </w:ins>
          </w:p>
          <w:p w14:paraId="73BD9047" w14:textId="3BC6A0F6" w:rsidR="001768A5" w:rsidRPr="003121AA" w:rsidRDefault="001768A5">
            <w:pPr>
              <w:pStyle w:val="a6"/>
              <w:numPr>
                <w:ilvl w:val="0"/>
                <w:numId w:val="79"/>
              </w:numPr>
              <w:spacing w:line="276" w:lineRule="auto"/>
              <w:ind w:leftChars="0"/>
              <w:rPr>
                <w:ins w:id="524" w:author="SL Partners" w:date="2023-12-23T23:25:00Z"/>
                <w:highlight w:val="yellow"/>
                <w:rPrChange w:id="525" w:author="SL Partners" w:date="2023-12-23T23:27:00Z">
                  <w:rPr>
                    <w:ins w:id="526" w:author="SL Partners" w:date="2023-12-23T23:25:00Z"/>
                  </w:rPr>
                </w:rPrChange>
              </w:rPr>
              <w:pPrChange w:id="527" w:author="SL Partners" w:date="2023-12-23T23:26:00Z">
                <w:pPr>
                  <w:spacing w:line="276" w:lineRule="auto"/>
                </w:pPr>
              </w:pPrChange>
            </w:pPr>
            <w:ins w:id="528" w:author="SL Partners" w:date="2023-12-23T23:25:00Z">
              <w:r w:rsidRPr="003121AA">
                <w:rPr>
                  <w:rFonts w:hint="eastAsia"/>
                  <w:highlight w:val="yellow"/>
                  <w:rPrChange w:id="529" w:author="SL Partners" w:date="2023-12-23T23:27:00Z">
                    <w:rPr>
                      <w:rFonts w:hint="eastAsia"/>
                    </w:rPr>
                  </w:rPrChange>
                </w:rPr>
                <w:t>회사</w:t>
              </w:r>
              <w:r w:rsidRPr="003121AA">
                <w:rPr>
                  <w:highlight w:val="yellow"/>
                  <w:rPrChange w:id="530" w:author="SL Partners" w:date="2023-12-23T23:27:00Z">
                    <w:rPr/>
                  </w:rPrChange>
                </w:rPr>
                <w:t xml:space="preserve"> </w:t>
              </w:r>
              <w:r w:rsidRPr="003121AA">
                <w:rPr>
                  <w:rFonts w:hint="eastAsia"/>
                  <w:highlight w:val="yellow"/>
                  <w:rPrChange w:id="531" w:author="SL Partners" w:date="2023-12-23T23:27:00Z">
                    <w:rPr>
                      <w:rFonts w:hint="eastAsia"/>
                    </w:rPr>
                  </w:rPrChange>
                </w:rPr>
                <w:t>및</w:t>
              </w:r>
              <w:r w:rsidRPr="003121AA">
                <w:rPr>
                  <w:highlight w:val="yellow"/>
                  <w:rPrChange w:id="532" w:author="SL Partners" w:date="2023-12-23T23:27:00Z">
                    <w:rPr/>
                  </w:rPrChange>
                </w:rPr>
                <w:t xml:space="preserve"> </w:t>
              </w:r>
              <w:r w:rsidRPr="003121AA">
                <w:rPr>
                  <w:rFonts w:hint="eastAsia"/>
                  <w:highlight w:val="yellow"/>
                  <w:rPrChange w:id="533" w:author="SL Partners" w:date="2023-12-23T23:27:00Z">
                    <w:rPr>
                      <w:rFonts w:hint="eastAsia"/>
                    </w:rPr>
                  </w:rPrChange>
                </w:rPr>
                <w:t>이해관계인은</w:t>
              </w:r>
              <w:r w:rsidRPr="003121AA">
                <w:rPr>
                  <w:highlight w:val="yellow"/>
                  <w:rPrChange w:id="534" w:author="SL Partners" w:date="2023-12-23T23:27:00Z">
                    <w:rPr/>
                  </w:rPrChange>
                </w:rPr>
                <w:t xml:space="preserve"> </w:t>
              </w:r>
              <w:r w:rsidRPr="003121AA">
                <w:rPr>
                  <w:rFonts w:hint="eastAsia"/>
                  <w:highlight w:val="yellow"/>
                  <w:rPrChange w:id="535" w:author="SL Partners" w:date="2023-12-23T23:27:00Z">
                    <w:rPr>
                      <w:rFonts w:hint="eastAsia"/>
                    </w:rPr>
                  </w:rPrChange>
                </w:rPr>
                <w:t>다음</w:t>
              </w:r>
              <w:r w:rsidRPr="003121AA">
                <w:rPr>
                  <w:highlight w:val="yellow"/>
                  <w:rPrChange w:id="536" w:author="SL Partners" w:date="2023-12-23T23:27:00Z">
                    <w:rPr/>
                  </w:rPrChange>
                </w:rPr>
                <w:t xml:space="preserve"> </w:t>
              </w:r>
              <w:r w:rsidRPr="003121AA">
                <w:rPr>
                  <w:rFonts w:hint="eastAsia"/>
                  <w:highlight w:val="yellow"/>
                  <w:rPrChange w:id="537" w:author="SL Partners" w:date="2023-12-23T23:27:00Z">
                    <w:rPr>
                      <w:rFonts w:hint="eastAsia"/>
                    </w:rPr>
                  </w:rPrChange>
                </w:rPr>
                <w:t>각</w:t>
              </w:r>
              <w:r w:rsidRPr="003121AA">
                <w:rPr>
                  <w:highlight w:val="yellow"/>
                  <w:rPrChange w:id="538" w:author="SL Partners" w:date="2023-12-23T23:27:00Z">
                    <w:rPr/>
                  </w:rPrChange>
                </w:rPr>
                <w:t xml:space="preserve"> </w:t>
              </w:r>
              <w:r w:rsidRPr="003121AA">
                <w:rPr>
                  <w:rFonts w:hint="eastAsia"/>
                  <w:highlight w:val="yellow"/>
                  <w:rPrChange w:id="539" w:author="SL Partners" w:date="2023-12-23T23:27:00Z">
                    <w:rPr>
                      <w:rFonts w:hint="eastAsia"/>
                    </w:rPr>
                  </w:rPrChange>
                </w:rPr>
                <w:t>호의</w:t>
              </w:r>
              <w:r w:rsidRPr="003121AA">
                <w:rPr>
                  <w:highlight w:val="yellow"/>
                  <w:rPrChange w:id="540" w:author="SL Partners" w:date="2023-12-23T23:27:00Z">
                    <w:rPr/>
                  </w:rPrChange>
                </w:rPr>
                <w:t xml:space="preserve"> </w:t>
              </w:r>
              <w:r w:rsidRPr="003121AA">
                <w:rPr>
                  <w:rFonts w:hint="eastAsia"/>
                  <w:highlight w:val="yellow"/>
                  <w:rPrChange w:id="541" w:author="SL Partners" w:date="2023-12-23T23:27:00Z">
                    <w:rPr>
                      <w:rFonts w:hint="eastAsia"/>
                    </w:rPr>
                  </w:rPrChange>
                </w:rPr>
                <w:t>사항에</w:t>
              </w:r>
              <w:r w:rsidRPr="003121AA">
                <w:rPr>
                  <w:highlight w:val="yellow"/>
                  <w:rPrChange w:id="542" w:author="SL Partners" w:date="2023-12-23T23:27:00Z">
                    <w:rPr/>
                  </w:rPrChange>
                </w:rPr>
                <w:t xml:space="preserve"> </w:t>
              </w:r>
              <w:r w:rsidRPr="003121AA">
                <w:rPr>
                  <w:rFonts w:hint="eastAsia"/>
                  <w:highlight w:val="yellow"/>
                  <w:rPrChange w:id="543" w:author="SL Partners" w:date="2023-12-23T23:27:00Z">
                    <w:rPr>
                      <w:rFonts w:hint="eastAsia"/>
                    </w:rPr>
                  </w:rPrChange>
                </w:rPr>
                <w:t>대하여</w:t>
              </w:r>
              <w:r w:rsidRPr="003121AA">
                <w:rPr>
                  <w:highlight w:val="yellow"/>
                  <w:rPrChange w:id="544" w:author="SL Partners" w:date="2023-12-23T23:27:00Z">
                    <w:rPr/>
                  </w:rPrChange>
                </w:rPr>
                <w:t xml:space="preserve"> </w:t>
              </w:r>
              <w:r w:rsidRPr="003121AA">
                <w:rPr>
                  <w:rFonts w:hint="eastAsia"/>
                  <w:highlight w:val="yellow"/>
                  <w:rPrChange w:id="545" w:author="SL Partners" w:date="2023-12-23T23:27:00Z">
                    <w:rPr>
                      <w:rFonts w:hint="eastAsia"/>
                    </w:rPr>
                  </w:rPrChange>
                </w:rPr>
                <w:t>반드시</w:t>
              </w:r>
              <w:r w:rsidRPr="003121AA">
                <w:rPr>
                  <w:highlight w:val="yellow"/>
                  <w:rPrChange w:id="546" w:author="SL Partners" w:date="2023-12-23T23:27:00Z">
                    <w:rPr/>
                  </w:rPrChange>
                </w:rPr>
                <w:t xml:space="preserve"> </w:t>
              </w:r>
              <w:r w:rsidRPr="003121AA">
                <w:rPr>
                  <w:rFonts w:hint="eastAsia"/>
                  <w:highlight w:val="yellow"/>
                  <w:rPrChange w:id="547" w:author="SL Partners" w:date="2023-12-23T23:27:00Z">
                    <w:rPr>
                      <w:rFonts w:hint="eastAsia"/>
                    </w:rPr>
                  </w:rPrChange>
                </w:rPr>
                <w:t>이사회의</w:t>
              </w:r>
              <w:r w:rsidRPr="003121AA">
                <w:rPr>
                  <w:highlight w:val="yellow"/>
                  <w:rPrChange w:id="548" w:author="SL Partners" w:date="2023-12-23T23:27:00Z">
                    <w:rPr/>
                  </w:rPrChange>
                </w:rPr>
                <w:t xml:space="preserve"> </w:t>
              </w:r>
              <w:r w:rsidRPr="003121AA">
                <w:rPr>
                  <w:rFonts w:hint="eastAsia"/>
                  <w:highlight w:val="yellow"/>
                  <w:rPrChange w:id="549" w:author="SL Partners" w:date="2023-12-23T23:27:00Z">
                    <w:rPr>
                      <w:rFonts w:hint="eastAsia"/>
                    </w:rPr>
                  </w:rPrChange>
                </w:rPr>
                <w:t>사전</w:t>
              </w:r>
              <w:r w:rsidRPr="003121AA">
                <w:rPr>
                  <w:highlight w:val="yellow"/>
                  <w:rPrChange w:id="550" w:author="SL Partners" w:date="2023-12-23T23:27:00Z">
                    <w:rPr/>
                  </w:rPrChange>
                </w:rPr>
                <w:t xml:space="preserve"> </w:t>
              </w:r>
              <w:r w:rsidRPr="003121AA">
                <w:rPr>
                  <w:rFonts w:hint="eastAsia"/>
                  <w:highlight w:val="yellow"/>
                  <w:rPrChange w:id="551" w:author="SL Partners" w:date="2023-12-23T23:27:00Z">
                    <w:rPr>
                      <w:rFonts w:hint="eastAsia"/>
                    </w:rPr>
                  </w:rPrChange>
                </w:rPr>
                <w:t>승인을</w:t>
              </w:r>
              <w:r w:rsidRPr="003121AA">
                <w:rPr>
                  <w:highlight w:val="yellow"/>
                  <w:rPrChange w:id="552" w:author="SL Partners" w:date="2023-12-23T23:27:00Z">
                    <w:rPr/>
                  </w:rPrChange>
                </w:rPr>
                <w:t xml:space="preserve"> </w:t>
              </w:r>
              <w:r w:rsidRPr="003121AA">
                <w:rPr>
                  <w:rFonts w:hint="eastAsia"/>
                  <w:highlight w:val="yellow"/>
                  <w:rPrChange w:id="553" w:author="SL Partners" w:date="2023-12-23T23:27:00Z">
                    <w:rPr>
                      <w:rFonts w:hint="eastAsia"/>
                    </w:rPr>
                  </w:rPrChange>
                </w:rPr>
                <w:t>받아야</w:t>
              </w:r>
              <w:r w:rsidRPr="003121AA">
                <w:rPr>
                  <w:highlight w:val="yellow"/>
                  <w:rPrChange w:id="554" w:author="SL Partners" w:date="2023-12-23T23:27:00Z">
                    <w:rPr/>
                  </w:rPrChange>
                </w:rPr>
                <w:t xml:space="preserve"> </w:t>
              </w:r>
              <w:r w:rsidRPr="003121AA">
                <w:rPr>
                  <w:rFonts w:hint="eastAsia"/>
                  <w:highlight w:val="yellow"/>
                  <w:rPrChange w:id="555" w:author="SL Partners" w:date="2023-12-23T23:27:00Z">
                    <w:rPr>
                      <w:rFonts w:hint="eastAsia"/>
                    </w:rPr>
                  </w:rPrChange>
                </w:rPr>
                <w:t>한다.</w:t>
              </w:r>
              <w:r w:rsidRPr="003121AA">
                <w:rPr>
                  <w:highlight w:val="yellow"/>
                  <w:rPrChange w:id="556" w:author="SL Partners" w:date="2023-12-23T23:27:00Z">
                    <w:rPr/>
                  </w:rPrChange>
                </w:rPr>
                <w:t xml:space="preserve"> </w:t>
              </w:r>
              <w:r w:rsidRPr="003121AA">
                <w:rPr>
                  <w:rFonts w:hint="eastAsia"/>
                  <w:highlight w:val="yellow"/>
                  <w:rPrChange w:id="557" w:author="SL Partners" w:date="2023-12-23T23:27:00Z">
                    <w:rPr>
                      <w:rFonts w:hint="eastAsia"/>
                    </w:rPr>
                  </w:rPrChange>
                </w:rPr>
                <w:t>본</w:t>
              </w:r>
              <w:r w:rsidRPr="003121AA">
                <w:rPr>
                  <w:highlight w:val="yellow"/>
                  <w:rPrChange w:id="558" w:author="SL Partners" w:date="2023-12-23T23:27:00Z">
                    <w:rPr/>
                  </w:rPrChange>
                </w:rPr>
                <w:t xml:space="preserve"> </w:t>
              </w:r>
              <w:r w:rsidRPr="003121AA">
                <w:rPr>
                  <w:rFonts w:hint="eastAsia"/>
                  <w:highlight w:val="yellow"/>
                  <w:rPrChange w:id="559" w:author="SL Partners" w:date="2023-12-23T23:27:00Z">
                    <w:rPr>
                      <w:rFonts w:hint="eastAsia"/>
                    </w:rPr>
                  </w:rPrChange>
                </w:rPr>
                <w:t>항에</w:t>
              </w:r>
              <w:r w:rsidRPr="003121AA">
                <w:rPr>
                  <w:highlight w:val="yellow"/>
                  <w:rPrChange w:id="560" w:author="SL Partners" w:date="2023-12-23T23:27:00Z">
                    <w:rPr/>
                  </w:rPrChange>
                </w:rPr>
                <w:t xml:space="preserve"> </w:t>
              </w:r>
              <w:r w:rsidRPr="003121AA">
                <w:rPr>
                  <w:rFonts w:hint="eastAsia"/>
                  <w:highlight w:val="yellow"/>
                  <w:rPrChange w:id="561" w:author="SL Partners" w:date="2023-12-23T23:27:00Z">
                    <w:rPr>
                      <w:rFonts w:hint="eastAsia"/>
                    </w:rPr>
                  </w:rPrChange>
                </w:rPr>
                <w:t>의한</w:t>
              </w:r>
              <w:r w:rsidRPr="003121AA">
                <w:rPr>
                  <w:highlight w:val="yellow"/>
                  <w:rPrChange w:id="562" w:author="SL Partners" w:date="2023-12-23T23:27:00Z">
                    <w:rPr/>
                  </w:rPrChange>
                </w:rPr>
                <w:t xml:space="preserve"> </w:t>
              </w:r>
              <w:r w:rsidRPr="003121AA">
                <w:rPr>
                  <w:rFonts w:hint="eastAsia"/>
                  <w:highlight w:val="yellow"/>
                  <w:rPrChange w:id="563" w:author="SL Partners" w:date="2023-12-23T23:27:00Z">
                    <w:rPr>
                      <w:rFonts w:hint="eastAsia"/>
                    </w:rPr>
                  </w:rPrChange>
                </w:rPr>
                <w:t>승인은</w:t>
              </w:r>
              <w:r w:rsidRPr="003121AA">
                <w:rPr>
                  <w:highlight w:val="yellow"/>
                  <w:rPrChange w:id="564" w:author="SL Partners" w:date="2023-12-23T23:27:00Z">
                    <w:rPr/>
                  </w:rPrChange>
                </w:rPr>
                <w:t xml:space="preserve"> </w:t>
              </w:r>
              <w:r w:rsidRPr="003121AA">
                <w:rPr>
                  <w:rFonts w:hint="eastAsia"/>
                  <w:highlight w:val="yellow"/>
                  <w:rPrChange w:id="565" w:author="SL Partners" w:date="2023-12-23T23:27:00Z">
                    <w:rPr>
                      <w:rFonts w:hint="eastAsia"/>
                    </w:rPr>
                  </w:rPrChange>
                </w:rPr>
                <w:t>투자자</w:t>
              </w:r>
              <w:r w:rsidRPr="003121AA">
                <w:rPr>
                  <w:highlight w:val="yellow"/>
                  <w:rPrChange w:id="566" w:author="SL Partners" w:date="2023-12-23T23:27:00Z">
                    <w:rPr/>
                  </w:rPrChange>
                </w:rPr>
                <w:t xml:space="preserve"> </w:t>
              </w:r>
              <w:r w:rsidRPr="003121AA">
                <w:rPr>
                  <w:rFonts w:hint="eastAsia"/>
                  <w:highlight w:val="yellow"/>
                  <w:rPrChange w:id="567" w:author="SL Partners" w:date="2023-12-23T23:27:00Z">
                    <w:rPr>
                      <w:rFonts w:hint="eastAsia"/>
                    </w:rPr>
                  </w:rPrChange>
                </w:rPr>
                <w:t>지명</w:t>
              </w:r>
              <w:r w:rsidRPr="003121AA">
                <w:rPr>
                  <w:highlight w:val="yellow"/>
                  <w:rPrChange w:id="568" w:author="SL Partners" w:date="2023-12-23T23:27:00Z">
                    <w:rPr/>
                  </w:rPrChange>
                </w:rPr>
                <w:t xml:space="preserve"> </w:t>
              </w:r>
              <w:r w:rsidRPr="003121AA">
                <w:rPr>
                  <w:rFonts w:hint="eastAsia"/>
                  <w:highlight w:val="yellow"/>
                  <w:rPrChange w:id="569" w:author="SL Partners" w:date="2023-12-23T23:27:00Z">
                    <w:rPr>
                      <w:rFonts w:hint="eastAsia"/>
                    </w:rPr>
                  </w:rPrChange>
                </w:rPr>
                <w:t>이사</w:t>
              </w:r>
            </w:ins>
            <w:ins w:id="570" w:author="SL Partners" w:date="2023-12-23T23:27:00Z">
              <w:r w:rsidR="003121AA" w:rsidRPr="003121AA">
                <w:rPr>
                  <w:rFonts w:hint="eastAsia"/>
                  <w:highlight w:val="yellow"/>
                  <w:rPrChange w:id="571" w:author="SL Partners" w:date="2023-12-23T23:27:00Z">
                    <w:rPr>
                      <w:rFonts w:hint="eastAsia"/>
                    </w:rPr>
                  </w:rPrChange>
                </w:rPr>
                <w:t>가</w:t>
              </w:r>
            </w:ins>
            <w:ins w:id="572" w:author="SL Partners" w:date="2023-12-23T23:25:00Z">
              <w:r w:rsidRPr="003121AA">
                <w:rPr>
                  <w:highlight w:val="yellow"/>
                  <w:rPrChange w:id="573" w:author="SL Partners" w:date="2023-12-23T23:27:00Z">
                    <w:rPr/>
                  </w:rPrChange>
                </w:rPr>
                <w:t xml:space="preserve">, </w:t>
              </w:r>
              <w:r w:rsidRPr="003121AA">
                <w:rPr>
                  <w:rFonts w:hint="eastAsia"/>
                  <w:highlight w:val="yellow"/>
                  <w:rPrChange w:id="574" w:author="SL Partners" w:date="2023-12-23T23:27:00Z">
                    <w:rPr>
                      <w:rFonts w:hint="eastAsia"/>
                    </w:rPr>
                  </w:rPrChange>
                </w:rPr>
                <w:t>해당</w:t>
              </w:r>
              <w:r w:rsidRPr="003121AA">
                <w:rPr>
                  <w:highlight w:val="yellow"/>
                  <w:rPrChange w:id="575" w:author="SL Partners" w:date="2023-12-23T23:27:00Z">
                    <w:rPr/>
                  </w:rPrChange>
                </w:rPr>
                <w:t xml:space="preserve"> </w:t>
              </w:r>
              <w:r w:rsidRPr="003121AA">
                <w:rPr>
                  <w:rFonts w:hint="eastAsia"/>
                  <w:highlight w:val="yellow"/>
                  <w:rPrChange w:id="576" w:author="SL Partners" w:date="2023-12-23T23:27:00Z">
                    <w:rPr>
                      <w:rFonts w:hint="eastAsia"/>
                    </w:rPr>
                  </w:rPrChange>
                </w:rPr>
                <w:t>이사회에</w:t>
              </w:r>
              <w:r w:rsidRPr="003121AA">
                <w:rPr>
                  <w:highlight w:val="yellow"/>
                  <w:rPrChange w:id="577" w:author="SL Partners" w:date="2023-12-23T23:27:00Z">
                    <w:rPr/>
                  </w:rPrChange>
                </w:rPr>
                <w:t xml:space="preserve"> </w:t>
              </w:r>
              <w:r w:rsidRPr="003121AA">
                <w:rPr>
                  <w:rFonts w:hint="eastAsia"/>
                  <w:highlight w:val="yellow"/>
                  <w:rPrChange w:id="578" w:author="SL Partners" w:date="2023-12-23T23:27:00Z">
                    <w:rPr>
                      <w:rFonts w:hint="eastAsia"/>
                    </w:rPr>
                  </w:rPrChange>
                </w:rPr>
                <w:t>출석하여</w:t>
              </w:r>
              <w:r w:rsidRPr="003121AA">
                <w:rPr>
                  <w:highlight w:val="yellow"/>
                  <w:rPrChange w:id="579" w:author="SL Partners" w:date="2023-12-23T23:27:00Z">
                    <w:rPr/>
                  </w:rPrChange>
                </w:rPr>
                <w:t xml:space="preserve"> </w:t>
              </w:r>
              <w:r w:rsidRPr="003121AA">
                <w:rPr>
                  <w:rFonts w:hint="eastAsia"/>
                  <w:highlight w:val="yellow"/>
                  <w:rPrChange w:id="580" w:author="SL Partners" w:date="2023-12-23T23:27:00Z">
                    <w:rPr>
                      <w:rFonts w:hint="eastAsia"/>
                    </w:rPr>
                  </w:rPrChange>
                </w:rPr>
                <w:t>찬성할</w:t>
              </w:r>
              <w:r w:rsidRPr="003121AA">
                <w:rPr>
                  <w:highlight w:val="yellow"/>
                  <w:rPrChange w:id="581" w:author="SL Partners" w:date="2023-12-23T23:27:00Z">
                    <w:rPr/>
                  </w:rPrChange>
                </w:rPr>
                <w:t xml:space="preserve"> </w:t>
              </w:r>
              <w:r w:rsidRPr="003121AA">
                <w:rPr>
                  <w:rFonts w:hint="eastAsia"/>
                  <w:highlight w:val="yellow"/>
                  <w:rPrChange w:id="582" w:author="SL Partners" w:date="2023-12-23T23:27:00Z">
                    <w:rPr>
                      <w:rFonts w:hint="eastAsia"/>
                    </w:rPr>
                  </w:rPrChange>
                </w:rPr>
                <w:t>것을</w:t>
              </w:r>
              <w:r w:rsidRPr="003121AA">
                <w:rPr>
                  <w:highlight w:val="yellow"/>
                  <w:rPrChange w:id="583" w:author="SL Partners" w:date="2023-12-23T23:27:00Z">
                    <w:rPr/>
                  </w:rPrChange>
                </w:rPr>
                <w:t xml:space="preserve"> </w:t>
              </w:r>
              <w:r w:rsidRPr="003121AA">
                <w:rPr>
                  <w:rFonts w:hint="eastAsia"/>
                  <w:highlight w:val="yellow"/>
                  <w:rPrChange w:id="584" w:author="SL Partners" w:date="2023-12-23T23:27:00Z">
                    <w:rPr>
                      <w:rFonts w:hint="eastAsia"/>
                    </w:rPr>
                  </w:rPrChange>
                </w:rPr>
                <w:t>요한다.</w:t>
              </w:r>
            </w:ins>
          </w:p>
          <w:p w14:paraId="4A54E9CE" w14:textId="28A77707" w:rsidR="001768A5" w:rsidRPr="003121AA" w:rsidRDefault="001768A5">
            <w:pPr>
              <w:pStyle w:val="a6"/>
              <w:numPr>
                <w:ilvl w:val="0"/>
                <w:numId w:val="80"/>
              </w:numPr>
              <w:spacing w:line="276" w:lineRule="auto"/>
              <w:ind w:leftChars="0"/>
              <w:rPr>
                <w:ins w:id="585" w:author="SL Partners" w:date="2023-12-23T23:25:00Z"/>
                <w:highlight w:val="yellow"/>
                <w:rPrChange w:id="586" w:author="SL Partners" w:date="2023-12-23T23:27:00Z">
                  <w:rPr>
                    <w:ins w:id="587" w:author="SL Partners" w:date="2023-12-23T23:25:00Z"/>
                  </w:rPr>
                </w:rPrChange>
              </w:rPr>
              <w:pPrChange w:id="588" w:author="SL Partners" w:date="2023-12-23T23:26:00Z">
                <w:pPr>
                  <w:spacing w:line="276" w:lineRule="auto"/>
                </w:pPr>
              </w:pPrChange>
            </w:pPr>
            <w:ins w:id="589" w:author="SL Partners" w:date="2023-12-23T23:25:00Z">
              <w:r w:rsidRPr="003121AA">
                <w:rPr>
                  <w:rFonts w:hint="eastAsia"/>
                  <w:highlight w:val="yellow"/>
                  <w:rPrChange w:id="590" w:author="SL Partners" w:date="2023-12-23T23:27:00Z">
                    <w:rPr>
                      <w:rFonts w:hint="eastAsia"/>
                    </w:rPr>
                  </w:rPrChange>
                </w:rPr>
                <w:t>[회사가</w:t>
              </w:r>
              <w:r w:rsidRPr="003121AA">
                <w:rPr>
                  <w:highlight w:val="yellow"/>
                  <w:rPrChange w:id="591" w:author="SL Partners" w:date="2023-12-23T23:27:00Z">
                    <w:rPr/>
                  </w:rPrChange>
                </w:rPr>
                <w:t xml:space="preserve"> </w:t>
              </w:r>
              <w:r w:rsidRPr="003121AA">
                <w:rPr>
                  <w:rFonts w:hint="eastAsia"/>
                  <w:highlight w:val="yellow"/>
                  <w:rPrChange w:id="592" w:author="SL Partners" w:date="2023-12-23T23:27:00Z">
                    <w:rPr>
                      <w:rFonts w:hint="eastAsia"/>
                    </w:rPr>
                  </w:rPrChange>
                </w:rPr>
                <w:t>발행한</w:t>
              </w:r>
              <w:r w:rsidRPr="003121AA">
                <w:rPr>
                  <w:highlight w:val="yellow"/>
                  <w:rPrChange w:id="593" w:author="SL Partners" w:date="2023-12-23T23:27:00Z">
                    <w:rPr/>
                  </w:rPrChange>
                </w:rPr>
                <w:t xml:space="preserve"> </w:t>
              </w:r>
              <w:r w:rsidRPr="003121AA">
                <w:rPr>
                  <w:rFonts w:hint="eastAsia"/>
                  <w:highlight w:val="yellow"/>
                  <w:rPrChange w:id="594" w:author="SL Partners" w:date="2023-12-23T23:27:00Z">
                    <w:rPr>
                      <w:rFonts w:hint="eastAsia"/>
                    </w:rPr>
                  </w:rPrChange>
                </w:rPr>
                <w:t>우선주식</w:t>
              </w:r>
              <w:r w:rsidRPr="003121AA">
                <w:rPr>
                  <w:highlight w:val="yellow"/>
                  <w:rPrChange w:id="595" w:author="SL Partners" w:date="2023-12-23T23:27:00Z">
                    <w:rPr/>
                  </w:rPrChange>
                </w:rPr>
                <w:t xml:space="preserve"> </w:t>
              </w:r>
              <w:r w:rsidRPr="003121AA">
                <w:rPr>
                  <w:rFonts w:hint="eastAsia"/>
                  <w:highlight w:val="yellow"/>
                  <w:rPrChange w:id="596" w:author="SL Partners" w:date="2023-12-23T23:27:00Z">
                    <w:rPr>
                      <w:rFonts w:hint="eastAsia"/>
                    </w:rPr>
                  </w:rPrChange>
                </w:rPr>
                <w:t>과</w:t>
              </w:r>
              <w:r w:rsidRPr="003121AA">
                <w:rPr>
                  <w:highlight w:val="yellow"/>
                  <w:rPrChange w:id="597" w:author="SL Partners" w:date="2023-12-23T23:27:00Z">
                    <w:rPr/>
                  </w:rPrChange>
                </w:rPr>
                <w:t xml:space="preserve"> </w:t>
              </w:r>
              <w:r w:rsidRPr="003121AA">
                <w:rPr>
                  <w:rFonts w:hint="eastAsia"/>
                  <w:highlight w:val="yellow"/>
                  <w:rPrChange w:id="598" w:author="SL Partners" w:date="2023-12-23T23:27:00Z">
                    <w:rPr>
                      <w:rFonts w:hint="eastAsia"/>
                    </w:rPr>
                  </w:rPrChange>
                </w:rPr>
                <w:t>관련하여,</w:t>
              </w:r>
              <w:r w:rsidRPr="003121AA">
                <w:rPr>
                  <w:highlight w:val="yellow"/>
                  <w:rPrChange w:id="599" w:author="SL Partners" w:date="2023-12-23T23:27:00Z">
                    <w:rPr/>
                  </w:rPrChange>
                </w:rPr>
                <w:t xml:space="preserve"> (i) </w:t>
              </w:r>
              <w:r w:rsidRPr="003121AA">
                <w:rPr>
                  <w:rFonts w:hint="eastAsia"/>
                  <w:highlight w:val="yellow"/>
                  <w:rPrChange w:id="600" w:author="SL Partners" w:date="2023-12-23T23:27:00Z">
                    <w:rPr>
                      <w:rFonts w:hint="eastAsia"/>
                    </w:rPr>
                  </w:rPrChange>
                </w:rPr>
                <w:t>우선주식의</w:t>
              </w:r>
              <w:r w:rsidRPr="003121AA">
                <w:rPr>
                  <w:highlight w:val="yellow"/>
                  <w:rPrChange w:id="601" w:author="SL Partners" w:date="2023-12-23T23:27:00Z">
                    <w:rPr/>
                  </w:rPrChange>
                </w:rPr>
                <w:t xml:space="preserve"> </w:t>
              </w:r>
              <w:r w:rsidRPr="003121AA">
                <w:rPr>
                  <w:rFonts w:hint="eastAsia"/>
                  <w:highlight w:val="yellow"/>
                  <w:rPrChange w:id="602" w:author="SL Partners" w:date="2023-12-23T23:27:00Z">
                    <w:rPr>
                      <w:rFonts w:hint="eastAsia"/>
                    </w:rPr>
                  </w:rPrChange>
                </w:rPr>
                <w:t>조건,</w:t>
              </w:r>
              <w:r w:rsidRPr="003121AA">
                <w:rPr>
                  <w:highlight w:val="yellow"/>
                  <w:rPrChange w:id="603" w:author="SL Partners" w:date="2023-12-23T23:27:00Z">
                    <w:rPr/>
                  </w:rPrChange>
                </w:rPr>
                <w:t xml:space="preserve"> </w:t>
              </w:r>
              <w:r w:rsidRPr="003121AA">
                <w:rPr>
                  <w:rFonts w:hint="eastAsia"/>
                  <w:highlight w:val="yellow"/>
                  <w:rPrChange w:id="604" w:author="SL Partners" w:date="2023-12-23T23:27:00Z">
                    <w:rPr>
                      <w:rFonts w:hint="eastAsia"/>
                    </w:rPr>
                  </w:rPrChange>
                </w:rPr>
                <w:t>내용</w:t>
              </w:r>
              <w:r w:rsidRPr="003121AA">
                <w:rPr>
                  <w:highlight w:val="yellow"/>
                  <w:rPrChange w:id="605" w:author="SL Partners" w:date="2023-12-23T23:27:00Z">
                    <w:rPr/>
                  </w:rPrChange>
                </w:rPr>
                <w:t xml:space="preserve"> </w:t>
              </w:r>
              <w:r w:rsidRPr="003121AA">
                <w:rPr>
                  <w:rFonts w:hint="eastAsia"/>
                  <w:highlight w:val="yellow"/>
                  <w:rPrChange w:id="606" w:author="SL Partners" w:date="2023-12-23T23:27:00Z">
                    <w:rPr>
                      <w:rFonts w:hint="eastAsia"/>
                    </w:rPr>
                  </w:rPrChange>
                </w:rPr>
                <w:t>및</w:t>
              </w:r>
              <w:r w:rsidRPr="003121AA">
                <w:rPr>
                  <w:highlight w:val="yellow"/>
                  <w:rPrChange w:id="607" w:author="SL Partners" w:date="2023-12-23T23:27:00Z">
                    <w:rPr/>
                  </w:rPrChange>
                </w:rPr>
                <w:t xml:space="preserve"> </w:t>
              </w:r>
              <w:r w:rsidRPr="003121AA">
                <w:rPr>
                  <w:rFonts w:hint="eastAsia"/>
                  <w:highlight w:val="yellow"/>
                  <w:rPrChange w:id="608" w:author="SL Partners" w:date="2023-12-23T23:27:00Z">
                    <w:rPr>
                      <w:rFonts w:hint="eastAsia"/>
                    </w:rPr>
                  </w:rPrChange>
                </w:rPr>
                <w:t>권리의</w:t>
              </w:r>
              <w:r w:rsidRPr="003121AA">
                <w:rPr>
                  <w:highlight w:val="yellow"/>
                  <w:rPrChange w:id="609" w:author="SL Partners" w:date="2023-12-23T23:27:00Z">
                    <w:rPr/>
                  </w:rPrChange>
                </w:rPr>
                <w:t xml:space="preserve"> </w:t>
              </w:r>
              <w:r w:rsidRPr="003121AA">
                <w:rPr>
                  <w:rFonts w:hint="eastAsia"/>
                  <w:highlight w:val="yellow"/>
                  <w:rPrChange w:id="610" w:author="SL Partners" w:date="2023-12-23T23:27:00Z">
                    <w:rPr>
                      <w:rFonts w:hint="eastAsia"/>
                    </w:rPr>
                  </w:rPrChange>
                </w:rPr>
                <w:t>변경</w:t>
              </w:r>
              <w:r w:rsidRPr="003121AA">
                <w:rPr>
                  <w:highlight w:val="yellow"/>
                  <w:rPrChange w:id="611" w:author="SL Partners" w:date="2023-12-23T23:27:00Z">
                    <w:rPr/>
                  </w:rPrChange>
                </w:rPr>
                <w:t xml:space="preserve"> </w:t>
              </w:r>
              <w:r w:rsidRPr="003121AA">
                <w:rPr>
                  <w:rFonts w:hint="eastAsia"/>
                  <w:highlight w:val="yellow"/>
                  <w:rPrChange w:id="612" w:author="SL Partners" w:date="2023-12-23T23:27:00Z">
                    <w:rPr>
                      <w:rFonts w:hint="eastAsia"/>
                    </w:rPr>
                  </w:rPrChange>
                </w:rPr>
                <w:t>또는</w:t>
              </w:r>
              <w:r w:rsidRPr="003121AA">
                <w:rPr>
                  <w:highlight w:val="yellow"/>
                  <w:rPrChange w:id="613" w:author="SL Partners" w:date="2023-12-23T23:27:00Z">
                    <w:rPr/>
                  </w:rPrChange>
                </w:rPr>
                <w:t xml:space="preserve"> </w:t>
              </w:r>
              <w:r w:rsidRPr="003121AA">
                <w:rPr>
                  <w:rFonts w:hint="eastAsia"/>
                  <w:highlight w:val="yellow"/>
                  <w:rPrChange w:id="614" w:author="SL Partners" w:date="2023-12-23T23:27:00Z">
                    <w:rPr>
                      <w:rFonts w:hint="eastAsia"/>
                    </w:rPr>
                  </w:rPrChange>
                </w:rPr>
                <w:t>수정,</w:t>
              </w:r>
              <w:r w:rsidRPr="003121AA">
                <w:rPr>
                  <w:highlight w:val="yellow"/>
                  <w:rPrChange w:id="615" w:author="SL Partners" w:date="2023-12-23T23:27:00Z">
                    <w:rPr/>
                  </w:rPrChange>
                </w:rPr>
                <w:t xml:space="preserve"> (ii) </w:t>
              </w:r>
              <w:r w:rsidRPr="003121AA">
                <w:rPr>
                  <w:rFonts w:hint="eastAsia"/>
                  <w:highlight w:val="yellow"/>
                  <w:rPrChange w:id="616" w:author="SL Partners" w:date="2023-12-23T23:27:00Z">
                    <w:rPr>
                      <w:rFonts w:hint="eastAsia"/>
                    </w:rPr>
                  </w:rPrChange>
                </w:rPr>
                <w:t>우선주식과</w:t>
              </w:r>
              <w:r w:rsidRPr="003121AA">
                <w:rPr>
                  <w:highlight w:val="yellow"/>
                  <w:rPrChange w:id="617" w:author="SL Partners" w:date="2023-12-23T23:27:00Z">
                    <w:rPr/>
                  </w:rPrChange>
                </w:rPr>
                <w:t xml:space="preserve"> </w:t>
              </w:r>
              <w:r w:rsidRPr="003121AA">
                <w:rPr>
                  <w:rFonts w:hint="eastAsia"/>
                  <w:highlight w:val="yellow"/>
                  <w:rPrChange w:id="618" w:author="SL Partners" w:date="2023-12-23T23:27:00Z">
                    <w:rPr>
                      <w:rFonts w:hint="eastAsia"/>
                    </w:rPr>
                  </w:rPrChange>
                </w:rPr>
                <w:t>관련한</w:t>
              </w:r>
              <w:r w:rsidRPr="003121AA">
                <w:rPr>
                  <w:highlight w:val="yellow"/>
                  <w:rPrChange w:id="619" w:author="SL Partners" w:date="2023-12-23T23:27:00Z">
                    <w:rPr/>
                  </w:rPrChange>
                </w:rPr>
                <w:t xml:space="preserve"> </w:t>
              </w:r>
              <w:r w:rsidRPr="003121AA">
                <w:rPr>
                  <w:rFonts w:hint="eastAsia"/>
                  <w:highlight w:val="yellow"/>
                  <w:rPrChange w:id="620" w:author="SL Partners" w:date="2023-12-23T23:27:00Z">
                    <w:rPr>
                      <w:rFonts w:hint="eastAsia"/>
                    </w:rPr>
                  </w:rPrChange>
                </w:rPr>
                <w:t>정관</w:t>
              </w:r>
              <w:r w:rsidRPr="003121AA">
                <w:rPr>
                  <w:highlight w:val="yellow"/>
                  <w:rPrChange w:id="621" w:author="SL Partners" w:date="2023-12-23T23:27:00Z">
                    <w:rPr/>
                  </w:rPrChange>
                </w:rPr>
                <w:t xml:space="preserve"> </w:t>
              </w:r>
              <w:r w:rsidRPr="003121AA">
                <w:rPr>
                  <w:rFonts w:hint="eastAsia"/>
                  <w:highlight w:val="yellow"/>
                  <w:rPrChange w:id="622" w:author="SL Partners" w:date="2023-12-23T23:27:00Z">
                    <w:rPr>
                      <w:rFonts w:hint="eastAsia"/>
                    </w:rPr>
                  </w:rPrChange>
                </w:rPr>
                <w:t>기타</w:t>
              </w:r>
              <w:r w:rsidRPr="003121AA">
                <w:rPr>
                  <w:highlight w:val="yellow"/>
                  <w:rPrChange w:id="623" w:author="SL Partners" w:date="2023-12-23T23:27:00Z">
                    <w:rPr/>
                  </w:rPrChange>
                </w:rPr>
                <w:t xml:space="preserve"> </w:t>
              </w:r>
              <w:r w:rsidRPr="003121AA">
                <w:rPr>
                  <w:rFonts w:hint="eastAsia"/>
                  <w:highlight w:val="yellow"/>
                  <w:rPrChange w:id="624" w:author="SL Partners" w:date="2023-12-23T23:27:00Z">
                    <w:rPr>
                      <w:rFonts w:hint="eastAsia"/>
                    </w:rPr>
                  </w:rPrChange>
                </w:rPr>
                <w:t>회사</w:t>
              </w:r>
              <w:r w:rsidRPr="003121AA">
                <w:rPr>
                  <w:highlight w:val="yellow"/>
                  <w:rPrChange w:id="625" w:author="SL Partners" w:date="2023-12-23T23:27:00Z">
                    <w:rPr/>
                  </w:rPrChange>
                </w:rPr>
                <w:t xml:space="preserve"> </w:t>
              </w:r>
              <w:r w:rsidRPr="003121AA">
                <w:rPr>
                  <w:rFonts w:hint="eastAsia"/>
                  <w:highlight w:val="yellow"/>
                  <w:rPrChange w:id="626" w:author="SL Partners" w:date="2023-12-23T23:27:00Z">
                    <w:rPr>
                      <w:rFonts w:hint="eastAsia"/>
                    </w:rPr>
                  </w:rPrChange>
                </w:rPr>
                <w:t>조직문서의</w:t>
              </w:r>
              <w:r w:rsidRPr="003121AA">
                <w:rPr>
                  <w:highlight w:val="yellow"/>
                  <w:rPrChange w:id="627" w:author="SL Partners" w:date="2023-12-23T23:27:00Z">
                    <w:rPr/>
                  </w:rPrChange>
                </w:rPr>
                <w:t xml:space="preserve"> </w:t>
              </w:r>
              <w:r w:rsidRPr="003121AA">
                <w:rPr>
                  <w:rFonts w:hint="eastAsia"/>
                  <w:highlight w:val="yellow"/>
                  <w:rPrChange w:id="628" w:author="SL Partners" w:date="2023-12-23T23:27:00Z">
                    <w:rPr>
                      <w:rFonts w:hint="eastAsia"/>
                    </w:rPr>
                  </w:rPrChange>
                </w:rPr>
                <w:t>변경,</w:t>
              </w:r>
              <w:r w:rsidRPr="003121AA">
                <w:rPr>
                  <w:highlight w:val="yellow"/>
                  <w:rPrChange w:id="629" w:author="SL Partners" w:date="2023-12-23T23:27:00Z">
                    <w:rPr/>
                  </w:rPrChange>
                </w:rPr>
                <w:t xml:space="preserve"> </w:t>
              </w:r>
              <w:r w:rsidRPr="003121AA">
                <w:rPr>
                  <w:rFonts w:hint="eastAsia"/>
                  <w:highlight w:val="yellow"/>
                  <w:rPrChange w:id="630" w:author="SL Partners" w:date="2023-12-23T23:27:00Z">
                    <w:rPr>
                      <w:rFonts w:hint="eastAsia"/>
                    </w:rPr>
                  </w:rPrChange>
                </w:rPr>
                <w:t>수정,</w:t>
              </w:r>
              <w:r w:rsidRPr="003121AA">
                <w:rPr>
                  <w:highlight w:val="yellow"/>
                  <w:rPrChange w:id="631" w:author="SL Partners" w:date="2023-12-23T23:27:00Z">
                    <w:rPr/>
                  </w:rPrChange>
                </w:rPr>
                <w:t xml:space="preserve"> </w:t>
              </w:r>
              <w:r w:rsidRPr="003121AA">
                <w:rPr>
                  <w:rFonts w:hint="eastAsia"/>
                  <w:highlight w:val="yellow"/>
                  <w:rPrChange w:id="632" w:author="SL Partners" w:date="2023-12-23T23:27:00Z">
                    <w:rPr>
                      <w:rFonts w:hint="eastAsia"/>
                    </w:rPr>
                  </w:rPrChange>
                </w:rPr>
                <w:t>추가</w:t>
              </w:r>
              <w:r w:rsidRPr="003121AA">
                <w:rPr>
                  <w:highlight w:val="yellow"/>
                  <w:rPrChange w:id="633" w:author="SL Partners" w:date="2023-12-23T23:27:00Z">
                    <w:rPr/>
                  </w:rPrChange>
                </w:rPr>
                <w:t xml:space="preserve"> </w:t>
              </w:r>
              <w:r w:rsidRPr="003121AA">
                <w:rPr>
                  <w:rFonts w:hint="eastAsia"/>
                  <w:highlight w:val="yellow"/>
                  <w:rPrChange w:id="634" w:author="SL Partners" w:date="2023-12-23T23:27:00Z">
                    <w:rPr>
                      <w:rFonts w:hint="eastAsia"/>
                    </w:rPr>
                  </w:rPrChange>
                </w:rPr>
                <w:t>또는</w:t>
              </w:r>
              <w:r w:rsidRPr="003121AA">
                <w:rPr>
                  <w:highlight w:val="yellow"/>
                  <w:rPrChange w:id="635" w:author="SL Partners" w:date="2023-12-23T23:27:00Z">
                    <w:rPr/>
                  </w:rPrChange>
                </w:rPr>
                <w:t xml:space="preserve"> </w:t>
              </w:r>
              <w:r w:rsidRPr="003121AA">
                <w:rPr>
                  <w:rFonts w:hint="eastAsia"/>
                  <w:highlight w:val="yellow"/>
                  <w:rPrChange w:id="636" w:author="SL Partners" w:date="2023-12-23T23:27:00Z">
                    <w:rPr>
                      <w:rFonts w:hint="eastAsia"/>
                    </w:rPr>
                  </w:rPrChange>
                </w:rPr>
                <w:t>포기</w:t>
              </w:r>
              <w:r w:rsidRPr="003121AA">
                <w:rPr>
                  <w:highlight w:val="yellow"/>
                  <w:rPrChange w:id="637" w:author="SL Partners" w:date="2023-12-23T23:27:00Z">
                    <w:rPr/>
                  </w:rPrChange>
                </w:rPr>
                <w:t xml:space="preserve"> </w:t>
              </w:r>
              <w:r w:rsidRPr="003121AA">
                <w:rPr>
                  <w:rFonts w:hint="eastAsia"/>
                  <w:highlight w:val="yellow"/>
                  <w:rPrChange w:id="638" w:author="SL Partners" w:date="2023-12-23T23:27:00Z">
                    <w:rPr>
                      <w:rFonts w:hint="eastAsia"/>
                    </w:rPr>
                  </w:rPrChange>
                </w:rPr>
                <w:t>및/또는</w:t>
              </w:r>
              <w:r w:rsidRPr="003121AA">
                <w:rPr>
                  <w:highlight w:val="yellow"/>
                  <w:rPrChange w:id="639" w:author="SL Partners" w:date="2023-12-23T23:27:00Z">
                    <w:rPr/>
                  </w:rPrChange>
                </w:rPr>
                <w:t xml:space="preserve"> (iii) </w:t>
              </w:r>
              <w:r w:rsidRPr="003121AA">
                <w:rPr>
                  <w:rFonts w:hint="eastAsia"/>
                  <w:highlight w:val="yellow"/>
                  <w:rPrChange w:id="640" w:author="SL Partners" w:date="2023-12-23T23:27:00Z">
                    <w:rPr>
                      <w:rFonts w:hint="eastAsia"/>
                    </w:rPr>
                  </w:rPrChange>
                </w:rPr>
                <w:t>해당</w:t>
              </w:r>
              <w:r w:rsidRPr="003121AA">
                <w:rPr>
                  <w:highlight w:val="yellow"/>
                  <w:rPrChange w:id="641" w:author="SL Partners" w:date="2023-12-23T23:27:00Z">
                    <w:rPr/>
                  </w:rPrChange>
                </w:rPr>
                <w:t xml:space="preserve"> </w:t>
              </w:r>
              <w:r w:rsidRPr="003121AA">
                <w:rPr>
                  <w:rFonts w:hint="eastAsia"/>
                  <w:highlight w:val="yellow"/>
                  <w:rPrChange w:id="642" w:author="SL Partners" w:date="2023-12-23T23:27:00Z">
                    <w:rPr>
                      <w:rFonts w:hint="eastAsia"/>
                    </w:rPr>
                  </w:rPrChange>
                </w:rPr>
                <w:t>우선주식의</w:t>
              </w:r>
              <w:r w:rsidRPr="003121AA">
                <w:rPr>
                  <w:highlight w:val="yellow"/>
                  <w:rPrChange w:id="643" w:author="SL Partners" w:date="2023-12-23T23:27:00Z">
                    <w:rPr/>
                  </w:rPrChange>
                </w:rPr>
                <w:t xml:space="preserve"> </w:t>
              </w:r>
              <w:r w:rsidRPr="003121AA">
                <w:rPr>
                  <w:rFonts w:hint="eastAsia"/>
                  <w:highlight w:val="yellow"/>
                  <w:rPrChange w:id="644" w:author="SL Partners" w:date="2023-12-23T23:27:00Z">
                    <w:rPr>
                      <w:rFonts w:hint="eastAsia"/>
                    </w:rPr>
                  </w:rPrChange>
                </w:rPr>
                <w:t>조건이나</w:t>
              </w:r>
              <w:r w:rsidRPr="003121AA">
                <w:rPr>
                  <w:highlight w:val="yellow"/>
                  <w:rPrChange w:id="645" w:author="SL Partners" w:date="2023-12-23T23:27:00Z">
                    <w:rPr/>
                  </w:rPrChange>
                </w:rPr>
                <w:t xml:space="preserve"> </w:t>
              </w:r>
              <w:r w:rsidRPr="003121AA">
                <w:rPr>
                  <w:rFonts w:hint="eastAsia"/>
                  <w:highlight w:val="yellow"/>
                  <w:rPrChange w:id="646" w:author="SL Partners" w:date="2023-12-23T23:27:00Z">
                    <w:rPr>
                      <w:rFonts w:hint="eastAsia"/>
                    </w:rPr>
                  </w:rPrChange>
                </w:rPr>
                <w:t>내용</w:t>
              </w:r>
              <w:r w:rsidRPr="003121AA">
                <w:rPr>
                  <w:highlight w:val="yellow"/>
                  <w:rPrChange w:id="647" w:author="SL Partners" w:date="2023-12-23T23:27:00Z">
                    <w:rPr/>
                  </w:rPrChange>
                </w:rPr>
                <w:t xml:space="preserve"> </w:t>
              </w:r>
              <w:r w:rsidRPr="003121AA">
                <w:rPr>
                  <w:rFonts w:hint="eastAsia"/>
                  <w:highlight w:val="yellow"/>
                  <w:rPrChange w:id="648" w:author="SL Partners" w:date="2023-12-23T23:27:00Z">
                    <w:rPr>
                      <w:rFonts w:hint="eastAsia"/>
                    </w:rPr>
                  </w:rPrChange>
                </w:rPr>
                <w:t>및/또는</w:t>
              </w:r>
              <w:r w:rsidRPr="003121AA">
                <w:rPr>
                  <w:highlight w:val="yellow"/>
                  <w:rPrChange w:id="649" w:author="SL Partners" w:date="2023-12-23T23:27:00Z">
                    <w:rPr/>
                  </w:rPrChange>
                </w:rPr>
                <w:t xml:space="preserve"> </w:t>
              </w:r>
              <w:r w:rsidRPr="003121AA">
                <w:rPr>
                  <w:rFonts w:hint="eastAsia"/>
                  <w:highlight w:val="yellow"/>
                  <w:rPrChange w:id="650" w:author="SL Partners" w:date="2023-12-23T23:27:00Z">
                    <w:rPr>
                      <w:rFonts w:hint="eastAsia"/>
                    </w:rPr>
                  </w:rPrChange>
                </w:rPr>
                <w:t>권리에</w:t>
              </w:r>
              <w:r w:rsidRPr="003121AA">
                <w:rPr>
                  <w:highlight w:val="yellow"/>
                  <w:rPrChange w:id="651" w:author="SL Partners" w:date="2023-12-23T23:27:00Z">
                    <w:rPr/>
                  </w:rPrChange>
                </w:rPr>
                <w:t xml:space="preserve"> </w:t>
              </w:r>
              <w:r w:rsidRPr="003121AA">
                <w:rPr>
                  <w:rFonts w:hint="eastAsia"/>
                  <w:highlight w:val="yellow"/>
                  <w:rPrChange w:id="652" w:author="SL Partners" w:date="2023-12-23T23:27:00Z">
                    <w:rPr>
                      <w:rFonts w:hint="eastAsia"/>
                    </w:rPr>
                  </w:rPrChange>
                </w:rPr>
                <w:t>부정적인</w:t>
              </w:r>
              <w:r w:rsidRPr="003121AA">
                <w:rPr>
                  <w:highlight w:val="yellow"/>
                  <w:rPrChange w:id="653" w:author="SL Partners" w:date="2023-12-23T23:27:00Z">
                    <w:rPr/>
                  </w:rPrChange>
                </w:rPr>
                <w:t xml:space="preserve"> </w:t>
              </w:r>
              <w:r w:rsidRPr="003121AA">
                <w:rPr>
                  <w:rFonts w:hint="eastAsia"/>
                  <w:highlight w:val="yellow"/>
                  <w:rPrChange w:id="654" w:author="SL Partners" w:date="2023-12-23T23:27:00Z">
                    <w:rPr>
                      <w:rFonts w:hint="eastAsia"/>
                    </w:rPr>
                  </w:rPrChange>
                </w:rPr>
                <w:t>영향을</w:t>
              </w:r>
              <w:r w:rsidRPr="003121AA">
                <w:rPr>
                  <w:highlight w:val="yellow"/>
                  <w:rPrChange w:id="655" w:author="SL Partners" w:date="2023-12-23T23:27:00Z">
                    <w:rPr/>
                  </w:rPrChange>
                </w:rPr>
                <w:t xml:space="preserve"> </w:t>
              </w:r>
              <w:r w:rsidRPr="003121AA">
                <w:rPr>
                  <w:rFonts w:hint="eastAsia"/>
                  <w:highlight w:val="yellow"/>
                  <w:rPrChange w:id="656" w:author="SL Partners" w:date="2023-12-23T23:27:00Z">
                    <w:rPr>
                      <w:rFonts w:hint="eastAsia"/>
                    </w:rPr>
                  </w:rPrChange>
                </w:rPr>
                <w:t>미</w:t>
              </w:r>
              <w:r w:rsidRPr="003121AA">
                <w:rPr>
                  <w:rFonts w:hint="eastAsia"/>
                  <w:highlight w:val="yellow"/>
                  <w:rPrChange w:id="657" w:author="SL Partners" w:date="2023-12-23T23:27:00Z">
                    <w:rPr>
                      <w:rFonts w:hint="eastAsia"/>
                    </w:rPr>
                  </w:rPrChange>
                </w:rPr>
                <w:lastRenderedPageBreak/>
                <w:t>칠</w:t>
              </w:r>
              <w:r w:rsidRPr="003121AA">
                <w:rPr>
                  <w:highlight w:val="yellow"/>
                  <w:rPrChange w:id="658" w:author="SL Partners" w:date="2023-12-23T23:27:00Z">
                    <w:rPr/>
                  </w:rPrChange>
                </w:rPr>
                <w:t xml:space="preserve"> </w:t>
              </w:r>
              <w:r w:rsidRPr="003121AA">
                <w:rPr>
                  <w:rFonts w:hint="eastAsia"/>
                  <w:highlight w:val="yellow"/>
                  <w:rPrChange w:id="659" w:author="SL Partners" w:date="2023-12-23T23:27:00Z">
                    <w:rPr>
                      <w:rFonts w:hint="eastAsia"/>
                    </w:rPr>
                  </w:rPrChange>
                </w:rPr>
                <w:t>수</w:t>
              </w:r>
              <w:r w:rsidRPr="003121AA">
                <w:rPr>
                  <w:highlight w:val="yellow"/>
                  <w:rPrChange w:id="660" w:author="SL Partners" w:date="2023-12-23T23:27:00Z">
                    <w:rPr/>
                  </w:rPrChange>
                </w:rPr>
                <w:t xml:space="preserve"> </w:t>
              </w:r>
              <w:r w:rsidRPr="003121AA">
                <w:rPr>
                  <w:rFonts w:hint="eastAsia"/>
                  <w:highlight w:val="yellow"/>
                  <w:rPrChange w:id="661" w:author="SL Partners" w:date="2023-12-23T23:27:00Z">
                    <w:rPr>
                      <w:rFonts w:hint="eastAsia"/>
                    </w:rPr>
                  </w:rPrChange>
                </w:rPr>
                <w:t>있는</w:t>
              </w:r>
              <w:r w:rsidRPr="003121AA">
                <w:rPr>
                  <w:highlight w:val="yellow"/>
                  <w:rPrChange w:id="662" w:author="SL Partners" w:date="2023-12-23T23:27:00Z">
                    <w:rPr/>
                  </w:rPrChange>
                </w:rPr>
                <w:t xml:space="preserve"> </w:t>
              </w:r>
              <w:r w:rsidRPr="003121AA">
                <w:rPr>
                  <w:rFonts w:hint="eastAsia"/>
                  <w:highlight w:val="yellow"/>
                  <w:rPrChange w:id="663" w:author="SL Partners" w:date="2023-12-23T23:27:00Z">
                    <w:rPr>
                      <w:rFonts w:hint="eastAsia"/>
                    </w:rPr>
                  </w:rPrChange>
                </w:rPr>
                <w:t>여하한</w:t>
              </w:r>
              <w:r w:rsidRPr="003121AA">
                <w:rPr>
                  <w:highlight w:val="yellow"/>
                  <w:rPrChange w:id="664" w:author="SL Partners" w:date="2023-12-23T23:27:00Z">
                    <w:rPr/>
                  </w:rPrChange>
                </w:rPr>
                <w:t xml:space="preserve"> </w:t>
              </w:r>
              <w:r w:rsidRPr="003121AA">
                <w:rPr>
                  <w:rFonts w:hint="eastAsia"/>
                  <w:highlight w:val="yellow"/>
                  <w:rPrChange w:id="665" w:author="SL Partners" w:date="2023-12-23T23:27:00Z">
                    <w:rPr>
                      <w:rFonts w:hint="eastAsia"/>
                    </w:rPr>
                  </w:rPrChange>
                </w:rPr>
                <w:t>행위</w:t>
              </w:r>
            </w:ins>
          </w:p>
          <w:p w14:paraId="369A60F9" w14:textId="3871BB50" w:rsidR="001768A5" w:rsidRPr="003121AA" w:rsidRDefault="001768A5">
            <w:pPr>
              <w:pStyle w:val="a6"/>
              <w:numPr>
                <w:ilvl w:val="0"/>
                <w:numId w:val="80"/>
              </w:numPr>
              <w:spacing w:line="276" w:lineRule="auto"/>
              <w:ind w:leftChars="0"/>
              <w:rPr>
                <w:ins w:id="666" w:author="SL Partners" w:date="2023-12-23T23:25:00Z"/>
                <w:highlight w:val="yellow"/>
                <w:rPrChange w:id="667" w:author="SL Partners" w:date="2023-12-23T23:27:00Z">
                  <w:rPr>
                    <w:ins w:id="668" w:author="SL Partners" w:date="2023-12-23T23:25:00Z"/>
                  </w:rPr>
                </w:rPrChange>
              </w:rPr>
              <w:pPrChange w:id="669" w:author="SL Partners" w:date="2023-12-23T23:26:00Z">
                <w:pPr>
                  <w:spacing w:line="276" w:lineRule="auto"/>
                </w:pPr>
              </w:pPrChange>
            </w:pPr>
            <w:ins w:id="670" w:author="SL Partners" w:date="2023-12-23T23:25:00Z">
              <w:r w:rsidRPr="003121AA">
                <w:rPr>
                  <w:rFonts w:hint="eastAsia"/>
                  <w:highlight w:val="yellow"/>
                  <w:rPrChange w:id="671" w:author="SL Partners" w:date="2023-12-23T23:27:00Z">
                    <w:rPr>
                      <w:rFonts w:hint="eastAsia"/>
                    </w:rPr>
                  </w:rPrChange>
                </w:rPr>
                <w:t xml:space="preserve">신주 발행(유무상증자), 주식관련사채, 주식매수선택권 등의 발행 또는 부여 </w:t>
              </w:r>
            </w:ins>
          </w:p>
          <w:p w14:paraId="5B8701D4" w14:textId="71A4B772" w:rsidR="001768A5" w:rsidRPr="003121AA" w:rsidRDefault="001768A5">
            <w:pPr>
              <w:pStyle w:val="a6"/>
              <w:numPr>
                <w:ilvl w:val="0"/>
                <w:numId w:val="80"/>
              </w:numPr>
              <w:spacing w:line="276" w:lineRule="auto"/>
              <w:ind w:leftChars="0"/>
              <w:rPr>
                <w:ins w:id="672" w:author="SL Partners" w:date="2023-12-23T23:25:00Z"/>
                <w:highlight w:val="yellow"/>
                <w:rPrChange w:id="673" w:author="SL Partners" w:date="2023-12-23T23:27:00Z">
                  <w:rPr>
                    <w:ins w:id="674" w:author="SL Partners" w:date="2023-12-23T23:25:00Z"/>
                  </w:rPr>
                </w:rPrChange>
              </w:rPr>
              <w:pPrChange w:id="675" w:author="SL Partners" w:date="2023-12-23T23:26:00Z">
                <w:pPr>
                  <w:spacing w:line="276" w:lineRule="auto"/>
                </w:pPr>
              </w:pPrChange>
            </w:pPr>
            <w:ins w:id="676" w:author="SL Partners" w:date="2023-12-23T23:25:00Z">
              <w:r w:rsidRPr="003121AA">
                <w:rPr>
                  <w:rFonts w:hint="eastAsia"/>
                  <w:highlight w:val="yellow"/>
                  <w:rPrChange w:id="677" w:author="SL Partners" w:date="2023-12-23T23:27:00Z">
                    <w:rPr>
                      <w:rFonts w:hint="eastAsia"/>
                    </w:rPr>
                  </w:rPrChange>
                </w:rPr>
                <w:t>자기주식의</w:t>
              </w:r>
              <w:r w:rsidRPr="003121AA">
                <w:rPr>
                  <w:highlight w:val="yellow"/>
                  <w:rPrChange w:id="678" w:author="SL Partners" w:date="2023-12-23T23:27:00Z">
                    <w:rPr/>
                  </w:rPrChange>
                </w:rPr>
                <w:t xml:space="preserve"> </w:t>
              </w:r>
              <w:r w:rsidRPr="003121AA">
                <w:rPr>
                  <w:rFonts w:hint="eastAsia"/>
                  <w:highlight w:val="yellow"/>
                  <w:rPrChange w:id="679" w:author="SL Partners" w:date="2023-12-23T23:27:00Z">
                    <w:rPr>
                      <w:rFonts w:hint="eastAsia"/>
                    </w:rPr>
                  </w:rPrChange>
                </w:rPr>
                <w:t>취득,</w:t>
              </w:r>
              <w:r w:rsidRPr="003121AA">
                <w:rPr>
                  <w:highlight w:val="yellow"/>
                  <w:rPrChange w:id="680" w:author="SL Partners" w:date="2023-12-23T23:27:00Z">
                    <w:rPr/>
                  </w:rPrChange>
                </w:rPr>
                <w:t xml:space="preserve"> </w:t>
              </w:r>
              <w:r w:rsidRPr="003121AA">
                <w:rPr>
                  <w:rFonts w:hint="eastAsia"/>
                  <w:highlight w:val="yellow"/>
                  <w:rPrChange w:id="681" w:author="SL Partners" w:date="2023-12-23T23:27:00Z">
                    <w:rPr>
                      <w:rFonts w:hint="eastAsia"/>
                    </w:rPr>
                  </w:rPrChange>
                </w:rPr>
                <w:t>처분</w:t>
              </w:r>
            </w:ins>
          </w:p>
          <w:p w14:paraId="655E05E5" w14:textId="1BF03F2F" w:rsidR="001768A5" w:rsidRPr="003121AA" w:rsidRDefault="001768A5">
            <w:pPr>
              <w:pStyle w:val="a6"/>
              <w:numPr>
                <w:ilvl w:val="0"/>
                <w:numId w:val="80"/>
              </w:numPr>
              <w:spacing w:line="276" w:lineRule="auto"/>
              <w:ind w:leftChars="0"/>
              <w:rPr>
                <w:ins w:id="682" w:author="SL Partners" w:date="2023-12-23T23:25:00Z"/>
                <w:highlight w:val="yellow"/>
                <w:rPrChange w:id="683" w:author="SL Partners" w:date="2023-12-23T23:27:00Z">
                  <w:rPr>
                    <w:ins w:id="684" w:author="SL Partners" w:date="2023-12-23T23:25:00Z"/>
                  </w:rPr>
                </w:rPrChange>
              </w:rPr>
              <w:pPrChange w:id="685" w:author="SL Partners" w:date="2023-12-23T23:26:00Z">
                <w:pPr>
                  <w:spacing w:line="276" w:lineRule="auto"/>
                </w:pPr>
              </w:pPrChange>
            </w:pPr>
            <w:ins w:id="686" w:author="SL Partners" w:date="2023-12-23T23:25:00Z">
              <w:r w:rsidRPr="003121AA">
                <w:rPr>
                  <w:rFonts w:hint="eastAsia"/>
                  <w:highlight w:val="yellow"/>
                  <w:rPrChange w:id="687" w:author="SL Partners" w:date="2023-12-23T23:27:00Z">
                    <w:rPr>
                      <w:rFonts w:hint="eastAsia"/>
                    </w:rPr>
                  </w:rPrChange>
                </w:rPr>
                <w:t>자본의</w:t>
              </w:r>
              <w:r w:rsidRPr="003121AA">
                <w:rPr>
                  <w:highlight w:val="yellow"/>
                  <w:rPrChange w:id="688" w:author="SL Partners" w:date="2023-12-23T23:27:00Z">
                    <w:rPr/>
                  </w:rPrChange>
                </w:rPr>
                <w:t xml:space="preserve"> </w:t>
              </w:r>
              <w:r w:rsidRPr="003121AA">
                <w:rPr>
                  <w:rFonts w:hint="eastAsia"/>
                  <w:highlight w:val="yellow"/>
                  <w:rPrChange w:id="689" w:author="SL Partners" w:date="2023-12-23T23:27:00Z">
                    <w:rPr>
                      <w:rFonts w:hint="eastAsia"/>
                    </w:rPr>
                  </w:rPrChange>
                </w:rPr>
                <w:t>감소</w:t>
              </w:r>
            </w:ins>
          </w:p>
          <w:p w14:paraId="631500E6" w14:textId="1B5DC73B" w:rsidR="001768A5" w:rsidRPr="003121AA" w:rsidRDefault="001768A5">
            <w:pPr>
              <w:pStyle w:val="a6"/>
              <w:numPr>
                <w:ilvl w:val="0"/>
                <w:numId w:val="80"/>
              </w:numPr>
              <w:spacing w:line="276" w:lineRule="auto"/>
              <w:ind w:leftChars="0"/>
              <w:rPr>
                <w:ins w:id="690" w:author="SL Partners" w:date="2023-12-23T23:25:00Z"/>
                <w:highlight w:val="yellow"/>
                <w:rPrChange w:id="691" w:author="SL Partners" w:date="2023-12-23T23:27:00Z">
                  <w:rPr>
                    <w:ins w:id="692" w:author="SL Partners" w:date="2023-12-23T23:25:00Z"/>
                  </w:rPr>
                </w:rPrChange>
              </w:rPr>
              <w:pPrChange w:id="693" w:author="SL Partners" w:date="2023-12-23T23:26:00Z">
                <w:pPr>
                  <w:spacing w:line="276" w:lineRule="auto"/>
                </w:pPr>
              </w:pPrChange>
            </w:pPr>
            <w:ins w:id="694" w:author="SL Partners" w:date="2023-12-23T23:25:00Z">
              <w:r w:rsidRPr="003121AA">
                <w:rPr>
                  <w:rFonts w:hint="eastAsia"/>
                  <w:highlight w:val="yellow"/>
                  <w:rPrChange w:id="695" w:author="SL Partners" w:date="2023-12-23T23:27:00Z">
                    <w:rPr>
                      <w:rFonts w:hint="eastAsia"/>
                    </w:rPr>
                  </w:rPrChange>
                </w:rPr>
                <w:t>현금,</w:t>
              </w:r>
              <w:r w:rsidRPr="003121AA">
                <w:rPr>
                  <w:highlight w:val="yellow"/>
                  <w:rPrChange w:id="696" w:author="SL Partners" w:date="2023-12-23T23:27:00Z">
                    <w:rPr/>
                  </w:rPrChange>
                </w:rPr>
                <w:t xml:space="preserve"> </w:t>
              </w:r>
              <w:r w:rsidRPr="003121AA">
                <w:rPr>
                  <w:rFonts w:hint="eastAsia"/>
                  <w:highlight w:val="yellow"/>
                  <w:rPrChange w:id="697" w:author="SL Partners" w:date="2023-12-23T23:27:00Z">
                    <w:rPr>
                      <w:rFonts w:hint="eastAsia"/>
                    </w:rPr>
                  </w:rPrChange>
                </w:rPr>
                <w:t>주식</w:t>
              </w:r>
              <w:r w:rsidRPr="003121AA">
                <w:rPr>
                  <w:highlight w:val="yellow"/>
                  <w:rPrChange w:id="698" w:author="SL Partners" w:date="2023-12-23T23:27:00Z">
                    <w:rPr/>
                  </w:rPrChange>
                </w:rPr>
                <w:t xml:space="preserve"> </w:t>
              </w:r>
              <w:r w:rsidRPr="003121AA">
                <w:rPr>
                  <w:rFonts w:hint="eastAsia"/>
                  <w:highlight w:val="yellow"/>
                  <w:rPrChange w:id="699" w:author="SL Partners" w:date="2023-12-23T23:27:00Z">
                    <w:rPr>
                      <w:rFonts w:hint="eastAsia"/>
                    </w:rPr>
                  </w:rPrChange>
                </w:rPr>
                <w:t>또는</w:t>
              </w:r>
              <w:r w:rsidRPr="003121AA">
                <w:rPr>
                  <w:highlight w:val="yellow"/>
                  <w:rPrChange w:id="700" w:author="SL Partners" w:date="2023-12-23T23:27:00Z">
                    <w:rPr/>
                  </w:rPrChange>
                </w:rPr>
                <w:t xml:space="preserve"> </w:t>
              </w:r>
              <w:r w:rsidRPr="003121AA">
                <w:rPr>
                  <w:rFonts w:hint="eastAsia"/>
                  <w:highlight w:val="yellow"/>
                  <w:rPrChange w:id="701" w:author="SL Partners" w:date="2023-12-23T23:27:00Z">
                    <w:rPr>
                      <w:rFonts w:hint="eastAsia"/>
                    </w:rPr>
                  </w:rPrChange>
                </w:rPr>
                <w:t>기타</w:t>
              </w:r>
              <w:r w:rsidRPr="003121AA">
                <w:rPr>
                  <w:highlight w:val="yellow"/>
                  <w:rPrChange w:id="702" w:author="SL Partners" w:date="2023-12-23T23:27:00Z">
                    <w:rPr/>
                  </w:rPrChange>
                </w:rPr>
                <w:t xml:space="preserve"> </w:t>
              </w:r>
              <w:r w:rsidRPr="003121AA">
                <w:rPr>
                  <w:rFonts w:hint="eastAsia"/>
                  <w:highlight w:val="yellow"/>
                  <w:rPrChange w:id="703" w:author="SL Partners" w:date="2023-12-23T23:27:00Z">
                    <w:rPr>
                      <w:rFonts w:hint="eastAsia"/>
                    </w:rPr>
                  </w:rPrChange>
                </w:rPr>
                <w:t>회사의</w:t>
              </w:r>
              <w:r w:rsidRPr="003121AA">
                <w:rPr>
                  <w:highlight w:val="yellow"/>
                  <w:rPrChange w:id="704" w:author="SL Partners" w:date="2023-12-23T23:27:00Z">
                    <w:rPr/>
                  </w:rPrChange>
                </w:rPr>
                <w:t xml:space="preserve"> </w:t>
              </w:r>
              <w:r w:rsidRPr="003121AA">
                <w:rPr>
                  <w:rFonts w:hint="eastAsia"/>
                  <w:highlight w:val="yellow"/>
                  <w:rPrChange w:id="705" w:author="SL Partners" w:date="2023-12-23T23:27:00Z">
                    <w:rPr>
                      <w:rFonts w:hint="eastAsia"/>
                    </w:rPr>
                  </w:rPrChange>
                </w:rPr>
                <w:t>재산으로</w:t>
              </w:r>
              <w:r w:rsidRPr="003121AA">
                <w:rPr>
                  <w:highlight w:val="yellow"/>
                  <w:rPrChange w:id="706" w:author="SL Partners" w:date="2023-12-23T23:27:00Z">
                    <w:rPr/>
                  </w:rPrChange>
                </w:rPr>
                <w:t xml:space="preserve"> </w:t>
              </w:r>
              <w:r w:rsidRPr="003121AA">
                <w:rPr>
                  <w:rFonts w:hint="eastAsia"/>
                  <w:highlight w:val="yellow"/>
                  <w:rPrChange w:id="707" w:author="SL Partners" w:date="2023-12-23T23:27:00Z">
                    <w:rPr>
                      <w:rFonts w:hint="eastAsia"/>
                    </w:rPr>
                  </w:rPrChange>
                </w:rPr>
                <w:t>이루어지는</w:t>
              </w:r>
              <w:r w:rsidRPr="003121AA">
                <w:rPr>
                  <w:highlight w:val="yellow"/>
                  <w:rPrChange w:id="708" w:author="SL Partners" w:date="2023-12-23T23:27:00Z">
                    <w:rPr/>
                  </w:rPrChange>
                </w:rPr>
                <w:t xml:space="preserve"> </w:t>
              </w:r>
              <w:r w:rsidRPr="003121AA">
                <w:rPr>
                  <w:rFonts w:hint="eastAsia"/>
                  <w:highlight w:val="yellow"/>
                  <w:rPrChange w:id="709" w:author="SL Partners" w:date="2023-12-23T23:27:00Z">
                    <w:rPr>
                      <w:rFonts w:hint="eastAsia"/>
                    </w:rPr>
                  </w:rPrChange>
                </w:rPr>
                <w:t>배당의</w:t>
              </w:r>
              <w:r w:rsidRPr="003121AA">
                <w:rPr>
                  <w:highlight w:val="yellow"/>
                  <w:rPrChange w:id="710" w:author="SL Partners" w:date="2023-12-23T23:27:00Z">
                    <w:rPr/>
                  </w:rPrChange>
                </w:rPr>
                <w:t xml:space="preserve"> </w:t>
              </w:r>
              <w:r w:rsidRPr="003121AA">
                <w:rPr>
                  <w:rFonts w:hint="eastAsia"/>
                  <w:highlight w:val="yellow"/>
                  <w:rPrChange w:id="711" w:author="SL Partners" w:date="2023-12-23T23:27:00Z">
                    <w:rPr>
                      <w:rFonts w:hint="eastAsia"/>
                    </w:rPr>
                  </w:rPrChange>
                </w:rPr>
                <w:t>의결</w:t>
              </w:r>
              <w:r w:rsidRPr="003121AA">
                <w:rPr>
                  <w:highlight w:val="yellow"/>
                  <w:rPrChange w:id="712" w:author="SL Partners" w:date="2023-12-23T23:27:00Z">
                    <w:rPr/>
                  </w:rPrChange>
                </w:rPr>
                <w:t xml:space="preserve"> </w:t>
              </w:r>
              <w:r w:rsidRPr="003121AA">
                <w:rPr>
                  <w:rFonts w:hint="eastAsia"/>
                  <w:highlight w:val="yellow"/>
                  <w:rPrChange w:id="713" w:author="SL Partners" w:date="2023-12-23T23:27:00Z">
                    <w:rPr>
                      <w:rFonts w:hint="eastAsia"/>
                    </w:rPr>
                  </w:rPrChange>
                </w:rPr>
                <w:t>또는</w:t>
              </w:r>
              <w:r w:rsidRPr="003121AA">
                <w:rPr>
                  <w:highlight w:val="yellow"/>
                  <w:rPrChange w:id="714" w:author="SL Partners" w:date="2023-12-23T23:27:00Z">
                    <w:rPr/>
                  </w:rPrChange>
                </w:rPr>
                <w:t xml:space="preserve"> </w:t>
              </w:r>
              <w:r w:rsidRPr="003121AA">
                <w:rPr>
                  <w:rFonts w:hint="eastAsia"/>
                  <w:highlight w:val="yellow"/>
                  <w:rPrChange w:id="715" w:author="SL Partners" w:date="2023-12-23T23:27:00Z">
                    <w:rPr>
                      <w:rFonts w:hint="eastAsia"/>
                    </w:rPr>
                  </w:rPrChange>
                </w:rPr>
                <w:t>지급</w:t>
              </w:r>
            </w:ins>
          </w:p>
          <w:p w14:paraId="561B8601" w14:textId="76E7DCEB" w:rsidR="00D73948" w:rsidRPr="003121AA" w:rsidRDefault="001768A5" w:rsidP="00864C57">
            <w:pPr>
              <w:pStyle w:val="a6"/>
              <w:numPr>
                <w:ilvl w:val="0"/>
                <w:numId w:val="80"/>
              </w:numPr>
              <w:spacing w:line="276" w:lineRule="auto"/>
              <w:ind w:leftChars="0"/>
              <w:rPr>
                <w:ins w:id="716" w:author="SL Partners" w:date="2023-12-23T23:26:00Z"/>
                <w:highlight w:val="yellow"/>
                <w:rPrChange w:id="717" w:author="SL Partners" w:date="2023-12-23T23:27:00Z">
                  <w:rPr>
                    <w:ins w:id="718" w:author="SL Partners" w:date="2023-12-23T23:26:00Z"/>
                  </w:rPr>
                </w:rPrChange>
              </w:rPr>
            </w:pPr>
            <w:ins w:id="719" w:author="SL Partners" w:date="2023-12-23T23:25:00Z">
              <w:r w:rsidRPr="003121AA">
                <w:rPr>
                  <w:rFonts w:hint="eastAsia"/>
                  <w:highlight w:val="yellow"/>
                  <w:rPrChange w:id="720" w:author="SL Partners" w:date="2023-12-23T23:27:00Z">
                    <w:rPr>
                      <w:rFonts w:hint="eastAsia"/>
                    </w:rPr>
                  </w:rPrChange>
                </w:rPr>
                <w:t>해산,</w:t>
              </w:r>
              <w:r w:rsidRPr="003121AA">
                <w:rPr>
                  <w:highlight w:val="yellow"/>
                  <w:rPrChange w:id="721" w:author="SL Partners" w:date="2023-12-23T23:27:00Z">
                    <w:rPr/>
                  </w:rPrChange>
                </w:rPr>
                <w:t xml:space="preserve"> </w:t>
              </w:r>
              <w:r w:rsidRPr="003121AA">
                <w:rPr>
                  <w:rFonts w:hint="eastAsia"/>
                  <w:highlight w:val="yellow"/>
                  <w:rPrChange w:id="722" w:author="SL Partners" w:date="2023-12-23T23:27:00Z">
                    <w:rPr>
                      <w:rFonts w:hint="eastAsia"/>
                    </w:rPr>
                  </w:rPrChange>
                </w:rPr>
                <w:t>청산,</w:t>
              </w:r>
              <w:r w:rsidRPr="003121AA">
                <w:rPr>
                  <w:highlight w:val="yellow"/>
                  <w:rPrChange w:id="723" w:author="SL Partners" w:date="2023-12-23T23:27:00Z">
                    <w:rPr/>
                  </w:rPrChange>
                </w:rPr>
                <w:t xml:space="preserve"> </w:t>
              </w:r>
              <w:r w:rsidRPr="003121AA">
                <w:rPr>
                  <w:rFonts w:hint="eastAsia"/>
                  <w:highlight w:val="yellow"/>
                  <w:rPrChange w:id="724" w:author="SL Partners" w:date="2023-12-23T23:27:00Z">
                    <w:rPr>
                      <w:rFonts w:hint="eastAsia"/>
                    </w:rPr>
                  </w:rPrChange>
                </w:rPr>
                <w:t>합병,</w:t>
              </w:r>
              <w:r w:rsidRPr="003121AA">
                <w:rPr>
                  <w:highlight w:val="yellow"/>
                  <w:rPrChange w:id="725" w:author="SL Partners" w:date="2023-12-23T23:27:00Z">
                    <w:rPr/>
                  </w:rPrChange>
                </w:rPr>
                <w:t xml:space="preserve"> </w:t>
              </w:r>
              <w:r w:rsidRPr="003121AA">
                <w:rPr>
                  <w:rFonts w:hint="eastAsia"/>
                  <w:highlight w:val="yellow"/>
                  <w:rPrChange w:id="726" w:author="SL Partners" w:date="2023-12-23T23:27:00Z">
                    <w:rPr>
                      <w:rFonts w:hint="eastAsia"/>
                    </w:rPr>
                  </w:rPrChange>
                </w:rPr>
                <w:t>분할,</w:t>
              </w:r>
              <w:r w:rsidRPr="003121AA">
                <w:rPr>
                  <w:highlight w:val="yellow"/>
                  <w:rPrChange w:id="727" w:author="SL Partners" w:date="2023-12-23T23:27:00Z">
                    <w:rPr/>
                  </w:rPrChange>
                </w:rPr>
                <w:t xml:space="preserve"> </w:t>
              </w:r>
              <w:r w:rsidRPr="003121AA">
                <w:rPr>
                  <w:rFonts w:hint="eastAsia"/>
                  <w:highlight w:val="yellow"/>
                  <w:rPrChange w:id="728" w:author="SL Partners" w:date="2023-12-23T23:27:00Z">
                    <w:rPr>
                      <w:rFonts w:hint="eastAsia"/>
                    </w:rPr>
                  </w:rPrChange>
                </w:rPr>
                <w:t>분할합병,</w:t>
              </w:r>
              <w:r w:rsidRPr="003121AA">
                <w:rPr>
                  <w:highlight w:val="yellow"/>
                  <w:rPrChange w:id="729" w:author="SL Partners" w:date="2023-12-23T23:27:00Z">
                    <w:rPr/>
                  </w:rPrChange>
                </w:rPr>
                <w:t xml:space="preserve"> </w:t>
              </w:r>
              <w:r w:rsidRPr="003121AA">
                <w:rPr>
                  <w:rFonts w:hint="eastAsia"/>
                  <w:highlight w:val="yellow"/>
                  <w:rPrChange w:id="730" w:author="SL Partners" w:date="2023-12-23T23:27:00Z">
                    <w:rPr>
                      <w:rFonts w:hint="eastAsia"/>
                    </w:rPr>
                  </w:rPrChange>
                </w:rPr>
                <w:t>주식의</w:t>
              </w:r>
              <w:r w:rsidRPr="003121AA">
                <w:rPr>
                  <w:highlight w:val="yellow"/>
                  <w:rPrChange w:id="731" w:author="SL Partners" w:date="2023-12-23T23:27:00Z">
                    <w:rPr/>
                  </w:rPrChange>
                </w:rPr>
                <w:t xml:space="preserve"> </w:t>
              </w:r>
              <w:r w:rsidRPr="003121AA">
                <w:rPr>
                  <w:rFonts w:hint="eastAsia"/>
                  <w:highlight w:val="yellow"/>
                  <w:rPrChange w:id="732" w:author="SL Partners" w:date="2023-12-23T23:27:00Z">
                    <w:rPr>
                      <w:rFonts w:hint="eastAsia"/>
                    </w:rPr>
                  </w:rPrChange>
                </w:rPr>
                <w:t>포괄적</w:t>
              </w:r>
              <w:r w:rsidRPr="003121AA">
                <w:rPr>
                  <w:highlight w:val="yellow"/>
                  <w:rPrChange w:id="733" w:author="SL Partners" w:date="2023-12-23T23:27:00Z">
                    <w:rPr/>
                  </w:rPrChange>
                </w:rPr>
                <w:t xml:space="preserve"> </w:t>
              </w:r>
              <w:r w:rsidRPr="003121AA">
                <w:rPr>
                  <w:rFonts w:hint="eastAsia"/>
                  <w:highlight w:val="yellow"/>
                  <w:rPrChange w:id="734" w:author="SL Partners" w:date="2023-12-23T23:27:00Z">
                    <w:rPr>
                      <w:rFonts w:hint="eastAsia"/>
                    </w:rPr>
                  </w:rPrChange>
                </w:rPr>
                <w:t>교환</w:t>
              </w:r>
              <w:r w:rsidRPr="003121AA">
                <w:rPr>
                  <w:highlight w:val="yellow"/>
                  <w:rPrChange w:id="735" w:author="SL Partners" w:date="2023-12-23T23:27:00Z">
                    <w:rPr/>
                  </w:rPrChange>
                </w:rPr>
                <w:t xml:space="preserve"> </w:t>
              </w:r>
              <w:r w:rsidRPr="003121AA">
                <w:rPr>
                  <w:rFonts w:hint="eastAsia"/>
                  <w:highlight w:val="yellow"/>
                  <w:rPrChange w:id="736" w:author="SL Partners" w:date="2023-12-23T23:27:00Z">
                    <w:rPr>
                      <w:rFonts w:hint="eastAsia"/>
                    </w:rPr>
                  </w:rPrChange>
                </w:rPr>
                <w:t>또는</w:t>
              </w:r>
              <w:r w:rsidRPr="003121AA">
                <w:rPr>
                  <w:highlight w:val="yellow"/>
                  <w:rPrChange w:id="737" w:author="SL Partners" w:date="2023-12-23T23:27:00Z">
                    <w:rPr/>
                  </w:rPrChange>
                </w:rPr>
                <w:t xml:space="preserve"> </w:t>
              </w:r>
              <w:r w:rsidRPr="003121AA">
                <w:rPr>
                  <w:rFonts w:hint="eastAsia"/>
                  <w:highlight w:val="yellow"/>
                  <w:rPrChange w:id="738" w:author="SL Partners" w:date="2023-12-23T23:27:00Z">
                    <w:rPr>
                      <w:rFonts w:hint="eastAsia"/>
                    </w:rPr>
                  </w:rPrChange>
                </w:rPr>
                <w:t>이전,</w:t>
              </w:r>
              <w:r w:rsidRPr="003121AA">
                <w:rPr>
                  <w:highlight w:val="yellow"/>
                  <w:rPrChange w:id="739" w:author="SL Partners" w:date="2023-12-23T23:27:00Z">
                    <w:rPr/>
                  </w:rPrChange>
                </w:rPr>
                <w:t xml:space="preserve"> </w:t>
              </w:r>
              <w:r w:rsidRPr="003121AA">
                <w:rPr>
                  <w:rFonts w:hint="eastAsia"/>
                  <w:highlight w:val="yellow"/>
                  <w:rPrChange w:id="740" w:author="SL Partners" w:date="2023-12-23T23:27:00Z">
                    <w:rPr>
                      <w:rFonts w:hint="eastAsia"/>
                    </w:rPr>
                  </w:rPrChange>
                </w:rPr>
                <w:t>영업의</w:t>
              </w:r>
              <w:r w:rsidRPr="003121AA">
                <w:rPr>
                  <w:highlight w:val="yellow"/>
                  <w:rPrChange w:id="741" w:author="SL Partners" w:date="2023-12-23T23:27:00Z">
                    <w:rPr/>
                  </w:rPrChange>
                </w:rPr>
                <w:t xml:space="preserve"> </w:t>
              </w:r>
              <w:r w:rsidRPr="003121AA">
                <w:rPr>
                  <w:rFonts w:hint="eastAsia"/>
                  <w:highlight w:val="yellow"/>
                  <w:rPrChange w:id="742" w:author="SL Partners" w:date="2023-12-23T23:27:00Z">
                    <w:rPr>
                      <w:rFonts w:hint="eastAsia"/>
                    </w:rPr>
                  </w:rPrChange>
                </w:rPr>
                <w:t>양도,</w:t>
              </w:r>
              <w:r w:rsidRPr="003121AA">
                <w:rPr>
                  <w:highlight w:val="yellow"/>
                  <w:rPrChange w:id="743" w:author="SL Partners" w:date="2023-12-23T23:27:00Z">
                    <w:rPr/>
                  </w:rPrChange>
                </w:rPr>
                <w:t xml:space="preserve"> </w:t>
              </w:r>
              <w:r w:rsidRPr="003121AA">
                <w:rPr>
                  <w:rFonts w:hint="eastAsia"/>
                  <w:highlight w:val="yellow"/>
                  <w:rPrChange w:id="744" w:author="SL Partners" w:date="2023-12-23T23:27:00Z">
                    <w:rPr>
                      <w:rFonts w:hint="eastAsia"/>
                    </w:rPr>
                  </w:rPrChange>
                </w:rPr>
                <w:t>영업의</w:t>
              </w:r>
              <w:r w:rsidRPr="003121AA">
                <w:rPr>
                  <w:highlight w:val="yellow"/>
                  <w:rPrChange w:id="745" w:author="SL Partners" w:date="2023-12-23T23:27:00Z">
                    <w:rPr/>
                  </w:rPrChange>
                </w:rPr>
                <w:t xml:space="preserve"> </w:t>
              </w:r>
              <w:r w:rsidRPr="003121AA">
                <w:rPr>
                  <w:rFonts w:hint="eastAsia"/>
                  <w:highlight w:val="yellow"/>
                  <w:rPrChange w:id="746" w:author="SL Partners" w:date="2023-12-23T23:27:00Z">
                    <w:rPr>
                      <w:rFonts w:hint="eastAsia"/>
                    </w:rPr>
                  </w:rPrChange>
                </w:rPr>
                <w:t>양수,</w:t>
              </w:r>
              <w:r w:rsidRPr="003121AA">
                <w:rPr>
                  <w:highlight w:val="yellow"/>
                  <w:rPrChange w:id="747" w:author="SL Partners" w:date="2023-12-23T23:27:00Z">
                    <w:rPr/>
                  </w:rPrChange>
                </w:rPr>
                <w:t xml:space="preserve"> </w:t>
              </w:r>
              <w:r w:rsidRPr="003121AA">
                <w:rPr>
                  <w:rFonts w:hint="eastAsia"/>
                  <w:highlight w:val="yellow"/>
                  <w:rPrChange w:id="748" w:author="SL Partners" w:date="2023-12-23T23:27:00Z">
                    <w:rPr>
                      <w:rFonts w:hint="eastAsia"/>
                    </w:rPr>
                  </w:rPrChange>
                </w:rPr>
                <w:t>경영임대차,</w:t>
              </w:r>
              <w:r w:rsidRPr="003121AA">
                <w:rPr>
                  <w:highlight w:val="yellow"/>
                  <w:rPrChange w:id="749" w:author="SL Partners" w:date="2023-12-23T23:27:00Z">
                    <w:rPr/>
                  </w:rPrChange>
                </w:rPr>
                <w:t xml:space="preserve"> </w:t>
              </w:r>
              <w:r w:rsidRPr="003121AA">
                <w:rPr>
                  <w:rFonts w:hint="eastAsia"/>
                  <w:highlight w:val="yellow"/>
                  <w:rPrChange w:id="750" w:author="SL Partners" w:date="2023-12-23T23:27:00Z">
                    <w:rPr>
                      <w:rFonts w:hint="eastAsia"/>
                    </w:rPr>
                  </w:rPrChange>
                </w:rPr>
                <w:t>위탁경영</w:t>
              </w:r>
            </w:ins>
          </w:p>
          <w:p w14:paraId="6537D4AE" w14:textId="4DDA1D90" w:rsidR="00864C57" w:rsidRPr="003121AA" w:rsidRDefault="00864C57">
            <w:pPr>
              <w:pStyle w:val="a6"/>
              <w:numPr>
                <w:ilvl w:val="0"/>
                <w:numId w:val="80"/>
              </w:numPr>
              <w:spacing w:line="276" w:lineRule="auto"/>
              <w:ind w:leftChars="0"/>
              <w:rPr>
                <w:ins w:id="751" w:author="SL Partners" w:date="2023-12-23T23:26:00Z"/>
                <w:highlight w:val="yellow"/>
                <w:rPrChange w:id="752" w:author="SL Partners" w:date="2023-12-23T23:27:00Z">
                  <w:rPr>
                    <w:ins w:id="753" w:author="SL Partners" w:date="2023-12-23T23:26:00Z"/>
                  </w:rPr>
                </w:rPrChange>
              </w:rPr>
              <w:pPrChange w:id="754" w:author="SL Partners" w:date="2023-12-23T23:26:00Z">
                <w:pPr>
                  <w:spacing w:line="276" w:lineRule="auto"/>
                </w:pPr>
              </w:pPrChange>
            </w:pPr>
            <w:ins w:id="755" w:author="SL Partners" w:date="2023-12-23T23:26:00Z">
              <w:r w:rsidRPr="003121AA">
                <w:rPr>
                  <w:rFonts w:hint="eastAsia"/>
                  <w:highlight w:val="yellow"/>
                  <w:rPrChange w:id="756" w:author="SL Partners" w:date="2023-12-23T23:27:00Z">
                    <w:rPr>
                      <w:rFonts w:hint="eastAsia"/>
                    </w:rPr>
                  </w:rPrChange>
                </w:rPr>
                <w:t>[기타]</w:t>
              </w:r>
            </w:ins>
          </w:p>
          <w:p w14:paraId="27E7ACFA" w14:textId="4320C401" w:rsidR="00864C57" w:rsidRDefault="00864C57">
            <w:pPr>
              <w:pStyle w:val="a6"/>
              <w:numPr>
                <w:ilvl w:val="0"/>
                <w:numId w:val="79"/>
              </w:numPr>
              <w:spacing w:line="276" w:lineRule="auto"/>
              <w:ind w:leftChars="0"/>
              <w:rPr>
                <w:ins w:id="757" w:author="SL Partners" w:date="2023-12-23T23:25:00Z"/>
              </w:rPr>
              <w:pPrChange w:id="758" w:author="SL Partners" w:date="2023-12-23T23:27:00Z">
                <w:pPr>
                  <w:spacing w:line="276" w:lineRule="auto"/>
                </w:pPr>
              </w:pPrChange>
            </w:pPr>
            <w:ins w:id="759" w:author="SL Partners" w:date="2023-12-23T23:26:00Z">
              <w:r w:rsidRPr="003121AA">
                <w:rPr>
                  <w:rFonts w:hint="eastAsia"/>
                  <w:highlight w:val="yellow"/>
                  <w:rPrChange w:id="760" w:author="SL Partners" w:date="2023-12-23T23:27:00Z">
                    <w:rPr>
                      <w:rFonts w:ascii="Times New Roman" w:hint="eastAsia"/>
                      <w:color w:val="000000" w:themeColor="text1"/>
                      <w:sz w:val="22"/>
                      <w:szCs w:val="22"/>
                    </w:rPr>
                  </w:rPrChange>
                </w:rPr>
                <w:t>본</w:t>
              </w:r>
              <w:r w:rsidRPr="003121AA">
                <w:rPr>
                  <w:highlight w:val="yellow"/>
                  <w:rPrChange w:id="761" w:author="SL Partners" w:date="2023-12-23T23:27:00Z">
                    <w:rPr>
                      <w:rFonts w:ascii="Times New Roman"/>
                      <w:color w:val="000000" w:themeColor="text1"/>
                      <w:sz w:val="22"/>
                      <w:szCs w:val="22"/>
                    </w:rPr>
                  </w:rPrChange>
                </w:rPr>
                <w:t xml:space="preserve"> </w:t>
              </w:r>
              <w:r w:rsidRPr="003121AA">
                <w:rPr>
                  <w:rFonts w:hint="eastAsia"/>
                  <w:highlight w:val="yellow"/>
                  <w:rPrChange w:id="762" w:author="SL Partners" w:date="2023-12-23T23:27:00Z">
                    <w:rPr>
                      <w:rFonts w:ascii="Times New Roman" w:hint="eastAsia"/>
                      <w:color w:val="000000" w:themeColor="text1"/>
                      <w:sz w:val="22"/>
                      <w:szCs w:val="22"/>
                    </w:rPr>
                  </w:rPrChange>
                </w:rPr>
                <w:t>조</w:t>
              </w:r>
              <w:r w:rsidRPr="003121AA">
                <w:rPr>
                  <w:highlight w:val="yellow"/>
                  <w:rPrChange w:id="763" w:author="SL Partners" w:date="2023-12-23T23:27:00Z">
                    <w:rPr>
                      <w:rFonts w:ascii="Times New Roman"/>
                      <w:color w:val="000000" w:themeColor="text1"/>
                      <w:sz w:val="22"/>
                      <w:szCs w:val="22"/>
                    </w:rPr>
                  </w:rPrChange>
                </w:rPr>
                <w:t xml:space="preserve"> </w:t>
              </w:r>
              <w:r w:rsidRPr="003121AA">
                <w:rPr>
                  <w:rFonts w:hint="eastAsia"/>
                  <w:highlight w:val="yellow"/>
                  <w:rPrChange w:id="764" w:author="SL Partners" w:date="2023-12-23T23:27:00Z">
                    <w:rPr>
                      <w:rFonts w:ascii="Times New Roman" w:hint="eastAsia"/>
                      <w:color w:val="000000" w:themeColor="text1"/>
                      <w:sz w:val="22"/>
                      <w:szCs w:val="22"/>
                    </w:rPr>
                  </w:rPrChange>
                </w:rPr>
                <w:t>제</w:t>
              </w:r>
              <w:r w:rsidRPr="003121AA">
                <w:rPr>
                  <w:highlight w:val="yellow"/>
                  <w:rPrChange w:id="765" w:author="SL Partners" w:date="2023-12-23T23:27:00Z">
                    <w:rPr>
                      <w:rFonts w:ascii="Times New Roman"/>
                      <w:color w:val="000000" w:themeColor="text1"/>
                      <w:sz w:val="22"/>
                      <w:szCs w:val="22"/>
                    </w:rPr>
                  </w:rPrChange>
                </w:rPr>
                <w:t>2</w:t>
              </w:r>
              <w:r w:rsidRPr="003121AA">
                <w:rPr>
                  <w:rFonts w:hint="eastAsia"/>
                  <w:highlight w:val="yellow"/>
                  <w:rPrChange w:id="766" w:author="SL Partners" w:date="2023-12-23T23:27:00Z">
                    <w:rPr>
                      <w:rFonts w:ascii="Times New Roman" w:hint="eastAsia"/>
                      <w:color w:val="000000" w:themeColor="text1"/>
                      <w:sz w:val="22"/>
                      <w:szCs w:val="22"/>
                    </w:rPr>
                  </w:rPrChange>
                </w:rPr>
                <w:t>항의</w:t>
              </w:r>
              <w:r w:rsidRPr="003121AA">
                <w:rPr>
                  <w:highlight w:val="yellow"/>
                  <w:rPrChange w:id="767" w:author="SL Partners" w:date="2023-12-23T23:27:00Z">
                    <w:rPr>
                      <w:rFonts w:ascii="Times New Roman"/>
                      <w:color w:val="000000" w:themeColor="text1"/>
                      <w:sz w:val="22"/>
                      <w:szCs w:val="22"/>
                    </w:rPr>
                  </w:rPrChange>
                </w:rPr>
                <w:t xml:space="preserve"> </w:t>
              </w:r>
              <w:r w:rsidRPr="003121AA">
                <w:rPr>
                  <w:rFonts w:hint="eastAsia"/>
                  <w:highlight w:val="yellow"/>
                  <w:rPrChange w:id="768" w:author="SL Partners" w:date="2023-12-23T23:27:00Z">
                    <w:rPr>
                      <w:rFonts w:ascii="Times New Roman" w:hint="eastAsia"/>
                      <w:color w:val="000000" w:themeColor="text1"/>
                      <w:sz w:val="22"/>
                      <w:szCs w:val="22"/>
                    </w:rPr>
                  </w:rPrChange>
                </w:rPr>
                <w:t>내용과</w:t>
              </w:r>
              <w:r w:rsidRPr="003121AA">
                <w:rPr>
                  <w:highlight w:val="yellow"/>
                  <w:rPrChange w:id="769" w:author="SL Partners" w:date="2023-12-23T23:27:00Z">
                    <w:rPr>
                      <w:rFonts w:ascii="Times New Roman"/>
                      <w:color w:val="000000" w:themeColor="text1"/>
                      <w:sz w:val="22"/>
                      <w:szCs w:val="22"/>
                    </w:rPr>
                  </w:rPrChange>
                </w:rPr>
                <w:t xml:space="preserve"> </w:t>
              </w:r>
              <w:r w:rsidRPr="003121AA">
                <w:rPr>
                  <w:rFonts w:hint="eastAsia"/>
                  <w:highlight w:val="yellow"/>
                  <w:rPrChange w:id="770" w:author="SL Partners" w:date="2023-12-23T23:27:00Z">
                    <w:rPr>
                      <w:rFonts w:ascii="Times New Roman" w:hint="eastAsia"/>
                      <w:color w:val="000000" w:themeColor="text1"/>
                      <w:sz w:val="22"/>
                      <w:szCs w:val="22"/>
                    </w:rPr>
                  </w:rPrChange>
                </w:rPr>
                <w:t>회사의</w:t>
              </w:r>
              <w:r w:rsidRPr="003121AA">
                <w:rPr>
                  <w:highlight w:val="yellow"/>
                  <w:rPrChange w:id="771" w:author="SL Partners" w:date="2023-12-23T23:27:00Z">
                    <w:rPr>
                      <w:rFonts w:ascii="Times New Roman"/>
                      <w:color w:val="000000" w:themeColor="text1"/>
                      <w:sz w:val="22"/>
                      <w:szCs w:val="22"/>
                    </w:rPr>
                  </w:rPrChange>
                </w:rPr>
                <w:t xml:space="preserve"> </w:t>
              </w:r>
              <w:r w:rsidRPr="003121AA">
                <w:rPr>
                  <w:rFonts w:hint="eastAsia"/>
                  <w:highlight w:val="yellow"/>
                  <w:rPrChange w:id="772" w:author="SL Partners" w:date="2023-12-23T23:27:00Z">
                    <w:rPr>
                      <w:rFonts w:ascii="Times New Roman" w:hint="eastAsia"/>
                      <w:color w:val="000000" w:themeColor="text1"/>
                      <w:sz w:val="22"/>
                      <w:szCs w:val="22"/>
                    </w:rPr>
                  </w:rPrChange>
                </w:rPr>
                <w:t>정관</w:t>
              </w:r>
              <w:r w:rsidRPr="003121AA">
                <w:rPr>
                  <w:highlight w:val="yellow"/>
                  <w:rPrChange w:id="773" w:author="SL Partners" w:date="2023-12-23T23:27:00Z">
                    <w:rPr>
                      <w:rFonts w:ascii="Times New Roman"/>
                      <w:color w:val="000000" w:themeColor="text1"/>
                      <w:sz w:val="22"/>
                      <w:szCs w:val="22"/>
                    </w:rPr>
                  </w:rPrChange>
                </w:rPr>
                <w:t xml:space="preserve"> </w:t>
              </w:r>
              <w:r w:rsidRPr="003121AA">
                <w:rPr>
                  <w:rFonts w:hint="eastAsia"/>
                  <w:highlight w:val="yellow"/>
                  <w:rPrChange w:id="774" w:author="SL Partners" w:date="2023-12-23T23:27:00Z">
                    <w:rPr>
                      <w:rFonts w:ascii="Times New Roman" w:hint="eastAsia"/>
                      <w:color w:val="000000" w:themeColor="text1"/>
                      <w:sz w:val="22"/>
                      <w:szCs w:val="22"/>
                    </w:rPr>
                  </w:rPrChange>
                </w:rPr>
                <w:t>및</w:t>
              </w:r>
              <w:r w:rsidRPr="003121AA">
                <w:rPr>
                  <w:highlight w:val="yellow"/>
                  <w:rPrChange w:id="775" w:author="SL Partners" w:date="2023-12-23T23:27:00Z">
                    <w:rPr>
                      <w:rFonts w:ascii="Times New Roman"/>
                      <w:color w:val="000000" w:themeColor="text1"/>
                      <w:sz w:val="22"/>
                      <w:szCs w:val="22"/>
                    </w:rPr>
                  </w:rPrChange>
                </w:rPr>
                <w:t>/</w:t>
              </w:r>
              <w:r w:rsidRPr="003121AA">
                <w:rPr>
                  <w:rFonts w:hint="eastAsia"/>
                  <w:highlight w:val="yellow"/>
                  <w:rPrChange w:id="776" w:author="SL Partners" w:date="2023-12-23T23:27:00Z">
                    <w:rPr>
                      <w:rFonts w:ascii="Times New Roman" w:hint="eastAsia"/>
                      <w:color w:val="000000" w:themeColor="text1"/>
                      <w:sz w:val="22"/>
                      <w:szCs w:val="22"/>
                    </w:rPr>
                  </w:rPrChange>
                </w:rPr>
                <w:t>또는</w:t>
              </w:r>
              <w:r w:rsidRPr="003121AA">
                <w:rPr>
                  <w:highlight w:val="yellow"/>
                  <w:rPrChange w:id="777" w:author="SL Partners" w:date="2023-12-23T23:27:00Z">
                    <w:rPr>
                      <w:rFonts w:ascii="Times New Roman"/>
                      <w:color w:val="000000" w:themeColor="text1"/>
                      <w:sz w:val="22"/>
                      <w:szCs w:val="22"/>
                    </w:rPr>
                  </w:rPrChange>
                </w:rPr>
                <w:t xml:space="preserve"> </w:t>
              </w:r>
              <w:r w:rsidRPr="003121AA">
                <w:rPr>
                  <w:rFonts w:hint="eastAsia"/>
                  <w:highlight w:val="yellow"/>
                  <w:rPrChange w:id="778" w:author="SL Partners" w:date="2023-12-23T23:27:00Z">
                    <w:rPr>
                      <w:rFonts w:ascii="Times New Roman" w:hint="eastAsia"/>
                      <w:color w:val="000000" w:themeColor="text1"/>
                      <w:sz w:val="22"/>
                      <w:szCs w:val="22"/>
                    </w:rPr>
                  </w:rPrChange>
                </w:rPr>
                <w:t>이사회</w:t>
              </w:r>
              <w:r w:rsidRPr="003121AA">
                <w:rPr>
                  <w:highlight w:val="yellow"/>
                  <w:rPrChange w:id="779" w:author="SL Partners" w:date="2023-12-23T23:27:00Z">
                    <w:rPr>
                      <w:rFonts w:ascii="Times New Roman"/>
                      <w:color w:val="000000" w:themeColor="text1"/>
                      <w:sz w:val="22"/>
                      <w:szCs w:val="22"/>
                    </w:rPr>
                  </w:rPrChange>
                </w:rPr>
                <w:t xml:space="preserve"> </w:t>
              </w:r>
              <w:r w:rsidRPr="003121AA">
                <w:rPr>
                  <w:rFonts w:hint="eastAsia"/>
                  <w:highlight w:val="yellow"/>
                  <w:rPrChange w:id="780" w:author="SL Partners" w:date="2023-12-23T23:27:00Z">
                    <w:rPr>
                      <w:rFonts w:ascii="Times New Roman" w:hint="eastAsia"/>
                      <w:color w:val="000000" w:themeColor="text1"/>
                      <w:sz w:val="22"/>
                      <w:szCs w:val="22"/>
                    </w:rPr>
                  </w:rPrChange>
                </w:rPr>
                <w:t>운영규정이</w:t>
              </w:r>
              <w:r w:rsidRPr="003121AA">
                <w:rPr>
                  <w:highlight w:val="yellow"/>
                  <w:rPrChange w:id="781" w:author="SL Partners" w:date="2023-12-23T23:27:00Z">
                    <w:rPr>
                      <w:rFonts w:ascii="Times New Roman"/>
                      <w:color w:val="000000" w:themeColor="text1"/>
                      <w:sz w:val="22"/>
                      <w:szCs w:val="22"/>
                    </w:rPr>
                  </w:rPrChange>
                </w:rPr>
                <w:t xml:space="preserve"> </w:t>
              </w:r>
              <w:r w:rsidRPr="003121AA">
                <w:rPr>
                  <w:rFonts w:hint="eastAsia"/>
                  <w:highlight w:val="yellow"/>
                  <w:rPrChange w:id="782" w:author="SL Partners" w:date="2023-12-23T23:27:00Z">
                    <w:rPr>
                      <w:rFonts w:ascii="Times New Roman" w:hint="eastAsia"/>
                      <w:color w:val="000000" w:themeColor="text1"/>
                      <w:sz w:val="22"/>
                      <w:szCs w:val="22"/>
                    </w:rPr>
                  </w:rPrChange>
                </w:rPr>
                <w:t>일치하지</w:t>
              </w:r>
              <w:r w:rsidRPr="003121AA">
                <w:rPr>
                  <w:highlight w:val="yellow"/>
                  <w:rPrChange w:id="783" w:author="SL Partners" w:date="2023-12-23T23:27:00Z">
                    <w:rPr>
                      <w:rFonts w:ascii="Times New Roman"/>
                      <w:color w:val="000000" w:themeColor="text1"/>
                      <w:sz w:val="22"/>
                      <w:szCs w:val="22"/>
                    </w:rPr>
                  </w:rPrChange>
                </w:rPr>
                <w:t xml:space="preserve"> </w:t>
              </w:r>
              <w:r w:rsidRPr="003121AA">
                <w:rPr>
                  <w:rFonts w:hint="eastAsia"/>
                  <w:highlight w:val="yellow"/>
                  <w:rPrChange w:id="784" w:author="SL Partners" w:date="2023-12-23T23:27:00Z">
                    <w:rPr>
                      <w:rFonts w:ascii="Times New Roman" w:hint="eastAsia"/>
                      <w:color w:val="000000" w:themeColor="text1"/>
                      <w:sz w:val="22"/>
                      <w:szCs w:val="22"/>
                    </w:rPr>
                  </w:rPrChange>
                </w:rPr>
                <w:t>않을</w:t>
              </w:r>
              <w:r w:rsidRPr="003121AA">
                <w:rPr>
                  <w:highlight w:val="yellow"/>
                  <w:rPrChange w:id="785" w:author="SL Partners" w:date="2023-12-23T23:27:00Z">
                    <w:rPr>
                      <w:rFonts w:ascii="Times New Roman"/>
                      <w:color w:val="000000" w:themeColor="text1"/>
                      <w:sz w:val="22"/>
                      <w:szCs w:val="22"/>
                    </w:rPr>
                  </w:rPrChange>
                </w:rPr>
                <w:t xml:space="preserve"> </w:t>
              </w:r>
              <w:r w:rsidRPr="003121AA">
                <w:rPr>
                  <w:rFonts w:hint="eastAsia"/>
                  <w:highlight w:val="yellow"/>
                  <w:rPrChange w:id="786" w:author="SL Partners" w:date="2023-12-23T23:27:00Z">
                    <w:rPr>
                      <w:rFonts w:ascii="Times New Roman" w:hint="eastAsia"/>
                      <w:color w:val="000000" w:themeColor="text1"/>
                      <w:sz w:val="22"/>
                      <w:szCs w:val="22"/>
                    </w:rPr>
                  </w:rPrChange>
                </w:rPr>
                <w:t>경우</w:t>
              </w:r>
              <w:r w:rsidRPr="003121AA">
                <w:rPr>
                  <w:highlight w:val="yellow"/>
                  <w:rPrChange w:id="787" w:author="SL Partners" w:date="2023-12-23T23:27:00Z">
                    <w:rPr>
                      <w:rFonts w:ascii="Times New Roman"/>
                      <w:color w:val="000000" w:themeColor="text1"/>
                      <w:sz w:val="22"/>
                      <w:szCs w:val="22"/>
                    </w:rPr>
                  </w:rPrChange>
                </w:rPr>
                <w:t xml:space="preserve">, </w:t>
              </w:r>
              <w:r w:rsidRPr="003121AA">
                <w:rPr>
                  <w:rFonts w:hint="eastAsia"/>
                  <w:highlight w:val="yellow"/>
                  <w:rPrChange w:id="788" w:author="SL Partners" w:date="2023-12-23T23:27:00Z">
                    <w:rPr>
                      <w:rFonts w:ascii="Times New Roman" w:hint="eastAsia"/>
                      <w:color w:val="000000" w:themeColor="text1"/>
                      <w:sz w:val="22"/>
                      <w:szCs w:val="22"/>
                    </w:rPr>
                  </w:rPrChange>
                </w:rPr>
                <w:t>회사</w:t>
              </w:r>
              <w:r w:rsidRPr="003121AA">
                <w:rPr>
                  <w:highlight w:val="yellow"/>
                  <w:rPrChange w:id="789" w:author="SL Partners" w:date="2023-12-23T23:27:00Z">
                    <w:rPr>
                      <w:rFonts w:ascii="Times New Roman"/>
                      <w:color w:val="000000" w:themeColor="text1"/>
                      <w:sz w:val="22"/>
                      <w:szCs w:val="22"/>
                    </w:rPr>
                  </w:rPrChange>
                </w:rPr>
                <w:t xml:space="preserve"> </w:t>
              </w:r>
              <w:r w:rsidRPr="003121AA">
                <w:rPr>
                  <w:rFonts w:hint="eastAsia"/>
                  <w:highlight w:val="yellow"/>
                  <w:rPrChange w:id="790" w:author="SL Partners" w:date="2023-12-23T23:27:00Z">
                    <w:rPr>
                      <w:rFonts w:ascii="Times New Roman" w:hint="eastAsia"/>
                      <w:color w:val="000000" w:themeColor="text1"/>
                      <w:sz w:val="22"/>
                      <w:szCs w:val="22"/>
                    </w:rPr>
                  </w:rPrChange>
                </w:rPr>
                <w:t>및</w:t>
              </w:r>
              <w:r w:rsidRPr="003121AA">
                <w:rPr>
                  <w:highlight w:val="yellow"/>
                  <w:rPrChange w:id="791" w:author="SL Partners" w:date="2023-12-23T23:27:00Z">
                    <w:rPr>
                      <w:rFonts w:ascii="Times New Roman"/>
                      <w:color w:val="000000" w:themeColor="text1"/>
                      <w:sz w:val="22"/>
                      <w:szCs w:val="22"/>
                    </w:rPr>
                  </w:rPrChange>
                </w:rPr>
                <w:t xml:space="preserve"> </w:t>
              </w:r>
              <w:r w:rsidRPr="003121AA">
                <w:rPr>
                  <w:rFonts w:hint="eastAsia"/>
                  <w:highlight w:val="yellow"/>
                  <w:rPrChange w:id="792" w:author="SL Partners" w:date="2023-12-23T23:27:00Z">
                    <w:rPr>
                      <w:rFonts w:ascii="Times New Roman" w:hint="eastAsia"/>
                      <w:color w:val="000000" w:themeColor="text1"/>
                      <w:sz w:val="22"/>
                      <w:szCs w:val="22"/>
                    </w:rPr>
                  </w:rPrChange>
                </w:rPr>
                <w:t>이해관계인은</w:t>
              </w:r>
              <w:r w:rsidRPr="003121AA">
                <w:rPr>
                  <w:highlight w:val="yellow"/>
                  <w:rPrChange w:id="793" w:author="SL Partners" w:date="2023-12-23T23:27:00Z">
                    <w:rPr>
                      <w:rFonts w:ascii="Times New Roman"/>
                      <w:color w:val="000000" w:themeColor="text1"/>
                      <w:sz w:val="22"/>
                      <w:szCs w:val="22"/>
                    </w:rPr>
                  </w:rPrChange>
                </w:rPr>
                <w:t xml:space="preserve"> </w:t>
              </w:r>
              <w:r w:rsidRPr="003121AA">
                <w:rPr>
                  <w:rFonts w:hint="eastAsia"/>
                  <w:highlight w:val="yellow"/>
                  <w:rPrChange w:id="794" w:author="SL Partners" w:date="2023-12-23T23:27:00Z">
                    <w:rPr>
                      <w:rFonts w:ascii="Times New Roman" w:hint="eastAsia"/>
                      <w:color w:val="000000" w:themeColor="text1"/>
                      <w:sz w:val="22"/>
                      <w:szCs w:val="22"/>
                    </w:rPr>
                  </w:rPrChange>
                </w:rPr>
                <w:t>거래종결</w:t>
              </w:r>
              <w:r w:rsidRPr="003121AA">
                <w:rPr>
                  <w:highlight w:val="yellow"/>
                  <w:rPrChange w:id="795" w:author="SL Partners" w:date="2023-12-23T23:27:00Z">
                    <w:rPr>
                      <w:rFonts w:ascii="Times New Roman"/>
                      <w:color w:val="000000" w:themeColor="text1"/>
                      <w:sz w:val="22"/>
                      <w:szCs w:val="22"/>
                    </w:rPr>
                  </w:rPrChange>
                </w:rPr>
                <w:t xml:space="preserve"> </w:t>
              </w:r>
              <w:r w:rsidRPr="003121AA">
                <w:rPr>
                  <w:rFonts w:hint="eastAsia"/>
                  <w:highlight w:val="yellow"/>
                  <w:rPrChange w:id="796" w:author="SL Partners" w:date="2023-12-23T23:27:00Z">
                    <w:rPr>
                      <w:rFonts w:ascii="Times New Roman" w:hint="eastAsia"/>
                      <w:color w:val="000000" w:themeColor="text1"/>
                      <w:sz w:val="22"/>
                      <w:szCs w:val="22"/>
                    </w:rPr>
                  </w:rPrChange>
                </w:rPr>
                <w:t>후</w:t>
              </w:r>
              <w:r w:rsidRPr="003121AA">
                <w:rPr>
                  <w:highlight w:val="yellow"/>
                  <w:rPrChange w:id="797" w:author="SL Partners" w:date="2023-12-23T23:27:00Z">
                    <w:rPr>
                      <w:rFonts w:ascii="Times New Roman"/>
                      <w:color w:val="000000" w:themeColor="text1"/>
                      <w:sz w:val="22"/>
                      <w:szCs w:val="22"/>
                    </w:rPr>
                  </w:rPrChange>
                </w:rPr>
                <w:t xml:space="preserve"> </w:t>
              </w:r>
              <w:r w:rsidRPr="003121AA">
                <w:rPr>
                  <w:rFonts w:hint="eastAsia"/>
                  <w:highlight w:val="yellow"/>
                  <w:rPrChange w:id="798" w:author="SL Partners" w:date="2023-12-23T23:27:00Z">
                    <w:rPr>
                      <w:rFonts w:ascii="Times New Roman" w:hint="eastAsia"/>
                      <w:color w:val="000000" w:themeColor="text1"/>
                      <w:sz w:val="22"/>
                      <w:szCs w:val="22"/>
                    </w:rPr>
                  </w:rPrChange>
                </w:rPr>
                <w:t>지체없이</w:t>
              </w:r>
              <w:r w:rsidRPr="003121AA">
                <w:rPr>
                  <w:highlight w:val="yellow"/>
                  <w:rPrChange w:id="799" w:author="SL Partners" w:date="2023-12-23T23:27:00Z">
                    <w:rPr>
                      <w:rFonts w:ascii="Times New Roman"/>
                      <w:color w:val="000000" w:themeColor="text1"/>
                      <w:sz w:val="22"/>
                      <w:szCs w:val="22"/>
                    </w:rPr>
                  </w:rPrChange>
                </w:rPr>
                <w:t xml:space="preserve"> </w:t>
              </w:r>
              <w:r w:rsidRPr="003121AA">
                <w:rPr>
                  <w:rFonts w:hint="eastAsia"/>
                  <w:highlight w:val="yellow"/>
                  <w:rPrChange w:id="800" w:author="SL Partners" w:date="2023-12-23T23:27:00Z">
                    <w:rPr>
                      <w:rFonts w:ascii="Times New Roman" w:hint="eastAsia"/>
                      <w:color w:val="000000" w:themeColor="text1"/>
                      <w:sz w:val="22"/>
                      <w:szCs w:val="22"/>
                    </w:rPr>
                  </w:rPrChange>
                </w:rPr>
                <w:t>본</w:t>
              </w:r>
              <w:r w:rsidRPr="003121AA">
                <w:rPr>
                  <w:highlight w:val="yellow"/>
                  <w:rPrChange w:id="801" w:author="SL Partners" w:date="2023-12-23T23:27:00Z">
                    <w:rPr>
                      <w:rFonts w:ascii="Times New Roman"/>
                      <w:color w:val="000000" w:themeColor="text1"/>
                      <w:sz w:val="22"/>
                      <w:szCs w:val="22"/>
                    </w:rPr>
                  </w:rPrChange>
                </w:rPr>
                <w:t xml:space="preserve"> </w:t>
              </w:r>
              <w:r w:rsidRPr="003121AA">
                <w:rPr>
                  <w:rFonts w:hint="eastAsia"/>
                  <w:highlight w:val="yellow"/>
                  <w:rPrChange w:id="802" w:author="SL Partners" w:date="2023-12-23T23:27:00Z">
                    <w:rPr>
                      <w:rFonts w:ascii="Times New Roman" w:hint="eastAsia"/>
                      <w:color w:val="000000" w:themeColor="text1"/>
                      <w:sz w:val="22"/>
                      <w:szCs w:val="22"/>
                    </w:rPr>
                  </w:rPrChange>
                </w:rPr>
                <w:t>조</w:t>
              </w:r>
              <w:r w:rsidRPr="003121AA">
                <w:rPr>
                  <w:highlight w:val="yellow"/>
                  <w:rPrChange w:id="803" w:author="SL Partners" w:date="2023-12-23T23:27:00Z">
                    <w:rPr>
                      <w:rFonts w:ascii="Times New Roman"/>
                      <w:color w:val="000000" w:themeColor="text1"/>
                      <w:sz w:val="22"/>
                      <w:szCs w:val="22"/>
                    </w:rPr>
                  </w:rPrChange>
                </w:rPr>
                <w:t xml:space="preserve"> </w:t>
              </w:r>
              <w:r w:rsidRPr="003121AA">
                <w:rPr>
                  <w:rFonts w:hint="eastAsia"/>
                  <w:highlight w:val="yellow"/>
                  <w:rPrChange w:id="804" w:author="SL Partners" w:date="2023-12-23T23:27:00Z">
                    <w:rPr>
                      <w:rFonts w:ascii="Times New Roman" w:hint="eastAsia"/>
                      <w:color w:val="000000" w:themeColor="text1"/>
                      <w:sz w:val="22"/>
                      <w:szCs w:val="22"/>
                    </w:rPr>
                  </w:rPrChange>
                </w:rPr>
                <w:t>제</w:t>
              </w:r>
              <w:r w:rsidRPr="003121AA">
                <w:rPr>
                  <w:highlight w:val="yellow"/>
                  <w:rPrChange w:id="805" w:author="SL Partners" w:date="2023-12-23T23:27:00Z">
                    <w:rPr>
                      <w:rFonts w:ascii="Times New Roman"/>
                      <w:color w:val="000000" w:themeColor="text1"/>
                      <w:sz w:val="22"/>
                      <w:szCs w:val="22"/>
                    </w:rPr>
                  </w:rPrChange>
                </w:rPr>
                <w:t>2</w:t>
              </w:r>
              <w:r w:rsidRPr="003121AA">
                <w:rPr>
                  <w:rFonts w:hint="eastAsia"/>
                  <w:highlight w:val="yellow"/>
                  <w:rPrChange w:id="806" w:author="SL Partners" w:date="2023-12-23T23:27:00Z">
                    <w:rPr>
                      <w:rFonts w:ascii="Times New Roman" w:hint="eastAsia"/>
                      <w:color w:val="000000" w:themeColor="text1"/>
                      <w:sz w:val="22"/>
                      <w:szCs w:val="22"/>
                    </w:rPr>
                  </w:rPrChange>
                </w:rPr>
                <w:t>항의</w:t>
              </w:r>
              <w:r w:rsidRPr="003121AA">
                <w:rPr>
                  <w:highlight w:val="yellow"/>
                  <w:rPrChange w:id="807" w:author="SL Partners" w:date="2023-12-23T23:27:00Z">
                    <w:rPr>
                      <w:rFonts w:ascii="Times New Roman"/>
                      <w:color w:val="000000" w:themeColor="text1"/>
                      <w:sz w:val="22"/>
                      <w:szCs w:val="22"/>
                    </w:rPr>
                  </w:rPrChange>
                </w:rPr>
                <w:t xml:space="preserve"> </w:t>
              </w:r>
              <w:r w:rsidRPr="003121AA">
                <w:rPr>
                  <w:rFonts w:hint="eastAsia"/>
                  <w:highlight w:val="yellow"/>
                  <w:rPrChange w:id="808" w:author="SL Partners" w:date="2023-12-23T23:27:00Z">
                    <w:rPr>
                      <w:rFonts w:ascii="Times New Roman" w:hint="eastAsia"/>
                      <w:color w:val="000000" w:themeColor="text1"/>
                      <w:sz w:val="22"/>
                      <w:szCs w:val="22"/>
                    </w:rPr>
                  </w:rPrChange>
                </w:rPr>
                <w:t>내용이</w:t>
              </w:r>
              <w:r w:rsidRPr="003121AA">
                <w:rPr>
                  <w:highlight w:val="yellow"/>
                  <w:rPrChange w:id="809" w:author="SL Partners" w:date="2023-12-23T23:27:00Z">
                    <w:rPr>
                      <w:rFonts w:ascii="Times New Roman"/>
                      <w:color w:val="000000" w:themeColor="text1"/>
                      <w:sz w:val="22"/>
                      <w:szCs w:val="22"/>
                    </w:rPr>
                  </w:rPrChange>
                </w:rPr>
                <w:t xml:space="preserve"> </w:t>
              </w:r>
              <w:r w:rsidRPr="003121AA">
                <w:rPr>
                  <w:rFonts w:hint="eastAsia"/>
                  <w:highlight w:val="yellow"/>
                  <w:rPrChange w:id="810" w:author="SL Partners" w:date="2023-12-23T23:27:00Z">
                    <w:rPr>
                      <w:rFonts w:ascii="Times New Roman" w:hint="eastAsia"/>
                      <w:color w:val="000000" w:themeColor="text1"/>
                      <w:sz w:val="22"/>
                      <w:szCs w:val="22"/>
                    </w:rPr>
                  </w:rPrChange>
                </w:rPr>
                <w:t>반영될</w:t>
              </w:r>
              <w:r w:rsidRPr="003121AA">
                <w:rPr>
                  <w:highlight w:val="yellow"/>
                  <w:rPrChange w:id="811" w:author="SL Partners" w:date="2023-12-23T23:27:00Z">
                    <w:rPr>
                      <w:rFonts w:ascii="Times New Roman"/>
                      <w:color w:val="000000" w:themeColor="text1"/>
                      <w:sz w:val="22"/>
                      <w:szCs w:val="22"/>
                    </w:rPr>
                  </w:rPrChange>
                </w:rPr>
                <w:t xml:space="preserve"> </w:t>
              </w:r>
              <w:r w:rsidRPr="003121AA">
                <w:rPr>
                  <w:rFonts w:hint="eastAsia"/>
                  <w:highlight w:val="yellow"/>
                  <w:rPrChange w:id="812" w:author="SL Partners" w:date="2023-12-23T23:27:00Z">
                    <w:rPr>
                      <w:rFonts w:ascii="Times New Roman" w:hint="eastAsia"/>
                      <w:color w:val="000000" w:themeColor="text1"/>
                      <w:sz w:val="22"/>
                      <w:szCs w:val="22"/>
                    </w:rPr>
                  </w:rPrChange>
                </w:rPr>
                <w:t>수</w:t>
              </w:r>
              <w:r w:rsidRPr="003121AA">
                <w:rPr>
                  <w:highlight w:val="yellow"/>
                  <w:rPrChange w:id="813" w:author="SL Partners" w:date="2023-12-23T23:27:00Z">
                    <w:rPr>
                      <w:rFonts w:ascii="Times New Roman"/>
                      <w:color w:val="000000" w:themeColor="text1"/>
                      <w:sz w:val="22"/>
                      <w:szCs w:val="22"/>
                    </w:rPr>
                  </w:rPrChange>
                </w:rPr>
                <w:t xml:space="preserve"> </w:t>
              </w:r>
              <w:r w:rsidRPr="003121AA">
                <w:rPr>
                  <w:rFonts w:hint="eastAsia"/>
                  <w:highlight w:val="yellow"/>
                  <w:rPrChange w:id="814" w:author="SL Partners" w:date="2023-12-23T23:27:00Z">
                    <w:rPr>
                      <w:rFonts w:ascii="Times New Roman" w:hint="eastAsia"/>
                      <w:color w:val="000000" w:themeColor="text1"/>
                      <w:sz w:val="22"/>
                      <w:szCs w:val="22"/>
                    </w:rPr>
                  </w:rPrChange>
                </w:rPr>
                <w:t>있도록</w:t>
              </w:r>
              <w:r w:rsidRPr="003121AA">
                <w:rPr>
                  <w:highlight w:val="yellow"/>
                  <w:rPrChange w:id="815" w:author="SL Partners" w:date="2023-12-23T23:27:00Z">
                    <w:rPr>
                      <w:rFonts w:ascii="Times New Roman"/>
                      <w:color w:val="000000" w:themeColor="text1"/>
                      <w:sz w:val="22"/>
                      <w:szCs w:val="22"/>
                    </w:rPr>
                  </w:rPrChange>
                </w:rPr>
                <w:t xml:space="preserve"> </w:t>
              </w:r>
              <w:r w:rsidRPr="003121AA">
                <w:rPr>
                  <w:rFonts w:hint="eastAsia"/>
                  <w:highlight w:val="yellow"/>
                  <w:rPrChange w:id="816" w:author="SL Partners" w:date="2023-12-23T23:27:00Z">
                    <w:rPr>
                      <w:rFonts w:ascii="Times New Roman" w:hint="eastAsia"/>
                      <w:color w:val="000000" w:themeColor="text1"/>
                      <w:sz w:val="22"/>
                      <w:szCs w:val="22"/>
                    </w:rPr>
                  </w:rPrChange>
                </w:rPr>
                <w:t>회사의</w:t>
              </w:r>
              <w:r w:rsidRPr="003121AA">
                <w:rPr>
                  <w:highlight w:val="yellow"/>
                  <w:rPrChange w:id="817" w:author="SL Partners" w:date="2023-12-23T23:27:00Z">
                    <w:rPr>
                      <w:rFonts w:ascii="Times New Roman"/>
                      <w:color w:val="000000" w:themeColor="text1"/>
                      <w:sz w:val="22"/>
                      <w:szCs w:val="22"/>
                    </w:rPr>
                  </w:rPrChange>
                </w:rPr>
                <w:t xml:space="preserve"> </w:t>
              </w:r>
              <w:r w:rsidRPr="003121AA">
                <w:rPr>
                  <w:rFonts w:hint="eastAsia"/>
                  <w:highlight w:val="yellow"/>
                  <w:rPrChange w:id="818" w:author="SL Partners" w:date="2023-12-23T23:27:00Z">
                    <w:rPr>
                      <w:rFonts w:ascii="Times New Roman" w:hint="eastAsia"/>
                      <w:color w:val="000000" w:themeColor="text1"/>
                      <w:sz w:val="22"/>
                      <w:szCs w:val="22"/>
                    </w:rPr>
                  </w:rPrChange>
                </w:rPr>
                <w:t>정관</w:t>
              </w:r>
              <w:r w:rsidRPr="003121AA">
                <w:rPr>
                  <w:highlight w:val="yellow"/>
                  <w:rPrChange w:id="819" w:author="SL Partners" w:date="2023-12-23T23:27:00Z">
                    <w:rPr>
                      <w:rFonts w:ascii="Times New Roman"/>
                      <w:color w:val="000000" w:themeColor="text1"/>
                      <w:sz w:val="22"/>
                      <w:szCs w:val="22"/>
                    </w:rPr>
                  </w:rPrChange>
                </w:rPr>
                <w:t xml:space="preserve"> </w:t>
              </w:r>
              <w:r w:rsidRPr="003121AA">
                <w:rPr>
                  <w:rFonts w:hint="eastAsia"/>
                  <w:highlight w:val="yellow"/>
                  <w:rPrChange w:id="820" w:author="SL Partners" w:date="2023-12-23T23:27:00Z">
                    <w:rPr>
                      <w:rFonts w:ascii="Times New Roman" w:hint="eastAsia"/>
                      <w:color w:val="000000" w:themeColor="text1"/>
                      <w:sz w:val="22"/>
                      <w:szCs w:val="22"/>
                    </w:rPr>
                  </w:rPrChange>
                </w:rPr>
                <w:t>및</w:t>
              </w:r>
              <w:r w:rsidRPr="003121AA">
                <w:rPr>
                  <w:highlight w:val="yellow"/>
                  <w:rPrChange w:id="821" w:author="SL Partners" w:date="2023-12-23T23:27:00Z">
                    <w:rPr>
                      <w:rFonts w:ascii="Times New Roman"/>
                      <w:color w:val="000000" w:themeColor="text1"/>
                      <w:sz w:val="22"/>
                      <w:szCs w:val="22"/>
                    </w:rPr>
                  </w:rPrChange>
                </w:rPr>
                <w:t>/</w:t>
              </w:r>
              <w:r w:rsidRPr="003121AA">
                <w:rPr>
                  <w:rFonts w:hint="eastAsia"/>
                  <w:highlight w:val="yellow"/>
                  <w:rPrChange w:id="822" w:author="SL Partners" w:date="2023-12-23T23:27:00Z">
                    <w:rPr>
                      <w:rFonts w:ascii="Times New Roman" w:hint="eastAsia"/>
                      <w:color w:val="000000" w:themeColor="text1"/>
                      <w:sz w:val="22"/>
                      <w:szCs w:val="22"/>
                    </w:rPr>
                  </w:rPrChange>
                </w:rPr>
                <w:t>또는</w:t>
              </w:r>
              <w:r w:rsidRPr="003121AA">
                <w:rPr>
                  <w:highlight w:val="yellow"/>
                  <w:rPrChange w:id="823" w:author="SL Partners" w:date="2023-12-23T23:27:00Z">
                    <w:rPr>
                      <w:rFonts w:ascii="Times New Roman"/>
                      <w:color w:val="000000" w:themeColor="text1"/>
                      <w:sz w:val="22"/>
                      <w:szCs w:val="22"/>
                    </w:rPr>
                  </w:rPrChange>
                </w:rPr>
                <w:t xml:space="preserve"> </w:t>
              </w:r>
              <w:r w:rsidRPr="003121AA">
                <w:rPr>
                  <w:rFonts w:hint="eastAsia"/>
                  <w:highlight w:val="yellow"/>
                  <w:rPrChange w:id="824" w:author="SL Partners" w:date="2023-12-23T23:27:00Z">
                    <w:rPr>
                      <w:rFonts w:ascii="Times New Roman" w:hint="eastAsia"/>
                      <w:color w:val="000000" w:themeColor="text1"/>
                      <w:sz w:val="22"/>
                      <w:szCs w:val="22"/>
                    </w:rPr>
                  </w:rPrChange>
                </w:rPr>
                <w:t>이사회</w:t>
              </w:r>
              <w:r w:rsidRPr="003121AA">
                <w:rPr>
                  <w:highlight w:val="yellow"/>
                  <w:rPrChange w:id="825" w:author="SL Partners" w:date="2023-12-23T23:27:00Z">
                    <w:rPr>
                      <w:rFonts w:ascii="Times New Roman"/>
                      <w:color w:val="000000" w:themeColor="text1"/>
                      <w:sz w:val="22"/>
                      <w:szCs w:val="22"/>
                    </w:rPr>
                  </w:rPrChange>
                </w:rPr>
                <w:t xml:space="preserve"> </w:t>
              </w:r>
              <w:r w:rsidRPr="003121AA">
                <w:rPr>
                  <w:rFonts w:hint="eastAsia"/>
                  <w:highlight w:val="yellow"/>
                  <w:rPrChange w:id="826" w:author="SL Partners" w:date="2023-12-23T23:27:00Z">
                    <w:rPr>
                      <w:rFonts w:ascii="Times New Roman" w:hint="eastAsia"/>
                      <w:color w:val="000000" w:themeColor="text1"/>
                      <w:sz w:val="22"/>
                      <w:szCs w:val="22"/>
                    </w:rPr>
                  </w:rPrChange>
                </w:rPr>
                <w:t>운영규정을</w:t>
              </w:r>
              <w:r w:rsidRPr="003121AA">
                <w:rPr>
                  <w:highlight w:val="yellow"/>
                  <w:rPrChange w:id="827" w:author="SL Partners" w:date="2023-12-23T23:27:00Z">
                    <w:rPr>
                      <w:rFonts w:ascii="Times New Roman"/>
                      <w:color w:val="000000" w:themeColor="text1"/>
                      <w:sz w:val="22"/>
                      <w:szCs w:val="22"/>
                    </w:rPr>
                  </w:rPrChange>
                </w:rPr>
                <w:t xml:space="preserve"> </w:t>
              </w:r>
              <w:r w:rsidRPr="003121AA">
                <w:rPr>
                  <w:rFonts w:hint="eastAsia"/>
                  <w:highlight w:val="yellow"/>
                  <w:rPrChange w:id="828" w:author="SL Partners" w:date="2023-12-23T23:27:00Z">
                    <w:rPr>
                      <w:rFonts w:ascii="Times New Roman" w:hint="eastAsia"/>
                      <w:color w:val="000000" w:themeColor="text1"/>
                      <w:sz w:val="22"/>
                      <w:szCs w:val="22"/>
                    </w:rPr>
                  </w:rPrChange>
                </w:rPr>
                <w:t>개정하여야</w:t>
              </w:r>
              <w:r w:rsidRPr="003121AA">
                <w:rPr>
                  <w:highlight w:val="yellow"/>
                  <w:rPrChange w:id="829" w:author="SL Partners" w:date="2023-12-23T23:27:00Z">
                    <w:rPr>
                      <w:rFonts w:ascii="Times New Roman"/>
                      <w:color w:val="000000" w:themeColor="text1"/>
                      <w:sz w:val="22"/>
                      <w:szCs w:val="22"/>
                    </w:rPr>
                  </w:rPrChange>
                </w:rPr>
                <w:t xml:space="preserve"> </w:t>
              </w:r>
              <w:r w:rsidRPr="003121AA">
                <w:rPr>
                  <w:rFonts w:hint="eastAsia"/>
                  <w:highlight w:val="yellow"/>
                  <w:rPrChange w:id="830" w:author="SL Partners" w:date="2023-12-23T23:27:00Z">
                    <w:rPr>
                      <w:rFonts w:ascii="Times New Roman" w:hint="eastAsia"/>
                      <w:color w:val="000000" w:themeColor="text1"/>
                      <w:sz w:val="22"/>
                      <w:szCs w:val="22"/>
                    </w:rPr>
                  </w:rPrChange>
                </w:rPr>
                <w:t>한다</w:t>
              </w:r>
              <w:r w:rsidRPr="003121AA">
                <w:rPr>
                  <w:highlight w:val="yellow"/>
                  <w:rPrChange w:id="831" w:author="SL Partners" w:date="2023-12-23T23:27:00Z">
                    <w:rPr>
                      <w:rFonts w:ascii="Times New Roman"/>
                      <w:color w:val="000000" w:themeColor="text1"/>
                      <w:sz w:val="22"/>
                      <w:szCs w:val="22"/>
                    </w:rPr>
                  </w:rPrChange>
                </w:rPr>
                <w:t>.</w:t>
              </w:r>
            </w:ins>
          </w:p>
        </w:tc>
      </w:tr>
    </w:tbl>
    <w:p w14:paraId="36C27437" w14:textId="77777777" w:rsidR="00D73948" w:rsidRDefault="00D73948" w:rsidP="00A31E9E">
      <w:pPr>
        <w:spacing w:line="276" w:lineRule="auto"/>
        <w:rPr>
          <w:ins w:id="832" w:author="SL Partners" w:date="2023-12-23T23:25:00Z"/>
        </w:rPr>
      </w:pPr>
    </w:p>
    <w:p w14:paraId="7713DD11" w14:textId="77777777" w:rsidR="00D73948" w:rsidRDefault="00D73948" w:rsidP="00A31E9E">
      <w:pPr>
        <w:spacing w:line="276" w:lineRule="auto"/>
      </w:pPr>
    </w:p>
    <w:p w14:paraId="792BDF37" w14:textId="3A44E27B" w:rsidR="00215953" w:rsidRPr="00141307" w:rsidRDefault="00215953" w:rsidP="00A31E9E">
      <w:pPr>
        <w:numPr>
          <w:ilvl w:val="0"/>
          <w:numId w:val="2"/>
        </w:numPr>
        <w:spacing w:line="276" w:lineRule="auto"/>
        <w:ind w:left="0" w:firstLine="0"/>
        <w:rPr>
          <w:b/>
        </w:rPr>
      </w:pPr>
      <w:r w:rsidRPr="00141307">
        <w:rPr>
          <w:rFonts w:hint="eastAsia"/>
          <w:b/>
        </w:rPr>
        <w:t>경영사항에 대한 동의권 및 협의권</w:t>
      </w:r>
    </w:p>
    <w:p w14:paraId="231F2769" w14:textId="77777777" w:rsidR="00215953" w:rsidRDefault="00141307" w:rsidP="00553615">
      <w:pPr>
        <w:pStyle w:val="a6"/>
        <w:numPr>
          <w:ilvl w:val="0"/>
          <w:numId w:val="33"/>
        </w:numPr>
        <w:spacing w:line="276" w:lineRule="auto"/>
        <w:ind w:leftChars="0"/>
      </w:pPr>
      <w:r>
        <w:rPr>
          <w:rFonts w:hint="eastAsia"/>
        </w:rPr>
        <w:t>회사 및 이해관계인은 다음 각호의 사항에 관하여 투자자에게 사전 서면동의를 받아야 한다.</w:t>
      </w:r>
      <w:r>
        <w:t xml:space="preserve"> </w:t>
      </w:r>
    </w:p>
    <w:p w14:paraId="7D37A64E" w14:textId="77777777" w:rsidR="00141307" w:rsidRDefault="00141307" w:rsidP="00553615">
      <w:pPr>
        <w:pStyle w:val="a5"/>
        <w:numPr>
          <w:ilvl w:val="0"/>
          <w:numId w:val="34"/>
        </w:numPr>
        <w:spacing w:line="276" w:lineRule="auto"/>
      </w:pPr>
      <w:r>
        <w:rPr>
          <w:rFonts w:hint="eastAsia"/>
        </w:rPr>
        <w:t>정관의 변경</w:t>
      </w:r>
    </w:p>
    <w:p w14:paraId="5AF40342" w14:textId="77777777" w:rsidR="00141307" w:rsidRDefault="00141307" w:rsidP="00553615">
      <w:pPr>
        <w:pStyle w:val="a5"/>
        <w:numPr>
          <w:ilvl w:val="0"/>
          <w:numId w:val="34"/>
        </w:numPr>
        <w:spacing w:line="276" w:lineRule="auto"/>
      </w:pPr>
      <w:r>
        <w:rPr>
          <w:rFonts w:hint="eastAsia"/>
        </w:rPr>
        <w:t>자본의 증감,</w:t>
      </w:r>
      <w:r>
        <w:t xml:space="preserve"> </w:t>
      </w:r>
      <w:r>
        <w:rPr>
          <w:rFonts w:hint="eastAsia"/>
        </w:rPr>
        <w:t>주식관련사채의 발행,</w:t>
      </w:r>
      <w:r>
        <w:t xml:space="preserve"> </w:t>
      </w:r>
      <w:r>
        <w:rPr>
          <w:rFonts w:hint="eastAsia"/>
        </w:rPr>
        <w:t>주식매수선택권의 부여</w:t>
      </w:r>
    </w:p>
    <w:p w14:paraId="5E2DDDCE" w14:textId="77777777" w:rsidR="00141307" w:rsidRDefault="00141307" w:rsidP="00553615">
      <w:pPr>
        <w:pStyle w:val="a5"/>
        <w:numPr>
          <w:ilvl w:val="0"/>
          <w:numId w:val="34"/>
        </w:numPr>
        <w:spacing w:line="276" w:lineRule="auto"/>
      </w:pPr>
      <w:r>
        <w:rPr>
          <w:rFonts w:hint="eastAsia"/>
        </w:rPr>
        <w:t>회생신청,</w:t>
      </w:r>
      <w:r>
        <w:t xml:space="preserve"> </w:t>
      </w:r>
      <w:r>
        <w:rPr>
          <w:rFonts w:hint="eastAsia"/>
        </w:rPr>
        <w:t>파산신청,</w:t>
      </w:r>
      <w:r>
        <w:t xml:space="preserve"> </w:t>
      </w:r>
      <w:r>
        <w:rPr>
          <w:rFonts w:hint="eastAsia"/>
        </w:rPr>
        <w:t>해산,</w:t>
      </w:r>
      <w:r>
        <w:t xml:space="preserve"> </w:t>
      </w:r>
      <w:r>
        <w:rPr>
          <w:rFonts w:hint="eastAsia"/>
        </w:rPr>
        <w:t>청산,</w:t>
      </w:r>
      <w:r>
        <w:t xml:space="preserve"> </w:t>
      </w:r>
      <w:r>
        <w:rPr>
          <w:rFonts w:hint="eastAsia"/>
        </w:rPr>
        <w:t>합병,</w:t>
      </w:r>
      <w:r>
        <w:t xml:space="preserve"> </w:t>
      </w:r>
      <w:r>
        <w:rPr>
          <w:rFonts w:hint="eastAsia"/>
        </w:rPr>
        <w:t>분할,</w:t>
      </w:r>
      <w:r>
        <w:t xml:space="preserve"> </w:t>
      </w:r>
      <w:r>
        <w:rPr>
          <w:rFonts w:hint="eastAsia"/>
        </w:rPr>
        <w:t>분할합병,</w:t>
      </w:r>
      <w:r>
        <w:t xml:space="preserve"> </w:t>
      </w:r>
      <w:r>
        <w:rPr>
          <w:rFonts w:hint="eastAsia"/>
        </w:rPr>
        <w:t>주식의 포괄적 교환 또는 이전,</w:t>
      </w:r>
      <w:r>
        <w:t xml:space="preserve"> </w:t>
      </w:r>
      <w:r>
        <w:rPr>
          <w:rFonts w:hint="eastAsia"/>
        </w:rPr>
        <w:t>영업양수도,</w:t>
      </w:r>
      <w:r>
        <w:t xml:space="preserve"> </w:t>
      </w:r>
      <w:r>
        <w:rPr>
          <w:rFonts w:hint="eastAsia"/>
        </w:rPr>
        <w:t>타회사의 설립 또는 인수</w:t>
      </w:r>
      <w:r w:rsidR="008B671A">
        <w:rPr>
          <w:rFonts w:hint="eastAsia"/>
        </w:rPr>
        <w:t>(자회사 또는 합작회사의 설립을 포함함)</w:t>
      </w:r>
      <w:r>
        <w:rPr>
          <w:rFonts w:hint="eastAsia"/>
        </w:rPr>
        <w:t>,</w:t>
      </w:r>
      <w:r>
        <w:t xml:space="preserve"> </w:t>
      </w:r>
      <w:r>
        <w:rPr>
          <w:rFonts w:hint="eastAsia"/>
        </w:rPr>
        <w:t>경영임대차,</w:t>
      </w:r>
      <w:r>
        <w:t xml:space="preserve"> </w:t>
      </w:r>
      <w:r>
        <w:rPr>
          <w:rFonts w:hint="eastAsia"/>
        </w:rPr>
        <w:t>위탁경영 기타 회사조직의 변경</w:t>
      </w:r>
    </w:p>
    <w:p w14:paraId="20A31815" w14:textId="6631AB82" w:rsidR="00141307" w:rsidRDefault="00141307" w:rsidP="00553615">
      <w:pPr>
        <w:pStyle w:val="a5"/>
        <w:numPr>
          <w:ilvl w:val="0"/>
          <w:numId w:val="34"/>
        </w:numPr>
        <w:spacing w:line="276" w:lineRule="auto"/>
      </w:pPr>
      <w:r>
        <w:rPr>
          <w:rFonts w:hint="eastAsia"/>
        </w:rPr>
        <w:t xml:space="preserve">건당 전년도 자산총계의 </w:t>
      </w:r>
      <w:r w:rsidR="003B4DCF">
        <w:t>20</w:t>
      </w:r>
      <w:r>
        <w:t xml:space="preserve">% </w:t>
      </w:r>
      <w:r>
        <w:rPr>
          <w:rFonts w:hint="eastAsia"/>
        </w:rPr>
        <w:t xml:space="preserve">이상 또는 연간 누계액 기준 전년도 자산총계의 </w:t>
      </w:r>
      <w:r w:rsidR="003B4DCF">
        <w:t>30</w:t>
      </w:r>
      <w:r>
        <w:t xml:space="preserve">% </w:t>
      </w:r>
      <w:r>
        <w:rPr>
          <w:rFonts w:hint="eastAsia"/>
        </w:rPr>
        <w:t>이상의 규모에 해당하는 자산의 취득 및 처분, 신규 자금차입 또는 채무의 부담</w:t>
      </w:r>
      <w:r w:rsidR="003B4DCF">
        <w:rPr>
          <w:rFonts w:hint="eastAsia"/>
        </w:rPr>
        <w:t>(단,</w:t>
      </w:r>
      <w:r w:rsidR="003B4DCF">
        <w:t xml:space="preserve"> 2018</w:t>
      </w:r>
      <w:r w:rsidR="003B4DCF">
        <w:rPr>
          <w:rFonts w:hint="eastAsia"/>
        </w:rPr>
        <w:t xml:space="preserve">년 및 </w:t>
      </w:r>
      <w:r w:rsidR="003B4DCF">
        <w:t>2019</w:t>
      </w:r>
      <w:r w:rsidR="003B4DCF">
        <w:rPr>
          <w:rFonts w:hint="eastAsia"/>
        </w:rPr>
        <w:t xml:space="preserve">년의 경우 전년도 자산총계의 기준은 본건 투자 후의 </w:t>
      </w:r>
      <w:r w:rsidR="00E14F7C">
        <w:t>2018</w:t>
      </w:r>
      <w:r w:rsidR="00E14F7C">
        <w:rPr>
          <w:rFonts w:hint="eastAsia"/>
        </w:rPr>
        <w:t xml:space="preserve">년 </w:t>
      </w:r>
      <w:r w:rsidR="003B4DCF">
        <w:rPr>
          <w:rFonts w:hint="eastAsia"/>
        </w:rPr>
        <w:t>자산총계를 기준으로 함)</w:t>
      </w:r>
      <w:r>
        <w:rPr>
          <w:rFonts w:hint="eastAsia"/>
        </w:rPr>
        <w:t xml:space="preserve"> </w:t>
      </w:r>
    </w:p>
    <w:p w14:paraId="2BDF94DA" w14:textId="77777777" w:rsidR="00141307" w:rsidRDefault="00141307" w:rsidP="00553615">
      <w:pPr>
        <w:pStyle w:val="a5"/>
        <w:numPr>
          <w:ilvl w:val="0"/>
          <w:numId w:val="34"/>
        </w:numPr>
        <w:spacing w:line="276" w:lineRule="auto"/>
      </w:pPr>
      <w:commentRangeStart w:id="833"/>
      <w:r>
        <w:rPr>
          <w:rFonts w:hint="eastAsia"/>
        </w:rPr>
        <w:t>관계회사 등을 포함한 제3자에 대한 자금대여,</w:t>
      </w:r>
      <w:r>
        <w:t xml:space="preserve"> </w:t>
      </w:r>
      <w:r>
        <w:rPr>
          <w:rFonts w:hint="eastAsia"/>
        </w:rPr>
        <w:t>담보제공,</w:t>
      </w:r>
      <w:r>
        <w:t xml:space="preserve"> </w:t>
      </w:r>
      <w:r>
        <w:rPr>
          <w:rFonts w:hint="eastAsia"/>
        </w:rPr>
        <w:t>보증 또는 제3자 주식의 취득 등 제3자에 대한 투자</w:t>
      </w:r>
    </w:p>
    <w:p w14:paraId="3B5E4404" w14:textId="5F9547CA" w:rsidR="00141307" w:rsidRDefault="008B671A" w:rsidP="00553615">
      <w:pPr>
        <w:pStyle w:val="a5"/>
        <w:numPr>
          <w:ilvl w:val="0"/>
          <w:numId w:val="34"/>
        </w:numPr>
        <w:spacing w:line="276" w:lineRule="auto"/>
      </w:pPr>
      <w:r>
        <w:rPr>
          <w:rFonts w:hint="eastAsia"/>
        </w:rPr>
        <w:t xml:space="preserve">회사가 </w:t>
      </w:r>
      <w:r w:rsidR="00141307">
        <w:rPr>
          <w:rFonts w:hint="eastAsia"/>
        </w:rPr>
        <w:t>영위하고 있는 사업의 포기,</w:t>
      </w:r>
      <w:r w:rsidR="00141307">
        <w:t xml:space="preserve"> </w:t>
      </w:r>
      <w:r w:rsidR="00141307">
        <w:rPr>
          <w:rFonts w:hint="eastAsia"/>
        </w:rPr>
        <w:t>중단,</w:t>
      </w:r>
      <w:r w:rsidR="00141307">
        <w:t xml:space="preserve"> </w:t>
      </w:r>
      <w:r w:rsidR="00141307">
        <w:rPr>
          <w:rFonts w:hint="eastAsia"/>
        </w:rPr>
        <w:t>중대한 변경</w:t>
      </w:r>
      <w:r w:rsidR="00973EEA">
        <w:rPr>
          <w:rFonts w:hint="eastAsia"/>
        </w:rPr>
        <w:t xml:space="preserve"> 또는</w:t>
      </w:r>
      <w:r w:rsidR="00141307">
        <w:t xml:space="preserve"> </w:t>
      </w:r>
      <w:r w:rsidR="00141307">
        <w:rPr>
          <w:rFonts w:hint="eastAsia"/>
        </w:rPr>
        <w:t>신규 사업의 진출</w:t>
      </w:r>
    </w:p>
    <w:p w14:paraId="2A64189C" w14:textId="77777777" w:rsidR="00141307" w:rsidRDefault="00141307" w:rsidP="00553615">
      <w:pPr>
        <w:pStyle w:val="a5"/>
        <w:numPr>
          <w:ilvl w:val="0"/>
          <w:numId w:val="34"/>
        </w:numPr>
        <w:spacing w:line="276" w:lineRule="auto"/>
      </w:pPr>
      <w:r>
        <w:rPr>
          <w:rFonts w:hint="eastAsia"/>
        </w:rPr>
        <w:t>회사의 주주,</w:t>
      </w:r>
      <w:r>
        <w:t xml:space="preserve"> </w:t>
      </w:r>
      <w:r>
        <w:rPr>
          <w:rFonts w:hint="eastAsia"/>
        </w:rPr>
        <w:t>임직원,</w:t>
      </w:r>
      <w:r>
        <w:t xml:space="preserve"> </w:t>
      </w:r>
      <w:r>
        <w:rPr>
          <w:rFonts w:hint="eastAsia"/>
        </w:rPr>
        <w:t>계열회사(독점규제 및 공정거래에 관한 법률 제2조 제3호에 의함)</w:t>
      </w:r>
      <w:r>
        <w:t xml:space="preserve"> </w:t>
      </w:r>
      <w:r>
        <w:rPr>
          <w:rFonts w:hint="eastAsia"/>
        </w:rPr>
        <w:t>등 특수관계인(금융회사의 지배구조에 관한 법률 시행령 제3조 제1항에 의함)과의 거래</w:t>
      </w:r>
    </w:p>
    <w:p w14:paraId="5D10D344" w14:textId="77777777" w:rsidR="00141307" w:rsidRDefault="008B671A" w:rsidP="00553615">
      <w:pPr>
        <w:pStyle w:val="a5"/>
        <w:numPr>
          <w:ilvl w:val="0"/>
          <w:numId w:val="34"/>
        </w:numPr>
        <w:spacing w:line="276" w:lineRule="auto"/>
      </w:pPr>
      <w:r>
        <w:rPr>
          <w:rFonts w:hint="eastAsia"/>
        </w:rPr>
        <w:t>거래완결일 기준 회사의 주요 계약 또는 중요한 거래관계의 해제,</w:t>
      </w:r>
      <w:r>
        <w:t xml:space="preserve"> </w:t>
      </w:r>
      <w:r>
        <w:rPr>
          <w:rFonts w:hint="eastAsia"/>
        </w:rPr>
        <w:t>해지 또는 변경 행위</w:t>
      </w:r>
    </w:p>
    <w:p w14:paraId="6985B330" w14:textId="10F2E285" w:rsidR="008B671A" w:rsidRDefault="008B671A" w:rsidP="00553615">
      <w:pPr>
        <w:pStyle w:val="a5"/>
        <w:numPr>
          <w:ilvl w:val="0"/>
          <w:numId w:val="34"/>
        </w:numPr>
        <w:spacing w:line="276" w:lineRule="auto"/>
      </w:pPr>
      <w:r>
        <w:rPr>
          <w:rFonts w:hint="eastAsia"/>
        </w:rPr>
        <w:t xml:space="preserve">회사의 예금계좌에서 금 </w:t>
      </w:r>
      <w:r w:rsidR="00245932">
        <w:t>300,000,000</w:t>
      </w:r>
      <w:r>
        <w:rPr>
          <w:rFonts w:hint="eastAsia"/>
        </w:rPr>
        <w:t>원 이상을 출금하는 행위(</w:t>
      </w:r>
      <w:r>
        <w:t xml:space="preserve">ATM </w:t>
      </w:r>
      <w:r>
        <w:rPr>
          <w:rFonts w:hint="eastAsia"/>
        </w:rPr>
        <w:t>현금장입송금,</w:t>
      </w:r>
      <w:r>
        <w:t xml:space="preserve"> </w:t>
      </w:r>
      <w:r>
        <w:rPr>
          <w:rFonts w:hint="eastAsia"/>
        </w:rPr>
        <w:t>급여지급 등 통상적인 영업활동에 따른 출금은 제외함)</w:t>
      </w:r>
      <w:r>
        <w:t xml:space="preserve">; </w:t>
      </w:r>
      <w:r>
        <w:rPr>
          <w:rFonts w:hint="eastAsia"/>
        </w:rPr>
        <w:t>환위험 제거 등 목적이 아닌 파생상품계약의 체결</w:t>
      </w:r>
    </w:p>
    <w:p w14:paraId="49383053" w14:textId="77777777" w:rsidR="008B671A" w:rsidRDefault="008B671A" w:rsidP="00553615">
      <w:pPr>
        <w:pStyle w:val="a5"/>
        <w:numPr>
          <w:ilvl w:val="0"/>
          <w:numId w:val="34"/>
        </w:numPr>
        <w:spacing w:line="276" w:lineRule="auto"/>
      </w:pPr>
      <w:r>
        <w:rPr>
          <w:rFonts w:hint="eastAsia"/>
        </w:rPr>
        <w:t>회사의 특허권,</w:t>
      </w:r>
      <w:r>
        <w:t xml:space="preserve"> </w:t>
      </w:r>
      <w:r>
        <w:rPr>
          <w:rFonts w:hint="eastAsia"/>
        </w:rPr>
        <w:t>상표권,</w:t>
      </w:r>
      <w:r>
        <w:t xml:space="preserve"> </w:t>
      </w:r>
      <w:r>
        <w:rPr>
          <w:rFonts w:hint="eastAsia"/>
        </w:rPr>
        <w:t>디자인권,</w:t>
      </w:r>
      <w:r>
        <w:t xml:space="preserve"> </w:t>
      </w:r>
      <w:r>
        <w:rPr>
          <w:rFonts w:hint="eastAsia"/>
        </w:rPr>
        <w:t>저작권, 기술 기타 지식재산권의 제3자에 대한 양도 또는 사용권의 부여</w:t>
      </w:r>
    </w:p>
    <w:p w14:paraId="0BA2AB9C" w14:textId="43A5929B" w:rsidR="008B671A" w:rsidRDefault="008B671A" w:rsidP="00553615">
      <w:pPr>
        <w:pStyle w:val="a5"/>
        <w:numPr>
          <w:ilvl w:val="0"/>
          <w:numId w:val="34"/>
        </w:numPr>
        <w:spacing w:line="276" w:lineRule="auto"/>
      </w:pPr>
      <w:r>
        <w:rPr>
          <w:rFonts w:hint="eastAsia"/>
        </w:rPr>
        <w:t>현금, 주식 또는 기타 회사의 재산으로 이루어지는 배당,</w:t>
      </w:r>
      <w:r>
        <w:t xml:space="preserve"> </w:t>
      </w:r>
      <w:r>
        <w:rPr>
          <w:rFonts w:hint="eastAsia"/>
        </w:rPr>
        <w:t>지급 또는 사채</w:t>
      </w:r>
      <w:r w:rsidR="002348F4">
        <w:rPr>
          <w:rFonts w:hint="eastAsia"/>
        </w:rPr>
        <w:t>의 조기상환이</w:t>
      </w:r>
      <w:r>
        <w:rPr>
          <w:rFonts w:hint="eastAsia"/>
        </w:rPr>
        <w:t>나 주식의 상환 등</w:t>
      </w:r>
      <w:commentRangeEnd w:id="833"/>
      <w:r w:rsidR="00EF69A2">
        <w:rPr>
          <w:rStyle w:val="a9"/>
          <w:rFonts w:ascii="바탕" w:eastAsia="바탕"/>
          <w:color w:val="auto"/>
          <w:kern w:val="2"/>
        </w:rPr>
        <w:commentReference w:id="833"/>
      </w:r>
    </w:p>
    <w:p w14:paraId="7A9E2FC6" w14:textId="13A98DCB" w:rsidR="008B671A" w:rsidRDefault="008B671A" w:rsidP="00553615">
      <w:pPr>
        <w:pStyle w:val="a5"/>
        <w:numPr>
          <w:ilvl w:val="0"/>
          <w:numId w:val="34"/>
        </w:numPr>
        <w:spacing w:line="276" w:lineRule="auto"/>
      </w:pPr>
      <w:r>
        <w:rPr>
          <w:rFonts w:hint="eastAsia"/>
        </w:rPr>
        <w:t xml:space="preserve">외부감사인의 선임 및 변경 </w:t>
      </w:r>
    </w:p>
    <w:p w14:paraId="219BB04C" w14:textId="77777777" w:rsidR="00D2608B" w:rsidRDefault="008B671A" w:rsidP="00553615">
      <w:pPr>
        <w:pStyle w:val="a5"/>
        <w:numPr>
          <w:ilvl w:val="0"/>
          <w:numId w:val="34"/>
        </w:numPr>
        <w:spacing w:line="276" w:lineRule="auto"/>
      </w:pPr>
      <w:r>
        <w:rPr>
          <w:rFonts w:hint="eastAsia"/>
        </w:rPr>
        <w:t xml:space="preserve">대표이사의 선임 및 해임 </w:t>
      </w:r>
    </w:p>
    <w:p w14:paraId="6CC726B4" w14:textId="77777777" w:rsidR="00D2608B" w:rsidRDefault="00D2608B" w:rsidP="00553615">
      <w:pPr>
        <w:pStyle w:val="a5"/>
        <w:numPr>
          <w:ilvl w:val="0"/>
          <w:numId w:val="34"/>
        </w:numPr>
        <w:spacing w:line="276" w:lineRule="auto"/>
      </w:pPr>
      <w:r>
        <w:rPr>
          <w:rFonts w:hint="eastAsia"/>
        </w:rPr>
        <w:t>회사 또는 이해관계인이 직접 또는 간접적으로 지분,</w:t>
      </w:r>
      <w:r>
        <w:t xml:space="preserve"> </w:t>
      </w:r>
      <w:r>
        <w:rPr>
          <w:rFonts w:hint="eastAsia"/>
        </w:rPr>
        <w:t>인력,</w:t>
      </w:r>
      <w:r>
        <w:t xml:space="preserve"> </w:t>
      </w:r>
      <w:r>
        <w:rPr>
          <w:rFonts w:hint="eastAsia"/>
        </w:rPr>
        <w:t>기술,</w:t>
      </w:r>
      <w:r>
        <w:t xml:space="preserve"> </w:t>
      </w:r>
      <w:r>
        <w:rPr>
          <w:rFonts w:hint="eastAsia"/>
        </w:rPr>
        <w:t xml:space="preserve">컨설팅 </w:t>
      </w:r>
      <w:r w:rsidR="008F4AFB">
        <w:rPr>
          <w:rFonts w:hint="eastAsia"/>
        </w:rPr>
        <w:t xml:space="preserve">제공 </w:t>
      </w:r>
      <w:r>
        <w:rPr>
          <w:rFonts w:hint="eastAsia"/>
        </w:rPr>
        <w:t>등의 명목으로 참여하는 가상화폐공개(</w:t>
      </w:r>
      <w:r>
        <w:t>ICO)</w:t>
      </w:r>
      <w:r>
        <w:rPr>
          <w:rFonts w:hint="eastAsia"/>
        </w:rPr>
        <w:t xml:space="preserve"> 또는 이와 관련된 사업의 진출 및 업무의 수행</w:t>
      </w:r>
    </w:p>
    <w:p w14:paraId="2F24B217" w14:textId="77777777" w:rsidR="008F4AFB" w:rsidRDefault="008F4AFB" w:rsidP="00553615">
      <w:pPr>
        <w:pStyle w:val="a5"/>
        <w:numPr>
          <w:ilvl w:val="0"/>
          <w:numId w:val="34"/>
        </w:numPr>
        <w:spacing w:line="276" w:lineRule="auto"/>
      </w:pPr>
      <w:r>
        <w:rPr>
          <w:rFonts w:hint="eastAsia"/>
        </w:rPr>
        <w:t>기타 회사의 영업,</w:t>
      </w:r>
      <w:r>
        <w:t xml:space="preserve"> </w:t>
      </w:r>
      <w:r>
        <w:rPr>
          <w:rFonts w:hint="eastAsia"/>
        </w:rPr>
        <w:t>자산,</w:t>
      </w:r>
      <w:r>
        <w:t xml:space="preserve"> </w:t>
      </w:r>
      <w:r>
        <w:rPr>
          <w:rFonts w:hint="eastAsia"/>
        </w:rPr>
        <w:t>부채,</w:t>
      </w:r>
      <w:r>
        <w:t xml:space="preserve"> </w:t>
      </w:r>
      <w:r>
        <w:rPr>
          <w:rFonts w:hint="eastAsia"/>
        </w:rPr>
        <w:t>채권,</w:t>
      </w:r>
      <w:r>
        <w:t xml:space="preserve"> </w:t>
      </w:r>
      <w:r>
        <w:rPr>
          <w:rFonts w:hint="eastAsia"/>
        </w:rPr>
        <w:t>채무,</w:t>
      </w:r>
      <w:r>
        <w:t xml:space="preserve"> </w:t>
      </w:r>
      <w:r>
        <w:rPr>
          <w:rFonts w:hint="eastAsia"/>
        </w:rPr>
        <w:t>근로관계,</w:t>
      </w:r>
      <w:r>
        <w:t xml:space="preserve"> </w:t>
      </w:r>
      <w:r>
        <w:rPr>
          <w:rFonts w:hint="eastAsia"/>
        </w:rPr>
        <w:t>계약관계,</w:t>
      </w:r>
      <w:r>
        <w:t xml:space="preserve"> </w:t>
      </w:r>
      <w:r>
        <w:rPr>
          <w:rFonts w:hint="eastAsia"/>
        </w:rPr>
        <w:t>재무상태,</w:t>
      </w:r>
      <w:r>
        <w:t xml:space="preserve"> </w:t>
      </w:r>
      <w:r>
        <w:rPr>
          <w:rFonts w:hint="eastAsia"/>
        </w:rPr>
        <w:t>영업상태 등에 중대한 부정적인 영향을 미치는 행위</w:t>
      </w:r>
    </w:p>
    <w:p w14:paraId="2DD0E902" w14:textId="77777777" w:rsidR="00215953" w:rsidRDefault="008F4AFB" w:rsidP="00553615">
      <w:pPr>
        <w:pStyle w:val="a6"/>
        <w:numPr>
          <w:ilvl w:val="0"/>
          <w:numId w:val="33"/>
        </w:numPr>
        <w:spacing w:line="276" w:lineRule="auto"/>
        <w:ind w:leftChars="0"/>
      </w:pPr>
      <w:r>
        <w:rPr>
          <w:rFonts w:hint="eastAsia"/>
        </w:rPr>
        <w:t>회사 및 이해관계인은 다음 각호의 사항에 관하여 투자자와 사전에 협의하고 투자자에게 업무처리에 따른 결과를 서면으로 통지하여야 한다.</w:t>
      </w:r>
      <w:r>
        <w:t xml:space="preserve"> </w:t>
      </w:r>
    </w:p>
    <w:p w14:paraId="4287C499" w14:textId="77777777" w:rsidR="008F4AFB" w:rsidRDefault="008F4AFB" w:rsidP="00553615">
      <w:pPr>
        <w:pStyle w:val="a5"/>
        <w:numPr>
          <w:ilvl w:val="0"/>
          <w:numId w:val="35"/>
        </w:numPr>
        <w:spacing w:line="276" w:lineRule="auto"/>
      </w:pPr>
      <w:r>
        <w:rPr>
          <w:rFonts w:hint="eastAsia"/>
        </w:rPr>
        <w:lastRenderedPageBreak/>
        <w:t>주주총회 안건 및 이사회 안건</w:t>
      </w:r>
    </w:p>
    <w:p w14:paraId="6D8DF75F" w14:textId="77777777" w:rsidR="008F4AFB" w:rsidRDefault="008F4AFB" w:rsidP="00553615">
      <w:pPr>
        <w:pStyle w:val="a5"/>
        <w:numPr>
          <w:ilvl w:val="0"/>
          <w:numId w:val="35"/>
        </w:numPr>
        <w:spacing w:line="276" w:lineRule="auto"/>
      </w:pPr>
      <w:r>
        <w:rPr>
          <w:rFonts w:hint="eastAsia"/>
        </w:rPr>
        <w:t>주식보유상황의 변동에 관한 사항.</w:t>
      </w:r>
      <w:r>
        <w:t xml:space="preserve"> </w:t>
      </w:r>
      <w:r>
        <w:rPr>
          <w:rFonts w:hint="eastAsia"/>
        </w:rPr>
        <w:t>단,</w:t>
      </w:r>
      <w:r>
        <w:t xml:space="preserve"> </w:t>
      </w:r>
      <w:r>
        <w:rPr>
          <w:rFonts w:hint="eastAsia"/>
        </w:rPr>
        <w:t>이해관계인 외 제3자의 주식보유상황의 변동은 사후 통지로 족하다.</w:t>
      </w:r>
      <w:r>
        <w:t xml:space="preserve"> </w:t>
      </w:r>
    </w:p>
    <w:p w14:paraId="7A57F6E3" w14:textId="77777777" w:rsidR="008F4AFB" w:rsidRDefault="008F4AFB" w:rsidP="00553615">
      <w:pPr>
        <w:pStyle w:val="a5"/>
        <w:numPr>
          <w:ilvl w:val="0"/>
          <w:numId w:val="35"/>
        </w:numPr>
        <w:spacing w:line="276" w:lineRule="auto"/>
      </w:pPr>
      <w:r>
        <w:rPr>
          <w:rFonts w:hint="eastAsia"/>
        </w:rPr>
        <w:t xml:space="preserve">임직원에 지급하는 상여금 규모 및 </w:t>
      </w:r>
      <w:r>
        <w:t>Profit sharing</w:t>
      </w:r>
      <w:r>
        <w:rPr>
          <w:rFonts w:hint="eastAsia"/>
        </w:rPr>
        <w:t>의 비율 변경</w:t>
      </w:r>
    </w:p>
    <w:p w14:paraId="1BA75A94" w14:textId="77777777" w:rsidR="008F4AFB" w:rsidRDefault="008F4AFB" w:rsidP="00553615">
      <w:pPr>
        <w:pStyle w:val="a5"/>
        <w:numPr>
          <w:ilvl w:val="0"/>
          <w:numId w:val="35"/>
        </w:numPr>
        <w:spacing w:line="276" w:lineRule="auto"/>
      </w:pPr>
      <w:r>
        <w:rPr>
          <w:rFonts w:hint="eastAsia"/>
        </w:rPr>
        <w:t>회사의 기업공개(</w:t>
      </w:r>
      <w:r>
        <w:t xml:space="preserve">IPO) </w:t>
      </w:r>
      <w:r>
        <w:rPr>
          <w:rFonts w:hint="eastAsia"/>
        </w:rPr>
        <w:t>시기,</w:t>
      </w:r>
      <w:r>
        <w:t xml:space="preserve"> </w:t>
      </w:r>
      <w:r>
        <w:rPr>
          <w:rFonts w:hint="eastAsia"/>
        </w:rPr>
        <w:t>상장주식시장,</w:t>
      </w:r>
      <w:r>
        <w:t xml:space="preserve"> </w:t>
      </w:r>
      <w:r>
        <w:rPr>
          <w:rFonts w:hint="eastAsia"/>
        </w:rPr>
        <w:t>상장주식의 수 및 공모가격의 결정,</w:t>
      </w:r>
      <w:r>
        <w:t xml:space="preserve"> </w:t>
      </w:r>
      <w:r>
        <w:rPr>
          <w:rFonts w:hint="eastAsia"/>
        </w:rPr>
        <w:t>우회상장의 조건 및 방법 등</w:t>
      </w:r>
    </w:p>
    <w:p w14:paraId="7E4A99D5" w14:textId="77777777" w:rsidR="008F4AFB" w:rsidRDefault="008F4AFB" w:rsidP="00A31E9E">
      <w:pPr>
        <w:pStyle w:val="a6"/>
        <w:spacing w:line="276" w:lineRule="auto"/>
        <w:ind w:leftChars="0" w:left="400"/>
      </w:pPr>
    </w:p>
    <w:p w14:paraId="0EFC77D1" w14:textId="77777777" w:rsidR="00215953" w:rsidRPr="00D50360" w:rsidRDefault="00215953" w:rsidP="00A31E9E">
      <w:pPr>
        <w:numPr>
          <w:ilvl w:val="0"/>
          <w:numId w:val="2"/>
        </w:numPr>
        <w:spacing w:line="276" w:lineRule="auto"/>
        <w:ind w:left="0" w:firstLine="0"/>
        <w:rPr>
          <w:b/>
        </w:rPr>
      </w:pPr>
      <w:r w:rsidRPr="00D50360">
        <w:rPr>
          <w:rFonts w:hint="eastAsia"/>
          <w:b/>
        </w:rPr>
        <w:t>보고 및 자료제출</w:t>
      </w:r>
    </w:p>
    <w:p w14:paraId="068D5516" w14:textId="77777777" w:rsidR="00215953" w:rsidRDefault="00F35F14" w:rsidP="00553615">
      <w:pPr>
        <w:pStyle w:val="a6"/>
        <w:numPr>
          <w:ilvl w:val="0"/>
          <w:numId w:val="36"/>
        </w:numPr>
        <w:spacing w:line="276" w:lineRule="auto"/>
        <w:ind w:leftChars="0"/>
      </w:pPr>
      <w:r w:rsidRPr="00F35F14">
        <w:rPr>
          <w:rFonts w:hint="eastAsia"/>
        </w:rPr>
        <w:t>회사</w:t>
      </w:r>
      <w:r w:rsidR="00D50360">
        <w:rPr>
          <w:rFonts w:hint="eastAsia"/>
        </w:rPr>
        <w:t>는</w:t>
      </w:r>
      <w:r w:rsidRPr="00F35F14">
        <w:rPr>
          <w:rFonts w:hint="eastAsia"/>
        </w:rPr>
        <w:t xml:space="preserve"> 투자자의 별도의 요청이 없더라도 매 분기 종료 후 60일 이내에는 분기별 자금수지와 재무제표(대차대조표, 손익계산서, 부가가치세 신고서)를 투자자에게 제출하여야 한다.</w:t>
      </w:r>
    </w:p>
    <w:p w14:paraId="7705DD65" w14:textId="77777777" w:rsidR="00F35F14" w:rsidRDefault="00F35F14" w:rsidP="00553615">
      <w:pPr>
        <w:pStyle w:val="a6"/>
        <w:numPr>
          <w:ilvl w:val="0"/>
          <w:numId w:val="36"/>
        </w:numPr>
        <w:spacing w:line="276" w:lineRule="auto"/>
        <w:ind w:leftChars="0"/>
      </w:pPr>
      <w:r w:rsidRPr="00F35F14">
        <w:rPr>
          <w:rFonts w:hint="eastAsia"/>
        </w:rPr>
        <w:t>회사</w:t>
      </w:r>
      <w:r w:rsidR="00D50360">
        <w:rPr>
          <w:rFonts w:hint="eastAsia"/>
        </w:rPr>
        <w:t xml:space="preserve"> 및 이해관계인은</w:t>
      </w:r>
      <w:r w:rsidRPr="00F35F14">
        <w:rPr>
          <w:rFonts w:hint="eastAsia"/>
        </w:rPr>
        <w:t xml:space="preserve"> 투자자의 별도의 요청이 없더라도 다음 각호의 사항을 다음 기일 내에 투자자에게 제출하여야 한다.</w:t>
      </w:r>
    </w:p>
    <w:p w14:paraId="370B5292" w14:textId="699C4E3D" w:rsidR="00F35F14" w:rsidRDefault="00F35F14" w:rsidP="00553615">
      <w:pPr>
        <w:pStyle w:val="a5"/>
        <w:numPr>
          <w:ilvl w:val="0"/>
          <w:numId w:val="37"/>
        </w:numPr>
        <w:spacing w:line="276" w:lineRule="auto"/>
      </w:pPr>
      <w:r w:rsidRPr="00F35F14">
        <w:rPr>
          <w:rFonts w:hint="eastAsia"/>
        </w:rPr>
        <w:t>분기별 제출사항: 다음 분기 시작일로부터 60일 이내</w:t>
      </w:r>
    </w:p>
    <w:p w14:paraId="486B6DA6" w14:textId="2C72605D" w:rsidR="00F35F14" w:rsidRDefault="00F35F14" w:rsidP="00553615">
      <w:pPr>
        <w:pStyle w:val="a5"/>
        <w:numPr>
          <w:ilvl w:val="0"/>
          <w:numId w:val="38"/>
        </w:numPr>
        <w:spacing w:line="276" w:lineRule="auto"/>
      </w:pPr>
      <w:r>
        <w:rPr>
          <w:rFonts w:hint="eastAsia"/>
        </w:rPr>
        <w:t>분기 재무제표</w:t>
      </w:r>
      <w:r w:rsidR="00142650">
        <w:rPr>
          <w:rFonts w:hint="eastAsia"/>
        </w:rPr>
        <w:t>(분기 종료일 기준)</w:t>
      </w:r>
    </w:p>
    <w:p w14:paraId="5C5A6580" w14:textId="3AE7A055" w:rsidR="00F35F14" w:rsidRDefault="00F35F14" w:rsidP="00553615">
      <w:pPr>
        <w:pStyle w:val="a5"/>
        <w:numPr>
          <w:ilvl w:val="0"/>
          <w:numId w:val="38"/>
        </w:numPr>
        <w:spacing w:line="276" w:lineRule="auto"/>
      </w:pPr>
      <w:r>
        <w:rPr>
          <w:rFonts w:hint="eastAsia"/>
        </w:rPr>
        <w:t>분기 경영보고서</w:t>
      </w:r>
    </w:p>
    <w:p w14:paraId="12F4C46E" w14:textId="62FEC0D5" w:rsidR="00142650" w:rsidRDefault="00D50360" w:rsidP="00553615">
      <w:pPr>
        <w:pStyle w:val="a5"/>
        <w:numPr>
          <w:ilvl w:val="0"/>
          <w:numId w:val="38"/>
        </w:numPr>
        <w:spacing w:line="276" w:lineRule="auto"/>
      </w:pPr>
      <w:r>
        <w:rPr>
          <w:rFonts w:hint="eastAsia"/>
        </w:rPr>
        <w:t>주주명부</w:t>
      </w:r>
      <w:r w:rsidR="00142650">
        <w:rPr>
          <w:rFonts w:hint="eastAsia"/>
        </w:rPr>
        <w:t>(분기 종료일 기준)</w:t>
      </w:r>
    </w:p>
    <w:p w14:paraId="53207D23" w14:textId="7EBD75E6" w:rsidR="00142650" w:rsidRDefault="00142650" w:rsidP="00553615">
      <w:pPr>
        <w:pStyle w:val="a5"/>
        <w:numPr>
          <w:ilvl w:val="0"/>
          <w:numId w:val="38"/>
        </w:numPr>
        <w:spacing w:line="276" w:lineRule="auto"/>
      </w:pPr>
      <w:r>
        <w:rPr>
          <w:rFonts w:hint="eastAsia"/>
        </w:rPr>
        <w:t>국민연금 사업장 가입자명부</w:t>
      </w:r>
    </w:p>
    <w:p w14:paraId="206D8501" w14:textId="6238910E" w:rsidR="00142650" w:rsidRDefault="00142650" w:rsidP="00553615">
      <w:pPr>
        <w:pStyle w:val="a5"/>
        <w:numPr>
          <w:ilvl w:val="0"/>
          <w:numId w:val="38"/>
        </w:numPr>
        <w:spacing w:line="276" w:lineRule="auto"/>
      </w:pPr>
      <w:r>
        <w:rPr>
          <w:rFonts w:hint="eastAsia"/>
        </w:rPr>
        <w:t>해당 분기의 회사 주식 거래내역 및 자본금 증감 내역</w:t>
      </w:r>
    </w:p>
    <w:p w14:paraId="24943050" w14:textId="77777777" w:rsidR="00F35F14" w:rsidRDefault="00F35F14" w:rsidP="00553615">
      <w:pPr>
        <w:pStyle w:val="a5"/>
        <w:numPr>
          <w:ilvl w:val="0"/>
          <w:numId w:val="37"/>
        </w:numPr>
        <w:spacing w:line="276" w:lineRule="auto"/>
      </w:pPr>
      <w:r>
        <w:rPr>
          <w:rFonts w:hint="eastAsia"/>
        </w:rPr>
        <w:t>연도별 제출사항:</w:t>
      </w:r>
      <w:r>
        <w:t xml:space="preserve"> </w:t>
      </w:r>
      <w:r>
        <w:rPr>
          <w:rFonts w:hint="eastAsia"/>
        </w:rPr>
        <w:t xml:space="preserve">다음 회계연도 시작일로부터 </w:t>
      </w:r>
      <w:r>
        <w:t>90</w:t>
      </w:r>
      <w:r>
        <w:rPr>
          <w:rFonts w:hint="eastAsia"/>
        </w:rPr>
        <w:t>일 이내</w:t>
      </w:r>
    </w:p>
    <w:p w14:paraId="640E2256" w14:textId="6E1CC64F" w:rsidR="00F35F14" w:rsidRDefault="00F35F14" w:rsidP="00553615">
      <w:pPr>
        <w:pStyle w:val="a5"/>
        <w:numPr>
          <w:ilvl w:val="0"/>
          <w:numId w:val="39"/>
        </w:numPr>
        <w:spacing w:line="276" w:lineRule="auto"/>
      </w:pPr>
      <w:r>
        <w:rPr>
          <w:rFonts w:hint="eastAsia"/>
        </w:rPr>
        <w:t>회계법인의 감사를 받은 결산재무제표(결산서</w:t>
      </w:r>
      <w:r w:rsidR="00D50360">
        <w:rPr>
          <w:rFonts w:hint="eastAsia"/>
        </w:rPr>
        <w:t>, 세무조정계산서</w:t>
      </w:r>
      <w:r>
        <w:rPr>
          <w:rFonts w:hint="eastAsia"/>
        </w:rPr>
        <w:t xml:space="preserve"> 및 부속서류 포함)</w:t>
      </w:r>
      <w:r>
        <w:t xml:space="preserve">. </w:t>
      </w:r>
      <w:r>
        <w:rPr>
          <w:rFonts w:hint="eastAsia"/>
        </w:rPr>
        <w:t>단,</w:t>
      </w:r>
      <w:r>
        <w:t xml:space="preserve"> </w:t>
      </w:r>
      <w:r>
        <w:rPr>
          <w:rFonts w:hint="eastAsia"/>
        </w:rPr>
        <w:t>투자자는 감사보고서를 작성하는 회계법인을 지정하거나 변경할 수 있다.</w:t>
      </w:r>
      <w:r>
        <w:t xml:space="preserve"> </w:t>
      </w:r>
    </w:p>
    <w:p w14:paraId="0D481CB4" w14:textId="77777777" w:rsidR="00D50360" w:rsidRDefault="00F35F14" w:rsidP="00553615">
      <w:pPr>
        <w:pStyle w:val="a5"/>
        <w:numPr>
          <w:ilvl w:val="0"/>
          <w:numId w:val="39"/>
        </w:numPr>
        <w:spacing w:line="276" w:lineRule="auto"/>
      </w:pPr>
      <w:r>
        <w:rPr>
          <w:rFonts w:hint="eastAsia"/>
        </w:rPr>
        <w:t>연간 경영보고서</w:t>
      </w:r>
      <w:r w:rsidR="00D50360">
        <w:rPr>
          <w:rFonts w:hint="eastAsia"/>
        </w:rPr>
        <w:t>(사업계획서)</w:t>
      </w:r>
    </w:p>
    <w:p w14:paraId="2281E89A" w14:textId="4A4C0428" w:rsidR="00F35F14" w:rsidRDefault="00F35F14" w:rsidP="001C2282">
      <w:pPr>
        <w:pStyle w:val="a5"/>
        <w:numPr>
          <w:ilvl w:val="0"/>
          <w:numId w:val="37"/>
        </w:numPr>
        <w:spacing w:line="276" w:lineRule="auto"/>
      </w:pPr>
      <w:r>
        <w:rPr>
          <w:rFonts w:hint="eastAsia"/>
        </w:rPr>
        <w:t>기타 :</w:t>
      </w:r>
      <w:r>
        <w:t xml:space="preserve"> </w:t>
      </w:r>
      <w:r>
        <w:rPr>
          <w:rFonts w:hint="eastAsia"/>
        </w:rPr>
        <w:t xml:space="preserve">투자자가 </w:t>
      </w:r>
      <w:r w:rsidR="0087765F">
        <w:rPr>
          <w:rFonts w:hint="eastAsia"/>
        </w:rPr>
        <w:t xml:space="preserve">합리적으로 </w:t>
      </w:r>
      <w:r>
        <w:rPr>
          <w:rFonts w:hint="eastAsia"/>
        </w:rPr>
        <w:t>정하는 기일 내</w:t>
      </w:r>
      <w:r w:rsidR="00D50360">
        <w:rPr>
          <w:rFonts w:hint="eastAsia"/>
        </w:rPr>
        <w:t>.</w:t>
      </w:r>
      <w:r w:rsidR="00D50360">
        <w:t xml:space="preserve"> </w:t>
      </w:r>
      <w:r w:rsidR="00D50360">
        <w:rPr>
          <w:rFonts w:hint="eastAsia"/>
        </w:rPr>
        <w:t>단,</w:t>
      </w:r>
      <w:r w:rsidR="00D50360">
        <w:t xml:space="preserve"> </w:t>
      </w:r>
      <w:r w:rsidR="00D50360">
        <w:rPr>
          <w:rFonts w:hint="eastAsia"/>
        </w:rPr>
        <w:t>다음 가</w:t>
      </w:r>
      <w:r w:rsidR="0046560B">
        <w:rPr>
          <w:rFonts w:hint="eastAsia"/>
        </w:rPr>
        <w:t>목</w:t>
      </w:r>
      <w:r w:rsidR="00D50360">
        <w:rPr>
          <w:rFonts w:hint="eastAsia"/>
        </w:rPr>
        <w:t xml:space="preserve">의 경우 매 회계연도 종료 </w:t>
      </w:r>
      <w:r w:rsidR="00D50360">
        <w:t>1</w:t>
      </w:r>
      <w:r w:rsidR="00D50360">
        <w:rPr>
          <w:rFonts w:hint="eastAsia"/>
        </w:rPr>
        <w:t>개월 전까지 이에 응하여야 한다.</w:t>
      </w:r>
      <w:r w:rsidR="00D50360">
        <w:t xml:space="preserve"> </w:t>
      </w:r>
    </w:p>
    <w:p w14:paraId="6CC53329" w14:textId="73DD2DB3" w:rsidR="00D50360" w:rsidRDefault="00B92DE6" w:rsidP="006518A8">
      <w:pPr>
        <w:pStyle w:val="a5"/>
        <w:spacing w:line="276" w:lineRule="auto"/>
      </w:pPr>
      <w:r>
        <w:rPr>
          <w:rFonts w:hint="eastAsia"/>
        </w:rPr>
        <w:t>가.</w:t>
      </w:r>
      <w:r>
        <w:t xml:space="preserve"> </w:t>
      </w:r>
      <w:r w:rsidR="00D50360">
        <w:rPr>
          <w:rFonts w:hint="eastAsia"/>
        </w:rPr>
        <w:t>부가가치세 신고서</w:t>
      </w:r>
    </w:p>
    <w:p w14:paraId="64489637" w14:textId="52D84E91" w:rsidR="00D50360" w:rsidRDefault="00B92DE6" w:rsidP="0087765F">
      <w:pPr>
        <w:pStyle w:val="a5"/>
        <w:numPr>
          <w:ilvl w:val="0"/>
          <w:numId w:val="37"/>
        </w:numPr>
        <w:spacing w:line="276" w:lineRule="auto"/>
      </w:pPr>
      <w:r>
        <w:rPr>
          <w:rFonts w:hint="eastAsia"/>
        </w:rPr>
        <w:t>나.</w:t>
      </w:r>
      <w:r>
        <w:t xml:space="preserve"> </w:t>
      </w:r>
      <w:r w:rsidR="00D50360">
        <w:rPr>
          <w:rFonts w:hint="eastAsia"/>
        </w:rPr>
        <w:t>금융기관 거래상황 확인서</w:t>
      </w:r>
    </w:p>
    <w:p w14:paraId="4FB7B297" w14:textId="79095340" w:rsidR="00D50360" w:rsidRDefault="00B92DE6" w:rsidP="0087765F">
      <w:pPr>
        <w:pStyle w:val="a5"/>
        <w:numPr>
          <w:ilvl w:val="0"/>
          <w:numId w:val="37"/>
        </w:numPr>
        <w:spacing w:line="276" w:lineRule="auto"/>
      </w:pPr>
      <w:r>
        <w:rPr>
          <w:rFonts w:hint="eastAsia"/>
        </w:rPr>
        <w:t>다,</w:t>
      </w:r>
      <w:r>
        <w:t xml:space="preserve"> </w:t>
      </w:r>
      <w:r w:rsidR="00D50360">
        <w:rPr>
          <w:rFonts w:hint="eastAsia"/>
        </w:rPr>
        <w:t>기타 투자자가 요청하는 사항(영업보고서,</w:t>
      </w:r>
      <w:r w:rsidR="00D50360">
        <w:t xml:space="preserve"> </w:t>
      </w:r>
      <w:r w:rsidR="00D50360">
        <w:rPr>
          <w:rFonts w:hint="eastAsia"/>
        </w:rPr>
        <w:t>사업 또는 프로젝트 진행상황 보고서,</w:t>
      </w:r>
      <w:r w:rsidR="00D50360">
        <w:t xml:space="preserve"> </w:t>
      </w:r>
      <w:r w:rsidR="00D50360">
        <w:rPr>
          <w:rFonts w:hint="eastAsia"/>
        </w:rPr>
        <w:t>법인등기부등본 등을 포함하되 이에 한하지 아니함)</w:t>
      </w:r>
    </w:p>
    <w:p w14:paraId="554B394C" w14:textId="77777777" w:rsidR="00D50360" w:rsidRDefault="00D50360" w:rsidP="00553615">
      <w:pPr>
        <w:pStyle w:val="a6"/>
        <w:numPr>
          <w:ilvl w:val="0"/>
          <w:numId w:val="36"/>
        </w:numPr>
        <w:spacing w:line="276" w:lineRule="auto"/>
        <w:ind w:leftChars="0"/>
      </w:pPr>
      <w:r>
        <w:rPr>
          <w:rFonts w:hint="eastAsia"/>
        </w:rPr>
        <w:t xml:space="preserve">회사는 투자자의 별도 요청이 없더라도 다음의 각호의 </w:t>
      </w:r>
      <w:r w:rsidRPr="00D50360">
        <w:rPr>
          <w:rFonts w:hint="eastAsia"/>
        </w:rPr>
        <w:t>1에 해당하는 사항이 발생했을 경우에는 사유발생일로부터 10일 이내에 투자자에 서면으로 통지하여야 한다.</w:t>
      </w:r>
    </w:p>
    <w:p w14:paraId="41E20EC6" w14:textId="77777777" w:rsidR="00D50360" w:rsidRDefault="00D50360" w:rsidP="00553615">
      <w:pPr>
        <w:pStyle w:val="a5"/>
        <w:numPr>
          <w:ilvl w:val="0"/>
          <w:numId w:val="41"/>
        </w:numPr>
        <w:spacing w:line="276" w:lineRule="auto"/>
      </w:pPr>
      <w:r>
        <w:rPr>
          <w:rFonts w:hint="eastAsia"/>
        </w:rPr>
        <w:t>회사가 발행,</w:t>
      </w:r>
      <w:r>
        <w:t xml:space="preserve"> </w:t>
      </w:r>
      <w:r>
        <w:rPr>
          <w:rFonts w:hint="eastAsia"/>
        </w:rPr>
        <w:t>배서 또는 보증한 어음 또는 수표가 부도로 되거나 어음교환소 또는 은행과의 거래가 정지된 때</w:t>
      </w:r>
    </w:p>
    <w:p w14:paraId="185D8691" w14:textId="77777777" w:rsidR="00D50360" w:rsidRDefault="00D50360" w:rsidP="00553615">
      <w:pPr>
        <w:pStyle w:val="a5"/>
        <w:numPr>
          <w:ilvl w:val="0"/>
          <w:numId w:val="41"/>
        </w:numPr>
        <w:spacing w:line="276" w:lineRule="auto"/>
      </w:pPr>
      <w:r>
        <w:rPr>
          <w:rFonts w:hint="eastAsia"/>
        </w:rPr>
        <w:t>회사 또는 이해관계인에 관하여 파산,</w:t>
      </w:r>
      <w:r>
        <w:t xml:space="preserve"> </w:t>
      </w:r>
      <w:r>
        <w:rPr>
          <w:rFonts w:hint="eastAsia"/>
        </w:rPr>
        <w:t xml:space="preserve">회생절차 또는 이에 준하는 절차의 개시의 신청이 있거나 부실징후기업으로 지정되거나 사실상 정리를 개시한 때 </w:t>
      </w:r>
    </w:p>
    <w:p w14:paraId="57002AD6" w14:textId="77777777" w:rsidR="00D50360" w:rsidRDefault="00D50360" w:rsidP="00553615">
      <w:pPr>
        <w:pStyle w:val="a5"/>
        <w:numPr>
          <w:ilvl w:val="0"/>
          <w:numId w:val="41"/>
        </w:numPr>
        <w:spacing w:line="276" w:lineRule="auto"/>
      </w:pPr>
      <w:r>
        <w:rPr>
          <w:rFonts w:hint="eastAsia"/>
        </w:rPr>
        <w:t>회사 또는 이해관계인에 대한 소송, 중재, 압류,</w:t>
      </w:r>
      <w:r>
        <w:t xml:space="preserve"> </w:t>
      </w:r>
      <w:r>
        <w:rPr>
          <w:rFonts w:hint="eastAsia"/>
        </w:rPr>
        <w:t>가압류,</w:t>
      </w:r>
      <w:r>
        <w:t xml:space="preserve"> </w:t>
      </w:r>
      <w:r>
        <w:rPr>
          <w:rFonts w:hint="eastAsia"/>
        </w:rPr>
        <w:t>가처분,</w:t>
      </w:r>
      <w:r>
        <w:t xml:space="preserve"> </w:t>
      </w:r>
      <w:r>
        <w:rPr>
          <w:rFonts w:hint="eastAsia"/>
        </w:rPr>
        <w:t xml:space="preserve">강제집행 등 절차가 개시된 때 </w:t>
      </w:r>
    </w:p>
    <w:p w14:paraId="3C783C7E" w14:textId="1A9642B3" w:rsidR="00D50360" w:rsidRDefault="00D50360" w:rsidP="00553615">
      <w:pPr>
        <w:pStyle w:val="a5"/>
        <w:numPr>
          <w:ilvl w:val="0"/>
          <w:numId w:val="41"/>
        </w:numPr>
        <w:spacing w:line="276" w:lineRule="auto"/>
      </w:pPr>
      <w:r>
        <w:rPr>
          <w:rFonts w:hint="eastAsia"/>
        </w:rPr>
        <w:t>회사 또는 이해관계인에 대한 정부기관 또는 이에 준하는 기관에 의한 행정적 제재가 있는 때</w:t>
      </w:r>
    </w:p>
    <w:p w14:paraId="11899ACE" w14:textId="4081CA8C" w:rsidR="00972FC2" w:rsidRDefault="00972FC2" w:rsidP="00553615">
      <w:pPr>
        <w:pStyle w:val="a5"/>
        <w:numPr>
          <w:ilvl w:val="0"/>
          <w:numId w:val="41"/>
        </w:numPr>
        <w:spacing w:line="276" w:lineRule="auto"/>
      </w:pPr>
      <w:r>
        <w:rPr>
          <w:rFonts w:hint="eastAsia"/>
        </w:rPr>
        <w:t>체납된 제세공과금에 대하여 납기전 납부고지를 받은 경우</w:t>
      </w:r>
    </w:p>
    <w:p w14:paraId="2DBEA81B" w14:textId="0A272955" w:rsidR="00D50360" w:rsidRDefault="00D50360">
      <w:pPr>
        <w:pStyle w:val="a5"/>
        <w:numPr>
          <w:ilvl w:val="0"/>
          <w:numId w:val="41"/>
        </w:numPr>
        <w:spacing w:line="276" w:lineRule="auto"/>
      </w:pPr>
      <w:r>
        <w:rPr>
          <w:rFonts w:hint="eastAsia"/>
        </w:rPr>
        <w:t>제1</w:t>
      </w:r>
      <w:r>
        <w:t>5</w:t>
      </w:r>
      <w:r>
        <w:rPr>
          <w:rFonts w:hint="eastAsia"/>
        </w:rPr>
        <w:t>조 동의사항에 이르지 아니할 정도의 사업계획의 변경</w:t>
      </w:r>
    </w:p>
    <w:p w14:paraId="0643DFDD" w14:textId="77777777" w:rsidR="00D50360" w:rsidRDefault="00D50360" w:rsidP="00553615">
      <w:pPr>
        <w:pStyle w:val="a5"/>
        <w:numPr>
          <w:ilvl w:val="0"/>
          <w:numId w:val="41"/>
        </w:numPr>
        <w:spacing w:line="276" w:lineRule="auto"/>
      </w:pPr>
      <w:r>
        <w:rPr>
          <w:rFonts w:hint="eastAsia"/>
        </w:rPr>
        <w:t xml:space="preserve">영업활동의 일부 또는 전부가 정지 또는 중단된 때 </w:t>
      </w:r>
    </w:p>
    <w:p w14:paraId="74EFE2C5" w14:textId="77777777" w:rsidR="00D50360" w:rsidRDefault="00D50360" w:rsidP="00553615">
      <w:pPr>
        <w:pStyle w:val="a5"/>
        <w:numPr>
          <w:ilvl w:val="0"/>
          <w:numId w:val="41"/>
        </w:numPr>
        <w:spacing w:line="276" w:lineRule="auto"/>
      </w:pPr>
      <w:r>
        <w:rPr>
          <w:rFonts w:hint="eastAsia"/>
        </w:rPr>
        <w:t>회사의 사업에 필요한 중요 인력의 채용 및 퇴직 상황</w:t>
      </w:r>
    </w:p>
    <w:p w14:paraId="31DB9654" w14:textId="77777777" w:rsidR="00D47A81" w:rsidRPr="00D50360" w:rsidRDefault="00D47A81" w:rsidP="00553615">
      <w:pPr>
        <w:pStyle w:val="a5"/>
        <w:numPr>
          <w:ilvl w:val="0"/>
          <w:numId w:val="41"/>
        </w:numPr>
        <w:spacing w:line="276" w:lineRule="auto"/>
      </w:pPr>
      <w:r>
        <w:rPr>
          <w:rFonts w:hint="eastAsia"/>
        </w:rPr>
        <w:t>기타 상기에 준하여 재산상 및</w:t>
      </w:r>
      <w:r>
        <w:t xml:space="preserve"> </w:t>
      </w:r>
      <w:r>
        <w:rPr>
          <w:rFonts w:hint="eastAsia"/>
        </w:rPr>
        <w:t>사업계획상 투자자가 중요하다고 판단하여 회사 또는 이해관계인에 대하여 요청하는 사항</w:t>
      </w:r>
    </w:p>
    <w:p w14:paraId="5022EA9C" w14:textId="77777777" w:rsidR="00215953" w:rsidRDefault="00D47A81" w:rsidP="00553615">
      <w:pPr>
        <w:pStyle w:val="a6"/>
        <w:numPr>
          <w:ilvl w:val="0"/>
          <w:numId w:val="36"/>
        </w:numPr>
        <w:spacing w:line="276" w:lineRule="auto"/>
        <w:ind w:leftChars="0"/>
      </w:pPr>
      <w:r>
        <w:rPr>
          <w:rFonts w:hint="eastAsia"/>
        </w:rPr>
        <w:t xml:space="preserve">거래완결일 이후 회사의 매출액이 </w:t>
      </w:r>
      <w:r>
        <w:t>2</w:t>
      </w:r>
      <w:r>
        <w:rPr>
          <w:rFonts w:hint="eastAsia"/>
        </w:rPr>
        <w:t xml:space="preserve">년 연속 하락하거나 영업이익의 적자 전환 등 투자자가 </w:t>
      </w:r>
      <w:r>
        <w:rPr>
          <w:rFonts w:hint="eastAsia"/>
        </w:rPr>
        <w:lastRenderedPageBreak/>
        <w:t>필요하다고 판단하여 별도로 요청하는 경우,</w:t>
      </w:r>
      <w:r>
        <w:t xml:space="preserve"> </w:t>
      </w:r>
      <w:r>
        <w:rPr>
          <w:rFonts w:hint="eastAsia"/>
        </w:rPr>
        <w:t>회사 및 이해관계인은 회사의 경영상태,</w:t>
      </w:r>
      <w:r>
        <w:t xml:space="preserve"> </w:t>
      </w:r>
      <w:r>
        <w:rPr>
          <w:rFonts w:hint="eastAsia"/>
        </w:rPr>
        <w:t>재산에 대한 현황보고를 포함한 사업설명회 등을 개최하여야 한다.</w:t>
      </w:r>
      <w:r>
        <w:t xml:space="preserve"> </w:t>
      </w:r>
    </w:p>
    <w:p w14:paraId="668F3132" w14:textId="043B3CE5" w:rsidR="00D47A81" w:rsidRDefault="00D47A81" w:rsidP="00553615">
      <w:pPr>
        <w:pStyle w:val="a6"/>
        <w:numPr>
          <w:ilvl w:val="0"/>
          <w:numId w:val="36"/>
        </w:numPr>
        <w:spacing w:line="276" w:lineRule="auto"/>
        <w:ind w:leftChars="0"/>
      </w:pPr>
      <w:r>
        <w:rPr>
          <w:rFonts w:hint="eastAsia"/>
        </w:rPr>
        <w:t xml:space="preserve">회사는 </w:t>
      </w:r>
      <w:r w:rsidR="00F21C78">
        <w:rPr>
          <w:rFonts w:hint="eastAsia"/>
        </w:rPr>
        <w:t xml:space="preserve">투자자의 요청이 있는 경우 </w:t>
      </w:r>
      <w:r>
        <w:rPr>
          <w:rFonts w:hint="eastAsia"/>
        </w:rPr>
        <w:t xml:space="preserve">원칙적으로 분기별 </w:t>
      </w:r>
      <w:r>
        <w:t>1</w:t>
      </w:r>
      <w:r>
        <w:rPr>
          <w:rFonts w:hint="eastAsia"/>
        </w:rPr>
        <w:t>회 이상 주주간담회 또는 이사회를 개최하여 투자자가 회사의 경영정보를 공유할 수 있도록 하여야 한다.</w:t>
      </w:r>
      <w:r>
        <w:t xml:space="preserve"> </w:t>
      </w:r>
      <w:r>
        <w:rPr>
          <w:rFonts w:hint="eastAsia"/>
        </w:rPr>
        <w:t>단,</w:t>
      </w:r>
      <w:r>
        <w:t xml:space="preserve"> </w:t>
      </w:r>
      <w:r>
        <w:rPr>
          <w:rFonts w:hint="eastAsia"/>
        </w:rPr>
        <w:t>회사의 영업활동에 중요한 변동사항이 없는 경우에는 본조에 따른 보고서 제출로 갈음할 수 있다.</w:t>
      </w:r>
      <w:r>
        <w:t xml:space="preserve"> </w:t>
      </w:r>
    </w:p>
    <w:p w14:paraId="1E5F32CB" w14:textId="77777777" w:rsidR="00D47A81" w:rsidRPr="00F35F14" w:rsidRDefault="00D47A81" w:rsidP="00A31E9E">
      <w:pPr>
        <w:spacing w:line="276" w:lineRule="auto"/>
      </w:pPr>
    </w:p>
    <w:p w14:paraId="452C513D" w14:textId="77777777" w:rsidR="00215953" w:rsidRPr="00F93C99" w:rsidRDefault="00215953" w:rsidP="00A31E9E">
      <w:pPr>
        <w:numPr>
          <w:ilvl w:val="0"/>
          <w:numId w:val="2"/>
        </w:numPr>
        <w:spacing w:line="276" w:lineRule="auto"/>
        <w:ind w:left="0" w:firstLine="0"/>
        <w:rPr>
          <w:b/>
        </w:rPr>
      </w:pPr>
      <w:r w:rsidRPr="00F93C99">
        <w:rPr>
          <w:rFonts w:hint="eastAsia"/>
          <w:b/>
        </w:rPr>
        <w:t>증자 참여의 우선권에 관한 사항</w:t>
      </w:r>
    </w:p>
    <w:p w14:paraId="5035738A" w14:textId="77777777" w:rsidR="00215953" w:rsidRDefault="00F93C99" w:rsidP="00A31E9E">
      <w:pPr>
        <w:spacing w:line="276" w:lineRule="auto"/>
      </w:pPr>
      <w:r>
        <w:rPr>
          <w:rFonts w:hint="eastAsia"/>
        </w:rPr>
        <w:t>회사가 유상증자 등을 실시하여 지분증권(지분증권은 주식연계사채를 포함한다)을 발행하는 경우,</w:t>
      </w:r>
      <w:r>
        <w:t xml:space="preserve"> </w:t>
      </w:r>
      <w:r>
        <w:rPr>
          <w:rFonts w:hint="eastAsia"/>
        </w:rPr>
        <w:t>투자자는 당해 지분증권 발행 결의일 전일을 기준으로 산정한 투자자가 보유하고 있는 지분비율에 따라 위 지분증권을 다른 제3자보다 우선하여 인수하거나 매수할 권리를 보유한다.</w:t>
      </w:r>
      <w:r>
        <w:t xml:space="preserve"> </w:t>
      </w:r>
    </w:p>
    <w:p w14:paraId="2D9E61EE" w14:textId="77777777" w:rsidR="00215953" w:rsidRDefault="00215953" w:rsidP="00A31E9E">
      <w:pPr>
        <w:spacing w:line="276" w:lineRule="auto"/>
      </w:pPr>
    </w:p>
    <w:p w14:paraId="301FB769" w14:textId="77777777" w:rsidR="00215953" w:rsidRPr="00747BC5" w:rsidRDefault="00215953" w:rsidP="00A31E9E">
      <w:pPr>
        <w:numPr>
          <w:ilvl w:val="0"/>
          <w:numId w:val="2"/>
        </w:numPr>
        <w:spacing w:line="276" w:lineRule="auto"/>
        <w:ind w:left="0" w:firstLine="0"/>
        <w:rPr>
          <w:b/>
        </w:rPr>
      </w:pPr>
      <w:r w:rsidRPr="00747BC5">
        <w:rPr>
          <w:rFonts w:hint="eastAsia"/>
          <w:b/>
        </w:rPr>
        <w:t xml:space="preserve">기업공개 및 </w:t>
      </w:r>
      <w:r w:rsidRPr="00747BC5">
        <w:rPr>
          <w:b/>
        </w:rPr>
        <w:t>M&amp;A</w:t>
      </w:r>
      <w:r w:rsidRPr="00747BC5">
        <w:rPr>
          <w:rFonts w:hint="eastAsia"/>
          <w:b/>
        </w:rPr>
        <w:t>에 관한 사항</w:t>
      </w:r>
    </w:p>
    <w:p w14:paraId="4BCC09B7" w14:textId="7E91A958" w:rsidR="00215953" w:rsidRDefault="00EB38AA" w:rsidP="00553615">
      <w:pPr>
        <w:pStyle w:val="a6"/>
        <w:numPr>
          <w:ilvl w:val="0"/>
          <w:numId w:val="20"/>
        </w:numPr>
        <w:spacing w:line="276" w:lineRule="auto"/>
        <w:ind w:leftChars="0"/>
      </w:pPr>
      <w:r>
        <w:rPr>
          <w:rFonts w:hint="eastAsia"/>
        </w:rPr>
        <w:t>회사 및 이해관계인은 가능한 이른 시간 내에 회사의 주권이 유가증권시장과 코스닥시장에 상장</w:t>
      </w:r>
      <w:r w:rsidR="00F05A19" w:rsidDel="00F05A19">
        <w:rPr>
          <w:rFonts w:hint="eastAsia"/>
        </w:rPr>
        <w:t xml:space="preserve"> </w:t>
      </w:r>
      <w:r>
        <w:rPr>
          <w:rFonts w:hint="eastAsia"/>
        </w:rPr>
        <w:t xml:space="preserve">(이하 </w:t>
      </w:r>
      <w:r>
        <w:t>“</w:t>
      </w:r>
      <w:r>
        <w:rPr>
          <w:rFonts w:hint="eastAsia"/>
        </w:rPr>
        <w:t>기업공개</w:t>
      </w:r>
      <w:r>
        <w:t>”</w:t>
      </w:r>
      <w:r>
        <w:t>)</w:t>
      </w:r>
      <w:r>
        <w:rPr>
          <w:rFonts w:hint="eastAsia"/>
        </w:rPr>
        <w:t>될 수 있도록 노력하여야 한다.</w:t>
      </w:r>
      <w:r>
        <w:t xml:space="preserve"> </w:t>
      </w:r>
      <w:r>
        <w:rPr>
          <w:rFonts w:hint="eastAsia"/>
        </w:rPr>
        <w:t>회사가 기업공개의 요건을 사실상 충족하거나 충족시킬 수 있을 정도로 성숙단계에 이르렀음에도 불구하고 회사 및 이해관계인이 특별한 이유 없이 기업공개에 필요한 절차를 이행하지 아니하는 경우 투자자는 구체적인 근거를 제시하여 기업공개를 서면으로 요구할 수 있다.</w:t>
      </w:r>
      <w:r>
        <w:t xml:space="preserve"> </w:t>
      </w:r>
      <w:r w:rsidR="00E14F7C">
        <w:rPr>
          <w:rFonts w:hint="eastAsia"/>
        </w:rPr>
        <w:t>단,</w:t>
      </w:r>
      <w:r w:rsidR="00E14F7C">
        <w:t xml:space="preserve"> </w:t>
      </w:r>
      <w:r w:rsidR="00E14F7C">
        <w:rPr>
          <w:rFonts w:hint="eastAsia"/>
        </w:rPr>
        <w:t xml:space="preserve">회사 및 이해관계인은 본건 투자 납입일 이후 최대 </w:t>
      </w:r>
      <w:r w:rsidR="00E14F7C">
        <w:t>3</w:t>
      </w:r>
      <w:r w:rsidR="00E14F7C">
        <w:rPr>
          <w:rFonts w:hint="eastAsia"/>
        </w:rPr>
        <w:t>년간은 투자자의 요청이 있더라도 기업공개를 진행하지 않을 권리를 보유한다.</w:t>
      </w:r>
    </w:p>
    <w:p w14:paraId="6D9D91C3" w14:textId="3C8522AD" w:rsidR="00EB38AA" w:rsidRDefault="00EB38AA" w:rsidP="00553615">
      <w:pPr>
        <w:pStyle w:val="a6"/>
        <w:numPr>
          <w:ilvl w:val="0"/>
          <w:numId w:val="20"/>
        </w:numPr>
        <w:spacing w:line="276" w:lineRule="auto"/>
        <w:ind w:leftChars="0"/>
      </w:pPr>
      <w:r>
        <w:rPr>
          <w:rFonts w:hint="eastAsia"/>
        </w:rPr>
        <w:t>회사의 기업공개 절차를 진행함에 있어, 회사 및 이해관계인은 투자자가 보유하고 있는 본건 종류주식에 대한 구주 매출비율,</w:t>
      </w:r>
      <w:r>
        <w:t xml:space="preserve"> </w:t>
      </w:r>
      <w:r>
        <w:rPr>
          <w:rFonts w:hint="eastAsia"/>
        </w:rPr>
        <w:t>회사 발행주식의 공모가격,</w:t>
      </w:r>
      <w:r>
        <w:t xml:space="preserve"> </w:t>
      </w:r>
      <w:r>
        <w:rPr>
          <w:rFonts w:hint="eastAsia"/>
        </w:rPr>
        <w:t>주식관련사채의 신주인수권 내지 전환권의 행사시기 및 행사비율 등에 관하여 관련 기관(한국거래소를 포함하되 이에 한하지 아니함)의 의견을 반영하여,</w:t>
      </w:r>
      <w:r>
        <w:t xml:space="preserve"> </w:t>
      </w:r>
      <w:r>
        <w:rPr>
          <w:rFonts w:hint="eastAsia"/>
        </w:rPr>
        <w:t xml:space="preserve">투자자와 사전에 </w:t>
      </w:r>
      <w:r w:rsidR="0057124C">
        <w:rPr>
          <w:rFonts w:hint="eastAsia"/>
        </w:rPr>
        <w:t>협의</w:t>
      </w:r>
      <w:r>
        <w:rPr>
          <w:rFonts w:hint="eastAsia"/>
        </w:rPr>
        <w:t>하기로 한다.</w:t>
      </w:r>
      <w:r>
        <w:t xml:space="preserve"> </w:t>
      </w:r>
    </w:p>
    <w:p w14:paraId="50EDCF57" w14:textId="77777777" w:rsidR="00215953" w:rsidRDefault="00EB38AA" w:rsidP="00553615">
      <w:pPr>
        <w:pStyle w:val="a6"/>
        <w:numPr>
          <w:ilvl w:val="0"/>
          <w:numId w:val="20"/>
        </w:numPr>
        <w:spacing w:line="276" w:lineRule="auto"/>
        <w:ind w:leftChars="0"/>
      </w:pPr>
      <w:r>
        <w:rPr>
          <w:rFonts w:hint="eastAsia"/>
        </w:rPr>
        <w:t xml:space="preserve">회사 및 이해관계인은 다른 법인 등으로부터 인수 </w:t>
      </w:r>
      <w:r w:rsidRPr="00EB38AA">
        <w:rPr>
          <w:rFonts w:hAnsi="바탕" w:hint="eastAsia"/>
        </w:rPr>
        <w:t>·</w:t>
      </w:r>
      <w:r>
        <w:rPr>
          <w:rFonts w:hint="eastAsia"/>
        </w:rPr>
        <w:t xml:space="preserve"> 합병</w:t>
      </w:r>
      <w:r w:rsidR="007C6A3B">
        <w:rPr>
          <w:rFonts w:hint="eastAsia"/>
        </w:rPr>
        <w:t>(</w:t>
      </w:r>
      <w:r w:rsidR="007C6A3B">
        <w:t>M&amp;A)</w:t>
      </w:r>
      <w:r>
        <w:rPr>
          <w:rFonts w:hint="eastAsia"/>
        </w:rPr>
        <w:t>의 제의가 있는 경우,</w:t>
      </w:r>
      <w:r>
        <w:t xml:space="preserve"> </w:t>
      </w:r>
      <w:r>
        <w:rPr>
          <w:rFonts w:hint="eastAsia"/>
        </w:rPr>
        <w:t xml:space="preserve">투자자와 협의하여 인수 </w:t>
      </w:r>
      <w:r>
        <w:rPr>
          <w:rFonts w:hAnsi="바탕" w:hint="eastAsia"/>
        </w:rPr>
        <w:t>·</w:t>
      </w:r>
      <w:r>
        <w:rPr>
          <w:rFonts w:hint="eastAsia"/>
        </w:rPr>
        <w:t xml:space="preserve"> 합병의 협의에 최대한의 성실한 자세로 임하여야 한다.</w:t>
      </w:r>
      <w:r>
        <w:t xml:space="preserve"> </w:t>
      </w:r>
    </w:p>
    <w:p w14:paraId="4E380CDA" w14:textId="77777777" w:rsidR="00215953" w:rsidRDefault="00215953" w:rsidP="00A31E9E">
      <w:pPr>
        <w:spacing w:line="276" w:lineRule="auto"/>
      </w:pPr>
    </w:p>
    <w:p w14:paraId="5751F5A3" w14:textId="77777777" w:rsidR="00215953" w:rsidRPr="00B42ED9" w:rsidRDefault="00215953" w:rsidP="00A31E9E">
      <w:pPr>
        <w:numPr>
          <w:ilvl w:val="0"/>
          <w:numId w:val="2"/>
        </w:numPr>
        <w:spacing w:line="276" w:lineRule="auto"/>
        <w:ind w:left="0" w:firstLine="0"/>
        <w:rPr>
          <w:b/>
        </w:rPr>
      </w:pPr>
      <w:r w:rsidRPr="00B42ED9">
        <w:rPr>
          <w:rFonts w:hint="eastAsia"/>
          <w:b/>
        </w:rPr>
        <w:t>주식매수선택권의 부여</w:t>
      </w:r>
    </w:p>
    <w:p w14:paraId="184D6EC1" w14:textId="77777777" w:rsidR="00D66A32" w:rsidRDefault="00B42ED9" w:rsidP="00553615">
      <w:pPr>
        <w:pStyle w:val="a6"/>
        <w:numPr>
          <w:ilvl w:val="0"/>
          <w:numId w:val="19"/>
        </w:numPr>
        <w:spacing w:line="276" w:lineRule="auto"/>
        <w:ind w:leftChars="0"/>
      </w:pPr>
      <w:r>
        <w:rPr>
          <w:rFonts w:hint="eastAsia"/>
        </w:rPr>
        <w:t>회사는 투자자의 사전 서면동의 없이 본 계약 체결일 이후 신규로 회사의 임직원 및 기타 제3자에게 주식매수선택권(</w:t>
      </w:r>
      <w:r>
        <w:t>Stock Option)</w:t>
      </w:r>
      <w:r>
        <w:rPr>
          <w:rFonts w:hint="eastAsia"/>
        </w:rPr>
        <w:t>을 부여할 수 없다.</w:t>
      </w:r>
      <w:r>
        <w:t xml:space="preserve"> </w:t>
      </w:r>
    </w:p>
    <w:p w14:paraId="7E496460" w14:textId="2F91EBFB" w:rsidR="00215953" w:rsidRDefault="00E14F7C" w:rsidP="00553615">
      <w:pPr>
        <w:pStyle w:val="a6"/>
        <w:numPr>
          <w:ilvl w:val="0"/>
          <w:numId w:val="19"/>
        </w:numPr>
        <w:spacing w:line="276" w:lineRule="auto"/>
        <w:ind w:leftChars="0"/>
      </w:pPr>
      <w:r>
        <w:rPr>
          <w:rFonts w:hint="eastAsia"/>
        </w:rPr>
        <w:t>단</w:t>
      </w:r>
      <w:r>
        <w:t xml:space="preserve">, </w:t>
      </w:r>
      <w:r w:rsidR="00D66A32">
        <w:rPr>
          <w:rFonts w:hint="eastAsia"/>
        </w:rPr>
        <w:t xml:space="preserve">상기 </w:t>
      </w:r>
      <w:r w:rsidR="00D66A32">
        <w:t>1</w:t>
      </w:r>
      <w:r w:rsidR="00D66A32">
        <w:rPr>
          <w:rFonts w:hint="eastAsia"/>
        </w:rPr>
        <w:t xml:space="preserve">항에도 불구하고 </w:t>
      </w:r>
      <w:r>
        <w:rPr>
          <w:rFonts w:hint="eastAsia"/>
        </w:rPr>
        <w:t xml:space="preserve">현재 발행된 </w:t>
      </w:r>
      <w:r w:rsidRPr="00BA124C">
        <w:rPr>
          <w:rFonts w:hint="eastAsia"/>
        </w:rPr>
        <w:t xml:space="preserve">주식수의 </w:t>
      </w:r>
      <w:r w:rsidRPr="00BA124C">
        <w:t>3%</w:t>
      </w:r>
      <w:r w:rsidR="00B00AFD" w:rsidRPr="00BA124C" w:rsidDel="00B00AFD">
        <w:rPr>
          <w:rFonts w:hint="eastAsia"/>
        </w:rPr>
        <w:t xml:space="preserve"> </w:t>
      </w:r>
      <w:r w:rsidRPr="00BA124C">
        <w:rPr>
          <w:rFonts w:hint="eastAsia"/>
        </w:rPr>
        <w:t>에 대해서는</w:t>
      </w:r>
      <w:r>
        <w:rPr>
          <w:rFonts w:hint="eastAsia"/>
        </w:rPr>
        <w:t xml:space="preserve"> 경영 효율화를 위해 투자자의 사전 서면동의 없이 부여할 수 있다.</w:t>
      </w:r>
    </w:p>
    <w:p w14:paraId="609CA1DF" w14:textId="77777777" w:rsidR="00215953" w:rsidRDefault="00EB38AA" w:rsidP="00553615">
      <w:pPr>
        <w:pStyle w:val="a6"/>
        <w:numPr>
          <w:ilvl w:val="0"/>
          <w:numId w:val="19"/>
        </w:numPr>
        <w:spacing w:line="276" w:lineRule="auto"/>
        <w:ind w:leftChars="0"/>
        <w:rPr>
          <w:ins w:id="834" w:author="SL Partners" w:date="2023-12-23T23:39:00Z"/>
        </w:rPr>
      </w:pPr>
      <w:r>
        <w:rPr>
          <w:rFonts w:hint="eastAsia"/>
        </w:rPr>
        <w:t xml:space="preserve">회사는 </w:t>
      </w:r>
      <w:r w:rsidR="00B42ED9">
        <w:rPr>
          <w:rFonts w:hint="eastAsia"/>
        </w:rPr>
        <w:t>투자자의 사전 서면동의 없이 임의로 주식매수선택권의 행사가격을 산정하여 정할 수 없다.</w:t>
      </w:r>
    </w:p>
    <w:p w14:paraId="3BF2B614" w14:textId="77777777" w:rsidR="00A42D94" w:rsidRDefault="00A42D94">
      <w:pPr>
        <w:pStyle w:val="a6"/>
        <w:spacing w:line="276" w:lineRule="auto"/>
        <w:ind w:leftChars="0" w:left="400"/>
        <w:pPrChange w:id="835" w:author="SL Partners" w:date="2023-12-23T23:39:00Z">
          <w:pPr>
            <w:pStyle w:val="a6"/>
            <w:numPr>
              <w:numId w:val="19"/>
            </w:numPr>
            <w:spacing w:line="276" w:lineRule="auto"/>
            <w:ind w:leftChars="0" w:left="400" w:hanging="400"/>
          </w:pPr>
        </w:pPrChange>
      </w:pPr>
    </w:p>
    <w:p w14:paraId="73FAD089" w14:textId="54BC7174" w:rsidR="00215953" w:rsidDel="00A42D94" w:rsidRDefault="007B133F" w:rsidP="00A31E9E">
      <w:pPr>
        <w:spacing w:line="276" w:lineRule="auto"/>
        <w:rPr>
          <w:del w:id="836" w:author="SL Partners" w:date="2023-12-23T23:37:00Z"/>
          <w:rFonts w:hAnsi="바탕"/>
        </w:rPr>
      </w:pPr>
      <w:ins w:id="837" w:author="지원 서" w:date="2023-12-22T12:27:00Z">
        <w:del w:id="838" w:author="SL Partners" w:date="2023-12-23T23:37:00Z">
          <w:r w:rsidRPr="00FE7F2A" w:rsidDel="00882475">
            <w:rPr>
              <w:rFonts w:hAnsi="바탕"/>
              <w:highlight w:val="yellow"/>
            </w:rPr>
            <w:delText>[SL Partners:</w:delText>
          </w:r>
        </w:del>
      </w:ins>
    </w:p>
    <w:tbl>
      <w:tblPr>
        <w:tblStyle w:val="a8"/>
        <w:tblW w:w="0" w:type="auto"/>
        <w:tblLook w:val="04A0" w:firstRow="1" w:lastRow="0" w:firstColumn="1" w:lastColumn="0" w:noHBand="0" w:noVBand="1"/>
      </w:tblPr>
      <w:tblGrid>
        <w:gridCol w:w="9016"/>
      </w:tblGrid>
      <w:tr w:rsidR="00A42D94" w14:paraId="2DE8D808" w14:textId="77777777" w:rsidTr="00A42D94">
        <w:trPr>
          <w:ins w:id="839" w:author="SL Partners" w:date="2023-12-23T23:39:00Z"/>
        </w:trPr>
        <w:tc>
          <w:tcPr>
            <w:tcW w:w="9224" w:type="dxa"/>
          </w:tcPr>
          <w:p w14:paraId="23F80F30" w14:textId="7244103F" w:rsidR="00A42D94" w:rsidRPr="00A42D94" w:rsidRDefault="00A42D94" w:rsidP="00A42D94">
            <w:pPr>
              <w:spacing w:line="276" w:lineRule="auto"/>
              <w:rPr>
                <w:ins w:id="840" w:author="SL Partners" w:date="2023-12-23T23:39:00Z"/>
                <w:b/>
                <w:bCs/>
                <w:highlight w:val="yellow"/>
                <w:rPrChange w:id="841" w:author="SL Partners" w:date="2023-12-23T23:39:00Z">
                  <w:rPr>
                    <w:ins w:id="842" w:author="SL Partners" w:date="2023-12-23T23:39:00Z"/>
                    <w:highlight w:val="yellow"/>
                  </w:rPr>
                </w:rPrChange>
              </w:rPr>
            </w:pPr>
            <w:commentRangeStart w:id="843"/>
            <w:ins w:id="844" w:author="SL Partners" w:date="2023-12-23T23:39:00Z">
              <w:r w:rsidRPr="00A42D94">
                <w:rPr>
                  <w:rFonts w:hint="eastAsia"/>
                  <w:b/>
                  <w:bCs/>
                  <w:highlight w:val="yellow"/>
                  <w:rPrChange w:id="845" w:author="SL Partners" w:date="2023-12-23T23:39:00Z">
                    <w:rPr>
                      <w:rFonts w:hint="eastAsia"/>
                      <w:highlight w:val="yellow"/>
                    </w:rPr>
                  </w:rPrChange>
                </w:rPr>
                <w:t>제1</w:t>
              </w:r>
              <w:r w:rsidRPr="00A42D94">
                <w:rPr>
                  <w:b/>
                  <w:bCs/>
                  <w:highlight w:val="yellow"/>
                  <w:rPrChange w:id="846" w:author="SL Partners" w:date="2023-12-23T23:39:00Z">
                    <w:rPr>
                      <w:highlight w:val="yellow"/>
                    </w:rPr>
                  </w:rPrChange>
                </w:rPr>
                <w:t>9</w:t>
              </w:r>
              <w:r w:rsidRPr="00A42D94">
                <w:rPr>
                  <w:rFonts w:hint="eastAsia"/>
                  <w:b/>
                  <w:bCs/>
                  <w:highlight w:val="yellow"/>
                  <w:rPrChange w:id="847" w:author="SL Partners" w:date="2023-12-23T23:39:00Z">
                    <w:rPr>
                      <w:rFonts w:hint="eastAsia"/>
                      <w:highlight w:val="yellow"/>
                    </w:rPr>
                  </w:rPrChange>
                </w:rPr>
                <w:t>조</w:t>
              </w:r>
              <w:r w:rsidRPr="00A42D94">
                <w:rPr>
                  <w:b/>
                  <w:bCs/>
                  <w:highlight w:val="yellow"/>
                  <w:rPrChange w:id="848" w:author="SL Partners" w:date="2023-12-23T23:39:00Z">
                    <w:rPr>
                      <w:highlight w:val="yellow"/>
                    </w:rPr>
                  </w:rPrChange>
                </w:rPr>
                <w:t xml:space="preserve"> </w:t>
              </w:r>
              <w:r w:rsidRPr="00A42D94">
                <w:rPr>
                  <w:rFonts w:hint="eastAsia"/>
                  <w:b/>
                  <w:bCs/>
                  <w:highlight w:val="yellow"/>
                  <w:rPrChange w:id="849" w:author="SL Partners" w:date="2023-12-23T23:39:00Z">
                    <w:rPr>
                      <w:rFonts w:hint="eastAsia"/>
                      <w:highlight w:val="yellow"/>
                    </w:rPr>
                  </w:rPrChange>
                </w:rPr>
                <w:t>주식매수선택권의</w:t>
              </w:r>
              <w:r w:rsidRPr="00A42D94">
                <w:rPr>
                  <w:b/>
                  <w:bCs/>
                  <w:highlight w:val="yellow"/>
                  <w:rPrChange w:id="850" w:author="SL Partners" w:date="2023-12-23T23:39:00Z">
                    <w:rPr>
                      <w:highlight w:val="yellow"/>
                    </w:rPr>
                  </w:rPrChange>
                </w:rPr>
                <w:t xml:space="preserve"> </w:t>
              </w:r>
              <w:r w:rsidRPr="00A42D94">
                <w:rPr>
                  <w:rFonts w:hint="eastAsia"/>
                  <w:b/>
                  <w:bCs/>
                  <w:highlight w:val="yellow"/>
                  <w:rPrChange w:id="851" w:author="SL Partners" w:date="2023-12-23T23:39:00Z">
                    <w:rPr>
                      <w:rFonts w:hint="eastAsia"/>
                      <w:highlight w:val="yellow"/>
                    </w:rPr>
                  </w:rPrChange>
                </w:rPr>
                <w:t>부여</w:t>
              </w:r>
            </w:ins>
            <w:commentRangeEnd w:id="843"/>
            <w:ins w:id="852" w:author="SL Partners" w:date="2023-12-23T23:43:00Z">
              <w:r w:rsidR="008E2F31">
                <w:rPr>
                  <w:rStyle w:val="a9"/>
                </w:rPr>
                <w:commentReference w:id="843"/>
              </w:r>
            </w:ins>
            <w:ins w:id="853" w:author="SL Partners" w:date="2023-12-23T23:44:00Z">
              <w:r w:rsidR="00E13BB4">
                <w:rPr>
                  <w:rFonts w:hint="eastAsia"/>
                  <w:b/>
                  <w:bCs/>
                  <w:highlight w:val="yellow"/>
                </w:rPr>
                <w:t>(예시)</w:t>
              </w:r>
            </w:ins>
          </w:p>
          <w:p w14:paraId="0562745A" w14:textId="0E6A1844" w:rsidR="00A42D94" w:rsidRPr="00B76114" w:rsidRDefault="00A42D94" w:rsidP="00A42D94">
            <w:pPr>
              <w:spacing w:line="276" w:lineRule="auto"/>
              <w:rPr>
                <w:moveTo w:id="854" w:author="SL Partners" w:date="2023-12-23T23:39:00Z"/>
              </w:rPr>
            </w:pPr>
            <w:moveToRangeStart w:id="855" w:author="SL Partners" w:date="2023-12-23T23:39:00Z" w:name="move154267178"/>
            <w:moveTo w:id="856" w:author="SL Partners" w:date="2023-12-23T23:39:00Z">
              <w:r w:rsidRPr="005B25B2">
                <w:rPr>
                  <w:rFonts w:hint="eastAsia"/>
                  <w:highlight w:val="yellow"/>
                </w:rPr>
                <w:t>회사가</w:t>
              </w:r>
              <w:r w:rsidRPr="005B25B2">
                <w:rPr>
                  <w:highlight w:val="yellow"/>
                </w:rPr>
                <w:t xml:space="preserve"> </w:t>
              </w:r>
              <w:r w:rsidRPr="005B25B2">
                <w:rPr>
                  <w:rFonts w:hint="eastAsia"/>
                  <w:highlight w:val="yellow"/>
                </w:rPr>
                <w:t>본</w:t>
              </w:r>
              <w:r w:rsidRPr="005B25B2">
                <w:rPr>
                  <w:highlight w:val="yellow"/>
                </w:rPr>
                <w:t xml:space="preserve"> </w:t>
              </w:r>
              <w:r w:rsidRPr="005B25B2">
                <w:rPr>
                  <w:rFonts w:hint="eastAsia"/>
                  <w:highlight w:val="yellow"/>
                </w:rPr>
                <w:t>계약</w:t>
              </w:r>
              <w:r w:rsidRPr="005B25B2">
                <w:rPr>
                  <w:highlight w:val="yellow"/>
                </w:rPr>
                <w:t xml:space="preserve"> </w:t>
              </w:r>
              <w:r w:rsidRPr="005B25B2">
                <w:rPr>
                  <w:rFonts w:hint="eastAsia"/>
                  <w:highlight w:val="yellow"/>
                </w:rPr>
                <w:t>체결</w:t>
              </w:r>
              <w:r w:rsidRPr="005B25B2">
                <w:rPr>
                  <w:highlight w:val="yellow"/>
                </w:rPr>
                <w:t xml:space="preserve"> </w:t>
              </w:r>
              <w:r w:rsidRPr="005B25B2">
                <w:rPr>
                  <w:rFonts w:hint="eastAsia"/>
                  <w:highlight w:val="yellow"/>
                </w:rPr>
                <w:t>이후</w:t>
              </w:r>
              <w:r w:rsidRPr="005B25B2">
                <w:rPr>
                  <w:highlight w:val="yellow"/>
                </w:rPr>
                <w:t xml:space="preserve"> </w:t>
              </w:r>
              <w:r w:rsidRPr="005B25B2">
                <w:rPr>
                  <w:rFonts w:hint="eastAsia"/>
                  <w:highlight w:val="yellow"/>
                </w:rPr>
                <w:t>임직원</w:t>
              </w:r>
            </w:moveTo>
            <w:ins w:id="857" w:author="SL Partners" w:date="2023-12-23T23:42:00Z">
              <w:r w:rsidR="00436920">
                <w:rPr>
                  <w:rFonts w:hint="eastAsia"/>
                  <w:highlight w:val="yellow"/>
                </w:rPr>
                <w:t xml:space="preserve"> 또는 제3자</w:t>
              </w:r>
            </w:ins>
            <w:moveTo w:id="858" w:author="SL Partners" w:date="2023-12-23T23:39:00Z">
              <w:r w:rsidRPr="005B25B2">
                <w:rPr>
                  <w:rFonts w:hint="eastAsia"/>
                  <w:highlight w:val="yellow"/>
                </w:rPr>
                <w:t>에게</w:t>
              </w:r>
              <w:r w:rsidRPr="005B25B2">
                <w:rPr>
                  <w:highlight w:val="yellow"/>
                </w:rPr>
                <w:t xml:space="preserve"> </w:t>
              </w:r>
              <w:r w:rsidRPr="005B25B2">
                <w:rPr>
                  <w:rFonts w:hint="eastAsia"/>
                  <w:highlight w:val="yellow"/>
                </w:rPr>
                <w:t>신규</w:t>
              </w:r>
              <w:r w:rsidRPr="005B25B2">
                <w:rPr>
                  <w:highlight w:val="yellow"/>
                </w:rPr>
                <w:t xml:space="preserve"> </w:t>
              </w:r>
              <w:r w:rsidRPr="005B25B2">
                <w:rPr>
                  <w:rFonts w:hint="eastAsia"/>
                  <w:highlight w:val="yellow"/>
                </w:rPr>
                <w:t>부여하는</w:t>
              </w:r>
              <w:r w:rsidRPr="005B25B2">
                <w:rPr>
                  <w:highlight w:val="yellow"/>
                </w:rPr>
                <w:t xml:space="preserve"> </w:t>
              </w:r>
              <w:r w:rsidRPr="005B25B2">
                <w:rPr>
                  <w:rFonts w:hint="eastAsia"/>
                  <w:highlight w:val="yellow"/>
                </w:rPr>
                <w:t>주식매수선택권은</w:t>
              </w:r>
              <w:r w:rsidRPr="005B25B2">
                <w:rPr>
                  <w:highlight w:val="yellow"/>
                </w:rPr>
                <w:t xml:space="preserve"> </w:t>
              </w:r>
              <w:r w:rsidRPr="005B25B2">
                <w:rPr>
                  <w:rFonts w:hint="eastAsia"/>
                  <w:highlight w:val="yellow"/>
                </w:rPr>
                <w:t>아래</w:t>
              </w:r>
              <w:r w:rsidRPr="005B25B2">
                <w:rPr>
                  <w:highlight w:val="yellow"/>
                </w:rPr>
                <w:t xml:space="preserve"> </w:t>
              </w:r>
              <w:r w:rsidRPr="005B25B2">
                <w:rPr>
                  <w:rFonts w:hint="eastAsia"/>
                  <w:highlight w:val="yellow"/>
                </w:rPr>
                <w:t>조건으로</w:t>
              </w:r>
              <w:r w:rsidRPr="005B25B2">
                <w:rPr>
                  <w:highlight w:val="yellow"/>
                </w:rPr>
                <w:t xml:space="preserve"> </w:t>
              </w:r>
              <w:r w:rsidRPr="005B25B2">
                <w:rPr>
                  <w:rFonts w:hint="eastAsia"/>
                  <w:highlight w:val="yellow"/>
                </w:rPr>
                <w:t>부여하여야</w:t>
              </w:r>
              <w:r w:rsidRPr="005B25B2">
                <w:rPr>
                  <w:highlight w:val="yellow"/>
                </w:rPr>
                <w:t xml:space="preserve"> </w:t>
              </w:r>
              <w:r w:rsidRPr="005B25B2">
                <w:rPr>
                  <w:rFonts w:hint="eastAsia"/>
                  <w:highlight w:val="yellow"/>
                </w:rPr>
                <w:t>한다</w:t>
              </w:r>
              <w:r w:rsidRPr="005B25B2">
                <w:rPr>
                  <w:highlight w:val="yellow"/>
                </w:rPr>
                <w:t>.</w:t>
              </w:r>
            </w:moveTo>
          </w:p>
          <w:p w14:paraId="2D164B85" w14:textId="77777777" w:rsidR="00A42D94" w:rsidRPr="005B25B2" w:rsidRDefault="00A42D94" w:rsidP="00A42D94">
            <w:pPr>
              <w:pStyle w:val="a6"/>
              <w:numPr>
                <w:ilvl w:val="0"/>
                <w:numId w:val="82"/>
              </w:numPr>
              <w:spacing w:line="276" w:lineRule="auto"/>
              <w:ind w:leftChars="0"/>
              <w:rPr>
                <w:moveTo w:id="859" w:author="SL Partners" w:date="2023-12-23T23:39:00Z"/>
                <w:highlight w:val="yellow"/>
              </w:rPr>
            </w:pPr>
            <w:moveTo w:id="860" w:author="SL Partners" w:date="2023-12-23T23:39:00Z">
              <w:r w:rsidRPr="005B25B2">
                <w:rPr>
                  <w:highlight w:val="yellow"/>
                </w:rPr>
                <w:t>[</w:t>
              </w:r>
              <w:r w:rsidRPr="005B25B2">
                <w:rPr>
                  <w:rFonts w:hint="eastAsia"/>
                  <w:highlight w:val="yellow"/>
                </w:rPr>
                <w:t>회사가</w:t>
              </w:r>
              <w:r w:rsidRPr="005B25B2">
                <w:rPr>
                  <w:highlight w:val="yellow"/>
                </w:rPr>
                <w:t xml:space="preserve"> </w:t>
              </w:r>
              <w:r w:rsidRPr="005B25B2">
                <w:rPr>
                  <w:rFonts w:hint="eastAsia"/>
                  <w:highlight w:val="yellow"/>
                </w:rPr>
                <w:t>본</w:t>
              </w:r>
              <w:r w:rsidRPr="005B25B2">
                <w:rPr>
                  <w:highlight w:val="yellow"/>
                </w:rPr>
                <w:t xml:space="preserve"> </w:t>
              </w:r>
              <w:r w:rsidRPr="005B25B2">
                <w:rPr>
                  <w:rFonts w:hint="eastAsia"/>
                  <w:highlight w:val="yellow"/>
                </w:rPr>
                <w:t>계약</w:t>
              </w:r>
              <w:r w:rsidRPr="005B25B2">
                <w:rPr>
                  <w:highlight w:val="yellow"/>
                </w:rPr>
                <w:t xml:space="preserve"> </w:t>
              </w:r>
              <w:r w:rsidRPr="005B25B2">
                <w:rPr>
                  <w:rFonts w:hint="eastAsia"/>
                  <w:highlight w:val="yellow"/>
                </w:rPr>
                <w:t>체결</w:t>
              </w:r>
              <w:r w:rsidRPr="005B25B2">
                <w:rPr>
                  <w:highlight w:val="yellow"/>
                </w:rPr>
                <w:t xml:space="preserve"> </w:t>
              </w:r>
              <w:r w:rsidRPr="005B25B2">
                <w:rPr>
                  <w:rFonts w:hint="eastAsia"/>
                  <w:highlight w:val="yellow"/>
                </w:rPr>
                <w:t>이후</w:t>
              </w:r>
              <w:r w:rsidRPr="005B25B2">
                <w:rPr>
                  <w:highlight w:val="yellow"/>
                </w:rPr>
                <w:t xml:space="preserve"> </w:t>
              </w:r>
              <w:r w:rsidRPr="005B25B2">
                <w:rPr>
                  <w:rFonts w:hint="eastAsia"/>
                  <w:highlight w:val="yellow"/>
                </w:rPr>
                <w:t>임직원에게</w:t>
              </w:r>
              <w:r w:rsidRPr="005B25B2">
                <w:rPr>
                  <w:highlight w:val="yellow"/>
                </w:rPr>
                <w:t xml:space="preserve"> </w:t>
              </w:r>
              <w:r w:rsidRPr="005B25B2">
                <w:rPr>
                  <w:rFonts w:hint="eastAsia"/>
                  <w:highlight w:val="yellow"/>
                </w:rPr>
                <w:t>신규</w:t>
              </w:r>
              <w:r w:rsidRPr="005B25B2">
                <w:rPr>
                  <w:highlight w:val="yellow"/>
                </w:rPr>
                <w:t xml:space="preserve"> </w:t>
              </w:r>
              <w:r w:rsidRPr="005B25B2">
                <w:rPr>
                  <w:rFonts w:hint="eastAsia"/>
                  <w:highlight w:val="yellow"/>
                </w:rPr>
                <w:t>부여하는</w:t>
              </w:r>
              <w:r w:rsidRPr="005B25B2">
                <w:rPr>
                  <w:highlight w:val="yellow"/>
                </w:rPr>
                <w:t xml:space="preserve"> </w:t>
              </w:r>
              <w:r w:rsidRPr="005B25B2">
                <w:rPr>
                  <w:rFonts w:hint="eastAsia"/>
                  <w:highlight w:val="yellow"/>
                </w:rPr>
                <w:t>주식매수선택권은</w:t>
              </w:r>
              <w:r w:rsidRPr="005B25B2">
                <w:rPr>
                  <w:highlight w:val="yellow"/>
                </w:rPr>
                <w:t xml:space="preserve"> </w:t>
              </w:r>
              <w:r w:rsidRPr="005B25B2">
                <w:rPr>
                  <w:rFonts w:hint="eastAsia"/>
                  <w:highlight w:val="yellow"/>
                </w:rPr>
                <w:t>총</w:t>
              </w:r>
              <w:r w:rsidRPr="005B25B2">
                <w:rPr>
                  <w:highlight w:val="yellow"/>
                </w:rPr>
                <w:t xml:space="preserve"> </w:t>
              </w:r>
              <w:r w:rsidRPr="00B76114">
                <w:rPr>
                  <w:highlight w:val="yellow"/>
                </w:rPr>
                <w:t>[</w:t>
              </w:r>
              <w:r w:rsidRPr="00B76114">
                <w:rPr>
                  <w:rFonts w:hint="eastAsia"/>
                  <w:highlight w:val="yellow"/>
                </w:rPr>
                <w:t>●</w:t>
              </w:r>
              <w:r w:rsidRPr="00B76114">
                <w:rPr>
                  <w:highlight w:val="yellow"/>
                </w:rPr>
                <w:t>]</w:t>
              </w:r>
              <w:r w:rsidRPr="005B25B2">
                <w:rPr>
                  <w:rFonts w:hint="eastAsia"/>
                  <w:highlight w:val="yellow"/>
                </w:rPr>
                <w:t>주를</w:t>
              </w:r>
              <w:r w:rsidRPr="005B25B2">
                <w:rPr>
                  <w:highlight w:val="yellow"/>
                </w:rPr>
                <w:t xml:space="preserve"> </w:t>
              </w:r>
              <w:r w:rsidRPr="005B25B2">
                <w:rPr>
                  <w:rFonts w:hint="eastAsia"/>
                  <w:highlight w:val="yellow"/>
                </w:rPr>
                <w:t>초과할</w:t>
              </w:r>
              <w:r w:rsidRPr="005B25B2">
                <w:rPr>
                  <w:highlight w:val="yellow"/>
                </w:rPr>
                <w:t xml:space="preserve"> </w:t>
              </w:r>
              <w:r w:rsidRPr="005B25B2">
                <w:rPr>
                  <w:rFonts w:hint="eastAsia"/>
                  <w:highlight w:val="yellow"/>
                </w:rPr>
                <w:t>수</w:t>
              </w:r>
              <w:r w:rsidRPr="005B25B2">
                <w:rPr>
                  <w:highlight w:val="yellow"/>
                </w:rPr>
                <w:t xml:space="preserve"> </w:t>
              </w:r>
              <w:r w:rsidRPr="005B25B2">
                <w:rPr>
                  <w:rFonts w:hint="eastAsia"/>
                  <w:highlight w:val="yellow"/>
                </w:rPr>
                <w:t>없음</w:t>
              </w:r>
              <w:r w:rsidRPr="005B25B2">
                <w:rPr>
                  <w:highlight w:val="yellow"/>
                </w:rPr>
                <w:t>.]</w:t>
              </w:r>
            </w:moveTo>
          </w:p>
          <w:p w14:paraId="4B5BEC98" w14:textId="77777777" w:rsidR="00A42D94" w:rsidRPr="005B25B2" w:rsidRDefault="00A42D94" w:rsidP="00A42D94">
            <w:pPr>
              <w:pStyle w:val="a6"/>
              <w:numPr>
                <w:ilvl w:val="0"/>
                <w:numId w:val="82"/>
              </w:numPr>
              <w:spacing w:line="276" w:lineRule="auto"/>
              <w:ind w:leftChars="0"/>
              <w:rPr>
                <w:moveTo w:id="861" w:author="SL Partners" w:date="2023-12-23T23:39:00Z"/>
                <w:highlight w:val="yellow"/>
              </w:rPr>
            </w:pPr>
            <w:moveTo w:id="862" w:author="SL Partners" w:date="2023-12-23T23:39:00Z">
              <w:r w:rsidRPr="005B25B2">
                <w:rPr>
                  <w:highlight w:val="yellow"/>
                </w:rPr>
                <w:t>[</w:t>
              </w:r>
              <w:r w:rsidRPr="005B25B2">
                <w:rPr>
                  <w:rFonts w:hint="eastAsia"/>
                  <w:highlight w:val="yellow"/>
                </w:rPr>
                <w:t>임직원은</w:t>
              </w:r>
              <w:r w:rsidRPr="005B25B2">
                <w:rPr>
                  <w:highlight w:val="yellow"/>
                </w:rPr>
                <w:t xml:space="preserve"> </w:t>
              </w:r>
              <w:r w:rsidRPr="005B25B2">
                <w:rPr>
                  <w:rFonts w:hint="eastAsia"/>
                  <w:highlight w:val="yellow"/>
                </w:rPr>
                <w:t>주식매수선택권</w:t>
              </w:r>
              <w:r w:rsidRPr="005B25B2">
                <w:rPr>
                  <w:highlight w:val="yellow"/>
                </w:rPr>
                <w:t xml:space="preserve"> </w:t>
              </w:r>
              <w:r w:rsidRPr="005B25B2">
                <w:rPr>
                  <w:rFonts w:hint="eastAsia"/>
                  <w:highlight w:val="yellow"/>
                </w:rPr>
                <w:t>부여일로부터</w:t>
              </w:r>
              <w:r w:rsidRPr="005B25B2">
                <w:rPr>
                  <w:highlight w:val="yellow"/>
                </w:rPr>
                <w:t xml:space="preserve"> 2</w:t>
              </w:r>
              <w:r w:rsidRPr="005B25B2">
                <w:rPr>
                  <w:rFonts w:hint="eastAsia"/>
                  <w:highlight w:val="yellow"/>
                </w:rPr>
                <w:t>년</w:t>
              </w:r>
              <w:r w:rsidRPr="005B25B2">
                <w:rPr>
                  <w:highlight w:val="yellow"/>
                </w:rPr>
                <w:t xml:space="preserve"> </w:t>
              </w:r>
              <w:r w:rsidRPr="005B25B2">
                <w:rPr>
                  <w:rFonts w:hint="eastAsia"/>
                  <w:highlight w:val="yellow"/>
                </w:rPr>
                <w:t>이상</w:t>
              </w:r>
              <w:r w:rsidRPr="005B25B2">
                <w:rPr>
                  <w:highlight w:val="yellow"/>
                </w:rPr>
                <w:t xml:space="preserve"> </w:t>
              </w:r>
              <w:r w:rsidRPr="005B25B2">
                <w:rPr>
                  <w:rFonts w:hint="eastAsia"/>
                  <w:highlight w:val="yellow"/>
                </w:rPr>
                <w:t>재직하여야</w:t>
              </w:r>
              <w:r w:rsidRPr="005B25B2">
                <w:rPr>
                  <w:highlight w:val="yellow"/>
                </w:rPr>
                <w:t xml:space="preserve"> </w:t>
              </w:r>
              <w:r w:rsidRPr="005B25B2">
                <w:rPr>
                  <w:rFonts w:hint="eastAsia"/>
                  <w:highlight w:val="yellow"/>
                </w:rPr>
                <w:t>하며</w:t>
              </w:r>
              <w:r w:rsidRPr="005B25B2">
                <w:rPr>
                  <w:highlight w:val="yellow"/>
                </w:rPr>
                <w:t>, 2</w:t>
              </w:r>
              <w:r w:rsidRPr="005B25B2">
                <w:rPr>
                  <w:rFonts w:hint="eastAsia"/>
                  <w:highlight w:val="yellow"/>
                </w:rPr>
                <w:t>년</w:t>
              </w:r>
              <w:r w:rsidRPr="005B25B2">
                <w:rPr>
                  <w:highlight w:val="yellow"/>
                </w:rPr>
                <w:t xml:space="preserve"> </w:t>
              </w:r>
              <w:r w:rsidRPr="005B25B2">
                <w:rPr>
                  <w:rFonts w:hint="eastAsia"/>
                  <w:highlight w:val="yellow"/>
                </w:rPr>
                <w:t>이상</w:t>
              </w:r>
              <w:r w:rsidRPr="005B25B2">
                <w:rPr>
                  <w:highlight w:val="yellow"/>
                </w:rPr>
                <w:t xml:space="preserve"> </w:t>
              </w:r>
              <w:r w:rsidRPr="005B25B2">
                <w:rPr>
                  <w:rFonts w:hint="eastAsia"/>
                  <w:highlight w:val="yellow"/>
                </w:rPr>
                <w:t>재직한</w:t>
              </w:r>
              <w:r w:rsidRPr="005B25B2">
                <w:rPr>
                  <w:highlight w:val="yellow"/>
                </w:rPr>
                <w:t xml:space="preserve"> </w:t>
              </w:r>
              <w:r w:rsidRPr="005B25B2">
                <w:rPr>
                  <w:rFonts w:hint="eastAsia"/>
                  <w:highlight w:val="yellow"/>
                </w:rPr>
                <w:t>경우</w:t>
              </w:r>
              <w:r w:rsidRPr="005B25B2">
                <w:rPr>
                  <w:highlight w:val="yellow"/>
                </w:rPr>
                <w:t xml:space="preserve">, (i) </w:t>
              </w:r>
              <w:r w:rsidRPr="005B25B2">
                <w:rPr>
                  <w:rFonts w:hint="eastAsia"/>
                  <w:highlight w:val="yellow"/>
                </w:rPr>
                <w:t>부여일로부터</w:t>
              </w:r>
              <w:r w:rsidRPr="005B25B2">
                <w:rPr>
                  <w:highlight w:val="yellow"/>
                </w:rPr>
                <w:t xml:space="preserve"> 2</w:t>
              </w:r>
              <w:r w:rsidRPr="005B25B2">
                <w:rPr>
                  <w:rFonts w:hint="eastAsia"/>
                  <w:highlight w:val="yellow"/>
                </w:rPr>
                <w:t>년이</w:t>
              </w:r>
              <w:r w:rsidRPr="005B25B2">
                <w:rPr>
                  <w:highlight w:val="yellow"/>
                </w:rPr>
                <w:t xml:space="preserve"> </w:t>
              </w:r>
              <w:r w:rsidRPr="005B25B2">
                <w:rPr>
                  <w:rFonts w:hint="eastAsia"/>
                  <w:highlight w:val="yellow"/>
                </w:rPr>
                <w:t>경과한</w:t>
              </w:r>
              <w:r w:rsidRPr="005B25B2">
                <w:rPr>
                  <w:highlight w:val="yellow"/>
                </w:rPr>
                <w:t xml:space="preserve"> </w:t>
              </w:r>
              <w:r w:rsidRPr="005B25B2">
                <w:rPr>
                  <w:rFonts w:hint="eastAsia"/>
                  <w:highlight w:val="yellow"/>
                </w:rPr>
                <w:t>이후</w:t>
              </w:r>
              <w:r w:rsidRPr="005B25B2">
                <w:rPr>
                  <w:highlight w:val="yellow"/>
                </w:rPr>
                <w:t xml:space="preserve"> </w:t>
              </w:r>
              <w:r w:rsidRPr="005B25B2">
                <w:rPr>
                  <w:rFonts w:hint="eastAsia"/>
                  <w:highlight w:val="yellow"/>
                </w:rPr>
                <w:t>전체</w:t>
              </w:r>
              <w:r w:rsidRPr="005B25B2">
                <w:rPr>
                  <w:highlight w:val="yellow"/>
                </w:rPr>
                <w:t xml:space="preserve"> </w:t>
              </w:r>
              <w:r w:rsidRPr="005B25B2">
                <w:rPr>
                  <w:rFonts w:hint="eastAsia"/>
                  <w:highlight w:val="yellow"/>
                </w:rPr>
                <w:t>부여주식</w:t>
              </w:r>
              <w:r w:rsidRPr="005B25B2">
                <w:rPr>
                  <w:highlight w:val="yellow"/>
                </w:rPr>
                <w:t xml:space="preserve"> </w:t>
              </w:r>
              <w:r w:rsidRPr="005B25B2">
                <w:rPr>
                  <w:rFonts w:hint="eastAsia"/>
                  <w:highlight w:val="yellow"/>
                </w:rPr>
                <w:t>수의</w:t>
              </w:r>
              <w:r w:rsidRPr="005B25B2">
                <w:rPr>
                  <w:highlight w:val="yellow"/>
                </w:rPr>
                <w:t xml:space="preserve"> 50%</w:t>
              </w:r>
              <w:r w:rsidRPr="005B25B2">
                <w:rPr>
                  <w:rFonts w:hint="eastAsia"/>
                  <w:highlight w:val="yellow"/>
                </w:rPr>
                <w:t>를</w:t>
              </w:r>
              <w:r w:rsidRPr="005B25B2">
                <w:rPr>
                  <w:highlight w:val="yellow"/>
                </w:rPr>
                <w:t xml:space="preserve">, (ii) </w:t>
              </w:r>
              <w:r w:rsidRPr="005B25B2">
                <w:rPr>
                  <w:rFonts w:hint="eastAsia"/>
                  <w:highlight w:val="yellow"/>
                </w:rPr>
                <w:t>부여일로부터</w:t>
              </w:r>
              <w:r w:rsidRPr="005B25B2">
                <w:rPr>
                  <w:highlight w:val="yellow"/>
                </w:rPr>
                <w:t xml:space="preserve"> 3</w:t>
              </w:r>
              <w:r w:rsidRPr="005B25B2">
                <w:rPr>
                  <w:rFonts w:hint="eastAsia"/>
                  <w:highlight w:val="yellow"/>
                </w:rPr>
                <w:t>년이</w:t>
              </w:r>
              <w:r w:rsidRPr="005B25B2">
                <w:rPr>
                  <w:highlight w:val="yellow"/>
                </w:rPr>
                <w:t xml:space="preserve"> </w:t>
              </w:r>
              <w:r w:rsidRPr="005B25B2">
                <w:rPr>
                  <w:rFonts w:hint="eastAsia"/>
                  <w:highlight w:val="yellow"/>
                </w:rPr>
                <w:t>경과한</w:t>
              </w:r>
              <w:r w:rsidRPr="005B25B2">
                <w:rPr>
                  <w:highlight w:val="yellow"/>
                </w:rPr>
                <w:t xml:space="preserve"> </w:t>
              </w:r>
              <w:r w:rsidRPr="005B25B2">
                <w:rPr>
                  <w:rFonts w:hint="eastAsia"/>
                  <w:highlight w:val="yellow"/>
                </w:rPr>
                <w:t>이후</w:t>
              </w:r>
              <w:r w:rsidRPr="005B25B2">
                <w:rPr>
                  <w:highlight w:val="yellow"/>
                </w:rPr>
                <w:t xml:space="preserve"> </w:t>
              </w:r>
              <w:r w:rsidRPr="005B25B2">
                <w:rPr>
                  <w:rFonts w:hint="eastAsia"/>
                  <w:highlight w:val="yellow"/>
                </w:rPr>
                <w:t>전체</w:t>
              </w:r>
              <w:r w:rsidRPr="005B25B2">
                <w:rPr>
                  <w:highlight w:val="yellow"/>
                </w:rPr>
                <w:t xml:space="preserve"> </w:t>
              </w:r>
              <w:r w:rsidRPr="005B25B2">
                <w:rPr>
                  <w:rFonts w:hint="eastAsia"/>
                  <w:highlight w:val="yellow"/>
                </w:rPr>
                <w:t>부여주식</w:t>
              </w:r>
              <w:r w:rsidRPr="005B25B2">
                <w:rPr>
                  <w:highlight w:val="yellow"/>
                </w:rPr>
                <w:t xml:space="preserve"> </w:t>
              </w:r>
              <w:r w:rsidRPr="005B25B2">
                <w:rPr>
                  <w:rFonts w:hint="eastAsia"/>
                  <w:highlight w:val="yellow"/>
                </w:rPr>
                <w:t>수의</w:t>
              </w:r>
              <w:r w:rsidRPr="005B25B2">
                <w:rPr>
                  <w:highlight w:val="yellow"/>
                </w:rPr>
                <w:t xml:space="preserve"> 25%</w:t>
              </w:r>
              <w:r w:rsidRPr="005B25B2">
                <w:rPr>
                  <w:rFonts w:hint="eastAsia"/>
                  <w:highlight w:val="yellow"/>
                </w:rPr>
                <w:t>를</w:t>
              </w:r>
              <w:r w:rsidRPr="005B25B2">
                <w:rPr>
                  <w:highlight w:val="yellow"/>
                </w:rPr>
                <w:t xml:space="preserve">, (iii) </w:t>
              </w:r>
              <w:r w:rsidRPr="005B25B2">
                <w:rPr>
                  <w:rFonts w:hint="eastAsia"/>
                  <w:highlight w:val="yellow"/>
                </w:rPr>
                <w:t>부여일로부터</w:t>
              </w:r>
              <w:r w:rsidRPr="005B25B2">
                <w:rPr>
                  <w:highlight w:val="yellow"/>
                </w:rPr>
                <w:t xml:space="preserve"> 4</w:t>
              </w:r>
              <w:r w:rsidRPr="005B25B2">
                <w:rPr>
                  <w:rFonts w:hint="eastAsia"/>
                  <w:highlight w:val="yellow"/>
                </w:rPr>
                <w:t>년이</w:t>
              </w:r>
              <w:r w:rsidRPr="005B25B2">
                <w:rPr>
                  <w:highlight w:val="yellow"/>
                </w:rPr>
                <w:t xml:space="preserve"> </w:t>
              </w:r>
              <w:r w:rsidRPr="005B25B2">
                <w:rPr>
                  <w:rFonts w:hint="eastAsia"/>
                  <w:highlight w:val="yellow"/>
                </w:rPr>
                <w:t>경과한</w:t>
              </w:r>
              <w:r w:rsidRPr="005B25B2">
                <w:rPr>
                  <w:highlight w:val="yellow"/>
                </w:rPr>
                <w:t xml:space="preserve"> </w:t>
              </w:r>
              <w:r w:rsidRPr="005B25B2">
                <w:rPr>
                  <w:rFonts w:hint="eastAsia"/>
                  <w:highlight w:val="yellow"/>
                </w:rPr>
                <w:t>이후</w:t>
              </w:r>
              <w:r w:rsidRPr="005B25B2">
                <w:rPr>
                  <w:highlight w:val="yellow"/>
                </w:rPr>
                <w:t xml:space="preserve"> </w:t>
              </w:r>
              <w:r w:rsidRPr="005B25B2">
                <w:rPr>
                  <w:rFonts w:hint="eastAsia"/>
                  <w:highlight w:val="yellow"/>
                </w:rPr>
                <w:t>전체</w:t>
              </w:r>
              <w:r w:rsidRPr="005B25B2">
                <w:rPr>
                  <w:highlight w:val="yellow"/>
                </w:rPr>
                <w:t xml:space="preserve"> </w:t>
              </w:r>
              <w:r w:rsidRPr="005B25B2">
                <w:rPr>
                  <w:rFonts w:hint="eastAsia"/>
                  <w:highlight w:val="yellow"/>
                </w:rPr>
                <w:t>부여주식</w:t>
              </w:r>
              <w:r w:rsidRPr="005B25B2">
                <w:rPr>
                  <w:highlight w:val="yellow"/>
                </w:rPr>
                <w:t xml:space="preserve"> </w:t>
              </w:r>
              <w:r w:rsidRPr="005B25B2">
                <w:rPr>
                  <w:rFonts w:hint="eastAsia"/>
                  <w:highlight w:val="yellow"/>
                </w:rPr>
                <w:t>수의</w:t>
              </w:r>
              <w:r w:rsidRPr="005B25B2">
                <w:rPr>
                  <w:highlight w:val="yellow"/>
                </w:rPr>
                <w:t xml:space="preserve"> 25%</w:t>
              </w:r>
              <w:r w:rsidRPr="005B25B2">
                <w:rPr>
                  <w:rFonts w:hint="eastAsia"/>
                  <w:highlight w:val="yellow"/>
                </w:rPr>
                <w:t>를</w:t>
              </w:r>
              <w:r w:rsidRPr="005B25B2">
                <w:rPr>
                  <w:highlight w:val="yellow"/>
                </w:rPr>
                <w:t xml:space="preserve"> </w:t>
              </w:r>
              <w:r w:rsidRPr="005B25B2">
                <w:rPr>
                  <w:rFonts w:hint="eastAsia"/>
                  <w:highlight w:val="yellow"/>
                </w:rPr>
                <w:t>각</w:t>
              </w:r>
              <w:r w:rsidRPr="005B25B2">
                <w:rPr>
                  <w:highlight w:val="yellow"/>
                </w:rPr>
                <w:t xml:space="preserve"> </w:t>
              </w:r>
              <w:r w:rsidRPr="005B25B2">
                <w:rPr>
                  <w:rFonts w:hint="eastAsia"/>
                  <w:highlight w:val="yellow"/>
                </w:rPr>
                <w:t>행사할</w:t>
              </w:r>
              <w:r w:rsidRPr="005B25B2">
                <w:rPr>
                  <w:highlight w:val="yellow"/>
                </w:rPr>
                <w:t xml:space="preserve"> </w:t>
              </w:r>
              <w:r w:rsidRPr="005B25B2">
                <w:rPr>
                  <w:rFonts w:hint="eastAsia"/>
                  <w:highlight w:val="yellow"/>
                </w:rPr>
                <w:t>수</w:t>
              </w:r>
              <w:r w:rsidRPr="005B25B2">
                <w:rPr>
                  <w:highlight w:val="yellow"/>
                </w:rPr>
                <w:t xml:space="preserve"> </w:t>
              </w:r>
              <w:r w:rsidRPr="005B25B2">
                <w:rPr>
                  <w:rFonts w:hint="eastAsia"/>
                  <w:highlight w:val="yellow"/>
                </w:rPr>
                <w:t>있는</w:t>
              </w:r>
              <w:r w:rsidRPr="005B25B2">
                <w:rPr>
                  <w:highlight w:val="yellow"/>
                </w:rPr>
                <w:t xml:space="preserve"> </w:t>
              </w:r>
              <w:r w:rsidRPr="005B25B2">
                <w:rPr>
                  <w:rFonts w:hint="eastAsia"/>
                  <w:highlight w:val="yellow"/>
                </w:rPr>
                <w:t>조건으로</w:t>
              </w:r>
              <w:r w:rsidRPr="005B25B2">
                <w:rPr>
                  <w:highlight w:val="yellow"/>
                </w:rPr>
                <w:t xml:space="preserve"> </w:t>
              </w:r>
              <w:r w:rsidRPr="005B25B2">
                <w:rPr>
                  <w:rFonts w:hint="eastAsia"/>
                  <w:highlight w:val="yellow"/>
                </w:rPr>
                <w:t>발행하여야</w:t>
              </w:r>
              <w:r w:rsidRPr="005B25B2">
                <w:rPr>
                  <w:highlight w:val="yellow"/>
                </w:rPr>
                <w:t xml:space="preserve"> </w:t>
              </w:r>
              <w:r w:rsidRPr="005B25B2">
                <w:rPr>
                  <w:rFonts w:hint="eastAsia"/>
                  <w:highlight w:val="yellow"/>
                </w:rPr>
                <w:t>함</w:t>
              </w:r>
              <w:r w:rsidRPr="005B25B2">
                <w:rPr>
                  <w:highlight w:val="yellow"/>
                </w:rPr>
                <w:t>.]</w:t>
              </w:r>
            </w:moveTo>
          </w:p>
          <w:p w14:paraId="2090590D" w14:textId="77FB3C9A" w:rsidR="00A42D94" w:rsidRPr="005B25B2" w:rsidDel="00A42D94" w:rsidRDefault="00A42D94">
            <w:pPr>
              <w:pStyle w:val="a6"/>
              <w:numPr>
                <w:ilvl w:val="0"/>
                <w:numId w:val="82"/>
              </w:numPr>
              <w:spacing w:line="276" w:lineRule="auto"/>
              <w:ind w:leftChars="0"/>
              <w:rPr>
                <w:del w:id="863" w:author="SL Partners" w:date="2023-12-23T23:39:00Z"/>
                <w:moveTo w:id="864" w:author="SL Partners" w:date="2023-12-23T23:39:00Z"/>
                <w:highlight w:val="yellow"/>
              </w:rPr>
            </w:pPr>
            <w:moveTo w:id="865" w:author="SL Partners" w:date="2023-12-23T23:39:00Z">
              <w:r w:rsidRPr="005B25B2">
                <w:rPr>
                  <w:highlight w:val="yellow"/>
                </w:rPr>
                <w:t>[</w:t>
              </w:r>
              <w:r w:rsidRPr="005B25B2">
                <w:rPr>
                  <w:rFonts w:hint="eastAsia"/>
                  <w:highlight w:val="yellow"/>
                </w:rPr>
                <w:t>회사는</w:t>
              </w:r>
              <w:r w:rsidRPr="005B25B2">
                <w:rPr>
                  <w:highlight w:val="yellow"/>
                </w:rPr>
                <w:t xml:space="preserve">, </w:t>
              </w:r>
              <w:r w:rsidRPr="005B25B2">
                <w:rPr>
                  <w:rFonts w:hint="eastAsia"/>
                  <w:highlight w:val="yellow"/>
                </w:rPr>
                <w:t>관련</w:t>
              </w:r>
              <w:r w:rsidRPr="005B25B2">
                <w:rPr>
                  <w:highlight w:val="yellow"/>
                </w:rPr>
                <w:t xml:space="preserve"> </w:t>
              </w:r>
              <w:r w:rsidRPr="005B25B2">
                <w:rPr>
                  <w:rFonts w:hint="eastAsia"/>
                  <w:highlight w:val="yellow"/>
                </w:rPr>
                <w:t>법령상</w:t>
              </w:r>
              <w:r w:rsidRPr="005B25B2">
                <w:rPr>
                  <w:highlight w:val="yellow"/>
                </w:rPr>
                <w:t xml:space="preserve"> </w:t>
              </w:r>
              <w:r w:rsidRPr="005B25B2">
                <w:rPr>
                  <w:rFonts w:hint="eastAsia"/>
                  <w:highlight w:val="yellow"/>
                </w:rPr>
                <w:t>허용되는</w:t>
              </w:r>
              <w:r w:rsidRPr="005B25B2">
                <w:rPr>
                  <w:highlight w:val="yellow"/>
                </w:rPr>
                <w:t xml:space="preserve"> </w:t>
              </w:r>
              <w:r w:rsidRPr="005B25B2">
                <w:rPr>
                  <w:rFonts w:hint="eastAsia"/>
                  <w:highlight w:val="yellow"/>
                </w:rPr>
                <w:t>범위</w:t>
              </w:r>
              <w:r w:rsidRPr="005B25B2">
                <w:rPr>
                  <w:highlight w:val="yellow"/>
                </w:rPr>
                <w:t xml:space="preserve"> </w:t>
              </w:r>
              <w:r w:rsidRPr="005B25B2">
                <w:rPr>
                  <w:rFonts w:hint="eastAsia"/>
                  <w:highlight w:val="yellow"/>
                </w:rPr>
                <w:t>내에서</w:t>
              </w:r>
              <w:r w:rsidRPr="005B25B2">
                <w:rPr>
                  <w:highlight w:val="yellow"/>
                </w:rPr>
                <w:t xml:space="preserve">, (x) </w:t>
              </w:r>
              <w:r w:rsidRPr="005B25B2">
                <w:rPr>
                  <w:rFonts w:hint="eastAsia"/>
                  <w:highlight w:val="yellow"/>
                </w:rPr>
                <w:t>회사의</w:t>
              </w:r>
              <w:r w:rsidRPr="005B25B2">
                <w:rPr>
                  <w:highlight w:val="yellow"/>
                </w:rPr>
                <w:t xml:space="preserve"> </w:t>
              </w:r>
              <w:r w:rsidRPr="005B25B2">
                <w:rPr>
                  <w:rFonts w:hint="eastAsia"/>
                  <w:highlight w:val="yellow"/>
                </w:rPr>
                <w:t>기업공개</w:t>
              </w:r>
              <w:r w:rsidRPr="005B25B2">
                <w:rPr>
                  <w:highlight w:val="yellow"/>
                </w:rPr>
                <w:t xml:space="preserve"> </w:t>
              </w:r>
              <w:r w:rsidRPr="005B25B2">
                <w:rPr>
                  <w:rFonts w:hint="eastAsia"/>
                  <w:highlight w:val="yellow"/>
                </w:rPr>
                <w:t>전에</w:t>
              </w:r>
              <w:r w:rsidRPr="005B25B2">
                <w:rPr>
                  <w:highlight w:val="yellow"/>
                </w:rPr>
                <w:t xml:space="preserve"> </w:t>
              </w:r>
              <w:r w:rsidRPr="005B25B2">
                <w:rPr>
                  <w:rFonts w:hint="eastAsia"/>
                  <w:highlight w:val="yellow"/>
                </w:rPr>
                <w:t>임직원이</w:t>
              </w:r>
              <w:r w:rsidRPr="005B25B2">
                <w:rPr>
                  <w:highlight w:val="yellow"/>
                </w:rPr>
                <w:t xml:space="preserve"> </w:t>
              </w:r>
              <w:r w:rsidRPr="005B25B2">
                <w:rPr>
                  <w:rFonts w:hint="eastAsia"/>
                  <w:highlight w:val="yellow"/>
                </w:rPr>
                <w:t>주</w:t>
              </w:r>
              <w:r w:rsidRPr="005B25B2">
                <w:rPr>
                  <w:rFonts w:hint="eastAsia"/>
                  <w:highlight w:val="yellow"/>
                </w:rPr>
                <w:lastRenderedPageBreak/>
                <w:t>식매수선택권</w:t>
              </w:r>
              <w:r w:rsidRPr="005B25B2">
                <w:rPr>
                  <w:highlight w:val="yellow"/>
                </w:rPr>
                <w:t xml:space="preserve"> </w:t>
              </w:r>
              <w:r w:rsidRPr="005B25B2">
                <w:rPr>
                  <w:rFonts w:hint="eastAsia"/>
                  <w:highlight w:val="yellow"/>
                </w:rPr>
                <w:t>행사에</w:t>
              </w:r>
              <w:r w:rsidRPr="005B25B2">
                <w:rPr>
                  <w:highlight w:val="yellow"/>
                </w:rPr>
                <w:t xml:space="preserve"> </w:t>
              </w:r>
              <w:r w:rsidRPr="005B25B2">
                <w:rPr>
                  <w:rFonts w:hint="eastAsia"/>
                  <w:highlight w:val="yellow"/>
                </w:rPr>
                <w:t>따라</w:t>
              </w:r>
              <w:r w:rsidRPr="005B25B2">
                <w:rPr>
                  <w:highlight w:val="yellow"/>
                </w:rPr>
                <w:t xml:space="preserve"> </w:t>
              </w:r>
              <w:r w:rsidRPr="005B25B2">
                <w:rPr>
                  <w:rFonts w:hint="eastAsia"/>
                  <w:highlight w:val="yellow"/>
                </w:rPr>
                <w:t>취득한</w:t>
              </w:r>
              <w:r w:rsidRPr="005B25B2">
                <w:rPr>
                  <w:highlight w:val="yellow"/>
                </w:rPr>
                <w:t xml:space="preserve"> </w:t>
              </w:r>
              <w:r w:rsidRPr="005B25B2">
                <w:rPr>
                  <w:rFonts w:hint="eastAsia"/>
                  <w:highlight w:val="yellow"/>
                </w:rPr>
                <w:t>회사</w:t>
              </w:r>
              <w:r w:rsidRPr="005B25B2">
                <w:rPr>
                  <w:highlight w:val="yellow"/>
                </w:rPr>
                <w:t xml:space="preserve"> </w:t>
              </w:r>
              <w:r w:rsidRPr="005B25B2">
                <w:rPr>
                  <w:rFonts w:hint="eastAsia"/>
                  <w:highlight w:val="yellow"/>
                </w:rPr>
                <w:t>발행</w:t>
              </w:r>
              <w:r w:rsidRPr="005B25B2">
                <w:rPr>
                  <w:highlight w:val="yellow"/>
                </w:rPr>
                <w:t xml:space="preserve"> </w:t>
              </w:r>
              <w:r w:rsidRPr="005B25B2">
                <w:rPr>
                  <w:rFonts w:hint="eastAsia"/>
                  <w:highlight w:val="yellow"/>
                </w:rPr>
                <w:t>주식을</w:t>
              </w:r>
              <w:r w:rsidRPr="005B25B2">
                <w:rPr>
                  <w:highlight w:val="yellow"/>
                </w:rPr>
                <w:t xml:space="preserve"> </w:t>
              </w:r>
              <w:r w:rsidRPr="005B25B2">
                <w:rPr>
                  <w:rFonts w:hint="eastAsia"/>
                  <w:highlight w:val="yellow"/>
                </w:rPr>
                <w:t>제</w:t>
              </w:r>
              <w:r w:rsidRPr="005B25B2">
                <w:rPr>
                  <w:highlight w:val="yellow"/>
                </w:rPr>
                <w:t>3</w:t>
              </w:r>
              <w:r w:rsidRPr="005B25B2">
                <w:rPr>
                  <w:rFonts w:hint="eastAsia"/>
                  <w:highlight w:val="yellow"/>
                </w:rPr>
                <w:t>자</w:t>
              </w:r>
              <w:r w:rsidRPr="005B25B2">
                <w:rPr>
                  <w:highlight w:val="yellow"/>
                </w:rPr>
                <w:t>(</w:t>
              </w:r>
              <w:r w:rsidRPr="005B25B2">
                <w:rPr>
                  <w:rFonts w:hint="eastAsia"/>
                  <w:highlight w:val="yellow"/>
                </w:rPr>
                <w:t>회사의</w:t>
              </w:r>
              <w:r w:rsidRPr="005B25B2">
                <w:rPr>
                  <w:highlight w:val="yellow"/>
                </w:rPr>
                <w:t xml:space="preserve"> </w:t>
              </w:r>
              <w:r w:rsidRPr="005B25B2">
                <w:rPr>
                  <w:rFonts w:hint="eastAsia"/>
                  <w:highlight w:val="yellow"/>
                </w:rPr>
                <w:t>다른</w:t>
              </w:r>
              <w:r w:rsidRPr="005B25B2">
                <w:rPr>
                  <w:highlight w:val="yellow"/>
                </w:rPr>
                <w:t xml:space="preserve"> </w:t>
              </w:r>
              <w:r w:rsidRPr="005B25B2">
                <w:rPr>
                  <w:rFonts w:hint="eastAsia"/>
                  <w:highlight w:val="yellow"/>
                </w:rPr>
                <w:t>주주를</w:t>
              </w:r>
              <w:r w:rsidRPr="005B25B2">
                <w:rPr>
                  <w:highlight w:val="yellow"/>
                </w:rPr>
                <w:t xml:space="preserve"> </w:t>
              </w:r>
              <w:r w:rsidRPr="005B25B2">
                <w:rPr>
                  <w:rFonts w:hint="eastAsia"/>
                  <w:highlight w:val="yellow"/>
                </w:rPr>
                <w:t>포함함</w:t>
              </w:r>
              <w:r w:rsidRPr="005B25B2">
                <w:rPr>
                  <w:highlight w:val="yellow"/>
                </w:rPr>
                <w:t>)</w:t>
              </w:r>
              <w:r w:rsidRPr="005B25B2">
                <w:rPr>
                  <w:rFonts w:hint="eastAsia"/>
                  <w:highlight w:val="yellow"/>
                </w:rPr>
                <w:t>에게</w:t>
              </w:r>
              <w:r w:rsidRPr="005B25B2">
                <w:rPr>
                  <w:highlight w:val="yellow"/>
                </w:rPr>
                <w:t xml:space="preserve"> </w:t>
              </w:r>
              <w:r w:rsidRPr="005B25B2">
                <w:rPr>
                  <w:rFonts w:hint="eastAsia"/>
                  <w:highlight w:val="yellow"/>
                </w:rPr>
                <w:t>양도하고자</w:t>
              </w:r>
              <w:r w:rsidRPr="005B25B2">
                <w:rPr>
                  <w:highlight w:val="yellow"/>
                </w:rPr>
                <w:t xml:space="preserve"> </w:t>
              </w:r>
              <w:r w:rsidRPr="005B25B2">
                <w:rPr>
                  <w:rFonts w:hint="eastAsia"/>
                  <w:highlight w:val="yellow"/>
                </w:rPr>
                <w:t>하는</w:t>
              </w:r>
              <w:r w:rsidRPr="005B25B2">
                <w:rPr>
                  <w:highlight w:val="yellow"/>
                </w:rPr>
                <w:t xml:space="preserve"> </w:t>
              </w:r>
              <w:r w:rsidRPr="005B25B2">
                <w:rPr>
                  <w:rFonts w:hint="eastAsia"/>
                  <w:highlight w:val="yellow"/>
                </w:rPr>
                <w:t>경우</w:t>
              </w:r>
              <w:r w:rsidRPr="005B25B2">
                <w:rPr>
                  <w:highlight w:val="yellow"/>
                </w:rPr>
                <w:t xml:space="preserve"> </w:t>
              </w:r>
              <w:r w:rsidRPr="005B25B2">
                <w:rPr>
                  <w:rFonts w:hint="eastAsia"/>
                  <w:highlight w:val="yellow"/>
                </w:rPr>
                <w:t>회사</w:t>
              </w:r>
              <w:r w:rsidRPr="005B25B2">
                <w:rPr>
                  <w:highlight w:val="yellow"/>
                </w:rPr>
                <w:t xml:space="preserve"> </w:t>
              </w:r>
              <w:r w:rsidRPr="005B25B2">
                <w:rPr>
                  <w:rFonts w:hint="eastAsia"/>
                  <w:highlight w:val="yellow"/>
                </w:rPr>
                <w:t>또는</w:t>
              </w:r>
              <w:r w:rsidRPr="005B25B2">
                <w:rPr>
                  <w:highlight w:val="yellow"/>
                </w:rPr>
                <w:t xml:space="preserve"> </w:t>
              </w:r>
              <w:r w:rsidRPr="005B25B2">
                <w:rPr>
                  <w:rFonts w:hint="eastAsia"/>
                  <w:highlight w:val="yellow"/>
                </w:rPr>
                <w:t>회사가</w:t>
              </w:r>
              <w:r w:rsidRPr="005B25B2">
                <w:rPr>
                  <w:highlight w:val="yellow"/>
                </w:rPr>
                <w:t xml:space="preserve"> </w:t>
              </w:r>
              <w:r w:rsidRPr="005B25B2">
                <w:rPr>
                  <w:rFonts w:hint="eastAsia"/>
                  <w:highlight w:val="yellow"/>
                </w:rPr>
                <w:t>지정하는</w:t>
              </w:r>
              <w:r w:rsidRPr="005B25B2">
                <w:rPr>
                  <w:highlight w:val="yellow"/>
                </w:rPr>
                <w:t xml:space="preserve"> </w:t>
              </w:r>
              <w:r w:rsidRPr="005B25B2">
                <w:rPr>
                  <w:rFonts w:hint="eastAsia"/>
                  <w:highlight w:val="yellow"/>
                </w:rPr>
                <w:t>제</w:t>
              </w:r>
              <w:r w:rsidRPr="005B25B2">
                <w:rPr>
                  <w:highlight w:val="yellow"/>
                </w:rPr>
                <w:t>3</w:t>
              </w:r>
              <w:r w:rsidRPr="005B25B2">
                <w:rPr>
                  <w:rFonts w:hint="eastAsia"/>
                  <w:highlight w:val="yellow"/>
                </w:rPr>
                <w:t>자로</w:t>
              </w:r>
              <w:r w:rsidRPr="005B25B2">
                <w:rPr>
                  <w:highlight w:val="yellow"/>
                </w:rPr>
                <w:t xml:space="preserve"> </w:t>
              </w:r>
              <w:r w:rsidRPr="005B25B2">
                <w:rPr>
                  <w:rFonts w:hint="eastAsia"/>
                  <w:highlight w:val="yellow"/>
                </w:rPr>
                <w:t>하여금</w:t>
              </w:r>
              <w:r w:rsidRPr="005B25B2">
                <w:rPr>
                  <w:highlight w:val="yellow"/>
                </w:rPr>
                <w:t xml:space="preserve"> </w:t>
              </w:r>
              <w:r w:rsidRPr="005B25B2">
                <w:rPr>
                  <w:rFonts w:hint="eastAsia"/>
                  <w:highlight w:val="yellow"/>
                </w:rPr>
                <w:t>해당</w:t>
              </w:r>
              <w:r w:rsidRPr="005B25B2">
                <w:rPr>
                  <w:highlight w:val="yellow"/>
                </w:rPr>
                <w:t xml:space="preserve"> </w:t>
              </w:r>
              <w:r w:rsidRPr="005B25B2">
                <w:rPr>
                  <w:rFonts w:hint="eastAsia"/>
                  <w:highlight w:val="yellow"/>
                </w:rPr>
                <w:t>주식을</w:t>
              </w:r>
              <w:r w:rsidRPr="005B25B2">
                <w:rPr>
                  <w:highlight w:val="yellow"/>
                </w:rPr>
                <w:t xml:space="preserve"> </w:t>
              </w:r>
              <w:r w:rsidRPr="005B25B2">
                <w:rPr>
                  <w:rFonts w:hint="eastAsia"/>
                  <w:highlight w:val="yellow"/>
                </w:rPr>
                <w:t>우선매수할</w:t>
              </w:r>
              <w:r w:rsidRPr="005B25B2">
                <w:rPr>
                  <w:highlight w:val="yellow"/>
                </w:rPr>
                <w:t xml:space="preserve"> </w:t>
              </w:r>
              <w:r w:rsidRPr="005B25B2">
                <w:rPr>
                  <w:rFonts w:hint="eastAsia"/>
                  <w:highlight w:val="yellow"/>
                </w:rPr>
                <w:t>권리</w:t>
              </w:r>
              <w:r w:rsidRPr="005B25B2">
                <w:rPr>
                  <w:highlight w:val="yellow"/>
                </w:rPr>
                <w:t xml:space="preserve"> </w:t>
              </w:r>
              <w:r w:rsidRPr="005B25B2">
                <w:rPr>
                  <w:rFonts w:hint="eastAsia"/>
                  <w:highlight w:val="yellow"/>
                </w:rPr>
                <w:t>및</w:t>
              </w:r>
              <w:r w:rsidRPr="005B25B2">
                <w:rPr>
                  <w:highlight w:val="yellow"/>
                </w:rPr>
                <w:t xml:space="preserve"> (y) </w:t>
              </w:r>
              <w:r w:rsidRPr="005B25B2">
                <w:rPr>
                  <w:rFonts w:hint="eastAsia"/>
                  <w:highlight w:val="yellow"/>
                </w:rPr>
                <w:t>임직원이</w:t>
              </w:r>
              <w:r w:rsidRPr="005B25B2">
                <w:rPr>
                  <w:highlight w:val="yellow"/>
                </w:rPr>
                <w:t xml:space="preserve"> </w:t>
              </w:r>
              <w:r w:rsidRPr="005B25B2">
                <w:rPr>
                  <w:rFonts w:hint="eastAsia"/>
                  <w:highlight w:val="yellow"/>
                </w:rPr>
                <w:t>자발적인</w:t>
              </w:r>
              <w:r w:rsidRPr="005B25B2">
                <w:rPr>
                  <w:highlight w:val="yellow"/>
                </w:rPr>
                <w:t xml:space="preserve"> </w:t>
              </w:r>
              <w:r w:rsidRPr="005B25B2">
                <w:rPr>
                  <w:rFonts w:hint="eastAsia"/>
                  <w:highlight w:val="yellow"/>
                </w:rPr>
                <w:t>의사로</w:t>
              </w:r>
              <w:r w:rsidRPr="005B25B2">
                <w:rPr>
                  <w:highlight w:val="yellow"/>
                </w:rPr>
                <w:t xml:space="preserve"> </w:t>
              </w:r>
              <w:r w:rsidRPr="005B25B2">
                <w:rPr>
                  <w:rFonts w:hint="eastAsia"/>
                  <w:highlight w:val="yellow"/>
                </w:rPr>
                <w:t>퇴사하는</w:t>
              </w:r>
              <w:r w:rsidRPr="005B25B2">
                <w:rPr>
                  <w:highlight w:val="yellow"/>
                </w:rPr>
                <w:t xml:space="preserve"> </w:t>
              </w:r>
              <w:r w:rsidRPr="005B25B2">
                <w:rPr>
                  <w:rFonts w:hint="eastAsia"/>
                  <w:highlight w:val="yellow"/>
                </w:rPr>
                <w:t>경우</w:t>
              </w:r>
              <w:r w:rsidRPr="005B25B2">
                <w:rPr>
                  <w:highlight w:val="yellow"/>
                </w:rPr>
                <w:t xml:space="preserve"> </w:t>
              </w:r>
              <w:r w:rsidRPr="005B25B2">
                <w:rPr>
                  <w:rFonts w:hint="eastAsia"/>
                  <w:highlight w:val="yellow"/>
                </w:rPr>
                <w:t>주식매수선택권</w:t>
              </w:r>
              <w:r w:rsidRPr="005B25B2">
                <w:rPr>
                  <w:highlight w:val="yellow"/>
                </w:rPr>
                <w:t xml:space="preserve"> </w:t>
              </w:r>
              <w:r w:rsidRPr="005B25B2">
                <w:rPr>
                  <w:rFonts w:hint="eastAsia"/>
                  <w:highlight w:val="yellow"/>
                </w:rPr>
                <w:t>행사가능기간</w:t>
              </w:r>
              <w:r w:rsidRPr="005B25B2">
                <w:rPr>
                  <w:highlight w:val="yellow"/>
                </w:rPr>
                <w:t xml:space="preserve"> </w:t>
              </w:r>
              <w:r w:rsidRPr="005B25B2">
                <w:rPr>
                  <w:rFonts w:hint="eastAsia"/>
                  <w:highlight w:val="yellow"/>
                </w:rPr>
                <w:t>종료시점까지</w:t>
              </w:r>
              <w:r w:rsidRPr="005B25B2">
                <w:rPr>
                  <w:highlight w:val="yellow"/>
                </w:rPr>
                <w:t xml:space="preserve"> </w:t>
              </w:r>
              <w:r w:rsidRPr="005B25B2">
                <w:rPr>
                  <w:rFonts w:hint="eastAsia"/>
                  <w:highlight w:val="yellow"/>
                </w:rPr>
                <w:t>행사하지</w:t>
              </w:r>
              <w:r w:rsidRPr="005B25B2">
                <w:rPr>
                  <w:highlight w:val="yellow"/>
                </w:rPr>
                <w:t xml:space="preserve"> </w:t>
              </w:r>
              <w:r w:rsidRPr="005B25B2">
                <w:rPr>
                  <w:rFonts w:hint="eastAsia"/>
                  <w:highlight w:val="yellow"/>
                </w:rPr>
                <w:t>않은</w:t>
              </w:r>
              <w:r w:rsidRPr="005B25B2">
                <w:rPr>
                  <w:highlight w:val="yellow"/>
                </w:rPr>
                <w:t xml:space="preserve"> </w:t>
              </w:r>
              <w:r w:rsidRPr="005B25B2">
                <w:rPr>
                  <w:rFonts w:hint="eastAsia"/>
                  <w:highlight w:val="yellow"/>
                </w:rPr>
                <w:t>주식매수선택권의</w:t>
              </w:r>
              <w:r w:rsidRPr="005B25B2">
                <w:rPr>
                  <w:highlight w:val="yellow"/>
                </w:rPr>
                <w:t xml:space="preserve"> </w:t>
              </w:r>
              <w:r w:rsidRPr="005B25B2">
                <w:rPr>
                  <w:rFonts w:hint="eastAsia"/>
                  <w:highlight w:val="yellow"/>
                </w:rPr>
                <w:t>부여를</w:t>
              </w:r>
              <w:r w:rsidRPr="005B25B2">
                <w:rPr>
                  <w:highlight w:val="yellow"/>
                </w:rPr>
                <w:t xml:space="preserve"> </w:t>
              </w:r>
              <w:r w:rsidRPr="005B25B2">
                <w:rPr>
                  <w:rFonts w:hint="eastAsia"/>
                  <w:highlight w:val="yellow"/>
                </w:rPr>
                <w:t>취소할</w:t>
              </w:r>
              <w:r w:rsidRPr="005B25B2">
                <w:rPr>
                  <w:highlight w:val="yellow"/>
                </w:rPr>
                <w:t xml:space="preserve"> </w:t>
              </w:r>
              <w:r w:rsidRPr="005B25B2">
                <w:rPr>
                  <w:rFonts w:hint="eastAsia"/>
                  <w:highlight w:val="yellow"/>
                </w:rPr>
                <w:t>수</w:t>
              </w:r>
              <w:r w:rsidRPr="005B25B2">
                <w:rPr>
                  <w:highlight w:val="yellow"/>
                </w:rPr>
                <w:t xml:space="preserve"> </w:t>
              </w:r>
              <w:r w:rsidRPr="005B25B2">
                <w:rPr>
                  <w:rFonts w:hint="eastAsia"/>
                  <w:highlight w:val="yellow"/>
                </w:rPr>
                <w:t>있는</w:t>
              </w:r>
              <w:r w:rsidRPr="005B25B2">
                <w:rPr>
                  <w:highlight w:val="yellow"/>
                </w:rPr>
                <w:t xml:space="preserve"> </w:t>
              </w:r>
              <w:r w:rsidRPr="005B25B2">
                <w:rPr>
                  <w:rFonts w:hint="eastAsia"/>
                  <w:highlight w:val="yellow"/>
                </w:rPr>
                <w:t>권리를</w:t>
              </w:r>
              <w:r w:rsidRPr="005B25B2">
                <w:rPr>
                  <w:highlight w:val="yellow"/>
                </w:rPr>
                <w:t xml:space="preserve"> </w:t>
              </w:r>
              <w:r w:rsidRPr="005B25B2">
                <w:rPr>
                  <w:rFonts w:hint="eastAsia"/>
                  <w:highlight w:val="yellow"/>
                </w:rPr>
                <w:t>보유해야</w:t>
              </w:r>
              <w:r w:rsidRPr="005B25B2">
                <w:rPr>
                  <w:highlight w:val="yellow"/>
                </w:rPr>
                <w:t xml:space="preserve"> </w:t>
              </w:r>
              <w:r w:rsidRPr="005B25B2">
                <w:rPr>
                  <w:rFonts w:hint="eastAsia"/>
                  <w:highlight w:val="yellow"/>
                </w:rPr>
                <w:t>함</w:t>
              </w:r>
              <w:r w:rsidRPr="005B25B2">
                <w:rPr>
                  <w:highlight w:val="yellow"/>
                </w:rPr>
                <w:t xml:space="preserve">.] </w:t>
              </w:r>
            </w:moveTo>
          </w:p>
          <w:moveToRangeEnd w:id="855"/>
          <w:p w14:paraId="5DFC2A1F" w14:textId="77777777" w:rsidR="00A42D94" w:rsidRDefault="00A42D94">
            <w:pPr>
              <w:pStyle w:val="a6"/>
              <w:numPr>
                <w:ilvl w:val="0"/>
                <w:numId w:val="82"/>
              </w:numPr>
              <w:spacing w:line="276" w:lineRule="auto"/>
              <w:ind w:leftChars="0"/>
              <w:rPr>
                <w:ins w:id="866" w:author="SL Partners" w:date="2023-12-23T23:39:00Z"/>
                <w:rFonts w:hAnsi="바탕"/>
              </w:rPr>
              <w:pPrChange w:id="867" w:author="SL Partners" w:date="2023-12-23T23:39:00Z">
                <w:pPr>
                  <w:spacing w:line="276" w:lineRule="auto"/>
                </w:pPr>
              </w:pPrChange>
            </w:pPr>
          </w:p>
        </w:tc>
      </w:tr>
    </w:tbl>
    <w:p w14:paraId="6CA04231" w14:textId="362EB71A" w:rsidR="007B133F" w:rsidDel="00436920" w:rsidRDefault="007B133F" w:rsidP="00A31E9E">
      <w:pPr>
        <w:spacing w:line="276" w:lineRule="auto"/>
        <w:rPr>
          <w:ins w:id="868" w:author="지원 서" w:date="2023-12-22T12:17:00Z"/>
          <w:del w:id="869" w:author="SL Partners" w:date="2023-12-23T23:42:00Z"/>
        </w:rPr>
      </w:pPr>
    </w:p>
    <w:p w14:paraId="3B5BDF81" w14:textId="17E85D45" w:rsidR="00EE074A" w:rsidRPr="00B76114" w:rsidDel="00A42D94" w:rsidRDefault="00EE074A">
      <w:pPr>
        <w:spacing w:line="276" w:lineRule="auto"/>
        <w:rPr>
          <w:ins w:id="870" w:author="지원 서" w:date="2023-12-22T12:17:00Z"/>
          <w:moveFrom w:id="871" w:author="SL Partners" w:date="2023-12-23T23:39:00Z"/>
        </w:rPr>
        <w:pPrChange w:id="872" w:author="지원 서" w:date="2023-12-22T12:17:00Z">
          <w:pPr>
            <w:pStyle w:val="3"/>
            <w:ind w:left="1040" w:hanging="440"/>
          </w:pPr>
        </w:pPrChange>
      </w:pPr>
      <w:moveFromRangeStart w:id="873" w:author="SL Partners" w:date="2023-12-23T23:39:00Z" w:name="move154267178"/>
      <w:moveFrom w:id="874" w:author="SL Partners" w:date="2023-12-23T23:39:00Z">
        <w:ins w:id="875" w:author="지원 서" w:date="2023-12-22T12:17:00Z">
          <w:r w:rsidRPr="00B76114" w:rsidDel="00A42D94">
            <w:rPr>
              <w:rFonts w:hint="eastAsia"/>
              <w:highlight w:val="yellow"/>
              <w:rPrChange w:id="876" w:author="SL Partners" w:date="2023-12-23T23:38:00Z">
                <w:rPr>
                  <w:rFonts w:hint="eastAsia"/>
                </w:rPr>
              </w:rPrChange>
            </w:rPr>
            <w:t>회사가</w:t>
          </w:r>
          <w:r w:rsidRPr="00B76114" w:rsidDel="00A42D94">
            <w:rPr>
              <w:highlight w:val="yellow"/>
              <w:rPrChange w:id="877" w:author="SL Partners" w:date="2023-12-23T23:38:00Z">
                <w:rPr/>
              </w:rPrChange>
            </w:rPr>
            <w:t xml:space="preserve"> </w:t>
          </w:r>
          <w:r w:rsidRPr="00B76114" w:rsidDel="00A42D94">
            <w:rPr>
              <w:rFonts w:hint="eastAsia"/>
              <w:highlight w:val="yellow"/>
              <w:rPrChange w:id="878" w:author="SL Partners" w:date="2023-12-23T23:38:00Z">
                <w:rPr>
                  <w:rFonts w:hint="eastAsia"/>
                </w:rPr>
              </w:rPrChange>
            </w:rPr>
            <w:t>본</w:t>
          </w:r>
          <w:r w:rsidRPr="00B76114" w:rsidDel="00A42D94">
            <w:rPr>
              <w:highlight w:val="yellow"/>
              <w:rPrChange w:id="879" w:author="SL Partners" w:date="2023-12-23T23:38:00Z">
                <w:rPr/>
              </w:rPrChange>
            </w:rPr>
            <w:t xml:space="preserve"> </w:t>
          </w:r>
          <w:r w:rsidRPr="00B76114" w:rsidDel="00A42D94">
            <w:rPr>
              <w:rFonts w:hint="eastAsia"/>
              <w:highlight w:val="yellow"/>
              <w:rPrChange w:id="880" w:author="SL Partners" w:date="2023-12-23T23:38:00Z">
                <w:rPr>
                  <w:rFonts w:hint="eastAsia"/>
                </w:rPr>
              </w:rPrChange>
            </w:rPr>
            <w:t>계약</w:t>
          </w:r>
          <w:r w:rsidRPr="00B76114" w:rsidDel="00A42D94">
            <w:rPr>
              <w:highlight w:val="yellow"/>
              <w:rPrChange w:id="881" w:author="SL Partners" w:date="2023-12-23T23:38:00Z">
                <w:rPr/>
              </w:rPrChange>
            </w:rPr>
            <w:t xml:space="preserve"> </w:t>
          </w:r>
          <w:r w:rsidRPr="00B76114" w:rsidDel="00A42D94">
            <w:rPr>
              <w:rFonts w:hint="eastAsia"/>
              <w:highlight w:val="yellow"/>
              <w:rPrChange w:id="882" w:author="SL Partners" w:date="2023-12-23T23:38:00Z">
                <w:rPr>
                  <w:rFonts w:hint="eastAsia"/>
                </w:rPr>
              </w:rPrChange>
            </w:rPr>
            <w:t>체결</w:t>
          </w:r>
          <w:r w:rsidRPr="00B76114" w:rsidDel="00A42D94">
            <w:rPr>
              <w:highlight w:val="yellow"/>
              <w:rPrChange w:id="883" w:author="SL Partners" w:date="2023-12-23T23:38:00Z">
                <w:rPr/>
              </w:rPrChange>
            </w:rPr>
            <w:t xml:space="preserve"> </w:t>
          </w:r>
          <w:r w:rsidRPr="00B76114" w:rsidDel="00A42D94">
            <w:rPr>
              <w:rFonts w:hint="eastAsia"/>
              <w:highlight w:val="yellow"/>
              <w:rPrChange w:id="884" w:author="SL Partners" w:date="2023-12-23T23:38:00Z">
                <w:rPr>
                  <w:rFonts w:hint="eastAsia"/>
                </w:rPr>
              </w:rPrChange>
            </w:rPr>
            <w:t>이후</w:t>
          </w:r>
          <w:r w:rsidRPr="00B76114" w:rsidDel="00A42D94">
            <w:rPr>
              <w:highlight w:val="yellow"/>
              <w:rPrChange w:id="885" w:author="SL Partners" w:date="2023-12-23T23:38:00Z">
                <w:rPr/>
              </w:rPrChange>
            </w:rPr>
            <w:t xml:space="preserve"> </w:t>
          </w:r>
          <w:r w:rsidRPr="00B76114" w:rsidDel="00A42D94">
            <w:rPr>
              <w:rFonts w:hint="eastAsia"/>
              <w:highlight w:val="yellow"/>
              <w:rPrChange w:id="886" w:author="SL Partners" w:date="2023-12-23T23:38:00Z">
                <w:rPr>
                  <w:rFonts w:hint="eastAsia"/>
                </w:rPr>
              </w:rPrChange>
            </w:rPr>
            <w:t>임직원에게</w:t>
          </w:r>
          <w:r w:rsidRPr="00B76114" w:rsidDel="00A42D94">
            <w:rPr>
              <w:highlight w:val="yellow"/>
              <w:rPrChange w:id="887" w:author="SL Partners" w:date="2023-12-23T23:38:00Z">
                <w:rPr/>
              </w:rPrChange>
            </w:rPr>
            <w:t xml:space="preserve"> </w:t>
          </w:r>
          <w:r w:rsidRPr="00B76114" w:rsidDel="00A42D94">
            <w:rPr>
              <w:rFonts w:hint="eastAsia"/>
              <w:highlight w:val="yellow"/>
              <w:rPrChange w:id="888" w:author="SL Partners" w:date="2023-12-23T23:38:00Z">
                <w:rPr>
                  <w:rFonts w:hint="eastAsia"/>
                </w:rPr>
              </w:rPrChange>
            </w:rPr>
            <w:t>신규</w:t>
          </w:r>
          <w:r w:rsidRPr="00B76114" w:rsidDel="00A42D94">
            <w:rPr>
              <w:highlight w:val="yellow"/>
              <w:rPrChange w:id="889" w:author="SL Partners" w:date="2023-12-23T23:38:00Z">
                <w:rPr/>
              </w:rPrChange>
            </w:rPr>
            <w:t xml:space="preserve"> </w:t>
          </w:r>
          <w:r w:rsidRPr="00B76114" w:rsidDel="00A42D94">
            <w:rPr>
              <w:rFonts w:hint="eastAsia"/>
              <w:highlight w:val="yellow"/>
              <w:rPrChange w:id="890" w:author="SL Partners" w:date="2023-12-23T23:38:00Z">
                <w:rPr>
                  <w:rFonts w:hint="eastAsia"/>
                </w:rPr>
              </w:rPrChange>
            </w:rPr>
            <w:t>부여하는</w:t>
          </w:r>
          <w:r w:rsidRPr="00B76114" w:rsidDel="00A42D94">
            <w:rPr>
              <w:highlight w:val="yellow"/>
              <w:rPrChange w:id="891" w:author="SL Partners" w:date="2023-12-23T23:38:00Z">
                <w:rPr/>
              </w:rPrChange>
            </w:rPr>
            <w:t xml:space="preserve"> </w:t>
          </w:r>
          <w:r w:rsidRPr="00B76114" w:rsidDel="00A42D94">
            <w:rPr>
              <w:rFonts w:hint="eastAsia"/>
              <w:highlight w:val="yellow"/>
              <w:rPrChange w:id="892" w:author="SL Partners" w:date="2023-12-23T23:38:00Z">
                <w:rPr>
                  <w:rFonts w:hint="eastAsia"/>
                </w:rPr>
              </w:rPrChange>
            </w:rPr>
            <w:t>주식매수선택권은</w:t>
          </w:r>
          <w:r w:rsidRPr="00B76114" w:rsidDel="00A42D94">
            <w:rPr>
              <w:highlight w:val="yellow"/>
              <w:rPrChange w:id="893" w:author="SL Partners" w:date="2023-12-23T23:38:00Z">
                <w:rPr/>
              </w:rPrChange>
            </w:rPr>
            <w:t xml:space="preserve"> </w:t>
          </w:r>
          <w:r w:rsidRPr="00B76114" w:rsidDel="00A42D94">
            <w:rPr>
              <w:rFonts w:hint="eastAsia"/>
              <w:highlight w:val="yellow"/>
              <w:rPrChange w:id="894" w:author="SL Partners" w:date="2023-12-23T23:38:00Z">
                <w:rPr>
                  <w:rFonts w:hint="eastAsia"/>
                </w:rPr>
              </w:rPrChange>
            </w:rPr>
            <w:t>아래</w:t>
          </w:r>
          <w:r w:rsidRPr="00B76114" w:rsidDel="00A42D94">
            <w:rPr>
              <w:highlight w:val="yellow"/>
              <w:rPrChange w:id="895" w:author="SL Partners" w:date="2023-12-23T23:38:00Z">
                <w:rPr/>
              </w:rPrChange>
            </w:rPr>
            <w:t xml:space="preserve"> </w:t>
          </w:r>
          <w:r w:rsidRPr="00B76114" w:rsidDel="00A42D94">
            <w:rPr>
              <w:rFonts w:hint="eastAsia"/>
              <w:highlight w:val="yellow"/>
              <w:rPrChange w:id="896" w:author="SL Partners" w:date="2023-12-23T23:38:00Z">
                <w:rPr>
                  <w:rFonts w:hint="eastAsia"/>
                </w:rPr>
              </w:rPrChange>
            </w:rPr>
            <w:t>조건으로</w:t>
          </w:r>
          <w:r w:rsidRPr="00B76114" w:rsidDel="00A42D94">
            <w:rPr>
              <w:highlight w:val="yellow"/>
              <w:rPrChange w:id="897" w:author="SL Partners" w:date="2023-12-23T23:38:00Z">
                <w:rPr/>
              </w:rPrChange>
            </w:rPr>
            <w:t xml:space="preserve"> </w:t>
          </w:r>
          <w:r w:rsidRPr="00B76114" w:rsidDel="00A42D94">
            <w:rPr>
              <w:rFonts w:hint="eastAsia"/>
              <w:highlight w:val="yellow"/>
              <w:rPrChange w:id="898" w:author="SL Partners" w:date="2023-12-23T23:38:00Z">
                <w:rPr>
                  <w:rFonts w:hint="eastAsia"/>
                  <w:color w:val="000000" w:themeColor="text1"/>
                  <w:sz w:val="22"/>
                  <w:szCs w:val="22"/>
                </w:rPr>
              </w:rPrChange>
            </w:rPr>
            <w:t>부여하여야</w:t>
          </w:r>
          <w:r w:rsidRPr="00B76114" w:rsidDel="00A42D94">
            <w:rPr>
              <w:highlight w:val="yellow"/>
              <w:rPrChange w:id="899" w:author="SL Partners" w:date="2023-12-23T23:38:00Z">
                <w:rPr/>
              </w:rPrChange>
            </w:rPr>
            <w:t xml:space="preserve"> </w:t>
          </w:r>
          <w:r w:rsidRPr="00B76114" w:rsidDel="00A42D94">
            <w:rPr>
              <w:rFonts w:hint="eastAsia"/>
              <w:highlight w:val="yellow"/>
              <w:rPrChange w:id="900" w:author="SL Partners" w:date="2023-12-23T23:38:00Z">
                <w:rPr>
                  <w:rFonts w:hint="eastAsia"/>
                </w:rPr>
              </w:rPrChange>
            </w:rPr>
            <w:t>한다</w:t>
          </w:r>
          <w:r w:rsidRPr="00B76114" w:rsidDel="00A42D94">
            <w:rPr>
              <w:highlight w:val="yellow"/>
              <w:rPrChange w:id="901" w:author="SL Partners" w:date="2023-12-23T23:38:00Z">
                <w:rPr/>
              </w:rPrChange>
            </w:rPr>
            <w:t>.</w:t>
          </w:r>
        </w:ins>
      </w:moveFrom>
    </w:p>
    <w:p w14:paraId="4E9A24D0" w14:textId="1BDD3F8A" w:rsidR="00EE074A" w:rsidRPr="00B76114" w:rsidDel="00A42D94" w:rsidRDefault="00EE074A">
      <w:pPr>
        <w:pStyle w:val="a6"/>
        <w:numPr>
          <w:ilvl w:val="0"/>
          <w:numId w:val="82"/>
        </w:numPr>
        <w:spacing w:line="276" w:lineRule="auto"/>
        <w:ind w:leftChars="0"/>
        <w:rPr>
          <w:ins w:id="902" w:author="지원 서" w:date="2023-12-22T12:17:00Z"/>
          <w:moveFrom w:id="903" w:author="SL Partners" w:date="2023-12-23T23:39:00Z"/>
          <w:highlight w:val="yellow"/>
          <w:rPrChange w:id="904" w:author="SL Partners" w:date="2023-12-23T23:39:00Z">
            <w:rPr>
              <w:ins w:id="905" w:author="지원 서" w:date="2023-12-22T12:17:00Z"/>
              <w:moveFrom w:id="906" w:author="SL Partners" w:date="2023-12-23T23:39:00Z"/>
            </w:rPr>
          </w:rPrChange>
        </w:rPr>
        <w:pPrChange w:id="907" w:author="SL Partners" w:date="2023-12-23T23:39:00Z">
          <w:pPr>
            <w:pStyle w:val="3"/>
            <w:numPr>
              <w:ilvl w:val="1"/>
              <w:numId w:val="75"/>
            </w:numPr>
            <w:tabs>
              <w:tab w:val="num" w:pos="851"/>
            </w:tabs>
            <w:ind w:left="1040" w:hanging="440"/>
          </w:pPr>
        </w:pPrChange>
      </w:pPr>
      <w:moveFrom w:id="908" w:author="SL Partners" w:date="2023-12-23T23:39:00Z">
        <w:ins w:id="909" w:author="지원 서" w:date="2023-12-22T12:17:00Z">
          <w:r w:rsidRPr="00B76114" w:rsidDel="00A42D94">
            <w:rPr>
              <w:highlight w:val="yellow"/>
              <w:rPrChange w:id="910" w:author="SL Partners" w:date="2023-12-23T23:39:00Z">
                <w:rPr/>
              </w:rPrChange>
            </w:rPr>
            <w:t>[</w:t>
          </w:r>
          <w:r w:rsidRPr="00B76114" w:rsidDel="00A42D94">
            <w:rPr>
              <w:rFonts w:hint="eastAsia"/>
              <w:highlight w:val="yellow"/>
              <w:rPrChange w:id="911" w:author="SL Partners" w:date="2023-12-23T23:39:00Z">
                <w:rPr>
                  <w:rFonts w:hint="eastAsia"/>
                </w:rPr>
              </w:rPrChange>
            </w:rPr>
            <w:t>회사가</w:t>
          </w:r>
          <w:r w:rsidRPr="00B76114" w:rsidDel="00A42D94">
            <w:rPr>
              <w:highlight w:val="yellow"/>
              <w:rPrChange w:id="912" w:author="SL Partners" w:date="2023-12-23T23:39:00Z">
                <w:rPr/>
              </w:rPrChange>
            </w:rPr>
            <w:t xml:space="preserve"> </w:t>
          </w:r>
          <w:r w:rsidRPr="00B76114" w:rsidDel="00A42D94">
            <w:rPr>
              <w:rFonts w:hint="eastAsia"/>
              <w:highlight w:val="yellow"/>
              <w:rPrChange w:id="913" w:author="SL Partners" w:date="2023-12-23T23:39:00Z">
                <w:rPr>
                  <w:rFonts w:hint="eastAsia"/>
                </w:rPr>
              </w:rPrChange>
            </w:rPr>
            <w:t>본</w:t>
          </w:r>
          <w:r w:rsidRPr="00B76114" w:rsidDel="00A42D94">
            <w:rPr>
              <w:highlight w:val="yellow"/>
              <w:rPrChange w:id="914" w:author="SL Partners" w:date="2023-12-23T23:39:00Z">
                <w:rPr/>
              </w:rPrChange>
            </w:rPr>
            <w:t xml:space="preserve"> </w:t>
          </w:r>
          <w:r w:rsidRPr="00B76114" w:rsidDel="00A42D94">
            <w:rPr>
              <w:rFonts w:hint="eastAsia"/>
              <w:highlight w:val="yellow"/>
              <w:rPrChange w:id="915" w:author="SL Partners" w:date="2023-12-23T23:39:00Z">
                <w:rPr>
                  <w:rFonts w:hint="eastAsia"/>
                </w:rPr>
              </w:rPrChange>
            </w:rPr>
            <w:t>계약</w:t>
          </w:r>
          <w:r w:rsidRPr="00B76114" w:rsidDel="00A42D94">
            <w:rPr>
              <w:highlight w:val="yellow"/>
              <w:rPrChange w:id="916" w:author="SL Partners" w:date="2023-12-23T23:39:00Z">
                <w:rPr/>
              </w:rPrChange>
            </w:rPr>
            <w:t xml:space="preserve"> </w:t>
          </w:r>
          <w:r w:rsidRPr="00B76114" w:rsidDel="00A42D94">
            <w:rPr>
              <w:rFonts w:hint="eastAsia"/>
              <w:highlight w:val="yellow"/>
              <w:rPrChange w:id="917" w:author="SL Partners" w:date="2023-12-23T23:39:00Z">
                <w:rPr>
                  <w:rFonts w:hint="eastAsia"/>
                </w:rPr>
              </w:rPrChange>
            </w:rPr>
            <w:t>체결</w:t>
          </w:r>
          <w:r w:rsidRPr="00B76114" w:rsidDel="00A42D94">
            <w:rPr>
              <w:highlight w:val="yellow"/>
              <w:rPrChange w:id="918" w:author="SL Partners" w:date="2023-12-23T23:39:00Z">
                <w:rPr/>
              </w:rPrChange>
            </w:rPr>
            <w:t xml:space="preserve"> </w:t>
          </w:r>
          <w:r w:rsidRPr="00B76114" w:rsidDel="00A42D94">
            <w:rPr>
              <w:rFonts w:hint="eastAsia"/>
              <w:highlight w:val="yellow"/>
              <w:rPrChange w:id="919" w:author="SL Partners" w:date="2023-12-23T23:39:00Z">
                <w:rPr>
                  <w:rFonts w:hint="eastAsia"/>
                </w:rPr>
              </w:rPrChange>
            </w:rPr>
            <w:t>이후</w:t>
          </w:r>
          <w:r w:rsidRPr="00B76114" w:rsidDel="00A42D94">
            <w:rPr>
              <w:highlight w:val="yellow"/>
              <w:rPrChange w:id="920" w:author="SL Partners" w:date="2023-12-23T23:39:00Z">
                <w:rPr/>
              </w:rPrChange>
            </w:rPr>
            <w:t xml:space="preserve"> </w:t>
          </w:r>
          <w:r w:rsidRPr="00B76114" w:rsidDel="00A42D94">
            <w:rPr>
              <w:rFonts w:hint="eastAsia"/>
              <w:highlight w:val="yellow"/>
              <w:rPrChange w:id="921" w:author="SL Partners" w:date="2023-12-23T23:39:00Z">
                <w:rPr>
                  <w:rFonts w:hint="eastAsia"/>
                </w:rPr>
              </w:rPrChange>
            </w:rPr>
            <w:t>임직원에게</w:t>
          </w:r>
          <w:r w:rsidRPr="00B76114" w:rsidDel="00A42D94">
            <w:rPr>
              <w:highlight w:val="yellow"/>
              <w:rPrChange w:id="922" w:author="SL Partners" w:date="2023-12-23T23:39:00Z">
                <w:rPr/>
              </w:rPrChange>
            </w:rPr>
            <w:t xml:space="preserve"> </w:t>
          </w:r>
          <w:r w:rsidRPr="00B76114" w:rsidDel="00A42D94">
            <w:rPr>
              <w:rFonts w:hint="eastAsia"/>
              <w:highlight w:val="yellow"/>
              <w:rPrChange w:id="923" w:author="SL Partners" w:date="2023-12-23T23:39:00Z">
                <w:rPr>
                  <w:rFonts w:hint="eastAsia"/>
                </w:rPr>
              </w:rPrChange>
            </w:rPr>
            <w:t>신규</w:t>
          </w:r>
          <w:r w:rsidRPr="00B76114" w:rsidDel="00A42D94">
            <w:rPr>
              <w:highlight w:val="yellow"/>
              <w:rPrChange w:id="924" w:author="SL Partners" w:date="2023-12-23T23:39:00Z">
                <w:rPr/>
              </w:rPrChange>
            </w:rPr>
            <w:t xml:space="preserve"> </w:t>
          </w:r>
          <w:r w:rsidRPr="00B76114" w:rsidDel="00A42D94">
            <w:rPr>
              <w:rFonts w:hint="eastAsia"/>
              <w:highlight w:val="yellow"/>
              <w:rPrChange w:id="925" w:author="SL Partners" w:date="2023-12-23T23:39:00Z">
                <w:rPr>
                  <w:rFonts w:hint="eastAsia"/>
                </w:rPr>
              </w:rPrChange>
            </w:rPr>
            <w:t>부여하는</w:t>
          </w:r>
          <w:r w:rsidRPr="00B76114" w:rsidDel="00A42D94">
            <w:rPr>
              <w:highlight w:val="yellow"/>
              <w:rPrChange w:id="926" w:author="SL Partners" w:date="2023-12-23T23:39:00Z">
                <w:rPr/>
              </w:rPrChange>
            </w:rPr>
            <w:t xml:space="preserve"> </w:t>
          </w:r>
          <w:r w:rsidRPr="00B76114" w:rsidDel="00A42D94">
            <w:rPr>
              <w:rFonts w:hint="eastAsia"/>
              <w:highlight w:val="yellow"/>
              <w:rPrChange w:id="927" w:author="SL Partners" w:date="2023-12-23T23:39:00Z">
                <w:rPr>
                  <w:rFonts w:hint="eastAsia"/>
                </w:rPr>
              </w:rPrChange>
            </w:rPr>
            <w:t>주식매수선택권은</w:t>
          </w:r>
          <w:r w:rsidRPr="00B76114" w:rsidDel="00A42D94">
            <w:rPr>
              <w:highlight w:val="yellow"/>
              <w:rPrChange w:id="928" w:author="SL Partners" w:date="2023-12-23T23:39:00Z">
                <w:rPr/>
              </w:rPrChange>
            </w:rPr>
            <w:t xml:space="preserve"> </w:t>
          </w:r>
          <w:r w:rsidRPr="00B76114" w:rsidDel="00A42D94">
            <w:rPr>
              <w:rFonts w:hint="eastAsia"/>
              <w:highlight w:val="yellow"/>
              <w:rPrChange w:id="929" w:author="SL Partners" w:date="2023-12-23T23:39:00Z">
                <w:rPr>
                  <w:rFonts w:hint="eastAsia"/>
                </w:rPr>
              </w:rPrChange>
            </w:rPr>
            <w:t>총</w:t>
          </w:r>
          <w:r w:rsidRPr="00B76114" w:rsidDel="00A42D94">
            <w:rPr>
              <w:highlight w:val="yellow"/>
              <w:rPrChange w:id="930" w:author="SL Partners" w:date="2023-12-23T23:39:00Z">
                <w:rPr/>
              </w:rPrChange>
            </w:rPr>
            <w:t xml:space="preserve"> </w:t>
          </w:r>
          <w:r w:rsidRPr="00B76114" w:rsidDel="00A42D94">
            <w:rPr>
              <w:highlight w:val="yellow"/>
            </w:rPr>
            <w:t>[</w:t>
          </w:r>
          <w:r w:rsidRPr="00B76114" w:rsidDel="00A42D94">
            <w:rPr>
              <w:rFonts w:hint="eastAsia"/>
              <w:highlight w:val="yellow"/>
            </w:rPr>
            <w:t>●</w:t>
          </w:r>
          <w:r w:rsidRPr="00B76114" w:rsidDel="00A42D94">
            <w:rPr>
              <w:highlight w:val="yellow"/>
            </w:rPr>
            <w:t>]</w:t>
          </w:r>
          <w:r w:rsidRPr="00B76114" w:rsidDel="00A42D94">
            <w:rPr>
              <w:rFonts w:hint="eastAsia"/>
              <w:highlight w:val="yellow"/>
              <w:rPrChange w:id="931" w:author="SL Partners" w:date="2023-12-23T23:39:00Z">
                <w:rPr>
                  <w:rFonts w:hint="eastAsia"/>
                </w:rPr>
              </w:rPrChange>
            </w:rPr>
            <w:t>주를</w:t>
          </w:r>
          <w:r w:rsidRPr="00B76114" w:rsidDel="00A42D94">
            <w:rPr>
              <w:highlight w:val="yellow"/>
              <w:rPrChange w:id="932" w:author="SL Partners" w:date="2023-12-23T23:39:00Z">
                <w:rPr/>
              </w:rPrChange>
            </w:rPr>
            <w:t xml:space="preserve"> </w:t>
          </w:r>
          <w:r w:rsidRPr="00B76114" w:rsidDel="00A42D94">
            <w:rPr>
              <w:rFonts w:hint="eastAsia"/>
              <w:highlight w:val="yellow"/>
              <w:rPrChange w:id="933" w:author="SL Partners" w:date="2023-12-23T23:39:00Z">
                <w:rPr>
                  <w:rFonts w:hint="eastAsia"/>
                </w:rPr>
              </w:rPrChange>
            </w:rPr>
            <w:t>초과할</w:t>
          </w:r>
          <w:r w:rsidRPr="00B76114" w:rsidDel="00A42D94">
            <w:rPr>
              <w:highlight w:val="yellow"/>
              <w:rPrChange w:id="934" w:author="SL Partners" w:date="2023-12-23T23:39:00Z">
                <w:rPr/>
              </w:rPrChange>
            </w:rPr>
            <w:t xml:space="preserve"> </w:t>
          </w:r>
          <w:r w:rsidRPr="00B76114" w:rsidDel="00A42D94">
            <w:rPr>
              <w:rFonts w:hint="eastAsia"/>
              <w:highlight w:val="yellow"/>
              <w:rPrChange w:id="935" w:author="SL Partners" w:date="2023-12-23T23:39:00Z">
                <w:rPr>
                  <w:rFonts w:hint="eastAsia"/>
                </w:rPr>
              </w:rPrChange>
            </w:rPr>
            <w:t>수</w:t>
          </w:r>
          <w:r w:rsidRPr="00B76114" w:rsidDel="00A42D94">
            <w:rPr>
              <w:highlight w:val="yellow"/>
              <w:rPrChange w:id="936" w:author="SL Partners" w:date="2023-12-23T23:39:00Z">
                <w:rPr/>
              </w:rPrChange>
            </w:rPr>
            <w:t xml:space="preserve"> </w:t>
          </w:r>
          <w:r w:rsidRPr="00B76114" w:rsidDel="00A42D94">
            <w:rPr>
              <w:rFonts w:hint="eastAsia"/>
              <w:highlight w:val="yellow"/>
              <w:rPrChange w:id="937" w:author="SL Partners" w:date="2023-12-23T23:39:00Z">
                <w:rPr>
                  <w:rFonts w:hint="eastAsia"/>
                </w:rPr>
              </w:rPrChange>
            </w:rPr>
            <w:t>없음</w:t>
          </w:r>
          <w:r w:rsidRPr="00B76114" w:rsidDel="00A42D94">
            <w:rPr>
              <w:highlight w:val="yellow"/>
              <w:rPrChange w:id="938" w:author="SL Partners" w:date="2023-12-23T23:39:00Z">
                <w:rPr/>
              </w:rPrChange>
            </w:rPr>
            <w:t>.]</w:t>
          </w:r>
        </w:ins>
      </w:moveFrom>
    </w:p>
    <w:p w14:paraId="0A832E4F" w14:textId="16D881C1" w:rsidR="00EE074A" w:rsidRPr="00B76114" w:rsidDel="00A42D94" w:rsidRDefault="00EE074A">
      <w:pPr>
        <w:pStyle w:val="a6"/>
        <w:numPr>
          <w:ilvl w:val="0"/>
          <w:numId w:val="82"/>
        </w:numPr>
        <w:spacing w:line="276" w:lineRule="auto"/>
        <w:ind w:leftChars="0"/>
        <w:rPr>
          <w:ins w:id="939" w:author="지원 서" w:date="2023-12-22T12:17:00Z"/>
          <w:moveFrom w:id="940" w:author="SL Partners" w:date="2023-12-23T23:39:00Z"/>
          <w:highlight w:val="yellow"/>
          <w:rPrChange w:id="941" w:author="SL Partners" w:date="2023-12-23T23:39:00Z">
            <w:rPr>
              <w:ins w:id="942" w:author="지원 서" w:date="2023-12-22T12:17:00Z"/>
              <w:moveFrom w:id="943" w:author="SL Partners" w:date="2023-12-23T23:39:00Z"/>
              <w:color w:val="000000" w:themeColor="text1"/>
              <w:sz w:val="22"/>
              <w:szCs w:val="22"/>
            </w:rPr>
          </w:rPrChange>
        </w:rPr>
        <w:pPrChange w:id="944" w:author="SL Partners" w:date="2023-12-23T23:39:00Z">
          <w:pPr>
            <w:pStyle w:val="3"/>
            <w:numPr>
              <w:ilvl w:val="1"/>
              <w:numId w:val="75"/>
            </w:numPr>
            <w:tabs>
              <w:tab w:val="num" w:pos="851"/>
            </w:tabs>
            <w:ind w:left="1040" w:hanging="440"/>
          </w:pPr>
        </w:pPrChange>
      </w:pPr>
      <w:moveFrom w:id="945" w:author="SL Partners" w:date="2023-12-23T23:39:00Z">
        <w:ins w:id="946" w:author="지원 서" w:date="2023-12-22T12:17:00Z">
          <w:r w:rsidRPr="00B76114" w:rsidDel="00A42D94">
            <w:rPr>
              <w:highlight w:val="yellow"/>
              <w:rPrChange w:id="947" w:author="SL Partners" w:date="2023-12-23T23:39:00Z">
                <w:rPr>
                  <w:color w:val="000000" w:themeColor="text1"/>
                  <w:sz w:val="22"/>
                  <w:szCs w:val="22"/>
                </w:rPr>
              </w:rPrChange>
            </w:rPr>
            <w:t>[</w:t>
          </w:r>
          <w:r w:rsidRPr="00B76114" w:rsidDel="00A42D94">
            <w:rPr>
              <w:rFonts w:hint="eastAsia"/>
              <w:highlight w:val="yellow"/>
              <w:rPrChange w:id="948" w:author="SL Partners" w:date="2023-12-23T23:39:00Z">
                <w:rPr>
                  <w:rFonts w:hint="eastAsia"/>
                  <w:color w:val="000000" w:themeColor="text1"/>
                  <w:sz w:val="22"/>
                  <w:szCs w:val="22"/>
                </w:rPr>
              </w:rPrChange>
            </w:rPr>
            <w:t>임직원은</w:t>
          </w:r>
          <w:r w:rsidRPr="00B76114" w:rsidDel="00A42D94">
            <w:rPr>
              <w:highlight w:val="yellow"/>
              <w:rPrChange w:id="949" w:author="SL Partners" w:date="2023-12-23T23:39:00Z">
                <w:rPr>
                  <w:color w:val="000000" w:themeColor="text1"/>
                  <w:sz w:val="22"/>
                  <w:szCs w:val="22"/>
                </w:rPr>
              </w:rPrChange>
            </w:rPr>
            <w:t xml:space="preserve"> </w:t>
          </w:r>
          <w:r w:rsidRPr="00B76114" w:rsidDel="00A42D94">
            <w:rPr>
              <w:rFonts w:hint="eastAsia"/>
              <w:highlight w:val="yellow"/>
              <w:rPrChange w:id="950" w:author="SL Partners" w:date="2023-12-23T23:39:00Z">
                <w:rPr>
                  <w:rFonts w:hint="eastAsia"/>
                  <w:color w:val="000000" w:themeColor="text1"/>
                  <w:sz w:val="22"/>
                  <w:szCs w:val="22"/>
                </w:rPr>
              </w:rPrChange>
            </w:rPr>
            <w:t>주식매수선택권</w:t>
          </w:r>
          <w:r w:rsidRPr="00B76114" w:rsidDel="00A42D94">
            <w:rPr>
              <w:highlight w:val="yellow"/>
              <w:rPrChange w:id="951" w:author="SL Partners" w:date="2023-12-23T23:39:00Z">
                <w:rPr>
                  <w:color w:val="000000" w:themeColor="text1"/>
                  <w:sz w:val="22"/>
                  <w:szCs w:val="22"/>
                </w:rPr>
              </w:rPrChange>
            </w:rPr>
            <w:t xml:space="preserve"> </w:t>
          </w:r>
          <w:r w:rsidRPr="00B76114" w:rsidDel="00A42D94">
            <w:rPr>
              <w:rFonts w:hint="eastAsia"/>
              <w:highlight w:val="yellow"/>
              <w:rPrChange w:id="952" w:author="SL Partners" w:date="2023-12-23T23:39:00Z">
                <w:rPr>
                  <w:rFonts w:hint="eastAsia"/>
                  <w:color w:val="000000" w:themeColor="text1"/>
                  <w:sz w:val="22"/>
                  <w:szCs w:val="22"/>
                </w:rPr>
              </w:rPrChange>
            </w:rPr>
            <w:t>부여일로부터</w:t>
          </w:r>
          <w:r w:rsidRPr="00B76114" w:rsidDel="00A42D94">
            <w:rPr>
              <w:highlight w:val="yellow"/>
              <w:rPrChange w:id="953" w:author="SL Partners" w:date="2023-12-23T23:39:00Z">
                <w:rPr>
                  <w:color w:val="000000" w:themeColor="text1"/>
                  <w:sz w:val="22"/>
                  <w:szCs w:val="22"/>
                </w:rPr>
              </w:rPrChange>
            </w:rPr>
            <w:t xml:space="preserve"> 2</w:t>
          </w:r>
          <w:r w:rsidRPr="00B76114" w:rsidDel="00A42D94">
            <w:rPr>
              <w:rFonts w:hint="eastAsia"/>
              <w:highlight w:val="yellow"/>
              <w:rPrChange w:id="954" w:author="SL Partners" w:date="2023-12-23T23:39:00Z">
                <w:rPr>
                  <w:rFonts w:hint="eastAsia"/>
                  <w:color w:val="000000" w:themeColor="text1"/>
                  <w:sz w:val="22"/>
                  <w:szCs w:val="22"/>
                </w:rPr>
              </w:rPrChange>
            </w:rPr>
            <w:t>년</w:t>
          </w:r>
          <w:r w:rsidRPr="00B76114" w:rsidDel="00A42D94">
            <w:rPr>
              <w:highlight w:val="yellow"/>
              <w:rPrChange w:id="955" w:author="SL Partners" w:date="2023-12-23T23:39:00Z">
                <w:rPr>
                  <w:color w:val="000000" w:themeColor="text1"/>
                  <w:sz w:val="22"/>
                  <w:szCs w:val="22"/>
                </w:rPr>
              </w:rPrChange>
            </w:rPr>
            <w:t xml:space="preserve"> </w:t>
          </w:r>
          <w:r w:rsidRPr="00B76114" w:rsidDel="00A42D94">
            <w:rPr>
              <w:rFonts w:hint="eastAsia"/>
              <w:highlight w:val="yellow"/>
              <w:rPrChange w:id="956" w:author="SL Partners" w:date="2023-12-23T23:39:00Z">
                <w:rPr>
                  <w:rFonts w:hint="eastAsia"/>
                  <w:color w:val="000000" w:themeColor="text1"/>
                  <w:sz w:val="22"/>
                  <w:szCs w:val="22"/>
                </w:rPr>
              </w:rPrChange>
            </w:rPr>
            <w:t>이상</w:t>
          </w:r>
          <w:r w:rsidRPr="00B76114" w:rsidDel="00A42D94">
            <w:rPr>
              <w:highlight w:val="yellow"/>
              <w:rPrChange w:id="957" w:author="SL Partners" w:date="2023-12-23T23:39:00Z">
                <w:rPr>
                  <w:color w:val="000000" w:themeColor="text1"/>
                  <w:sz w:val="22"/>
                  <w:szCs w:val="22"/>
                </w:rPr>
              </w:rPrChange>
            </w:rPr>
            <w:t xml:space="preserve"> </w:t>
          </w:r>
          <w:r w:rsidRPr="00B76114" w:rsidDel="00A42D94">
            <w:rPr>
              <w:rFonts w:hint="eastAsia"/>
              <w:highlight w:val="yellow"/>
              <w:rPrChange w:id="958" w:author="SL Partners" w:date="2023-12-23T23:39:00Z">
                <w:rPr>
                  <w:rFonts w:hint="eastAsia"/>
                  <w:color w:val="000000" w:themeColor="text1"/>
                  <w:sz w:val="22"/>
                  <w:szCs w:val="22"/>
                </w:rPr>
              </w:rPrChange>
            </w:rPr>
            <w:t>재직하여야</w:t>
          </w:r>
          <w:r w:rsidRPr="00B76114" w:rsidDel="00A42D94">
            <w:rPr>
              <w:highlight w:val="yellow"/>
              <w:rPrChange w:id="959" w:author="SL Partners" w:date="2023-12-23T23:39:00Z">
                <w:rPr>
                  <w:color w:val="000000" w:themeColor="text1"/>
                  <w:sz w:val="22"/>
                  <w:szCs w:val="22"/>
                </w:rPr>
              </w:rPrChange>
            </w:rPr>
            <w:t xml:space="preserve"> </w:t>
          </w:r>
          <w:r w:rsidRPr="00B76114" w:rsidDel="00A42D94">
            <w:rPr>
              <w:rFonts w:hint="eastAsia"/>
              <w:highlight w:val="yellow"/>
              <w:rPrChange w:id="960" w:author="SL Partners" w:date="2023-12-23T23:39:00Z">
                <w:rPr>
                  <w:rFonts w:hint="eastAsia"/>
                  <w:color w:val="000000" w:themeColor="text1"/>
                  <w:sz w:val="22"/>
                  <w:szCs w:val="22"/>
                </w:rPr>
              </w:rPrChange>
            </w:rPr>
            <w:t>하며</w:t>
          </w:r>
          <w:r w:rsidRPr="00B76114" w:rsidDel="00A42D94">
            <w:rPr>
              <w:highlight w:val="yellow"/>
              <w:rPrChange w:id="961" w:author="SL Partners" w:date="2023-12-23T23:39:00Z">
                <w:rPr>
                  <w:color w:val="000000" w:themeColor="text1"/>
                  <w:sz w:val="22"/>
                  <w:szCs w:val="22"/>
                </w:rPr>
              </w:rPrChange>
            </w:rPr>
            <w:t>, 2</w:t>
          </w:r>
          <w:r w:rsidRPr="00B76114" w:rsidDel="00A42D94">
            <w:rPr>
              <w:rFonts w:hint="eastAsia"/>
              <w:highlight w:val="yellow"/>
              <w:rPrChange w:id="962" w:author="SL Partners" w:date="2023-12-23T23:39:00Z">
                <w:rPr>
                  <w:rFonts w:hint="eastAsia"/>
                  <w:color w:val="000000" w:themeColor="text1"/>
                  <w:sz w:val="22"/>
                  <w:szCs w:val="22"/>
                </w:rPr>
              </w:rPrChange>
            </w:rPr>
            <w:t>년</w:t>
          </w:r>
          <w:r w:rsidRPr="00B76114" w:rsidDel="00A42D94">
            <w:rPr>
              <w:highlight w:val="yellow"/>
              <w:rPrChange w:id="963" w:author="SL Partners" w:date="2023-12-23T23:39:00Z">
                <w:rPr>
                  <w:color w:val="000000" w:themeColor="text1"/>
                  <w:sz w:val="22"/>
                  <w:szCs w:val="22"/>
                </w:rPr>
              </w:rPrChange>
            </w:rPr>
            <w:t xml:space="preserve"> </w:t>
          </w:r>
          <w:r w:rsidRPr="00B76114" w:rsidDel="00A42D94">
            <w:rPr>
              <w:rFonts w:hint="eastAsia"/>
              <w:highlight w:val="yellow"/>
              <w:rPrChange w:id="964" w:author="SL Partners" w:date="2023-12-23T23:39:00Z">
                <w:rPr>
                  <w:rFonts w:hint="eastAsia"/>
                  <w:color w:val="000000" w:themeColor="text1"/>
                  <w:sz w:val="22"/>
                  <w:szCs w:val="22"/>
                </w:rPr>
              </w:rPrChange>
            </w:rPr>
            <w:t>이상</w:t>
          </w:r>
          <w:r w:rsidRPr="00B76114" w:rsidDel="00A42D94">
            <w:rPr>
              <w:highlight w:val="yellow"/>
              <w:rPrChange w:id="965" w:author="SL Partners" w:date="2023-12-23T23:39:00Z">
                <w:rPr>
                  <w:color w:val="000000" w:themeColor="text1"/>
                  <w:sz w:val="22"/>
                  <w:szCs w:val="22"/>
                </w:rPr>
              </w:rPrChange>
            </w:rPr>
            <w:t xml:space="preserve"> </w:t>
          </w:r>
          <w:r w:rsidRPr="00B76114" w:rsidDel="00A42D94">
            <w:rPr>
              <w:rFonts w:hint="eastAsia"/>
              <w:highlight w:val="yellow"/>
              <w:rPrChange w:id="966" w:author="SL Partners" w:date="2023-12-23T23:39:00Z">
                <w:rPr>
                  <w:rFonts w:hint="eastAsia"/>
                  <w:color w:val="000000" w:themeColor="text1"/>
                  <w:sz w:val="22"/>
                  <w:szCs w:val="22"/>
                </w:rPr>
              </w:rPrChange>
            </w:rPr>
            <w:t>재직한</w:t>
          </w:r>
          <w:r w:rsidRPr="00B76114" w:rsidDel="00A42D94">
            <w:rPr>
              <w:highlight w:val="yellow"/>
              <w:rPrChange w:id="967" w:author="SL Partners" w:date="2023-12-23T23:39:00Z">
                <w:rPr>
                  <w:color w:val="000000" w:themeColor="text1"/>
                  <w:sz w:val="22"/>
                  <w:szCs w:val="22"/>
                </w:rPr>
              </w:rPrChange>
            </w:rPr>
            <w:t xml:space="preserve"> </w:t>
          </w:r>
          <w:r w:rsidRPr="00B76114" w:rsidDel="00A42D94">
            <w:rPr>
              <w:rFonts w:hint="eastAsia"/>
              <w:highlight w:val="yellow"/>
              <w:rPrChange w:id="968" w:author="SL Partners" w:date="2023-12-23T23:39:00Z">
                <w:rPr>
                  <w:rFonts w:hint="eastAsia"/>
                  <w:color w:val="000000" w:themeColor="text1"/>
                  <w:sz w:val="22"/>
                  <w:szCs w:val="22"/>
                </w:rPr>
              </w:rPrChange>
            </w:rPr>
            <w:t>경우</w:t>
          </w:r>
          <w:r w:rsidRPr="00B76114" w:rsidDel="00A42D94">
            <w:rPr>
              <w:highlight w:val="yellow"/>
              <w:rPrChange w:id="969" w:author="SL Partners" w:date="2023-12-23T23:39:00Z">
                <w:rPr>
                  <w:color w:val="000000" w:themeColor="text1"/>
                  <w:sz w:val="22"/>
                  <w:szCs w:val="22"/>
                </w:rPr>
              </w:rPrChange>
            </w:rPr>
            <w:t xml:space="preserve">, (i) </w:t>
          </w:r>
          <w:r w:rsidRPr="00B76114" w:rsidDel="00A42D94">
            <w:rPr>
              <w:rFonts w:hint="eastAsia"/>
              <w:highlight w:val="yellow"/>
              <w:rPrChange w:id="970" w:author="SL Partners" w:date="2023-12-23T23:39:00Z">
                <w:rPr>
                  <w:rFonts w:hint="eastAsia"/>
                  <w:color w:val="000000" w:themeColor="text1"/>
                  <w:sz w:val="22"/>
                  <w:szCs w:val="22"/>
                </w:rPr>
              </w:rPrChange>
            </w:rPr>
            <w:t>부여일로부터</w:t>
          </w:r>
          <w:r w:rsidRPr="00B76114" w:rsidDel="00A42D94">
            <w:rPr>
              <w:highlight w:val="yellow"/>
              <w:rPrChange w:id="971" w:author="SL Partners" w:date="2023-12-23T23:39:00Z">
                <w:rPr>
                  <w:color w:val="000000" w:themeColor="text1"/>
                  <w:sz w:val="22"/>
                  <w:szCs w:val="22"/>
                </w:rPr>
              </w:rPrChange>
            </w:rPr>
            <w:t xml:space="preserve"> 2</w:t>
          </w:r>
          <w:r w:rsidRPr="00B76114" w:rsidDel="00A42D94">
            <w:rPr>
              <w:rFonts w:hint="eastAsia"/>
              <w:highlight w:val="yellow"/>
              <w:rPrChange w:id="972" w:author="SL Partners" w:date="2023-12-23T23:39:00Z">
                <w:rPr>
                  <w:rFonts w:hint="eastAsia"/>
                  <w:color w:val="000000" w:themeColor="text1"/>
                  <w:sz w:val="22"/>
                  <w:szCs w:val="22"/>
                </w:rPr>
              </w:rPrChange>
            </w:rPr>
            <w:t>년이</w:t>
          </w:r>
          <w:r w:rsidRPr="00B76114" w:rsidDel="00A42D94">
            <w:rPr>
              <w:highlight w:val="yellow"/>
              <w:rPrChange w:id="973" w:author="SL Partners" w:date="2023-12-23T23:39:00Z">
                <w:rPr>
                  <w:color w:val="000000" w:themeColor="text1"/>
                  <w:sz w:val="22"/>
                  <w:szCs w:val="22"/>
                </w:rPr>
              </w:rPrChange>
            </w:rPr>
            <w:t xml:space="preserve"> </w:t>
          </w:r>
          <w:r w:rsidRPr="00B76114" w:rsidDel="00A42D94">
            <w:rPr>
              <w:rFonts w:hint="eastAsia"/>
              <w:highlight w:val="yellow"/>
              <w:rPrChange w:id="974" w:author="SL Partners" w:date="2023-12-23T23:39:00Z">
                <w:rPr>
                  <w:rFonts w:hint="eastAsia"/>
                  <w:color w:val="000000" w:themeColor="text1"/>
                  <w:sz w:val="22"/>
                  <w:szCs w:val="22"/>
                </w:rPr>
              </w:rPrChange>
            </w:rPr>
            <w:t>경과한</w:t>
          </w:r>
          <w:r w:rsidRPr="00B76114" w:rsidDel="00A42D94">
            <w:rPr>
              <w:highlight w:val="yellow"/>
              <w:rPrChange w:id="975" w:author="SL Partners" w:date="2023-12-23T23:39:00Z">
                <w:rPr>
                  <w:color w:val="000000" w:themeColor="text1"/>
                  <w:sz w:val="22"/>
                  <w:szCs w:val="22"/>
                </w:rPr>
              </w:rPrChange>
            </w:rPr>
            <w:t xml:space="preserve"> </w:t>
          </w:r>
          <w:r w:rsidRPr="00B76114" w:rsidDel="00A42D94">
            <w:rPr>
              <w:rFonts w:hint="eastAsia"/>
              <w:highlight w:val="yellow"/>
              <w:rPrChange w:id="976" w:author="SL Partners" w:date="2023-12-23T23:39:00Z">
                <w:rPr>
                  <w:rFonts w:hint="eastAsia"/>
                  <w:color w:val="000000" w:themeColor="text1"/>
                  <w:sz w:val="22"/>
                  <w:szCs w:val="22"/>
                </w:rPr>
              </w:rPrChange>
            </w:rPr>
            <w:t>이후</w:t>
          </w:r>
          <w:r w:rsidRPr="00B76114" w:rsidDel="00A42D94">
            <w:rPr>
              <w:highlight w:val="yellow"/>
              <w:rPrChange w:id="977" w:author="SL Partners" w:date="2023-12-23T23:39:00Z">
                <w:rPr>
                  <w:color w:val="000000" w:themeColor="text1"/>
                  <w:sz w:val="22"/>
                  <w:szCs w:val="22"/>
                </w:rPr>
              </w:rPrChange>
            </w:rPr>
            <w:t xml:space="preserve"> </w:t>
          </w:r>
          <w:r w:rsidRPr="00B76114" w:rsidDel="00A42D94">
            <w:rPr>
              <w:rFonts w:hint="eastAsia"/>
              <w:highlight w:val="yellow"/>
              <w:rPrChange w:id="978" w:author="SL Partners" w:date="2023-12-23T23:39:00Z">
                <w:rPr>
                  <w:rFonts w:hint="eastAsia"/>
                  <w:color w:val="000000" w:themeColor="text1"/>
                  <w:sz w:val="22"/>
                  <w:szCs w:val="22"/>
                </w:rPr>
              </w:rPrChange>
            </w:rPr>
            <w:t>전체</w:t>
          </w:r>
          <w:r w:rsidRPr="00B76114" w:rsidDel="00A42D94">
            <w:rPr>
              <w:highlight w:val="yellow"/>
              <w:rPrChange w:id="979" w:author="SL Partners" w:date="2023-12-23T23:39:00Z">
                <w:rPr>
                  <w:color w:val="000000" w:themeColor="text1"/>
                  <w:sz w:val="22"/>
                  <w:szCs w:val="22"/>
                </w:rPr>
              </w:rPrChange>
            </w:rPr>
            <w:t xml:space="preserve"> </w:t>
          </w:r>
          <w:r w:rsidRPr="00B76114" w:rsidDel="00A42D94">
            <w:rPr>
              <w:rFonts w:hint="eastAsia"/>
              <w:highlight w:val="yellow"/>
              <w:rPrChange w:id="980" w:author="SL Partners" w:date="2023-12-23T23:39:00Z">
                <w:rPr>
                  <w:rFonts w:hint="eastAsia"/>
                  <w:color w:val="000000" w:themeColor="text1"/>
                  <w:sz w:val="22"/>
                  <w:szCs w:val="22"/>
                </w:rPr>
              </w:rPrChange>
            </w:rPr>
            <w:t>부여주식</w:t>
          </w:r>
          <w:r w:rsidRPr="00B76114" w:rsidDel="00A42D94">
            <w:rPr>
              <w:highlight w:val="yellow"/>
              <w:rPrChange w:id="981" w:author="SL Partners" w:date="2023-12-23T23:39:00Z">
                <w:rPr>
                  <w:color w:val="000000" w:themeColor="text1"/>
                  <w:sz w:val="22"/>
                  <w:szCs w:val="22"/>
                </w:rPr>
              </w:rPrChange>
            </w:rPr>
            <w:t xml:space="preserve"> </w:t>
          </w:r>
          <w:r w:rsidRPr="00B76114" w:rsidDel="00A42D94">
            <w:rPr>
              <w:rFonts w:hint="eastAsia"/>
              <w:highlight w:val="yellow"/>
              <w:rPrChange w:id="982" w:author="SL Partners" w:date="2023-12-23T23:39:00Z">
                <w:rPr>
                  <w:rFonts w:hint="eastAsia"/>
                  <w:color w:val="000000" w:themeColor="text1"/>
                  <w:sz w:val="22"/>
                  <w:szCs w:val="22"/>
                </w:rPr>
              </w:rPrChange>
            </w:rPr>
            <w:t>수의</w:t>
          </w:r>
          <w:r w:rsidRPr="00B76114" w:rsidDel="00A42D94">
            <w:rPr>
              <w:highlight w:val="yellow"/>
              <w:rPrChange w:id="983" w:author="SL Partners" w:date="2023-12-23T23:39:00Z">
                <w:rPr>
                  <w:color w:val="000000" w:themeColor="text1"/>
                  <w:sz w:val="22"/>
                  <w:szCs w:val="22"/>
                </w:rPr>
              </w:rPrChange>
            </w:rPr>
            <w:t xml:space="preserve"> 50%</w:t>
          </w:r>
          <w:r w:rsidRPr="00B76114" w:rsidDel="00A42D94">
            <w:rPr>
              <w:rFonts w:hint="eastAsia"/>
              <w:highlight w:val="yellow"/>
              <w:rPrChange w:id="984" w:author="SL Partners" w:date="2023-12-23T23:39:00Z">
                <w:rPr>
                  <w:rFonts w:hint="eastAsia"/>
                  <w:color w:val="000000" w:themeColor="text1"/>
                  <w:sz w:val="22"/>
                  <w:szCs w:val="22"/>
                </w:rPr>
              </w:rPrChange>
            </w:rPr>
            <w:t>를</w:t>
          </w:r>
          <w:r w:rsidRPr="00B76114" w:rsidDel="00A42D94">
            <w:rPr>
              <w:highlight w:val="yellow"/>
              <w:rPrChange w:id="985" w:author="SL Partners" w:date="2023-12-23T23:39:00Z">
                <w:rPr>
                  <w:color w:val="000000" w:themeColor="text1"/>
                  <w:sz w:val="22"/>
                  <w:szCs w:val="22"/>
                </w:rPr>
              </w:rPrChange>
            </w:rPr>
            <w:t xml:space="preserve">, (ii) </w:t>
          </w:r>
          <w:r w:rsidRPr="00B76114" w:rsidDel="00A42D94">
            <w:rPr>
              <w:rFonts w:hint="eastAsia"/>
              <w:highlight w:val="yellow"/>
              <w:rPrChange w:id="986" w:author="SL Partners" w:date="2023-12-23T23:39:00Z">
                <w:rPr>
                  <w:rFonts w:hint="eastAsia"/>
                  <w:color w:val="000000" w:themeColor="text1"/>
                  <w:sz w:val="22"/>
                  <w:szCs w:val="22"/>
                </w:rPr>
              </w:rPrChange>
            </w:rPr>
            <w:t>부여일로부터</w:t>
          </w:r>
          <w:r w:rsidRPr="00B76114" w:rsidDel="00A42D94">
            <w:rPr>
              <w:highlight w:val="yellow"/>
              <w:rPrChange w:id="987" w:author="SL Partners" w:date="2023-12-23T23:39:00Z">
                <w:rPr>
                  <w:color w:val="000000" w:themeColor="text1"/>
                  <w:sz w:val="22"/>
                  <w:szCs w:val="22"/>
                </w:rPr>
              </w:rPrChange>
            </w:rPr>
            <w:t xml:space="preserve"> 3</w:t>
          </w:r>
          <w:r w:rsidRPr="00B76114" w:rsidDel="00A42D94">
            <w:rPr>
              <w:rFonts w:hint="eastAsia"/>
              <w:highlight w:val="yellow"/>
              <w:rPrChange w:id="988" w:author="SL Partners" w:date="2023-12-23T23:39:00Z">
                <w:rPr>
                  <w:rFonts w:hint="eastAsia"/>
                  <w:color w:val="000000" w:themeColor="text1"/>
                  <w:sz w:val="22"/>
                  <w:szCs w:val="22"/>
                </w:rPr>
              </w:rPrChange>
            </w:rPr>
            <w:t>년이</w:t>
          </w:r>
          <w:r w:rsidRPr="00B76114" w:rsidDel="00A42D94">
            <w:rPr>
              <w:highlight w:val="yellow"/>
              <w:rPrChange w:id="989" w:author="SL Partners" w:date="2023-12-23T23:39:00Z">
                <w:rPr>
                  <w:color w:val="000000" w:themeColor="text1"/>
                  <w:sz w:val="22"/>
                  <w:szCs w:val="22"/>
                </w:rPr>
              </w:rPrChange>
            </w:rPr>
            <w:t xml:space="preserve"> </w:t>
          </w:r>
          <w:r w:rsidRPr="00B76114" w:rsidDel="00A42D94">
            <w:rPr>
              <w:rFonts w:hint="eastAsia"/>
              <w:highlight w:val="yellow"/>
              <w:rPrChange w:id="990" w:author="SL Partners" w:date="2023-12-23T23:39:00Z">
                <w:rPr>
                  <w:rFonts w:hint="eastAsia"/>
                  <w:color w:val="000000" w:themeColor="text1"/>
                  <w:sz w:val="22"/>
                  <w:szCs w:val="22"/>
                </w:rPr>
              </w:rPrChange>
            </w:rPr>
            <w:t>경과한</w:t>
          </w:r>
          <w:r w:rsidRPr="00B76114" w:rsidDel="00A42D94">
            <w:rPr>
              <w:highlight w:val="yellow"/>
              <w:rPrChange w:id="991" w:author="SL Partners" w:date="2023-12-23T23:39:00Z">
                <w:rPr>
                  <w:color w:val="000000" w:themeColor="text1"/>
                  <w:sz w:val="22"/>
                  <w:szCs w:val="22"/>
                </w:rPr>
              </w:rPrChange>
            </w:rPr>
            <w:t xml:space="preserve"> </w:t>
          </w:r>
          <w:r w:rsidRPr="00B76114" w:rsidDel="00A42D94">
            <w:rPr>
              <w:rFonts w:hint="eastAsia"/>
              <w:highlight w:val="yellow"/>
              <w:rPrChange w:id="992" w:author="SL Partners" w:date="2023-12-23T23:39:00Z">
                <w:rPr>
                  <w:rFonts w:hint="eastAsia"/>
                  <w:color w:val="000000" w:themeColor="text1"/>
                  <w:sz w:val="22"/>
                  <w:szCs w:val="22"/>
                </w:rPr>
              </w:rPrChange>
            </w:rPr>
            <w:t>이후</w:t>
          </w:r>
          <w:r w:rsidRPr="00B76114" w:rsidDel="00A42D94">
            <w:rPr>
              <w:highlight w:val="yellow"/>
              <w:rPrChange w:id="993" w:author="SL Partners" w:date="2023-12-23T23:39:00Z">
                <w:rPr>
                  <w:color w:val="000000" w:themeColor="text1"/>
                  <w:sz w:val="22"/>
                  <w:szCs w:val="22"/>
                </w:rPr>
              </w:rPrChange>
            </w:rPr>
            <w:t xml:space="preserve"> </w:t>
          </w:r>
          <w:r w:rsidRPr="00B76114" w:rsidDel="00A42D94">
            <w:rPr>
              <w:rFonts w:hint="eastAsia"/>
              <w:highlight w:val="yellow"/>
              <w:rPrChange w:id="994" w:author="SL Partners" w:date="2023-12-23T23:39:00Z">
                <w:rPr>
                  <w:rFonts w:hint="eastAsia"/>
                  <w:color w:val="000000" w:themeColor="text1"/>
                  <w:sz w:val="22"/>
                  <w:szCs w:val="22"/>
                </w:rPr>
              </w:rPrChange>
            </w:rPr>
            <w:t>전체</w:t>
          </w:r>
          <w:r w:rsidRPr="00B76114" w:rsidDel="00A42D94">
            <w:rPr>
              <w:highlight w:val="yellow"/>
              <w:rPrChange w:id="995" w:author="SL Partners" w:date="2023-12-23T23:39:00Z">
                <w:rPr>
                  <w:color w:val="000000" w:themeColor="text1"/>
                  <w:sz w:val="22"/>
                  <w:szCs w:val="22"/>
                </w:rPr>
              </w:rPrChange>
            </w:rPr>
            <w:t xml:space="preserve"> </w:t>
          </w:r>
          <w:r w:rsidRPr="00B76114" w:rsidDel="00A42D94">
            <w:rPr>
              <w:rFonts w:hint="eastAsia"/>
              <w:highlight w:val="yellow"/>
              <w:rPrChange w:id="996" w:author="SL Partners" w:date="2023-12-23T23:39:00Z">
                <w:rPr>
                  <w:rFonts w:hint="eastAsia"/>
                  <w:color w:val="000000" w:themeColor="text1"/>
                  <w:sz w:val="22"/>
                  <w:szCs w:val="22"/>
                </w:rPr>
              </w:rPrChange>
            </w:rPr>
            <w:t>부여주식</w:t>
          </w:r>
          <w:r w:rsidRPr="00B76114" w:rsidDel="00A42D94">
            <w:rPr>
              <w:highlight w:val="yellow"/>
              <w:rPrChange w:id="997" w:author="SL Partners" w:date="2023-12-23T23:39:00Z">
                <w:rPr>
                  <w:color w:val="000000" w:themeColor="text1"/>
                  <w:sz w:val="22"/>
                  <w:szCs w:val="22"/>
                </w:rPr>
              </w:rPrChange>
            </w:rPr>
            <w:t xml:space="preserve"> </w:t>
          </w:r>
          <w:r w:rsidRPr="00B76114" w:rsidDel="00A42D94">
            <w:rPr>
              <w:rFonts w:hint="eastAsia"/>
              <w:highlight w:val="yellow"/>
              <w:rPrChange w:id="998" w:author="SL Partners" w:date="2023-12-23T23:39:00Z">
                <w:rPr>
                  <w:rFonts w:hint="eastAsia"/>
                  <w:color w:val="000000" w:themeColor="text1"/>
                  <w:sz w:val="22"/>
                  <w:szCs w:val="22"/>
                </w:rPr>
              </w:rPrChange>
            </w:rPr>
            <w:t>수의</w:t>
          </w:r>
          <w:r w:rsidRPr="00B76114" w:rsidDel="00A42D94">
            <w:rPr>
              <w:highlight w:val="yellow"/>
              <w:rPrChange w:id="999" w:author="SL Partners" w:date="2023-12-23T23:39:00Z">
                <w:rPr>
                  <w:color w:val="000000" w:themeColor="text1"/>
                  <w:sz w:val="22"/>
                  <w:szCs w:val="22"/>
                </w:rPr>
              </w:rPrChange>
            </w:rPr>
            <w:t xml:space="preserve"> 25%</w:t>
          </w:r>
          <w:r w:rsidRPr="00B76114" w:rsidDel="00A42D94">
            <w:rPr>
              <w:rFonts w:hint="eastAsia"/>
              <w:highlight w:val="yellow"/>
              <w:rPrChange w:id="1000" w:author="SL Partners" w:date="2023-12-23T23:39:00Z">
                <w:rPr>
                  <w:rFonts w:hint="eastAsia"/>
                  <w:color w:val="000000" w:themeColor="text1"/>
                  <w:sz w:val="22"/>
                  <w:szCs w:val="22"/>
                </w:rPr>
              </w:rPrChange>
            </w:rPr>
            <w:t>를</w:t>
          </w:r>
          <w:r w:rsidRPr="00B76114" w:rsidDel="00A42D94">
            <w:rPr>
              <w:highlight w:val="yellow"/>
              <w:rPrChange w:id="1001" w:author="SL Partners" w:date="2023-12-23T23:39:00Z">
                <w:rPr>
                  <w:color w:val="000000" w:themeColor="text1"/>
                  <w:sz w:val="22"/>
                  <w:szCs w:val="22"/>
                </w:rPr>
              </w:rPrChange>
            </w:rPr>
            <w:t xml:space="preserve">, (iii) </w:t>
          </w:r>
          <w:r w:rsidRPr="00B76114" w:rsidDel="00A42D94">
            <w:rPr>
              <w:rFonts w:hint="eastAsia"/>
              <w:highlight w:val="yellow"/>
              <w:rPrChange w:id="1002" w:author="SL Partners" w:date="2023-12-23T23:39:00Z">
                <w:rPr>
                  <w:rFonts w:hint="eastAsia"/>
                  <w:color w:val="000000" w:themeColor="text1"/>
                  <w:sz w:val="22"/>
                  <w:szCs w:val="22"/>
                </w:rPr>
              </w:rPrChange>
            </w:rPr>
            <w:t>부여일로부터</w:t>
          </w:r>
          <w:r w:rsidRPr="00B76114" w:rsidDel="00A42D94">
            <w:rPr>
              <w:highlight w:val="yellow"/>
              <w:rPrChange w:id="1003" w:author="SL Partners" w:date="2023-12-23T23:39:00Z">
                <w:rPr>
                  <w:color w:val="000000" w:themeColor="text1"/>
                  <w:sz w:val="22"/>
                  <w:szCs w:val="22"/>
                </w:rPr>
              </w:rPrChange>
            </w:rPr>
            <w:t xml:space="preserve"> 4</w:t>
          </w:r>
          <w:r w:rsidRPr="00B76114" w:rsidDel="00A42D94">
            <w:rPr>
              <w:rFonts w:hint="eastAsia"/>
              <w:highlight w:val="yellow"/>
              <w:rPrChange w:id="1004" w:author="SL Partners" w:date="2023-12-23T23:39:00Z">
                <w:rPr>
                  <w:rFonts w:hint="eastAsia"/>
                  <w:color w:val="000000" w:themeColor="text1"/>
                  <w:sz w:val="22"/>
                  <w:szCs w:val="22"/>
                </w:rPr>
              </w:rPrChange>
            </w:rPr>
            <w:t>년이</w:t>
          </w:r>
          <w:r w:rsidRPr="00B76114" w:rsidDel="00A42D94">
            <w:rPr>
              <w:highlight w:val="yellow"/>
              <w:rPrChange w:id="1005" w:author="SL Partners" w:date="2023-12-23T23:39:00Z">
                <w:rPr>
                  <w:color w:val="000000" w:themeColor="text1"/>
                  <w:sz w:val="22"/>
                  <w:szCs w:val="22"/>
                </w:rPr>
              </w:rPrChange>
            </w:rPr>
            <w:t xml:space="preserve"> </w:t>
          </w:r>
          <w:r w:rsidRPr="00B76114" w:rsidDel="00A42D94">
            <w:rPr>
              <w:rFonts w:hint="eastAsia"/>
              <w:highlight w:val="yellow"/>
              <w:rPrChange w:id="1006" w:author="SL Partners" w:date="2023-12-23T23:39:00Z">
                <w:rPr>
                  <w:rFonts w:hint="eastAsia"/>
                  <w:color w:val="000000" w:themeColor="text1"/>
                  <w:sz w:val="22"/>
                  <w:szCs w:val="22"/>
                </w:rPr>
              </w:rPrChange>
            </w:rPr>
            <w:t>경과한</w:t>
          </w:r>
          <w:r w:rsidRPr="00B76114" w:rsidDel="00A42D94">
            <w:rPr>
              <w:highlight w:val="yellow"/>
              <w:rPrChange w:id="1007" w:author="SL Partners" w:date="2023-12-23T23:39:00Z">
                <w:rPr>
                  <w:color w:val="000000" w:themeColor="text1"/>
                  <w:sz w:val="22"/>
                  <w:szCs w:val="22"/>
                </w:rPr>
              </w:rPrChange>
            </w:rPr>
            <w:t xml:space="preserve"> </w:t>
          </w:r>
          <w:r w:rsidRPr="00B76114" w:rsidDel="00A42D94">
            <w:rPr>
              <w:rFonts w:hint="eastAsia"/>
              <w:highlight w:val="yellow"/>
              <w:rPrChange w:id="1008" w:author="SL Partners" w:date="2023-12-23T23:39:00Z">
                <w:rPr>
                  <w:rFonts w:hint="eastAsia"/>
                  <w:color w:val="000000" w:themeColor="text1"/>
                  <w:sz w:val="22"/>
                  <w:szCs w:val="22"/>
                </w:rPr>
              </w:rPrChange>
            </w:rPr>
            <w:t>이후</w:t>
          </w:r>
          <w:r w:rsidRPr="00B76114" w:rsidDel="00A42D94">
            <w:rPr>
              <w:highlight w:val="yellow"/>
              <w:rPrChange w:id="1009" w:author="SL Partners" w:date="2023-12-23T23:39:00Z">
                <w:rPr>
                  <w:color w:val="000000" w:themeColor="text1"/>
                  <w:sz w:val="22"/>
                  <w:szCs w:val="22"/>
                </w:rPr>
              </w:rPrChange>
            </w:rPr>
            <w:t xml:space="preserve"> </w:t>
          </w:r>
          <w:r w:rsidRPr="00B76114" w:rsidDel="00A42D94">
            <w:rPr>
              <w:rFonts w:hint="eastAsia"/>
              <w:highlight w:val="yellow"/>
              <w:rPrChange w:id="1010" w:author="SL Partners" w:date="2023-12-23T23:39:00Z">
                <w:rPr>
                  <w:rFonts w:hint="eastAsia"/>
                  <w:color w:val="000000" w:themeColor="text1"/>
                  <w:sz w:val="22"/>
                  <w:szCs w:val="22"/>
                </w:rPr>
              </w:rPrChange>
            </w:rPr>
            <w:t>전체</w:t>
          </w:r>
          <w:r w:rsidRPr="00B76114" w:rsidDel="00A42D94">
            <w:rPr>
              <w:highlight w:val="yellow"/>
              <w:rPrChange w:id="1011" w:author="SL Partners" w:date="2023-12-23T23:39:00Z">
                <w:rPr>
                  <w:color w:val="000000" w:themeColor="text1"/>
                  <w:sz w:val="22"/>
                  <w:szCs w:val="22"/>
                </w:rPr>
              </w:rPrChange>
            </w:rPr>
            <w:t xml:space="preserve"> </w:t>
          </w:r>
          <w:r w:rsidRPr="00B76114" w:rsidDel="00A42D94">
            <w:rPr>
              <w:rFonts w:hint="eastAsia"/>
              <w:highlight w:val="yellow"/>
              <w:rPrChange w:id="1012" w:author="SL Partners" w:date="2023-12-23T23:39:00Z">
                <w:rPr>
                  <w:rFonts w:hint="eastAsia"/>
                  <w:color w:val="000000" w:themeColor="text1"/>
                  <w:sz w:val="22"/>
                  <w:szCs w:val="22"/>
                </w:rPr>
              </w:rPrChange>
            </w:rPr>
            <w:t>부여주식</w:t>
          </w:r>
          <w:r w:rsidRPr="00B76114" w:rsidDel="00A42D94">
            <w:rPr>
              <w:highlight w:val="yellow"/>
              <w:rPrChange w:id="1013" w:author="SL Partners" w:date="2023-12-23T23:39:00Z">
                <w:rPr>
                  <w:color w:val="000000" w:themeColor="text1"/>
                  <w:sz w:val="22"/>
                  <w:szCs w:val="22"/>
                </w:rPr>
              </w:rPrChange>
            </w:rPr>
            <w:t xml:space="preserve"> </w:t>
          </w:r>
          <w:r w:rsidRPr="00B76114" w:rsidDel="00A42D94">
            <w:rPr>
              <w:rFonts w:hint="eastAsia"/>
              <w:highlight w:val="yellow"/>
              <w:rPrChange w:id="1014" w:author="SL Partners" w:date="2023-12-23T23:39:00Z">
                <w:rPr>
                  <w:rFonts w:hint="eastAsia"/>
                  <w:color w:val="000000" w:themeColor="text1"/>
                  <w:sz w:val="22"/>
                  <w:szCs w:val="22"/>
                </w:rPr>
              </w:rPrChange>
            </w:rPr>
            <w:t>수의</w:t>
          </w:r>
          <w:r w:rsidRPr="00B76114" w:rsidDel="00A42D94">
            <w:rPr>
              <w:highlight w:val="yellow"/>
              <w:rPrChange w:id="1015" w:author="SL Partners" w:date="2023-12-23T23:39:00Z">
                <w:rPr>
                  <w:color w:val="000000" w:themeColor="text1"/>
                  <w:sz w:val="22"/>
                  <w:szCs w:val="22"/>
                </w:rPr>
              </w:rPrChange>
            </w:rPr>
            <w:t xml:space="preserve"> 25%</w:t>
          </w:r>
          <w:r w:rsidRPr="00B76114" w:rsidDel="00A42D94">
            <w:rPr>
              <w:rFonts w:hint="eastAsia"/>
              <w:highlight w:val="yellow"/>
              <w:rPrChange w:id="1016" w:author="SL Partners" w:date="2023-12-23T23:39:00Z">
                <w:rPr>
                  <w:rFonts w:hint="eastAsia"/>
                  <w:color w:val="000000" w:themeColor="text1"/>
                  <w:sz w:val="22"/>
                  <w:szCs w:val="22"/>
                </w:rPr>
              </w:rPrChange>
            </w:rPr>
            <w:t>를</w:t>
          </w:r>
          <w:r w:rsidRPr="00B76114" w:rsidDel="00A42D94">
            <w:rPr>
              <w:highlight w:val="yellow"/>
              <w:rPrChange w:id="1017" w:author="SL Partners" w:date="2023-12-23T23:39:00Z">
                <w:rPr>
                  <w:color w:val="000000" w:themeColor="text1"/>
                  <w:sz w:val="22"/>
                  <w:szCs w:val="22"/>
                </w:rPr>
              </w:rPrChange>
            </w:rPr>
            <w:t xml:space="preserve"> </w:t>
          </w:r>
          <w:r w:rsidRPr="00B76114" w:rsidDel="00A42D94">
            <w:rPr>
              <w:rFonts w:hint="eastAsia"/>
              <w:highlight w:val="yellow"/>
              <w:rPrChange w:id="1018" w:author="SL Partners" w:date="2023-12-23T23:39:00Z">
                <w:rPr>
                  <w:rFonts w:hint="eastAsia"/>
                  <w:color w:val="000000" w:themeColor="text1"/>
                  <w:sz w:val="22"/>
                  <w:szCs w:val="22"/>
                </w:rPr>
              </w:rPrChange>
            </w:rPr>
            <w:t>각</w:t>
          </w:r>
          <w:r w:rsidRPr="00B76114" w:rsidDel="00A42D94">
            <w:rPr>
              <w:highlight w:val="yellow"/>
              <w:rPrChange w:id="1019" w:author="SL Partners" w:date="2023-12-23T23:39:00Z">
                <w:rPr>
                  <w:color w:val="000000" w:themeColor="text1"/>
                  <w:sz w:val="22"/>
                  <w:szCs w:val="22"/>
                </w:rPr>
              </w:rPrChange>
            </w:rPr>
            <w:t xml:space="preserve"> </w:t>
          </w:r>
          <w:r w:rsidRPr="00B76114" w:rsidDel="00A42D94">
            <w:rPr>
              <w:rFonts w:hint="eastAsia"/>
              <w:highlight w:val="yellow"/>
              <w:rPrChange w:id="1020" w:author="SL Partners" w:date="2023-12-23T23:39:00Z">
                <w:rPr>
                  <w:rFonts w:hint="eastAsia"/>
                  <w:color w:val="000000" w:themeColor="text1"/>
                  <w:sz w:val="22"/>
                  <w:szCs w:val="22"/>
                </w:rPr>
              </w:rPrChange>
            </w:rPr>
            <w:t>행사할</w:t>
          </w:r>
          <w:r w:rsidRPr="00B76114" w:rsidDel="00A42D94">
            <w:rPr>
              <w:highlight w:val="yellow"/>
              <w:rPrChange w:id="1021" w:author="SL Partners" w:date="2023-12-23T23:39:00Z">
                <w:rPr>
                  <w:color w:val="000000" w:themeColor="text1"/>
                  <w:sz w:val="22"/>
                  <w:szCs w:val="22"/>
                </w:rPr>
              </w:rPrChange>
            </w:rPr>
            <w:t xml:space="preserve"> </w:t>
          </w:r>
          <w:r w:rsidRPr="00B76114" w:rsidDel="00A42D94">
            <w:rPr>
              <w:rFonts w:hint="eastAsia"/>
              <w:highlight w:val="yellow"/>
              <w:rPrChange w:id="1022" w:author="SL Partners" w:date="2023-12-23T23:39:00Z">
                <w:rPr>
                  <w:rFonts w:hint="eastAsia"/>
                  <w:color w:val="000000" w:themeColor="text1"/>
                  <w:sz w:val="22"/>
                  <w:szCs w:val="22"/>
                </w:rPr>
              </w:rPrChange>
            </w:rPr>
            <w:t>수</w:t>
          </w:r>
          <w:r w:rsidRPr="00B76114" w:rsidDel="00A42D94">
            <w:rPr>
              <w:highlight w:val="yellow"/>
              <w:rPrChange w:id="1023" w:author="SL Partners" w:date="2023-12-23T23:39:00Z">
                <w:rPr>
                  <w:color w:val="000000" w:themeColor="text1"/>
                  <w:sz w:val="22"/>
                  <w:szCs w:val="22"/>
                </w:rPr>
              </w:rPrChange>
            </w:rPr>
            <w:t xml:space="preserve"> </w:t>
          </w:r>
          <w:r w:rsidRPr="00B76114" w:rsidDel="00A42D94">
            <w:rPr>
              <w:rFonts w:hint="eastAsia"/>
              <w:highlight w:val="yellow"/>
              <w:rPrChange w:id="1024" w:author="SL Partners" w:date="2023-12-23T23:39:00Z">
                <w:rPr>
                  <w:rFonts w:hint="eastAsia"/>
                  <w:color w:val="000000" w:themeColor="text1"/>
                  <w:sz w:val="22"/>
                  <w:szCs w:val="22"/>
                </w:rPr>
              </w:rPrChange>
            </w:rPr>
            <w:t>있는</w:t>
          </w:r>
          <w:r w:rsidRPr="00B76114" w:rsidDel="00A42D94">
            <w:rPr>
              <w:highlight w:val="yellow"/>
              <w:rPrChange w:id="1025" w:author="SL Partners" w:date="2023-12-23T23:39:00Z">
                <w:rPr>
                  <w:color w:val="000000" w:themeColor="text1"/>
                  <w:sz w:val="22"/>
                  <w:szCs w:val="22"/>
                </w:rPr>
              </w:rPrChange>
            </w:rPr>
            <w:t xml:space="preserve"> </w:t>
          </w:r>
          <w:r w:rsidRPr="00B76114" w:rsidDel="00A42D94">
            <w:rPr>
              <w:rFonts w:hint="eastAsia"/>
              <w:highlight w:val="yellow"/>
              <w:rPrChange w:id="1026" w:author="SL Partners" w:date="2023-12-23T23:39:00Z">
                <w:rPr>
                  <w:rFonts w:hint="eastAsia"/>
                  <w:color w:val="000000" w:themeColor="text1"/>
                  <w:sz w:val="22"/>
                  <w:szCs w:val="22"/>
                </w:rPr>
              </w:rPrChange>
            </w:rPr>
            <w:t>조건으로</w:t>
          </w:r>
          <w:r w:rsidRPr="00B76114" w:rsidDel="00A42D94">
            <w:rPr>
              <w:highlight w:val="yellow"/>
              <w:rPrChange w:id="1027" w:author="SL Partners" w:date="2023-12-23T23:39:00Z">
                <w:rPr>
                  <w:color w:val="000000" w:themeColor="text1"/>
                  <w:sz w:val="22"/>
                  <w:szCs w:val="22"/>
                </w:rPr>
              </w:rPrChange>
            </w:rPr>
            <w:t xml:space="preserve"> </w:t>
          </w:r>
          <w:r w:rsidRPr="00B76114" w:rsidDel="00A42D94">
            <w:rPr>
              <w:rFonts w:hint="eastAsia"/>
              <w:highlight w:val="yellow"/>
              <w:rPrChange w:id="1028" w:author="SL Partners" w:date="2023-12-23T23:39:00Z">
                <w:rPr>
                  <w:rFonts w:hint="eastAsia"/>
                  <w:color w:val="000000" w:themeColor="text1"/>
                  <w:sz w:val="22"/>
                  <w:szCs w:val="22"/>
                </w:rPr>
              </w:rPrChange>
            </w:rPr>
            <w:t>발행하여야</w:t>
          </w:r>
          <w:r w:rsidRPr="00B76114" w:rsidDel="00A42D94">
            <w:rPr>
              <w:highlight w:val="yellow"/>
              <w:rPrChange w:id="1029" w:author="SL Partners" w:date="2023-12-23T23:39:00Z">
                <w:rPr>
                  <w:color w:val="000000" w:themeColor="text1"/>
                  <w:sz w:val="22"/>
                  <w:szCs w:val="22"/>
                </w:rPr>
              </w:rPrChange>
            </w:rPr>
            <w:t xml:space="preserve"> </w:t>
          </w:r>
          <w:r w:rsidRPr="00B76114" w:rsidDel="00A42D94">
            <w:rPr>
              <w:rFonts w:hint="eastAsia"/>
              <w:highlight w:val="yellow"/>
              <w:rPrChange w:id="1030" w:author="SL Partners" w:date="2023-12-23T23:39:00Z">
                <w:rPr>
                  <w:rFonts w:hint="eastAsia"/>
                  <w:color w:val="000000" w:themeColor="text1"/>
                  <w:sz w:val="22"/>
                  <w:szCs w:val="22"/>
                </w:rPr>
              </w:rPrChange>
            </w:rPr>
            <w:t>함</w:t>
          </w:r>
          <w:r w:rsidRPr="00B76114" w:rsidDel="00A42D94">
            <w:rPr>
              <w:highlight w:val="yellow"/>
              <w:rPrChange w:id="1031" w:author="SL Partners" w:date="2023-12-23T23:39:00Z">
                <w:rPr>
                  <w:color w:val="000000" w:themeColor="text1"/>
                  <w:sz w:val="22"/>
                  <w:szCs w:val="22"/>
                </w:rPr>
              </w:rPrChange>
            </w:rPr>
            <w:t>.]</w:t>
          </w:r>
        </w:ins>
      </w:moveFrom>
    </w:p>
    <w:p w14:paraId="65945202" w14:textId="68DCECAF" w:rsidR="00EE074A" w:rsidRPr="00B76114" w:rsidDel="00A42D94" w:rsidRDefault="00EE074A">
      <w:pPr>
        <w:pStyle w:val="a6"/>
        <w:numPr>
          <w:ilvl w:val="0"/>
          <w:numId w:val="82"/>
        </w:numPr>
        <w:spacing w:line="276" w:lineRule="auto"/>
        <w:ind w:leftChars="0"/>
        <w:rPr>
          <w:ins w:id="1032" w:author="지원 서" w:date="2023-12-22T12:17:00Z"/>
          <w:moveFrom w:id="1033" w:author="SL Partners" w:date="2023-12-23T23:39:00Z"/>
          <w:highlight w:val="yellow"/>
          <w:rPrChange w:id="1034" w:author="SL Partners" w:date="2023-12-23T23:39:00Z">
            <w:rPr>
              <w:ins w:id="1035" w:author="지원 서" w:date="2023-12-22T12:17:00Z"/>
              <w:moveFrom w:id="1036" w:author="SL Partners" w:date="2023-12-23T23:39:00Z"/>
              <w:color w:val="000000" w:themeColor="text1"/>
              <w:sz w:val="22"/>
              <w:szCs w:val="22"/>
            </w:rPr>
          </w:rPrChange>
        </w:rPr>
        <w:pPrChange w:id="1037" w:author="SL Partners" w:date="2023-12-23T23:39:00Z">
          <w:pPr>
            <w:pStyle w:val="3"/>
            <w:numPr>
              <w:ilvl w:val="1"/>
              <w:numId w:val="75"/>
            </w:numPr>
            <w:tabs>
              <w:tab w:val="num" w:pos="851"/>
            </w:tabs>
            <w:ind w:left="1040" w:hanging="440"/>
          </w:pPr>
        </w:pPrChange>
      </w:pPr>
      <w:moveFrom w:id="1038" w:author="SL Partners" w:date="2023-12-23T23:39:00Z">
        <w:ins w:id="1039" w:author="지원 서" w:date="2023-12-22T12:17:00Z">
          <w:r w:rsidRPr="00B76114" w:rsidDel="00A42D94">
            <w:rPr>
              <w:highlight w:val="yellow"/>
              <w:rPrChange w:id="1040" w:author="SL Partners" w:date="2023-12-23T23:39:00Z">
                <w:rPr>
                  <w:color w:val="000000" w:themeColor="text1"/>
                  <w:sz w:val="22"/>
                  <w:szCs w:val="22"/>
                </w:rPr>
              </w:rPrChange>
            </w:rPr>
            <w:t>[</w:t>
          </w:r>
          <w:r w:rsidRPr="00B76114" w:rsidDel="00A42D94">
            <w:rPr>
              <w:rFonts w:hint="eastAsia"/>
              <w:highlight w:val="yellow"/>
              <w:rPrChange w:id="1041" w:author="SL Partners" w:date="2023-12-23T23:39:00Z">
                <w:rPr>
                  <w:rFonts w:hint="eastAsia"/>
                  <w:color w:val="000000" w:themeColor="text1"/>
                  <w:sz w:val="22"/>
                  <w:szCs w:val="22"/>
                </w:rPr>
              </w:rPrChange>
            </w:rPr>
            <w:t>회사는</w:t>
          </w:r>
          <w:r w:rsidRPr="00B76114" w:rsidDel="00A42D94">
            <w:rPr>
              <w:highlight w:val="yellow"/>
              <w:rPrChange w:id="1042" w:author="SL Partners" w:date="2023-12-23T23:39:00Z">
                <w:rPr>
                  <w:color w:val="000000" w:themeColor="text1"/>
                  <w:sz w:val="22"/>
                  <w:szCs w:val="22"/>
                </w:rPr>
              </w:rPrChange>
            </w:rPr>
            <w:t xml:space="preserve">, </w:t>
          </w:r>
          <w:r w:rsidRPr="00B76114" w:rsidDel="00A42D94">
            <w:rPr>
              <w:rFonts w:hint="eastAsia"/>
              <w:highlight w:val="yellow"/>
              <w:rPrChange w:id="1043" w:author="SL Partners" w:date="2023-12-23T23:39:00Z">
                <w:rPr>
                  <w:rFonts w:hint="eastAsia"/>
                  <w:color w:val="000000" w:themeColor="text1"/>
                  <w:sz w:val="22"/>
                  <w:szCs w:val="22"/>
                </w:rPr>
              </w:rPrChange>
            </w:rPr>
            <w:t>관련</w:t>
          </w:r>
          <w:r w:rsidRPr="00B76114" w:rsidDel="00A42D94">
            <w:rPr>
              <w:highlight w:val="yellow"/>
              <w:rPrChange w:id="1044" w:author="SL Partners" w:date="2023-12-23T23:39:00Z">
                <w:rPr>
                  <w:color w:val="000000" w:themeColor="text1"/>
                  <w:sz w:val="22"/>
                  <w:szCs w:val="22"/>
                </w:rPr>
              </w:rPrChange>
            </w:rPr>
            <w:t xml:space="preserve"> </w:t>
          </w:r>
          <w:r w:rsidRPr="00B76114" w:rsidDel="00A42D94">
            <w:rPr>
              <w:rFonts w:hint="eastAsia"/>
              <w:highlight w:val="yellow"/>
              <w:rPrChange w:id="1045" w:author="SL Partners" w:date="2023-12-23T23:39:00Z">
                <w:rPr>
                  <w:rFonts w:hint="eastAsia"/>
                  <w:color w:val="000000" w:themeColor="text1"/>
                  <w:sz w:val="22"/>
                  <w:szCs w:val="22"/>
                </w:rPr>
              </w:rPrChange>
            </w:rPr>
            <w:t>법령상</w:t>
          </w:r>
          <w:r w:rsidRPr="00B76114" w:rsidDel="00A42D94">
            <w:rPr>
              <w:highlight w:val="yellow"/>
              <w:rPrChange w:id="1046" w:author="SL Partners" w:date="2023-12-23T23:39:00Z">
                <w:rPr>
                  <w:color w:val="000000" w:themeColor="text1"/>
                  <w:sz w:val="22"/>
                  <w:szCs w:val="22"/>
                </w:rPr>
              </w:rPrChange>
            </w:rPr>
            <w:t xml:space="preserve"> </w:t>
          </w:r>
          <w:r w:rsidRPr="00B76114" w:rsidDel="00A42D94">
            <w:rPr>
              <w:rFonts w:hint="eastAsia"/>
              <w:highlight w:val="yellow"/>
              <w:rPrChange w:id="1047" w:author="SL Partners" w:date="2023-12-23T23:39:00Z">
                <w:rPr>
                  <w:rFonts w:hint="eastAsia"/>
                  <w:color w:val="000000" w:themeColor="text1"/>
                  <w:sz w:val="22"/>
                  <w:szCs w:val="22"/>
                </w:rPr>
              </w:rPrChange>
            </w:rPr>
            <w:t>허용되는</w:t>
          </w:r>
          <w:r w:rsidRPr="00B76114" w:rsidDel="00A42D94">
            <w:rPr>
              <w:highlight w:val="yellow"/>
              <w:rPrChange w:id="1048" w:author="SL Partners" w:date="2023-12-23T23:39:00Z">
                <w:rPr>
                  <w:color w:val="000000" w:themeColor="text1"/>
                  <w:sz w:val="22"/>
                  <w:szCs w:val="22"/>
                </w:rPr>
              </w:rPrChange>
            </w:rPr>
            <w:t xml:space="preserve"> </w:t>
          </w:r>
          <w:r w:rsidRPr="00B76114" w:rsidDel="00A42D94">
            <w:rPr>
              <w:rFonts w:hint="eastAsia"/>
              <w:highlight w:val="yellow"/>
              <w:rPrChange w:id="1049" w:author="SL Partners" w:date="2023-12-23T23:39:00Z">
                <w:rPr>
                  <w:rFonts w:hint="eastAsia"/>
                  <w:color w:val="000000" w:themeColor="text1"/>
                  <w:sz w:val="22"/>
                  <w:szCs w:val="22"/>
                </w:rPr>
              </w:rPrChange>
            </w:rPr>
            <w:t>범위</w:t>
          </w:r>
          <w:r w:rsidRPr="00B76114" w:rsidDel="00A42D94">
            <w:rPr>
              <w:highlight w:val="yellow"/>
              <w:rPrChange w:id="1050" w:author="SL Partners" w:date="2023-12-23T23:39:00Z">
                <w:rPr>
                  <w:color w:val="000000" w:themeColor="text1"/>
                  <w:sz w:val="22"/>
                  <w:szCs w:val="22"/>
                </w:rPr>
              </w:rPrChange>
            </w:rPr>
            <w:t xml:space="preserve"> </w:t>
          </w:r>
          <w:r w:rsidRPr="00B76114" w:rsidDel="00A42D94">
            <w:rPr>
              <w:rFonts w:hint="eastAsia"/>
              <w:highlight w:val="yellow"/>
              <w:rPrChange w:id="1051" w:author="SL Partners" w:date="2023-12-23T23:39:00Z">
                <w:rPr>
                  <w:rFonts w:hint="eastAsia"/>
                  <w:color w:val="000000" w:themeColor="text1"/>
                  <w:sz w:val="22"/>
                  <w:szCs w:val="22"/>
                </w:rPr>
              </w:rPrChange>
            </w:rPr>
            <w:t>내에서</w:t>
          </w:r>
          <w:r w:rsidRPr="00B76114" w:rsidDel="00A42D94">
            <w:rPr>
              <w:highlight w:val="yellow"/>
              <w:rPrChange w:id="1052" w:author="SL Partners" w:date="2023-12-23T23:39:00Z">
                <w:rPr>
                  <w:color w:val="000000" w:themeColor="text1"/>
                  <w:sz w:val="22"/>
                  <w:szCs w:val="22"/>
                </w:rPr>
              </w:rPrChange>
            </w:rPr>
            <w:t xml:space="preserve">, (x) </w:t>
          </w:r>
          <w:r w:rsidRPr="00B76114" w:rsidDel="00A42D94">
            <w:rPr>
              <w:rFonts w:hint="eastAsia"/>
              <w:highlight w:val="yellow"/>
              <w:rPrChange w:id="1053" w:author="SL Partners" w:date="2023-12-23T23:39:00Z">
                <w:rPr>
                  <w:rFonts w:hint="eastAsia"/>
                  <w:color w:val="000000" w:themeColor="text1"/>
                  <w:sz w:val="22"/>
                  <w:szCs w:val="22"/>
                </w:rPr>
              </w:rPrChange>
            </w:rPr>
            <w:t>회사의</w:t>
          </w:r>
          <w:r w:rsidRPr="00B76114" w:rsidDel="00A42D94">
            <w:rPr>
              <w:highlight w:val="yellow"/>
              <w:rPrChange w:id="1054" w:author="SL Partners" w:date="2023-12-23T23:39:00Z">
                <w:rPr>
                  <w:color w:val="000000" w:themeColor="text1"/>
                  <w:sz w:val="22"/>
                  <w:szCs w:val="22"/>
                </w:rPr>
              </w:rPrChange>
            </w:rPr>
            <w:t xml:space="preserve"> </w:t>
          </w:r>
          <w:r w:rsidRPr="00B76114" w:rsidDel="00A42D94">
            <w:rPr>
              <w:rFonts w:hint="eastAsia"/>
              <w:highlight w:val="yellow"/>
              <w:rPrChange w:id="1055" w:author="SL Partners" w:date="2023-12-23T23:39:00Z">
                <w:rPr>
                  <w:rFonts w:hint="eastAsia"/>
                  <w:color w:val="000000" w:themeColor="text1"/>
                  <w:sz w:val="22"/>
                  <w:szCs w:val="22"/>
                </w:rPr>
              </w:rPrChange>
            </w:rPr>
            <w:t>기업공개</w:t>
          </w:r>
          <w:r w:rsidRPr="00B76114" w:rsidDel="00A42D94">
            <w:rPr>
              <w:highlight w:val="yellow"/>
              <w:rPrChange w:id="1056" w:author="SL Partners" w:date="2023-12-23T23:39:00Z">
                <w:rPr>
                  <w:color w:val="000000" w:themeColor="text1"/>
                  <w:sz w:val="22"/>
                  <w:szCs w:val="22"/>
                </w:rPr>
              </w:rPrChange>
            </w:rPr>
            <w:t xml:space="preserve"> </w:t>
          </w:r>
          <w:r w:rsidRPr="00B76114" w:rsidDel="00A42D94">
            <w:rPr>
              <w:rFonts w:hint="eastAsia"/>
              <w:highlight w:val="yellow"/>
              <w:rPrChange w:id="1057" w:author="SL Partners" w:date="2023-12-23T23:39:00Z">
                <w:rPr>
                  <w:rFonts w:hint="eastAsia"/>
                  <w:color w:val="000000" w:themeColor="text1"/>
                  <w:sz w:val="22"/>
                  <w:szCs w:val="22"/>
                </w:rPr>
              </w:rPrChange>
            </w:rPr>
            <w:t>전에</w:t>
          </w:r>
          <w:r w:rsidRPr="00B76114" w:rsidDel="00A42D94">
            <w:rPr>
              <w:highlight w:val="yellow"/>
              <w:rPrChange w:id="1058" w:author="SL Partners" w:date="2023-12-23T23:39:00Z">
                <w:rPr>
                  <w:color w:val="000000" w:themeColor="text1"/>
                  <w:sz w:val="22"/>
                  <w:szCs w:val="22"/>
                </w:rPr>
              </w:rPrChange>
            </w:rPr>
            <w:t xml:space="preserve"> </w:t>
          </w:r>
          <w:r w:rsidRPr="00B76114" w:rsidDel="00A42D94">
            <w:rPr>
              <w:rFonts w:hint="eastAsia"/>
              <w:highlight w:val="yellow"/>
              <w:rPrChange w:id="1059" w:author="SL Partners" w:date="2023-12-23T23:39:00Z">
                <w:rPr>
                  <w:rFonts w:hint="eastAsia"/>
                  <w:color w:val="000000" w:themeColor="text1"/>
                  <w:sz w:val="22"/>
                  <w:szCs w:val="22"/>
                </w:rPr>
              </w:rPrChange>
            </w:rPr>
            <w:t>임직원이</w:t>
          </w:r>
          <w:r w:rsidRPr="00B76114" w:rsidDel="00A42D94">
            <w:rPr>
              <w:highlight w:val="yellow"/>
              <w:rPrChange w:id="1060" w:author="SL Partners" w:date="2023-12-23T23:39:00Z">
                <w:rPr>
                  <w:color w:val="000000" w:themeColor="text1"/>
                  <w:sz w:val="22"/>
                  <w:szCs w:val="22"/>
                </w:rPr>
              </w:rPrChange>
            </w:rPr>
            <w:t xml:space="preserve"> </w:t>
          </w:r>
          <w:r w:rsidRPr="00B76114" w:rsidDel="00A42D94">
            <w:rPr>
              <w:rFonts w:hint="eastAsia"/>
              <w:highlight w:val="yellow"/>
              <w:rPrChange w:id="1061" w:author="SL Partners" w:date="2023-12-23T23:39:00Z">
                <w:rPr>
                  <w:rFonts w:hint="eastAsia"/>
                  <w:color w:val="000000" w:themeColor="text1"/>
                  <w:sz w:val="22"/>
                  <w:szCs w:val="22"/>
                </w:rPr>
              </w:rPrChange>
            </w:rPr>
            <w:t>주식매수선택권</w:t>
          </w:r>
          <w:r w:rsidRPr="00B76114" w:rsidDel="00A42D94">
            <w:rPr>
              <w:highlight w:val="yellow"/>
              <w:rPrChange w:id="1062" w:author="SL Partners" w:date="2023-12-23T23:39:00Z">
                <w:rPr>
                  <w:color w:val="000000" w:themeColor="text1"/>
                  <w:sz w:val="22"/>
                  <w:szCs w:val="22"/>
                </w:rPr>
              </w:rPrChange>
            </w:rPr>
            <w:t xml:space="preserve"> </w:t>
          </w:r>
          <w:r w:rsidRPr="00B76114" w:rsidDel="00A42D94">
            <w:rPr>
              <w:rFonts w:hint="eastAsia"/>
              <w:highlight w:val="yellow"/>
              <w:rPrChange w:id="1063" w:author="SL Partners" w:date="2023-12-23T23:39:00Z">
                <w:rPr>
                  <w:rFonts w:hint="eastAsia"/>
                  <w:color w:val="000000" w:themeColor="text1"/>
                  <w:sz w:val="22"/>
                  <w:szCs w:val="22"/>
                </w:rPr>
              </w:rPrChange>
            </w:rPr>
            <w:t>행사에</w:t>
          </w:r>
          <w:r w:rsidRPr="00B76114" w:rsidDel="00A42D94">
            <w:rPr>
              <w:highlight w:val="yellow"/>
              <w:rPrChange w:id="1064" w:author="SL Partners" w:date="2023-12-23T23:39:00Z">
                <w:rPr>
                  <w:color w:val="000000" w:themeColor="text1"/>
                  <w:sz w:val="22"/>
                  <w:szCs w:val="22"/>
                </w:rPr>
              </w:rPrChange>
            </w:rPr>
            <w:t xml:space="preserve"> </w:t>
          </w:r>
          <w:r w:rsidRPr="00B76114" w:rsidDel="00A42D94">
            <w:rPr>
              <w:rFonts w:hint="eastAsia"/>
              <w:highlight w:val="yellow"/>
              <w:rPrChange w:id="1065" w:author="SL Partners" w:date="2023-12-23T23:39:00Z">
                <w:rPr>
                  <w:rFonts w:hint="eastAsia"/>
                  <w:color w:val="000000" w:themeColor="text1"/>
                  <w:sz w:val="22"/>
                  <w:szCs w:val="22"/>
                </w:rPr>
              </w:rPrChange>
            </w:rPr>
            <w:t>따라</w:t>
          </w:r>
          <w:r w:rsidRPr="00B76114" w:rsidDel="00A42D94">
            <w:rPr>
              <w:highlight w:val="yellow"/>
              <w:rPrChange w:id="1066" w:author="SL Partners" w:date="2023-12-23T23:39:00Z">
                <w:rPr>
                  <w:color w:val="000000" w:themeColor="text1"/>
                  <w:sz w:val="22"/>
                  <w:szCs w:val="22"/>
                </w:rPr>
              </w:rPrChange>
            </w:rPr>
            <w:t xml:space="preserve"> </w:t>
          </w:r>
          <w:r w:rsidRPr="00B76114" w:rsidDel="00A42D94">
            <w:rPr>
              <w:rFonts w:hint="eastAsia"/>
              <w:highlight w:val="yellow"/>
              <w:rPrChange w:id="1067" w:author="SL Partners" w:date="2023-12-23T23:39:00Z">
                <w:rPr>
                  <w:rFonts w:hint="eastAsia"/>
                  <w:color w:val="000000" w:themeColor="text1"/>
                  <w:sz w:val="22"/>
                  <w:szCs w:val="22"/>
                </w:rPr>
              </w:rPrChange>
            </w:rPr>
            <w:t>취득한</w:t>
          </w:r>
          <w:r w:rsidRPr="00B76114" w:rsidDel="00A42D94">
            <w:rPr>
              <w:highlight w:val="yellow"/>
              <w:rPrChange w:id="1068" w:author="SL Partners" w:date="2023-12-23T23:39:00Z">
                <w:rPr>
                  <w:color w:val="000000" w:themeColor="text1"/>
                  <w:sz w:val="22"/>
                  <w:szCs w:val="22"/>
                </w:rPr>
              </w:rPrChange>
            </w:rPr>
            <w:t xml:space="preserve"> </w:t>
          </w:r>
          <w:r w:rsidRPr="00B76114" w:rsidDel="00A42D94">
            <w:rPr>
              <w:rFonts w:hint="eastAsia"/>
              <w:highlight w:val="yellow"/>
              <w:rPrChange w:id="1069" w:author="SL Partners" w:date="2023-12-23T23:39:00Z">
                <w:rPr>
                  <w:rFonts w:hint="eastAsia"/>
                  <w:color w:val="000000" w:themeColor="text1"/>
                  <w:sz w:val="22"/>
                  <w:szCs w:val="22"/>
                </w:rPr>
              </w:rPrChange>
            </w:rPr>
            <w:t>회사</w:t>
          </w:r>
          <w:r w:rsidRPr="00B76114" w:rsidDel="00A42D94">
            <w:rPr>
              <w:highlight w:val="yellow"/>
              <w:rPrChange w:id="1070" w:author="SL Partners" w:date="2023-12-23T23:39:00Z">
                <w:rPr>
                  <w:color w:val="000000" w:themeColor="text1"/>
                  <w:sz w:val="22"/>
                  <w:szCs w:val="22"/>
                </w:rPr>
              </w:rPrChange>
            </w:rPr>
            <w:t xml:space="preserve"> </w:t>
          </w:r>
          <w:r w:rsidRPr="00B76114" w:rsidDel="00A42D94">
            <w:rPr>
              <w:rFonts w:hint="eastAsia"/>
              <w:highlight w:val="yellow"/>
              <w:rPrChange w:id="1071" w:author="SL Partners" w:date="2023-12-23T23:39:00Z">
                <w:rPr>
                  <w:rFonts w:hint="eastAsia"/>
                  <w:color w:val="000000" w:themeColor="text1"/>
                  <w:sz w:val="22"/>
                  <w:szCs w:val="22"/>
                </w:rPr>
              </w:rPrChange>
            </w:rPr>
            <w:t>발행</w:t>
          </w:r>
          <w:r w:rsidRPr="00B76114" w:rsidDel="00A42D94">
            <w:rPr>
              <w:highlight w:val="yellow"/>
              <w:rPrChange w:id="1072" w:author="SL Partners" w:date="2023-12-23T23:39:00Z">
                <w:rPr>
                  <w:color w:val="000000" w:themeColor="text1"/>
                  <w:sz w:val="22"/>
                  <w:szCs w:val="22"/>
                </w:rPr>
              </w:rPrChange>
            </w:rPr>
            <w:t xml:space="preserve"> </w:t>
          </w:r>
          <w:r w:rsidRPr="00B76114" w:rsidDel="00A42D94">
            <w:rPr>
              <w:rFonts w:hint="eastAsia"/>
              <w:highlight w:val="yellow"/>
              <w:rPrChange w:id="1073" w:author="SL Partners" w:date="2023-12-23T23:39:00Z">
                <w:rPr>
                  <w:rFonts w:hint="eastAsia"/>
                  <w:color w:val="000000" w:themeColor="text1"/>
                  <w:sz w:val="22"/>
                  <w:szCs w:val="22"/>
                </w:rPr>
              </w:rPrChange>
            </w:rPr>
            <w:t>주식을</w:t>
          </w:r>
          <w:r w:rsidRPr="00B76114" w:rsidDel="00A42D94">
            <w:rPr>
              <w:highlight w:val="yellow"/>
              <w:rPrChange w:id="1074" w:author="SL Partners" w:date="2023-12-23T23:39:00Z">
                <w:rPr>
                  <w:color w:val="000000" w:themeColor="text1"/>
                  <w:sz w:val="22"/>
                  <w:szCs w:val="22"/>
                </w:rPr>
              </w:rPrChange>
            </w:rPr>
            <w:t xml:space="preserve"> </w:t>
          </w:r>
          <w:r w:rsidRPr="00B76114" w:rsidDel="00A42D94">
            <w:rPr>
              <w:rFonts w:hint="eastAsia"/>
              <w:highlight w:val="yellow"/>
              <w:rPrChange w:id="1075" w:author="SL Partners" w:date="2023-12-23T23:39:00Z">
                <w:rPr>
                  <w:rFonts w:hint="eastAsia"/>
                  <w:color w:val="000000" w:themeColor="text1"/>
                  <w:sz w:val="22"/>
                  <w:szCs w:val="22"/>
                </w:rPr>
              </w:rPrChange>
            </w:rPr>
            <w:t>제</w:t>
          </w:r>
          <w:r w:rsidRPr="00B76114" w:rsidDel="00A42D94">
            <w:rPr>
              <w:highlight w:val="yellow"/>
              <w:rPrChange w:id="1076" w:author="SL Partners" w:date="2023-12-23T23:39:00Z">
                <w:rPr>
                  <w:color w:val="000000" w:themeColor="text1"/>
                  <w:sz w:val="22"/>
                  <w:szCs w:val="22"/>
                </w:rPr>
              </w:rPrChange>
            </w:rPr>
            <w:t>3</w:t>
          </w:r>
          <w:r w:rsidRPr="00B76114" w:rsidDel="00A42D94">
            <w:rPr>
              <w:rFonts w:hint="eastAsia"/>
              <w:highlight w:val="yellow"/>
              <w:rPrChange w:id="1077" w:author="SL Partners" w:date="2023-12-23T23:39:00Z">
                <w:rPr>
                  <w:rFonts w:hint="eastAsia"/>
                  <w:color w:val="000000" w:themeColor="text1"/>
                  <w:sz w:val="22"/>
                  <w:szCs w:val="22"/>
                </w:rPr>
              </w:rPrChange>
            </w:rPr>
            <w:t>자</w:t>
          </w:r>
          <w:r w:rsidRPr="00B76114" w:rsidDel="00A42D94">
            <w:rPr>
              <w:highlight w:val="yellow"/>
              <w:rPrChange w:id="1078" w:author="SL Partners" w:date="2023-12-23T23:39:00Z">
                <w:rPr>
                  <w:color w:val="000000" w:themeColor="text1"/>
                  <w:sz w:val="22"/>
                  <w:szCs w:val="22"/>
                </w:rPr>
              </w:rPrChange>
            </w:rPr>
            <w:t>(</w:t>
          </w:r>
          <w:r w:rsidRPr="00B76114" w:rsidDel="00A42D94">
            <w:rPr>
              <w:rFonts w:hint="eastAsia"/>
              <w:highlight w:val="yellow"/>
              <w:rPrChange w:id="1079" w:author="SL Partners" w:date="2023-12-23T23:39:00Z">
                <w:rPr>
                  <w:rFonts w:hint="eastAsia"/>
                  <w:color w:val="000000" w:themeColor="text1"/>
                  <w:sz w:val="22"/>
                  <w:szCs w:val="22"/>
                </w:rPr>
              </w:rPrChange>
            </w:rPr>
            <w:t>회사의</w:t>
          </w:r>
          <w:r w:rsidRPr="00B76114" w:rsidDel="00A42D94">
            <w:rPr>
              <w:highlight w:val="yellow"/>
              <w:rPrChange w:id="1080" w:author="SL Partners" w:date="2023-12-23T23:39:00Z">
                <w:rPr>
                  <w:color w:val="000000" w:themeColor="text1"/>
                  <w:sz w:val="22"/>
                  <w:szCs w:val="22"/>
                </w:rPr>
              </w:rPrChange>
            </w:rPr>
            <w:t xml:space="preserve"> </w:t>
          </w:r>
          <w:r w:rsidRPr="00B76114" w:rsidDel="00A42D94">
            <w:rPr>
              <w:rFonts w:hint="eastAsia"/>
              <w:highlight w:val="yellow"/>
              <w:rPrChange w:id="1081" w:author="SL Partners" w:date="2023-12-23T23:39:00Z">
                <w:rPr>
                  <w:rFonts w:hint="eastAsia"/>
                  <w:color w:val="000000" w:themeColor="text1"/>
                  <w:sz w:val="22"/>
                  <w:szCs w:val="22"/>
                </w:rPr>
              </w:rPrChange>
            </w:rPr>
            <w:t>다른</w:t>
          </w:r>
          <w:r w:rsidRPr="00B76114" w:rsidDel="00A42D94">
            <w:rPr>
              <w:highlight w:val="yellow"/>
              <w:rPrChange w:id="1082" w:author="SL Partners" w:date="2023-12-23T23:39:00Z">
                <w:rPr>
                  <w:color w:val="000000" w:themeColor="text1"/>
                  <w:sz w:val="22"/>
                  <w:szCs w:val="22"/>
                </w:rPr>
              </w:rPrChange>
            </w:rPr>
            <w:t xml:space="preserve"> </w:t>
          </w:r>
          <w:r w:rsidRPr="00B76114" w:rsidDel="00A42D94">
            <w:rPr>
              <w:rFonts w:hint="eastAsia"/>
              <w:highlight w:val="yellow"/>
              <w:rPrChange w:id="1083" w:author="SL Partners" w:date="2023-12-23T23:39:00Z">
                <w:rPr>
                  <w:rFonts w:hint="eastAsia"/>
                  <w:color w:val="000000" w:themeColor="text1"/>
                  <w:sz w:val="22"/>
                  <w:szCs w:val="22"/>
                </w:rPr>
              </w:rPrChange>
            </w:rPr>
            <w:t>주주를</w:t>
          </w:r>
          <w:r w:rsidRPr="00B76114" w:rsidDel="00A42D94">
            <w:rPr>
              <w:highlight w:val="yellow"/>
              <w:rPrChange w:id="1084" w:author="SL Partners" w:date="2023-12-23T23:39:00Z">
                <w:rPr>
                  <w:color w:val="000000" w:themeColor="text1"/>
                  <w:sz w:val="22"/>
                  <w:szCs w:val="22"/>
                </w:rPr>
              </w:rPrChange>
            </w:rPr>
            <w:t xml:space="preserve"> </w:t>
          </w:r>
          <w:r w:rsidRPr="00B76114" w:rsidDel="00A42D94">
            <w:rPr>
              <w:rFonts w:hint="eastAsia"/>
              <w:highlight w:val="yellow"/>
              <w:rPrChange w:id="1085" w:author="SL Partners" w:date="2023-12-23T23:39:00Z">
                <w:rPr>
                  <w:rFonts w:hint="eastAsia"/>
                  <w:color w:val="000000" w:themeColor="text1"/>
                  <w:sz w:val="22"/>
                  <w:szCs w:val="22"/>
                </w:rPr>
              </w:rPrChange>
            </w:rPr>
            <w:t>포함함</w:t>
          </w:r>
          <w:r w:rsidRPr="00B76114" w:rsidDel="00A42D94">
            <w:rPr>
              <w:highlight w:val="yellow"/>
              <w:rPrChange w:id="1086" w:author="SL Partners" w:date="2023-12-23T23:39:00Z">
                <w:rPr>
                  <w:color w:val="000000" w:themeColor="text1"/>
                  <w:sz w:val="22"/>
                  <w:szCs w:val="22"/>
                </w:rPr>
              </w:rPrChange>
            </w:rPr>
            <w:t>)</w:t>
          </w:r>
          <w:r w:rsidRPr="00B76114" w:rsidDel="00A42D94">
            <w:rPr>
              <w:rFonts w:hint="eastAsia"/>
              <w:highlight w:val="yellow"/>
              <w:rPrChange w:id="1087" w:author="SL Partners" w:date="2023-12-23T23:39:00Z">
                <w:rPr>
                  <w:rFonts w:hint="eastAsia"/>
                  <w:color w:val="000000" w:themeColor="text1"/>
                  <w:sz w:val="22"/>
                  <w:szCs w:val="22"/>
                </w:rPr>
              </w:rPrChange>
            </w:rPr>
            <w:t>에게</w:t>
          </w:r>
          <w:r w:rsidRPr="00B76114" w:rsidDel="00A42D94">
            <w:rPr>
              <w:highlight w:val="yellow"/>
              <w:rPrChange w:id="1088" w:author="SL Partners" w:date="2023-12-23T23:39:00Z">
                <w:rPr>
                  <w:color w:val="000000" w:themeColor="text1"/>
                  <w:sz w:val="22"/>
                  <w:szCs w:val="22"/>
                </w:rPr>
              </w:rPrChange>
            </w:rPr>
            <w:t xml:space="preserve"> </w:t>
          </w:r>
          <w:r w:rsidRPr="00B76114" w:rsidDel="00A42D94">
            <w:rPr>
              <w:rFonts w:hint="eastAsia"/>
              <w:highlight w:val="yellow"/>
              <w:rPrChange w:id="1089" w:author="SL Partners" w:date="2023-12-23T23:39:00Z">
                <w:rPr>
                  <w:rFonts w:hint="eastAsia"/>
                  <w:color w:val="000000" w:themeColor="text1"/>
                  <w:sz w:val="22"/>
                  <w:szCs w:val="22"/>
                </w:rPr>
              </w:rPrChange>
            </w:rPr>
            <w:t>양도하고자</w:t>
          </w:r>
          <w:r w:rsidRPr="00B76114" w:rsidDel="00A42D94">
            <w:rPr>
              <w:highlight w:val="yellow"/>
              <w:rPrChange w:id="1090" w:author="SL Partners" w:date="2023-12-23T23:39:00Z">
                <w:rPr>
                  <w:color w:val="000000" w:themeColor="text1"/>
                  <w:sz w:val="22"/>
                  <w:szCs w:val="22"/>
                </w:rPr>
              </w:rPrChange>
            </w:rPr>
            <w:t xml:space="preserve"> </w:t>
          </w:r>
          <w:r w:rsidRPr="00B76114" w:rsidDel="00A42D94">
            <w:rPr>
              <w:rFonts w:hint="eastAsia"/>
              <w:highlight w:val="yellow"/>
              <w:rPrChange w:id="1091" w:author="SL Partners" w:date="2023-12-23T23:39:00Z">
                <w:rPr>
                  <w:rFonts w:hint="eastAsia"/>
                  <w:color w:val="000000" w:themeColor="text1"/>
                  <w:sz w:val="22"/>
                  <w:szCs w:val="22"/>
                </w:rPr>
              </w:rPrChange>
            </w:rPr>
            <w:t>하는</w:t>
          </w:r>
          <w:r w:rsidRPr="00B76114" w:rsidDel="00A42D94">
            <w:rPr>
              <w:highlight w:val="yellow"/>
              <w:rPrChange w:id="1092" w:author="SL Partners" w:date="2023-12-23T23:39:00Z">
                <w:rPr>
                  <w:color w:val="000000" w:themeColor="text1"/>
                  <w:sz w:val="22"/>
                  <w:szCs w:val="22"/>
                </w:rPr>
              </w:rPrChange>
            </w:rPr>
            <w:t xml:space="preserve"> </w:t>
          </w:r>
          <w:r w:rsidRPr="00B76114" w:rsidDel="00A42D94">
            <w:rPr>
              <w:rFonts w:hint="eastAsia"/>
              <w:highlight w:val="yellow"/>
              <w:rPrChange w:id="1093" w:author="SL Partners" w:date="2023-12-23T23:39:00Z">
                <w:rPr>
                  <w:rFonts w:hint="eastAsia"/>
                  <w:color w:val="000000" w:themeColor="text1"/>
                  <w:sz w:val="22"/>
                  <w:szCs w:val="22"/>
                </w:rPr>
              </w:rPrChange>
            </w:rPr>
            <w:t>경우</w:t>
          </w:r>
          <w:r w:rsidRPr="00B76114" w:rsidDel="00A42D94">
            <w:rPr>
              <w:highlight w:val="yellow"/>
              <w:rPrChange w:id="1094" w:author="SL Partners" w:date="2023-12-23T23:39:00Z">
                <w:rPr>
                  <w:color w:val="000000" w:themeColor="text1"/>
                  <w:sz w:val="22"/>
                  <w:szCs w:val="22"/>
                </w:rPr>
              </w:rPrChange>
            </w:rPr>
            <w:t xml:space="preserve"> </w:t>
          </w:r>
          <w:r w:rsidRPr="00B76114" w:rsidDel="00A42D94">
            <w:rPr>
              <w:rFonts w:hint="eastAsia"/>
              <w:highlight w:val="yellow"/>
              <w:rPrChange w:id="1095" w:author="SL Partners" w:date="2023-12-23T23:39:00Z">
                <w:rPr>
                  <w:rFonts w:hint="eastAsia"/>
                  <w:color w:val="000000" w:themeColor="text1"/>
                  <w:sz w:val="22"/>
                  <w:szCs w:val="22"/>
                </w:rPr>
              </w:rPrChange>
            </w:rPr>
            <w:t>회사</w:t>
          </w:r>
          <w:r w:rsidRPr="00B76114" w:rsidDel="00A42D94">
            <w:rPr>
              <w:highlight w:val="yellow"/>
              <w:rPrChange w:id="1096" w:author="SL Partners" w:date="2023-12-23T23:39:00Z">
                <w:rPr>
                  <w:color w:val="000000" w:themeColor="text1"/>
                  <w:sz w:val="22"/>
                  <w:szCs w:val="22"/>
                </w:rPr>
              </w:rPrChange>
            </w:rPr>
            <w:t xml:space="preserve"> </w:t>
          </w:r>
          <w:r w:rsidRPr="00B76114" w:rsidDel="00A42D94">
            <w:rPr>
              <w:rFonts w:hint="eastAsia"/>
              <w:highlight w:val="yellow"/>
              <w:rPrChange w:id="1097" w:author="SL Partners" w:date="2023-12-23T23:39:00Z">
                <w:rPr>
                  <w:rFonts w:hint="eastAsia"/>
                  <w:color w:val="000000" w:themeColor="text1"/>
                  <w:sz w:val="22"/>
                  <w:szCs w:val="22"/>
                </w:rPr>
              </w:rPrChange>
            </w:rPr>
            <w:t>또는</w:t>
          </w:r>
          <w:r w:rsidRPr="00B76114" w:rsidDel="00A42D94">
            <w:rPr>
              <w:highlight w:val="yellow"/>
              <w:rPrChange w:id="1098" w:author="SL Partners" w:date="2023-12-23T23:39:00Z">
                <w:rPr>
                  <w:color w:val="000000" w:themeColor="text1"/>
                  <w:sz w:val="22"/>
                  <w:szCs w:val="22"/>
                </w:rPr>
              </w:rPrChange>
            </w:rPr>
            <w:t xml:space="preserve"> </w:t>
          </w:r>
          <w:r w:rsidRPr="00B76114" w:rsidDel="00A42D94">
            <w:rPr>
              <w:rFonts w:hint="eastAsia"/>
              <w:highlight w:val="yellow"/>
              <w:rPrChange w:id="1099" w:author="SL Partners" w:date="2023-12-23T23:39:00Z">
                <w:rPr>
                  <w:rFonts w:hint="eastAsia"/>
                  <w:color w:val="000000" w:themeColor="text1"/>
                  <w:sz w:val="22"/>
                  <w:szCs w:val="22"/>
                </w:rPr>
              </w:rPrChange>
            </w:rPr>
            <w:t>회사가</w:t>
          </w:r>
          <w:r w:rsidRPr="00B76114" w:rsidDel="00A42D94">
            <w:rPr>
              <w:highlight w:val="yellow"/>
              <w:rPrChange w:id="1100" w:author="SL Partners" w:date="2023-12-23T23:39:00Z">
                <w:rPr>
                  <w:color w:val="000000" w:themeColor="text1"/>
                  <w:sz w:val="22"/>
                  <w:szCs w:val="22"/>
                </w:rPr>
              </w:rPrChange>
            </w:rPr>
            <w:t xml:space="preserve"> </w:t>
          </w:r>
          <w:r w:rsidRPr="00B76114" w:rsidDel="00A42D94">
            <w:rPr>
              <w:rFonts w:hint="eastAsia"/>
              <w:highlight w:val="yellow"/>
              <w:rPrChange w:id="1101" w:author="SL Partners" w:date="2023-12-23T23:39:00Z">
                <w:rPr>
                  <w:rFonts w:hint="eastAsia"/>
                  <w:color w:val="000000" w:themeColor="text1"/>
                  <w:sz w:val="22"/>
                  <w:szCs w:val="22"/>
                </w:rPr>
              </w:rPrChange>
            </w:rPr>
            <w:t>지정하는</w:t>
          </w:r>
          <w:r w:rsidRPr="00B76114" w:rsidDel="00A42D94">
            <w:rPr>
              <w:highlight w:val="yellow"/>
              <w:rPrChange w:id="1102" w:author="SL Partners" w:date="2023-12-23T23:39:00Z">
                <w:rPr>
                  <w:color w:val="000000" w:themeColor="text1"/>
                  <w:sz w:val="22"/>
                  <w:szCs w:val="22"/>
                </w:rPr>
              </w:rPrChange>
            </w:rPr>
            <w:t xml:space="preserve"> </w:t>
          </w:r>
          <w:r w:rsidRPr="00B76114" w:rsidDel="00A42D94">
            <w:rPr>
              <w:rFonts w:hint="eastAsia"/>
              <w:highlight w:val="yellow"/>
              <w:rPrChange w:id="1103" w:author="SL Partners" w:date="2023-12-23T23:39:00Z">
                <w:rPr>
                  <w:rFonts w:hint="eastAsia"/>
                  <w:color w:val="000000" w:themeColor="text1"/>
                  <w:sz w:val="22"/>
                  <w:szCs w:val="22"/>
                </w:rPr>
              </w:rPrChange>
            </w:rPr>
            <w:t>제</w:t>
          </w:r>
          <w:r w:rsidRPr="00B76114" w:rsidDel="00A42D94">
            <w:rPr>
              <w:highlight w:val="yellow"/>
              <w:rPrChange w:id="1104" w:author="SL Partners" w:date="2023-12-23T23:39:00Z">
                <w:rPr>
                  <w:color w:val="000000" w:themeColor="text1"/>
                  <w:sz w:val="22"/>
                  <w:szCs w:val="22"/>
                </w:rPr>
              </w:rPrChange>
            </w:rPr>
            <w:t>3</w:t>
          </w:r>
          <w:r w:rsidRPr="00B76114" w:rsidDel="00A42D94">
            <w:rPr>
              <w:rFonts w:hint="eastAsia"/>
              <w:highlight w:val="yellow"/>
              <w:rPrChange w:id="1105" w:author="SL Partners" w:date="2023-12-23T23:39:00Z">
                <w:rPr>
                  <w:rFonts w:hint="eastAsia"/>
                  <w:color w:val="000000" w:themeColor="text1"/>
                  <w:sz w:val="22"/>
                  <w:szCs w:val="22"/>
                </w:rPr>
              </w:rPrChange>
            </w:rPr>
            <w:t>자로</w:t>
          </w:r>
          <w:r w:rsidRPr="00B76114" w:rsidDel="00A42D94">
            <w:rPr>
              <w:highlight w:val="yellow"/>
              <w:rPrChange w:id="1106" w:author="SL Partners" w:date="2023-12-23T23:39:00Z">
                <w:rPr>
                  <w:color w:val="000000" w:themeColor="text1"/>
                  <w:sz w:val="22"/>
                  <w:szCs w:val="22"/>
                </w:rPr>
              </w:rPrChange>
            </w:rPr>
            <w:t xml:space="preserve"> </w:t>
          </w:r>
          <w:r w:rsidRPr="00B76114" w:rsidDel="00A42D94">
            <w:rPr>
              <w:rFonts w:hint="eastAsia"/>
              <w:highlight w:val="yellow"/>
              <w:rPrChange w:id="1107" w:author="SL Partners" w:date="2023-12-23T23:39:00Z">
                <w:rPr>
                  <w:rFonts w:hint="eastAsia"/>
                  <w:color w:val="000000" w:themeColor="text1"/>
                  <w:sz w:val="22"/>
                  <w:szCs w:val="22"/>
                </w:rPr>
              </w:rPrChange>
            </w:rPr>
            <w:t>하여금</w:t>
          </w:r>
          <w:r w:rsidRPr="00B76114" w:rsidDel="00A42D94">
            <w:rPr>
              <w:highlight w:val="yellow"/>
              <w:rPrChange w:id="1108" w:author="SL Partners" w:date="2023-12-23T23:39:00Z">
                <w:rPr>
                  <w:color w:val="000000" w:themeColor="text1"/>
                  <w:sz w:val="22"/>
                  <w:szCs w:val="22"/>
                </w:rPr>
              </w:rPrChange>
            </w:rPr>
            <w:t xml:space="preserve"> </w:t>
          </w:r>
          <w:r w:rsidRPr="00B76114" w:rsidDel="00A42D94">
            <w:rPr>
              <w:rFonts w:hint="eastAsia"/>
              <w:highlight w:val="yellow"/>
              <w:rPrChange w:id="1109" w:author="SL Partners" w:date="2023-12-23T23:39:00Z">
                <w:rPr>
                  <w:rFonts w:hint="eastAsia"/>
                  <w:color w:val="000000" w:themeColor="text1"/>
                  <w:sz w:val="22"/>
                  <w:szCs w:val="22"/>
                </w:rPr>
              </w:rPrChange>
            </w:rPr>
            <w:t>해당</w:t>
          </w:r>
          <w:r w:rsidRPr="00B76114" w:rsidDel="00A42D94">
            <w:rPr>
              <w:highlight w:val="yellow"/>
              <w:rPrChange w:id="1110" w:author="SL Partners" w:date="2023-12-23T23:39:00Z">
                <w:rPr>
                  <w:color w:val="000000" w:themeColor="text1"/>
                  <w:sz w:val="22"/>
                  <w:szCs w:val="22"/>
                </w:rPr>
              </w:rPrChange>
            </w:rPr>
            <w:t xml:space="preserve"> </w:t>
          </w:r>
          <w:r w:rsidRPr="00B76114" w:rsidDel="00A42D94">
            <w:rPr>
              <w:rFonts w:hint="eastAsia"/>
              <w:highlight w:val="yellow"/>
              <w:rPrChange w:id="1111" w:author="SL Partners" w:date="2023-12-23T23:39:00Z">
                <w:rPr>
                  <w:rFonts w:hint="eastAsia"/>
                  <w:color w:val="000000" w:themeColor="text1"/>
                  <w:sz w:val="22"/>
                  <w:szCs w:val="22"/>
                </w:rPr>
              </w:rPrChange>
            </w:rPr>
            <w:t>주식을</w:t>
          </w:r>
          <w:r w:rsidRPr="00B76114" w:rsidDel="00A42D94">
            <w:rPr>
              <w:highlight w:val="yellow"/>
              <w:rPrChange w:id="1112" w:author="SL Partners" w:date="2023-12-23T23:39:00Z">
                <w:rPr>
                  <w:color w:val="000000" w:themeColor="text1"/>
                  <w:sz w:val="22"/>
                  <w:szCs w:val="22"/>
                </w:rPr>
              </w:rPrChange>
            </w:rPr>
            <w:t xml:space="preserve"> </w:t>
          </w:r>
          <w:r w:rsidRPr="00B76114" w:rsidDel="00A42D94">
            <w:rPr>
              <w:rFonts w:hint="eastAsia"/>
              <w:highlight w:val="yellow"/>
              <w:rPrChange w:id="1113" w:author="SL Partners" w:date="2023-12-23T23:39:00Z">
                <w:rPr>
                  <w:rFonts w:hint="eastAsia"/>
                  <w:color w:val="000000" w:themeColor="text1"/>
                  <w:sz w:val="22"/>
                  <w:szCs w:val="22"/>
                </w:rPr>
              </w:rPrChange>
            </w:rPr>
            <w:t>우선매수할</w:t>
          </w:r>
          <w:r w:rsidRPr="00B76114" w:rsidDel="00A42D94">
            <w:rPr>
              <w:highlight w:val="yellow"/>
              <w:rPrChange w:id="1114" w:author="SL Partners" w:date="2023-12-23T23:39:00Z">
                <w:rPr>
                  <w:color w:val="000000" w:themeColor="text1"/>
                  <w:sz w:val="22"/>
                  <w:szCs w:val="22"/>
                </w:rPr>
              </w:rPrChange>
            </w:rPr>
            <w:t xml:space="preserve"> </w:t>
          </w:r>
          <w:r w:rsidRPr="00B76114" w:rsidDel="00A42D94">
            <w:rPr>
              <w:rFonts w:hint="eastAsia"/>
              <w:highlight w:val="yellow"/>
              <w:rPrChange w:id="1115" w:author="SL Partners" w:date="2023-12-23T23:39:00Z">
                <w:rPr>
                  <w:rFonts w:hint="eastAsia"/>
                  <w:color w:val="000000" w:themeColor="text1"/>
                  <w:sz w:val="22"/>
                  <w:szCs w:val="22"/>
                </w:rPr>
              </w:rPrChange>
            </w:rPr>
            <w:t>권리</w:t>
          </w:r>
          <w:r w:rsidRPr="00B76114" w:rsidDel="00A42D94">
            <w:rPr>
              <w:highlight w:val="yellow"/>
              <w:rPrChange w:id="1116" w:author="SL Partners" w:date="2023-12-23T23:39:00Z">
                <w:rPr>
                  <w:color w:val="000000" w:themeColor="text1"/>
                  <w:sz w:val="22"/>
                  <w:szCs w:val="22"/>
                </w:rPr>
              </w:rPrChange>
            </w:rPr>
            <w:t xml:space="preserve"> </w:t>
          </w:r>
          <w:r w:rsidRPr="00B76114" w:rsidDel="00A42D94">
            <w:rPr>
              <w:rFonts w:hint="eastAsia"/>
              <w:highlight w:val="yellow"/>
              <w:rPrChange w:id="1117" w:author="SL Partners" w:date="2023-12-23T23:39:00Z">
                <w:rPr>
                  <w:rFonts w:hint="eastAsia"/>
                  <w:color w:val="000000" w:themeColor="text1"/>
                  <w:sz w:val="22"/>
                  <w:szCs w:val="22"/>
                </w:rPr>
              </w:rPrChange>
            </w:rPr>
            <w:t>및</w:t>
          </w:r>
          <w:r w:rsidRPr="00B76114" w:rsidDel="00A42D94">
            <w:rPr>
              <w:highlight w:val="yellow"/>
              <w:rPrChange w:id="1118" w:author="SL Partners" w:date="2023-12-23T23:39:00Z">
                <w:rPr>
                  <w:color w:val="000000" w:themeColor="text1"/>
                  <w:sz w:val="22"/>
                  <w:szCs w:val="22"/>
                </w:rPr>
              </w:rPrChange>
            </w:rPr>
            <w:t xml:space="preserve"> (y) </w:t>
          </w:r>
          <w:r w:rsidRPr="00B76114" w:rsidDel="00A42D94">
            <w:rPr>
              <w:rFonts w:hint="eastAsia"/>
              <w:highlight w:val="yellow"/>
              <w:rPrChange w:id="1119" w:author="SL Partners" w:date="2023-12-23T23:39:00Z">
                <w:rPr>
                  <w:rFonts w:hint="eastAsia"/>
                  <w:color w:val="000000" w:themeColor="text1"/>
                  <w:sz w:val="22"/>
                  <w:szCs w:val="22"/>
                </w:rPr>
              </w:rPrChange>
            </w:rPr>
            <w:t>임직원이</w:t>
          </w:r>
          <w:r w:rsidRPr="00B76114" w:rsidDel="00A42D94">
            <w:rPr>
              <w:highlight w:val="yellow"/>
              <w:rPrChange w:id="1120" w:author="SL Partners" w:date="2023-12-23T23:39:00Z">
                <w:rPr>
                  <w:color w:val="000000" w:themeColor="text1"/>
                  <w:sz w:val="22"/>
                  <w:szCs w:val="22"/>
                </w:rPr>
              </w:rPrChange>
            </w:rPr>
            <w:t xml:space="preserve"> </w:t>
          </w:r>
          <w:r w:rsidRPr="00B76114" w:rsidDel="00A42D94">
            <w:rPr>
              <w:rFonts w:hint="eastAsia"/>
              <w:highlight w:val="yellow"/>
              <w:rPrChange w:id="1121" w:author="SL Partners" w:date="2023-12-23T23:39:00Z">
                <w:rPr>
                  <w:rFonts w:hint="eastAsia"/>
                  <w:color w:val="000000" w:themeColor="text1"/>
                  <w:sz w:val="22"/>
                  <w:szCs w:val="22"/>
                </w:rPr>
              </w:rPrChange>
            </w:rPr>
            <w:t>자발적인</w:t>
          </w:r>
          <w:r w:rsidRPr="00B76114" w:rsidDel="00A42D94">
            <w:rPr>
              <w:highlight w:val="yellow"/>
              <w:rPrChange w:id="1122" w:author="SL Partners" w:date="2023-12-23T23:39:00Z">
                <w:rPr>
                  <w:color w:val="000000" w:themeColor="text1"/>
                  <w:sz w:val="22"/>
                  <w:szCs w:val="22"/>
                </w:rPr>
              </w:rPrChange>
            </w:rPr>
            <w:t xml:space="preserve"> </w:t>
          </w:r>
          <w:r w:rsidRPr="00B76114" w:rsidDel="00A42D94">
            <w:rPr>
              <w:rFonts w:hint="eastAsia"/>
              <w:highlight w:val="yellow"/>
              <w:rPrChange w:id="1123" w:author="SL Partners" w:date="2023-12-23T23:39:00Z">
                <w:rPr>
                  <w:rFonts w:hint="eastAsia"/>
                  <w:color w:val="000000" w:themeColor="text1"/>
                  <w:sz w:val="22"/>
                  <w:szCs w:val="22"/>
                </w:rPr>
              </w:rPrChange>
            </w:rPr>
            <w:t>의사로</w:t>
          </w:r>
          <w:r w:rsidRPr="00B76114" w:rsidDel="00A42D94">
            <w:rPr>
              <w:highlight w:val="yellow"/>
              <w:rPrChange w:id="1124" w:author="SL Partners" w:date="2023-12-23T23:39:00Z">
                <w:rPr>
                  <w:color w:val="000000" w:themeColor="text1"/>
                  <w:sz w:val="22"/>
                  <w:szCs w:val="22"/>
                </w:rPr>
              </w:rPrChange>
            </w:rPr>
            <w:t xml:space="preserve"> </w:t>
          </w:r>
          <w:r w:rsidRPr="00B76114" w:rsidDel="00A42D94">
            <w:rPr>
              <w:rFonts w:hint="eastAsia"/>
              <w:highlight w:val="yellow"/>
              <w:rPrChange w:id="1125" w:author="SL Partners" w:date="2023-12-23T23:39:00Z">
                <w:rPr>
                  <w:rFonts w:hint="eastAsia"/>
                  <w:color w:val="000000" w:themeColor="text1"/>
                  <w:sz w:val="22"/>
                  <w:szCs w:val="22"/>
                </w:rPr>
              </w:rPrChange>
            </w:rPr>
            <w:t>퇴사하는</w:t>
          </w:r>
          <w:r w:rsidRPr="00B76114" w:rsidDel="00A42D94">
            <w:rPr>
              <w:highlight w:val="yellow"/>
              <w:rPrChange w:id="1126" w:author="SL Partners" w:date="2023-12-23T23:39:00Z">
                <w:rPr>
                  <w:color w:val="000000" w:themeColor="text1"/>
                  <w:sz w:val="22"/>
                  <w:szCs w:val="22"/>
                </w:rPr>
              </w:rPrChange>
            </w:rPr>
            <w:t xml:space="preserve"> </w:t>
          </w:r>
          <w:r w:rsidRPr="00B76114" w:rsidDel="00A42D94">
            <w:rPr>
              <w:rFonts w:hint="eastAsia"/>
              <w:highlight w:val="yellow"/>
              <w:rPrChange w:id="1127" w:author="SL Partners" w:date="2023-12-23T23:39:00Z">
                <w:rPr>
                  <w:rFonts w:hint="eastAsia"/>
                  <w:color w:val="000000" w:themeColor="text1"/>
                  <w:sz w:val="22"/>
                  <w:szCs w:val="22"/>
                </w:rPr>
              </w:rPrChange>
            </w:rPr>
            <w:t>경우</w:t>
          </w:r>
          <w:r w:rsidRPr="00B76114" w:rsidDel="00A42D94">
            <w:rPr>
              <w:highlight w:val="yellow"/>
              <w:rPrChange w:id="1128" w:author="SL Partners" w:date="2023-12-23T23:39:00Z">
                <w:rPr>
                  <w:color w:val="000000" w:themeColor="text1"/>
                  <w:sz w:val="22"/>
                  <w:szCs w:val="22"/>
                </w:rPr>
              </w:rPrChange>
            </w:rPr>
            <w:t xml:space="preserve"> </w:t>
          </w:r>
          <w:r w:rsidRPr="00B76114" w:rsidDel="00A42D94">
            <w:rPr>
              <w:rFonts w:hint="eastAsia"/>
              <w:highlight w:val="yellow"/>
              <w:rPrChange w:id="1129" w:author="SL Partners" w:date="2023-12-23T23:39:00Z">
                <w:rPr>
                  <w:rFonts w:hint="eastAsia"/>
                  <w:sz w:val="22"/>
                  <w:szCs w:val="22"/>
                </w:rPr>
              </w:rPrChange>
            </w:rPr>
            <w:t>주식매수선택권</w:t>
          </w:r>
          <w:r w:rsidRPr="00B76114" w:rsidDel="00A42D94">
            <w:rPr>
              <w:highlight w:val="yellow"/>
              <w:rPrChange w:id="1130" w:author="SL Partners" w:date="2023-12-23T23:39:00Z">
                <w:rPr>
                  <w:sz w:val="22"/>
                  <w:szCs w:val="22"/>
                </w:rPr>
              </w:rPrChange>
            </w:rPr>
            <w:t xml:space="preserve"> </w:t>
          </w:r>
          <w:r w:rsidRPr="00B76114" w:rsidDel="00A42D94">
            <w:rPr>
              <w:rFonts w:hint="eastAsia"/>
              <w:highlight w:val="yellow"/>
              <w:rPrChange w:id="1131" w:author="SL Partners" w:date="2023-12-23T23:39:00Z">
                <w:rPr>
                  <w:rFonts w:hint="eastAsia"/>
                  <w:sz w:val="22"/>
                  <w:szCs w:val="22"/>
                </w:rPr>
              </w:rPrChange>
            </w:rPr>
            <w:t>행사가능기간</w:t>
          </w:r>
          <w:r w:rsidRPr="00B76114" w:rsidDel="00A42D94">
            <w:rPr>
              <w:highlight w:val="yellow"/>
              <w:rPrChange w:id="1132" w:author="SL Partners" w:date="2023-12-23T23:39:00Z">
                <w:rPr>
                  <w:sz w:val="22"/>
                  <w:szCs w:val="22"/>
                </w:rPr>
              </w:rPrChange>
            </w:rPr>
            <w:t xml:space="preserve"> </w:t>
          </w:r>
          <w:r w:rsidRPr="00B76114" w:rsidDel="00A42D94">
            <w:rPr>
              <w:rFonts w:hint="eastAsia"/>
              <w:highlight w:val="yellow"/>
              <w:rPrChange w:id="1133" w:author="SL Partners" w:date="2023-12-23T23:39:00Z">
                <w:rPr>
                  <w:rFonts w:hint="eastAsia"/>
                  <w:color w:val="000000" w:themeColor="text1"/>
                  <w:sz w:val="22"/>
                  <w:szCs w:val="22"/>
                </w:rPr>
              </w:rPrChange>
            </w:rPr>
            <w:t>종료시점까지</w:t>
          </w:r>
          <w:r w:rsidRPr="00B76114" w:rsidDel="00A42D94">
            <w:rPr>
              <w:highlight w:val="yellow"/>
              <w:rPrChange w:id="1134" w:author="SL Partners" w:date="2023-12-23T23:39:00Z">
                <w:rPr>
                  <w:color w:val="000000" w:themeColor="text1"/>
                  <w:sz w:val="22"/>
                  <w:szCs w:val="22"/>
                </w:rPr>
              </w:rPrChange>
            </w:rPr>
            <w:t xml:space="preserve"> </w:t>
          </w:r>
          <w:r w:rsidRPr="00B76114" w:rsidDel="00A42D94">
            <w:rPr>
              <w:rFonts w:hint="eastAsia"/>
              <w:highlight w:val="yellow"/>
              <w:rPrChange w:id="1135" w:author="SL Partners" w:date="2023-12-23T23:39:00Z">
                <w:rPr>
                  <w:rFonts w:hint="eastAsia"/>
                  <w:color w:val="000000" w:themeColor="text1"/>
                  <w:sz w:val="22"/>
                  <w:szCs w:val="22"/>
                </w:rPr>
              </w:rPrChange>
            </w:rPr>
            <w:t>행사하지</w:t>
          </w:r>
          <w:r w:rsidRPr="00B76114" w:rsidDel="00A42D94">
            <w:rPr>
              <w:highlight w:val="yellow"/>
              <w:rPrChange w:id="1136" w:author="SL Partners" w:date="2023-12-23T23:39:00Z">
                <w:rPr>
                  <w:color w:val="000000" w:themeColor="text1"/>
                  <w:sz w:val="22"/>
                  <w:szCs w:val="22"/>
                </w:rPr>
              </w:rPrChange>
            </w:rPr>
            <w:t xml:space="preserve"> </w:t>
          </w:r>
          <w:r w:rsidRPr="00B76114" w:rsidDel="00A42D94">
            <w:rPr>
              <w:rFonts w:hint="eastAsia"/>
              <w:highlight w:val="yellow"/>
              <w:rPrChange w:id="1137" w:author="SL Partners" w:date="2023-12-23T23:39:00Z">
                <w:rPr>
                  <w:rFonts w:hint="eastAsia"/>
                  <w:color w:val="000000" w:themeColor="text1"/>
                  <w:sz w:val="22"/>
                  <w:szCs w:val="22"/>
                </w:rPr>
              </w:rPrChange>
            </w:rPr>
            <w:t>않은</w:t>
          </w:r>
          <w:r w:rsidRPr="00B76114" w:rsidDel="00A42D94">
            <w:rPr>
              <w:highlight w:val="yellow"/>
              <w:rPrChange w:id="1138" w:author="SL Partners" w:date="2023-12-23T23:39:00Z">
                <w:rPr>
                  <w:color w:val="000000" w:themeColor="text1"/>
                  <w:sz w:val="22"/>
                  <w:szCs w:val="22"/>
                </w:rPr>
              </w:rPrChange>
            </w:rPr>
            <w:t xml:space="preserve"> </w:t>
          </w:r>
          <w:r w:rsidRPr="00B76114" w:rsidDel="00A42D94">
            <w:rPr>
              <w:rFonts w:hint="eastAsia"/>
              <w:highlight w:val="yellow"/>
              <w:rPrChange w:id="1139" w:author="SL Partners" w:date="2023-12-23T23:39:00Z">
                <w:rPr>
                  <w:rFonts w:hint="eastAsia"/>
                  <w:color w:val="000000" w:themeColor="text1"/>
                  <w:sz w:val="22"/>
                  <w:szCs w:val="22"/>
                </w:rPr>
              </w:rPrChange>
            </w:rPr>
            <w:t>주식매수선택권의</w:t>
          </w:r>
          <w:r w:rsidRPr="00B76114" w:rsidDel="00A42D94">
            <w:rPr>
              <w:highlight w:val="yellow"/>
              <w:rPrChange w:id="1140" w:author="SL Partners" w:date="2023-12-23T23:39:00Z">
                <w:rPr>
                  <w:color w:val="000000" w:themeColor="text1"/>
                  <w:sz w:val="22"/>
                  <w:szCs w:val="22"/>
                </w:rPr>
              </w:rPrChange>
            </w:rPr>
            <w:t xml:space="preserve"> </w:t>
          </w:r>
          <w:r w:rsidRPr="00B76114" w:rsidDel="00A42D94">
            <w:rPr>
              <w:rFonts w:hint="eastAsia"/>
              <w:highlight w:val="yellow"/>
              <w:rPrChange w:id="1141" w:author="SL Partners" w:date="2023-12-23T23:39:00Z">
                <w:rPr>
                  <w:rFonts w:hint="eastAsia"/>
                  <w:color w:val="000000" w:themeColor="text1"/>
                  <w:sz w:val="22"/>
                  <w:szCs w:val="22"/>
                </w:rPr>
              </w:rPrChange>
            </w:rPr>
            <w:t>부여를</w:t>
          </w:r>
          <w:r w:rsidRPr="00B76114" w:rsidDel="00A42D94">
            <w:rPr>
              <w:highlight w:val="yellow"/>
              <w:rPrChange w:id="1142" w:author="SL Partners" w:date="2023-12-23T23:39:00Z">
                <w:rPr>
                  <w:color w:val="000000" w:themeColor="text1"/>
                  <w:sz w:val="22"/>
                  <w:szCs w:val="22"/>
                </w:rPr>
              </w:rPrChange>
            </w:rPr>
            <w:t xml:space="preserve"> </w:t>
          </w:r>
          <w:r w:rsidRPr="00B76114" w:rsidDel="00A42D94">
            <w:rPr>
              <w:rFonts w:hint="eastAsia"/>
              <w:highlight w:val="yellow"/>
              <w:rPrChange w:id="1143" w:author="SL Partners" w:date="2023-12-23T23:39:00Z">
                <w:rPr>
                  <w:rFonts w:hint="eastAsia"/>
                  <w:color w:val="000000" w:themeColor="text1"/>
                  <w:sz w:val="22"/>
                  <w:szCs w:val="22"/>
                </w:rPr>
              </w:rPrChange>
            </w:rPr>
            <w:t>취소할</w:t>
          </w:r>
          <w:r w:rsidRPr="00B76114" w:rsidDel="00A42D94">
            <w:rPr>
              <w:highlight w:val="yellow"/>
              <w:rPrChange w:id="1144" w:author="SL Partners" w:date="2023-12-23T23:39:00Z">
                <w:rPr>
                  <w:color w:val="000000" w:themeColor="text1"/>
                  <w:sz w:val="22"/>
                  <w:szCs w:val="22"/>
                </w:rPr>
              </w:rPrChange>
            </w:rPr>
            <w:t xml:space="preserve"> </w:t>
          </w:r>
          <w:r w:rsidRPr="00B76114" w:rsidDel="00A42D94">
            <w:rPr>
              <w:rFonts w:hint="eastAsia"/>
              <w:highlight w:val="yellow"/>
              <w:rPrChange w:id="1145" w:author="SL Partners" w:date="2023-12-23T23:39:00Z">
                <w:rPr>
                  <w:rFonts w:hint="eastAsia"/>
                  <w:color w:val="000000" w:themeColor="text1"/>
                  <w:sz w:val="22"/>
                  <w:szCs w:val="22"/>
                </w:rPr>
              </w:rPrChange>
            </w:rPr>
            <w:t>수</w:t>
          </w:r>
          <w:r w:rsidRPr="00B76114" w:rsidDel="00A42D94">
            <w:rPr>
              <w:highlight w:val="yellow"/>
              <w:rPrChange w:id="1146" w:author="SL Partners" w:date="2023-12-23T23:39:00Z">
                <w:rPr>
                  <w:color w:val="000000" w:themeColor="text1"/>
                  <w:sz w:val="22"/>
                  <w:szCs w:val="22"/>
                </w:rPr>
              </w:rPrChange>
            </w:rPr>
            <w:t xml:space="preserve"> </w:t>
          </w:r>
          <w:r w:rsidRPr="00B76114" w:rsidDel="00A42D94">
            <w:rPr>
              <w:rFonts w:hint="eastAsia"/>
              <w:highlight w:val="yellow"/>
              <w:rPrChange w:id="1147" w:author="SL Partners" w:date="2023-12-23T23:39:00Z">
                <w:rPr>
                  <w:rFonts w:hint="eastAsia"/>
                  <w:color w:val="000000" w:themeColor="text1"/>
                  <w:sz w:val="22"/>
                  <w:szCs w:val="22"/>
                </w:rPr>
              </w:rPrChange>
            </w:rPr>
            <w:t>있는</w:t>
          </w:r>
          <w:r w:rsidRPr="00B76114" w:rsidDel="00A42D94">
            <w:rPr>
              <w:highlight w:val="yellow"/>
              <w:rPrChange w:id="1148" w:author="SL Partners" w:date="2023-12-23T23:39:00Z">
                <w:rPr>
                  <w:color w:val="000000" w:themeColor="text1"/>
                  <w:sz w:val="22"/>
                  <w:szCs w:val="22"/>
                </w:rPr>
              </w:rPrChange>
            </w:rPr>
            <w:t xml:space="preserve"> </w:t>
          </w:r>
          <w:r w:rsidRPr="00B76114" w:rsidDel="00A42D94">
            <w:rPr>
              <w:rFonts w:hint="eastAsia"/>
              <w:highlight w:val="yellow"/>
              <w:rPrChange w:id="1149" w:author="SL Partners" w:date="2023-12-23T23:39:00Z">
                <w:rPr>
                  <w:rFonts w:hint="eastAsia"/>
                  <w:color w:val="000000" w:themeColor="text1"/>
                  <w:sz w:val="22"/>
                  <w:szCs w:val="22"/>
                </w:rPr>
              </w:rPrChange>
            </w:rPr>
            <w:t>권리를</w:t>
          </w:r>
          <w:r w:rsidRPr="00B76114" w:rsidDel="00A42D94">
            <w:rPr>
              <w:highlight w:val="yellow"/>
              <w:rPrChange w:id="1150" w:author="SL Partners" w:date="2023-12-23T23:39:00Z">
                <w:rPr>
                  <w:color w:val="000000" w:themeColor="text1"/>
                  <w:sz w:val="22"/>
                  <w:szCs w:val="22"/>
                </w:rPr>
              </w:rPrChange>
            </w:rPr>
            <w:t xml:space="preserve"> </w:t>
          </w:r>
          <w:r w:rsidRPr="00B76114" w:rsidDel="00A42D94">
            <w:rPr>
              <w:rFonts w:hint="eastAsia"/>
              <w:highlight w:val="yellow"/>
              <w:rPrChange w:id="1151" w:author="SL Partners" w:date="2023-12-23T23:39:00Z">
                <w:rPr>
                  <w:rFonts w:hint="eastAsia"/>
                  <w:color w:val="000000" w:themeColor="text1"/>
                  <w:sz w:val="22"/>
                  <w:szCs w:val="22"/>
                </w:rPr>
              </w:rPrChange>
            </w:rPr>
            <w:t>보유해야</w:t>
          </w:r>
          <w:r w:rsidRPr="00B76114" w:rsidDel="00A42D94">
            <w:rPr>
              <w:highlight w:val="yellow"/>
              <w:rPrChange w:id="1152" w:author="SL Partners" w:date="2023-12-23T23:39:00Z">
                <w:rPr>
                  <w:color w:val="000000" w:themeColor="text1"/>
                  <w:sz w:val="22"/>
                  <w:szCs w:val="22"/>
                </w:rPr>
              </w:rPrChange>
            </w:rPr>
            <w:t xml:space="preserve"> </w:t>
          </w:r>
          <w:r w:rsidRPr="00B76114" w:rsidDel="00A42D94">
            <w:rPr>
              <w:rFonts w:hint="eastAsia"/>
              <w:highlight w:val="yellow"/>
              <w:rPrChange w:id="1153" w:author="SL Partners" w:date="2023-12-23T23:39:00Z">
                <w:rPr>
                  <w:rFonts w:hint="eastAsia"/>
                  <w:color w:val="000000" w:themeColor="text1"/>
                  <w:sz w:val="22"/>
                  <w:szCs w:val="22"/>
                </w:rPr>
              </w:rPrChange>
            </w:rPr>
            <w:t>함</w:t>
          </w:r>
          <w:r w:rsidRPr="00B76114" w:rsidDel="00A42D94">
            <w:rPr>
              <w:highlight w:val="yellow"/>
              <w:rPrChange w:id="1154" w:author="SL Partners" w:date="2023-12-23T23:39:00Z">
                <w:rPr>
                  <w:color w:val="000000" w:themeColor="text1"/>
                  <w:sz w:val="22"/>
                  <w:szCs w:val="22"/>
                </w:rPr>
              </w:rPrChange>
            </w:rPr>
            <w:t xml:space="preserve">.] </w:t>
          </w:r>
        </w:ins>
      </w:moveFrom>
    </w:p>
    <w:moveFromRangeEnd w:id="873"/>
    <w:p w14:paraId="44FD1599" w14:textId="77777777" w:rsidR="00EE074A" w:rsidRDefault="00EE074A" w:rsidP="00A31E9E">
      <w:pPr>
        <w:spacing w:line="276" w:lineRule="auto"/>
      </w:pPr>
    </w:p>
    <w:p w14:paraId="781F0084" w14:textId="77777777" w:rsidR="00215953" w:rsidRPr="00EB38AA" w:rsidRDefault="00215953" w:rsidP="00A31E9E">
      <w:pPr>
        <w:numPr>
          <w:ilvl w:val="0"/>
          <w:numId w:val="2"/>
        </w:numPr>
        <w:spacing w:line="276" w:lineRule="auto"/>
        <w:ind w:left="0" w:firstLine="0"/>
        <w:rPr>
          <w:b/>
        </w:rPr>
      </w:pPr>
      <w:r w:rsidRPr="00EB38AA">
        <w:rPr>
          <w:rFonts w:hint="eastAsia"/>
          <w:b/>
        </w:rPr>
        <w:t>주주총회 및 이사회 개최 요구</w:t>
      </w:r>
    </w:p>
    <w:p w14:paraId="5863C5C2" w14:textId="77777777" w:rsidR="00215953" w:rsidRDefault="00EB38AA" w:rsidP="00A31E9E">
      <w:pPr>
        <w:spacing w:line="276" w:lineRule="auto"/>
      </w:pPr>
      <w:r>
        <w:rPr>
          <w:rFonts w:hint="eastAsia"/>
        </w:rPr>
        <w:t>투자자가 회사 및/또는 이해관계인에게 주주총회 개최를 요구하거나</w:t>
      </w:r>
      <w:r>
        <w:t xml:space="preserve">, </w:t>
      </w:r>
      <w:r>
        <w:rPr>
          <w:rFonts w:hint="eastAsia"/>
        </w:rPr>
        <w:t>투자자가 지명한 이사가 회사 및/또는 이해관계인에게 이사회 개최를 요구하는 경우,</w:t>
      </w:r>
      <w:r>
        <w:t xml:space="preserve"> </w:t>
      </w:r>
      <w:r>
        <w:rPr>
          <w:rFonts w:hint="eastAsia"/>
        </w:rPr>
        <w:t>회사 및 이해관계인은 지체없이 임시주주총회 내지 이사회를 개최하여야 한다.</w:t>
      </w:r>
      <w:r>
        <w:t xml:space="preserve"> </w:t>
      </w:r>
    </w:p>
    <w:p w14:paraId="06A67C6C" w14:textId="77777777" w:rsidR="00215953" w:rsidRDefault="00215953" w:rsidP="00A31E9E">
      <w:pPr>
        <w:spacing w:line="276" w:lineRule="auto"/>
      </w:pPr>
    </w:p>
    <w:p w14:paraId="3BFFDFA6" w14:textId="77777777" w:rsidR="00215953" w:rsidRPr="00D90663" w:rsidRDefault="00215953" w:rsidP="00A31E9E">
      <w:pPr>
        <w:numPr>
          <w:ilvl w:val="0"/>
          <w:numId w:val="2"/>
        </w:numPr>
        <w:spacing w:line="276" w:lineRule="auto"/>
        <w:ind w:left="0" w:firstLine="0"/>
        <w:rPr>
          <w:b/>
        </w:rPr>
      </w:pPr>
      <w:r w:rsidRPr="00D90663">
        <w:rPr>
          <w:rFonts w:hint="eastAsia"/>
          <w:b/>
        </w:rPr>
        <w:t>회계 및 업무감사</w:t>
      </w:r>
      <w:r w:rsidR="008463B4" w:rsidRPr="00D90663">
        <w:rPr>
          <w:b/>
        </w:rPr>
        <w:t>;</w:t>
      </w:r>
      <w:r w:rsidRPr="00D90663">
        <w:rPr>
          <w:b/>
        </w:rPr>
        <w:t xml:space="preserve"> </w:t>
      </w:r>
      <w:r w:rsidRPr="00D90663">
        <w:rPr>
          <w:rFonts w:hint="eastAsia"/>
          <w:b/>
        </w:rPr>
        <w:t>시정조치</w:t>
      </w:r>
    </w:p>
    <w:p w14:paraId="6233C7C8" w14:textId="77777777" w:rsidR="00215953" w:rsidRDefault="00D90663" w:rsidP="00553615">
      <w:pPr>
        <w:pStyle w:val="a6"/>
        <w:numPr>
          <w:ilvl w:val="0"/>
          <w:numId w:val="25"/>
        </w:numPr>
        <w:spacing w:line="276" w:lineRule="auto"/>
        <w:ind w:leftChars="0"/>
      </w:pPr>
      <w:r>
        <w:rPr>
          <w:rFonts w:hint="eastAsia"/>
        </w:rPr>
        <w:t>회사는 투자자가 본 계약에 의한 주식인수대금을 납입한 당해 연도부터 투자자의 서면동의를 받은 회계법인을 외부감사인으로 지정하여 외부감사를 받아야 한다.</w:t>
      </w:r>
      <w:r>
        <w:t xml:space="preserve"> </w:t>
      </w:r>
    </w:p>
    <w:p w14:paraId="778433BF" w14:textId="3F12AE54" w:rsidR="00FA0DF9" w:rsidRDefault="00D90663" w:rsidP="00553615">
      <w:pPr>
        <w:pStyle w:val="a6"/>
        <w:numPr>
          <w:ilvl w:val="0"/>
          <w:numId w:val="25"/>
        </w:numPr>
        <w:spacing w:line="276" w:lineRule="auto"/>
        <w:ind w:leftChars="0"/>
      </w:pPr>
      <w:r>
        <w:rPr>
          <w:rFonts w:hint="eastAsia"/>
        </w:rPr>
        <w:t>투자자는 제1항과는 별도로 회사의 관리를 위하여 필요한 경우 투자자의 임직원 또는 외부 전문가를 파견하여 회사의 회계 및 업무 전반에 관한 조사 및 기타 투자자가 필요하다고 판단하는 업무를 수행하게 할 수 있고</w:t>
      </w:r>
      <w:r>
        <w:t xml:space="preserve">, </w:t>
      </w:r>
      <w:r>
        <w:rPr>
          <w:rFonts w:hint="eastAsia"/>
        </w:rPr>
        <w:t>회사 및 이해관계인은 이에 대하여 성실히 협조하여야 한다.</w:t>
      </w:r>
      <w:r>
        <w:t xml:space="preserve"> </w:t>
      </w:r>
    </w:p>
    <w:p w14:paraId="25C21C67" w14:textId="3E8E5480" w:rsidR="00D90663" w:rsidRDefault="00FA0DF9" w:rsidP="00553615">
      <w:pPr>
        <w:pStyle w:val="a6"/>
        <w:numPr>
          <w:ilvl w:val="0"/>
          <w:numId w:val="25"/>
        </w:numPr>
        <w:spacing w:line="276" w:lineRule="auto"/>
        <w:ind w:leftChars="0"/>
      </w:pPr>
      <w:commentRangeStart w:id="1155"/>
      <w:r>
        <w:rPr>
          <w:rFonts w:hint="eastAsia"/>
        </w:rPr>
        <w:t xml:space="preserve">본조에 따라 </w:t>
      </w:r>
      <w:r w:rsidR="00D90663">
        <w:rPr>
          <w:rFonts w:hint="eastAsia"/>
        </w:rPr>
        <w:t>회계 및 업무감사</w:t>
      </w:r>
      <w:r w:rsidR="00D90663">
        <w:t xml:space="preserve"> </w:t>
      </w:r>
      <w:r w:rsidR="00D90663">
        <w:rPr>
          <w:rFonts w:hint="eastAsia"/>
        </w:rPr>
        <w:t xml:space="preserve">또는 조사를 실시함으로써 발생되는 제비용은 </w:t>
      </w:r>
      <w:del w:id="1156" w:author="SL Partners" w:date="2023-12-23T23:42:00Z">
        <w:r w:rsidR="00D90663" w:rsidDel="007C7A20">
          <w:rPr>
            <w:rFonts w:hint="eastAsia"/>
          </w:rPr>
          <w:delText>회사</w:delText>
        </w:r>
      </w:del>
      <w:ins w:id="1157" w:author="SL Partners" w:date="2023-12-23T23:42:00Z">
        <w:r w:rsidR="0008430B">
          <w:rPr>
            <w:rFonts w:hint="eastAsia"/>
          </w:rPr>
          <w:t>투자자</w:t>
        </w:r>
      </w:ins>
      <w:r w:rsidR="00D90663">
        <w:rPr>
          <w:rFonts w:hint="eastAsia"/>
        </w:rPr>
        <w:t>가 부담한다.</w:t>
      </w:r>
      <w:r w:rsidR="00D90663">
        <w:t xml:space="preserve"> </w:t>
      </w:r>
      <w:commentRangeEnd w:id="1155"/>
      <w:r w:rsidR="007C7A20">
        <w:rPr>
          <w:rStyle w:val="a9"/>
        </w:rPr>
        <w:commentReference w:id="1155"/>
      </w:r>
    </w:p>
    <w:p w14:paraId="22C85231" w14:textId="77777777" w:rsidR="00D90663" w:rsidRPr="008463B4" w:rsidRDefault="00D90663" w:rsidP="00553615">
      <w:pPr>
        <w:pStyle w:val="a6"/>
        <w:numPr>
          <w:ilvl w:val="0"/>
          <w:numId w:val="25"/>
        </w:numPr>
        <w:spacing w:line="276" w:lineRule="auto"/>
        <w:ind w:leftChars="0"/>
      </w:pPr>
      <w:r>
        <w:rPr>
          <w:rFonts w:hint="eastAsia"/>
        </w:rPr>
        <w:t>투자자는 회사의 경영에 대한 외부감사인의 감사 결과 또는 투자자의 조사 결과에 따라 회사에 일정한 기간을 정하여 시정을 요청할 수 있다.</w:t>
      </w:r>
      <w:r>
        <w:t xml:space="preserve"> </w:t>
      </w:r>
      <w:r>
        <w:rPr>
          <w:rFonts w:hint="eastAsia"/>
        </w:rPr>
        <w:t>이 경우 회사는 시정을 요구받은 사항에 대해 정해진 기간 내에 시정 조치를 이행하고 그 결과를 투자자에게 서면으로 통지하여야 한다.</w:t>
      </w:r>
      <w:r>
        <w:t xml:space="preserve"> </w:t>
      </w:r>
    </w:p>
    <w:p w14:paraId="7A05F32B" w14:textId="77777777" w:rsidR="00215953" w:rsidRDefault="00215953" w:rsidP="00A31E9E">
      <w:pPr>
        <w:spacing w:line="276" w:lineRule="auto"/>
      </w:pPr>
    </w:p>
    <w:p w14:paraId="514EC2DD" w14:textId="77777777" w:rsidR="00215953" w:rsidRPr="000B5F7B" w:rsidRDefault="00215953" w:rsidP="00A31E9E">
      <w:pPr>
        <w:numPr>
          <w:ilvl w:val="0"/>
          <w:numId w:val="1"/>
        </w:numPr>
        <w:spacing w:line="276" w:lineRule="auto"/>
        <w:ind w:left="0" w:firstLine="0"/>
        <w:jc w:val="center"/>
        <w:rPr>
          <w:b/>
        </w:rPr>
      </w:pPr>
      <w:r w:rsidRPr="000B5F7B">
        <w:rPr>
          <w:rFonts w:hint="eastAsia"/>
          <w:b/>
        </w:rPr>
        <w:t>거래완결 후 주식의 처분</w:t>
      </w:r>
      <w:r w:rsidR="00FA1958">
        <w:rPr>
          <w:rFonts w:hint="eastAsia"/>
          <w:b/>
        </w:rPr>
        <w:t xml:space="preserve"> 등</w:t>
      </w:r>
      <w:r w:rsidRPr="000B5F7B">
        <w:rPr>
          <w:rFonts w:hint="eastAsia"/>
          <w:b/>
        </w:rPr>
        <w:t>에 관한 사항</w:t>
      </w:r>
    </w:p>
    <w:p w14:paraId="55967712" w14:textId="77777777" w:rsidR="00215953" w:rsidRPr="005F7AA7" w:rsidRDefault="00215953" w:rsidP="00A31E9E">
      <w:pPr>
        <w:spacing w:line="276" w:lineRule="auto"/>
      </w:pPr>
    </w:p>
    <w:p w14:paraId="0862BEC4" w14:textId="77777777" w:rsidR="00215953" w:rsidRPr="006E2B20" w:rsidRDefault="00215953" w:rsidP="00A31E9E">
      <w:pPr>
        <w:numPr>
          <w:ilvl w:val="0"/>
          <w:numId w:val="2"/>
        </w:numPr>
        <w:spacing w:line="276" w:lineRule="auto"/>
        <w:ind w:left="0" w:firstLine="0"/>
        <w:rPr>
          <w:b/>
        </w:rPr>
      </w:pPr>
      <w:r w:rsidRPr="006E2B20">
        <w:rPr>
          <w:rFonts w:hint="eastAsia"/>
          <w:b/>
        </w:rPr>
        <w:t>투자자의 주식처분</w:t>
      </w:r>
    </w:p>
    <w:p w14:paraId="4F3D14C8" w14:textId="714AFB1A" w:rsidR="00215953" w:rsidRDefault="006E2B20" w:rsidP="00553615">
      <w:pPr>
        <w:pStyle w:val="a6"/>
        <w:numPr>
          <w:ilvl w:val="0"/>
          <w:numId w:val="42"/>
        </w:numPr>
        <w:spacing w:line="276" w:lineRule="auto"/>
        <w:ind w:leftChars="0"/>
      </w:pPr>
      <w:r>
        <w:rPr>
          <w:rFonts w:hint="eastAsia"/>
        </w:rPr>
        <w:t xml:space="preserve">투자자는 </w:t>
      </w:r>
      <w:r w:rsidR="00496CA3">
        <w:rPr>
          <w:rFonts w:hint="eastAsia"/>
        </w:rPr>
        <w:t>본건 종류주식을 포함하여 거래완결일 이후 투자자가 보유하게 된 회사</w:t>
      </w:r>
      <w:del w:id="1158" w:author="SL Partners" w:date="2023-12-24T10:43:00Z">
        <w:r w:rsidR="00496CA3" w:rsidDel="00247FE1">
          <w:rPr>
            <w:rFonts w:hint="eastAsia"/>
          </w:rPr>
          <w:delText>의</w:delText>
        </w:r>
      </w:del>
      <w:ins w:id="1159" w:author="SL Partners" w:date="2023-12-24T10:43:00Z">
        <w:r w:rsidR="00247FE1">
          <w:rPr>
            <w:rFonts w:hint="eastAsia"/>
          </w:rPr>
          <w:t xml:space="preserve"> 발행</w:t>
        </w:r>
      </w:ins>
      <w:r w:rsidR="00496CA3">
        <w:rPr>
          <w:rFonts w:hint="eastAsia"/>
        </w:rPr>
        <w:t xml:space="preserve"> 주</w:t>
      </w:r>
      <w:r w:rsidR="00496CA3">
        <w:rPr>
          <w:rFonts w:hint="eastAsia"/>
        </w:rPr>
        <w:lastRenderedPageBreak/>
        <w:t>식</w:t>
      </w:r>
      <w:ins w:id="1160" w:author="SL Partners" w:date="2023-12-24T10:43:00Z">
        <w:r w:rsidR="00247FE1">
          <w:rPr>
            <w:rFonts w:hint="eastAsia"/>
          </w:rPr>
          <w:t xml:space="preserve">의 전부 또는 일부를 </w:t>
        </w:r>
      </w:ins>
      <w:del w:id="1161" w:author="SL Partners" w:date="2023-12-24T10:43:00Z">
        <w:r w:rsidR="00496CA3" w:rsidDel="00247FE1">
          <w:rPr>
            <w:rFonts w:hint="eastAsia"/>
          </w:rPr>
          <w:delText>을</w:delText>
        </w:r>
      </w:del>
      <w:ins w:id="1162" w:author="SL Partners" w:date="2023-12-24T10:43:00Z">
        <w:r w:rsidR="00247FE1">
          <w:rPr>
            <w:rFonts w:hint="eastAsia"/>
          </w:rPr>
          <w:t>제3자</w:t>
        </w:r>
        <w:r w:rsidR="0046652C" w:rsidRPr="0046652C">
          <w:rPr>
            <w:rFonts w:hint="eastAsia"/>
          </w:rPr>
          <w:t>(회사의 다른 주주를 포함</w:t>
        </w:r>
        <w:r w:rsidR="00C14155">
          <w:rPr>
            <w:rFonts w:hint="eastAsia"/>
          </w:rPr>
          <w:t>함.</w:t>
        </w:r>
        <w:r w:rsidR="00C14155">
          <w:t xml:space="preserve"> </w:t>
        </w:r>
        <w:r w:rsidR="00C14155">
          <w:rPr>
            <w:rFonts w:hint="eastAsia"/>
          </w:rPr>
          <w:t>이하</w:t>
        </w:r>
      </w:ins>
      <w:ins w:id="1163" w:author="SL Partners" w:date="2023-12-24T10:49:00Z">
        <w:r w:rsidR="00DE759B">
          <w:rPr>
            <w:rFonts w:hint="eastAsia"/>
          </w:rPr>
          <w:t xml:space="preserve"> 본 조에서 동일함</w:t>
        </w:r>
        <w:r w:rsidR="00DE759B">
          <w:t>)</w:t>
        </w:r>
      </w:ins>
      <w:ins w:id="1164" w:author="SL Partners" w:date="2023-12-24T10:43:00Z">
        <w:r w:rsidR="00247FE1">
          <w:rPr>
            <w:rFonts w:hint="eastAsia"/>
          </w:rPr>
          <w:t>에게</w:t>
        </w:r>
      </w:ins>
      <w:r w:rsidR="00496CA3">
        <w:rPr>
          <w:rFonts w:hint="eastAsia"/>
        </w:rPr>
        <w:t xml:space="preserve"> 자유롭게 처분할 수 있다.</w:t>
      </w:r>
      <w:r w:rsidR="00496CA3">
        <w:t xml:space="preserve"> </w:t>
      </w:r>
      <w:r w:rsidR="00496CA3">
        <w:rPr>
          <w:rFonts w:hint="eastAsia"/>
        </w:rPr>
        <w:t>회사는 투자자의 요청에 따라 처분 주식의 명의개서 등 처분에 따른 권리 이전에 필요한 절차를 지체없이 이행하여야 한다.</w:t>
      </w:r>
      <w:r w:rsidR="00496CA3">
        <w:t xml:space="preserve"> </w:t>
      </w:r>
    </w:p>
    <w:p w14:paraId="7553239B" w14:textId="13361AA1" w:rsidR="00215953" w:rsidRDefault="00496CA3" w:rsidP="00553615">
      <w:pPr>
        <w:pStyle w:val="a6"/>
        <w:numPr>
          <w:ilvl w:val="0"/>
          <w:numId w:val="42"/>
        </w:numPr>
        <w:spacing w:line="276" w:lineRule="auto"/>
        <w:ind w:leftChars="0"/>
      </w:pPr>
      <w:r>
        <w:rPr>
          <w:rFonts w:hint="eastAsia"/>
        </w:rPr>
        <w:t xml:space="preserve">투자자가 제1항에 따라 주식의 처분을 위하여 회사에 </w:t>
      </w:r>
      <w:r>
        <w:t xml:space="preserve">IR </w:t>
      </w:r>
      <w:r>
        <w:rPr>
          <w:rFonts w:hint="eastAsia"/>
        </w:rPr>
        <w:t>자료를 요청하는 경우 회사는 이에 응하여야 한다.</w:t>
      </w:r>
    </w:p>
    <w:p w14:paraId="1DA83EB3" w14:textId="5849D59E" w:rsidR="00E14F7C" w:rsidRDefault="006D12CE" w:rsidP="00553615">
      <w:pPr>
        <w:pStyle w:val="a6"/>
        <w:numPr>
          <w:ilvl w:val="0"/>
          <w:numId w:val="42"/>
        </w:numPr>
        <w:spacing w:line="276" w:lineRule="auto"/>
        <w:ind w:leftChars="0"/>
      </w:pPr>
      <w:r>
        <w:rPr>
          <w:rFonts w:hint="eastAsia"/>
        </w:rPr>
        <w:t>제1항 및 제2항에도 불구하고 투자자가 회사 주식의 전부 또는 일부를 처분하고자 하는 경우,</w:t>
      </w:r>
      <w:r>
        <w:t xml:space="preserve"> </w:t>
      </w:r>
      <w:r>
        <w:rPr>
          <w:rFonts w:hint="eastAsia"/>
        </w:rPr>
        <w:t>이해관계인</w:t>
      </w:r>
      <w:r w:rsidR="00972FC2">
        <w:rPr>
          <w:rFonts w:hint="eastAsia"/>
        </w:rPr>
        <w:t>은</w:t>
      </w:r>
      <w:r>
        <w:rPr>
          <w:rFonts w:hint="eastAsia"/>
        </w:rPr>
        <w:t xml:space="preserve"> </w:t>
      </w:r>
      <w:ins w:id="1165" w:author="SL Partners" w:date="2023-12-24T10:53:00Z">
        <w:r w:rsidR="006E7DA3">
          <w:rPr>
            <w:rFonts w:hint="eastAsia"/>
          </w:rPr>
          <w:t xml:space="preserve">자신 또는 </w:t>
        </w:r>
        <w:commentRangeStart w:id="1166"/>
        <w:r w:rsidR="006E7DA3">
          <w:rPr>
            <w:rFonts w:hint="eastAsia"/>
          </w:rPr>
          <w:t>자신이 지정한 자로 하여금</w:t>
        </w:r>
      </w:ins>
      <w:commentRangeEnd w:id="1166"/>
      <w:ins w:id="1167" w:author="SL Partners" w:date="2023-12-24T10:55:00Z">
        <w:r w:rsidR="002825AC">
          <w:rPr>
            <w:rStyle w:val="a9"/>
          </w:rPr>
          <w:commentReference w:id="1166"/>
        </w:r>
      </w:ins>
      <w:ins w:id="1168" w:author="SL Partners" w:date="2023-12-24T10:53:00Z">
        <w:r w:rsidR="006E7DA3">
          <w:rPr>
            <w:rFonts w:hint="eastAsia"/>
          </w:rPr>
          <w:t xml:space="preserve"> </w:t>
        </w:r>
      </w:ins>
      <w:r>
        <w:rPr>
          <w:rFonts w:hint="eastAsia"/>
        </w:rPr>
        <w:t xml:space="preserve">동일한 조건으로 우선 매수할 수 있는 권리를 </w:t>
      </w:r>
      <w:r w:rsidR="00972FC2">
        <w:rPr>
          <w:rFonts w:hint="eastAsia"/>
        </w:rPr>
        <w:t>갖는</w:t>
      </w:r>
      <w:r>
        <w:rPr>
          <w:rFonts w:hint="eastAsia"/>
        </w:rPr>
        <w:t>다.</w:t>
      </w:r>
      <w:r>
        <w:t xml:space="preserve"> </w:t>
      </w:r>
    </w:p>
    <w:p w14:paraId="7E24C9C4" w14:textId="594E896C" w:rsidR="006D12CE" w:rsidRDefault="006D12CE" w:rsidP="00553615">
      <w:pPr>
        <w:pStyle w:val="a6"/>
        <w:numPr>
          <w:ilvl w:val="0"/>
          <w:numId w:val="42"/>
        </w:numPr>
        <w:spacing w:line="276" w:lineRule="auto"/>
        <w:ind w:leftChars="0"/>
      </w:pPr>
      <w:r>
        <w:rPr>
          <w:rFonts w:hint="eastAsia"/>
        </w:rPr>
        <w:t>투자자가 회사 주식의 전부 또는 일부를 처분하고자 하는 경우,</w:t>
      </w:r>
      <w:r>
        <w:t xml:space="preserve"> </w:t>
      </w:r>
      <w:r>
        <w:rPr>
          <w:rFonts w:hint="eastAsia"/>
        </w:rPr>
        <w:t>투자자는 양도하고자 하는 지분을 제3자에게 매각,</w:t>
      </w:r>
      <w:r>
        <w:t xml:space="preserve"> </w:t>
      </w:r>
      <w:r>
        <w:rPr>
          <w:rFonts w:hint="eastAsia"/>
        </w:rPr>
        <w:t>양도,</w:t>
      </w:r>
      <w:r>
        <w:t xml:space="preserve"> </w:t>
      </w:r>
      <w:r>
        <w:rPr>
          <w:rFonts w:hint="eastAsia"/>
        </w:rPr>
        <w:t>또는 이전하고자 한다는 요지의 취지,</w:t>
      </w:r>
      <w:r>
        <w:t xml:space="preserve"> </w:t>
      </w:r>
      <w:r>
        <w:rPr>
          <w:rFonts w:hint="eastAsia"/>
        </w:rPr>
        <w:t>당해 제3자의 신원,</w:t>
      </w:r>
      <w:r>
        <w:t xml:space="preserve"> </w:t>
      </w:r>
      <w:r>
        <w:rPr>
          <w:rFonts w:hint="eastAsia"/>
        </w:rPr>
        <w:t xml:space="preserve">양도주식수, 주당 양도가액, 양도예정일 기타 양도의 주요 조건을 명시하여 양도예정일로부터 </w:t>
      </w:r>
      <w:r>
        <w:t>20</w:t>
      </w:r>
      <w:r>
        <w:rPr>
          <w:rFonts w:hint="eastAsia"/>
        </w:rPr>
        <w:t>일 이전에 이해관계인에게 서면 통지하여야 한다.</w:t>
      </w:r>
      <w:r>
        <w:t xml:space="preserve"> </w:t>
      </w:r>
    </w:p>
    <w:p w14:paraId="3D84D155" w14:textId="7873B14E" w:rsidR="006059C3" w:rsidRDefault="006D12CE" w:rsidP="002A52E9">
      <w:pPr>
        <w:pStyle w:val="a6"/>
        <w:numPr>
          <w:ilvl w:val="0"/>
          <w:numId w:val="42"/>
        </w:numPr>
        <w:spacing w:line="276" w:lineRule="auto"/>
        <w:ind w:leftChars="0"/>
        <w:rPr>
          <w:ins w:id="1169" w:author="SL Partners" w:date="2023-12-24T10:53:00Z"/>
        </w:rPr>
      </w:pPr>
      <w:commentRangeStart w:id="1170"/>
      <w:r>
        <w:rPr>
          <w:rFonts w:hint="eastAsia"/>
        </w:rPr>
        <w:t xml:space="preserve">이해관계인은 투자자로부터 제3항의 통지를 받은 날로부터 </w:t>
      </w:r>
      <w:r w:rsidR="00B248A1">
        <w:t>3</w:t>
      </w:r>
      <w:r>
        <w:t>0</w:t>
      </w:r>
      <w:r>
        <w:rPr>
          <w:rFonts w:hint="eastAsia"/>
        </w:rPr>
        <w:t>일 이내에 투자자에게 제1항의 우선매수권 행사 여부를 서면으로 통지하여야 한다.</w:t>
      </w:r>
      <w:r>
        <w:t xml:space="preserve"> </w:t>
      </w:r>
      <w:ins w:id="1171" w:author="SL Partners" w:date="2023-12-24T10:52:00Z">
        <w:r w:rsidR="002A52E9">
          <w:rPr>
            <w:rFonts w:hint="eastAsia"/>
          </w:rPr>
          <w:t>이해관계인이</w:t>
        </w:r>
        <w:r w:rsidR="002A52E9" w:rsidRPr="002A52E9">
          <w:rPr>
            <w:rFonts w:hint="eastAsia"/>
          </w:rPr>
          <w:t xml:space="preserve"> </w:t>
        </w:r>
        <w:r w:rsidR="0019440A">
          <w:rPr>
            <w:rFonts w:hint="eastAsia"/>
          </w:rPr>
          <w:t>우선매수권 행사를</w:t>
        </w:r>
        <w:r w:rsidR="002A52E9" w:rsidRPr="002A52E9">
          <w:rPr>
            <w:rFonts w:hint="eastAsia"/>
          </w:rPr>
          <w:t xml:space="preserve"> 한 경우, 해당 </w:t>
        </w:r>
        <w:r w:rsidR="0019440A">
          <w:rPr>
            <w:rFonts w:hint="eastAsia"/>
          </w:rPr>
          <w:t>서면</w:t>
        </w:r>
        <w:r w:rsidR="002A52E9" w:rsidRPr="002A52E9">
          <w:rPr>
            <w:rFonts w:hint="eastAsia"/>
          </w:rPr>
          <w:t xml:space="preserve">통지가 </w:t>
        </w:r>
        <w:r w:rsidR="0019440A">
          <w:rPr>
            <w:rFonts w:hint="eastAsia"/>
          </w:rPr>
          <w:t>투자자</w:t>
        </w:r>
        <w:r w:rsidR="002A52E9" w:rsidRPr="002A52E9">
          <w:rPr>
            <w:rFonts w:hint="eastAsia"/>
          </w:rPr>
          <w:t xml:space="preserve">에게 도달한 날 </w:t>
        </w:r>
        <w:r w:rsidR="0019440A">
          <w:rPr>
            <w:rFonts w:hint="eastAsia"/>
          </w:rPr>
          <w:t>투자자</w:t>
        </w:r>
        <w:r w:rsidR="002A52E9" w:rsidRPr="002A52E9">
          <w:rPr>
            <w:rFonts w:hint="eastAsia"/>
          </w:rPr>
          <w:t xml:space="preserve">와 </w:t>
        </w:r>
        <w:r w:rsidR="0019440A">
          <w:rPr>
            <w:rFonts w:hint="eastAsia"/>
          </w:rPr>
          <w:t>이해관계인</w:t>
        </w:r>
        <w:r w:rsidR="002A52E9" w:rsidRPr="002A52E9">
          <w:rPr>
            <w:rFonts w:hint="eastAsia"/>
          </w:rPr>
          <w:t xml:space="preserve">(또는 </w:t>
        </w:r>
      </w:ins>
      <w:ins w:id="1172" w:author="SL Partners" w:date="2023-12-24T10:53:00Z">
        <w:r w:rsidR="006059C3">
          <w:rPr>
            <w:rFonts w:hint="eastAsia"/>
          </w:rPr>
          <w:t>이해관계인이</w:t>
        </w:r>
      </w:ins>
      <w:ins w:id="1173" w:author="SL Partners" w:date="2023-12-24T10:52:00Z">
        <w:r w:rsidR="002A52E9" w:rsidRPr="002A52E9">
          <w:rPr>
            <w:rFonts w:hint="eastAsia"/>
          </w:rPr>
          <w:t xml:space="preserve"> 지정한 자) 사이에 </w:t>
        </w:r>
      </w:ins>
      <w:ins w:id="1174" w:author="SL Partners" w:date="2023-12-24T10:53:00Z">
        <w:r w:rsidR="006059C3">
          <w:rPr>
            <w:rFonts w:hint="eastAsia"/>
          </w:rPr>
          <w:t xml:space="preserve">회사 발행 </w:t>
        </w:r>
      </w:ins>
      <w:ins w:id="1175" w:author="SL Partners" w:date="2023-12-24T10:52:00Z">
        <w:r w:rsidR="002A52E9" w:rsidRPr="002A52E9">
          <w:rPr>
            <w:rFonts w:hint="eastAsia"/>
          </w:rPr>
          <w:t xml:space="preserve">주식에 대한 매매계약이 체결된 것으로 </w:t>
        </w:r>
      </w:ins>
      <w:ins w:id="1176" w:author="SL Partners" w:date="2023-12-24T10:53:00Z">
        <w:r w:rsidR="006059C3">
          <w:rPr>
            <w:rFonts w:hint="eastAsia"/>
          </w:rPr>
          <w:t>본다.</w:t>
        </w:r>
      </w:ins>
      <w:ins w:id="1177" w:author="SL Partners" w:date="2023-12-24T10:54:00Z">
        <w:r w:rsidR="009970DA">
          <w:t xml:space="preserve"> </w:t>
        </w:r>
        <w:r w:rsidR="009970DA">
          <w:rPr>
            <w:rFonts w:hint="eastAsia"/>
          </w:rPr>
          <w:t>이해관계인이</w:t>
        </w:r>
        <w:r w:rsidR="009970DA" w:rsidRPr="002A52E9">
          <w:rPr>
            <w:rFonts w:hint="eastAsia"/>
          </w:rPr>
          <w:t xml:space="preserve"> 위 30일 내에 우선매수권</w:t>
        </w:r>
        <w:r w:rsidR="009970DA">
          <w:rPr>
            <w:rFonts w:hint="eastAsia"/>
          </w:rPr>
          <w:t xml:space="preserve">을 </w:t>
        </w:r>
        <w:r w:rsidR="009970DA" w:rsidRPr="002A52E9">
          <w:rPr>
            <w:rFonts w:hint="eastAsia"/>
          </w:rPr>
          <w:t>행사</w:t>
        </w:r>
        <w:r w:rsidR="009970DA">
          <w:rPr>
            <w:rFonts w:hint="eastAsia"/>
          </w:rPr>
          <w:t xml:space="preserve">한다는 취지의 </w:t>
        </w:r>
        <w:r w:rsidR="009970DA" w:rsidRPr="002A52E9">
          <w:rPr>
            <w:rFonts w:hint="eastAsia"/>
          </w:rPr>
          <w:t xml:space="preserve">통지를 하지 않는 경우 </w:t>
        </w:r>
        <w:r w:rsidR="009970DA">
          <w:rPr>
            <w:rFonts w:hint="eastAsia"/>
          </w:rPr>
          <w:t>이해관계인은 우선매수권을</w:t>
        </w:r>
        <w:r w:rsidR="009970DA" w:rsidRPr="002A52E9">
          <w:rPr>
            <w:rFonts w:hint="eastAsia"/>
          </w:rPr>
          <w:t xml:space="preserve"> 포기한 것으로 간주한다</w:t>
        </w:r>
        <w:r w:rsidR="009970DA">
          <w:rPr>
            <w:rFonts w:hint="eastAsia"/>
          </w:rPr>
          <w:t>.</w:t>
        </w:r>
      </w:ins>
    </w:p>
    <w:p w14:paraId="79A14163" w14:textId="02183E2D" w:rsidR="006D12CE" w:rsidRPr="00496CA3" w:rsidRDefault="006059C3" w:rsidP="002A52E9">
      <w:pPr>
        <w:pStyle w:val="a6"/>
        <w:numPr>
          <w:ilvl w:val="0"/>
          <w:numId w:val="42"/>
        </w:numPr>
        <w:spacing w:line="276" w:lineRule="auto"/>
        <w:ind w:leftChars="0"/>
      </w:pPr>
      <w:ins w:id="1178" w:author="SL Partners" w:date="2023-12-24T10:53:00Z">
        <w:r>
          <w:rPr>
            <w:rFonts w:hint="eastAsia"/>
          </w:rPr>
          <w:t>이해관계인</w:t>
        </w:r>
      </w:ins>
      <w:ins w:id="1179" w:author="SL Partners" w:date="2023-12-24T10:52:00Z">
        <w:r w:rsidR="002A52E9" w:rsidRPr="002A52E9">
          <w:rPr>
            <w:rFonts w:hint="eastAsia"/>
          </w:rPr>
          <w:t xml:space="preserve">(또는 </w:t>
        </w:r>
      </w:ins>
      <w:ins w:id="1180" w:author="SL Partners" w:date="2023-12-24T10:53:00Z">
        <w:r>
          <w:rPr>
            <w:rFonts w:hint="eastAsia"/>
          </w:rPr>
          <w:t>이해관계인이</w:t>
        </w:r>
      </w:ins>
      <w:ins w:id="1181" w:author="SL Partners" w:date="2023-12-24T10:52:00Z">
        <w:r w:rsidR="002A52E9" w:rsidRPr="002A52E9">
          <w:rPr>
            <w:rFonts w:hint="eastAsia"/>
          </w:rPr>
          <w:t xml:space="preserve"> 지정한 자)는 </w:t>
        </w:r>
      </w:ins>
      <w:ins w:id="1182" w:author="SL Partners" w:date="2023-12-24T10:53:00Z">
        <w:r>
          <w:rPr>
            <w:rFonts w:hint="eastAsia"/>
          </w:rPr>
          <w:t>제5항의 매매계약 체결일</w:t>
        </w:r>
      </w:ins>
      <w:ins w:id="1183" w:author="SL Partners" w:date="2023-12-24T10:52:00Z">
        <w:r w:rsidR="002A52E9" w:rsidRPr="002A52E9">
          <w:rPr>
            <w:rFonts w:hint="eastAsia"/>
          </w:rPr>
          <w:t>로부터 [30]일 이내에 주식매매대금을 지급하여야 한다.</w:t>
        </w:r>
      </w:ins>
      <w:commentRangeEnd w:id="1170"/>
      <w:ins w:id="1184" w:author="SL Partners" w:date="2023-12-24T10:55:00Z">
        <w:r w:rsidR="00BC3A19">
          <w:rPr>
            <w:rStyle w:val="a9"/>
          </w:rPr>
          <w:commentReference w:id="1170"/>
        </w:r>
      </w:ins>
    </w:p>
    <w:p w14:paraId="1189E12E" w14:textId="77777777" w:rsidR="00215953" w:rsidRPr="00B954C8" w:rsidRDefault="00215953" w:rsidP="00A31E9E">
      <w:pPr>
        <w:spacing w:line="276" w:lineRule="auto"/>
      </w:pPr>
    </w:p>
    <w:p w14:paraId="71905C87" w14:textId="77777777" w:rsidR="00215953" w:rsidRPr="00496CA3" w:rsidRDefault="00215953" w:rsidP="00A31E9E">
      <w:pPr>
        <w:numPr>
          <w:ilvl w:val="0"/>
          <w:numId w:val="2"/>
        </w:numPr>
        <w:spacing w:line="276" w:lineRule="auto"/>
        <w:ind w:left="0" w:firstLine="0"/>
        <w:rPr>
          <w:b/>
        </w:rPr>
      </w:pPr>
      <w:r w:rsidRPr="00496CA3">
        <w:rPr>
          <w:rFonts w:hint="eastAsia"/>
          <w:b/>
        </w:rPr>
        <w:t>이해관계인의 주식처분</w:t>
      </w:r>
    </w:p>
    <w:p w14:paraId="4A3A976F" w14:textId="4567C3A5" w:rsidR="00215953" w:rsidRDefault="004770C1" w:rsidP="00553615">
      <w:pPr>
        <w:pStyle w:val="a6"/>
        <w:numPr>
          <w:ilvl w:val="0"/>
          <w:numId w:val="43"/>
        </w:numPr>
        <w:spacing w:line="276" w:lineRule="auto"/>
        <w:ind w:leftChars="0"/>
      </w:pPr>
      <w:r>
        <w:rPr>
          <w:rFonts w:hint="eastAsia"/>
        </w:rPr>
        <w:t xml:space="preserve">이해관계인은 투자자의 사전 서면동의 없이 이해관계인이 보유하고 있는 회사 주식의 전부 또는 일부를 </w:t>
      </w:r>
      <w:ins w:id="1185" w:author="SL Partners" w:date="2023-12-24T10:55:00Z">
        <w:r w:rsidR="00BC3A19">
          <w:rPr>
            <w:rFonts w:hint="eastAsia"/>
          </w:rPr>
          <w:t xml:space="preserve">제3자에게 </w:t>
        </w:r>
      </w:ins>
      <w:r>
        <w:rPr>
          <w:rFonts w:hint="eastAsia"/>
        </w:rPr>
        <w:t>처분(양도,</w:t>
      </w:r>
      <w:r>
        <w:t xml:space="preserve"> </w:t>
      </w:r>
      <w:r>
        <w:rPr>
          <w:rFonts w:hint="eastAsia"/>
        </w:rPr>
        <w:t>이전,</w:t>
      </w:r>
      <w:r>
        <w:t xml:space="preserve"> </w:t>
      </w:r>
      <w:r>
        <w:rPr>
          <w:rFonts w:hint="eastAsia"/>
        </w:rPr>
        <w:t>매도,</w:t>
      </w:r>
      <w:r>
        <w:t xml:space="preserve"> </w:t>
      </w:r>
      <w:r>
        <w:rPr>
          <w:rFonts w:hint="eastAsia"/>
        </w:rPr>
        <w:t>담보제공 등)을 하여서는 아니 된다.</w:t>
      </w:r>
      <w:r>
        <w:t xml:space="preserve"> </w:t>
      </w:r>
      <w:r>
        <w:rPr>
          <w:rFonts w:hint="eastAsia"/>
        </w:rPr>
        <w:t>단,</w:t>
      </w:r>
      <w:r>
        <w:t xml:space="preserve"> </w:t>
      </w:r>
      <w:r>
        <w:rPr>
          <w:rFonts w:hint="eastAsia"/>
        </w:rPr>
        <w:t>투자자의 사전 서면동의를 받은 경우에도 제2</w:t>
      </w:r>
      <w:r>
        <w:t>4</w:t>
      </w:r>
      <w:r>
        <w:rPr>
          <w:rFonts w:hint="eastAsia"/>
        </w:rPr>
        <w:t>조</w:t>
      </w:r>
      <w:r w:rsidR="00F05A19">
        <w:rPr>
          <w:rFonts w:hint="eastAsia"/>
        </w:rPr>
        <w:t xml:space="preserve"> 및 제2</w:t>
      </w:r>
      <w:r w:rsidR="00F05A19">
        <w:t>5</w:t>
      </w:r>
      <w:r w:rsidR="00F05A19">
        <w:rPr>
          <w:rFonts w:hint="eastAsia"/>
        </w:rPr>
        <w:t>조</w:t>
      </w:r>
      <w:r>
        <w:rPr>
          <w:rFonts w:hint="eastAsia"/>
        </w:rPr>
        <w:t>(투자자의 우선매수권 및 공동매도권)에서 정하는 제한 하에서만 회사 주식의 전부 또는 일부를 처분할 수 있다.</w:t>
      </w:r>
      <w:r>
        <w:t xml:space="preserve"> </w:t>
      </w:r>
    </w:p>
    <w:p w14:paraId="7AC27522" w14:textId="14CCDC04" w:rsidR="00B954C8" w:rsidRDefault="00FD76AC" w:rsidP="00553615">
      <w:pPr>
        <w:pStyle w:val="a6"/>
        <w:numPr>
          <w:ilvl w:val="0"/>
          <w:numId w:val="43"/>
        </w:numPr>
        <w:spacing w:line="276" w:lineRule="auto"/>
        <w:ind w:leftChars="0"/>
      </w:pPr>
      <w:r>
        <w:rPr>
          <w:rFonts w:hint="eastAsia"/>
        </w:rPr>
        <w:t xml:space="preserve">상기 </w:t>
      </w:r>
      <w:r w:rsidR="00B954C8">
        <w:rPr>
          <w:rFonts w:hint="eastAsia"/>
        </w:rPr>
        <w:t>제</w:t>
      </w:r>
      <w:del w:id="1186" w:author="SL Partners" w:date="2023-12-24T10:56:00Z">
        <w:r w:rsidR="00B954C8" w:rsidDel="005F33EF">
          <w:rPr>
            <w:rFonts w:hint="eastAsia"/>
          </w:rPr>
          <w:delText xml:space="preserve"> </w:delText>
        </w:r>
      </w:del>
      <w:r w:rsidR="00B954C8">
        <w:t>1</w:t>
      </w:r>
      <w:r w:rsidR="00B954C8">
        <w:rPr>
          <w:rFonts w:hint="eastAsia"/>
        </w:rPr>
        <w:t>항에도 불구하고 이해관계인은 재무안정 등을 위해 투자자의 사전 서면동의 없이 이해관계인이 보유하고 있는 회사 주식의 일부(</w:t>
      </w:r>
      <w:r w:rsidR="000F27D7">
        <w:rPr>
          <w:rFonts w:hint="eastAsia"/>
        </w:rPr>
        <w:t xml:space="preserve">투자 라운드 별로 </w:t>
      </w:r>
      <w:r w:rsidR="00B954C8">
        <w:rPr>
          <w:rFonts w:hint="eastAsia"/>
        </w:rPr>
        <w:t xml:space="preserve">이해관계인 </w:t>
      </w:r>
      <w:r w:rsidR="00B954C8">
        <w:t>1</w:t>
      </w:r>
      <w:r w:rsidR="00B954C8">
        <w:rPr>
          <w:rFonts w:hint="eastAsia"/>
        </w:rPr>
        <w:t xml:space="preserve">인당 </w:t>
      </w:r>
      <w:r w:rsidR="000F27D7">
        <w:rPr>
          <w:rFonts w:hint="eastAsia"/>
        </w:rPr>
        <w:t xml:space="preserve">보유 주식의 </w:t>
      </w:r>
      <w:r w:rsidR="000F27D7">
        <w:t>2%</w:t>
      </w:r>
      <w:r w:rsidR="00B954C8">
        <w:t>)</w:t>
      </w:r>
      <w:r w:rsidR="00B954C8">
        <w:rPr>
          <w:rFonts w:hint="eastAsia"/>
        </w:rPr>
        <w:t>를 본건 발행가보다 높은 경우에 한하여 처분할 수 있다.</w:t>
      </w:r>
      <w:r w:rsidR="0049107A">
        <w:t xml:space="preserve"> </w:t>
      </w:r>
      <w:r w:rsidR="0049107A">
        <w:rPr>
          <w:rFonts w:hint="eastAsia"/>
        </w:rPr>
        <w:t>단,</w:t>
      </w:r>
      <w:r w:rsidR="0049107A">
        <w:t xml:space="preserve"> </w:t>
      </w:r>
      <w:r w:rsidR="0049107A">
        <w:rPr>
          <w:rFonts w:hint="eastAsia"/>
        </w:rPr>
        <w:t xml:space="preserve">투자자에게 서면동의를 받지 않더라도 투자자에게 매도 예정일로부터 </w:t>
      </w:r>
      <w:r w:rsidR="0049107A">
        <w:t>15</w:t>
      </w:r>
      <w:r w:rsidR="0049107A">
        <w:rPr>
          <w:rFonts w:hint="eastAsia"/>
        </w:rPr>
        <w:t>일 이전에 매도의 주요 조건(당해 이해관계인은 회사 주식을 제3자에게 매도한다는 취지,</w:t>
      </w:r>
      <w:r w:rsidR="0049107A">
        <w:t xml:space="preserve"> </w:t>
      </w:r>
      <w:r w:rsidR="0049107A">
        <w:rPr>
          <w:rFonts w:hint="eastAsia"/>
        </w:rPr>
        <w:t>당해 제3자의 신원,</w:t>
      </w:r>
      <w:r w:rsidR="0049107A">
        <w:t xml:space="preserve"> </w:t>
      </w:r>
      <w:r w:rsidR="0049107A">
        <w:rPr>
          <w:rFonts w:hint="eastAsia"/>
        </w:rPr>
        <w:t>매도할 주식의 수,</w:t>
      </w:r>
      <w:r w:rsidR="0049107A">
        <w:t xml:space="preserve"> </w:t>
      </w:r>
      <w:r w:rsidR="0049107A">
        <w:rPr>
          <w:rFonts w:hint="eastAsia"/>
        </w:rPr>
        <w:t>주당 매도가격,</w:t>
      </w:r>
      <w:r w:rsidR="0049107A">
        <w:t xml:space="preserve"> </w:t>
      </w:r>
      <w:r w:rsidR="0049107A">
        <w:rPr>
          <w:rFonts w:hint="eastAsia"/>
        </w:rPr>
        <w:t>매도 예정일 기타 매도의 주요 조건</w:t>
      </w:r>
      <w:r w:rsidR="0049107A">
        <w:t>)</w:t>
      </w:r>
      <w:r w:rsidR="0049107A">
        <w:rPr>
          <w:rFonts w:hint="eastAsia"/>
        </w:rPr>
        <w:t xml:space="preserve">을 </w:t>
      </w:r>
      <w:r>
        <w:rPr>
          <w:rFonts w:hint="eastAsia"/>
        </w:rPr>
        <w:t xml:space="preserve">매도예정일로부터 </w:t>
      </w:r>
      <w:r>
        <w:t>15</w:t>
      </w:r>
      <w:r>
        <w:rPr>
          <w:rFonts w:hint="eastAsia"/>
        </w:rPr>
        <w:t xml:space="preserve">일 이전에 </w:t>
      </w:r>
      <w:r w:rsidR="0049107A">
        <w:rPr>
          <w:rFonts w:hint="eastAsia"/>
        </w:rPr>
        <w:t>서면으로 통지하여야 하며,</w:t>
      </w:r>
      <w:r w:rsidR="0049107A">
        <w:t xml:space="preserve"> </w:t>
      </w:r>
      <w:r w:rsidR="0049107A">
        <w:rPr>
          <w:rFonts w:hint="eastAsia"/>
        </w:rPr>
        <w:t xml:space="preserve">투자자는 </w:t>
      </w:r>
      <w:r w:rsidR="0021063A">
        <w:rPr>
          <w:rFonts w:hint="eastAsia"/>
        </w:rPr>
        <w:t>제2</w:t>
      </w:r>
      <w:r w:rsidR="0021063A">
        <w:t>4</w:t>
      </w:r>
      <w:r w:rsidR="0021063A">
        <w:rPr>
          <w:rFonts w:hint="eastAsia"/>
        </w:rPr>
        <w:t xml:space="preserve">조에 따른 </w:t>
      </w:r>
      <w:r w:rsidR="0049107A">
        <w:rPr>
          <w:rFonts w:hint="eastAsia"/>
        </w:rPr>
        <w:t>우선매수권을 갖는다.</w:t>
      </w:r>
    </w:p>
    <w:p w14:paraId="44D068D9" w14:textId="77777777" w:rsidR="004770C1" w:rsidRDefault="004770C1" w:rsidP="00553615">
      <w:pPr>
        <w:pStyle w:val="a6"/>
        <w:numPr>
          <w:ilvl w:val="0"/>
          <w:numId w:val="43"/>
        </w:numPr>
        <w:spacing w:line="276" w:lineRule="auto"/>
        <w:ind w:leftChars="0"/>
      </w:pPr>
      <w:r>
        <w:rPr>
          <w:rFonts w:hint="eastAsia"/>
        </w:rPr>
        <w:t>본조에 따라 이해관계인이 투자자의 사전 서면동의를 받고 주식을 제3자에게 처분하는 경우,</w:t>
      </w:r>
      <w:r>
        <w:t xml:space="preserve"> </w:t>
      </w:r>
      <w:r>
        <w:rPr>
          <w:rFonts w:hint="eastAsia"/>
        </w:rPr>
        <w:t>이해관계인은 주식을 양수하는 제3자로 하여금 본 계약에 따른 이해관계인의 권리 및 의무 일체를 승계하도록 하여야 한다.</w:t>
      </w:r>
      <w:r>
        <w:t xml:space="preserve"> </w:t>
      </w:r>
    </w:p>
    <w:p w14:paraId="0A53196A" w14:textId="77777777" w:rsidR="004770C1" w:rsidRDefault="004770C1" w:rsidP="00553615">
      <w:pPr>
        <w:pStyle w:val="a6"/>
        <w:numPr>
          <w:ilvl w:val="0"/>
          <w:numId w:val="43"/>
        </w:numPr>
        <w:spacing w:line="276" w:lineRule="auto"/>
        <w:ind w:leftChars="0"/>
      </w:pPr>
      <w:r>
        <w:rPr>
          <w:rFonts w:hint="eastAsia"/>
        </w:rPr>
        <w:t xml:space="preserve">이해관계인이 본조를 위반하여 회사 주식을 처분하는 경우(이하 </w:t>
      </w:r>
      <w:r>
        <w:t>“</w:t>
      </w:r>
      <w:r>
        <w:rPr>
          <w:rFonts w:hint="eastAsia"/>
        </w:rPr>
        <w:t>처분제한위반주식</w:t>
      </w:r>
      <w:r>
        <w:t>”</w:t>
      </w:r>
      <w:r>
        <w:t xml:space="preserve">), </w:t>
      </w:r>
      <w:r>
        <w:rPr>
          <w:rFonts w:hint="eastAsia"/>
        </w:rPr>
        <w:t xml:space="preserve">이해관계인은 투자자에게 위약벌로 아래 </w:t>
      </w:r>
      <w:r>
        <w:t>1</w:t>
      </w:r>
      <w:r>
        <w:rPr>
          <w:rFonts w:hint="eastAsia"/>
        </w:rPr>
        <w:t xml:space="preserve">호 및 </w:t>
      </w:r>
      <w:r w:rsidR="00142650">
        <w:rPr>
          <w:rFonts w:hint="eastAsia"/>
        </w:rPr>
        <w:t>제2호에 따라 산정한 각 금액 중 큰 금액에 해당하는 금원을 지급하여야 한다.</w:t>
      </w:r>
      <w:r w:rsidR="00142650">
        <w:t xml:space="preserve"> </w:t>
      </w:r>
    </w:p>
    <w:p w14:paraId="31029D0C" w14:textId="50E8D0D9" w:rsidR="00142650" w:rsidRDefault="00F914E9" w:rsidP="00553615">
      <w:pPr>
        <w:pStyle w:val="a5"/>
        <w:numPr>
          <w:ilvl w:val="0"/>
          <w:numId w:val="44"/>
        </w:numPr>
        <w:spacing w:line="276" w:lineRule="auto"/>
      </w:pPr>
      <w:commentRangeStart w:id="1187"/>
      <w:r>
        <w:rPr>
          <w:rFonts w:hint="eastAsia"/>
        </w:rPr>
        <w:t xml:space="preserve">(처분제한위반주식의 수 </w:t>
      </w:r>
      <w:r>
        <w:t xml:space="preserve">x </w:t>
      </w:r>
      <w:r>
        <w:rPr>
          <w:rFonts w:hint="eastAsia"/>
        </w:rPr>
        <w:t xml:space="preserve">처분제한위반주식의 주당 처분가액)의 </w:t>
      </w:r>
      <w:r w:rsidR="00245932">
        <w:t>2</w:t>
      </w:r>
      <w:r>
        <w:rPr>
          <w:rFonts w:hint="eastAsia"/>
        </w:rPr>
        <w:t>배에 해당하는 금액</w:t>
      </w:r>
    </w:p>
    <w:p w14:paraId="4C4FAF46" w14:textId="0EA0E815" w:rsidR="00215953" w:rsidRDefault="00F914E9" w:rsidP="00553615">
      <w:pPr>
        <w:pStyle w:val="a5"/>
        <w:numPr>
          <w:ilvl w:val="0"/>
          <w:numId w:val="44"/>
        </w:numPr>
        <w:spacing w:line="276" w:lineRule="auto"/>
      </w:pPr>
      <w:r>
        <w:rPr>
          <w:rFonts w:hint="eastAsia"/>
        </w:rPr>
        <w:t xml:space="preserve">(처분제한위반주식의 수 </w:t>
      </w:r>
      <w:r>
        <w:t xml:space="preserve">x </w:t>
      </w:r>
      <w:r>
        <w:rPr>
          <w:rFonts w:hint="eastAsia"/>
        </w:rPr>
        <w:t xml:space="preserve">투자자의 본건 종류주식의 주당 인수가액)의 </w:t>
      </w:r>
      <w:r w:rsidR="00245932">
        <w:t>2</w:t>
      </w:r>
      <w:r>
        <w:rPr>
          <w:rFonts w:hint="eastAsia"/>
        </w:rPr>
        <w:t xml:space="preserve">배에 해당하는 금액 </w:t>
      </w:r>
      <w:commentRangeEnd w:id="1187"/>
      <w:r w:rsidR="00F713E8">
        <w:rPr>
          <w:rStyle w:val="a9"/>
          <w:rFonts w:ascii="바탕" w:eastAsia="바탕"/>
          <w:color w:val="auto"/>
          <w:kern w:val="2"/>
        </w:rPr>
        <w:commentReference w:id="1187"/>
      </w:r>
    </w:p>
    <w:p w14:paraId="2803E912" w14:textId="3673492D" w:rsidR="00215953" w:rsidDel="00804599" w:rsidRDefault="0007324F" w:rsidP="00A31E9E">
      <w:pPr>
        <w:spacing w:line="276" w:lineRule="auto"/>
        <w:rPr>
          <w:ins w:id="1188" w:author="지원 서" w:date="2023-12-22T12:27:00Z"/>
          <w:del w:id="1189" w:author="SL Partners" w:date="2023-12-23T23:38:00Z"/>
          <w:rFonts w:hAnsi="바탕"/>
        </w:rPr>
      </w:pPr>
      <w:ins w:id="1190" w:author="지원 서" w:date="2023-12-22T12:27:00Z">
        <w:del w:id="1191" w:author="SL Partners" w:date="2023-12-23T23:38:00Z">
          <w:r w:rsidRPr="00FE7F2A" w:rsidDel="00804599">
            <w:rPr>
              <w:rFonts w:hAnsi="바탕"/>
              <w:highlight w:val="yellow"/>
            </w:rPr>
            <w:delText>[SL Partners:</w:delText>
          </w:r>
        </w:del>
      </w:ins>
    </w:p>
    <w:p w14:paraId="0C161BA2" w14:textId="77777777" w:rsidR="0007324F" w:rsidRDefault="0007324F" w:rsidP="00A31E9E">
      <w:pPr>
        <w:spacing w:line="276" w:lineRule="auto"/>
        <w:rPr>
          <w:ins w:id="1192" w:author="지원 서" w:date="2023-12-22T12:24:00Z"/>
        </w:rPr>
      </w:pPr>
    </w:p>
    <w:p w14:paraId="2B398452" w14:textId="7AE387E0" w:rsidR="00C17B7B" w:rsidDel="005F7CFE" w:rsidRDefault="00A95595" w:rsidP="00A31E9E">
      <w:pPr>
        <w:spacing w:line="276" w:lineRule="auto"/>
        <w:rPr>
          <w:ins w:id="1193" w:author="지원 서" w:date="2023-12-22T12:24:00Z"/>
          <w:del w:id="1194" w:author="SL Partners" w:date="2023-12-24T11:03:00Z"/>
        </w:rPr>
      </w:pPr>
      <w:ins w:id="1195" w:author="지원 서" w:date="2023-12-22T12:25:00Z">
        <w:del w:id="1196" w:author="SL Partners" w:date="2023-12-24T11:03:00Z">
          <w:r w:rsidRPr="00A95595" w:rsidDel="005F7CFE">
            <w:rPr>
              <w:rFonts w:hint="eastAsia"/>
              <w:highlight w:val="yellow"/>
              <w:rPrChange w:id="1197" w:author="지원 서" w:date="2023-12-22T12:25:00Z">
                <w:rPr>
                  <w:rFonts w:hint="eastAsia"/>
                </w:rPr>
              </w:rPrChange>
            </w:rPr>
            <w:delText>주식처분희망자가</w:delText>
          </w:r>
          <w:r w:rsidRPr="00A95595" w:rsidDel="005F7CFE">
            <w:rPr>
              <w:highlight w:val="yellow"/>
              <w:rPrChange w:id="1198" w:author="지원 서" w:date="2023-12-22T12:25:00Z">
                <w:rPr/>
              </w:rPrChange>
            </w:rPr>
            <w:delText xml:space="preserve"> </w:delText>
          </w:r>
          <w:r w:rsidRPr="00A95595" w:rsidDel="005F7CFE">
            <w:rPr>
              <w:rFonts w:hint="eastAsia"/>
              <w:highlight w:val="yellow"/>
              <w:rPrChange w:id="1199" w:author="지원 서" w:date="2023-12-22T12:25:00Z">
                <w:rPr>
                  <w:rFonts w:hint="eastAsia"/>
                </w:rPr>
              </w:rPrChange>
            </w:rPr>
            <w:delText>본</w:delText>
          </w:r>
          <w:r w:rsidRPr="00A95595" w:rsidDel="005F7CFE">
            <w:rPr>
              <w:highlight w:val="yellow"/>
              <w:rPrChange w:id="1200" w:author="지원 서" w:date="2023-12-22T12:25:00Z">
                <w:rPr/>
              </w:rPrChange>
            </w:rPr>
            <w:delText xml:space="preserve"> </w:delText>
          </w:r>
          <w:r w:rsidRPr="00A95595" w:rsidDel="005F7CFE">
            <w:rPr>
              <w:rFonts w:hint="eastAsia"/>
              <w:highlight w:val="yellow"/>
              <w:rPrChange w:id="1201" w:author="지원 서" w:date="2023-12-22T12:25:00Z">
                <w:rPr>
                  <w:rFonts w:hint="eastAsia"/>
                </w:rPr>
              </w:rPrChange>
            </w:rPr>
            <w:delText>조를</w:delText>
          </w:r>
          <w:r w:rsidRPr="00A95595" w:rsidDel="005F7CFE">
            <w:rPr>
              <w:highlight w:val="yellow"/>
              <w:rPrChange w:id="1202" w:author="지원 서" w:date="2023-12-22T12:25:00Z">
                <w:rPr/>
              </w:rPrChange>
            </w:rPr>
            <w:delText xml:space="preserve"> </w:delText>
          </w:r>
          <w:r w:rsidRPr="00A95595" w:rsidDel="005F7CFE">
            <w:rPr>
              <w:rFonts w:hint="eastAsia"/>
              <w:highlight w:val="yellow"/>
              <w:rPrChange w:id="1203" w:author="지원 서" w:date="2023-12-22T12:25:00Z">
                <w:rPr>
                  <w:rFonts w:hint="eastAsia"/>
                </w:rPr>
              </w:rPrChange>
            </w:rPr>
            <w:delText>위반하여</w:delText>
          </w:r>
          <w:r w:rsidRPr="00A95595" w:rsidDel="005F7CFE">
            <w:rPr>
              <w:highlight w:val="yellow"/>
              <w:rPrChange w:id="1204" w:author="지원 서" w:date="2023-12-22T12:25:00Z">
                <w:rPr/>
              </w:rPrChange>
            </w:rPr>
            <w:delText xml:space="preserve"> </w:delText>
          </w:r>
          <w:r w:rsidRPr="00A95595" w:rsidDel="005F7CFE">
            <w:rPr>
              <w:rFonts w:hint="eastAsia"/>
              <w:highlight w:val="yellow"/>
              <w:rPrChange w:id="1205" w:author="지원 서" w:date="2023-12-22T12:25:00Z">
                <w:rPr>
                  <w:rFonts w:hint="eastAsia"/>
                </w:rPr>
              </w:rPrChange>
            </w:rPr>
            <w:delText>자신이</w:delText>
          </w:r>
          <w:r w:rsidRPr="00A95595" w:rsidDel="005F7CFE">
            <w:rPr>
              <w:highlight w:val="yellow"/>
              <w:rPrChange w:id="1206" w:author="지원 서" w:date="2023-12-22T12:25:00Z">
                <w:rPr/>
              </w:rPrChange>
            </w:rPr>
            <w:delText xml:space="preserve"> </w:delText>
          </w:r>
          <w:r w:rsidRPr="00A95595" w:rsidDel="005F7CFE">
            <w:rPr>
              <w:rFonts w:hint="eastAsia"/>
              <w:highlight w:val="yellow"/>
              <w:rPrChange w:id="1207" w:author="지원 서" w:date="2023-12-22T12:25:00Z">
                <w:rPr>
                  <w:rFonts w:hint="eastAsia"/>
                </w:rPr>
              </w:rPrChange>
            </w:rPr>
            <w:delText>보유하는</w:delText>
          </w:r>
          <w:r w:rsidRPr="00A95595" w:rsidDel="005F7CFE">
            <w:rPr>
              <w:highlight w:val="yellow"/>
              <w:rPrChange w:id="1208" w:author="지원 서" w:date="2023-12-22T12:25:00Z">
                <w:rPr/>
              </w:rPrChange>
            </w:rPr>
            <w:delText xml:space="preserve"> </w:delText>
          </w:r>
          <w:r w:rsidRPr="00A95595" w:rsidDel="005F7CFE">
            <w:rPr>
              <w:rFonts w:hint="eastAsia"/>
              <w:highlight w:val="yellow"/>
              <w:rPrChange w:id="1209" w:author="지원 서" w:date="2023-12-22T12:25:00Z">
                <w:rPr>
                  <w:rFonts w:hint="eastAsia"/>
                </w:rPr>
              </w:rPrChange>
            </w:rPr>
            <w:delText>회사</w:delText>
          </w:r>
          <w:r w:rsidRPr="00A95595" w:rsidDel="005F7CFE">
            <w:rPr>
              <w:highlight w:val="yellow"/>
              <w:rPrChange w:id="1210" w:author="지원 서" w:date="2023-12-22T12:25:00Z">
                <w:rPr/>
              </w:rPrChange>
            </w:rPr>
            <w:delText xml:space="preserve"> </w:delText>
          </w:r>
          <w:r w:rsidRPr="00A95595" w:rsidDel="005F7CFE">
            <w:rPr>
              <w:rFonts w:hint="eastAsia"/>
              <w:highlight w:val="yellow"/>
              <w:rPrChange w:id="1211" w:author="지원 서" w:date="2023-12-22T12:25:00Z">
                <w:rPr>
                  <w:rFonts w:hint="eastAsia"/>
                </w:rPr>
              </w:rPrChange>
            </w:rPr>
            <w:delText>주식을</w:delText>
          </w:r>
          <w:r w:rsidRPr="00A95595" w:rsidDel="005F7CFE">
            <w:rPr>
              <w:highlight w:val="yellow"/>
              <w:rPrChange w:id="1212" w:author="지원 서" w:date="2023-12-22T12:25:00Z">
                <w:rPr/>
              </w:rPrChange>
            </w:rPr>
            <w:delText xml:space="preserve"> </w:delText>
          </w:r>
          <w:r w:rsidRPr="00A95595" w:rsidDel="005F7CFE">
            <w:rPr>
              <w:rFonts w:hint="eastAsia"/>
              <w:highlight w:val="yellow"/>
              <w:rPrChange w:id="1213" w:author="지원 서" w:date="2023-12-22T12:25:00Z">
                <w:rPr>
                  <w:rFonts w:hint="eastAsia"/>
                </w:rPr>
              </w:rPrChange>
            </w:rPr>
            <w:delText>제3자에게</w:delText>
          </w:r>
          <w:r w:rsidRPr="00A95595" w:rsidDel="005F7CFE">
            <w:rPr>
              <w:highlight w:val="yellow"/>
              <w:rPrChange w:id="1214" w:author="지원 서" w:date="2023-12-22T12:25:00Z">
                <w:rPr/>
              </w:rPrChange>
            </w:rPr>
            <w:delText xml:space="preserve"> </w:delText>
          </w:r>
          <w:r w:rsidRPr="00A95595" w:rsidDel="005F7CFE">
            <w:rPr>
              <w:rFonts w:hint="eastAsia"/>
              <w:highlight w:val="yellow"/>
              <w:rPrChange w:id="1215" w:author="지원 서" w:date="2023-12-22T12:25:00Z">
                <w:rPr>
                  <w:rFonts w:hint="eastAsia"/>
                </w:rPr>
              </w:rPrChange>
            </w:rPr>
            <w:delText>양도</w:delText>
          </w:r>
          <w:r w:rsidRPr="00A95595" w:rsidDel="005F7CFE">
            <w:rPr>
              <w:highlight w:val="yellow"/>
              <w:rPrChange w:id="1216" w:author="지원 서" w:date="2023-12-22T12:25:00Z">
                <w:rPr/>
              </w:rPrChange>
            </w:rPr>
            <w:delText xml:space="preserve"> </w:delText>
          </w:r>
          <w:r w:rsidRPr="00A95595" w:rsidDel="005F7CFE">
            <w:rPr>
              <w:rFonts w:hint="eastAsia"/>
              <w:highlight w:val="yellow"/>
              <w:rPrChange w:id="1217" w:author="지원 서" w:date="2023-12-22T12:25:00Z">
                <w:rPr>
                  <w:rFonts w:hint="eastAsia"/>
                </w:rPr>
              </w:rPrChange>
            </w:rPr>
            <w:delText>또는</w:delText>
          </w:r>
          <w:r w:rsidRPr="00A95595" w:rsidDel="005F7CFE">
            <w:rPr>
              <w:highlight w:val="yellow"/>
              <w:rPrChange w:id="1218" w:author="지원 서" w:date="2023-12-22T12:25:00Z">
                <w:rPr/>
              </w:rPrChange>
            </w:rPr>
            <w:delText xml:space="preserve"> </w:delText>
          </w:r>
          <w:r w:rsidRPr="00A95595" w:rsidDel="005F7CFE">
            <w:rPr>
              <w:rFonts w:hint="eastAsia"/>
              <w:highlight w:val="yellow"/>
              <w:rPrChange w:id="1219" w:author="지원 서" w:date="2023-12-22T12:25:00Z">
                <w:rPr>
                  <w:rFonts w:hint="eastAsia"/>
                </w:rPr>
              </w:rPrChange>
            </w:rPr>
            <w:delText>처분한</w:delText>
          </w:r>
          <w:r w:rsidRPr="00A95595" w:rsidDel="005F7CFE">
            <w:rPr>
              <w:highlight w:val="yellow"/>
              <w:rPrChange w:id="1220" w:author="지원 서" w:date="2023-12-22T12:25:00Z">
                <w:rPr/>
              </w:rPrChange>
            </w:rPr>
            <w:delText xml:space="preserve"> </w:delText>
          </w:r>
          <w:r w:rsidRPr="00A95595" w:rsidDel="005F7CFE">
            <w:rPr>
              <w:rFonts w:hint="eastAsia"/>
              <w:highlight w:val="yellow"/>
              <w:rPrChange w:id="1221" w:author="지원 서" w:date="2023-12-22T12:25:00Z">
                <w:rPr>
                  <w:rFonts w:hint="eastAsia"/>
                </w:rPr>
              </w:rPrChange>
            </w:rPr>
            <w:lastRenderedPageBreak/>
            <w:delText>경우,</w:delText>
          </w:r>
          <w:r w:rsidRPr="00A95595" w:rsidDel="005F7CFE">
            <w:rPr>
              <w:highlight w:val="yellow"/>
              <w:rPrChange w:id="1222" w:author="지원 서" w:date="2023-12-22T12:25:00Z">
                <w:rPr/>
              </w:rPrChange>
            </w:rPr>
            <w:delText xml:space="preserve"> </w:delText>
          </w:r>
          <w:r w:rsidRPr="00A95595" w:rsidDel="005F7CFE">
            <w:rPr>
              <w:rFonts w:hint="eastAsia"/>
              <w:highlight w:val="yellow"/>
              <w:rPrChange w:id="1223" w:author="지원 서" w:date="2023-12-22T12:25:00Z">
                <w:rPr>
                  <w:rFonts w:hint="eastAsia"/>
                </w:rPr>
              </w:rPrChange>
            </w:rPr>
            <w:delText>우선매수권자는</w:delText>
          </w:r>
          <w:r w:rsidRPr="00A95595" w:rsidDel="005F7CFE">
            <w:rPr>
              <w:highlight w:val="yellow"/>
              <w:rPrChange w:id="1224" w:author="지원 서" w:date="2023-12-22T12:25:00Z">
                <w:rPr/>
              </w:rPrChange>
            </w:rPr>
            <w:delText xml:space="preserve"> (a) </w:delText>
          </w:r>
          <w:r w:rsidRPr="00A95595" w:rsidDel="005F7CFE">
            <w:rPr>
              <w:rFonts w:hint="eastAsia"/>
              <w:highlight w:val="yellow"/>
              <w:rPrChange w:id="1225" w:author="지원 서" w:date="2023-12-22T12:25:00Z">
                <w:rPr>
                  <w:rFonts w:hint="eastAsia"/>
                </w:rPr>
              </w:rPrChange>
            </w:rPr>
            <w:delText>해당</w:delText>
          </w:r>
          <w:r w:rsidRPr="00A95595" w:rsidDel="005F7CFE">
            <w:rPr>
              <w:highlight w:val="yellow"/>
              <w:rPrChange w:id="1226" w:author="지원 서" w:date="2023-12-22T12:25:00Z">
                <w:rPr/>
              </w:rPrChange>
            </w:rPr>
            <w:delText xml:space="preserve"> </w:delText>
          </w:r>
          <w:r w:rsidRPr="00A95595" w:rsidDel="005F7CFE">
            <w:rPr>
              <w:rFonts w:hint="eastAsia"/>
              <w:highlight w:val="yellow"/>
              <w:rPrChange w:id="1227" w:author="지원 서" w:date="2023-12-22T12:25:00Z">
                <w:rPr>
                  <w:rFonts w:hint="eastAsia"/>
                </w:rPr>
              </w:rPrChange>
            </w:rPr>
            <w:delText>처분을</w:delText>
          </w:r>
          <w:r w:rsidRPr="00A95595" w:rsidDel="005F7CFE">
            <w:rPr>
              <w:highlight w:val="yellow"/>
              <w:rPrChange w:id="1228" w:author="지원 서" w:date="2023-12-22T12:25:00Z">
                <w:rPr/>
              </w:rPrChange>
            </w:rPr>
            <w:delText xml:space="preserve"> </w:delText>
          </w:r>
          <w:r w:rsidRPr="00A95595" w:rsidDel="005F7CFE">
            <w:rPr>
              <w:rFonts w:hint="eastAsia"/>
              <w:highlight w:val="yellow"/>
              <w:rPrChange w:id="1229" w:author="지원 서" w:date="2023-12-22T12:25:00Z">
                <w:rPr>
                  <w:rFonts w:hint="eastAsia"/>
                </w:rPr>
              </w:rPrChange>
            </w:rPr>
            <w:delText>통하여</w:delText>
          </w:r>
          <w:r w:rsidRPr="00A95595" w:rsidDel="005F7CFE">
            <w:rPr>
              <w:highlight w:val="yellow"/>
              <w:rPrChange w:id="1230" w:author="지원 서" w:date="2023-12-22T12:25:00Z">
                <w:rPr/>
              </w:rPrChange>
            </w:rPr>
            <w:delText xml:space="preserve"> </w:delText>
          </w:r>
          <w:r w:rsidRPr="00A95595" w:rsidDel="005F7CFE">
            <w:rPr>
              <w:rFonts w:hint="eastAsia"/>
              <w:highlight w:val="yellow"/>
              <w:rPrChange w:id="1231" w:author="지원 서" w:date="2023-12-22T12:25:00Z">
                <w:rPr>
                  <w:rFonts w:hint="eastAsia"/>
                </w:rPr>
              </w:rPrChange>
            </w:rPr>
            <w:delText>주식처분희망자가</w:delText>
          </w:r>
          <w:r w:rsidRPr="00A95595" w:rsidDel="005F7CFE">
            <w:rPr>
              <w:highlight w:val="yellow"/>
              <w:rPrChange w:id="1232" w:author="지원 서" w:date="2023-12-22T12:25:00Z">
                <w:rPr/>
              </w:rPrChange>
            </w:rPr>
            <w:delText xml:space="preserve"> </w:delText>
          </w:r>
          <w:r w:rsidRPr="00A95595" w:rsidDel="005F7CFE">
            <w:rPr>
              <w:rFonts w:hint="eastAsia"/>
              <w:highlight w:val="yellow"/>
              <w:rPrChange w:id="1233" w:author="지원 서" w:date="2023-12-22T12:25:00Z">
                <w:rPr>
                  <w:rFonts w:hint="eastAsia"/>
                </w:rPr>
              </w:rPrChange>
            </w:rPr>
            <w:delText>취득한</w:delText>
          </w:r>
          <w:r w:rsidRPr="00A95595" w:rsidDel="005F7CFE">
            <w:rPr>
              <w:highlight w:val="yellow"/>
              <w:rPrChange w:id="1234" w:author="지원 서" w:date="2023-12-22T12:25:00Z">
                <w:rPr/>
              </w:rPrChange>
            </w:rPr>
            <w:delText xml:space="preserve"> </w:delText>
          </w:r>
          <w:r w:rsidRPr="00A95595" w:rsidDel="005F7CFE">
            <w:rPr>
              <w:rFonts w:hint="eastAsia"/>
              <w:highlight w:val="yellow"/>
              <w:rPrChange w:id="1235" w:author="지원 서" w:date="2023-12-22T12:25:00Z">
                <w:rPr>
                  <w:rFonts w:hint="eastAsia"/>
                </w:rPr>
              </w:rPrChange>
            </w:rPr>
            <w:delText>차익(해당</w:delText>
          </w:r>
          <w:r w:rsidRPr="00A95595" w:rsidDel="005F7CFE">
            <w:rPr>
              <w:highlight w:val="yellow"/>
              <w:rPrChange w:id="1236" w:author="지원 서" w:date="2023-12-22T12:25:00Z">
                <w:rPr/>
              </w:rPrChange>
            </w:rPr>
            <w:delText xml:space="preserve"> </w:delText>
          </w:r>
          <w:r w:rsidRPr="00A95595" w:rsidDel="005F7CFE">
            <w:rPr>
              <w:rFonts w:hint="eastAsia"/>
              <w:highlight w:val="yellow"/>
              <w:rPrChange w:id="1237" w:author="지원 서" w:date="2023-12-22T12:25:00Z">
                <w:rPr>
                  <w:rFonts w:hint="eastAsia"/>
                </w:rPr>
              </w:rPrChange>
            </w:rPr>
            <w:delText>처분</w:delText>
          </w:r>
          <w:r w:rsidRPr="00A95595" w:rsidDel="005F7CFE">
            <w:rPr>
              <w:highlight w:val="yellow"/>
              <w:rPrChange w:id="1238" w:author="지원 서" w:date="2023-12-22T12:25:00Z">
                <w:rPr/>
              </w:rPrChange>
            </w:rPr>
            <w:delText xml:space="preserve"> </w:delText>
          </w:r>
          <w:r w:rsidRPr="00A95595" w:rsidDel="005F7CFE">
            <w:rPr>
              <w:rFonts w:hint="eastAsia"/>
              <w:highlight w:val="yellow"/>
              <w:rPrChange w:id="1239" w:author="지원 서" w:date="2023-12-22T12:25:00Z">
                <w:rPr>
                  <w:rFonts w:hint="eastAsia"/>
                </w:rPr>
              </w:rPrChange>
            </w:rPr>
            <w:delText>시의</w:delText>
          </w:r>
          <w:r w:rsidRPr="00A95595" w:rsidDel="005F7CFE">
            <w:rPr>
              <w:highlight w:val="yellow"/>
              <w:rPrChange w:id="1240" w:author="지원 서" w:date="2023-12-22T12:25:00Z">
                <w:rPr/>
              </w:rPrChange>
            </w:rPr>
            <w:delText xml:space="preserve"> </w:delText>
          </w:r>
          <w:r w:rsidRPr="00A95595" w:rsidDel="005F7CFE">
            <w:rPr>
              <w:rFonts w:hint="eastAsia"/>
              <w:highlight w:val="yellow"/>
              <w:rPrChange w:id="1241" w:author="지원 서" w:date="2023-12-22T12:25:00Z">
                <w:rPr>
                  <w:rFonts w:hint="eastAsia"/>
                </w:rPr>
              </w:rPrChange>
            </w:rPr>
            <w:delText>처분</w:delText>
          </w:r>
          <w:r w:rsidRPr="00A95595" w:rsidDel="005F7CFE">
            <w:rPr>
              <w:highlight w:val="yellow"/>
              <w:rPrChange w:id="1242" w:author="지원 서" w:date="2023-12-22T12:25:00Z">
                <w:rPr/>
              </w:rPrChange>
            </w:rPr>
            <w:delText xml:space="preserve"> </w:delText>
          </w:r>
          <w:r w:rsidRPr="00A95595" w:rsidDel="005F7CFE">
            <w:rPr>
              <w:rFonts w:hint="eastAsia"/>
              <w:highlight w:val="yellow"/>
              <w:rPrChange w:id="1243" w:author="지원 서" w:date="2023-12-22T12:25:00Z">
                <w:rPr>
                  <w:rFonts w:hint="eastAsia"/>
                </w:rPr>
              </w:rPrChange>
            </w:rPr>
            <w:delText>대금에서</w:delText>
          </w:r>
          <w:r w:rsidRPr="00A95595" w:rsidDel="005F7CFE">
            <w:rPr>
              <w:highlight w:val="yellow"/>
              <w:rPrChange w:id="1244" w:author="지원 서" w:date="2023-12-22T12:25:00Z">
                <w:rPr/>
              </w:rPrChange>
            </w:rPr>
            <w:delText xml:space="preserve"> </w:delText>
          </w:r>
          <w:r w:rsidRPr="00A95595" w:rsidDel="005F7CFE">
            <w:rPr>
              <w:rFonts w:hint="eastAsia"/>
              <w:highlight w:val="yellow"/>
              <w:rPrChange w:id="1245" w:author="지원 서" w:date="2023-12-22T12:25:00Z">
                <w:rPr>
                  <w:rFonts w:hint="eastAsia"/>
                </w:rPr>
              </w:rPrChange>
            </w:rPr>
            <w:delText>주식처분희망자가</w:delText>
          </w:r>
          <w:r w:rsidRPr="00A95595" w:rsidDel="005F7CFE">
            <w:rPr>
              <w:highlight w:val="yellow"/>
              <w:rPrChange w:id="1246" w:author="지원 서" w:date="2023-12-22T12:25:00Z">
                <w:rPr/>
              </w:rPrChange>
            </w:rPr>
            <w:delText xml:space="preserve"> </w:delText>
          </w:r>
          <w:r w:rsidRPr="00A95595" w:rsidDel="005F7CFE">
            <w:rPr>
              <w:rFonts w:hint="eastAsia"/>
              <w:highlight w:val="yellow"/>
              <w:rPrChange w:id="1247" w:author="지원 서" w:date="2023-12-22T12:25:00Z">
                <w:rPr>
                  <w:rFonts w:hint="eastAsia"/>
                </w:rPr>
              </w:rPrChange>
            </w:rPr>
            <w:delText>처분한</w:delText>
          </w:r>
          <w:r w:rsidRPr="00A95595" w:rsidDel="005F7CFE">
            <w:rPr>
              <w:highlight w:val="yellow"/>
              <w:rPrChange w:id="1248" w:author="지원 서" w:date="2023-12-22T12:25:00Z">
                <w:rPr/>
              </w:rPrChange>
            </w:rPr>
            <w:delText xml:space="preserve"> </w:delText>
          </w:r>
          <w:r w:rsidRPr="00A95595" w:rsidDel="005F7CFE">
            <w:rPr>
              <w:rFonts w:hint="eastAsia"/>
              <w:highlight w:val="yellow"/>
              <w:rPrChange w:id="1249" w:author="지원 서" w:date="2023-12-22T12:25:00Z">
                <w:rPr>
                  <w:rFonts w:hint="eastAsia"/>
                </w:rPr>
              </w:rPrChange>
            </w:rPr>
            <w:delText>주식을</w:delText>
          </w:r>
          <w:r w:rsidRPr="00A95595" w:rsidDel="005F7CFE">
            <w:rPr>
              <w:highlight w:val="yellow"/>
              <w:rPrChange w:id="1250" w:author="지원 서" w:date="2023-12-22T12:25:00Z">
                <w:rPr/>
              </w:rPrChange>
            </w:rPr>
            <w:delText xml:space="preserve"> </w:delText>
          </w:r>
          <w:r w:rsidRPr="00A95595" w:rsidDel="005F7CFE">
            <w:rPr>
              <w:rFonts w:hint="eastAsia"/>
              <w:highlight w:val="yellow"/>
              <w:rPrChange w:id="1251" w:author="지원 서" w:date="2023-12-22T12:25:00Z">
                <w:rPr>
                  <w:rFonts w:hint="eastAsia"/>
                </w:rPr>
              </w:rPrChange>
            </w:rPr>
            <w:delText>인수할</w:delText>
          </w:r>
          <w:r w:rsidRPr="00A95595" w:rsidDel="005F7CFE">
            <w:rPr>
              <w:highlight w:val="yellow"/>
              <w:rPrChange w:id="1252" w:author="지원 서" w:date="2023-12-22T12:25:00Z">
                <w:rPr/>
              </w:rPrChange>
            </w:rPr>
            <w:delText xml:space="preserve"> </w:delText>
          </w:r>
          <w:r w:rsidRPr="00A95595" w:rsidDel="005F7CFE">
            <w:rPr>
              <w:rFonts w:hint="eastAsia"/>
              <w:highlight w:val="yellow"/>
              <w:rPrChange w:id="1253" w:author="지원 서" w:date="2023-12-22T12:25:00Z">
                <w:rPr>
                  <w:rFonts w:hint="eastAsia"/>
                </w:rPr>
              </w:rPrChange>
            </w:rPr>
            <w:delText>때</w:delText>
          </w:r>
          <w:r w:rsidRPr="00A95595" w:rsidDel="005F7CFE">
            <w:rPr>
              <w:highlight w:val="yellow"/>
              <w:rPrChange w:id="1254" w:author="지원 서" w:date="2023-12-22T12:25:00Z">
                <w:rPr/>
              </w:rPrChange>
            </w:rPr>
            <w:delText xml:space="preserve"> </w:delText>
          </w:r>
          <w:r w:rsidRPr="00A95595" w:rsidDel="005F7CFE">
            <w:rPr>
              <w:rFonts w:hint="eastAsia"/>
              <w:highlight w:val="yellow"/>
              <w:rPrChange w:id="1255" w:author="지원 서" w:date="2023-12-22T12:25:00Z">
                <w:rPr>
                  <w:rFonts w:hint="eastAsia"/>
                </w:rPr>
              </w:rPrChange>
            </w:rPr>
            <w:delText>지불했던</w:delText>
          </w:r>
          <w:r w:rsidRPr="00A95595" w:rsidDel="005F7CFE">
            <w:rPr>
              <w:highlight w:val="yellow"/>
              <w:rPrChange w:id="1256" w:author="지원 서" w:date="2023-12-22T12:25:00Z">
                <w:rPr/>
              </w:rPrChange>
            </w:rPr>
            <w:delText xml:space="preserve"> </w:delText>
          </w:r>
          <w:r w:rsidRPr="00A95595" w:rsidDel="005F7CFE">
            <w:rPr>
              <w:rFonts w:hint="eastAsia"/>
              <w:highlight w:val="yellow"/>
              <w:rPrChange w:id="1257" w:author="지원 서" w:date="2023-12-22T12:25:00Z">
                <w:rPr>
                  <w:rFonts w:hint="eastAsia"/>
                </w:rPr>
              </w:rPrChange>
            </w:rPr>
            <w:delText>인수가액을</w:delText>
          </w:r>
          <w:r w:rsidRPr="00A95595" w:rsidDel="005F7CFE">
            <w:rPr>
              <w:highlight w:val="yellow"/>
              <w:rPrChange w:id="1258" w:author="지원 서" w:date="2023-12-22T12:25:00Z">
                <w:rPr/>
              </w:rPrChange>
            </w:rPr>
            <w:delText xml:space="preserve"> </w:delText>
          </w:r>
          <w:r w:rsidRPr="00A95595" w:rsidDel="005F7CFE">
            <w:rPr>
              <w:rFonts w:hint="eastAsia"/>
              <w:highlight w:val="yellow"/>
              <w:rPrChange w:id="1259" w:author="지원 서" w:date="2023-12-22T12:25:00Z">
                <w:rPr>
                  <w:rFonts w:hint="eastAsia"/>
                </w:rPr>
              </w:rPrChange>
            </w:rPr>
            <w:delText>차감한</w:delText>
          </w:r>
          <w:r w:rsidRPr="00A95595" w:rsidDel="005F7CFE">
            <w:rPr>
              <w:highlight w:val="yellow"/>
              <w:rPrChange w:id="1260" w:author="지원 서" w:date="2023-12-22T12:25:00Z">
                <w:rPr/>
              </w:rPrChange>
            </w:rPr>
            <w:delText xml:space="preserve"> </w:delText>
          </w:r>
          <w:r w:rsidRPr="00A95595" w:rsidDel="005F7CFE">
            <w:rPr>
              <w:rFonts w:hint="eastAsia"/>
              <w:highlight w:val="yellow"/>
              <w:rPrChange w:id="1261" w:author="지원 서" w:date="2023-12-22T12:25:00Z">
                <w:rPr>
                  <w:rFonts w:hint="eastAsia"/>
                </w:rPr>
              </w:rPrChange>
            </w:rPr>
            <w:delText>금액)과</w:delText>
          </w:r>
          <w:r w:rsidRPr="00A95595" w:rsidDel="005F7CFE">
            <w:rPr>
              <w:highlight w:val="yellow"/>
              <w:rPrChange w:id="1262" w:author="지원 서" w:date="2023-12-22T12:25:00Z">
                <w:rPr/>
              </w:rPrChange>
            </w:rPr>
            <w:delText xml:space="preserve"> (b) </w:delText>
          </w:r>
          <w:r w:rsidRPr="00A95595" w:rsidDel="005F7CFE">
            <w:rPr>
              <w:rFonts w:hint="eastAsia"/>
              <w:highlight w:val="yellow"/>
              <w:rPrChange w:id="1263" w:author="지원 서" w:date="2023-12-22T12:25:00Z">
                <w:rPr>
                  <w:rFonts w:hint="eastAsia"/>
                </w:rPr>
              </w:rPrChange>
            </w:rPr>
            <w:delText>해당</w:delText>
          </w:r>
          <w:r w:rsidRPr="00A95595" w:rsidDel="005F7CFE">
            <w:rPr>
              <w:highlight w:val="yellow"/>
              <w:rPrChange w:id="1264" w:author="지원 서" w:date="2023-12-22T12:25:00Z">
                <w:rPr/>
              </w:rPrChange>
            </w:rPr>
            <w:delText xml:space="preserve"> </w:delText>
          </w:r>
          <w:r w:rsidRPr="00A95595" w:rsidDel="005F7CFE">
            <w:rPr>
              <w:rFonts w:hint="eastAsia"/>
              <w:highlight w:val="yellow"/>
              <w:rPrChange w:id="1265" w:author="지원 서" w:date="2023-12-22T12:25:00Z">
                <w:rPr>
                  <w:rFonts w:hint="eastAsia"/>
                </w:rPr>
              </w:rPrChange>
            </w:rPr>
            <w:delText>처분</w:delText>
          </w:r>
          <w:r w:rsidRPr="00A95595" w:rsidDel="005F7CFE">
            <w:rPr>
              <w:highlight w:val="yellow"/>
              <w:rPrChange w:id="1266" w:author="지원 서" w:date="2023-12-22T12:25:00Z">
                <w:rPr/>
              </w:rPrChange>
            </w:rPr>
            <w:delText xml:space="preserve"> </w:delText>
          </w:r>
          <w:r w:rsidRPr="00A95595" w:rsidDel="005F7CFE">
            <w:rPr>
              <w:rFonts w:hint="eastAsia"/>
              <w:highlight w:val="yellow"/>
              <w:rPrChange w:id="1267" w:author="지원 서" w:date="2023-12-22T12:25:00Z">
                <w:rPr>
                  <w:rFonts w:hint="eastAsia"/>
                </w:rPr>
              </w:rPrChange>
            </w:rPr>
            <w:delText>대금</w:delText>
          </w:r>
          <w:r w:rsidRPr="00A95595" w:rsidDel="005F7CFE">
            <w:rPr>
              <w:highlight w:val="yellow"/>
              <w:rPrChange w:id="1268" w:author="지원 서" w:date="2023-12-22T12:25:00Z">
                <w:rPr/>
              </w:rPrChange>
            </w:rPr>
            <w:delText xml:space="preserve"> </w:delText>
          </w:r>
          <w:r w:rsidRPr="00A95595" w:rsidDel="005F7CFE">
            <w:rPr>
              <w:rFonts w:hint="eastAsia"/>
              <w:highlight w:val="yellow"/>
              <w:rPrChange w:id="1269" w:author="지원 서" w:date="2023-12-22T12:25:00Z">
                <w:rPr>
                  <w:rFonts w:hint="eastAsia"/>
                </w:rPr>
              </w:rPrChange>
            </w:rPr>
            <w:delText>총액의</w:delText>
          </w:r>
          <w:r w:rsidRPr="00A95595" w:rsidDel="005F7CFE">
            <w:rPr>
              <w:highlight w:val="yellow"/>
              <w:rPrChange w:id="1270" w:author="지원 서" w:date="2023-12-22T12:25:00Z">
                <w:rPr/>
              </w:rPrChange>
            </w:rPr>
            <w:delText xml:space="preserve"> </w:delText>
          </w:r>
          <w:r w:rsidRPr="00A95595" w:rsidDel="005F7CFE">
            <w:rPr>
              <w:rFonts w:hint="eastAsia"/>
              <w:highlight w:val="yellow"/>
              <w:rPrChange w:id="1271" w:author="지원 서" w:date="2023-12-22T12:25:00Z">
                <w:rPr>
                  <w:rFonts w:hint="eastAsia"/>
                </w:rPr>
              </w:rPrChange>
            </w:rPr>
            <w:delText>[50]%에</w:delText>
          </w:r>
          <w:r w:rsidRPr="00A95595" w:rsidDel="005F7CFE">
            <w:rPr>
              <w:highlight w:val="yellow"/>
              <w:rPrChange w:id="1272" w:author="지원 서" w:date="2023-12-22T12:25:00Z">
                <w:rPr/>
              </w:rPrChange>
            </w:rPr>
            <w:delText xml:space="preserve"> </w:delText>
          </w:r>
          <w:r w:rsidRPr="00A95595" w:rsidDel="005F7CFE">
            <w:rPr>
              <w:rFonts w:hint="eastAsia"/>
              <w:highlight w:val="yellow"/>
              <w:rPrChange w:id="1273" w:author="지원 서" w:date="2023-12-22T12:25:00Z">
                <w:rPr>
                  <w:rFonts w:hint="eastAsia"/>
                </w:rPr>
              </w:rPrChange>
            </w:rPr>
            <w:delText>상당하는</w:delText>
          </w:r>
          <w:r w:rsidRPr="00A95595" w:rsidDel="005F7CFE">
            <w:rPr>
              <w:highlight w:val="yellow"/>
              <w:rPrChange w:id="1274" w:author="지원 서" w:date="2023-12-22T12:25:00Z">
                <w:rPr/>
              </w:rPrChange>
            </w:rPr>
            <w:delText xml:space="preserve"> </w:delText>
          </w:r>
          <w:r w:rsidRPr="00A95595" w:rsidDel="005F7CFE">
            <w:rPr>
              <w:rFonts w:hint="eastAsia"/>
              <w:highlight w:val="yellow"/>
              <w:rPrChange w:id="1275" w:author="지원 서" w:date="2023-12-22T12:25:00Z">
                <w:rPr>
                  <w:rFonts w:hint="eastAsia"/>
                </w:rPr>
              </w:rPrChange>
            </w:rPr>
            <w:delText>금액</w:delText>
          </w:r>
          <w:r w:rsidRPr="00A95595" w:rsidDel="005F7CFE">
            <w:rPr>
              <w:highlight w:val="yellow"/>
              <w:rPrChange w:id="1276" w:author="지원 서" w:date="2023-12-22T12:25:00Z">
                <w:rPr/>
              </w:rPrChange>
            </w:rPr>
            <w:delText xml:space="preserve"> </w:delText>
          </w:r>
          <w:r w:rsidRPr="00A95595" w:rsidDel="005F7CFE">
            <w:rPr>
              <w:rFonts w:hint="eastAsia"/>
              <w:highlight w:val="yellow"/>
              <w:rPrChange w:id="1277" w:author="지원 서" w:date="2023-12-22T12:25:00Z">
                <w:rPr>
                  <w:rFonts w:hint="eastAsia"/>
                </w:rPr>
              </w:rPrChange>
            </w:rPr>
            <w:delText>중</w:delText>
          </w:r>
          <w:r w:rsidRPr="00A95595" w:rsidDel="005F7CFE">
            <w:rPr>
              <w:highlight w:val="yellow"/>
              <w:rPrChange w:id="1278" w:author="지원 서" w:date="2023-12-22T12:25:00Z">
                <w:rPr/>
              </w:rPrChange>
            </w:rPr>
            <w:delText xml:space="preserve"> </w:delText>
          </w:r>
          <w:r w:rsidRPr="00A95595" w:rsidDel="005F7CFE">
            <w:rPr>
              <w:rFonts w:hint="eastAsia"/>
              <w:highlight w:val="yellow"/>
              <w:rPrChange w:id="1279" w:author="지원 서" w:date="2023-12-22T12:25:00Z">
                <w:rPr>
                  <w:rFonts w:hint="eastAsia"/>
                </w:rPr>
              </w:rPrChange>
            </w:rPr>
            <w:delText>높은</w:delText>
          </w:r>
          <w:r w:rsidRPr="00A95595" w:rsidDel="005F7CFE">
            <w:rPr>
              <w:highlight w:val="yellow"/>
              <w:rPrChange w:id="1280" w:author="지원 서" w:date="2023-12-22T12:25:00Z">
                <w:rPr/>
              </w:rPrChange>
            </w:rPr>
            <w:delText xml:space="preserve"> </w:delText>
          </w:r>
          <w:r w:rsidRPr="00A95595" w:rsidDel="005F7CFE">
            <w:rPr>
              <w:rFonts w:hint="eastAsia"/>
              <w:highlight w:val="yellow"/>
              <w:rPrChange w:id="1281" w:author="지원 서" w:date="2023-12-22T12:25:00Z">
                <w:rPr>
                  <w:rFonts w:hint="eastAsia"/>
                </w:rPr>
              </w:rPrChange>
            </w:rPr>
            <w:delText>금액을</w:delText>
          </w:r>
          <w:r w:rsidRPr="00A95595" w:rsidDel="005F7CFE">
            <w:rPr>
              <w:highlight w:val="yellow"/>
              <w:rPrChange w:id="1282" w:author="지원 서" w:date="2023-12-22T12:25:00Z">
                <w:rPr/>
              </w:rPrChange>
            </w:rPr>
            <w:delText xml:space="preserve"> </w:delText>
          </w:r>
          <w:r w:rsidRPr="00A95595" w:rsidDel="005F7CFE">
            <w:rPr>
              <w:rFonts w:hint="eastAsia"/>
              <w:highlight w:val="yellow"/>
              <w:rPrChange w:id="1283" w:author="지원 서" w:date="2023-12-22T12:25:00Z">
                <w:rPr>
                  <w:rFonts w:hint="eastAsia"/>
                </w:rPr>
              </w:rPrChange>
            </w:rPr>
            <w:delText>위약벌로서</w:delText>
          </w:r>
          <w:r w:rsidRPr="00A95595" w:rsidDel="005F7CFE">
            <w:rPr>
              <w:highlight w:val="yellow"/>
              <w:rPrChange w:id="1284" w:author="지원 서" w:date="2023-12-22T12:25:00Z">
                <w:rPr/>
              </w:rPrChange>
            </w:rPr>
            <w:delText xml:space="preserve"> </w:delText>
          </w:r>
          <w:r w:rsidRPr="00A95595" w:rsidDel="005F7CFE">
            <w:rPr>
              <w:rFonts w:hint="eastAsia"/>
              <w:highlight w:val="yellow"/>
              <w:rPrChange w:id="1285" w:author="지원 서" w:date="2023-12-22T12:25:00Z">
                <w:rPr>
                  <w:rFonts w:hint="eastAsia"/>
                </w:rPr>
              </w:rPrChange>
            </w:rPr>
            <w:delText>주식처분희망자에게</w:delText>
          </w:r>
          <w:r w:rsidRPr="00A95595" w:rsidDel="005F7CFE">
            <w:rPr>
              <w:highlight w:val="yellow"/>
              <w:rPrChange w:id="1286" w:author="지원 서" w:date="2023-12-22T12:25:00Z">
                <w:rPr/>
              </w:rPrChange>
            </w:rPr>
            <w:delText xml:space="preserve"> </w:delText>
          </w:r>
          <w:r w:rsidRPr="00A95595" w:rsidDel="005F7CFE">
            <w:rPr>
              <w:rFonts w:hint="eastAsia"/>
              <w:highlight w:val="yellow"/>
              <w:rPrChange w:id="1287" w:author="지원 서" w:date="2023-12-22T12:25:00Z">
                <w:rPr>
                  <w:rFonts w:hint="eastAsia"/>
                </w:rPr>
              </w:rPrChange>
            </w:rPr>
            <w:delText>지급할</w:delText>
          </w:r>
          <w:r w:rsidRPr="00A95595" w:rsidDel="005F7CFE">
            <w:rPr>
              <w:highlight w:val="yellow"/>
              <w:rPrChange w:id="1288" w:author="지원 서" w:date="2023-12-22T12:25:00Z">
                <w:rPr/>
              </w:rPrChange>
            </w:rPr>
            <w:delText xml:space="preserve"> </w:delText>
          </w:r>
          <w:r w:rsidRPr="00A95595" w:rsidDel="005F7CFE">
            <w:rPr>
              <w:rFonts w:hint="eastAsia"/>
              <w:highlight w:val="yellow"/>
              <w:rPrChange w:id="1289" w:author="지원 서" w:date="2023-12-22T12:25:00Z">
                <w:rPr>
                  <w:rFonts w:hint="eastAsia"/>
                </w:rPr>
              </w:rPrChange>
            </w:rPr>
            <w:delText>것을</w:delText>
          </w:r>
          <w:r w:rsidRPr="00A95595" w:rsidDel="005F7CFE">
            <w:rPr>
              <w:highlight w:val="yellow"/>
              <w:rPrChange w:id="1290" w:author="지원 서" w:date="2023-12-22T12:25:00Z">
                <w:rPr/>
              </w:rPrChange>
            </w:rPr>
            <w:delText xml:space="preserve"> </w:delText>
          </w:r>
          <w:r w:rsidRPr="00A95595" w:rsidDel="005F7CFE">
            <w:rPr>
              <w:rFonts w:hint="eastAsia"/>
              <w:highlight w:val="yellow"/>
              <w:rPrChange w:id="1291" w:author="지원 서" w:date="2023-12-22T12:25:00Z">
                <w:rPr>
                  <w:rFonts w:hint="eastAsia"/>
                </w:rPr>
              </w:rPrChange>
            </w:rPr>
            <w:delText>청구할</w:delText>
          </w:r>
          <w:r w:rsidRPr="00A95595" w:rsidDel="005F7CFE">
            <w:rPr>
              <w:highlight w:val="yellow"/>
              <w:rPrChange w:id="1292" w:author="지원 서" w:date="2023-12-22T12:25:00Z">
                <w:rPr/>
              </w:rPrChange>
            </w:rPr>
            <w:delText xml:space="preserve"> </w:delText>
          </w:r>
          <w:r w:rsidRPr="00A95595" w:rsidDel="005F7CFE">
            <w:rPr>
              <w:rFonts w:hint="eastAsia"/>
              <w:highlight w:val="yellow"/>
              <w:rPrChange w:id="1293" w:author="지원 서" w:date="2023-12-22T12:25:00Z">
                <w:rPr>
                  <w:rFonts w:hint="eastAsia"/>
                </w:rPr>
              </w:rPrChange>
            </w:rPr>
            <w:delText>수</w:delText>
          </w:r>
          <w:r w:rsidRPr="00A95595" w:rsidDel="005F7CFE">
            <w:rPr>
              <w:highlight w:val="yellow"/>
              <w:rPrChange w:id="1294" w:author="지원 서" w:date="2023-12-22T12:25:00Z">
                <w:rPr/>
              </w:rPrChange>
            </w:rPr>
            <w:delText xml:space="preserve"> </w:delText>
          </w:r>
          <w:r w:rsidRPr="00A95595" w:rsidDel="005F7CFE">
            <w:rPr>
              <w:rFonts w:hint="eastAsia"/>
              <w:highlight w:val="yellow"/>
              <w:rPrChange w:id="1295" w:author="지원 서" w:date="2023-12-22T12:25:00Z">
                <w:rPr>
                  <w:rFonts w:hint="eastAsia"/>
                </w:rPr>
              </w:rPrChange>
            </w:rPr>
            <w:delText>있다.</w:delText>
          </w:r>
        </w:del>
      </w:ins>
    </w:p>
    <w:p w14:paraId="10773447" w14:textId="40F98F38" w:rsidR="00C17B7B" w:rsidDel="005F7CFE" w:rsidRDefault="00C17B7B" w:rsidP="00A31E9E">
      <w:pPr>
        <w:spacing w:line="276" w:lineRule="auto"/>
        <w:rPr>
          <w:del w:id="1296" w:author="SL Partners" w:date="2023-12-24T11:03:00Z"/>
        </w:rPr>
      </w:pPr>
    </w:p>
    <w:p w14:paraId="39112CCF" w14:textId="77777777" w:rsidR="00F914E9" w:rsidRPr="00F914E9" w:rsidRDefault="00215953" w:rsidP="00A31E9E">
      <w:pPr>
        <w:numPr>
          <w:ilvl w:val="0"/>
          <w:numId w:val="2"/>
        </w:numPr>
        <w:spacing w:line="276" w:lineRule="auto"/>
        <w:ind w:left="0" w:firstLine="0"/>
        <w:rPr>
          <w:b/>
        </w:rPr>
      </w:pPr>
      <w:r w:rsidRPr="00F914E9">
        <w:rPr>
          <w:rFonts w:hint="eastAsia"/>
          <w:b/>
        </w:rPr>
        <w:t>투자자의 우선매수권</w:t>
      </w:r>
      <w:r w:rsidR="00F914E9" w:rsidRPr="00F914E9">
        <w:rPr>
          <w:rFonts w:hint="eastAsia"/>
          <w:b/>
        </w:rPr>
        <w:t xml:space="preserve"> (Right of First Refusal)</w:t>
      </w:r>
    </w:p>
    <w:p w14:paraId="62F0CFCC" w14:textId="77777777" w:rsidR="00F914E9" w:rsidRDefault="00F914E9" w:rsidP="00553615">
      <w:pPr>
        <w:pStyle w:val="a6"/>
        <w:numPr>
          <w:ilvl w:val="0"/>
          <w:numId w:val="45"/>
        </w:numPr>
        <w:spacing w:line="276" w:lineRule="auto"/>
        <w:ind w:leftChars="0"/>
      </w:pPr>
      <w:r>
        <w:rPr>
          <w:rFonts w:hint="eastAsia"/>
        </w:rPr>
        <w:t>이해관계인이 자신이 보유하고 있는 회사의 주식을 제3자</w:t>
      </w:r>
      <w:r w:rsidR="00514B84">
        <w:rPr>
          <w:rFonts w:hint="eastAsia"/>
        </w:rPr>
        <w:t>(</w:t>
      </w:r>
      <w:r w:rsidR="00514B84">
        <w:t>“</w:t>
      </w:r>
      <w:r w:rsidR="00514B84">
        <w:rPr>
          <w:rFonts w:hint="eastAsia"/>
        </w:rPr>
        <w:t>주식매수예정자</w:t>
      </w:r>
      <w:r w:rsidR="00514B84">
        <w:t>”</w:t>
      </w:r>
      <w:r w:rsidR="00514B84">
        <w:t>)</w:t>
      </w:r>
      <w:r>
        <w:rPr>
          <w:rFonts w:hint="eastAsia"/>
        </w:rPr>
        <w:t>에게 매도,</w:t>
      </w:r>
      <w:r>
        <w:t xml:space="preserve"> </w:t>
      </w:r>
      <w:r>
        <w:rPr>
          <w:rFonts w:hint="eastAsia"/>
        </w:rPr>
        <w:t>양도,</w:t>
      </w:r>
      <w:r>
        <w:t xml:space="preserve"> </w:t>
      </w:r>
      <w:r>
        <w:rPr>
          <w:rFonts w:hint="eastAsia"/>
        </w:rPr>
        <w:t xml:space="preserve">또는 이전(이하 통칭하여 </w:t>
      </w:r>
      <w:r>
        <w:t>“</w:t>
      </w:r>
      <w:r>
        <w:rPr>
          <w:rFonts w:hint="eastAsia"/>
        </w:rPr>
        <w:t>매도</w:t>
      </w:r>
      <w:r>
        <w:t>”</w:t>
      </w:r>
      <w:r>
        <w:t>)</w:t>
      </w:r>
      <w:r>
        <w:rPr>
          <w:rFonts w:hint="eastAsia"/>
        </w:rPr>
        <w:t>하고자 하는 경우,</w:t>
      </w:r>
      <w:r>
        <w:t xml:space="preserve"> </w:t>
      </w:r>
      <w:r>
        <w:rPr>
          <w:rFonts w:hint="eastAsia"/>
        </w:rPr>
        <w:t>당해 이해관계인은 회사 주식을 제3자에게 매도한다는 취지,</w:t>
      </w:r>
      <w:r>
        <w:t xml:space="preserve"> </w:t>
      </w:r>
      <w:r>
        <w:rPr>
          <w:rFonts w:hint="eastAsia"/>
        </w:rPr>
        <w:t>당해 제3자의 신원,</w:t>
      </w:r>
      <w:r>
        <w:t xml:space="preserve"> </w:t>
      </w:r>
      <w:r>
        <w:rPr>
          <w:rFonts w:hint="eastAsia"/>
        </w:rPr>
        <w:t>매도할 주식의 수,</w:t>
      </w:r>
      <w:r>
        <w:t xml:space="preserve"> </w:t>
      </w:r>
      <w:r>
        <w:rPr>
          <w:rFonts w:hint="eastAsia"/>
        </w:rPr>
        <w:t>주당 매도가격,</w:t>
      </w:r>
      <w:r>
        <w:t xml:space="preserve"> </w:t>
      </w:r>
      <w:r>
        <w:rPr>
          <w:rFonts w:hint="eastAsia"/>
        </w:rPr>
        <w:t xml:space="preserve">매도 예정일 기타 매도의 주요 조건(이하 </w:t>
      </w:r>
      <w:r>
        <w:t>“</w:t>
      </w:r>
      <w:r>
        <w:rPr>
          <w:rFonts w:hint="eastAsia"/>
        </w:rPr>
        <w:t>매도조건</w:t>
      </w:r>
      <w:r>
        <w:t>”</w:t>
      </w:r>
      <w:r>
        <w:t>)</w:t>
      </w:r>
      <w:r>
        <w:rPr>
          <w:rFonts w:hint="eastAsia"/>
        </w:rPr>
        <w:t>을 명시하여,</w:t>
      </w:r>
      <w:r>
        <w:t xml:space="preserve"> </w:t>
      </w:r>
      <w:r>
        <w:rPr>
          <w:rFonts w:hint="eastAsia"/>
        </w:rPr>
        <w:t xml:space="preserve">매도 예정일로부터 </w:t>
      </w:r>
      <w:r>
        <w:t>30</w:t>
      </w:r>
      <w:r>
        <w:rPr>
          <w:rFonts w:hint="eastAsia"/>
        </w:rPr>
        <w:t>일 이전에 투자자에게 서면 통지</w:t>
      </w:r>
      <w:r w:rsidR="00393D0B">
        <w:rPr>
          <w:rFonts w:hint="eastAsia"/>
        </w:rPr>
        <w:t>(</w:t>
      </w:r>
      <w:r w:rsidR="00393D0B">
        <w:t>“</w:t>
      </w:r>
      <w:r w:rsidR="00393D0B">
        <w:rPr>
          <w:rFonts w:hint="eastAsia"/>
        </w:rPr>
        <w:t>매도 통지</w:t>
      </w:r>
      <w:r w:rsidR="00393D0B">
        <w:t>”</w:t>
      </w:r>
      <w:r w:rsidR="00393D0B">
        <w:t>)</w:t>
      </w:r>
      <w:r>
        <w:rPr>
          <w:rFonts w:hint="eastAsia"/>
        </w:rPr>
        <w:t>하고 투자자의 동의 여부를 물어야 한다.</w:t>
      </w:r>
      <w:r>
        <w:t xml:space="preserve"> </w:t>
      </w:r>
    </w:p>
    <w:p w14:paraId="4B60B3B4" w14:textId="77777777" w:rsidR="00F914E9" w:rsidRDefault="00F914E9" w:rsidP="00553615">
      <w:pPr>
        <w:pStyle w:val="a6"/>
        <w:numPr>
          <w:ilvl w:val="0"/>
          <w:numId w:val="45"/>
        </w:numPr>
        <w:spacing w:line="276" w:lineRule="auto"/>
        <w:ind w:leftChars="0"/>
      </w:pPr>
      <w:r>
        <w:rPr>
          <w:rFonts w:hint="eastAsia"/>
        </w:rPr>
        <w:t xml:space="preserve">투자자는 이해관계인으로부터 전항의 </w:t>
      </w:r>
      <w:r w:rsidR="00393D0B">
        <w:rPr>
          <w:rFonts w:hint="eastAsia"/>
        </w:rPr>
        <w:t xml:space="preserve">매도 </w:t>
      </w:r>
      <w:r>
        <w:rPr>
          <w:rFonts w:hint="eastAsia"/>
        </w:rPr>
        <w:t xml:space="preserve">통지를 수령한 후 </w:t>
      </w:r>
      <w:r>
        <w:t>30</w:t>
      </w:r>
      <w:r>
        <w:rPr>
          <w:rFonts w:hint="eastAsia"/>
        </w:rPr>
        <w:t xml:space="preserve">일 이내에 </w:t>
      </w:r>
      <w:r w:rsidR="00393D0B">
        <w:rPr>
          <w:rFonts w:hint="eastAsia"/>
        </w:rPr>
        <w:t xml:space="preserve">매도 </w:t>
      </w:r>
      <w:r>
        <w:rPr>
          <w:rFonts w:hint="eastAsia"/>
        </w:rPr>
        <w:t>통지된 거래에 대한 동의 여부를 표시하여 이해관계인에게 통지하여야 한다.</w:t>
      </w:r>
      <w:r>
        <w:t xml:space="preserve"> </w:t>
      </w:r>
      <w:r>
        <w:rPr>
          <w:rFonts w:hint="eastAsia"/>
        </w:rPr>
        <w:t xml:space="preserve">만약 투자자가 위 기간 내에 이해관계인에게 통지를 하지 않은 경우에는 투자자가 위 </w:t>
      </w:r>
      <w:r w:rsidR="00393D0B">
        <w:rPr>
          <w:rFonts w:hint="eastAsia"/>
        </w:rPr>
        <w:t xml:space="preserve">매도 </w:t>
      </w:r>
      <w:r>
        <w:rPr>
          <w:rFonts w:hint="eastAsia"/>
        </w:rPr>
        <w:t>통지된 거래에 대하여 동의하지 않은 것으로 본다.</w:t>
      </w:r>
      <w:r>
        <w:t xml:space="preserve"> </w:t>
      </w:r>
      <w:r>
        <w:rPr>
          <w:rFonts w:hint="eastAsia"/>
        </w:rPr>
        <w:t>단,</w:t>
      </w:r>
      <w:r>
        <w:t xml:space="preserve"> </w:t>
      </w:r>
      <w:r>
        <w:rPr>
          <w:rFonts w:hint="eastAsia"/>
        </w:rPr>
        <w:t>투자자는 부동의 또는 동의의 의사표시 대신에,</w:t>
      </w:r>
      <w:r>
        <w:t xml:space="preserve"> </w:t>
      </w:r>
      <w:r w:rsidR="00393D0B">
        <w:rPr>
          <w:rFonts w:hint="eastAsia"/>
        </w:rPr>
        <w:t>매도 통지된</w:t>
      </w:r>
      <w:r>
        <w:rPr>
          <w:rFonts w:hint="eastAsia"/>
        </w:rPr>
        <w:t xml:space="preserve"> 주식의 일부 또는 전부에 대하여 직접 또는 투자자가 지명한 제3자를 통하여 매수할 의사를 통지할 수 있고</w:t>
      </w:r>
      <w:r w:rsidR="00393D0B">
        <w:rPr>
          <w:rFonts w:hint="eastAsia"/>
        </w:rPr>
        <w:t>(</w:t>
      </w:r>
      <w:r w:rsidR="00393D0B" w:rsidRPr="00393D0B">
        <w:t>“</w:t>
      </w:r>
      <w:r w:rsidR="00393D0B" w:rsidRPr="00393D0B">
        <w:rPr>
          <w:rFonts w:hint="eastAsia"/>
        </w:rPr>
        <w:t>우선매수권</w:t>
      </w:r>
      <w:r w:rsidR="00393D0B" w:rsidRPr="00393D0B">
        <w:t>”</w:t>
      </w:r>
      <w:r w:rsidR="00393D0B">
        <w:t>)</w:t>
      </w:r>
      <w:r>
        <w:rPr>
          <w:rFonts w:hint="eastAsia"/>
        </w:rPr>
        <w:t>,</w:t>
      </w:r>
      <w:r>
        <w:t xml:space="preserve"> </w:t>
      </w:r>
      <w:r>
        <w:rPr>
          <w:rFonts w:hint="eastAsia"/>
        </w:rPr>
        <w:t xml:space="preserve">투자자가 이해관계인에게 위 매수의사를 통지한 경우 위 통지일에 투자자와 이해관계인 간에 위 통지된 조건으로 </w:t>
      </w:r>
      <w:r w:rsidR="00393D0B">
        <w:rPr>
          <w:rFonts w:hint="eastAsia"/>
        </w:rPr>
        <w:t xml:space="preserve">해당 주식에 관한 매매계약이 체결된 것으로 본다. 이 경우 투자자는 매수의사를 통지한 날로부터 </w:t>
      </w:r>
      <w:r w:rsidR="00393D0B">
        <w:t>30</w:t>
      </w:r>
      <w:r w:rsidR="00393D0B">
        <w:rPr>
          <w:rFonts w:hint="eastAsia"/>
        </w:rPr>
        <w:t>일 이내에 매수금액이 전액 현금 또는 계좌이체로 해당 이해관계인에게 지급되도록 하여야 한다.</w:t>
      </w:r>
      <w:r w:rsidR="00393D0B">
        <w:t xml:space="preserve"> </w:t>
      </w:r>
    </w:p>
    <w:p w14:paraId="57DADE20" w14:textId="4A404402" w:rsidR="00393D0B" w:rsidRDefault="00393D0B" w:rsidP="00553615">
      <w:pPr>
        <w:pStyle w:val="a6"/>
        <w:numPr>
          <w:ilvl w:val="0"/>
          <w:numId w:val="45"/>
        </w:numPr>
        <w:spacing w:line="276" w:lineRule="auto"/>
        <w:ind w:leftChars="0"/>
      </w:pPr>
      <w:r>
        <w:rPr>
          <w:rFonts w:hint="eastAsia"/>
        </w:rPr>
        <w:t>투자자가 제1항의 매도 통지를 수령한 후 해당 거래에 동의</w:t>
      </w:r>
      <w:r w:rsidR="00F05A19">
        <w:rPr>
          <w:rFonts w:hint="eastAsia"/>
        </w:rPr>
        <w:t>한</w:t>
      </w:r>
      <w:r>
        <w:rPr>
          <w:rFonts w:hint="eastAsia"/>
        </w:rPr>
        <w:t xml:space="preserve"> 경우에는 이해관계인은 위와 같이 매도 통지한 주식을 제3자에게 다음의 조건으로 매도할 수 있다.</w:t>
      </w:r>
      <w:r>
        <w:t xml:space="preserve"> </w:t>
      </w:r>
    </w:p>
    <w:p w14:paraId="02885462" w14:textId="77777777" w:rsidR="00393D0B" w:rsidRDefault="00393D0B" w:rsidP="00553615">
      <w:pPr>
        <w:pStyle w:val="a5"/>
        <w:numPr>
          <w:ilvl w:val="0"/>
          <w:numId w:val="46"/>
        </w:numPr>
        <w:spacing w:line="276" w:lineRule="auto"/>
      </w:pPr>
      <w:r>
        <w:rPr>
          <w:rFonts w:hint="eastAsia"/>
        </w:rPr>
        <w:t>매도하는 주식의 수는 제1항에서 매도 통지된 주식의 수와 일치하여야 한다.</w:t>
      </w:r>
      <w:r>
        <w:t xml:space="preserve"> </w:t>
      </w:r>
    </w:p>
    <w:p w14:paraId="4319F683" w14:textId="77777777" w:rsidR="00393D0B" w:rsidRDefault="00393D0B" w:rsidP="00553615">
      <w:pPr>
        <w:pStyle w:val="a5"/>
        <w:numPr>
          <w:ilvl w:val="0"/>
          <w:numId w:val="46"/>
        </w:numPr>
        <w:spacing w:line="276" w:lineRule="auto"/>
      </w:pPr>
      <w:r>
        <w:rPr>
          <w:rFonts w:hint="eastAsia"/>
        </w:rPr>
        <w:t>주당 가격은 제1항에서 매도 통지된 주식의 가격을 하회하지 않아야 한다.</w:t>
      </w:r>
      <w:r>
        <w:t xml:space="preserve"> </w:t>
      </w:r>
    </w:p>
    <w:p w14:paraId="5612E14C" w14:textId="77777777" w:rsidR="00393D0B" w:rsidRDefault="00393D0B" w:rsidP="00553615">
      <w:pPr>
        <w:pStyle w:val="a5"/>
        <w:numPr>
          <w:ilvl w:val="0"/>
          <w:numId w:val="46"/>
        </w:numPr>
        <w:spacing w:line="276" w:lineRule="auto"/>
      </w:pPr>
      <w:r>
        <w:rPr>
          <w:rFonts w:hint="eastAsia"/>
        </w:rPr>
        <w:t>매도의 기타 조건은 제1항에서 매도 통지된 매도조건보다 매수인에게 더 유리하여서는 아니 된다.</w:t>
      </w:r>
      <w:r>
        <w:t xml:space="preserve"> </w:t>
      </w:r>
    </w:p>
    <w:p w14:paraId="2D5A0C0F" w14:textId="77777777" w:rsidR="00393D0B" w:rsidRDefault="00393D0B" w:rsidP="00553615">
      <w:pPr>
        <w:pStyle w:val="a5"/>
        <w:numPr>
          <w:ilvl w:val="0"/>
          <w:numId w:val="46"/>
        </w:numPr>
        <w:spacing w:line="276" w:lineRule="auto"/>
      </w:pPr>
      <w:r>
        <w:rPr>
          <w:rFonts w:hint="eastAsia"/>
        </w:rPr>
        <w:t>매수인은 본 계약에 따른 이해관계인의 권리 및 의무 일체를 승계하여야 하고,</w:t>
      </w:r>
      <w:r>
        <w:t xml:space="preserve"> </w:t>
      </w:r>
      <w:r>
        <w:rPr>
          <w:rFonts w:hint="eastAsia"/>
        </w:rPr>
        <w:t>이해관계인은 매수인으로부터 이를 확인하는 서면을 징구하여 투자자에게 교부하여야 한다.</w:t>
      </w:r>
      <w:r>
        <w:t xml:space="preserve"> </w:t>
      </w:r>
    </w:p>
    <w:p w14:paraId="728D610E" w14:textId="1E7DEEA6" w:rsidR="00393D0B" w:rsidRDefault="00393D0B" w:rsidP="00553615">
      <w:pPr>
        <w:pStyle w:val="a6"/>
        <w:numPr>
          <w:ilvl w:val="0"/>
          <w:numId w:val="45"/>
        </w:numPr>
        <w:spacing w:line="276" w:lineRule="auto"/>
        <w:ind w:leftChars="0"/>
        <w:rPr>
          <w:ins w:id="1297" w:author="SL Partners" w:date="2023-12-24T11:06:00Z"/>
        </w:rPr>
      </w:pPr>
      <w:r>
        <w:rPr>
          <w:rFonts w:hint="eastAsia"/>
        </w:rPr>
        <w:t xml:space="preserve">제3항에서 </w:t>
      </w:r>
      <w:r>
        <w:t>30</w:t>
      </w:r>
      <w:r>
        <w:rPr>
          <w:rFonts w:hint="eastAsia"/>
        </w:rPr>
        <w:t>일 이내에 제3자에게 주식이 매도되지 않을 경우,</w:t>
      </w:r>
      <w:r>
        <w:t xml:space="preserve"> </w:t>
      </w:r>
      <w:r>
        <w:rPr>
          <w:rFonts w:hint="eastAsia"/>
        </w:rPr>
        <w:t>이해관계인은 본조의 절차를 다시 이행하여야 한다.</w:t>
      </w:r>
      <w:r>
        <w:t xml:space="preserve"> </w:t>
      </w:r>
      <w:r>
        <w:rPr>
          <w:rFonts w:hint="eastAsia"/>
        </w:rPr>
        <w:t>또한,</w:t>
      </w:r>
      <w:r>
        <w:t xml:space="preserve"> </w:t>
      </w:r>
      <w:r>
        <w:rPr>
          <w:rFonts w:hint="eastAsia"/>
        </w:rPr>
        <w:t xml:space="preserve">이해관계인이 제3항 각호의 조건을 위반하여 보유주식을 매도한 경우 </w:t>
      </w:r>
      <w:r w:rsidR="00514B84">
        <w:rPr>
          <w:rFonts w:hint="eastAsia"/>
        </w:rPr>
        <w:t xml:space="preserve">투자자에게 </w:t>
      </w:r>
      <w:r w:rsidR="00514B84">
        <w:t>[</w:t>
      </w:r>
      <w:r w:rsidR="00514B84">
        <w:rPr>
          <w:rFonts w:hint="eastAsia"/>
        </w:rPr>
        <w:t xml:space="preserve">매도주식수 </w:t>
      </w:r>
      <w:r w:rsidR="00514B84">
        <w:t>x (</w:t>
      </w:r>
      <w:r w:rsidR="00514B84">
        <w:rPr>
          <w:rFonts w:hint="eastAsia"/>
        </w:rPr>
        <w:t xml:space="preserve">매도 통지된 주당 매도가격 </w:t>
      </w:r>
      <w:r w:rsidR="00F05A19">
        <w:t xml:space="preserve">- </w:t>
      </w:r>
      <w:r w:rsidR="00514B84">
        <w:rPr>
          <w:rFonts w:hint="eastAsia"/>
        </w:rPr>
        <w:t>실제 주당 매도가격</w:t>
      </w:r>
      <w:r w:rsidR="00514B84">
        <w:t>)]</w:t>
      </w:r>
      <w:r w:rsidR="00514B84">
        <w:rPr>
          <w:rFonts w:hint="eastAsia"/>
        </w:rPr>
        <w:t>의</w:t>
      </w:r>
      <w:r w:rsidR="00514B84">
        <w:t xml:space="preserve"> </w:t>
      </w:r>
      <w:r w:rsidR="00781C23">
        <w:t>2</w:t>
      </w:r>
      <w:r w:rsidR="00514B84">
        <w:rPr>
          <w:rFonts w:hint="eastAsia"/>
        </w:rPr>
        <w:t xml:space="preserve">배에 해당하는 금원을 </w:t>
      </w:r>
      <w:r w:rsidR="00B4362B">
        <w:rPr>
          <w:rFonts w:hint="eastAsia"/>
        </w:rPr>
        <w:t>배상</w:t>
      </w:r>
      <w:r w:rsidR="00514B84">
        <w:rPr>
          <w:rFonts w:hint="eastAsia"/>
        </w:rPr>
        <w:t>하여야 한다.</w:t>
      </w:r>
    </w:p>
    <w:p w14:paraId="09967990" w14:textId="508D7323" w:rsidR="00435ADE" w:rsidRDefault="00A24CE2" w:rsidP="00553615">
      <w:pPr>
        <w:pStyle w:val="a6"/>
        <w:numPr>
          <w:ilvl w:val="0"/>
          <w:numId w:val="45"/>
        </w:numPr>
        <w:spacing w:line="276" w:lineRule="auto"/>
        <w:ind w:leftChars="0"/>
      </w:pPr>
      <w:commentRangeStart w:id="1298"/>
      <w:ins w:id="1299" w:author="SL Partners" w:date="2023-12-24T11:09:00Z">
        <w:r>
          <w:rPr>
            <w:rFonts w:hint="eastAsia"/>
          </w:rPr>
          <w:t xml:space="preserve">투자자의 사전 동의 이후 </w:t>
        </w:r>
      </w:ins>
      <w:ins w:id="1300" w:author="SL Partners" w:date="2023-12-24T11:06:00Z">
        <w:r w:rsidR="00435ADE" w:rsidRPr="00435ADE">
          <w:rPr>
            <w:rFonts w:hint="eastAsia"/>
          </w:rPr>
          <w:t xml:space="preserve">본조에 따른 우선매수권이 전혀 행사되지 아니하거나 처분대상주식 중 일부에 대해서만 행사되는 경우, </w:t>
        </w:r>
        <w:r w:rsidR="00780703">
          <w:rPr>
            <w:rFonts w:hint="eastAsia"/>
          </w:rPr>
          <w:t>이해관계인은</w:t>
        </w:r>
        <w:r w:rsidR="00435ADE" w:rsidRPr="00435ADE">
          <w:rPr>
            <w:rFonts w:hint="eastAsia"/>
          </w:rPr>
          <w:t xml:space="preserve"> </w:t>
        </w:r>
      </w:ins>
      <w:ins w:id="1301" w:author="SL Partners" w:date="2023-12-24T11:07:00Z">
        <w:r w:rsidR="009123AA">
          <w:rPr>
            <w:rFonts w:hint="eastAsia"/>
          </w:rPr>
          <w:t>투자자</w:t>
        </w:r>
      </w:ins>
      <w:ins w:id="1302" w:author="SL Partners" w:date="2023-12-24T11:06:00Z">
        <w:r w:rsidR="00435ADE" w:rsidRPr="00435ADE">
          <w:rPr>
            <w:rFonts w:hint="eastAsia"/>
          </w:rPr>
          <w:t xml:space="preserve">의 우선매수권행사 여부 및 </w:t>
        </w:r>
      </w:ins>
      <w:ins w:id="1303" w:author="SL Partners" w:date="2023-12-24T11:07:00Z">
        <w:r w:rsidR="00E14B15">
          <w:rPr>
            <w:rFonts w:hint="eastAsia"/>
          </w:rPr>
          <w:t>투자자가</w:t>
        </w:r>
      </w:ins>
      <w:ins w:id="1304" w:author="SL Partners" w:date="2023-12-24T11:06:00Z">
        <w:r w:rsidR="00435ADE" w:rsidRPr="00435ADE">
          <w:rPr>
            <w:rFonts w:hint="eastAsia"/>
          </w:rPr>
          <w:t xml:space="preserve"> 매수할 주식의 수가 확정된 날로부터 [30]일 이내에 우선매수권이 행사되지 않은 나머지 주식을 회사와 경업관계에 있지 않은 제3자에게 자유로이 </w:t>
        </w:r>
      </w:ins>
      <w:ins w:id="1305" w:author="SL Partners" w:date="2023-12-24T11:08:00Z">
        <w:r w:rsidR="00E14B15">
          <w:rPr>
            <w:rFonts w:hint="eastAsia"/>
          </w:rPr>
          <w:t>매도</w:t>
        </w:r>
      </w:ins>
      <w:ins w:id="1306" w:author="SL Partners" w:date="2023-12-24T11:06:00Z">
        <w:r w:rsidR="00435ADE" w:rsidRPr="00435ADE">
          <w:rPr>
            <w:rFonts w:hint="eastAsia"/>
          </w:rPr>
          <w:t>할 수 있다.</w:t>
        </w:r>
      </w:ins>
      <w:commentRangeEnd w:id="1298"/>
      <w:ins w:id="1307" w:author="SL Partners" w:date="2023-12-24T11:10:00Z">
        <w:r w:rsidR="00BC7D26">
          <w:rPr>
            <w:rStyle w:val="a9"/>
          </w:rPr>
          <w:commentReference w:id="1298"/>
        </w:r>
      </w:ins>
    </w:p>
    <w:p w14:paraId="34D14C79" w14:textId="77777777" w:rsidR="00393D0B" w:rsidRPr="00781C23" w:rsidRDefault="00393D0B" w:rsidP="00A31E9E">
      <w:pPr>
        <w:spacing w:line="276" w:lineRule="auto"/>
      </w:pPr>
    </w:p>
    <w:p w14:paraId="5C6F977F" w14:textId="77777777" w:rsidR="00215953" w:rsidRPr="00514B84" w:rsidRDefault="00F914E9" w:rsidP="00A31E9E">
      <w:pPr>
        <w:numPr>
          <w:ilvl w:val="0"/>
          <w:numId w:val="2"/>
        </w:numPr>
        <w:spacing w:line="276" w:lineRule="auto"/>
        <w:ind w:left="0" w:firstLine="0"/>
        <w:rPr>
          <w:b/>
        </w:rPr>
      </w:pPr>
      <w:r w:rsidRPr="00514B84">
        <w:rPr>
          <w:rFonts w:hint="eastAsia"/>
          <w:b/>
        </w:rPr>
        <w:t>투자자의</w:t>
      </w:r>
      <w:r w:rsidR="00215953" w:rsidRPr="00514B84">
        <w:rPr>
          <w:rFonts w:hint="eastAsia"/>
          <w:b/>
        </w:rPr>
        <w:t xml:space="preserve"> 공동매도권</w:t>
      </w:r>
      <w:r w:rsidRPr="00514B84">
        <w:rPr>
          <w:rFonts w:hint="eastAsia"/>
          <w:b/>
        </w:rPr>
        <w:t xml:space="preserve"> (</w:t>
      </w:r>
      <w:r w:rsidRPr="00514B84">
        <w:rPr>
          <w:b/>
        </w:rPr>
        <w:t>Tag-along Right)</w:t>
      </w:r>
    </w:p>
    <w:p w14:paraId="4013BF4D" w14:textId="2DC9FB2C" w:rsidR="00215953" w:rsidRDefault="00514B84" w:rsidP="00553615">
      <w:pPr>
        <w:pStyle w:val="a6"/>
        <w:numPr>
          <w:ilvl w:val="0"/>
          <w:numId w:val="47"/>
        </w:numPr>
        <w:spacing w:line="276" w:lineRule="auto"/>
        <w:ind w:leftChars="0"/>
      </w:pPr>
      <w:r>
        <w:rPr>
          <w:rFonts w:hint="eastAsia"/>
        </w:rPr>
        <w:t>이해관계인이 제</w:t>
      </w:r>
      <w:r w:rsidR="00245932">
        <w:t>23</w:t>
      </w:r>
      <w:r>
        <w:rPr>
          <w:rFonts w:hint="eastAsia"/>
        </w:rPr>
        <w:t xml:space="preserve">조 </w:t>
      </w:r>
      <w:r>
        <w:t>(</w:t>
      </w:r>
      <w:r>
        <w:rPr>
          <w:rFonts w:hint="eastAsia"/>
        </w:rPr>
        <w:t>이해관계인의 주식 처분)</w:t>
      </w:r>
      <w:r>
        <w:t xml:space="preserve"> </w:t>
      </w:r>
      <w:r>
        <w:rPr>
          <w:rFonts w:hint="eastAsia"/>
        </w:rPr>
        <w:t>및 제</w:t>
      </w:r>
      <w:r w:rsidR="00245932">
        <w:t>24</w:t>
      </w:r>
      <w:r>
        <w:rPr>
          <w:rFonts w:hint="eastAsia"/>
        </w:rPr>
        <w:t xml:space="preserve">조 </w:t>
      </w:r>
      <w:r>
        <w:t>(</w:t>
      </w:r>
      <w:r>
        <w:rPr>
          <w:rFonts w:hint="eastAsia"/>
        </w:rPr>
        <w:t>투자자의 우선매수권)에 따라 주식을 처분하고자 하는 경우,</w:t>
      </w:r>
      <w:r>
        <w:t xml:space="preserve"> </w:t>
      </w:r>
      <w:r>
        <w:rPr>
          <w:rFonts w:hint="eastAsia"/>
        </w:rPr>
        <w:t>투자자는 우선매수권을 행사하는 대신 이해관계인과 동일한 조건으로 처분에 참여할 수 있는 권리(</w:t>
      </w:r>
      <w:r>
        <w:t>“</w:t>
      </w:r>
      <w:r>
        <w:rPr>
          <w:rFonts w:hint="eastAsia"/>
        </w:rPr>
        <w:t>공동매도권</w:t>
      </w:r>
      <w:r>
        <w:t>”</w:t>
      </w:r>
      <w:r>
        <w:t>)</w:t>
      </w:r>
      <w:r>
        <w:rPr>
          <w:rFonts w:hint="eastAsia"/>
        </w:rPr>
        <w:t>를 가진다.</w:t>
      </w:r>
      <w:r>
        <w:t xml:space="preserve"> </w:t>
      </w:r>
      <w:r>
        <w:rPr>
          <w:rFonts w:hint="eastAsia"/>
        </w:rPr>
        <w:t>투자자가 본조에 의한 공동매도권을 행사하고자 하는 경우,</w:t>
      </w:r>
      <w:r>
        <w:t xml:space="preserve"> </w:t>
      </w:r>
      <w:r>
        <w:rPr>
          <w:rFonts w:hint="eastAsia"/>
        </w:rPr>
        <w:t>투자자는 제</w:t>
      </w:r>
      <w:r w:rsidR="00F05A19">
        <w:t>24</w:t>
      </w:r>
      <w:r>
        <w:rPr>
          <w:rFonts w:hint="eastAsia"/>
        </w:rPr>
        <w:t xml:space="preserve">조 제1항의 매도 통지를 받은 날로부터 </w:t>
      </w:r>
      <w:r>
        <w:t>30</w:t>
      </w:r>
      <w:r>
        <w:rPr>
          <w:rFonts w:hint="eastAsia"/>
        </w:rPr>
        <w:t>일 이내에 이해관계인에게 공동매도권 행사 여부,</w:t>
      </w:r>
      <w:r>
        <w:t xml:space="preserve"> </w:t>
      </w:r>
      <w:r>
        <w:rPr>
          <w:rFonts w:hint="eastAsia"/>
        </w:rPr>
        <w:t>공동매도권을 행사하기로 선택한 경우 공동매도하고자 하는 주식의 종류와 수량을 서면으로 통지하여야 한다.</w:t>
      </w:r>
      <w:r>
        <w:t xml:space="preserve"> </w:t>
      </w:r>
      <w:r>
        <w:rPr>
          <w:rFonts w:hint="eastAsia"/>
        </w:rPr>
        <w:t>투자자가 공동매도권을 행사하는 경우 이해관계인은 공동매도의 실행을 위하여 필요한 조치를 다하여야 한다.</w:t>
      </w:r>
      <w:r>
        <w:t xml:space="preserve"> </w:t>
      </w:r>
      <w:commentRangeStart w:id="1308"/>
      <w:ins w:id="1309" w:author="SL Partners" w:date="2023-12-24T11:12:00Z">
        <w:r w:rsidR="00AE0AFD">
          <w:rPr>
            <w:rFonts w:hint="eastAsia"/>
          </w:rPr>
          <w:t xml:space="preserve">투자자가 </w:t>
        </w:r>
      </w:ins>
      <w:ins w:id="1310" w:author="SL Partners" w:date="2023-12-24T11:13:00Z">
        <w:r w:rsidR="00DE2E52">
          <w:rPr>
            <w:rFonts w:hint="eastAsia"/>
          </w:rPr>
          <w:lastRenderedPageBreak/>
          <w:t xml:space="preserve">이해관계인에게 </w:t>
        </w:r>
      </w:ins>
      <w:ins w:id="1311" w:author="SL Partners" w:date="2023-12-24T11:12:00Z">
        <w:r w:rsidR="00AE0AFD">
          <w:rPr>
            <w:rFonts w:hint="eastAsia"/>
          </w:rPr>
          <w:t>위 공동매도권 행사통지를</w:t>
        </w:r>
      </w:ins>
      <w:ins w:id="1312" w:author="SL Partners" w:date="2023-12-24T11:13:00Z">
        <w:r w:rsidR="001E4839">
          <w:rPr>
            <w:rFonts w:hint="eastAsia"/>
          </w:rPr>
          <w:t xml:space="preserve"> 하지 않은 경우 공동매도권</w:t>
        </w:r>
        <w:r w:rsidR="00E542B1">
          <w:rPr>
            <w:rFonts w:hint="eastAsia"/>
          </w:rPr>
          <w:t>을 포기한 것으로 본다.</w:t>
        </w:r>
        <w:r w:rsidR="00E542B1">
          <w:t xml:space="preserve"> </w:t>
        </w:r>
        <w:commentRangeEnd w:id="1308"/>
        <w:r w:rsidR="00F46E02">
          <w:rPr>
            <w:rStyle w:val="a9"/>
          </w:rPr>
          <w:commentReference w:id="1308"/>
        </w:r>
      </w:ins>
    </w:p>
    <w:p w14:paraId="509EB07B" w14:textId="4A83BD7F" w:rsidR="00514B84" w:rsidRDefault="00BA5476" w:rsidP="00553615">
      <w:pPr>
        <w:pStyle w:val="a6"/>
        <w:numPr>
          <w:ilvl w:val="0"/>
          <w:numId w:val="47"/>
        </w:numPr>
        <w:spacing w:line="276" w:lineRule="auto"/>
        <w:ind w:leftChars="0"/>
      </w:pPr>
      <w:ins w:id="1313" w:author="SL Partners" w:date="2023-12-24T11:14:00Z">
        <w:r>
          <w:rPr>
            <w:rFonts w:hint="eastAsia"/>
          </w:rPr>
          <w:t xml:space="preserve">주식매수예정자가 </w:t>
        </w:r>
        <w:r w:rsidRPr="00BA5476">
          <w:rPr>
            <w:rFonts w:hint="eastAsia"/>
          </w:rPr>
          <w:t xml:space="preserve">매수하고자 하는 주식의 수량이 </w:t>
        </w:r>
        <w:r>
          <w:rPr>
            <w:rFonts w:hint="eastAsia"/>
          </w:rPr>
          <w:t>이해관계인</w:t>
        </w:r>
        <w:r w:rsidRPr="00BA5476">
          <w:rPr>
            <w:rFonts w:hint="eastAsia"/>
          </w:rPr>
          <w:t xml:space="preserve"> 및 </w:t>
        </w:r>
        <w:r>
          <w:rPr>
            <w:rFonts w:hint="eastAsia"/>
          </w:rPr>
          <w:t>공동매도권을 행사하는 투자자</w:t>
        </w:r>
        <w:r w:rsidRPr="00BA5476">
          <w:rPr>
            <w:rFonts w:hint="eastAsia"/>
          </w:rPr>
          <w:t>가 매각하고자 하는 주식의 수량의 합계에 미달하는 경우에는,</w:t>
        </w:r>
      </w:ins>
      <w:del w:id="1314" w:author="SL Partners" w:date="2023-12-24T11:14:00Z">
        <w:r w:rsidR="00514B84" w:rsidDel="00BA5476">
          <w:rPr>
            <w:rFonts w:hint="eastAsia"/>
          </w:rPr>
          <w:delText>투자자가 공동매도권을 행사하는 경우,</w:delText>
        </w:r>
      </w:del>
      <w:r w:rsidR="00514B84">
        <w:t xml:space="preserve"> </w:t>
      </w:r>
      <w:r w:rsidR="00514B84">
        <w:rPr>
          <w:rFonts w:hint="eastAsia"/>
        </w:rPr>
        <w:t xml:space="preserve">주식매수예정자가 이해관계인 및 투자자로부터 이해관계인과 투자자의 </w:t>
      </w:r>
      <w:commentRangeStart w:id="1315"/>
      <w:r w:rsidR="00514B84">
        <w:rPr>
          <w:rFonts w:hint="eastAsia"/>
        </w:rPr>
        <w:t>지분 비율</w:t>
      </w:r>
      <w:commentRangeEnd w:id="1315"/>
      <w:r w:rsidR="000D4CDC">
        <w:rPr>
          <w:rStyle w:val="a9"/>
        </w:rPr>
        <w:commentReference w:id="1315"/>
      </w:r>
      <w:r w:rsidR="00514B84">
        <w:rPr>
          <w:rFonts w:hint="eastAsia"/>
        </w:rPr>
        <w:t>에 따라 주식을 양수하지 않는 한,</w:t>
      </w:r>
      <w:r w:rsidR="00514B84">
        <w:t xml:space="preserve"> </w:t>
      </w:r>
      <w:r w:rsidR="00514B84">
        <w:rPr>
          <w:rFonts w:hint="eastAsia"/>
        </w:rPr>
        <w:t>이해관계인은 보유주식을 처분할 수 없다.</w:t>
      </w:r>
      <w:r w:rsidR="00514B84">
        <w:t xml:space="preserve"> </w:t>
      </w:r>
    </w:p>
    <w:p w14:paraId="72E551C5" w14:textId="77777777" w:rsidR="00D826A5" w:rsidRDefault="00D826A5" w:rsidP="00553615">
      <w:pPr>
        <w:pStyle w:val="a6"/>
        <w:numPr>
          <w:ilvl w:val="0"/>
          <w:numId w:val="47"/>
        </w:numPr>
        <w:spacing w:line="276" w:lineRule="auto"/>
        <w:ind w:leftChars="0"/>
      </w:pPr>
      <w:r>
        <w:rPr>
          <w:rFonts w:hint="eastAsia"/>
        </w:rPr>
        <w:t>투자자가 본조의 공동매도권을 행사하는 시점에서 보통주로 전환되지 아니한 종류주식에 관하여서는 공동매도에 따른 주식양도 직전에 투자자가 전환권을 행사하였다고 가정하였을 때 투자자가 취득하게 될 보통주의 수를 기준으로 환산하여 매도수량과 매도가격을 산정한다.</w:t>
      </w:r>
      <w:r>
        <w:t xml:space="preserve"> </w:t>
      </w:r>
    </w:p>
    <w:p w14:paraId="627EF2C4" w14:textId="18121DC1" w:rsidR="00B573B1" w:rsidRPr="00D55939" w:rsidRDefault="00D826A5" w:rsidP="00A31E9E">
      <w:pPr>
        <w:pStyle w:val="a6"/>
        <w:numPr>
          <w:ilvl w:val="0"/>
          <w:numId w:val="47"/>
        </w:numPr>
        <w:spacing w:line="276" w:lineRule="auto"/>
        <w:ind w:leftChars="0"/>
      </w:pPr>
      <w:r>
        <w:rPr>
          <w:rFonts w:hint="eastAsia"/>
        </w:rPr>
        <w:t>제</w:t>
      </w:r>
      <w:r w:rsidR="00245932">
        <w:t>24</w:t>
      </w:r>
      <w:r>
        <w:rPr>
          <w:rFonts w:hint="eastAsia"/>
        </w:rPr>
        <w:t>조 제3항의 투자자의 우선매수권은 본조의 경우에도 적용한다.</w:t>
      </w:r>
      <w:r>
        <w:t xml:space="preserve"> </w:t>
      </w:r>
      <w:r>
        <w:rPr>
          <w:rFonts w:hint="eastAsia"/>
        </w:rPr>
        <w:t>단,</w:t>
      </w:r>
      <w:r>
        <w:t xml:space="preserve"> </w:t>
      </w:r>
      <w:r>
        <w:rPr>
          <w:rFonts w:hint="eastAsia"/>
        </w:rPr>
        <w:t>제</w:t>
      </w:r>
      <w:r w:rsidR="00781C23">
        <w:t>24</w:t>
      </w:r>
      <w:r>
        <w:rPr>
          <w:rFonts w:hint="eastAsia"/>
        </w:rPr>
        <w:t>조 제3항 제4호는 투자자가 본조에 따른 공동매도권을 행사한 후에도 회사 발행 주식을 보유하고 있는 경우에 한하여 적용한다.</w:t>
      </w:r>
      <w:r>
        <w:t xml:space="preserve"> </w:t>
      </w:r>
    </w:p>
    <w:p w14:paraId="3B344150" w14:textId="77777777" w:rsidR="00013DB6" w:rsidRDefault="00013DB6" w:rsidP="00A31E9E">
      <w:pPr>
        <w:spacing w:line="276" w:lineRule="auto"/>
      </w:pPr>
    </w:p>
    <w:p w14:paraId="5EBA7A6B" w14:textId="77777777" w:rsidR="004A6543" w:rsidRPr="004A6543" w:rsidRDefault="004A6543" w:rsidP="00A31E9E">
      <w:pPr>
        <w:numPr>
          <w:ilvl w:val="0"/>
          <w:numId w:val="2"/>
        </w:numPr>
        <w:spacing w:line="276" w:lineRule="auto"/>
        <w:ind w:left="0" w:firstLine="0"/>
        <w:rPr>
          <w:b/>
        </w:rPr>
      </w:pPr>
      <w:r w:rsidRPr="004A6543">
        <w:rPr>
          <w:rFonts w:hint="eastAsia"/>
          <w:b/>
        </w:rPr>
        <w:t>자산의 우선매수권</w:t>
      </w:r>
    </w:p>
    <w:p w14:paraId="32F74B57" w14:textId="77777777" w:rsidR="004A6543" w:rsidRDefault="004A6543" w:rsidP="00553615">
      <w:pPr>
        <w:pStyle w:val="a6"/>
        <w:numPr>
          <w:ilvl w:val="0"/>
          <w:numId w:val="48"/>
        </w:numPr>
        <w:spacing w:line="276" w:lineRule="auto"/>
        <w:ind w:leftChars="0"/>
      </w:pPr>
      <w:r>
        <w:rPr>
          <w:rFonts w:hint="eastAsia"/>
        </w:rPr>
        <w:t xml:space="preserve">회사가 주요자산의 전부 또는 자산총액의 </w:t>
      </w:r>
      <w:r>
        <w:t xml:space="preserve">30% </w:t>
      </w:r>
      <w:r>
        <w:rPr>
          <w:rFonts w:hint="eastAsia"/>
        </w:rPr>
        <w:t xml:space="preserve">이상에 해당하는 자산(이하 </w:t>
      </w:r>
      <w:r>
        <w:t>“</w:t>
      </w:r>
      <w:r>
        <w:rPr>
          <w:rFonts w:hint="eastAsia"/>
        </w:rPr>
        <w:t>대상자산</w:t>
      </w:r>
      <w:r>
        <w:t>”</w:t>
      </w:r>
      <w:r>
        <w:t>)</w:t>
      </w:r>
      <w:r>
        <w:rPr>
          <w:rFonts w:hint="eastAsia"/>
        </w:rPr>
        <w:t>을 처분하고자 하는 경우,</w:t>
      </w:r>
      <w:r>
        <w:t xml:space="preserve"> </w:t>
      </w:r>
      <w:r>
        <w:rPr>
          <w:rFonts w:hint="eastAsia"/>
        </w:rPr>
        <w:t xml:space="preserve">투자자 또는 투자자가 지명한 제3자(이하 </w:t>
      </w:r>
      <w:r>
        <w:t>“</w:t>
      </w:r>
      <w:r>
        <w:rPr>
          <w:rFonts w:hint="eastAsia"/>
        </w:rPr>
        <w:t>투자자 등</w:t>
      </w:r>
      <w:r>
        <w:t>”</w:t>
      </w:r>
      <w:r>
        <w:rPr>
          <w:rFonts w:hint="eastAsia"/>
        </w:rPr>
        <w:t>으로 통칭함)는 대상자산에 대하여 우선 매수할 권리를 가진다.</w:t>
      </w:r>
      <w:r>
        <w:t xml:space="preserve"> </w:t>
      </w:r>
      <w:r>
        <w:rPr>
          <w:rFonts w:hint="eastAsia"/>
        </w:rPr>
        <w:t>이를 위해 회사는 자산의 처분계획을 수립할 경우 지체없이 투자자에게 대상자산의 내역,</w:t>
      </w:r>
      <w:r>
        <w:t xml:space="preserve"> </w:t>
      </w:r>
      <w:r>
        <w:rPr>
          <w:rFonts w:hint="eastAsia"/>
        </w:rPr>
        <w:t>처분가격 및 조건과 양수예정자 등 상세한 처분예정 내역을 서면으로 통지하여야 한다.</w:t>
      </w:r>
      <w:r>
        <w:t xml:space="preserve"> </w:t>
      </w:r>
      <w:r>
        <w:rPr>
          <w:rFonts w:hint="eastAsia"/>
        </w:rPr>
        <w:t xml:space="preserve">투자자 등은 위 통지를 받은 날로부터 </w:t>
      </w:r>
      <w:r>
        <w:t>30</w:t>
      </w:r>
      <w:r>
        <w:rPr>
          <w:rFonts w:hint="eastAsia"/>
        </w:rPr>
        <w:t>일 이내에 양수의사를 회사에 서면 통지하여야 한다.</w:t>
      </w:r>
      <w:r>
        <w:t xml:space="preserve"> </w:t>
      </w:r>
      <w:r>
        <w:rPr>
          <w:rFonts w:hint="eastAsia"/>
        </w:rPr>
        <w:t>투자자 등의 양수의사 통지가 회사에 도달하는 경우 투자자 등과 회사 간 대상자산에 대한 양수도계약이 체결된 것으로 보며,</w:t>
      </w:r>
      <w:r>
        <w:t xml:space="preserve"> </w:t>
      </w:r>
      <w:r>
        <w:rPr>
          <w:rFonts w:hint="eastAsia"/>
        </w:rPr>
        <w:t xml:space="preserve">투자자 등과 회사는 이로부터 </w:t>
      </w:r>
      <w:r>
        <w:t>30</w:t>
      </w:r>
      <w:r>
        <w:rPr>
          <w:rFonts w:hint="eastAsia"/>
        </w:rPr>
        <w:t>일 이내에 자산양수도계약을 이행하여야 한다.</w:t>
      </w:r>
      <w:r>
        <w:t xml:space="preserve"> </w:t>
      </w:r>
      <w:r>
        <w:rPr>
          <w:rFonts w:hint="eastAsia"/>
        </w:rPr>
        <w:t xml:space="preserve">투자자가 회사의 처분예정 내역 통지에 대하여 양수하지 않겠다는 의사를 표시하거나 통지일로부터 </w:t>
      </w:r>
      <w:r>
        <w:t>30</w:t>
      </w:r>
      <w:r>
        <w:rPr>
          <w:rFonts w:hint="eastAsia"/>
        </w:rPr>
        <w:t>일 이내에 별도의 의사를 표시하지 아니한 경우,</w:t>
      </w:r>
      <w:r>
        <w:t xml:space="preserve"> </w:t>
      </w:r>
      <w:r>
        <w:rPr>
          <w:rFonts w:hint="eastAsia"/>
        </w:rPr>
        <w:t>회사는 대상자산을 투자자 등 이외의 자에게 처분할 수 있다.</w:t>
      </w:r>
      <w:r>
        <w:t xml:space="preserve"> </w:t>
      </w:r>
    </w:p>
    <w:p w14:paraId="541214BB" w14:textId="77777777" w:rsidR="004A6543" w:rsidRDefault="004A6543" w:rsidP="00553615">
      <w:pPr>
        <w:pStyle w:val="a6"/>
        <w:numPr>
          <w:ilvl w:val="0"/>
          <w:numId w:val="48"/>
        </w:numPr>
        <w:spacing w:line="276" w:lineRule="auto"/>
        <w:ind w:leftChars="0"/>
      </w:pPr>
      <w:r>
        <w:rPr>
          <w:rFonts w:hint="eastAsia"/>
        </w:rPr>
        <w:t>제1항에 따라 자산을 투자자 등 이외의 자에게 처분하는 경우,</w:t>
      </w:r>
      <w:r>
        <w:t xml:space="preserve"> </w:t>
      </w:r>
      <w:r>
        <w:rPr>
          <w:rFonts w:hint="eastAsia"/>
        </w:rPr>
        <w:t xml:space="preserve">회사는 자산을 처분할 수 있는 날로부터 </w:t>
      </w:r>
      <w:r>
        <w:t>60</w:t>
      </w:r>
      <w:r>
        <w:rPr>
          <w:rFonts w:hint="eastAsia"/>
        </w:rPr>
        <w:t>일 이내에 제1항의 처분예정 내역 통지에 기재된 것 이상의 가격 및 조건으로 자산을 처분할 수 있다.</w:t>
      </w:r>
      <w:r>
        <w:t xml:space="preserve"> </w:t>
      </w:r>
      <w:r>
        <w:rPr>
          <w:rFonts w:hint="eastAsia"/>
        </w:rPr>
        <w:t xml:space="preserve">처분예정 내역 통지에 기재된 것보다 낮은 가격 또는 제3자에게 더 유리한 조건으로 대상자산을 처분하고자 하거나 처분할 수 있는 날로부터 </w:t>
      </w:r>
      <w:r>
        <w:t>60</w:t>
      </w:r>
      <w:r>
        <w:rPr>
          <w:rFonts w:hint="eastAsia"/>
        </w:rPr>
        <w:t>일을 경과하는 경우에는 다시 제1항에 따른 절차를 거쳐야 한다.</w:t>
      </w:r>
      <w:r>
        <w:t xml:space="preserve"> </w:t>
      </w:r>
      <w:r>
        <w:rPr>
          <w:rFonts w:hint="eastAsia"/>
        </w:rPr>
        <w:t xml:space="preserve">그러한 절차를 거치지 않고 제1항의 처분예정 내역 통지에 기재된 것보다 낮은 가격으로 제3자에게 대상자산을 처분하는 경우에는 그 차액을 투자자에게 </w:t>
      </w:r>
      <w:r w:rsidR="00B4362B">
        <w:rPr>
          <w:rFonts w:hint="eastAsia"/>
        </w:rPr>
        <w:t>배상하여야 한다.</w:t>
      </w:r>
      <w:r w:rsidR="00B4362B">
        <w:t xml:space="preserve"> </w:t>
      </w:r>
    </w:p>
    <w:p w14:paraId="54B238C0" w14:textId="77777777" w:rsidR="004A6543" w:rsidRDefault="004A6543" w:rsidP="00A31E9E">
      <w:pPr>
        <w:spacing w:line="276" w:lineRule="auto"/>
      </w:pPr>
    </w:p>
    <w:p w14:paraId="54381064" w14:textId="77777777" w:rsidR="00215953" w:rsidRPr="000B5F7B" w:rsidRDefault="00215953" w:rsidP="00A31E9E">
      <w:pPr>
        <w:numPr>
          <w:ilvl w:val="0"/>
          <w:numId w:val="1"/>
        </w:numPr>
        <w:spacing w:line="276" w:lineRule="auto"/>
        <w:ind w:left="0" w:firstLine="0"/>
        <w:jc w:val="center"/>
        <w:rPr>
          <w:b/>
        </w:rPr>
      </w:pPr>
      <w:r w:rsidRPr="000B5F7B">
        <w:rPr>
          <w:rFonts w:hint="eastAsia"/>
          <w:b/>
        </w:rPr>
        <w:t>계약 위반 등에 관한 책임</w:t>
      </w:r>
    </w:p>
    <w:p w14:paraId="05D9A2B9" w14:textId="77777777" w:rsidR="00215953" w:rsidRDefault="00215953" w:rsidP="00A31E9E">
      <w:pPr>
        <w:spacing w:line="276" w:lineRule="auto"/>
      </w:pPr>
    </w:p>
    <w:p w14:paraId="0944573F" w14:textId="77777777" w:rsidR="00215953" w:rsidRPr="00994F7C" w:rsidRDefault="00215953" w:rsidP="00A31E9E">
      <w:pPr>
        <w:numPr>
          <w:ilvl w:val="0"/>
          <w:numId w:val="2"/>
        </w:numPr>
        <w:spacing w:line="276" w:lineRule="auto"/>
        <w:ind w:left="0" w:firstLine="0"/>
        <w:rPr>
          <w:b/>
        </w:rPr>
      </w:pPr>
      <w:r w:rsidRPr="00994F7C">
        <w:rPr>
          <w:rFonts w:hint="eastAsia"/>
          <w:b/>
        </w:rPr>
        <w:t>주식매수청구권</w:t>
      </w:r>
    </w:p>
    <w:p w14:paraId="1DD3BCAB" w14:textId="77777777" w:rsidR="00215953" w:rsidRDefault="00850FC2" w:rsidP="00553615">
      <w:pPr>
        <w:pStyle w:val="a6"/>
        <w:numPr>
          <w:ilvl w:val="0"/>
          <w:numId w:val="49"/>
        </w:numPr>
        <w:spacing w:line="276" w:lineRule="auto"/>
        <w:ind w:leftChars="0"/>
      </w:pPr>
      <w:r>
        <w:rPr>
          <w:rFonts w:hint="eastAsia"/>
        </w:rPr>
        <w:t>다음 각호의 사유가 발생한 경우,</w:t>
      </w:r>
      <w:r>
        <w:t xml:space="preserve"> </w:t>
      </w:r>
      <w:r>
        <w:rPr>
          <w:rFonts w:hint="eastAsia"/>
        </w:rPr>
        <w:t xml:space="preserve">투자자는 </w:t>
      </w:r>
      <w:r w:rsidR="001C720A">
        <w:rPr>
          <w:rFonts w:hint="eastAsia"/>
        </w:rPr>
        <w:t xml:space="preserve">그 선택으로 </w:t>
      </w:r>
      <w:r>
        <w:rPr>
          <w:rFonts w:hint="eastAsia"/>
        </w:rPr>
        <w:t xml:space="preserve">회사 </w:t>
      </w:r>
      <w:r w:rsidR="003F0EB0">
        <w:rPr>
          <w:rFonts w:hint="eastAsia"/>
        </w:rPr>
        <w:t>및/</w:t>
      </w:r>
      <w:r>
        <w:rPr>
          <w:rFonts w:hint="eastAsia"/>
        </w:rPr>
        <w:t xml:space="preserve">또는 이해관계인에게 </w:t>
      </w:r>
      <w:r w:rsidR="001C720A">
        <w:rPr>
          <w:rFonts w:hint="eastAsia"/>
        </w:rPr>
        <w:t xml:space="preserve">투자자가 보유하는 회사 주식의 전부 또는 </w:t>
      </w:r>
      <w:r>
        <w:rPr>
          <w:rFonts w:hint="eastAsia"/>
        </w:rPr>
        <w:t>일부를 매수할 것을 청구할 수 있</w:t>
      </w:r>
      <w:r w:rsidR="001C720A">
        <w:rPr>
          <w:rFonts w:hint="eastAsia"/>
        </w:rPr>
        <w:t>고,</w:t>
      </w:r>
      <w:r w:rsidR="001C720A">
        <w:t xml:space="preserve"> </w:t>
      </w:r>
      <w:r w:rsidR="001C720A">
        <w:rPr>
          <w:rFonts w:hint="eastAsia"/>
        </w:rPr>
        <w:t>이 경우 회사 및/또는 이해관계인은 이를 매수</w:t>
      </w:r>
      <w:r w:rsidR="001C720A" w:rsidRPr="00D556EF">
        <w:rPr>
          <w:rPrChange w:id="1316" w:author="SL Partners" w:date="2023-12-24T10:57:00Z">
            <w:rPr>
              <w:highlight w:val="yellow"/>
            </w:rPr>
          </w:rPrChange>
        </w:rPr>
        <w:t>(</w:t>
      </w:r>
      <w:r w:rsidR="001C720A" w:rsidRPr="00D556EF">
        <w:rPr>
          <w:rFonts w:hint="eastAsia"/>
          <w:rPrChange w:id="1317" w:author="SL Partners" w:date="2023-12-24T10:57:00Z">
            <w:rPr>
              <w:rFonts w:hint="eastAsia"/>
              <w:highlight w:val="yellow"/>
            </w:rPr>
          </w:rPrChange>
        </w:rPr>
        <w:t>본항의 매수는 회사의 자기주식취득,</w:t>
      </w:r>
      <w:r w:rsidR="001C720A" w:rsidRPr="00D556EF">
        <w:rPr>
          <w:rPrChange w:id="1318" w:author="SL Partners" w:date="2023-12-24T10:57:00Z">
            <w:rPr>
              <w:highlight w:val="yellow"/>
            </w:rPr>
          </w:rPrChange>
        </w:rPr>
        <w:t xml:space="preserve"> </w:t>
      </w:r>
      <w:r w:rsidR="001C720A" w:rsidRPr="00D556EF">
        <w:rPr>
          <w:rFonts w:hint="eastAsia"/>
          <w:rPrChange w:id="1319" w:author="SL Partners" w:date="2023-12-24T10:57:00Z">
            <w:rPr>
              <w:rFonts w:hint="eastAsia"/>
              <w:highlight w:val="yellow"/>
            </w:rPr>
          </w:rPrChange>
        </w:rPr>
        <w:t>상환</w:t>
      </w:r>
      <w:r w:rsidR="001C720A" w:rsidRPr="00D556EF">
        <w:rPr>
          <w:rPrChange w:id="1320" w:author="SL Partners" w:date="2023-12-24T10:57:00Z">
            <w:rPr>
              <w:highlight w:val="yellow"/>
            </w:rPr>
          </w:rPrChange>
        </w:rPr>
        <w:t xml:space="preserve"> </w:t>
      </w:r>
      <w:r w:rsidR="001C720A" w:rsidRPr="00D556EF">
        <w:rPr>
          <w:rFonts w:hint="eastAsia"/>
          <w:rPrChange w:id="1321" w:author="SL Partners" w:date="2023-12-24T10:57:00Z">
            <w:rPr>
              <w:rFonts w:hint="eastAsia"/>
              <w:highlight w:val="yellow"/>
            </w:rPr>
          </w:rPrChange>
        </w:rPr>
        <w:t>또는</w:t>
      </w:r>
      <w:r w:rsidR="001C720A" w:rsidRPr="00D556EF">
        <w:rPr>
          <w:rPrChange w:id="1322" w:author="SL Partners" w:date="2023-12-24T10:57:00Z">
            <w:rPr>
              <w:highlight w:val="yellow"/>
            </w:rPr>
          </w:rPrChange>
        </w:rPr>
        <w:t xml:space="preserve"> </w:t>
      </w:r>
      <w:r w:rsidR="001C720A" w:rsidRPr="00D556EF">
        <w:rPr>
          <w:rFonts w:hint="eastAsia"/>
          <w:rPrChange w:id="1323" w:author="SL Partners" w:date="2023-12-24T10:57:00Z">
            <w:rPr>
              <w:rFonts w:hint="eastAsia"/>
              <w:highlight w:val="yellow"/>
            </w:rPr>
          </w:rPrChange>
        </w:rPr>
        <w:t>유상감자</w:t>
      </w:r>
      <w:r w:rsidR="001C720A" w:rsidRPr="00D556EF">
        <w:rPr>
          <w:rPrChange w:id="1324" w:author="SL Partners" w:date="2023-12-24T10:57:00Z">
            <w:rPr>
              <w:highlight w:val="yellow"/>
            </w:rPr>
          </w:rPrChange>
        </w:rPr>
        <w:t xml:space="preserve"> </w:t>
      </w:r>
      <w:r w:rsidR="001C720A" w:rsidRPr="00D556EF">
        <w:rPr>
          <w:rFonts w:hint="eastAsia"/>
          <w:rPrChange w:id="1325" w:author="SL Partners" w:date="2023-12-24T10:57:00Z">
            <w:rPr>
              <w:rFonts w:hint="eastAsia"/>
              <w:highlight w:val="yellow"/>
            </w:rPr>
          </w:rPrChange>
        </w:rPr>
        <w:t>등</w:t>
      </w:r>
      <w:r w:rsidR="001C720A" w:rsidRPr="00D556EF">
        <w:rPr>
          <w:rPrChange w:id="1326" w:author="SL Partners" w:date="2023-12-24T10:57:00Z">
            <w:rPr>
              <w:highlight w:val="yellow"/>
            </w:rPr>
          </w:rPrChange>
        </w:rPr>
        <w:t xml:space="preserve"> </w:t>
      </w:r>
      <w:r w:rsidR="001C720A" w:rsidRPr="00D556EF">
        <w:rPr>
          <w:rFonts w:hint="eastAsia"/>
          <w:rPrChange w:id="1327" w:author="SL Partners" w:date="2023-12-24T10:57:00Z">
            <w:rPr>
              <w:rFonts w:hint="eastAsia"/>
              <w:highlight w:val="yellow"/>
            </w:rPr>
          </w:rPrChange>
        </w:rPr>
        <w:t>법령이</w:t>
      </w:r>
      <w:r w:rsidR="001C720A" w:rsidRPr="00D556EF">
        <w:rPr>
          <w:rPrChange w:id="1328" w:author="SL Partners" w:date="2023-12-24T10:57:00Z">
            <w:rPr>
              <w:highlight w:val="yellow"/>
            </w:rPr>
          </w:rPrChange>
        </w:rPr>
        <w:t xml:space="preserve"> </w:t>
      </w:r>
      <w:r w:rsidR="001C720A" w:rsidRPr="00D556EF">
        <w:rPr>
          <w:rFonts w:hint="eastAsia"/>
          <w:rPrChange w:id="1329" w:author="SL Partners" w:date="2023-12-24T10:57:00Z">
            <w:rPr>
              <w:rFonts w:hint="eastAsia"/>
              <w:highlight w:val="yellow"/>
            </w:rPr>
          </w:rPrChange>
        </w:rPr>
        <w:t>허용하는</w:t>
      </w:r>
      <w:r w:rsidR="001C720A" w:rsidRPr="00D556EF">
        <w:rPr>
          <w:rPrChange w:id="1330" w:author="SL Partners" w:date="2023-12-24T10:57:00Z">
            <w:rPr>
              <w:highlight w:val="yellow"/>
            </w:rPr>
          </w:rPrChange>
        </w:rPr>
        <w:t xml:space="preserve"> </w:t>
      </w:r>
      <w:r w:rsidR="001C720A" w:rsidRPr="00D556EF">
        <w:rPr>
          <w:rFonts w:hint="eastAsia"/>
          <w:rPrChange w:id="1331" w:author="SL Partners" w:date="2023-12-24T10:57:00Z">
            <w:rPr>
              <w:rFonts w:hint="eastAsia"/>
              <w:highlight w:val="yellow"/>
            </w:rPr>
          </w:rPrChange>
        </w:rPr>
        <w:t>한도</w:t>
      </w:r>
      <w:r w:rsidR="001C720A" w:rsidRPr="00D556EF">
        <w:rPr>
          <w:rPrChange w:id="1332" w:author="SL Partners" w:date="2023-12-24T10:57:00Z">
            <w:rPr>
              <w:highlight w:val="yellow"/>
            </w:rPr>
          </w:rPrChange>
        </w:rPr>
        <w:t xml:space="preserve"> </w:t>
      </w:r>
      <w:r w:rsidR="001C720A" w:rsidRPr="00D556EF">
        <w:rPr>
          <w:rFonts w:hint="eastAsia"/>
          <w:rPrChange w:id="1333" w:author="SL Partners" w:date="2023-12-24T10:57:00Z">
            <w:rPr>
              <w:rFonts w:hint="eastAsia"/>
              <w:highlight w:val="yellow"/>
            </w:rPr>
          </w:rPrChange>
        </w:rPr>
        <w:t>내에서</w:t>
      </w:r>
      <w:r w:rsidR="001C720A" w:rsidRPr="00D556EF">
        <w:rPr>
          <w:rPrChange w:id="1334" w:author="SL Partners" w:date="2023-12-24T10:57:00Z">
            <w:rPr>
              <w:highlight w:val="yellow"/>
            </w:rPr>
          </w:rPrChange>
        </w:rPr>
        <w:t xml:space="preserve"> </w:t>
      </w:r>
      <w:r w:rsidR="001C720A" w:rsidRPr="00D556EF">
        <w:rPr>
          <w:rFonts w:hint="eastAsia"/>
          <w:rPrChange w:id="1335" w:author="SL Partners" w:date="2023-12-24T10:57:00Z">
            <w:rPr>
              <w:rFonts w:hint="eastAsia"/>
              <w:highlight w:val="yellow"/>
            </w:rPr>
          </w:rPrChange>
        </w:rPr>
        <w:t>매수와</w:t>
      </w:r>
      <w:r w:rsidR="001C720A" w:rsidRPr="00D556EF">
        <w:rPr>
          <w:rPrChange w:id="1336" w:author="SL Partners" w:date="2023-12-24T10:57:00Z">
            <w:rPr>
              <w:highlight w:val="yellow"/>
            </w:rPr>
          </w:rPrChange>
        </w:rPr>
        <w:t xml:space="preserve"> </w:t>
      </w:r>
      <w:r w:rsidR="001C720A" w:rsidRPr="00D556EF">
        <w:rPr>
          <w:rFonts w:hint="eastAsia"/>
          <w:rPrChange w:id="1337" w:author="SL Partners" w:date="2023-12-24T10:57:00Z">
            <w:rPr>
              <w:rFonts w:hint="eastAsia"/>
              <w:highlight w:val="yellow"/>
            </w:rPr>
          </w:rPrChange>
        </w:rPr>
        <w:t>동일한</w:t>
      </w:r>
      <w:r w:rsidR="001C720A" w:rsidRPr="00D556EF">
        <w:rPr>
          <w:rPrChange w:id="1338" w:author="SL Partners" w:date="2023-12-24T10:57:00Z">
            <w:rPr>
              <w:highlight w:val="yellow"/>
            </w:rPr>
          </w:rPrChange>
        </w:rPr>
        <w:t xml:space="preserve"> </w:t>
      </w:r>
      <w:r w:rsidR="001C720A" w:rsidRPr="00D556EF">
        <w:rPr>
          <w:rFonts w:hint="eastAsia"/>
          <w:rPrChange w:id="1339" w:author="SL Partners" w:date="2023-12-24T10:57:00Z">
            <w:rPr>
              <w:rFonts w:hint="eastAsia"/>
              <w:highlight w:val="yellow"/>
            </w:rPr>
          </w:rPrChange>
        </w:rPr>
        <w:t>효과를</w:t>
      </w:r>
      <w:r w:rsidR="001C720A" w:rsidRPr="00D556EF">
        <w:rPr>
          <w:rPrChange w:id="1340" w:author="SL Partners" w:date="2023-12-24T10:57:00Z">
            <w:rPr>
              <w:highlight w:val="yellow"/>
            </w:rPr>
          </w:rPrChange>
        </w:rPr>
        <w:t xml:space="preserve"> </w:t>
      </w:r>
      <w:r w:rsidR="001C720A" w:rsidRPr="00D556EF">
        <w:rPr>
          <w:rFonts w:hint="eastAsia"/>
          <w:rPrChange w:id="1341" w:author="SL Partners" w:date="2023-12-24T10:57:00Z">
            <w:rPr>
              <w:rFonts w:hint="eastAsia"/>
              <w:highlight w:val="yellow"/>
            </w:rPr>
          </w:rPrChange>
        </w:rPr>
        <w:t>낼</w:t>
      </w:r>
      <w:r w:rsidR="001C720A" w:rsidRPr="00D556EF">
        <w:rPr>
          <w:rPrChange w:id="1342" w:author="SL Partners" w:date="2023-12-24T10:57:00Z">
            <w:rPr>
              <w:highlight w:val="yellow"/>
            </w:rPr>
          </w:rPrChange>
        </w:rPr>
        <w:t xml:space="preserve"> </w:t>
      </w:r>
      <w:r w:rsidR="001C720A" w:rsidRPr="00D556EF">
        <w:rPr>
          <w:rFonts w:hint="eastAsia"/>
          <w:rPrChange w:id="1343" w:author="SL Partners" w:date="2023-12-24T10:57:00Z">
            <w:rPr>
              <w:rFonts w:hint="eastAsia"/>
              <w:highlight w:val="yellow"/>
            </w:rPr>
          </w:rPrChange>
        </w:rPr>
        <w:t>수</w:t>
      </w:r>
      <w:r w:rsidR="001C720A" w:rsidRPr="00D556EF">
        <w:rPr>
          <w:rPrChange w:id="1344" w:author="SL Partners" w:date="2023-12-24T10:57:00Z">
            <w:rPr>
              <w:highlight w:val="yellow"/>
            </w:rPr>
          </w:rPrChange>
        </w:rPr>
        <w:t xml:space="preserve"> </w:t>
      </w:r>
      <w:r w:rsidR="001C720A" w:rsidRPr="00D556EF">
        <w:rPr>
          <w:rFonts w:hint="eastAsia"/>
          <w:rPrChange w:id="1345" w:author="SL Partners" w:date="2023-12-24T10:57:00Z">
            <w:rPr>
              <w:rFonts w:hint="eastAsia"/>
              <w:highlight w:val="yellow"/>
            </w:rPr>
          </w:rPrChange>
        </w:rPr>
        <w:t>있는</w:t>
      </w:r>
      <w:r w:rsidR="001C720A" w:rsidRPr="00D556EF">
        <w:rPr>
          <w:rPrChange w:id="1346" w:author="SL Partners" w:date="2023-12-24T10:57:00Z">
            <w:rPr>
              <w:highlight w:val="yellow"/>
            </w:rPr>
          </w:rPrChange>
        </w:rPr>
        <w:t xml:space="preserve"> </w:t>
      </w:r>
      <w:r w:rsidR="001C720A" w:rsidRPr="00D556EF">
        <w:rPr>
          <w:rFonts w:hint="eastAsia"/>
          <w:rPrChange w:id="1347" w:author="SL Partners" w:date="2023-12-24T10:57:00Z">
            <w:rPr>
              <w:rFonts w:hint="eastAsia"/>
              <w:highlight w:val="yellow"/>
            </w:rPr>
          </w:rPrChange>
        </w:rPr>
        <w:t>모든</w:t>
      </w:r>
      <w:r w:rsidR="001C720A" w:rsidRPr="00D556EF">
        <w:rPr>
          <w:rPrChange w:id="1348" w:author="SL Partners" w:date="2023-12-24T10:57:00Z">
            <w:rPr>
              <w:highlight w:val="yellow"/>
            </w:rPr>
          </w:rPrChange>
        </w:rPr>
        <w:t xml:space="preserve"> </w:t>
      </w:r>
      <w:r w:rsidR="001C720A" w:rsidRPr="00D556EF">
        <w:rPr>
          <w:rFonts w:hint="eastAsia"/>
          <w:rPrChange w:id="1349" w:author="SL Partners" w:date="2023-12-24T10:57:00Z">
            <w:rPr>
              <w:rFonts w:hint="eastAsia"/>
              <w:highlight w:val="yellow"/>
            </w:rPr>
          </w:rPrChange>
        </w:rPr>
        <w:t>수단을</w:t>
      </w:r>
      <w:r w:rsidR="001C720A" w:rsidRPr="00D556EF">
        <w:rPr>
          <w:rPrChange w:id="1350" w:author="SL Partners" w:date="2023-12-24T10:57:00Z">
            <w:rPr>
              <w:highlight w:val="yellow"/>
            </w:rPr>
          </w:rPrChange>
        </w:rPr>
        <w:t xml:space="preserve"> </w:t>
      </w:r>
      <w:r w:rsidR="001C720A" w:rsidRPr="00D556EF">
        <w:rPr>
          <w:rFonts w:hint="eastAsia"/>
          <w:rPrChange w:id="1351" w:author="SL Partners" w:date="2023-12-24T10:57:00Z">
            <w:rPr>
              <w:rFonts w:hint="eastAsia"/>
              <w:highlight w:val="yellow"/>
            </w:rPr>
          </w:rPrChange>
        </w:rPr>
        <w:t>포함한다)</w:t>
      </w:r>
      <w:r w:rsidR="001C720A">
        <w:rPr>
          <w:rFonts w:hint="eastAsia"/>
        </w:rPr>
        <w:t>하여야 한다.</w:t>
      </w:r>
      <w:r>
        <w:t xml:space="preserve"> </w:t>
      </w:r>
    </w:p>
    <w:p w14:paraId="5EF9A91C" w14:textId="3EFE4825" w:rsidR="006373A8" w:rsidRDefault="006373A8" w:rsidP="005D5505">
      <w:pPr>
        <w:pStyle w:val="a5"/>
        <w:numPr>
          <w:ilvl w:val="0"/>
          <w:numId w:val="69"/>
        </w:numPr>
        <w:spacing w:line="276" w:lineRule="auto"/>
      </w:pPr>
      <w:r>
        <w:rPr>
          <w:rFonts w:hint="eastAsia"/>
        </w:rPr>
        <w:t xml:space="preserve">본 계약상 진술과 보장이 </w:t>
      </w:r>
      <w:r w:rsidR="0055695E">
        <w:rPr>
          <w:rFonts w:hint="eastAsia"/>
        </w:rPr>
        <w:t xml:space="preserve">주요한 부분에 있어 </w:t>
      </w:r>
      <w:r>
        <w:rPr>
          <w:rFonts w:hint="eastAsia"/>
        </w:rPr>
        <w:t>허위 또는 부정확하였다는 것이 사후적으로 밝혀진 경우</w:t>
      </w:r>
    </w:p>
    <w:p w14:paraId="2AD991D5" w14:textId="3F37A0E9" w:rsidR="006373A8" w:rsidRDefault="006373A8" w:rsidP="005D5505">
      <w:pPr>
        <w:pStyle w:val="a5"/>
        <w:numPr>
          <w:ilvl w:val="0"/>
          <w:numId w:val="69"/>
        </w:numPr>
        <w:spacing w:line="276" w:lineRule="auto"/>
      </w:pPr>
      <w:r>
        <w:rPr>
          <w:rFonts w:hint="eastAsia"/>
        </w:rPr>
        <w:t xml:space="preserve">투자금을 </w:t>
      </w:r>
      <w:ins w:id="1352" w:author="SL Partners" w:date="2023-12-24T13:08:00Z">
        <w:r w:rsidR="004C63DB">
          <w:rPr>
            <w:rFonts w:hint="eastAsia"/>
          </w:rPr>
          <w:t xml:space="preserve">투자자 동의 없이 </w:t>
        </w:r>
      </w:ins>
      <w:r>
        <w:rPr>
          <w:rFonts w:hint="eastAsia"/>
        </w:rPr>
        <w:t xml:space="preserve">본 계약상 투자금 사용용도 외의 용도로 사용하거나 제3자에게 </w:t>
      </w:r>
      <w:r w:rsidR="00FF55BC">
        <w:rPr>
          <w:rFonts w:hint="eastAsia"/>
        </w:rPr>
        <w:t>자금</w:t>
      </w:r>
      <w:r>
        <w:rPr>
          <w:rFonts w:hint="eastAsia"/>
        </w:rPr>
        <w:t xml:space="preserve">대여 또는 제3자의 주식을 취득하는 데 사용한 경우 </w:t>
      </w:r>
    </w:p>
    <w:p w14:paraId="77BC591D" w14:textId="1D4A01C1" w:rsidR="006373A8" w:rsidRDefault="006373A8" w:rsidP="005D5505">
      <w:pPr>
        <w:pStyle w:val="a5"/>
        <w:numPr>
          <w:ilvl w:val="0"/>
          <w:numId w:val="69"/>
        </w:numPr>
        <w:spacing w:line="276" w:lineRule="auto"/>
      </w:pPr>
      <w:r>
        <w:rPr>
          <w:rFonts w:hint="eastAsia"/>
        </w:rPr>
        <w:t xml:space="preserve">회사 또는 이해관계인의 본 계약에서 정한 의무를 </w:t>
      </w:r>
      <w:r w:rsidR="0055695E">
        <w:rPr>
          <w:rFonts w:hint="eastAsia"/>
        </w:rPr>
        <w:t xml:space="preserve">중대하게 </w:t>
      </w:r>
      <w:r>
        <w:rPr>
          <w:rFonts w:hint="eastAsia"/>
        </w:rPr>
        <w:t xml:space="preserve">위반한 경우 </w:t>
      </w:r>
      <w:r>
        <w:t>(</w:t>
      </w:r>
      <w:r>
        <w:rPr>
          <w:rFonts w:hint="eastAsia"/>
        </w:rPr>
        <w:t xml:space="preserve">본 계약에서 </w:t>
      </w:r>
      <w:r>
        <w:rPr>
          <w:rFonts w:hint="eastAsia"/>
        </w:rPr>
        <w:lastRenderedPageBreak/>
        <w:t>정한 선행조건이 충족되지 아니하였던 것이 사후적으로 밝혀진 경우를 포함)</w:t>
      </w:r>
    </w:p>
    <w:p w14:paraId="0FB3AB58" w14:textId="77777777" w:rsidR="006373A8" w:rsidRDefault="006373A8" w:rsidP="005D5505">
      <w:pPr>
        <w:pStyle w:val="a5"/>
        <w:numPr>
          <w:ilvl w:val="0"/>
          <w:numId w:val="69"/>
        </w:numPr>
        <w:spacing w:line="276" w:lineRule="auto"/>
      </w:pPr>
      <w:r>
        <w:rPr>
          <w:rFonts w:hint="eastAsia"/>
        </w:rPr>
        <w:t xml:space="preserve">회사 또는 이해관계인이 본 계약 체결일 이후 상법 또는 자본시장과 금융투자업에 관한 법률 등의 제반 법규를 위반하여 본 계약의 내용을 이행할 수 없는 경우 </w:t>
      </w:r>
    </w:p>
    <w:p w14:paraId="7AC1018B" w14:textId="77777777" w:rsidR="006373A8" w:rsidRDefault="006373A8" w:rsidP="005D5505">
      <w:pPr>
        <w:pStyle w:val="a5"/>
        <w:numPr>
          <w:ilvl w:val="0"/>
          <w:numId w:val="69"/>
        </w:numPr>
        <w:spacing w:line="276" w:lineRule="auto"/>
      </w:pPr>
      <w:r>
        <w:rPr>
          <w:rFonts w:hint="eastAsia"/>
        </w:rPr>
        <w:t xml:space="preserve">주금의 가장납입 등 명목 여하를 불문하고 회사가 중요자산을 사업목적 외의 용도에 사용하거나 유출시킨 경우 </w:t>
      </w:r>
    </w:p>
    <w:p w14:paraId="596522A3" w14:textId="26CABEC7" w:rsidR="00B84037" w:rsidRDefault="00B84037" w:rsidP="005D5505">
      <w:pPr>
        <w:pStyle w:val="a5"/>
        <w:numPr>
          <w:ilvl w:val="0"/>
          <w:numId w:val="69"/>
        </w:numPr>
        <w:spacing w:line="276" w:lineRule="auto"/>
      </w:pPr>
      <w:r>
        <w:rPr>
          <w:rFonts w:hint="eastAsia"/>
        </w:rPr>
        <w:t xml:space="preserve">거래완결일 이후 회사 또는 이해관계인이 회사와 관련된 사항으로 영업에 </w:t>
      </w:r>
      <w:r w:rsidR="0055695E">
        <w:rPr>
          <w:rFonts w:hint="eastAsia"/>
        </w:rPr>
        <w:t xml:space="preserve">중대한 </w:t>
      </w:r>
      <w:r>
        <w:rPr>
          <w:rFonts w:hint="eastAsia"/>
        </w:rPr>
        <w:t>부정적 영향을 주는 행정처분 등을 받거나 금고 이상의 유죄판결(확정을 요하지 아니함)</w:t>
      </w:r>
      <w:r>
        <w:t xml:space="preserve"> </w:t>
      </w:r>
      <w:r>
        <w:rPr>
          <w:rFonts w:hint="eastAsia"/>
        </w:rPr>
        <w:t>또는 수사기관의 구</w:t>
      </w:r>
      <w:r w:rsidR="0055695E">
        <w:rPr>
          <w:rFonts w:hint="eastAsia"/>
        </w:rPr>
        <w:t>속</w:t>
      </w:r>
      <w:r>
        <w:rPr>
          <w:rFonts w:hint="eastAsia"/>
        </w:rPr>
        <w:t xml:space="preserve">을 받는 경우 </w:t>
      </w:r>
    </w:p>
    <w:p w14:paraId="17EEABD9" w14:textId="6F6D34E2" w:rsidR="006373A8" w:rsidRDefault="006373A8" w:rsidP="005D5505">
      <w:pPr>
        <w:pStyle w:val="a5"/>
        <w:numPr>
          <w:ilvl w:val="0"/>
          <w:numId w:val="69"/>
        </w:numPr>
        <w:spacing w:line="276" w:lineRule="auto"/>
      </w:pPr>
      <w:r>
        <w:rPr>
          <w:rFonts w:hint="eastAsia"/>
        </w:rPr>
        <w:t>회사의 중요자산에 대해 압류 또는 경매의 신청이 있고,</w:t>
      </w:r>
      <w:r>
        <w:t xml:space="preserve"> </w:t>
      </w:r>
      <w:r>
        <w:rPr>
          <w:rFonts w:hint="eastAsia"/>
        </w:rPr>
        <w:t xml:space="preserve">그 신청일로부터 </w:t>
      </w:r>
      <w:r>
        <w:t>60</w:t>
      </w:r>
      <w:r>
        <w:rPr>
          <w:rFonts w:hint="eastAsia"/>
        </w:rPr>
        <w:t xml:space="preserve">일 이내에 당해 신청이 취소되지 않는 경우 </w:t>
      </w:r>
    </w:p>
    <w:p w14:paraId="3A435523" w14:textId="77777777" w:rsidR="006373A8" w:rsidRDefault="006373A8" w:rsidP="005D5505">
      <w:pPr>
        <w:pStyle w:val="a5"/>
        <w:numPr>
          <w:ilvl w:val="0"/>
          <w:numId w:val="69"/>
        </w:numPr>
        <w:spacing w:line="276" w:lineRule="auto"/>
      </w:pPr>
      <w:r>
        <w:rPr>
          <w:rFonts w:hint="eastAsia"/>
        </w:rPr>
        <w:t>회사에 대한 해산,</w:t>
      </w:r>
      <w:r>
        <w:t xml:space="preserve"> </w:t>
      </w:r>
      <w:r>
        <w:rPr>
          <w:rFonts w:hint="eastAsia"/>
        </w:rPr>
        <w:t>청산,</w:t>
      </w:r>
      <w:r>
        <w:t xml:space="preserve"> </w:t>
      </w:r>
      <w:r>
        <w:rPr>
          <w:rFonts w:hint="eastAsia"/>
        </w:rPr>
        <w:t>파산,</w:t>
      </w:r>
      <w:r>
        <w:t xml:space="preserve"> </w:t>
      </w:r>
      <w:r>
        <w:rPr>
          <w:rFonts w:hint="eastAsia"/>
        </w:rPr>
        <w:t xml:space="preserve">회생 또는 이에 준하는 절차의 개시신청이 있거나 개시되는 경우 </w:t>
      </w:r>
    </w:p>
    <w:p w14:paraId="4425E71F" w14:textId="77777777" w:rsidR="006373A8" w:rsidRDefault="006373A8" w:rsidP="005D5505">
      <w:pPr>
        <w:pStyle w:val="a5"/>
        <w:numPr>
          <w:ilvl w:val="0"/>
          <w:numId w:val="69"/>
        </w:numPr>
        <w:spacing w:line="276" w:lineRule="auto"/>
      </w:pPr>
      <w:r>
        <w:rPr>
          <w:rFonts w:hint="eastAsia"/>
        </w:rPr>
        <w:t xml:space="preserve">은행거래정지 등 부실징후기업으로의 인정 등 절차가 개시되는 경우 </w:t>
      </w:r>
    </w:p>
    <w:p w14:paraId="7D206E12" w14:textId="77777777" w:rsidR="006373A8" w:rsidRDefault="006373A8" w:rsidP="005D5505">
      <w:pPr>
        <w:pStyle w:val="a5"/>
        <w:numPr>
          <w:ilvl w:val="0"/>
          <w:numId w:val="69"/>
        </w:numPr>
        <w:spacing w:line="276" w:lineRule="auto"/>
      </w:pPr>
      <w:r>
        <w:rPr>
          <w:rFonts w:hint="eastAsia"/>
        </w:rPr>
        <w:t>회사가 어음교환소로부터 거래정지처분을 받거나 기타 투자자가</w:t>
      </w:r>
      <w:r>
        <w:t xml:space="preserve"> </w:t>
      </w:r>
      <w:r>
        <w:rPr>
          <w:rFonts w:hint="eastAsia"/>
        </w:rPr>
        <w:t xml:space="preserve">권리를 침해당할 우려가 있다고 인정되는 경우 </w:t>
      </w:r>
    </w:p>
    <w:p w14:paraId="602B9243" w14:textId="013AEC16" w:rsidR="006373A8" w:rsidRDefault="006373A8" w:rsidP="005D5505">
      <w:pPr>
        <w:pStyle w:val="a5"/>
        <w:numPr>
          <w:ilvl w:val="0"/>
          <w:numId w:val="69"/>
        </w:numPr>
        <w:spacing w:line="276" w:lineRule="auto"/>
      </w:pPr>
      <w:r>
        <w:rPr>
          <w:rFonts w:hint="eastAsia"/>
        </w:rPr>
        <w:t xml:space="preserve">회사가 </w:t>
      </w:r>
      <w:commentRangeStart w:id="1353"/>
      <w:ins w:id="1354" w:author="SL Partners" w:date="2023-12-24T13:07:00Z">
        <w:r w:rsidR="006177FA">
          <w:rPr>
            <w:rFonts w:hint="eastAsia"/>
          </w:rPr>
          <w:t xml:space="preserve">정당한 이유 없이 </w:t>
        </w:r>
        <w:commentRangeEnd w:id="1353"/>
        <w:r w:rsidR="00793B2A">
          <w:rPr>
            <w:rStyle w:val="a9"/>
            <w:rFonts w:ascii="바탕" w:eastAsia="바탕"/>
            <w:color w:val="auto"/>
            <w:kern w:val="2"/>
          </w:rPr>
          <w:commentReference w:id="1353"/>
        </w:r>
      </w:ins>
      <w:r>
        <w:t>3</w:t>
      </w:r>
      <w:r>
        <w:rPr>
          <w:rFonts w:hint="eastAsia"/>
        </w:rPr>
        <w:t>개월 이상 계속하여 연구,</w:t>
      </w:r>
      <w:r>
        <w:t xml:space="preserve"> </w:t>
      </w:r>
      <w:r>
        <w:rPr>
          <w:rFonts w:hint="eastAsia"/>
        </w:rPr>
        <w:t xml:space="preserve">개발 또는 영업을 </w:t>
      </w:r>
      <w:r w:rsidR="0055695E">
        <w:rPr>
          <w:rFonts w:hint="eastAsia"/>
        </w:rPr>
        <w:t>중단한</w:t>
      </w:r>
      <w:r>
        <w:rPr>
          <w:rFonts w:hint="eastAsia"/>
        </w:rPr>
        <w:t xml:space="preserve"> 경우</w:t>
      </w:r>
      <w:r>
        <w:t>’</w:t>
      </w:r>
    </w:p>
    <w:p w14:paraId="0296F992" w14:textId="6EAABBCF" w:rsidR="006373A8" w:rsidRDefault="006373A8" w:rsidP="005D5505">
      <w:pPr>
        <w:pStyle w:val="a5"/>
        <w:numPr>
          <w:ilvl w:val="0"/>
          <w:numId w:val="69"/>
        </w:numPr>
        <w:spacing w:line="276" w:lineRule="auto"/>
      </w:pPr>
      <w:r>
        <w:rPr>
          <w:rFonts w:hint="eastAsia"/>
        </w:rPr>
        <w:t xml:space="preserve">회사와 이해관계인 또는 제3자와의 분쟁 등으로 회사의 정상적인 사업추진이 </w:t>
      </w:r>
      <w:r w:rsidR="002817D3">
        <w:rPr>
          <w:rFonts w:hint="eastAsia"/>
        </w:rPr>
        <w:t xml:space="preserve">극히 </w:t>
      </w:r>
      <w:r w:rsidR="001338A3">
        <w:rPr>
          <w:rFonts w:hint="eastAsia"/>
        </w:rPr>
        <w:t>곤란</w:t>
      </w:r>
      <w:r>
        <w:rPr>
          <w:rFonts w:hint="eastAsia"/>
        </w:rPr>
        <w:t>할 경우</w:t>
      </w:r>
    </w:p>
    <w:p w14:paraId="74F118B9" w14:textId="4EE446EE" w:rsidR="00994F7C" w:rsidRDefault="00994F7C" w:rsidP="005D5505">
      <w:pPr>
        <w:pStyle w:val="a5"/>
        <w:numPr>
          <w:ilvl w:val="0"/>
          <w:numId w:val="69"/>
        </w:numPr>
        <w:spacing w:line="276" w:lineRule="auto"/>
      </w:pPr>
      <w:r>
        <w:rPr>
          <w:rFonts w:hint="eastAsia"/>
        </w:rPr>
        <w:t>이해관계인이 본 계약에서 정한 기술의 이전,</w:t>
      </w:r>
      <w:r>
        <w:t xml:space="preserve"> </w:t>
      </w:r>
      <w:r>
        <w:rPr>
          <w:rFonts w:hint="eastAsia"/>
        </w:rPr>
        <w:t xml:space="preserve">양도, 겸업 및 신회사 설립 제한 의무 또는 근속 및 경업금지 의무 등을 </w:t>
      </w:r>
      <w:del w:id="1355" w:author="SL Partners" w:date="2023-12-24T13:05:00Z">
        <w:r w:rsidR="002817D3" w:rsidDel="004901BC">
          <w:rPr>
            <w:rFonts w:hint="eastAsia"/>
          </w:rPr>
          <w:delText xml:space="preserve">중대하게 </w:delText>
        </w:r>
      </w:del>
      <w:r>
        <w:rPr>
          <w:rFonts w:hint="eastAsia"/>
        </w:rPr>
        <w:t>위반</w:t>
      </w:r>
      <w:del w:id="1356" w:author="SL Partners" w:date="2023-12-24T13:05:00Z">
        <w:r w:rsidDel="004901BC">
          <w:rPr>
            <w:rFonts w:hint="eastAsia"/>
          </w:rPr>
          <w:delText>한</w:delText>
        </w:r>
      </w:del>
      <w:ins w:id="1357" w:author="SL Partners" w:date="2023-12-24T13:05:00Z">
        <w:r w:rsidR="004901BC">
          <w:rPr>
            <w:rFonts w:hint="eastAsia"/>
          </w:rPr>
          <w:t>하</w:t>
        </w:r>
      </w:ins>
      <w:ins w:id="1358" w:author="SL Partners" w:date="2023-12-24T13:06:00Z">
        <w:r w:rsidR="00A257E1">
          <w:rPr>
            <w:rFonts w:hint="eastAsia"/>
          </w:rPr>
          <w:t>였고,</w:t>
        </w:r>
        <w:r w:rsidR="00A257E1">
          <w:t xml:space="preserve"> </w:t>
        </w:r>
        <w:commentRangeStart w:id="1359"/>
        <w:r w:rsidR="00A257E1">
          <w:rPr>
            <w:rFonts w:hint="eastAsia"/>
          </w:rPr>
          <w:t xml:space="preserve">투자자로부터 위반사항의 치유를 요구받았음에도 불구하고 </w:t>
        </w:r>
        <w:r w:rsidR="006E1241">
          <w:rPr>
            <w:rFonts w:hint="eastAsia"/>
          </w:rPr>
          <w:t xml:space="preserve">즉시 치유하지 않거나 </w:t>
        </w:r>
        <w:r w:rsidR="00A257E1">
          <w:rPr>
            <w:rFonts w:hint="eastAsia"/>
          </w:rPr>
          <w:t>치유하는 것이 불가능한</w:t>
        </w:r>
      </w:ins>
      <w:r>
        <w:rPr>
          <w:rFonts w:hint="eastAsia"/>
        </w:rPr>
        <w:t xml:space="preserve"> 경우 </w:t>
      </w:r>
      <w:commentRangeEnd w:id="1359"/>
      <w:r w:rsidR="006E1241">
        <w:rPr>
          <w:rStyle w:val="a9"/>
          <w:rFonts w:ascii="바탕" w:eastAsia="바탕"/>
          <w:color w:val="auto"/>
          <w:kern w:val="2"/>
        </w:rPr>
        <w:commentReference w:id="1359"/>
      </w:r>
    </w:p>
    <w:p w14:paraId="604E645F" w14:textId="77777777" w:rsidR="00215953" w:rsidRDefault="00C624D6" w:rsidP="00553615">
      <w:pPr>
        <w:pStyle w:val="a6"/>
        <w:numPr>
          <w:ilvl w:val="0"/>
          <w:numId w:val="49"/>
        </w:numPr>
        <w:spacing w:line="276" w:lineRule="auto"/>
        <w:ind w:leftChars="0"/>
      </w:pPr>
      <w:r>
        <w:rPr>
          <w:rFonts w:hint="eastAsia"/>
        </w:rPr>
        <w:t xml:space="preserve">전항의 </w:t>
      </w:r>
      <w:r w:rsidR="001C720A">
        <w:rPr>
          <w:rFonts w:hint="eastAsia"/>
        </w:rPr>
        <w:t xml:space="preserve">주식매수에 있어서 매매가격은 </w:t>
      </w:r>
      <w:r>
        <w:rPr>
          <w:rFonts w:hint="eastAsia"/>
        </w:rPr>
        <w:t>다음 각호 중 큰 금액</w:t>
      </w:r>
      <w:r w:rsidR="001C720A">
        <w:rPr>
          <w:rFonts w:hint="eastAsia"/>
        </w:rPr>
        <w:t>으로</w:t>
      </w:r>
      <w:r>
        <w:rPr>
          <w:rFonts w:hint="eastAsia"/>
        </w:rPr>
        <w:t xml:space="preserve"> </w:t>
      </w:r>
      <w:r w:rsidR="001C720A">
        <w:rPr>
          <w:rFonts w:hint="eastAsia"/>
        </w:rPr>
        <w:t>하되,</w:t>
      </w:r>
      <w:r w:rsidR="001C720A">
        <w:t xml:space="preserve"> </w:t>
      </w:r>
      <w:r w:rsidR="001C720A">
        <w:rPr>
          <w:rFonts w:hint="eastAsia"/>
        </w:rPr>
        <w:t>기 지급된 배당금은 차감하여 산정하기로 한다.</w:t>
      </w:r>
      <w:r w:rsidR="001C720A">
        <w:t xml:space="preserve"> </w:t>
      </w:r>
    </w:p>
    <w:p w14:paraId="3A6D8853" w14:textId="790ABD5C" w:rsidR="00C624D6" w:rsidRDefault="00C624D6" w:rsidP="005D5505">
      <w:pPr>
        <w:pStyle w:val="a5"/>
        <w:numPr>
          <w:ilvl w:val="0"/>
          <w:numId w:val="51"/>
        </w:numPr>
        <w:spacing w:line="276" w:lineRule="auto"/>
      </w:pPr>
      <w:r>
        <w:rPr>
          <w:rFonts w:hint="eastAsia"/>
        </w:rPr>
        <w:t xml:space="preserve">투자자의 본건 종류주식 인수 당시 주당 발행가액 및 이에 대한 </w:t>
      </w:r>
      <w:r w:rsidR="001C720A">
        <w:rPr>
          <w:rFonts w:hint="eastAsia"/>
        </w:rPr>
        <w:t>본건 종류주식의 발행일로부터</w:t>
      </w:r>
      <w:r>
        <w:rPr>
          <w:rFonts w:hint="eastAsia"/>
        </w:rPr>
        <w:t xml:space="preserve"> 주식매매대금 지급일까지 연 </w:t>
      </w:r>
      <w:r w:rsidR="0000292D">
        <w:t>10</w:t>
      </w:r>
      <w:r>
        <w:t>%</w:t>
      </w:r>
      <w:r>
        <w:rPr>
          <w:rFonts w:hint="eastAsia"/>
        </w:rPr>
        <w:t xml:space="preserve">의 이율에 의한 금액의 합계액 </w:t>
      </w:r>
    </w:p>
    <w:p w14:paraId="17139CA4" w14:textId="77777777" w:rsidR="00C624D6" w:rsidRDefault="00C624D6" w:rsidP="005D5505">
      <w:pPr>
        <w:pStyle w:val="a5"/>
        <w:numPr>
          <w:ilvl w:val="0"/>
          <w:numId w:val="51"/>
        </w:numPr>
        <w:spacing w:line="276" w:lineRule="auto"/>
      </w:pPr>
      <w:r>
        <w:rPr>
          <w:rFonts w:hint="eastAsia"/>
        </w:rPr>
        <w:t xml:space="preserve">주식매수청구일을 기준으로 과거 </w:t>
      </w:r>
      <w:r>
        <w:t>1</w:t>
      </w:r>
      <w:r>
        <w:rPr>
          <w:rFonts w:hint="eastAsia"/>
        </w:rPr>
        <w:t>년간 있었던 회사 발행 주식의 거래</w:t>
      </w:r>
      <w:r w:rsidR="009260EA">
        <w:rPr>
          <w:rFonts w:hint="eastAsia"/>
        </w:rPr>
        <w:t>(유상증자 및 주식관련사채의 발행을 포함한다)</w:t>
      </w:r>
      <w:r>
        <w:rPr>
          <w:rFonts w:hint="eastAsia"/>
        </w:rPr>
        <w:t xml:space="preserve"> 중 </w:t>
      </w:r>
      <w:r w:rsidR="009260EA">
        <w:rPr>
          <w:rFonts w:hint="eastAsia"/>
        </w:rPr>
        <w:t>가장 높은 주당 가격을 적용한 금액</w:t>
      </w:r>
    </w:p>
    <w:p w14:paraId="666CF3CD" w14:textId="77777777" w:rsidR="00C624D6" w:rsidRDefault="00C624D6" w:rsidP="005D5505">
      <w:pPr>
        <w:pStyle w:val="a5"/>
        <w:numPr>
          <w:ilvl w:val="0"/>
          <w:numId w:val="51"/>
        </w:numPr>
        <w:spacing w:line="276" w:lineRule="auto"/>
      </w:pPr>
      <w:r>
        <w:rPr>
          <w:rFonts w:hint="eastAsia"/>
        </w:rPr>
        <w:t xml:space="preserve">당사자 간 합의한 주식가치 평가기관에 의하여 평가된 </w:t>
      </w:r>
      <w:r>
        <w:t>1</w:t>
      </w:r>
      <w:r>
        <w:rPr>
          <w:rFonts w:hint="eastAsia"/>
        </w:rPr>
        <w:t xml:space="preserve">주당 본질가치(여기서 </w:t>
      </w:r>
      <w:r>
        <w:t>“</w:t>
      </w:r>
      <w:r>
        <w:rPr>
          <w:rFonts w:hint="eastAsia"/>
        </w:rPr>
        <w:t>본질가치</w:t>
      </w:r>
      <w:r>
        <w:t>”</w:t>
      </w:r>
      <w:r>
        <w:rPr>
          <w:rFonts w:hint="eastAsia"/>
        </w:rPr>
        <w:t>라 함은 증권의 발행 및 공시 등에 관한 규정 시행세칙 상 분석기준에 의하여 평가된 주식의 가치를 말하고,</w:t>
      </w:r>
      <w:r>
        <w:t xml:space="preserve"> </w:t>
      </w:r>
      <w:r>
        <w:rPr>
          <w:rFonts w:hint="eastAsia"/>
        </w:rPr>
        <w:t>본질가치의 산정은 투자자가 지정하는 회계법인</w:t>
      </w:r>
      <w:r w:rsidR="009260EA">
        <w:rPr>
          <w:rFonts w:hint="eastAsia"/>
        </w:rPr>
        <w:t xml:space="preserve"> 및 국내 상위 </w:t>
      </w:r>
      <w:r w:rsidR="009260EA">
        <w:t>5</w:t>
      </w:r>
      <w:r w:rsidR="009260EA">
        <w:rPr>
          <w:rFonts w:hint="eastAsia"/>
        </w:rPr>
        <w:t xml:space="preserve">개 회계법인 중 하나에 의하여 산출된 </w:t>
      </w:r>
      <w:r w:rsidR="009260EA">
        <w:t>2</w:t>
      </w:r>
      <w:r w:rsidR="009260EA">
        <w:rPr>
          <w:rFonts w:hint="eastAsia"/>
        </w:rPr>
        <w:t>가지 평가 액수의 산술평균으로 한다.</w:t>
      </w:r>
      <w:r w:rsidR="009260EA">
        <w:t xml:space="preserve"> </w:t>
      </w:r>
    </w:p>
    <w:p w14:paraId="7CD1F076" w14:textId="77777777" w:rsidR="00C624D6" w:rsidRDefault="009260EA" w:rsidP="00553615">
      <w:pPr>
        <w:pStyle w:val="a6"/>
        <w:numPr>
          <w:ilvl w:val="0"/>
          <w:numId w:val="49"/>
        </w:numPr>
        <w:spacing w:line="276" w:lineRule="auto"/>
        <w:ind w:leftChars="0"/>
      </w:pPr>
      <w:r>
        <w:rPr>
          <w:rFonts w:hint="eastAsia"/>
        </w:rPr>
        <w:t>본조의 주식매수청구는 매수청구 대상주식의 종류 및 수,</w:t>
      </w:r>
      <w:r>
        <w:t xml:space="preserve"> </w:t>
      </w:r>
      <w:r>
        <w:rPr>
          <w:rFonts w:hint="eastAsia"/>
        </w:rPr>
        <w:t>거래예정일을 기재한 서면으로 하며,</w:t>
      </w:r>
      <w:r>
        <w:t xml:space="preserve"> </w:t>
      </w:r>
      <w:r>
        <w:rPr>
          <w:rFonts w:hint="eastAsia"/>
        </w:rPr>
        <w:t xml:space="preserve">주식매수청구 서면이 회사 또는 이해관계인에게 도달한 때 주식매매계약이 체결된 것으로 </w:t>
      </w:r>
      <w:r w:rsidR="001C720A">
        <w:rPr>
          <w:rFonts w:hint="eastAsia"/>
        </w:rPr>
        <w:t>보고,</w:t>
      </w:r>
      <w:r w:rsidR="001C720A">
        <w:t xml:space="preserve"> </w:t>
      </w:r>
      <w:r w:rsidR="001C720A">
        <w:rPr>
          <w:rFonts w:hint="eastAsia"/>
        </w:rPr>
        <w:t xml:space="preserve">그로부터 </w:t>
      </w:r>
      <w:r w:rsidR="001C720A">
        <w:t>30</w:t>
      </w:r>
      <w:r w:rsidR="001C720A">
        <w:rPr>
          <w:rFonts w:hint="eastAsia"/>
        </w:rPr>
        <w:t>일 또는 투자자가 지정하는 기한 내에 회사 및/또는 이해관계인은 주식매매계약에 따른 대금지급 의무를 이행하여야 한다.</w:t>
      </w:r>
    </w:p>
    <w:p w14:paraId="1D02DBC6" w14:textId="77777777" w:rsidR="004756A2" w:rsidRDefault="001C720A" w:rsidP="004756A2">
      <w:pPr>
        <w:pStyle w:val="a6"/>
        <w:numPr>
          <w:ilvl w:val="0"/>
          <w:numId w:val="49"/>
        </w:numPr>
        <w:spacing w:line="276" w:lineRule="auto"/>
        <w:ind w:leftChars="0"/>
      </w:pPr>
      <w:r>
        <w:rPr>
          <w:rFonts w:hint="eastAsia"/>
        </w:rPr>
        <w:t>본조의 주식매수청구가 행사될 경우,</w:t>
      </w:r>
      <w:r>
        <w:t xml:space="preserve"> </w:t>
      </w:r>
      <w:r>
        <w:rPr>
          <w:rFonts w:hint="eastAsia"/>
        </w:rPr>
        <w:t>회사 및/또는 이해관계인은 투자자의 사전 서면동의를 얻어 제</w:t>
      </w:r>
      <w:r>
        <w:t>3</w:t>
      </w:r>
      <w:r>
        <w:rPr>
          <w:rFonts w:hint="eastAsia"/>
        </w:rPr>
        <w:t>자를 지정하여 투자자 보유 주식의 전부 또는 일부를 매수하게 할 수 있다.</w:t>
      </w:r>
      <w:r>
        <w:t xml:space="preserve"> </w:t>
      </w:r>
    </w:p>
    <w:p w14:paraId="11B60CFB" w14:textId="77777777" w:rsidR="009260EA" w:rsidRPr="00C624D6" w:rsidRDefault="009260EA" w:rsidP="00553615">
      <w:pPr>
        <w:pStyle w:val="a6"/>
        <w:numPr>
          <w:ilvl w:val="0"/>
          <w:numId w:val="49"/>
        </w:numPr>
        <w:spacing w:line="276" w:lineRule="auto"/>
        <w:ind w:leftChars="0"/>
      </w:pPr>
      <w:r>
        <w:rPr>
          <w:rFonts w:hint="eastAsia"/>
        </w:rPr>
        <w:t>본조에 의한 주식매수청구는 투자자의 회사 또는 이해관계인에 대한 위약벌의 청구 및 손해배상의 청구에 영향을 미치지 아니한다.</w:t>
      </w:r>
      <w:r>
        <w:t xml:space="preserve"> </w:t>
      </w:r>
    </w:p>
    <w:p w14:paraId="101CA8B1" w14:textId="77777777" w:rsidR="00C624D6" w:rsidRDefault="00C624D6" w:rsidP="00A31E9E">
      <w:pPr>
        <w:spacing w:line="276" w:lineRule="auto"/>
      </w:pPr>
    </w:p>
    <w:p w14:paraId="368047EC" w14:textId="77777777" w:rsidR="00215953" w:rsidRPr="003F0EB0" w:rsidRDefault="00215953" w:rsidP="00A31E9E">
      <w:pPr>
        <w:numPr>
          <w:ilvl w:val="0"/>
          <w:numId w:val="2"/>
        </w:numPr>
        <w:spacing w:line="276" w:lineRule="auto"/>
        <w:ind w:left="0" w:firstLine="0"/>
        <w:rPr>
          <w:b/>
        </w:rPr>
      </w:pPr>
      <w:r w:rsidRPr="003F0EB0">
        <w:rPr>
          <w:rFonts w:hint="eastAsia"/>
          <w:b/>
        </w:rPr>
        <w:t>위약벌 및 손해배상 청구</w:t>
      </w:r>
    </w:p>
    <w:p w14:paraId="7253F65B" w14:textId="0683E1BC" w:rsidR="00215953" w:rsidRDefault="00850FC2" w:rsidP="005D5505">
      <w:pPr>
        <w:pStyle w:val="a6"/>
        <w:numPr>
          <w:ilvl w:val="0"/>
          <w:numId w:val="50"/>
        </w:numPr>
        <w:spacing w:line="276" w:lineRule="auto"/>
        <w:ind w:leftChars="0"/>
      </w:pPr>
      <w:commentRangeStart w:id="1360"/>
      <w:r>
        <w:rPr>
          <w:rFonts w:hint="eastAsia"/>
        </w:rPr>
        <w:t>회사 또는 이해관계인에게 전조 제1항 각호의 사유가 발생한 경우,</w:t>
      </w:r>
      <w:r>
        <w:t xml:space="preserve"> </w:t>
      </w:r>
      <w:r>
        <w:rPr>
          <w:rFonts w:hint="eastAsia"/>
        </w:rPr>
        <w:t xml:space="preserve">투자자는 회사 또는 이해관계인에게 </w:t>
      </w:r>
      <w:r w:rsidR="00D37BFA">
        <w:rPr>
          <w:rFonts w:hint="eastAsia"/>
        </w:rPr>
        <w:t xml:space="preserve">주식매수청구와는 별도로 </w:t>
      </w:r>
      <w:r w:rsidR="00D37BFA" w:rsidRPr="00D34A4E">
        <w:rPr>
          <w:rFonts w:hint="eastAsia"/>
          <w:rPrChange w:id="1361" w:author="SL Partners" w:date="2023-12-24T13:12:00Z">
            <w:rPr>
              <w:rFonts w:hint="eastAsia"/>
              <w:highlight w:val="yellow"/>
            </w:rPr>
          </w:rPrChange>
        </w:rPr>
        <w:t xml:space="preserve">본 계약상 투자금의 </w:t>
      </w:r>
      <w:r w:rsidR="00AE35AD" w:rsidRPr="00D34A4E">
        <w:rPr>
          <w:rPrChange w:id="1362" w:author="SL Partners" w:date="2023-12-24T13:12:00Z">
            <w:rPr>
              <w:highlight w:val="yellow"/>
            </w:rPr>
          </w:rPrChange>
        </w:rPr>
        <w:t>10</w:t>
      </w:r>
      <w:r w:rsidR="00D37BFA" w:rsidRPr="00D34A4E">
        <w:rPr>
          <w:rPrChange w:id="1363" w:author="SL Partners" w:date="2023-12-24T13:12:00Z">
            <w:rPr>
              <w:highlight w:val="yellow"/>
            </w:rPr>
          </w:rPrChange>
        </w:rPr>
        <w:t>%</w:t>
      </w:r>
      <w:r w:rsidR="00D37BFA" w:rsidRPr="00D34A4E">
        <w:rPr>
          <w:rFonts w:hint="eastAsia"/>
          <w:rPrChange w:id="1364" w:author="SL Partners" w:date="2023-12-24T13:12:00Z">
            <w:rPr>
              <w:rFonts w:hint="eastAsia"/>
              <w:highlight w:val="yellow"/>
            </w:rPr>
          </w:rPrChange>
        </w:rPr>
        <w:t>에 해당하는 금원을 위약벌로 지급할 것을 청구할 수 있다.</w:t>
      </w:r>
      <w:r w:rsidR="00D37BFA">
        <w:t xml:space="preserve"> </w:t>
      </w:r>
      <w:commentRangeEnd w:id="1360"/>
      <w:r w:rsidR="00681533">
        <w:rPr>
          <w:rStyle w:val="a9"/>
        </w:rPr>
        <w:commentReference w:id="1360"/>
      </w:r>
    </w:p>
    <w:p w14:paraId="1A1F0828" w14:textId="6284687C" w:rsidR="00D37BFA" w:rsidDel="00681533" w:rsidRDefault="00D37BFA" w:rsidP="005D5505">
      <w:pPr>
        <w:pStyle w:val="a6"/>
        <w:numPr>
          <w:ilvl w:val="0"/>
          <w:numId w:val="50"/>
        </w:numPr>
        <w:spacing w:line="276" w:lineRule="auto"/>
        <w:ind w:leftChars="0"/>
        <w:rPr>
          <w:del w:id="1365" w:author="SL Partners" w:date="2023-12-24T13:15:00Z"/>
        </w:rPr>
      </w:pPr>
      <w:del w:id="1366" w:author="SL Partners" w:date="2023-12-24T13:15:00Z">
        <w:r w:rsidDel="00681533">
          <w:rPr>
            <w:rFonts w:hint="eastAsia"/>
          </w:rPr>
          <w:delText>전항에도 불구하고 이해관계인이 제</w:delText>
        </w:r>
        <w:r w:rsidR="00706478" w:rsidDel="00681533">
          <w:delText>23</w:delText>
        </w:r>
        <w:r w:rsidDel="00681533">
          <w:rPr>
            <w:rFonts w:hint="eastAsia"/>
          </w:rPr>
          <w:delText>조 내지 제</w:delText>
        </w:r>
        <w:r w:rsidR="00706478" w:rsidDel="00681533">
          <w:delText>25</w:delText>
        </w:r>
        <w:r w:rsidDel="00681533">
          <w:rPr>
            <w:rFonts w:hint="eastAsia"/>
          </w:rPr>
          <w:delText>조를 위반하여 보유주식을 처분한 경우,</w:delText>
        </w:r>
        <w:r w:rsidDel="00681533">
          <w:delText xml:space="preserve"> </w:delText>
        </w:r>
        <w:r w:rsidDel="00681533">
          <w:rPr>
            <w:rFonts w:hint="eastAsia"/>
          </w:rPr>
          <w:lastRenderedPageBreak/>
          <w:delText xml:space="preserve">투자자는 이해관계인에게 주식매수청구와는 별도로 </w:delText>
        </w:r>
        <w:r w:rsidRPr="00D34A4E" w:rsidDel="00681533">
          <w:rPr>
            <w:rFonts w:hint="eastAsia"/>
            <w:rPrChange w:id="1367" w:author="SL Partners" w:date="2023-12-24T13:12:00Z">
              <w:rPr>
                <w:rFonts w:hint="eastAsia"/>
                <w:highlight w:val="yellow"/>
              </w:rPr>
            </w:rPrChange>
          </w:rPr>
          <w:delText xml:space="preserve">본 계약상 투자금의 </w:delText>
        </w:r>
        <w:r w:rsidR="00AE35AD" w:rsidRPr="00D34A4E" w:rsidDel="00681533">
          <w:rPr>
            <w:rPrChange w:id="1368" w:author="SL Partners" w:date="2023-12-24T13:12:00Z">
              <w:rPr>
                <w:highlight w:val="yellow"/>
              </w:rPr>
            </w:rPrChange>
          </w:rPr>
          <w:delText>10</w:delText>
        </w:r>
        <w:r w:rsidRPr="00D34A4E" w:rsidDel="00681533">
          <w:rPr>
            <w:rPrChange w:id="1369" w:author="SL Partners" w:date="2023-12-24T13:12:00Z">
              <w:rPr>
                <w:highlight w:val="yellow"/>
              </w:rPr>
            </w:rPrChange>
          </w:rPr>
          <w:delText>%</w:delText>
        </w:r>
        <w:r w:rsidRPr="00D34A4E" w:rsidDel="00681533">
          <w:rPr>
            <w:rFonts w:hint="eastAsia"/>
            <w:rPrChange w:id="1370" w:author="SL Partners" w:date="2023-12-24T13:12:00Z">
              <w:rPr>
                <w:rFonts w:hint="eastAsia"/>
                <w:highlight w:val="yellow"/>
              </w:rPr>
            </w:rPrChange>
          </w:rPr>
          <w:delText>에</w:delText>
        </w:r>
        <w:r w:rsidRPr="00D34A4E" w:rsidDel="00681533">
          <w:rPr>
            <w:rPrChange w:id="1371" w:author="SL Partners" w:date="2023-12-24T13:12:00Z">
              <w:rPr>
                <w:highlight w:val="yellow"/>
              </w:rPr>
            </w:rPrChange>
          </w:rPr>
          <w:delText xml:space="preserve"> </w:delText>
        </w:r>
        <w:r w:rsidRPr="00D34A4E" w:rsidDel="00681533">
          <w:rPr>
            <w:rFonts w:hint="eastAsia"/>
            <w:rPrChange w:id="1372" w:author="SL Partners" w:date="2023-12-24T13:12:00Z">
              <w:rPr>
                <w:rFonts w:hint="eastAsia"/>
                <w:highlight w:val="yellow"/>
              </w:rPr>
            </w:rPrChange>
          </w:rPr>
          <w:delText>해당하는</w:delText>
        </w:r>
        <w:r w:rsidRPr="00D34A4E" w:rsidDel="00681533">
          <w:rPr>
            <w:rPrChange w:id="1373" w:author="SL Partners" w:date="2023-12-24T13:12:00Z">
              <w:rPr>
                <w:highlight w:val="yellow"/>
              </w:rPr>
            </w:rPrChange>
          </w:rPr>
          <w:delText xml:space="preserve"> </w:delText>
        </w:r>
        <w:r w:rsidRPr="00D34A4E" w:rsidDel="00681533">
          <w:rPr>
            <w:rFonts w:hint="eastAsia"/>
            <w:rPrChange w:id="1374" w:author="SL Partners" w:date="2023-12-24T13:12:00Z">
              <w:rPr>
                <w:rFonts w:hint="eastAsia"/>
                <w:highlight w:val="yellow"/>
              </w:rPr>
            </w:rPrChange>
          </w:rPr>
          <w:delText>금액</w:delText>
        </w:r>
        <w:r w:rsidR="00706478" w:rsidRPr="00D34A4E" w:rsidDel="00681533">
          <w:rPr>
            <w:rFonts w:hint="eastAsia"/>
            <w:rPrChange w:id="1375" w:author="SL Partners" w:date="2023-12-24T13:12:00Z">
              <w:rPr>
                <w:rFonts w:hint="eastAsia"/>
                <w:highlight w:val="yellow"/>
              </w:rPr>
            </w:rPrChange>
          </w:rPr>
          <w:delText>을</w:delText>
        </w:r>
        <w:r w:rsidRPr="00D34A4E" w:rsidDel="00681533">
          <w:rPr>
            <w:rFonts w:hint="eastAsia"/>
            <w:rPrChange w:id="1376" w:author="SL Partners" w:date="2023-12-24T13:12:00Z">
              <w:rPr>
                <w:rFonts w:hint="eastAsia"/>
                <w:highlight w:val="yellow"/>
              </w:rPr>
            </w:rPrChange>
          </w:rPr>
          <w:delText xml:space="preserve"> 위약벌로 지급할 것을 청구할 수 있다.</w:delText>
        </w:r>
        <w:r w:rsidDel="00681533">
          <w:delText xml:space="preserve"> </w:delText>
        </w:r>
      </w:del>
    </w:p>
    <w:p w14:paraId="3388AD31" w14:textId="77777777" w:rsidR="00215953" w:rsidRPr="00D37BFA" w:rsidRDefault="00D37BFA" w:rsidP="005D5505">
      <w:pPr>
        <w:pStyle w:val="a6"/>
        <w:numPr>
          <w:ilvl w:val="0"/>
          <w:numId w:val="50"/>
        </w:numPr>
        <w:spacing w:line="276" w:lineRule="auto"/>
        <w:ind w:leftChars="0"/>
      </w:pPr>
      <w:r>
        <w:rPr>
          <w:rFonts w:hint="eastAsia"/>
        </w:rPr>
        <w:t>투자자의 회사 또는 이해관계인에 대한 위약벌 청구와 별도로</w:t>
      </w:r>
      <w:r w:rsidR="003F0EB0">
        <w:rPr>
          <w:rFonts w:hint="eastAsia"/>
        </w:rPr>
        <w:t>,</w:t>
      </w:r>
      <w:r>
        <w:rPr>
          <w:rFonts w:hint="eastAsia"/>
        </w:rPr>
        <w:t xml:space="preserve"> 투자자는 </w:t>
      </w:r>
      <w:r w:rsidR="003F0EB0">
        <w:rPr>
          <w:rFonts w:hint="eastAsia"/>
        </w:rPr>
        <w:t xml:space="preserve">실제로 발생한 손해에 관하여 </w:t>
      </w:r>
      <w:r>
        <w:rPr>
          <w:rFonts w:hint="eastAsia"/>
        </w:rPr>
        <w:t>회사 또는 이해관계인에게 손해배상을 청구할 수 있다.</w:t>
      </w:r>
      <w:r>
        <w:t xml:space="preserve"> </w:t>
      </w:r>
      <w:r w:rsidR="003F0EB0">
        <w:rPr>
          <w:rFonts w:hint="eastAsia"/>
        </w:rPr>
        <w:t>명확히 하기 위하여 부연하면 위약벌은 손해배상액의 예정이 아니다.</w:t>
      </w:r>
      <w:r w:rsidR="003F0EB0">
        <w:t xml:space="preserve"> </w:t>
      </w:r>
    </w:p>
    <w:p w14:paraId="1D68EF4B" w14:textId="77777777" w:rsidR="00215953" w:rsidRDefault="00215953" w:rsidP="00A31E9E">
      <w:pPr>
        <w:spacing w:line="276" w:lineRule="auto"/>
      </w:pPr>
    </w:p>
    <w:p w14:paraId="5DB0D674" w14:textId="77777777" w:rsidR="00215953" w:rsidRPr="005F4AD7" w:rsidRDefault="00215953" w:rsidP="00A31E9E">
      <w:pPr>
        <w:numPr>
          <w:ilvl w:val="0"/>
          <w:numId w:val="2"/>
        </w:numPr>
        <w:spacing w:line="276" w:lineRule="auto"/>
        <w:ind w:left="0" w:firstLine="0"/>
        <w:rPr>
          <w:b/>
        </w:rPr>
      </w:pPr>
      <w:r w:rsidRPr="005F4AD7">
        <w:rPr>
          <w:rFonts w:hint="eastAsia"/>
          <w:b/>
        </w:rPr>
        <w:t>지연배상금</w:t>
      </w:r>
    </w:p>
    <w:p w14:paraId="6420018C" w14:textId="5B03C05E" w:rsidR="00215953" w:rsidRDefault="005F4AD7" w:rsidP="00A31E9E">
      <w:pPr>
        <w:spacing w:line="276" w:lineRule="auto"/>
      </w:pPr>
      <w:r>
        <w:rPr>
          <w:rFonts w:hint="eastAsia"/>
        </w:rPr>
        <w:t>본 계약의 당사자가 본 계약에 따라 정해진 지급기일에 금전 지급의무를 부담함에도 불구하고 이를 지체하는 경우,</w:t>
      </w:r>
      <w:r>
        <w:t xml:space="preserve"> </w:t>
      </w:r>
      <w:r>
        <w:rPr>
          <w:rFonts w:hint="eastAsia"/>
        </w:rPr>
        <w:t xml:space="preserve">해당 지급기일 다음날부터 실제 지급일까지 미지급 금액에 대하여 연 </w:t>
      </w:r>
      <w:r w:rsidR="00AE35AD">
        <w:t>10</w:t>
      </w:r>
      <w:r>
        <w:t>%</w:t>
      </w:r>
      <w:r>
        <w:rPr>
          <w:rFonts w:hint="eastAsia"/>
        </w:rPr>
        <w:t>에 해당하는 금액을 지연배상금으로 가산하여 지급하여야 한다.</w:t>
      </w:r>
      <w:r>
        <w:t xml:space="preserve"> </w:t>
      </w:r>
      <w:r w:rsidR="00231418">
        <w:t>1</w:t>
      </w:r>
      <w:r w:rsidR="00231418">
        <w:rPr>
          <w:rFonts w:hint="eastAsia"/>
        </w:rPr>
        <w:t xml:space="preserve">년 미만의 기간에 대하여 이자를 계산하는 경우 이자는 1년을 </w:t>
      </w:r>
      <w:r w:rsidR="00231418">
        <w:t>365</w:t>
      </w:r>
      <w:r w:rsidR="00231418">
        <w:rPr>
          <w:rFonts w:hint="eastAsia"/>
        </w:rPr>
        <w:t>일로 하여 실제 경과일수대로 일할 계산하되,</w:t>
      </w:r>
      <w:r w:rsidR="00231418">
        <w:t xml:space="preserve"> </w:t>
      </w:r>
      <w:r w:rsidR="00231418">
        <w:rPr>
          <w:rFonts w:hint="eastAsia"/>
        </w:rPr>
        <w:t>원단위 미만은 절사한다.</w:t>
      </w:r>
      <w:r w:rsidR="00231418">
        <w:t xml:space="preserve"> </w:t>
      </w:r>
    </w:p>
    <w:p w14:paraId="3AE836CB" w14:textId="77777777" w:rsidR="00215953" w:rsidRDefault="00215953" w:rsidP="00A31E9E">
      <w:pPr>
        <w:spacing w:line="276" w:lineRule="auto"/>
      </w:pPr>
    </w:p>
    <w:p w14:paraId="798AE8E7" w14:textId="77777777" w:rsidR="00215953" w:rsidRPr="00D2520A" w:rsidRDefault="00215953" w:rsidP="00A31E9E">
      <w:pPr>
        <w:numPr>
          <w:ilvl w:val="0"/>
          <w:numId w:val="2"/>
        </w:numPr>
        <w:spacing w:line="276" w:lineRule="auto"/>
        <w:ind w:left="0" w:firstLine="0"/>
        <w:rPr>
          <w:b/>
        </w:rPr>
      </w:pPr>
      <w:r w:rsidRPr="00D2520A">
        <w:rPr>
          <w:rFonts w:hint="eastAsia"/>
          <w:b/>
        </w:rPr>
        <w:t>이해관계인의 책임</w:t>
      </w:r>
      <w:r w:rsidR="00411A94">
        <w:rPr>
          <w:rFonts w:hint="eastAsia"/>
          <w:b/>
        </w:rPr>
        <w:t>; 근속 및 경업금지</w:t>
      </w:r>
    </w:p>
    <w:p w14:paraId="6115D9FB" w14:textId="1BB9DEF9" w:rsidR="00215953" w:rsidRDefault="00D2520A" w:rsidP="00553615">
      <w:pPr>
        <w:pStyle w:val="a6"/>
        <w:numPr>
          <w:ilvl w:val="0"/>
          <w:numId w:val="27"/>
        </w:numPr>
        <w:spacing w:line="276" w:lineRule="auto"/>
        <w:ind w:leftChars="0"/>
      </w:pPr>
      <w:r w:rsidRPr="00D2520A">
        <w:rPr>
          <w:rFonts w:hAnsi="바탕" w:hint="eastAsia"/>
          <w:szCs w:val="22"/>
        </w:rPr>
        <w:t>이해관계인은</w:t>
      </w:r>
      <w:r>
        <w:rPr>
          <w:rFonts w:hint="eastAsia"/>
        </w:rPr>
        <w:t xml:space="preserve"> 본 계약상 회사의 모든 의무가 이행될 수 있도록 본인의 권한,</w:t>
      </w:r>
      <w:r>
        <w:t xml:space="preserve"> </w:t>
      </w:r>
      <w:r>
        <w:rPr>
          <w:rFonts w:hint="eastAsia"/>
        </w:rPr>
        <w:t>권리 및 의무를 다하여야 하고,</w:t>
      </w:r>
      <w:r>
        <w:t xml:space="preserve"> </w:t>
      </w:r>
      <w:r>
        <w:rPr>
          <w:rFonts w:hint="eastAsia"/>
        </w:rPr>
        <w:t xml:space="preserve">이해관계인의 고의에 의하여 회사가 본 계약을 이행하지 못하게 된다거나 이해관계인이 본 계약을 </w:t>
      </w:r>
      <w:r w:rsidR="00D25F0A">
        <w:rPr>
          <w:rFonts w:hint="eastAsia"/>
        </w:rPr>
        <w:t xml:space="preserve">중대하게 </w:t>
      </w:r>
      <w:r>
        <w:rPr>
          <w:rFonts w:hint="eastAsia"/>
        </w:rPr>
        <w:t>위반한 경우에는 이해관계인도 회사와 함께 본 계약상 책임을 부담하여야 한다.</w:t>
      </w:r>
    </w:p>
    <w:p w14:paraId="1E5859F6" w14:textId="449FDA78" w:rsidR="00411A94" w:rsidRDefault="00411A94" w:rsidP="00553615">
      <w:pPr>
        <w:pStyle w:val="a6"/>
        <w:numPr>
          <w:ilvl w:val="0"/>
          <w:numId w:val="27"/>
        </w:numPr>
        <w:spacing w:line="276" w:lineRule="auto"/>
        <w:ind w:leftChars="0"/>
      </w:pPr>
      <w:r>
        <w:rPr>
          <w:rFonts w:hint="eastAsia"/>
        </w:rPr>
        <w:t xml:space="preserve">이해관계인은 투자자의 사전 서면동의를 받는 경우를 제외하고는 본 계약에 따른 </w:t>
      </w:r>
      <w:r w:rsidRPr="00BC7224">
        <w:rPr>
          <w:rFonts w:hint="eastAsia"/>
        </w:rPr>
        <w:t xml:space="preserve">거래완결일로부터 </w:t>
      </w:r>
      <w:commentRangeStart w:id="1377"/>
      <w:r w:rsidR="00863667" w:rsidRPr="00BC7224">
        <w:rPr>
          <w:rPrChange w:id="1378" w:author="SL Partners" w:date="2023-12-24T11:00:00Z">
            <w:rPr>
              <w:highlight w:val="yellow"/>
            </w:rPr>
          </w:rPrChange>
        </w:rPr>
        <w:t>4</w:t>
      </w:r>
      <w:r w:rsidRPr="00BC7224">
        <w:rPr>
          <w:rFonts w:hint="eastAsia"/>
          <w:rPrChange w:id="1379" w:author="SL Partners" w:date="2023-12-24T11:00:00Z">
            <w:rPr>
              <w:rFonts w:hint="eastAsia"/>
              <w:highlight w:val="yellow"/>
            </w:rPr>
          </w:rPrChange>
        </w:rPr>
        <w:t>년</w:t>
      </w:r>
      <w:commentRangeEnd w:id="1377"/>
      <w:r w:rsidR="00363688">
        <w:rPr>
          <w:rStyle w:val="a9"/>
        </w:rPr>
        <w:commentReference w:id="1377"/>
      </w:r>
      <w:r w:rsidRPr="00BC7224">
        <w:rPr>
          <w:rFonts w:hint="eastAsia"/>
        </w:rPr>
        <w:t>이</w:t>
      </w:r>
      <w:r>
        <w:rPr>
          <w:rFonts w:hint="eastAsia"/>
        </w:rPr>
        <w:t xml:space="preserve"> 경과할 때까지 회사에 </w:t>
      </w:r>
      <w:r w:rsidR="0080577D">
        <w:rPr>
          <w:rFonts w:hint="eastAsia"/>
        </w:rPr>
        <w:t>전속</w:t>
      </w:r>
      <w:r>
        <w:rPr>
          <w:rFonts w:hint="eastAsia"/>
        </w:rPr>
        <w:t xml:space="preserve"> 상근하고 회사의 이익을 증진시키기 위하여 최선을 다하여야 한다.</w:t>
      </w:r>
      <w:r>
        <w:t xml:space="preserve"> </w:t>
      </w:r>
      <w:ins w:id="1380" w:author="지원 서" w:date="2023-12-22T12:27:00Z">
        <w:del w:id="1381" w:author="SL Partners" w:date="2023-12-24T10:59:00Z">
          <w:r w:rsidR="005D513F" w:rsidRPr="00FE7F2A" w:rsidDel="006C64F4">
            <w:rPr>
              <w:rFonts w:hAnsi="바탕"/>
              <w:highlight w:val="yellow"/>
            </w:rPr>
            <w:delText>[SL Partners:</w:delText>
          </w:r>
        </w:del>
      </w:ins>
    </w:p>
    <w:p w14:paraId="3E7FFBCC" w14:textId="777FCA92" w:rsidR="00215953" w:rsidRPr="00411A94" w:rsidRDefault="00411A94" w:rsidP="00A31E9E">
      <w:pPr>
        <w:pStyle w:val="a6"/>
        <w:numPr>
          <w:ilvl w:val="0"/>
          <w:numId w:val="27"/>
        </w:numPr>
        <w:spacing w:line="276" w:lineRule="auto"/>
        <w:ind w:leftChars="0"/>
      </w:pPr>
      <w:r>
        <w:rPr>
          <w:rFonts w:hint="eastAsia"/>
        </w:rPr>
        <w:t xml:space="preserve">이해관계인이 투자자의 사전 서면동의를 받아 회사를 퇴사하는 경우 그 퇴사일로부터 </w:t>
      </w:r>
      <w:r w:rsidR="00543699">
        <w:t>1</w:t>
      </w:r>
      <w:r>
        <w:rPr>
          <w:rFonts w:hint="eastAsia"/>
        </w:rPr>
        <w:t xml:space="preserve">년간 회사와 직 </w:t>
      </w:r>
      <w:r w:rsidRPr="00B57C45">
        <w:rPr>
          <w:rFonts w:hAnsi="바탕" w:hint="eastAsia"/>
        </w:rPr>
        <w:t>· 간접으로 경쟁관계에 있는 사업에 임직원,</w:t>
      </w:r>
      <w:r w:rsidRPr="00B57C45">
        <w:rPr>
          <w:rFonts w:hAnsi="바탕"/>
        </w:rPr>
        <w:t xml:space="preserve"> </w:t>
      </w:r>
      <w:r w:rsidRPr="00B57C45">
        <w:rPr>
          <w:rFonts w:hAnsi="바탕" w:hint="eastAsia"/>
        </w:rPr>
        <w:t>고문,</w:t>
      </w:r>
      <w:r w:rsidRPr="00B57C45">
        <w:rPr>
          <w:rFonts w:hAnsi="바탕"/>
        </w:rPr>
        <w:t xml:space="preserve"> </w:t>
      </w:r>
      <w:r w:rsidRPr="00B57C45">
        <w:rPr>
          <w:rFonts w:hAnsi="바탕" w:hint="eastAsia"/>
        </w:rPr>
        <w:t>자문,</w:t>
      </w:r>
      <w:r w:rsidRPr="00B57C45">
        <w:rPr>
          <w:rFonts w:hAnsi="바탕"/>
        </w:rPr>
        <w:t xml:space="preserve"> </w:t>
      </w:r>
      <w:r w:rsidRPr="00B57C45">
        <w:rPr>
          <w:rFonts w:hAnsi="바탕" w:hint="eastAsia"/>
        </w:rPr>
        <w:t>컨설턴트 등으로서 고용,</w:t>
      </w:r>
      <w:r w:rsidRPr="00B57C45">
        <w:rPr>
          <w:rFonts w:hAnsi="바탕"/>
        </w:rPr>
        <w:t xml:space="preserve"> </w:t>
      </w:r>
      <w:r w:rsidRPr="00B57C45">
        <w:rPr>
          <w:rFonts w:hAnsi="바탕" w:hint="eastAsia"/>
        </w:rPr>
        <w:t>채용 또는 참여하거나 합작,</w:t>
      </w:r>
      <w:r w:rsidRPr="00B57C45">
        <w:rPr>
          <w:rFonts w:hAnsi="바탕"/>
        </w:rPr>
        <w:t xml:space="preserve"> </w:t>
      </w:r>
      <w:r w:rsidRPr="00B57C45">
        <w:rPr>
          <w:rFonts w:hAnsi="바탕" w:hint="eastAsia"/>
        </w:rPr>
        <w:t>동업 기타 지분참여를 하는 등 기타 형식을 불문하고 일체 관여하여서는 아니 된다.</w:t>
      </w:r>
      <w:r w:rsidRPr="00B57C45">
        <w:rPr>
          <w:rFonts w:hAnsi="바탕"/>
        </w:rPr>
        <w:t xml:space="preserve"> </w:t>
      </w:r>
    </w:p>
    <w:p w14:paraId="4EEB9B3F" w14:textId="77777777" w:rsidR="00215953" w:rsidRDefault="00215953" w:rsidP="00A31E9E">
      <w:pPr>
        <w:spacing w:line="276" w:lineRule="auto"/>
      </w:pPr>
    </w:p>
    <w:p w14:paraId="3FAFAD6F" w14:textId="77777777" w:rsidR="00215953" w:rsidRPr="000B5F7B" w:rsidRDefault="00215953" w:rsidP="00A31E9E">
      <w:pPr>
        <w:numPr>
          <w:ilvl w:val="0"/>
          <w:numId w:val="1"/>
        </w:numPr>
        <w:spacing w:line="276" w:lineRule="auto"/>
        <w:ind w:left="0" w:firstLine="0"/>
        <w:jc w:val="center"/>
        <w:rPr>
          <w:b/>
        </w:rPr>
      </w:pPr>
      <w:r w:rsidRPr="000B5F7B">
        <w:rPr>
          <w:rFonts w:hint="eastAsia"/>
          <w:b/>
        </w:rPr>
        <w:t>계약의 일반사항</w:t>
      </w:r>
    </w:p>
    <w:p w14:paraId="519D443B" w14:textId="77777777" w:rsidR="00215953" w:rsidRDefault="00215953" w:rsidP="00A31E9E">
      <w:pPr>
        <w:spacing w:line="276" w:lineRule="auto"/>
      </w:pPr>
    </w:p>
    <w:p w14:paraId="194F5B29" w14:textId="77777777" w:rsidR="00215953" w:rsidRPr="00F93C99" w:rsidRDefault="00215953" w:rsidP="00A31E9E">
      <w:pPr>
        <w:numPr>
          <w:ilvl w:val="0"/>
          <w:numId w:val="2"/>
        </w:numPr>
        <w:spacing w:line="276" w:lineRule="auto"/>
        <w:ind w:left="0" w:firstLine="0"/>
        <w:rPr>
          <w:b/>
        </w:rPr>
      </w:pPr>
      <w:r w:rsidRPr="00F93C99">
        <w:rPr>
          <w:rFonts w:hint="eastAsia"/>
          <w:b/>
        </w:rPr>
        <w:t>본 계약의 효력</w:t>
      </w:r>
    </w:p>
    <w:p w14:paraId="1468F190" w14:textId="0C82BAE2" w:rsidR="00215953" w:rsidRDefault="00F93C99" w:rsidP="00553615">
      <w:pPr>
        <w:pStyle w:val="a6"/>
        <w:numPr>
          <w:ilvl w:val="0"/>
          <w:numId w:val="17"/>
        </w:numPr>
        <w:spacing w:line="276" w:lineRule="auto"/>
        <w:ind w:leftChars="0"/>
      </w:pPr>
      <w:r>
        <w:rPr>
          <w:rFonts w:hint="eastAsia"/>
        </w:rPr>
        <w:t>본 계약의 별지와 첨부서류는 본 계약</w:t>
      </w:r>
      <w:r w:rsidR="00F05A19">
        <w:rPr>
          <w:rFonts w:hint="eastAsia"/>
        </w:rPr>
        <w:t>과</w:t>
      </w:r>
      <w:r>
        <w:rPr>
          <w:rFonts w:hint="eastAsia"/>
        </w:rPr>
        <w:t xml:space="preserve"> 일체를 이루는 것으로서 그에 따른 내용은 본 계약의 내용의 일부를 구성한다.</w:t>
      </w:r>
    </w:p>
    <w:p w14:paraId="1907E799" w14:textId="77777777" w:rsidR="00F93C99" w:rsidRDefault="00F93C99" w:rsidP="00553615">
      <w:pPr>
        <w:pStyle w:val="a6"/>
        <w:numPr>
          <w:ilvl w:val="0"/>
          <w:numId w:val="17"/>
        </w:numPr>
        <w:spacing w:line="276" w:lineRule="auto"/>
        <w:ind w:leftChars="0"/>
      </w:pPr>
      <w:r>
        <w:rPr>
          <w:rFonts w:hint="eastAsia"/>
        </w:rPr>
        <w:t>본 계약상의 내용이 본 계약 체결 이전의 당사자들 사이의 어떠한 구두</w:t>
      </w:r>
      <w:r>
        <w:t xml:space="preserve"> </w:t>
      </w:r>
      <w:r>
        <w:rPr>
          <w:rFonts w:hint="eastAsia"/>
        </w:rPr>
        <w:t>또는 서면에 의한 교섭,</w:t>
      </w:r>
      <w:r>
        <w:t xml:space="preserve"> </w:t>
      </w:r>
      <w:r>
        <w:rPr>
          <w:rFonts w:hint="eastAsia"/>
        </w:rPr>
        <w:t>합의 등의 내용과 상충되는 경우에는 본 계약의 내용이 우선한다.</w:t>
      </w:r>
    </w:p>
    <w:p w14:paraId="5F4C9A98" w14:textId="77777777" w:rsidR="00F93C99" w:rsidRDefault="00F93C99" w:rsidP="00553615">
      <w:pPr>
        <w:pStyle w:val="a6"/>
        <w:numPr>
          <w:ilvl w:val="0"/>
          <w:numId w:val="17"/>
        </w:numPr>
        <w:spacing w:line="276" w:lineRule="auto"/>
        <w:ind w:leftChars="0"/>
      </w:pPr>
      <w:r>
        <w:rPr>
          <w:rFonts w:hint="eastAsia"/>
        </w:rPr>
        <w:t>본 계약은 투자자,</w:t>
      </w:r>
      <w:r>
        <w:t xml:space="preserve"> </w:t>
      </w:r>
      <w:r>
        <w:rPr>
          <w:rFonts w:hint="eastAsia"/>
        </w:rPr>
        <w:t>회사 및 이해관계인의 기명날인 또는 서명과 동시에 그 효력이 발생한다.</w:t>
      </w:r>
      <w:r>
        <w:t xml:space="preserve"> </w:t>
      </w:r>
    </w:p>
    <w:p w14:paraId="18D39409" w14:textId="77777777" w:rsidR="00215953" w:rsidRDefault="00215953" w:rsidP="00A31E9E">
      <w:pPr>
        <w:spacing w:line="276" w:lineRule="auto"/>
      </w:pPr>
    </w:p>
    <w:p w14:paraId="07E2D672" w14:textId="77777777" w:rsidR="00215953" w:rsidRPr="00D7286B" w:rsidRDefault="00215953" w:rsidP="00A31E9E">
      <w:pPr>
        <w:numPr>
          <w:ilvl w:val="0"/>
          <w:numId w:val="2"/>
        </w:numPr>
        <w:spacing w:line="276" w:lineRule="auto"/>
        <w:ind w:left="0" w:firstLine="0"/>
        <w:rPr>
          <w:b/>
        </w:rPr>
      </w:pPr>
      <w:r w:rsidRPr="00D7286B">
        <w:rPr>
          <w:rFonts w:hint="eastAsia"/>
          <w:b/>
        </w:rPr>
        <w:t>계약의 종료</w:t>
      </w:r>
    </w:p>
    <w:p w14:paraId="2449773B" w14:textId="77777777" w:rsidR="00215953" w:rsidRDefault="008463B4" w:rsidP="00553615">
      <w:pPr>
        <w:pStyle w:val="a6"/>
        <w:numPr>
          <w:ilvl w:val="0"/>
          <w:numId w:val="22"/>
        </w:numPr>
        <w:spacing w:line="276" w:lineRule="auto"/>
        <w:ind w:leftChars="0"/>
      </w:pPr>
      <w:r>
        <w:rPr>
          <w:rFonts w:hint="eastAsia"/>
        </w:rPr>
        <w:t>본 계약</w:t>
      </w:r>
      <w:r w:rsidR="002C36EC">
        <w:rPr>
          <w:rFonts w:hint="eastAsia"/>
        </w:rPr>
        <w:t xml:space="preserve"> 제3장 및 제4장의 규정</w:t>
      </w:r>
      <w:r>
        <w:rPr>
          <w:rFonts w:hint="eastAsia"/>
        </w:rPr>
        <w:t xml:space="preserve">은 다음 각호의 </w:t>
      </w:r>
      <w:r>
        <w:t>1</w:t>
      </w:r>
      <w:r>
        <w:rPr>
          <w:rFonts w:hint="eastAsia"/>
        </w:rPr>
        <w:t>에 해당하는 사유가 발생한 경우 종료한다.</w:t>
      </w:r>
      <w:r>
        <w:t xml:space="preserve"> </w:t>
      </w:r>
    </w:p>
    <w:p w14:paraId="316FE588" w14:textId="77777777" w:rsidR="008463B4" w:rsidRDefault="008463B4" w:rsidP="00553615">
      <w:pPr>
        <w:pStyle w:val="a5"/>
        <w:numPr>
          <w:ilvl w:val="0"/>
          <w:numId w:val="23"/>
        </w:numPr>
        <w:spacing w:line="276" w:lineRule="auto"/>
      </w:pPr>
      <w:r>
        <w:rPr>
          <w:rFonts w:hint="eastAsia"/>
        </w:rPr>
        <w:t>회사가 유가증권시장 또는 코스닥시장에 상장한 경우</w:t>
      </w:r>
    </w:p>
    <w:p w14:paraId="2CC556BE" w14:textId="0E4820CF" w:rsidR="008463B4" w:rsidRDefault="008463B4" w:rsidP="00553615">
      <w:pPr>
        <w:pStyle w:val="a5"/>
        <w:numPr>
          <w:ilvl w:val="0"/>
          <w:numId w:val="23"/>
        </w:numPr>
        <w:spacing w:line="276" w:lineRule="auto"/>
      </w:pPr>
      <w:r>
        <w:rPr>
          <w:rFonts w:hint="eastAsia"/>
        </w:rPr>
        <w:t xml:space="preserve">투자자가 보유하고 있는 회사의 주식수가 본건 종류주식 총수의 </w:t>
      </w:r>
      <w:r w:rsidR="002817D3">
        <w:t>3</w:t>
      </w:r>
      <w:r>
        <w:t xml:space="preserve">0% </w:t>
      </w:r>
      <w:r>
        <w:rPr>
          <w:rFonts w:hint="eastAsia"/>
        </w:rPr>
        <w:t>미만이 된 경우</w:t>
      </w:r>
    </w:p>
    <w:p w14:paraId="299D83AD" w14:textId="77777777" w:rsidR="002C36EC" w:rsidRDefault="002C36EC" w:rsidP="00553615">
      <w:pPr>
        <w:pStyle w:val="a6"/>
        <w:numPr>
          <w:ilvl w:val="0"/>
          <w:numId w:val="22"/>
        </w:numPr>
        <w:spacing w:line="276" w:lineRule="auto"/>
        <w:ind w:leftChars="0"/>
      </w:pPr>
      <w:r>
        <w:rPr>
          <w:rFonts w:hint="eastAsia"/>
        </w:rPr>
        <w:t xml:space="preserve">전항의 계약의 종료는 그 이전에 이미 발생한 권리 </w:t>
      </w:r>
      <w:r>
        <w:rPr>
          <w:rFonts w:hAnsi="바탕" w:hint="eastAsia"/>
        </w:rPr>
        <w:t>·</w:t>
      </w:r>
      <w:r>
        <w:rPr>
          <w:rFonts w:hint="eastAsia"/>
        </w:rPr>
        <w:t xml:space="preserve"> 의무 및 손해배상청구 등에는 영향을 미치지 아니한다.</w:t>
      </w:r>
      <w:r>
        <w:t xml:space="preserve"> </w:t>
      </w:r>
    </w:p>
    <w:p w14:paraId="1AD156B9" w14:textId="77777777" w:rsidR="00215953" w:rsidRDefault="00215953" w:rsidP="00A31E9E">
      <w:pPr>
        <w:spacing w:line="276" w:lineRule="auto"/>
      </w:pPr>
    </w:p>
    <w:p w14:paraId="6BF8A6A2" w14:textId="77777777" w:rsidR="00215953" w:rsidRPr="00D7286B" w:rsidRDefault="00215953" w:rsidP="00A31E9E">
      <w:pPr>
        <w:numPr>
          <w:ilvl w:val="0"/>
          <w:numId w:val="2"/>
        </w:numPr>
        <w:spacing w:line="276" w:lineRule="auto"/>
        <w:ind w:left="0" w:firstLine="0"/>
        <w:rPr>
          <w:b/>
        </w:rPr>
      </w:pPr>
      <w:r w:rsidRPr="00D7286B">
        <w:rPr>
          <w:rFonts w:hint="eastAsia"/>
          <w:b/>
        </w:rPr>
        <w:t>권리 및 의무의 양도,</w:t>
      </w:r>
      <w:r w:rsidRPr="00D7286B">
        <w:rPr>
          <w:b/>
        </w:rPr>
        <w:t xml:space="preserve"> </w:t>
      </w:r>
      <w:r w:rsidRPr="00D7286B">
        <w:rPr>
          <w:rFonts w:hint="eastAsia"/>
          <w:b/>
        </w:rPr>
        <w:t>승계</w:t>
      </w:r>
    </w:p>
    <w:p w14:paraId="3D1D943B" w14:textId="77777777" w:rsidR="00215953" w:rsidRDefault="00D7286B" w:rsidP="00553615">
      <w:pPr>
        <w:pStyle w:val="a6"/>
        <w:numPr>
          <w:ilvl w:val="0"/>
          <w:numId w:val="24"/>
        </w:numPr>
        <w:spacing w:line="276" w:lineRule="auto"/>
        <w:ind w:leftChars="0"/>
      </w:pPr>
      <w:r>
        <w:rPr>
          <w:rFonts w:hint="eastAsia"/>
        </w:rPr>
        <w:t>회사 및 이해관계인은 거래완결일 전후를 불문하고 투자자의 사전 서면동의 없이 본 계약에 관한 권리 및 의무를 제3자에게 양도할 수 없다.</w:t>
      </w:r>
      <w:r>
        <w:t xml:space="preserve"> </w:t>
      </w:r>
    </w:p>
    <w:p w14:paraId="32CC6D2E" w14:textId="371E6EE0" w:rsidR="00D7286B" w:rsidRPr="004C5516" w:rsidRDefault="00EB4DD3" w:rsidP="00553615">
      <w:pPr>
        <w:pStyle w:val="a6"/>
        <w:numPr>
          <w:ilvl w:val="0"/>
          <w:numId w:val="24"/>
        </w:numPr>
        <w:spacing w:line="276" w:lineRule="auto"/>
        <w:ind w:leftChars="0"/>
        <w:rPr>
          <w:ins w:id="1382" w:author="SL Partners" w:date="2023-12-24T11:00:00Z"/>
          <w:rPrChange w:id="1383" w:author="SL Partners" w:date="2023-12-24T13:16:00Z">
            <w:rPr>
              <w:ins w:id="1384" w:author="SL Partners" w:date="2023-12-24T11:00:00Z"/>
              <w:highlight w:val="yellow"/>
            </w:rPr>
          </w:rPrChange>
        </w:rPr>
      </w:pPr>
      <w:r w:rsidRPr="004C5516">
        <w:rPr>
          <w:rFonts w:hint="eastAsia"/>
          <w:rPrChange w:id="1385" w:author="SL Partners" w:date="2023-12-24T13:16:00Z">
            <w:rPr>
              <w:rFonts w:hint="eastAsia"/>
              <w:highlight w:val="yellow"/>
            </w:rPr>
          </w:rPrChange>
        </w:rPr>
        <w:lastRenderedPageBreak/>
        <w:t>투자자가</w:t>
      </w:r>
      <w:r w:rsidRPr="004C5516">
        <w:rPr>
          <w:rPrChange w:id="1386" w:author="SL Partners" w:date="2023-12-24T13:16:00Z">
            <w:rPr>
              <w:highlight w:val="yellow"/>
            </w:rPr>
          </w:rPrChange>
        </w:rPr>
        <w:t xml:space="preserve"> </w:t>
      </w:r>
      <w:r w:rsidRPr="004C5516">
        <w:rPr>
          <w:rFonts w:hint="eastAsia"/>
          <w:rPrChange w:id="1387" w:author="SL Partners" w:date="2023-12-24T13:16:00Z">
            <w:rPr>
              <w:rFonts w:hint="eastAsia"/>
              <w:highlight w:val="yellow"/>
            </w:rPr>
          </w:rPrChange>
        </w:rPr>
        <w:t>본건</w:t>
      </w:r>
      <w:r w:rsidRPr="004C5516">
        <w:rPr>
          <w:rPrChange w:id="1388" w:author="SL Partners" w:date="2023-12-24T13:16:00Z">
            <w:rPr>
              <w:highlight w:val="yellow"/>
            </w:rPr>
          </w:rPrChange>
        </w:rPr>
        <w:t xml:space="preserve"> </w:t>
      </w:r>
      <w:r w:rsidRPr="004C5516">
        <w:rPr>
          <w:rFonts w:hint="eastAsia"/>
          <w:rPrChange w:id="1389" w:author="SL Partners" w:date="2023-12-24T13:16:00Z">
            <w:rPr>
              <w:rFonts w:hint="eastAsia"/>
              <w:highlight w:val="yellow"/>
            </w:rPr>
          </w:rPrChange>
        </w:rPr>
        <w:t>종류주식</w:t>
      </w:r>
      <w:r w:rsidR="00580ADC" w:rsidRPr="004C5516">
        <w:rPr>
          <w:rFonts w:hint="eastAsia"/>
          <w:rPrChange w:id="1390" w:author="SL Partners" w:date="2023-12-24T13:16:00Z">
            <w:rPr>
              <w:rFonts w:hint="eastAsia"/>
              <w:highlight w:val="yellow"/>
            </w:rPr>
          </w:rPrChange>
        </w:rPr>
        <w:t xml:space="preserve">의 </w:t>
      </w:r>
      <w:r w:rsidR="009715DA" w:rsidRPr="004C5516">
        <w:rPr>
          <w:rPrChange w:id="1391" w:author="SL Partners" w:date="2023-12-24T13:16:00Z">
            <w:rPr>
              <w:highlight w:val="yellow"/>
            </w:rPr>
          </w:rPrChange>
        </w:rPr>
        <w:t>5</w:t>
      </w:r>
      <w:r w:rsidR="00580ADC" w:rsidRPr="004C5516">
        <w:rPr>
          <w:rPrChange w:id="1392" w:author="SL Partners" w:date="2023-12-24T13:16:00Z">
            <w:rPr>
              <w:highlight w:val="yellow"/>
            </w:rPr>
          </w:rPrChange>
        </w:rPr>
        <w:t xml:space="preserve">0% </w:t>
      </w:r>
      <w:r w:rsidR="00580ADC" w:rsidRPr="004C5516">
        <w:rPr>
          <w:rFonts w:hint="eastAsia"/>
          <w:rPrChange w:id="1393" w:author="SL Partners" w:date="2023-12-24T13:16:00Z">
            <w:rPr>
              <w:rFonts w:hint="eastAsia"/>
              <w:highlight w:val="yellow"/>
            </w:rPr>
          </w:rPrChange>
        </w:rPr>
        <w:t>이상</w:t>
      </w:r>
      <w:r w:rsidRPr="004C5516">
        <w:rPr>
          <w:rFonts w:hint="eastAsia"/>
          <w:rPrChange w:id="1394" w:author="SL Partners" w:date="2023-12-24T13:16:00Z">
            <w:rPr>
              <w:rFonts w:hint="eastAsia"/>
              <w:highlight w:val="yellow"/>
            </w:rPr>
          </w:rPrChange>
        </w:rPr>
        <w:t>을</w:t>
      </w:r>
      <w:r w:rsidRPr="004C5516">
        <w:rPr>
          <w:rPrChange w:id="1395" w:author="SL Partners" w:date="2023-12-24T13:16:00Z">
            <w:rPr>
              <w:highlight w:val="yellow"/>
            </w:rPr>
          </w:rPrChange>
        </w:rPr>
        <w:t xml:space="preserve"> </w:t>
      </w:r>
      <w:r w:rsidRPr="004C5516">
        <w:rPr>
          <w:rFonts w:hint="eastAsia"/>
          <w:rPrChange w:id="1396" w:author="SL Partners" w:date="2023-12-24T13:16:00Z">
            <w:rPr>
              <w:rFonts w:hint="eastAsia"/>
              <w:highlight w:val="yellow"/>
            </w:rPr>
          </w:rPrChange>
        </w:rPr>
        <w:t>제3자에게</w:t>
      </w:r>
      <w:r w:rsidRPr="004C5516">
        <w:rPr>
          <w:rPrChange w:id="1397" w:author="SL Partners" w:date="2023-12-24T13:16:00Z">
            <w:rPr>
              <w:highlight w:val="yellow"/>
            </w:rPr>
          </w:rPrChange>
        </w:rPr>
        <w:t xml:space="preserve"> </w:t>
      </w:r>
      <w:r w:rsidRPr="004C5516">
        <w:rPr>
          <w:rFonts w:hint="eastAsia"/>
          <w:rPrChange w:id="1398" w:author="SL Partners" w:date="2023-12-24T13:16:00Z">
            <w:rPr>
              <w:rFonts w:hint="eastAsia"/>
              <w:highlight w:val="yellow"/>
            </w:rPr>
          </w:rPrChange>
        </w:rPr>
        <w:t>양도</w:t>
      </w:r>
      <w:r w:rsidRPr="004C5516">
        <w:rPr>
          <w:rPrChange w:id="1399" w:author="SL Partners" w:date="2023-12-24T13:16:00Z">
            <w:rPr>
              <w:highlight w:val="yellow"/>
            </w:rPr>
          </w:rPrChange>
        </w:rPr>
        <w:t xml:space="preserve"> </w:t>
      </w:r>
      <w:r w:rsidRPr="004C5516">
        <w:rPr>
          <w:rFonts w:hint="eastAsia"/>
          <w:rPrChange w:id="1400" w:author="SL Partners" w:date="2023-12-24T13:16:00Z">
            <w:rPr>
              <w:rFonts w:hint="eastAsia"/>
              <w:highlight w:val="yellow"/>
            </w:rPr>
          </w:rPrChange>
        </w:rPr>
        <w:t>또는</w:t>
      </w:r>
      <w:r w:rsidRPr="004C5516">
        <w:rPr>
          <w:rPrChange w:id="1401" w:author="SL Partners" w:date="2023-12-24T13:16:00Z">
            <w:rPr>
              <w:highlight w:val="yellow"/>
            </w:rPr>
          </w:rPrChange>
        </w:rPr>
        <w:t xml:space="preserve"> </w:t>
      </w:r>
      <w:r w:rsidRPr="004C5516">
        <w:rPr>
          <w:rFonts w:hint="eastAsia"/>
          <w:rPrChange w:id="1402" w:author="SL Partners" w:date="2023-12-24T13:16:00Z">
            <w:rPr>
              <w:rFonts w:hint="eastAsia"/>
              <w:highlight w:val="yellow"/>
            </w:rPr>
          </w:rPrChange>
        </w:rPr>
        <w:t>매도하는</w:t>
      </w:r>
      <w:r w:rsidRPr="004C5516">
        <w:rPr>
          <w:rPrChange w:id="1403" w:author="SL Partners" w:date="2023-12-24T13:16:00Z">
            <w:rPr>
              <w:highlight w:val="yellow"/>
            </w:rPr>
          </w:rPrChange>
        </w:rPr>
        <w:t xml:space="preserve"> </w:t>
      </w:r>
      <w:r w:rsidRPr="004C5516">
        <w:rPr>
          <w:rFonts w:hint="eastAsia"/>
          <w:rPrChange w:id="1404" w:author="SL Partners" w:date="2023-12-24T13:16:00Z">
            <w:rPr>
              <w:rFonts w:hint="eastAsia"/>
              <w:highlight w:val="yellow"/>
            </w:rPr>
          </w:rPrChange>
        </w:rPr>
        <w:t>경우,</w:t>
      </w:r>
      <w:r w:rsidRPr="004C5516">
        <w:rPr>
          <w:rPrChange w:id="1405" w:author="SL Partners" w:date="2023-12-24T13:16:00Z">
            <w:rPr>
              <w:highlight w:val="yellow"/>
            </w:rPr>
          </w:rPrChange>
        </w:rPr>
        <w:t xml:space="preserve"> </w:t>
      </w:r>
      <w:commentRangeStart w:id="1406"/>
      <w:r w:rsidRPr="004C5516">
        <w:rPr>
          <w:rFonts w:hint="eastAsia"/>
          <w:rPrChange w:id="1407" w:author="SL Partners" w:date="2023-12-24T13:16:00Z">
            <w:rPr>
              <w:rFonts w:hint="eastAsia"/>
              <w:highlight w:val="yellow"/>
            </w:rPr>
          </w:rPrChange>
        </w:rPr>
        <w:t>회사</w:t>
      </w:r>
      <w:r w:rsidRPr="004C5516">
        <w:rPr>
          <w:rPrChange w:id="1408" w:author="SL Partners" w:date="2023-12-24T13:16:00Z">
            <w:rPr>
              <w:highlight w:val="yellow"/>
            </w:rPr>
          </w:rPrChange>
        </w:rPr>
        <w:t xml:space="preserve"> </w:t>
      </w:r>
      <w:r w:rsidRPr="004C5516">
        <w:rPr>
          <w:rFonts w:hint="eastAsia"/>
          <w:rPrChange w:id="1409" w:author="SL Partners" w:date="2023-12-24T13:16:00Z">
            <w:rPr>
              <w:rFonts w:hint="eastAsia"/>
              <w:highlight w:val="yellow"/>
            </w:rPr>
          </w:rPrChange>
        </w:rPr>
        <w:t>및</w:t>
      </w:r>
      <w:r w:rsidRPr="004C5516">
        <w:rPr>
          <w:rPrChange w:id="1410" w:author="SL Partners" w:date="2023-12-24T13:16:00Z">
            <w:rPr>
              <w:highlight w:val="yellow"/>
            </w:rPr>
          </w:rPrChange>
        </w:rPr>
        <w:t xml:space="preserve"> </w:t>
      </w:r>
      <w:r w:rsidRPr="004C5516">
        <w:rPr>
          <w:rFonts w:hint="eastAsia"/>
          <w:rPrChange w:id="1411" w:author="SL Partners" w:date="2023-12-24T13:16:00Z">
            <w:rPr>
              <w:rFonts w:hint="eastAsia"/>
              <w:highlight w:val="yellow"/>
            </w:rPr>
          </w:rPrChange>
        </w:rPr>
        <w:t>이해관계인의</w:t>
      </w:r>
      <w:r w:rsidRPr="004C5516">
        <w:rPr>
          <w:rPrChange w:id="1412" w:author="SL Partners" w:date="2023-12-24T13:16:00Z">
            <w:rPr>
              <w:highlight w:val="yellow"/>
            </w:rPr>
          </w:rPrChange>
        </w:rPr>
        <w:t xml:space="preserve"> </w:t>
      </w:r>
      <w:r w:rsidRPr="004C5516">
        <w:rPr>
          <w:rFonts w:hint="eastAsia"/>
          <w:rPrChange w:id="1413" w:author="SL Partners" w:date="2023-12-24T13:16:00Z">
            <w:rPr>
              <w:rFonts w:hint="eastAsia"/>
              <w:highlight w:val="yellow"/>
            </w:rPr>
          </w:rPrChange>
        </w:rPr>
        <w:t>별도의</w:t>
      </w:r>
      <w:r w:rsidRPr="004C5516">
        <w:rPr>
          <w:rPrChange w:id="1414" w:author="SL Partners" w:date="2023-12-24T13:16:00Z">
            <w:rPr>
              <w:highlight w:val="yellow"/>
            </w:rPr>
          </w:rPrChange>
        </w:rPr>
        <w:t xml:space="preserve"> </w:t>
      </w:r>
      <w:r w:rsidRPr="004C5516">
        <w:rPr>
          <w:rFonts w:hint="eastAsia"/>
          <w:rPrChange w:id="1415" w:author="SL Partners" w:date="2023-12-24T13:16:00Z">
            <w:rPr>
              <w:rFonts w:hint="eastAsia"/>
              <w:highlight w:val="yellow"/>
            </w:rPr>
          </w:rPrChange>
        </w:rPr>
        <w:t>동의</w:t>
      </w:r>
      <w:r w:rsidRPr="004C5516">
        <w:rPr>
          <w:rPrChange w:id="1416" w:author="SL Partners" w:date="2023-12-24T13:16:00Z">
            <w:rPr>
              <w:highlight w:val="yellow"/>
            </w:rPr>
          </w:rPrChange>
        </w:rPr>
        <w:t xml:space="preserve"> </w:t>
      </w:r>
      <w:r w:rsidRPr="004C5516">
        <w:rPr>
          <w:rFonts w:hint="eastAsia"/>
          <w:rPrChange w:id="1417" w:author="SL Partners" w:date="2023-12-24T13:16:00Z">
            <w:rPr>
              <w:rFonts w:hint="eastAsia"/>
              <w:highlight w:val="yellow"/>
            </w:rPr>
          </w:rPrChange>
        </w:rPr>
        <w:t>없이</w:t>
      </w:r>
      <w:commentRangeEnd w:id="1406"/>
      <w:r w:rsidR="00E3745F">
        <w:rPr>
          <w:rStyle w:val="a9"/>
        </w:rPr>
        <w:commentReference w:id="1406"/>
      </w:r>
      <w:r w:rsidRPr="004C5516">
        <w:rPr>
          <w:rFonts w:hint="eastAsia"/>
          <w:rPrChange w:id="1418" w:author="SL Partners" w:date="2023-12-24T13:16:00Z">
            <w:rPr>
              <w:rFonts w:hint="eastAsia"/>
              <w:highlight w:val="yellow"/>
            </w:rPr>
          </w:rPrChange>
        </w:rPr>
        <w:t xml:space="preserve"> 투자자</w:t>
      </w:r>
      <w:r w:rsidR="00580ADC" w:rsidRPr="004C5516">
        <w:rPr>
          <w:rFonts w:hint="eastAsia"/>
          <w:rPrChange w:id="1419" w:author="SL Partners" w:date="2023-12-24T13:16:00Z">
            <w:rPr>
              <w:rFonts w:hint="eastAsia"/>
              <w:highlight w:val="yellow"/>
            </w:rPr>
          </w:rPrChange>
        </w:rPr>
        <w:t>가</w:t>
      </w:r>
      <w:r w:rsidR="00580ADC" w:rsidRPr="004C5516">
        <w:rPr>
          <w:rPrChange w:id="1420" w:author="SL Partners" w:date="2023-12-24T13:16:00Z">
            <w:rPr>
              <w:highlight w:val="yellow"/>
            </w:rPr>
          </w:rPrChange>
        </w:rPr>
        <w:t xml:space="preserve"> </w:t>
      </w:r>
      <w:r w:rsidR="00580ADC" w:rsidRPr="004C5516">
        <w:rPr>
          <w:rFonts w:hint="eastAsia"/>
          <w:rPrChange w:id="1421" w:author="SL Partners" w:date="2023-12-24T13:16:00Z">
            <w:rPr>
              <w:rFonts w:hint="eastAsia"/>
              <w:highlight w:val="yellow"/>
            </w:rPr>
          </w:rPrChange>
        </w:rPr>
        <w:t>양도하는</w:t>
      </w:r>
      <w:r w:rsidR="00580ADC" w:rsidRPr="004C5516">
        <w:rPr>
          <w:rPrChange w:id="1422" w:author="SL Partners" w:date="2023-12-24T13:16:00Z">
            <w:rPr>
              <w:highlight w:val="yellow"/>
            </w:rPr>
          </w:rPrChange>
        </w:rPr>
        <w:t xml:space="preserve"> </w:t>
      </w:r>
      <w:r w:rsidR="00580ADC" w:rsidRPr="004C5516">
        <w:rPr>
          <w:rFonts w:hint="eastAsia"/>
          <w:rPrChange w:id="1423" w:author="SL Partners" w:date="2023-12-24T13:16:00Z">
            <w:rPr>
              <w:rFonts w:hint="eastAsia"/>
              <w:highlight w:val="yellow"/>
            </w:rPr>
          </w:rPrChange>
        </w:rPr>
        <w:t>주식</w:t>
      </w:r>
      <w:r w:rsidR="00580ADC" w:rsidRPr="004C5516">
        <w:rPr>
          <w:rPrChange w:id="1424" w:author="SL Partners" w:date="2023-12-24T13:16:00Z">
            <w:rPr>
              <w:highlight w:val="yellow"/>
            </w:rPr>
          </w:rPrChange>
        </w:rPr>
        <w:t xml:space="preserve"> </w:t>
      </w:r>
      <w:r w:rsidR="00580ADC" w:rsidRPr="004C5516">
        <w:rPr>
          <w:rFonts w:hint="eastAsia"/>
          <w:rPrChange w:id="1425" w:author="SL Partners" w:date="2023-12-24T13:16:00Z">
            <w:rPr>
              <w:rFonts w:hint="eastAsia"/>
              <w:highlight w:val="yellow"/>
            </w:rPr>
          </w:rPrChange>
        </w:rPr>
        <w:t>지분상</w:t>
      </w:r>
      <w:r w:rsidRPr="004C5516">
        <w:rPr>
          <w:rFonts w:hint="eastAsia"/>
          <w:rPrChange w:id="1426" w:author="SL Partners" w:date="2023-12-24T13:16:00Z">
            <w:rPr>
              <w:rFonts w:hint="eastAsia"/>
              <w:highlight w:val="yellow"/>
            </w:rPr>
          </w:rPrChange>
        </w:rPr>
        <w:t>의</w:t>
      </w:r>
      <w:r w:rsidRPr="004C5516">
        <w:rPr>
          <w:rPrChange w:id="1427" w:author="SL Partners" w:date="2023-12-24T13:16:00Z">
            <w:rPr>
              <w:highlight w:val="yellow"/>
            </w:rPr>
          </w:rPrChange>
        </w:rPr>
        <w:t xml:space="preserve"> </w:t>
      </w:r>
      <w:r w:rsidRPr="004C5516">
        <w:rPr>
          <w:rFonts w:hint="eastAsia"/>
          <w:rPrChange w:id="1428" w:author="SL Partners" w:date="2023-12-24T13:16:00Z">
            <w:rPr>
              <w:rFonts w:hint="eastAsia"/>
              <w:highlight w:val="yellow"/>
            </w:rPr>
          </w:rPrChange>
        </w:rPr>
        <w:t>본</w:t>
      </w:r>
      <w:r w:rsidRPr="004C5516">
        <w:rPr>
          <w:rPrChange w:id="1429" w:author="SL Partners" w:date="2023-12-24T13:16:00Z">
            <w:rPr>
              <w:highlight w:val="yellow"/>
            </w:rPr>
          </w:rPrChange>
        </w:rPr>
        <w:t xml:space="preserve"> </w:t>
      </w:r>
      <w:r w:rsidRPr="004C5516">
        <w:rPr>
          <w:rFonts w:hint="eastAsia"/>
          <w:rPrChange w:id="1430" w:author="SL Partners" w:date="2023-12-24T13:16:00Z">
            <w:rPr>
              <w:rFonts w:hint="eastAsia"/>
              <w:highlight w:val="yellow"/>
            </w:rPr>
          </w:rPrChange>
        </w:rPr>
        <w:t>계약상의</w:t>
      </w:r>
      <w:r w:rsidRPr="004C5516">
        <w:rPr>
          <w:rPrChange w:id="1431" w:author="SL Partners" w:date="2023-12-24T13:16:00Z">
            <w:rPr>
              <w:highlight w:val="yellow"/>
            </w:rPr>
          </w:rPrChange>
        </w:rPr>
        <w:t xml:space="preserve"> </w:t>
      </w:r>
      <w:r w:rsidRPr="004C5516">
        <w:rPr>
          <w:rFonts w:hint="eastAsia"/>
          <w:rPrChange w:id="1432" w:author="SL Partners" w:date="2023-12-24T13:16:00Z">
            <w:rPr>
              <w:rFonts w:hint="eastAsia"/>
              <w:highlight w:val="yellow"/>
            </w:rPr>
          </w:rPrChange>
        </w:rPr>
        <w:t>권리</w:t>
      </w:r>
      <w:r w:rsidR="00580ADC" w:rsidRPr="004C5516">
        <w:rPr>
          <w:rFonts w:hint="eastAsia"/>
          <w:rPrChange w:id="1433" w:author="SL Partners" w:date="2023-12-24T13:16:00Z">
            <w:rPr>
              <w:rFonts w:hint="eastAsia"/>
              <w:highlight w:val="yellow"/>
            </w:rPr>
          </w:rPrChange>
        </w:rPr>
        <w:t>는</w:t>
      </w:r>
      <w:r w:rsidRPr="004C5516">
        <w:rPr>
          <w:rPrChange w:id="1434" w:author="SL Partners" w:date="2023-12-24T13:16:00Z">
            <w:rPr>
              <w:highlight w:val="yellow"/>
            </w:rPr>
          </w:rPrChange>
        </w:rPr>
        <w:t xml:space="preserve"> </w:t>
      </w:r>
      <w:r w:rsidRPr="004C5516">
        <w:rPr>
          <w:rFonts w:hint="eastAsia"/>
          <w:rPrChange w:id="1435" w:author="SL Partners" w:date="2023-12-24T13:16:00Z">
            <w:rPr>
              <w:rFonts w:hint="eastAsia"/>
              <w:highlight w:val="yellow"/>
            </w:rPr>
          </w:rPrChange>
        </w:rPr>
        <w:t>그</w:t>
      </w:r>
      <w:r w:rsidRPr="004C5516">
        <w:rPr>
          <w:rPrChange w:id="1436" w:author="SL Partners" w:date="2023-12-24T13:16:00Z">
            <w:rPr>
              <w:highlight w:val="yellow"/>
            </w:rPr>
          </w:rPrChange>
        </w:rPr>
        <w:t xml:space="preserve"> </w:t>
      </w:r>
      <w:r w:rsidRPr="004C5516">
        <w:rPr>
          <w:rFonts w:hint="eastAsia"/>
          <w:rPrChange w:id="1437" w:author="SL Partners" w:date="2023-12-24T13:16:00Z">
            <w:rPr>
              <w:rFonts w:hint="eastAsia"/>
              <w:highlight w:val="yellow"/>
            </w:rPr>
          </w:rPrChange>
        </w:rPr>
        <w:t>제3자에게</w:t>
      </w:r>
      <w:r w:rsidRPr="004C5516">
        <w:rPr>
          <w:rPrChange w:id="1438" w:author="SL Partners" w:date="2023-12-24T13:16:00Z">
            <w:rPr>
              <w:highlight w:val="yellow"/>
            </w:rPr>
          </w:rPrChange>
        </w:rPr>
        <w:t xml:space="preserve"> </w:t>
      </w:r>
      <w:r w:rsidRPr="004C5516">
        <w:rPr>
          <w:rFonts w:hint="eastAsia"/>
          <w:rPrChange w:id="1439" w:author="SL Partners" w:date="2023-12-24T13:16:00Z">
            <w:rPr>
              <w:rFonts w:hint="eastAsia"/>
              <w:highlight w:val="yellow"/>
            </w:rPr>
          </w:rPrChange>
        </w:rPr>
        <w:t>승계</w:t>
      </w:r>
      <w:r w:rsidR="00580ADC" w:rsidRPr="004C5516">
        <w:rPr>
          <w:rFonts w:hint="eastAsia"/>
          <w:rPrChange w:id="1440" w:author="SL Partners" w:date="2023-12-24T13:16:00Z">
            <w:rPr>
              <w:rFonts w:hint="eastAsia"/>
              <w:highlight w:val="yellow"/>
            </w:rPr>
          </w:rPrChange>
        </w:rPr>
        <w:t>된다</w:t>
      </w:r>
      <w:r w:rsidRPr="004C5516">
        <w:rPr>
          <w:rPrChange w:id="1441" w:author="SL Partners" w:date="2023-12-24T13:16:00Z">
            <w:rPr>
              <w:highlight w:val="yellow"/>
            </w:rPr>
          </w:rPrChange>
        </w:rPr>
        <w:t xml:space="preserve">. </w:t>
      </w:r>
      <w:r w:rsidRPr="004C5516">
        <w:rPr>
          <w:rFonts w:hint="eastAsia"/>
          <w:rPrChange w:id="1442" w:author="SL Partners" w:date="2023-12-24T13:16:00Z">
            <w:rPr>
              <w:rFonts w:hint="eastAsia"/>
              <w:highlight w:val="yellow"/>
            </w:rPr>
          </w:rPrChange>
        </w:rPr>
        <w:t>회사 및 이해관계인은 본항의 계약상 지위승계를 수인한다</w:t>
      </w:r>
      <w:r w:rsidRPr="004C5516">
        <w:rPr>
          <w:rPrChange w:id="1443" w:author="SL Partners" w:date="2023-12-24T13:16:00Z">
            <w:rPr>
              <w:highlight w:val="yellow"/>
            </w:rPr>
          </w:rPrChange>
        </w:rPr>
        <w:t xml:space="preserve">. </w:t>
      </w:r>
      <w:ins w:id="1444" w:author="SL Partners" w:date="2023-12-24T13:19:00Z">
        <w:r w:rsidR="00E3745F">
          <w:rPr>
            <w:rFonts w:hint="eastAsia"/>
          </w:rPr>
          <w:t xml:space="preserve">이 경우 투자자는 </w:t>
        </w:r>
      </w:ins>
      <w:ins w:id="1445" w:author="SL Partners" w:date="2023-12-24T13:20:00Z">
        <w:r w:rsidR="00BD11C2">
          <w:rPr>
            <w:rFonts w:hint="eastAsia"/>
          </w:rPr>
          <w:t>양도 또는 매도예정사실을 사전에 회사 및 이해관계인에게 통지하기로 한다.</w:t>
        </w:r>
        <w:r w:rsidR="00BD11C2">
          <w:t xml:space="preserve"> </w:t>
        </w:r>
      </w:ins>
    </w:p>
    <w:p w14:paraId="42DB5D6D" w14:textId="77777777" w:rsidR="00F526C5" w:rsidRPr="005B4F05" w:rsidRDefault="00F526C5">
      <w:pPr>
        <w:pStyle w:val="a6"/>
        <w:spacing w:line="276" w:lineRule="auto"/>
        <w:ind w:leftChars="0" w:left="400"/>
        <w:rPr>
          <w:highlight w:val="yellow"/>
        </w:rPr>
        <w:pPrChange w:id="1446" w:author="SL Partners" w:date="2023-12-24T11:00:00Z">
          <w:pPr>
            <w:pStyle w:val="a6"/>
            <w:numPr>
              <w:numId w:val="24"/>
            </w:numPr>
            <w:spacing w:line="276" w:lineRule="auto"/>
            <w:ind w:leftChars="0" w:left="400" w:hanging="400"/>
          </w:pPr>
        </w:pPrChange>
      </w:pPr>
    </w:p>
    <w:p w14:paraId="67855E11" w14:textId="0935E3B1" w:rsidR="00215953" w:rsidDel="00F526C5" w:rsidRDefault="005D513F" w:rsidP="00A31E9E">
      <w:pPr>
        <w:spacing w:line="276" w:lineRule="auto"/>
        <w:rPr>
          <w:del w:id="1447" w:author="SL Partners" w:date="2023-12-24T11:00:00Z"/>
        </w:rPr>
      </w:pPr>
      <w:ins w:id="1448" w:author="지원 서" w:date="2023-12-22T12:27:00Z">
        <w:del w:id="1449" w:author="SL Partners" w:date="2023-12-24T11:00:00Z">
          <w:r w:rsidRPr="00FE7F2A" w:rsidDel="00F526C5">
            <w:rPr>
              <w:rFonts w:hAnsi="바탕"/>
              <w:highlight w:val="yellow"/>
            </w:rPr>
            <w:delText>[SL Partners:</w:delText>
          </w:r>
        </w:del>
      </w:ins>
    </w:p>
    <w:p w14:paraId="0276A2A6" w14:textId="77777777" w:rsidR="00215953" w:rsidRPr="00080B01" w:rsidRDefault="00215953" w:rsidP="00A31E9E">
      <w:pPr>
        <w:numPr>
          <w:ilvl w:val="0"/>
          <w:numId w:val="2"/>
        </w:numPr>
        <w:spacing w:line="276" w:lineRule="auto"/>
        <w:ind w:left="0" w:firstLine="0"/>
        <w:rPr>
          <w:b/>
        </w:rPr>
      </w:pPr>
      <w:r w:rsidRPr="00080B01">
        <w:rPr>
          <w:rFonts w:hint="eastAsia"/>
          <w:b/>
        </w:rPr>
        <w:t>통지</w:t>
      </w:r>
    </w:p>
    <w:p w14:paraId="1C4A6012" w14:textId="77777777" w:rsidR="00215953" w:rsidRDefault="00080B01" w:rsidP="00553615">
      <w:pPr>
        <w:pStyle w:val="a6"/>
        <w:numPr>
          <w:ilvl w:val="0"/>
          <w:numId w:val="28"/>
        </w:numPr>
        <w:spacing w:line="276" w:lineRule="auto"/>
        <w:ind w:leftChars="0"/>
      </w:pPr>
      <w:r>
        <w:rPr>
          <w:rFonts w:hint="eastAsia"/>
        </w:rPr>
        <w:t>본 계약에 따른 통지, 요청,</w:t>
      </w:r>
      <w:r>
        <w:t xml:space="preserve"> </w:t>
      </w:r>
      <w:r>
        <w:rPr>
          <w:rFonts w:hint="eastAsia"/>
        </w:rPr>
        <w:t>동의 기타 연락은 서면으로 하여야 하고, 다음의 주소 또는 연락처(또는 일방 당사자가 다른 당사자에게 통지하여 지정한 주소 또는 연락처)에 인편,</w:t>
      </w:r>
      <w:r>
        <w:t xml:space="preserve"> </w:t>
      </w:r>
      <w:r>
        <w:rPr>
          <w:rFonts w:hint="eastAsia"/>
        </w:rPr>
        <w:t>팩스,</w:t>
      </w:r>
      <w:r>
        <w:t xml:space="preserve"> </w:t>
      </w:r>
      <w:r>
        <w:rPr>
          <w:rFonts w:hint="eastAsia"/>
        </w:rPr>
        <w:t>우편,</w:t>
      </w:r>
      <w:r>
        <w:t xml:space="preserve"> </w:t>
      </w:r>
      <w:r>
        <w:rPr>
          <w:rFonts w:hint="eastAsia"/>
        </w:rPr>
        <w:t>또는 전자우편(이메일)으로 발송하며,</w:t>
      </w:r>
      <w:r>
        <w:t xml:space="preserve"> </w:t>
      </w:r>
      <w:r>
        <w:rPr>
          <w:rFonts w:hint="eastAsia"/>
        </w:rPr>
        <w:t xml:space="preserve">서면통지가 다음의 주소 또는 연락처로 실제로 도달한 날 또는 발송일로부터 </w:t>
      </w:r>
      <w:r>
        <w:t>5</w:t>
      </w:r>
      <w:r>
        <w:rPr>
          <w:rFonts w:hint="eastAsia"/>
        </w:rPr>
        <w:t>영업일이 경과한 날 중 먼저 도래한 날에 본 통지가 도달한 것으로 본다.</w:t>
      </w:r>
      <w:r>
        <w:t xml:space="preserve"> </w:t>
      </w:r>
      <w:r>
        <w:rPr>
          <w:rFonts w:hint="eastAsia"/>
        </w:rPr>
        <w:t>통지처가 변경된 경우 해당 당사자는 다른 당사자에게 이를 지체없이 통지하여야 하며,</w:t>
      </w:r>
      <w:r>
        <w:t xml:space="preserve"> </w:t>
      </w:r>
      <w:r>
        <w:rPr>
          <w:rFonts w:hint="eastAsia"/>
        </w:rPr>
        <w:t>그러한 통지가 없는 경우 다른 당사자가 해당 당사자에게 다음의 주소 또는 연락처로 통지 등을 발송한 경우 적법한 통지가 이루어진 것으로 본다.</w:t>
      </w:r>
      <w:r>
        <w:t xml:space="preserve"> </w:t>
      </w:r>
    </w:p>
    <w:p w14:paraId="6C545AFF" w14:textId="77777777" w:rsidR="00080B01" w:rsidRDefault="00080B01" w:rsidP="00553615">
      <w:pPr>
        <w:pStyle w:val="a5"/>
        <w:numPr>
          <w:ilvl w:val="0"/>
          <w:numId w:val="29"/>
        </w:numPr>
        <w:spacing w:line="276" w:lineRule="auto"/>
      </w:pPr>
      <w:r>
        <w:rPr>
          <w:rFonts w:hint="eastAsia"/>
        </w:rPr>
        <w:t xml:space="preserve">투자자에 대한 통지 </w:t>
      </w:r>
    </w:p>
    <w:p w14:paraId="4446ADBC" w14:textId="77777777" w:rsidR="00080B01" w:rsidRDefault="00080B01" w:rsidP="00553615">
      <w:pPr>
        <w:pStyle w:val="a5"/>
        <w:numPr>
          <w:ilvl w:val="0"/>
          <w:numId w:val="29"/>
        </w:numPr>
        <w:spacing w:line="276" w:lineRule="auto"/>
      </w:pPr>
      <w:r>
        <w:rPr>
          <w:rFonts w:hint="eastAsia"/>
        </w:rPr>
        <w:t>회사에 대한 통지</w:t>
      </w:r>
    </w:p>
    <w:p w14:paraId="3E2E0884" w14:textId="77777777" w:rsidR="00080B01" w:rsidRDefault="00080B01" w:rsidP="00553615">
      <w:pPr>
        <w:pStyle w:val="a5"/>
        <w:numPr>
          <w:ilvl w:val="0"/>
          <w:numId w:val="29"/>
        </w:numPr>
        <w:spacing w:line="276" w:lineRule="auto"/>
      </w:pPr>
      <w:r>
        <w:rPr>
          <w:rFonts w:hint="eastAsia"/>
        </w:rPr>
        <w:t>이해관계인에 대한 통지</w:t>
      </w:r>
    </w:p>
    <w:p w14:paraId="6BF3E32E" w14:textId="77777777" w:rsidR="000A6436" w:rsidRDefault="000A6436" w:rsidP="000A6436">
      <w:pPr>
        <w:pStyle w:val="a5"/>
        <w:numPr>
          <w:ilvl w:val="0"/>
          <w:numId w:val="29"/>
        </w:numPr>
        <w:spacing w:line="276" w:lineRule="auto"/>
      </w:pPr>
      <w:r>
        <w:rPr>
          <w:rFonts w:hint="eastAsia"/>
        </w:rPr>
        <w:t>이해관계인에 대한 통지</w:t>
      </w:r>
    </w:p>
    <w:p w14:paraId="64D8CB15" w14:textId="77777777" w:rsidR="000A6436" w:rsidRPr="00AE35AD" w:rsidRDefault="000A6436" w:rsidP="00A31E9E">
      <w:pPr>
        <w:pStyle w:val="a5"/>
        <w:spacing w:line="276" w:lineRule="auto"/>
        <w:ind w:left="800"/>
      </w:pPr>
    </w:p>
    <w:p w14:paraId="05BF16FA" w14:textId="2E64E1C7" w:rsidR="00215953" w:rsidRDefault="00080B01" w:rsidP="00553615">
      <w:pPr>
        <w:pStyle w:val="a6"/>
        <w:numPr>
          <w:ilvl w:val="0"/>
          <w:numId w:val="28"/>
        </w:numPr>
        <w:spacing w:line="276" w:lineRule="auto"/>
        <w:ind w:leftChars="0"/>
      </w:pPr>
      <w:r>
        <w:rPr>
          <w:rFonts w:hint="eastAsia"/>
        </w:rPr>
        <w:t>본 계약에서 정한 투자자의 모</w:t>
      </w:r>
      <w:r w:rsidR="00D84567">
        <w:rPr>
          <w:rFonts w:hint="eastAsia"/>
        </w:rPr>
        <w:t>든 법률행위 및 사실행위는 본 계약의 날인란에 기재된 투자자의 업무집행조합원이 투자자를 위하여 재판상 및 재판외에서 행사한다.</w:t>
      </w:r>
      <w:r w:rsidR="00D84567">
        <w:t xml:space="preserve"> </w:t>
      </w:r>
    </w:p>
    <w:p w14:paraId="0EE13051" w14:textId="77777777" w:rsidR="00080B01" w:rsidRDefault="00080B01" w:rsidP="00A31E9E">
      <w:pPr>
        <w:spacing w:line="276" w:lineRule="auto"/>
      </w:pPr>
    </w:p>
    <w:p w14:paraId="70074F71" w14:textId="77777777" w:rsidR="00215953" w:rsidRPr="00BB61C1" w:rsidRDefault="00215953" w:rsidP="00A31E9E">
      <w:pPr>
        <w:numPr>
          <w:ilvl w:val="0"/>
          <w:numId w:val="2"/>
        </w:numPr>
        <w:spacing w:line="276" w:lineRule="auto"/>
        <w:ind w:left="0" w:firstLine="0"/>
        <w:rPr>
          <w:b/>
        </w:rPr>
      </w:pPr>
      <w:r w:rsidRPr="00BB61C1">
        <w:rPr>
          <w:rFonts w:hint="eastAsia"/>
          <w:b/>
        </w:rPr>
        <w:t>비밀유지</w:t>
      </w:r>
    </w:p>
    <w:p w14:paraId="637F8ED8" w14:textId="77777777" w:rsidR="00215953" w:rsidRDefault="00BB61C1" w:rsidP="00A31E9E">
      <w:pPr>
        <w:spacing w:line="276" w:lineRule="auto"/>
      </w:pPr>
      <w:r>
        <w:rPr>
          <w:rFonts w:hint="eastAsia"/>
        </w:rPr>
        <w:t>본 계약과 관련하여 일방 당사자가 다른 당사자로부터 제공받은 모든 정보는 다음 각호의 1에 해당하는 경우를 제외하고는 비밀로 하여야 하고,</w:t>
      </w:r>
      <w:r>
        <w:t xml:space="preserve"> </w:t>
      </w:r>
      <w:r>
        <w:rPr>
          <w:rFonts w:hint="eastAsia"/>
        </w:rPr>
        <w:t xml:space="preserve">이를 </w:t>
      </w:r>
      <w:r w:rsidR="006F0EB5">
        <w:rPr>
          <w:rFonts w:hint="eastAsia"/>
        </w:rPr>
        <w:t xml:space="preserve">다른 당사자의 사전 서면동의 없이 </w:t>
      </w:r>
      <w:r>
        <w:rPr>
          <w:rFonts w:hint="eastAsia"/>
        </w:rPr>
        <w:t>제3자(단,</w:t>
      </w:r>
      <w:r>
        <w:t xml:space="preserve"> </w:t>
      </w:r>
      <w:r>
        <w:rPr>
          <w:rFonts w:hint="eastAsia"/>
        </w:rPr>
        <w:t>별도의 비밀유지약정에 의거하여 자문을 구하는 법률,</w:t>
      </w:r>
      <w:r>
        <w:t xml:space="preserve"> </w:t>
      </w:r>
      <w:r>
        <w:rPr>
          <w:rFonts w:hint="eastAsia"/>
        </w:rPr>
        <w:t>회계,</w:t>
      </w:r>
      <w:r>
        <w:t xml:space="preserve"> </w:t>
      </w:r>
      <w:r>
        <w:rPr>
          <w:rFonts w:hint="eastAsia"/>
        </w:rPr>
        <w:t>세무,</w:t>
      </w:r>
      <w:r>
        <w:t xml:space="preserve"> </w:t>
      </w:r>
      <w:r>
        <w:rPr>
          <w:rFonts w:hint="eastAsia"/>
        </w:rPr>
        <w:t>금융전문가 등</w:t>
      </w:r>
      <w:r w:rsidR="006F0EB5">
        <w:rPr>
          <w:rFonts w:hint="eastAsia"/>
        </w:rPr>
        <w:t xml:space="preserve"> 및 투자자의 조합원</w:t>
      </w:r>
      <w:r>
        <w:rPr>
          <w:rFonts w:hint="eastAsia"/>
        </w:rPr>
        <w:t>을 제외함)에게 제공하거나 다른 목적으로 사용할 수 없다.</w:t>
      </w:r>
      <w:r>
        <w:t xml:space="preserve"> </w:t>
      </w:r>
    </w:p>
    <w:p w14:paraId="2F97EAC8" w14:textId="77777777" w:rsidR="00BB61C1" w:rsidRDefault="006F0EB5" w:rsidP="00553615">
      <w:pPr>
        <w:pStyle w:val="a5"/>
        <w:numPr>
          <w:ilvl w:val="0"/>
          <w:numId w:val="30"/>
        </w:numPr>
        <w:spacing w:line="276" w:lineRule="auto"/>
      </w:pPr>
      <w:r>
        <w:rPr>
          <w:rFonts w:hint="eastAsia"/>
        </w:rPr>
        <w:t>당사자 간 공개하기로 합의한 사항</w:t>
      </w:r>
    </w:p>
    <w:p w14:paraId="7216CD39" w14:textId="77777777" w:rsidR="006F0EB5" w:rsidRDefault="006F0EB5" w:rsidP="00553615">
      <w:pPr>
        <w:pStyle w:val="a5"/>
        <w:numPr>
          <w:ilvl w:val="0"/>
          <w:numId w:val="30"/>
        </w:numPr>
        <w:spacing w:line="276" w:lineRule="auto"/>
      </w:pPr>
      <w:r>
        <w:rPr>
          <w:rFonts w:hint="eastAsia"/>
        </w:rPr>
        <w:t>공지된 정보</w:t>
      </w:r>
    </w:p>
    <w:p w14:paraId="6FCC0A5A" w14:textId="77777777" w:rsidR="006F0EB5" w:rsidRDefault="006F0EB5" w:rsidP="00553615">
      <w:pPr>
        <w:pStyle w:val="a5"/>
        <w:numPr>
          <w:ilvl w:val="0"/>
          <w:numId w:val="30"/>
        </w:numPr>
        <w:spacing w:line="276" w:lineRule="auto"/>
      </w:pPr>
      <w:r>
        <w:rPr>
          <w:rFonts w:hint="eastAsia"/>
        </w:rPr>
        <w:t>정보를 제공받은 당사자가 제3자로부터 이미 적법하게 취득한 정보</w:t>
      </w:r>
    </w:p>
    <w:p w14:paraId="01B60846" w14:textId="77777777" w:rsidR="006F0EB5" w:rsidRPr="006F0EB5" w:rsidRDefault="006F0EB5" w:rsidP="00553615">
      <w:pPr>
        <w:pStyle w:val="a5"/>
        <w:numPr>
          <w:ilvl w:val="0"/>
          <w:numId w:val="30"/>
        </w:numPr>
        <w:spacing w:line="276" w:lineRule="auto"/>
      </w:pPr>
      <w:r>
        <w:rPr>
          <w:rFonts w:hint="eastAsia"/>
        </w:rPr>
        <w:t>법원 또는 정부기관이 적법하게 공개 또는 제공을 요구한 정보</w:t>
      </w:r>
    </w:p>
    <w:p w14:paraId="3F68165C" w14:textId="77777777" w:rsidR="00BB61C1" w:rsidRPr="00BB61C1" w:rsidRDefault="00BB61C1" w:rsidP="00A31E9E">
      <w:pPr>
        <w:spacing w:line="276" w:lineRule="auto"/>
      </w:pPr>
    </w:p>
    <w:p w14:paraId="172E925B" w14:textId="77777777" w:rsidR="00215953" w:rsidRPr="00FE6D06" w:rsidRDefault="00215953" w:rsidP="00A31E9E">
      <w:pPr>
        <w:numPr>
          <w:ilvl w:val="0"/>
          <w:numId w:val="2"/>
        </w:numPr>
        <w:spacing w:line="276" w:lineRule="auto"/>
        <w:ind w:left="0" w:firstLine="0"/>
        <w:rPr>
          <w:b/>
        </w:rPr>
      </w:pPr>
      <w:r w:rsidRPr="00FE6D06">
        <w:rPr>
          <w:rFonts w:hint="eastAsia"/>
          <w:b/>
        </w:rPr>
        <w:t>세금</w:t>
      </w:r>
    </w:p>
    <w:p w14:paraId="70B169BF" w14:textId="77777777" w:rsidR="00215953" w:rsidRDefault="00FE6D06" w:rsidP="00A31E9E">
      <w:pPr>
        <w:spacing w:line="276" w:lineRule="auto"/>
      </w:pPr>
      <w:r>
        <w:rPr>
          <w:rFonts w:hint="eastAsia"/>
        </w:rPr>
        <w:t>본 계약</w:t>
      </w:r>
      <w:r w:rsidR="00CA42E0">
        <w:rPr>
          <w:rFonts w:hint="eastAsia"/>
        </w:rPr>
        <w:t>과 관련하여</w:t>
      </w:r>
      <w:r>
        <w:rPr>
          <w:rFonts w:hint="eastAsia"/>
        </w:rPr>
        <w:t xml:space="preserve"> 당사자에게 부과되는 </w:t>
      </w:r>
      <w:r w:rsidR="00CA42E0">
        <w:rPr>
          <w:rFonts w:hint="eastAsia"/>
        </w:rPr>
        <w:t>제</w:t>
      </w:r>
      <w:r>
        <w:rPr>
          <w:rFonts w:hint="eastAsia"/>
        </w:rPr>
        <w:t xml:space="preserve">세공과금은 법령상 </w:t>
      </w:r>
      <w:r w:rsidR="00141307">
        <w:rPr>
          <w:rFonts w:hint="eastAsia"/>
        </w:rPr>
        <w:t xml:space="preserve">이를 </w:t>
      </w:r>
      <w:r>
        <w:rPr>
          <w:rFonts w:hint="eastAsia"/>
        </w:rPr>
        <w:t>부담하여야 할 당사자가 각자 부담한다.</w:t>
      </w:r>
    </w:p>
    <w:p w14:paraId="6132C988" w14:textId="77777777" w:rsidR="00215953" w:rsidRDefault="00215953" w:rsidP="00A31E9E">
      <w:pPr>
        <w:spacing w:line="276" w:lineRule="auto"/>
      </w:pPr>
    </w:p>
    <w:p w14:paraId="746A5E10" w14:textId="77777777" w:rsidR="00215953" w:rsidRPr="00F93C99" w:rsidRDefault="005F4AD7" w:rsidP="00A31E9E">
      <w:pPr>
        <w:numPr>
          <w:ilvl w:val="0"/>
          <w:numId w:val="2"/>
        </w:numPr>
        <w:spacing w:line="276" w:lineRule="auto"/>
        <w:ind w:left="0" w:firstLine="0"/>
        <w:rPr>
          <w:b/>
        </w:rPr>
      </w:pPr>
      <w:r w:rsidRPr="00F93C99">
        <w:rPr>
          <w:rFonts w:hint="eastAsia"/>
          <w:b/>
        </w:rPr>
        <w:t>개별성</w:t>
      </w:r>
    </w:p>
    <w:p w14:paraId="2FA78F17" w14:textId="77777777" w:rsidR="00215953" w:rsidRDefault="00F93C99" w:rsidP="00A31E9E">
      <w:pPr>
        <w:spacing w:line="276" w:lineRule="auto"/>
      </w:pPr>
      <w:r>
        <w:rPr>
          <w:rFonts w:hint="eastAsia"/>
        </w:rPr>
        <w:t>본 계약 또는 이와 관련하여 작성된 서류에 명시된 한 개 또는 수 개의 조항이 법령에 따라 무효,</w:t>
      </w:r>
      <w:r>
        <w:t xml:space="preserve"> </w:t>
      </w:r>
      <w:r>
        <w:rPr>
          <w:rFonts w:hint="eastAsia"/>
        </w:rPr>
        <w:t>위법 또는 집행불능으로 되더라도 본 계약에 명시된 나머지 조항의 효력,</w:t>
      </w:r>
      <w:r>
        <w:t xml:space="preserve"> </w:t>
      </w:r>
      <w:r>
        <w:rPr>
          <w:rFonts w:hint="eastAsia"/>
        </w:rPr>
        <w:t>적법성 및 집행가능성은 그로 인하여 영향을 받거나 침해되지 아니한다.</w:t>
      </w:r>
      <w:r>
        <w:t xml:space="preserve"> </w:t>
      </w:r>
    </w:p>
    <w:p w14:paraId="4A2921D3" w14:textId="77777777" w:rsidR="00215953" w:rsidRDefault="00215953" w:rsidP="00A31E9E">
      <w:pPr>
        <w:spacing w:line="276" w:lineRule="auto"/>
      </w:pPr>
    </w:p>
    <w:p w14:paraId="27036589" w14:textId="77777777" w:rsidR="00FE6D06" w:rsidRPr="0072190A" w:rsidRDefault="00FE6D06" w:rsidP="00A31E9E">
      <w:pPr>
        <w:numPr>
          <w:ilvl w:val="0"/>
          <w:numId w:val="2"/>
        </w:numPr>
        <w:spacing w:line="276" w:lineRule="auto"/>
        <w:ind w:left="0" w:firstLine="0"/>
        <w:rPr>
          <w:b/>
        </w:rPr>
      </w:pPr>
      <w:r w:rsidRPr="0072190A">
        <w:rPr>
          <w:rFonts w:hint="eastAsia"/>
          <w:b/>
        </w:rPr>
        <w:t>권리포기의 부인; 누적적 권리</w:t>
      </w:r>
    </w:p>
    <w:p w14:paraId="485AEFFE" w14:textId="77777777" w:rsidR="00FE6D06" w:rsidRDefault="00FE6D06" w:rsidP="00553615">
      <w:pPr>
        <w:pStyle w:val="a6"/>
        <w:numPr>
          <w:ilvl w:val="0"/>
          <w:numId w:val="31"/>
        </w:numPr>
        <w:spacing w:line="276" w:lineRule="auto"/>
        <w:ind w:leftChars="0"/>
      </w:pPr>
      <w:r>
        <w:rPr>
          <w:rFonts w:hint="eastAsia"/>
        </w:rPr>
        <w:t>투자자가 서면으로 명확하게 그러한 의사를 표시하지 않는 한,</w:t>
      </w:r>
      <w:r>
        <w:t xml:space="preserve"> </w:t>
      </w:r>
      <w:r>
        <w:rPr>
          <w:rFonts w:hint="eastAsia"/>
        </w:rPr>
        <w:t>어떠한 조치(이행청구의 지연이나 해태,</w:t>
      </w:r>
      <w:r>
        <w:t xml:space="preserve"> </w:t>
      </w:r>
      <w:r>
        <w:rPr>
          <w:rFonts w:hint="eastAsia"/>
        </w:rPr>
        <w:t>이행청구를 하지 않거나 기타 이행에 필요한 행위를 하지 않는 것을 포함하나 이에 한정하지 아니함)도 투자자가 본 계약상 권리를 포기한 것으로 간주되지 않으며,</w:t>
      </w:r>
      <w:r>
        <w:t xml:space="preserve"> </w:t>
      </w:r>
      <w:r>
        <w:rPr>
          <w:rFonts w:hint="eastAsia"/>
        </w:rPr>
        <w:t>투자자</w:t>
      </w:r>
      <w:r>
        <w:rPr>
          <w:rFonts w:hint="eastAsia"/>
        </w:rPr>
        <w:lastRenderedPageBreak/>
        <w:t>가 본 계약상 인정되는 어떠한 권리를 행사하지 않고 있더라도 당해 권리를 포기한 것으로 간주되지 않는다.</w:t>
      </w:r>
    </w:p>
    <w:p w14:paraId="63B5B817" w14:textId="77777777" w:rsidR="00EF184E" w:rsidRDefault="00EF184E" w:rsidP="00553615">
      <w:pPr>
        <w:pStyle w:val="a6"/>
        <w:numPr>
          <w:ilvl w:val="0"/>
          <w:numId w:val="31"/>
        </w:numPr>
        <w:spacing w:line="276" w:lineRule="auto"/>
        <w:ind w:leftChars="0"/>
      </w:pPr>
      <w:r>
        <w:rPr>
          <w:rFonts w:hint="eastAsia"/>
        </w:rPr>
        <w:t>투자자는 본 계약상 복수의 권리를 선택적으로 행사할 수 있는 경우,</w:t>
      </w:r>
      <w:r>
        <w:t xml:space="preserve"> </w:t>
      </w:r>
      <w:r>
        <w:rPr>
          <w:rFonts w:hint="eastAsia"/>
        </w:rPr>
        <w:t>투자자의 선택으로 특정한 권리를 행사할 수 있고,</w:t>
      </w:r>
      <w:r>
        <w:t xml:space="preserve"> </w:t>
      </w:r>
      <w:r>
        <w:rPr>
          <w:rFonts w:hint="eastAsia"/>
        </w:rPr>
        <w:t>투자자가 특정한 권리를 행사하지 않더라도 그 이외의 다른 권리를 행사할 수 있으며 그 권리 행사에 아무런 지장을 받지 아니한다.</w:t>
      </w:r>
      <w:r>
        <w:t xml:space="preserve"> </w:t>
      </w:r>
    </w:p>
    <w:p w14:paraId="4D643BDF" w14:textId="77777777" w:rsidR="00FE6D06" w:rsidRDefault="00FE6D06" w:rsidP="00553615">
      <w:pPr>
        <w:pStyle w:val="a6"/>
        <w:numPr>
          <w:ilvl w:val="0"/>
          <w:numId w:val="31"/>
        </w:numPr>
        <w:spacing w:line="276" w:lineRule="auto"/>
        <w:ind w:leftChars="0"/>
      </w:pPr>
      <w:r>
        <w:rPr>
          <w:rFonts w:hint="eastAsia"/>
        </w:rPr>
        <w:t xml:space="preserve">본 계약상 </w:t>
      </w:r>
      <w:r w:rsidR="00EF184E">
        <w:rPr>
          <w:rFonts w:hint="eastAsia"/>
        </w:rPr>
        <w:t>권리와 구제 수단은 상호배타적이지 않으며,</w:t>
      </w:r>
      <w:r w:rsidR="00EF184E">
        <w:t xml:space="preserve"> </w:t>
      </w:r>
      <w:r w:rsidR="00EF184E">
        <w:rPr>
          <w:rFonts w:hint="eastAsia"/>
        </w:rPr>
        <w:t>개별적으로 또는 동시에 행사될 수 있고,</w:t>
      </w:r>
      <w:r w:rsidR="00EF184E">
        <w:t xml:space="preserve"> </w:t>
      </w:r>
      <w:r w:rsidR="00EF184E">
        <w:rPr>
          <w:rFonts w:hint="eastAsia"/>
        </w:rPr>
        <w:t>법령 및 본 계약에 의하여 인정되는 다른 권리 및 구제 수단을 배제하지 않는다.</w:t>
      </w:r>
    </w:p>
    <w:p w14:paraId="1959BAF9" w14:textId="77777777" w:rsidR="00FE6D06" w:rsidRDefault="00FE6D06" w:rsidP="00A31E9E">
      <w:pPr>
        <w:spacing w:line="276" w:lineRule="auto"/>
      </w:pPr>
    </w:p>
    <w:p w14:paraId="22669795" w14:textId="77777777" w:rsidR="00215953" w:rsidRPr="00EA24ED" w:rsidRDefault="00215953" w:rsidP="00A31E9E">
      <w:pPr>
        <w:numPr>
          <w:ilvl w:val="0"/>
          <w:numId w:val="2"/>
        </w:numPr>
        <w:spacing w:line="276" w:lineRule="auto"/>
        <w:ind w:left="0" w:firstLine="0"/>
        <w:rPr>
          <w:b/>
        </w:rPr>
      </w:pPr>
      <w:r w:rsidRPr="00EA24ED">
        <w:rPr>
          <w:rFonts w:hint="eastAsia"/>
          <w:b/>
        </w:rPr>
        <w:t>준거법 및 분쟁해결</w:t>
      </w:r>
    </w:p>
    <w:p w14:paraId="54D200A6" w14:textId="77777777" w:rsidR="00EA24ED" w:rsidRDefault="00EA24ED" w:rsidP="00553615">
      <w:pPr>
        <w:pStyle w:val="a6"/>
        <w:numPr>
          <w:ilvl w:val="0"/>
          <w:numId w:val="16"/>
        </w:numPr>
        <w:spacing w:line="276" w:lineRule="auto"/>
        <w:ind w:leftChars="0"/>
      </w:pPr>
      <w:r>
        <w:rPr>
          <w:rFonts w:hint="eastAsia"/>
        </w:rPr>
        <w:t>본 계약은 대한민국 법률에 따라 규율되고 해석된다.</w:t>
      </w:r>
    </w:p>
    <w:p w14:paraId="176FD220" w14:textId="77777777" w:rsidR="00215953" w:rsidRPr="00EA24ED" w:rsidRDefault="00EA24ED" w:rsidP="00553615">
      <w:pPr>
        <w:pStyle w:val="a6"/>
        <w:numPr>
          <w:ilvl w:val="0"/>
          <w:numId w:val="16"/>
        </w:numPr>
        <w:spacing w:line="276" w:lineRule="auto"/>
        <w:ind w:leftChars="0"/>
      </w:pPr>
      <w:r>
        <w:rPr>
          <w:rFonts w:hint="eastAsia"/>
        </w:rPr>
        <w:t>본 계약에 따른 당사자 간의 분쟁이 소송으로 다투어지는 경우에는 서울중앙지방법원을 제1심 관할법원으로 한다.</w:t>
      </w:r>
    </w:p>
    <w:p w14:paraId="165A4D00" w14:textId="77777777" w:rsidR="00E54AB9" w:rsidRPr="006F46A2" w:rsidRDefault="00E54AB9" w:rsidP="00E54AB9">
      <w:pPr>
        <w:spacing w:line="276" w:lineRule="auto"/>
      </w:pPr>
    </w:p>
    <w:p w14:paraId="2148C8E0" w14:textId="77777777" w:rsidR="00E54AB9" w:rsidRPr="00E54AB9" w:rsidRDefault="00E54AB9" w:rsidP="00E54AB9">
      <w:pPr>
        <w:spacing w:line="276" w:lineRule="auto"/>
      </w:pPr>
    </w:p>
    <w:p w14:paraId="004F04FB" w14:textId="77777777" w:rsidR="00AD7D5B" w:rsidRPr="00AD7D5B" w:rsidRDefault="00AD7D5B" w:rsidP="00A31E9E">
      <w:pPr>
        <w:spacing w:line="276" w:lineRule="auto"/>
        <w:jc w:val="center"/>
        <w:rPr>
          <w:i/>
        </w:rPr>
      </w:pPr>
      <w:r w:rsidRPr="00AD7D5B">
        <w:rPr>
          <w:rFonts w:hint="eastAsia"/>
          <w:i/>
        </w:rPr>
        <w:t>(이하 기명날인 또는 서명을 위한 여백)</w:t>
      </w:r>
    </w:p>
    <w:p w14:paraId="727ECF39" w14:textId="77777777" w:rsidR="00AD7D5B" w:rsidRDefault="00AD7D5B" w:rsidP="00A31E9E">
      <w:pPr>
        <w:spacing w:line="276" w:lineRule="auto"/>
      </w:pPr>
    </w:p>
    <w:p w14:paraId="05E0A6D6" w14:textId="77777777" w:rsidR="00AD7D5B" w:rsidRDefault="00AD7D5B" w:rsidP="00A31E9E">
      <w:pPr>
        <w:spacing w:line="276" w:lineRule="auto"/>
      </w:pPr>
    </w:p>
    <w:p w14:paraId="166D1B9D" w14:textId="00E8B933" w:rsidR="00AD7D5B" w:rsidRDefault="00AD7D5B" w:rsidP="00A31E9E">
      <w:pPr>
        <w:pageBreakBefore/>
        <w:spacing w:line="276" w:lineRule="auto"/>
      </w:pPr>
      <w:r>
        <w:rPr>
          <w:rFonts w:hint="eastAsia"/>
        </w:rPr>
        <w:lastRenderedPageBreak/>
        <w:t xml:space="preserve">계약 당사자 간에 이상과 같이 계약을 체결하고 이를 증명하기 위하여 계약서 </w:t>
      </w:r>
      <w:r w:rsidR="0070554C">
        <w:t>4</w:t>
      </w:r>
      <w:r>
        <w:rPr>
          <w:rFonts w:hint="eastAsia"/>
        </w:rPr>
        <w:t xml:space="preserve">부를 작성하여 각 </w:t>
      </w:r>
      <w:r>
        <w:t>1</w:t>
      </w:r>
      <w:r>
        <w:rPr>
          <w:rFonts w:hint="eastAsia"/>
        </w:rPr>
        <w:t>부씩 보관하기로 한다.</w:t>
      </w:r>
      <w:r>
        <w:t xml:space="preserve"> </w:t>
      </w:r>
    </w:p>
    <w:p w14:paraId="72C90E87" w14:textId="77777777" w:rsidR="00AD7D5B" w:rsidRDefault="00AD7D5B" w:rsidP="00A31E9E">
      <w:pPr>
        <w:spacing w:line="276" w:lineRule="auto"/>
      </w:pPr>
    </w:p>
    <w:p w14:paraId="263F4F99" w14:textId="7E331638" w:rsidR="00AD7D5B" w:rsidRDefault="00E47D87" w:rsidP="00A31E9E">
      <w:pPr>
        <w:spacing w:line="276" w:lineRule="auto"/>
        <w:jc w:val="center"/>
      </w:pPr>
      <w:r>
        <w:t>20</w:t>
      </w:r>
      <w:r w:rsidR="00E23147">
        <w:t>*</w:t>
      </w:r>
      <w:r w:rsidR="00AD7D5B">
        <w:rPr>
          <w:rFonts w:hint="eastAsia"/>
        </w:rPr>
        <w:t xml:space="preserve">년 </w:t>
      </w:r>
      <w:r w:rsidR="00E23147">
        <w:t>*</w:t>
      </w:r>
      <w:r w:rsidR="00AD7D5B">
        <w:rPr>
          <w:rFonts w:hint="eastAsia"/>
        </w:rPr>
        <w:t xml:space="preserve">월 </w:t>
      </w:r>
      <w:r w:rsidR="00E23147">
        <w:t>*</w:t>
      </w:r>
      <w:r w:rsidR="00AD7D5B">
        <w:rPr>
          <w:rFonts w:hint="eastAsia"/>
        </w:rPr>
        <w:t>일</w:t>
      </w:r>
    </w:p>
    <w:p w14:paraId="65DD727A" w14:textId="77777777" w:rsidR="00AD7D5B" w:rsidRDefault="00AD7D5B" w:rsidP="00A31E9E">
      <w:pPr>
        <w:spacing w:line="276" w:lineRule="auto"/>
      </w:pPr>
    </w:p>
    <w:p w14:paraId="7B7DA09D" w14:textId="77777777" w:rsidR="00AD7D5B" w:rsidRPr="00EA24ED" w:rsidRDefault="00AD7D5B" w:rsidP="00A31E9E">
      <w:pPr>
        <w:spacing w:line="276" w:lineRule="auto"/>
        <w:rPr>
          <w:b/>
          <w:u w:val="single"/>
        </w:rPr>
      </w:pPr>
      <w:r w:rsidRPr="00EA24ED">
        <w:rPr>
          <w:rFonts w:hint="eastAsia"/>
          <w:b/>
          <w:u w:val="single"/>
        </w:rPr>
        <w:t>투자자</w:t>
      </w:r>
    </w:p>
    <w:p w14:paraId="48C23C5D" w14:textId="77777777" w:rsidR="00EA24ED" w:rsidRDefault="00EA24ED" w:rsidP="00A31E9E">
      <w:pPr>
        <w:spacing w:line="276" w:lineRule="auto"/>
      </w:pPr>
    </w:p>
    <w:p w14:paraId="5E929D91" w14:textId="77777777" w:rsidR="00AD7D5B" w:rsidRPr="00EA24ED" w:rsidRDefault="00AD7D5B" w:rsidP="00A31E9E">
      <w:pPr>
        <w:spacing w:line="276" w:lineRule="auto"/>
        <w:rPr>
          <w:b/>
          <w:u w:val="single"/>
        </w:rPr>
      </w:pPr>
      <w:r w:rsidRPr="00EA24ED">
        <w:rPr>
          <w:rFonts w:hint="eastAsia"/>
          <w:b/>
          <w:u w:val="single"/>
        </w:rPr>
        <w:t>회사</w:t>
      </w:r>
    </w:p>
    <w:p w14:paraId="12CD0370" w14:textId="77777777" w:rsidR="00AD7D5B" w:rsidRPr="00EA24ED" w:rsidRDefault="00AD7D5B" w:rsidP="00A31E9E">
      <w:pPr>
        <w:spacing w:line="276" w:lineRule="auto"/>
      </w:pPr>
    </w:p>
    <w:p w14:paraId="5E09AE36" w14:textId="216ABE9D" w:rsidR="00AD7D5B" w:rsidRPr="00EA24ED" w:rsidRDefault="00AD7D5B" w:rsidP="00A31E9E">
      <w:pPr>
        <w:spacing w:line="276" w:lineRule="auto"/>
        <w:rPr>
          <w:b/>
          <w:u w:val="single"/>
        </w:rPr>
      </w:pPr>
      <w:r w:rsidRPr="00EA24ED">
        <w:rPr>
          <w:rFonts w:hint="eastAsia"/>
          <w:b/>
          <w:u w:val="single"/>
        </w:rPr>
        <w:t>이해관계인</w:t>
      </w:r>
    </w:p>
    <w:p w14:paraId="036B0E33" w14:textId="753F098C" w:rsidR="00EA24ED" w:rsidRDefault="00EA24ED" w:rsidP="00A31E9E">
      <w:pPr>
        <w:spacing w:line="276" w:lineRule="auto"/>
      </w:pPr>
    </w:p>
    <w:p w14:paraId="53944075" w14:textId="77EEDA2B" w:rsidR="0070554C" w:rsidRPr="00EA24ED" w:rsidRDefault="0070554C" w:rsidP="0070554C">
      <w:pPr>
        <w:spacing w:line="276" w:lineRule="auto"/>
        <w:rPr>
          <w:b/>
          <w:u w:val="single"/>
        </w:rPr>
      </w:pPr>
      <w:r w:rsidRPr="00EA24ED">
        <w:rPr>
          <w:rFonts w:hint="eastAsia"/>
          <w:b/>
          <w:u w:val="single"/>
        </w:rPr>
        <w:t>이해관계인</w:t>
      </w:r>
    </w:p>
    <w:p w14:paraId="7D0212B2" w14:textId="77777777" w:rsidR="0070554C" w:rsidRDefault="0070554C" w:rsidP="00A31E9E">
      <w:pPr>
        <w:spacing w:line="276" w:lineRule="auto"/>
      </w:pPr>
    </w:p>
    <w:tbl>
      <w:tblPr>
        <w:tblStyle w:val="a8"/>
        <w:tblW w:w="9067" w:type="dxa"/>
        <w:tblLook w:val="04A0" w:firstRow="1" w:lastRow="0" w:firstColumn="1" w:lastColumn="0" w:noHBand="0" w:noVBand="1"/>
      </w:tblPr>
      <w:tblGrid>
        <w:gridCol w:w="4533"/>
        <w:gridCol w:w="4534"/>
      </w:tblGrid>
      <w:tr w:rsidR="00D166D6" w14:paraId="1F697F1C" w14:textId="77777777" w:rsidTr="00D166D6">
        <w:tc>
          <w:tcPr>
            <w:tcW w:w="9067" w:type="dxa"/>
            <w:gridSpan w:val="2"/>
            <w:vAlign w:val="center"/>
          </w:tcPr>
          <w:p w14:paraId="3D0C641D" w14:textId="77777777" w:rsidR="00D166D6" w:rsidRPr="00080B01" w:rsidRDefault="00D166D6" w:rsidP="00A31E9E">
            <w:pPr>
              <w:spacing w:line="276" w:lineRule="auto"/>
              <w:jc w:val="center"/>
              <w:rPr>
                <w:b/>
              </w:rPr>
            </w:pPr>
            <w:r w:rsidRPr="00080B01">
              <w:rPr>
                <w:rFonts w:hint="eastAsia"/>
                <w:b/>
              </w:rPr>
              <w:t>본 계약서의 주요 내용에 대하여 충분한 설명을 듣고 이해하였음</w:t>
            </w:r>
          </w:p>
        </w:tc>
      </w:tr>
      <w:tr w:rsidR="00D166D6" w14:paraId="656D77CE" w14:textId="77777777" w:rsidTr="00D166D6">
        <w:tc>
          <w:tcPr>
            <w:tcW w:w="4533" w:type="dxa"/>
            <w:vAlign w:val="center"/>
          </w:tcPr>
          <w:p w14:paraId="2D3E0F18" w14:textId="36215590" w:rsidR="00D166D6" w:rsidRDefault="00D166D6" w:rsidP="00A31E9E">
            <w:pPr>
              <w:spacing w:before="240" w:after="240" w:line="276" w:lineRule="auto"/>
            </w:pPr>
            <w:r>
              <w:rPr>
                <w:rFonts w:hint="eastAsia"/>
              </w:rPr>
              <w:t>회사</w:t>
            </w:r>
          </w:p>
        </w:tc>
        <w:tc>
          <w:tcPr>
            <w:tcW w:w="4534" w:type="dxa"/>
            <w:vAlign w:val="center"/>
          </w:tcPr>
          <w:p w14:paraId="40D5CEDB" w14:textId="77777777" w:rsidR="00080B01" w:rsidRDefault="00D166D6" w:rsidP="00A31E9E">
            <w:pPr>
              <w:spacing w:before="240" w:after="240" w:line="276" w:lineRule="auto"/>
            </w:pPr>
            <w:r>
              <w:rPr>
                <w:rFonts w:hint="eastAsia"/>
              </w:rPr>
              <w:t>대표이사</w:t>
            </w:r>
            <w:r w:rsidR="00080B01">
              <w:rPr>
                <w:rFonts w:hint="eastAsia"/>
              </w:rPr>
              <w:t xml:space="preserve"> </w:t>
            </w:r>
            <w:r w:rsidR="00080B01">
              <w:t>(</w:t>
            </w:r>
            <w:r w:rsidR="00080B01">
              <w:rPr>
                <w:rFonts w:hint="eastAsia"/>
              </w:rPr>
              <w:t>자필서명)</w:t>
            </w:r>
          </w:p>
        </w:tc>
      </w:tr>
      <w:tr w:rsidR="00D166D6" w14:paraId="275258A4" w14:textId="77777777" w:rsidTr="00D166D6">
        <w:tc>
          <w:tcPr>
            <w:tcW w:w="4533" w:type="dxa"/>
            <w:vAlign w:val="center"/>
          </w:tcPr>
          <w:p w14:paraId="339A0848" w14:textId="0CBC686C" w:rsidR="00D166D6" w:rsidRDefault="00D166D6" w:rsidP="00A31E9E">
            <w:pPr>
              <w:spacing w:before="240" w:after="240" w:line="276" w:lineRule="auto"/>
            </w:pPr>
            <w:r>
              <w:rPr>
                <w:rFonts w:hint="eastAsia"/>
              </w:rPr>
              <w:t>이해관계인</w:t>
            </w:r>
          </w:p>
        </w:tc>
        <w:tc>
          <w:tcPr>
            <w:tcW w:w="4534" w:type="dxa"/>
            <w:vAlign w:val="center"/>
          </w:tcPr>
          <w:p w14:paraId="373C81F5" w14:textId="77777777" w:rsidR="00D166D6" w:rsidRDefault="00080B01" w:rsidP="00A31E9E">
            <w:pPr>
              <w:spacing w:before="240" w:after="240" w:line="276" w:lineRule="auto"/>
            </w:pPr>
            <w:r>
              <w:rPr>
                <w:rFonts w:hint="eastAsia"/>
              </w:rPr>
              <w:t>(자필서명)</w:t>
            </w:r>
          </w:p>
        </w:tc>
      </w:tr>
      <w:tr w:rsidR="0070554C" w14:paraId="7FD57CDD" w14:textId="77777777" w:rsidTr="00D166D6">
        <w:tc>
          <w:tcPr>
            <w:tcW w:w="4533" w:type="dxa"/>
            <w:vAlign w:val="center"/>
          </w:tcPr>
          <w:p w14:paraId="60EC93E8" w14:textId="00AA2A28" w:rsidR="0070554C" w:rsidRDefault="0070554C" w:rsidP="0070554C">
            <w:pPr>
              <w:spacing w:before="240" w:after="240" w:line="276" w:lineRule="auto"/>
            </w:pPr>
            <w:r>
              <w:rPr>
                <w:rFonts w:hint="eastAsia"/>
              </w:rPr>
              <w:t>이해관계인</w:t>
            </w:r>
          </w:p>
        </w:tc>
        <w:tc>
          <w:tcPr>
            <w:tcW w:w="4534" w:type="dxa"/>
            <w:vAlign w:val="center"/>
          </w:tcPr>
          <w:p w14:paraId="6EF31E12" w14:textId="453960D9" w:rsidR="0070554C" w:rsidRDefault="0070554C" w:rsidP="0070554C">
            <w:pPr>
              <w:spacing w:before="240" w:after="240" w:line="276" w:lineRule="auto"/>
            </w:pPr>
            <w:r>
              <w:rPr>
                <w:rFonts w:hint="eastAsia"/>
              </w:rPr>
              <w:t>(자필서명)</w:t>
            </w:r>
          </w:p>
        </w:tc>
      </w:tr>
    </w:tbl>
    <w:p w14:paraId="1D1F4DBE" w14:textId="77777777" w:rsidR="00AD7D5B" w:rsidRDefault="00AD7D5B" w:rsidP="00A31E9E">
      <w:pPr>
        <w:spacing w:line="276" w:lineRule="auto"/>
      </w:pPr>
    </w:p>
    <w:p w14:paraId="54F63469" w14:textId="77777777" w:rsidR="00AD7D5B" w:rsidRDefault="00AD7D5B" w:rsidP="00A31E9E">
      <w:pPr>
        <w:spacing w:line="276" w:lineRule="auto"/>
      </w:pPr>
    </w:p>
    <w:p w14:paraId="04457771" w14:textId="77777777" w:rsidR="00AD7D5B" w:rsidRDefault="00AD7D5B" w:rsidP="00A31E9E">
      <w:pPr>
        <w:spacing w:line="276" w:lineRule="auto"/>
      </w:pPr>
    </w:p>
    <w:p w14:paraId="7803CE9D" w14:textId="77777777" w:rsidR="00AD7D5B" w:rsidRDefault="00AD7D5B" w:rsidP="00A31E9E">
      <w:pPr>
        <w:spacing w:line="276" w:lineRule="auto"/>
      </w:pPr>
    </w:p>
    <w:p w14:paraId="451A4F73" w14:textId="77777777" w:rsidR="00AD7D5B" w:rsidRDefault="00644DE4" w:rsidP="00A31E9E">
      <w:pPr>
        <w:pageBreakBefore/>
        <w:spacing w:line="276" w:lineRule="auto"/>
      </w:pPr>
      <w:commentRangeStart w:id="1450"/>
      <w:r w:rsidRPr="003F0655">
        <w:rPr>
          <w:rFonts w:hint="eastAsia"/>
          <w:b/>
        </w:rPr>
        <w:lastRenderedPageBreak/>
        <w:t>별지1</w:t>
      </w:r>
      <w:r w:rsidRPr="003F0655">
        <w:rPr>
          <w:b/>
        </w:rPr>
        <w:t xml:space="preserve"> </w:t>
      </w:r>
      <w:r w:rsidR="003F0655">
        <w:rPr>
          <w:b/>
        </w:rPr>
        <w:tab/>
      </w:r>
      <w:r w:rsidRPr="003F0655">
        <w:rPr>
          <w:rFonts w:hint="eastAsia"/>
          <w:b/>
        </w:rPr>
        <w:t>진술과 보장</w:t>
      </w:r>
      <w:commentRangeEnd w:id="1450"/>
      <w:r w:rsidR="00BC70AC">
        <w:rPr>
          <w:rStyle w:val="a9"/>
        </w:rPr>
        <w:commentReference w:id="1450"/>
      </w:r>
    </w:p>
    <w:p w14:paraId="1D66D6B5" w14:textId="77777777" w:rsidR="00215953" w:rsidRDefault="00215953" w:rsidP="00A31E9E">
      <w:pPr>
        <w:spacing w:line="276" w:lineRule="auto"/>
      </w:pPr>
    </w:p>
    <w:p w14:paraId="0D478EC3" w14:textId="77777777" w:rsidR="00644DE4" w:rsidRDefault="00644DE4" w:rsidP="00A31E9E">
      <w:pPr>
        <w:spacing w:line="276" w:lineRule="auto"/>
      </w:pPr>
      <w:r>
        <w:rPr>
          <w:rFonts w:hint="eastAsia"/>
        </w:rPr>
        <w:t>회사 및 이해관계인은 본 계약 체결일 현재 및 거래완결일 현재 다음 사항이 진실되고 정확함을 진술하고 보장한다.</w:t>
      </w:r>
      <w:r>
        <w:t xml:space="preserve"> </w:t>
      </w:r>
    </w:p>
    <w:p w14:paraId="0D3C7A60" w14:textId="77777777" w:rsidR="00644DE4" w:rsidRDefault="00644DE4" w:rsidP="00A31E9E">
      <w:pPr>
        <w:spacing w:line="276" w:lineRule="auto"/>
      </w:pPr>
    </w:p>
    <w:p w14:paraId="642F7CCE" w14:textId="77777777" w:rsidR="00644DE4" w:rsidRPr="003F0655" w:rsidRDefault="00644DE4" w:rsidP="005D5505">
      <w:pPr>
        <w:pStyle w:val="a6"/>
        <w:numPr>
          <w:ilvl w:val="0"/>
          <w:numId w:val="52"/>
        </w:numPr>
        <w:spacing w:line="276" w:lineRule="auto"/>
        <w:ind w:leftChars="0"/>
        <w:jc w:val="center"/>
        <w:rPr>
          <w:b/>
        </w:rPr>
      </w:pPr>
      <w:r w:rsidRPr="003F0655">
        <w:rPr>
          <w:rFonts w:hint="eastAsia"/>
          <w:b/>
        </w:rPr>
        <w:t>공통사항</w:t>
      </w:r>
    </w:p>
    <w:p w14:paraId="0CD3D311" w14:textId="77777777" w:rsidR="00644DE4" w:rsidRDefault="00644DE4" w:rsidP="00A31E9E">
      <w:pPr>
        <w:spacing w:line="276" w:lineRule="auto"/>
      </w:pPr>
    </w:p>
    <w:p w14:paraId="3554D9B1" w14:textId="77777777" w:rsidR="008924D8" w:rsidRPr="008924D8" w:rsidRDefault="008924D8" w:rsidP="005D5505">
      <w:pPr>
        <w:pStyle w:val="a6"/>
        <w:numPr>
          <w:ilvl w:val="0"/>
          <w:numId w:val="53"/>
        </w:numPr>
        <w:spacing w:line="276" w:lineRule="auto"/>
        <w:ind w:leftChars="0"/>
        <w:rPr>
          <w:b/>
        </w:rPr>
      </w:pPr>
      <w:r w:rsidRPr="008924D8">
        <w:rPr>
          <w:rFonts w:hint="eastAsia"/>
          <w:b/>
        </w:rPr>
        <w:t>공통사항</w:t>
      </w:r>
    </w:p>
    <w:p w14:paraId="13301CB7" w14:textId="77777777" w:rsidR="008924D8" w:rsidRDefault="00644DE4" w:rsidP="005D5505">
      <w:pPr>
        <w:pStyle w:val="a6"/>
        <w:numPr>
          <w:ilvl w:val="0"/>
          <w:numId w:val="62"/>
        </w:numPr>
        <w:spacing w:line="276" w:lineRule="auto"/>
        <w:ind w:leftChars="0"/>
      </w:pPr>
      <w:r>
        <w:rPr>
          <w:rFonts w:hint="eastAsia"/>
        </w:rPr>
        <w:t>회사 및 이해관계인은 회사가 대한민국 법률에 따라 적법하게 설립되어 유효하게 존속 중인 주식회사로서 회사에 대하여 파산,</w:t>
      </w:r>
      <w:r>
        <w:t xml:space="preserve"> </w:t>
      </w:r>
      <w:r>
        <w:rPr>
          <w:rFonts w:hint="eastAsia"/>
        </w:rPr>
        <w:t>회생 등 도산절차와 관련된 어떠한 신청도 제기된 바 없으며, 지급불능,</w:t>
      </w:r>
      <w:r>
        <w:t xml:space="preserve"> </w:t>
      </w:r>
      <w:r>
        <w:rPr>
          <w:rFonts w:hint="eastAsia"/>
        </w:rPr>
        <w:t>지급유예 등 회사의 주주 및 채권자의 권리에 부정적 영향을 미치는 사실이 없다.</w:t>
      </w:r>
    </w:p>
    <w:p w14:paraId="37CA61E9" w14:textId="77777777" w:rsidR="008472B1" w:rsidRDefault="008472B1" w:rsidP="005D5505">
      <w:pPr>
        <w:pStyle w:val="a6"/>
        <w:numPr>
          <w:ilvl w:val="0"/>
          <w:numId w:val="62"/>
        </w:numPr>
        <w:spacing w:line="276" w:lineRule="auto"/>
        <w:ind w:leftChars="0"/>
      </w:pPr>
      <w:r>
        <w:rPr>
          <w:rFonts w:hint="eastAsia"/>
        </w:rPr>
        <w:t>회사는 설립 이래 일상적인 사업활동을 영위하였으며,</w:t>
      </w:r>
      <w:r>
        <w:t xml:space="preserve"> </w:t>
      </w:r>
      <w:r>
        <w:rPr>
          <w:rFonts w:hint="eastAsia"/>
        </w:rPr>
        <w:t>일상적인 사업을 영위함에 있어서 발생하는 변경 외에 다른 중대한 부정적 변경은 없었다.</w:t>
      </w:r>
      <w:r>
        <w:t xml:space="preserve"> </w:t>
      </w:r>
    </w:p>
    <w:p w14:paraId="6A1B01C8" w14:textId="77777777" w:rsidR="008924D8" w:rsidRDefault="003F0655" w:rsidP="005D5505">
      <w:pPr>
        <w:pStyle w:val="a6"/>
        <w:numPr>
          <w:ilvl w:val="0"/>
          <w:numId w:val="62"/>
        </w:numPr>
        <w:spacing w:line="276" w:lineRule="auto"/>
        <w:ind w:leftChars="0"/>
      </w:pPr>
      <w:r>
        <w:rPr>
          <w:rFonts w:hint="eastAsia"/>
        </w:rPr>
        <w:t>회사 및 이해관계인은 본 계약을 체결하고 본 계약에 따른 의무를 이행하는 데 필요한 법률상,</w:t>
      </w:r>
      <w:r>
        <w:t xml:space="preserve"> </w:t>
      </w:r>
      <w:r>
        <w:rPr>
          <w:rFonts w:hint="eastAsia"/>
        </w:rPr>
        <w:t>사실상의 모든 권한을 가지고 있으며,</w:t>
      </w:r>
      <w:r>
        <w:t xml:space="preserve"> </w:t>
      </w:r>
      <w:r>
        <w:rPr>
          <w:rFonts w:hint="eastAsia"/>
        </w:rPr>
        <w:t>주주총회 및 이사회 승인을 비롯하여 본 계약의 체결 및 이행, 유지를 위하여 회사가 이행하여야 하는 모든 조치를 취하였다.</w:t>
      </w:r>
      <w:r>
        <w:t xml:space="preserve"> </w:t>
      </w:r>
    </w:p>
    <w:p w14:paraId="29204334" w14:textId="77777777" w:rsidR="008924D8" w:rsidRDefault="003F0655" w:rsidP="005D5505">
      <w:pPr>
        <w:pStyle w:val="a6"/>
        <w:numPr>
          <w:ilvl w:val="0"/>
          <w:numId w:val="62"/>
        </w:numPr>
        <w:spacing w:line="276" w:lineRule="auto"/>
        <w:ind w:leftChars="0"/>
      </w:pPr>
      <w:r>
        <w:rPr>
          <w:rFonts w:hint="eastAsia"/>
        </w:rPr>
        <w:t>본 계약의 체결 및 신주의 발행은 관계법령을 위반하지 아니하며,</w:t>
      </w:r>
      <w:r>
        <w:t xml:space="preserve"> </w:t>
      </w:r>
      <w:r>
        <w:rPr>
          <w:rFonts w:hint="eastAsia"/>
        </w:rPr>
        <w:t>회사의 정관에 부합하고,</w:t>
      </w:r>
      <w:r>
        <w:t xml:space="preserve"> </w:t>
      </w:r>
      <w:r>
        <w:rPr>
          <w:rFonts w:hint="eastAsia"/>
        </w:rPr>
        <w:t>회사 및 이해관계인이 당사자인 계약 또는 기타 의무의 위반을 초래하지 아니한다.</w:t>
      </w:r>
      <w:r>
        <w:t xml:space="preserve"> </w:t>
      </w:r>
    </w:p>
    <w:p w14:paraId="55BEEACB" w14:textId="77777777" w:rsidR="008924D8" w:rsidRDefault="003F0655" w:rsidP="005D5505">
      <w:pPr>
        <w:pStyle w:val="a6"/>
        <w:numPr>
          <w:ilvl w:val="0"/>
          <w:numId w:val="62"/>
        </w:numPr>
        <w:spacing w:line="276" w:lineRule="auto"/>
        <w:ind w:leftChars="0"/>
      </w:pPr>
      <w:r>
        <w:rPr>
          <w:rFonts w:hint="eastAsia"/>
        </w:rPr>
        <w:t>본 계약에 의한 회사 및 이해관계인의 의무는 본 계약에서 정한 바 그대로 적법,</w:t>
      </w:r>
      <w:r>
        <w:t xml:space="preserve"> </w:t>
      </w:r>
      <w:r>
        <w:rPr>
          <w:rFonts w:hint="eastAsia"/>
        </w:rPr>
        <w:t>유효하고 구속력이 있으며 회사 및 이해관계인에 대하여 집행 가능한 법적 의무를 구성한다.</w:t>
      </w:r>
      <w:r>
        <w:t xml:space="preserve"> </w:t>
      </w:r>
    </w:p>
    <w:p w14:paraId="184263D6" w14:textId="77777777" w:rsidR="003F0655" w:rsidRDefault="003F0655" w:rsidP="005D5505">
      <w:pPr>
        <w:pStyle w:val="a6"/>
        <w:numPr>
          <w:ilvl w:val="0"/>
          <w:numId w:val="62"/>
        </w:numPr>
        <w:spacing w:line="276" w:lineRule="auto"/>
        <w:ind w:leftChars="0"/>
      </w:pPr>
      <w:r>
        <w:rPr>
          <w:rFonts w:hint="eastAsia"/>
        </w:rPr>
        <w:t>투자자가 본 계약에 따라 인수하는 주식은 적법하고 유효하게 발행될 것이며,</w:t>
      </w:r>
      <w:r>
        <w:t xml:space="preserve"> </w:t>
      </w:r>
      <w:r>
        <w:rPr>
          <w:rFonts w:hint="eastAsia"/>
        </w:rPr>
        <w:t>투자자의 본 계약상의 권리 혹은 주식에 대한 권리 행사를 실질적으로 방해할 만한 행정절차(행정처분,</w:t>
      </w:r>
      <w:r>
        <w:t xml:space="preserve"> </w:t>
      </w:r>
      <w:r>
        <w:rPr>
          <w:rFonts w:hint="eastAsia"/>
        </w:rPr>
        <w:t>조사,</w:t>
      </w:r>
      <w:r>
        <w:t xml:space="preserve"> </w:t>
      </w:r>
      <w:r>
        <w:rPr>
          <w:rFonts w:hint="eastAsia"/>
        </w:rPr>
        <w:t>감사,</w:t>
      </w:r>
      <w:r>
        <w:t xml:space="preserve"> </w:t>
      </w:r>
      <w:r>
        <w:rPr>
          <w:rFonts w:hint="eastAsia"/>
        </w:rPr>
        <w:t>수사 등 포함)</w:t>
      </w:r>
      <w:r>
        <w:t xml:space="preserve">, </w:t>
      </w:r>
      <w:r>
        <w:rPr>
          <w:rFonts w:hint="eastAsia"/>
        </w:rPr>
        <w:t>법령,</w:t>
      </w:r>
      <w:r>
        <w:t xml:space="preserve"> </w:t>
      </w:r>
      <w:r>
        <w:rPr>
          <w:rFonts w:hint="eastAsia"/>
        </w:rPr>
        <w:t>또는 보전처분을 포함한 법원의 재판에 의한 어떠한 제한이나 회사와 이해관계인이 당사자이거나 구속을 받는 계약상의 어떠한 제한도 존재하지 아니한다.</w:t>
      </w:r>
      <w:r>
        <w:t xml:space="preserve"> </w:t>
      </w:r>
    </w:p>
    <w:p w14:paraId="45FCC668" w14:textId="77777777" w:rsidR="00480787" w:rsidRDefault="00480787" w:rsidP="00A31E9E">
      <w:pPr>
        <w:spacing w:line="276" w:lineRule="auto"/>
      </w:pPr>
    </w:p>
    <w:p w14:paraId="0D54706E" w14:textId="77777777" w:rsidR="00A31E9E" w:rsidRPr="00A31E9E" w:rsidRDefault="00A31E9E" w:rsidP="005D5505">
      <w:pPr>
        <w:pStyle w:val="a6"/>
        <w:numPr>
          <w:ilvl w:val="0"/>
          <w:numId w:val="52"/>
        </w:numPr>
        <w:spacing w:line="276" w:lineRule="auto"/>
        <w:ind w:leftChars="0"/>
        <w:jc w:val="center"/>
        <w:rPr>
          <w:b/>
        </w:rPr>
      </w:pPr>
      <w:r w:rsidRPr="00A31E9E">
        <w:rPr>
          <w:rFonts w:hint="eastAsia"/>
          <w:b/>
        </w:rPr>
        <w:t>회사에 관한 사항</w:t>
      </w:r>
    </w:p>
    <w:p w14:paraId="7B69EDF8" w14:textId="77777777" w:rsidR="00A31E9E" w:rsidRDefault="00A31E9E" w:rsidP="00A31E9E">
      <w:pPr>
        <w:spacing w:line="276" w:lineRule="auto"/>
      </w:pPr>
    </w:p>
    <w:p w14:paraId="29DB4446" w14:textId="77777777" w:rsidR="003F0655" w:rsidRPr="00A31E9E" w:rsidRDefault="00A31E9E" w:rsidP="005D5505">
      <w:pPr>
        <w:pStyle w:val="a6"/>
        <w:numPr>
          <w:ilvl w:val="0"/>
          <w:numId w:val="53"/>
        </w:numPr>
        <w:spacing w:line="276" w:lineRule="auto"/>
        <w:ind w:leftChars="0"/>
        <w:rPr>
          <w:b/>
        </w:rPr>
      </w:pPr>
      <w:r w:rsidRPr="00A31E9E">
        <w:rPr>
          <w:rFonts w:hint="eastAsia"/>
          <w:b/>
        </w:rPr>
        <w:t>자본에 관한 사항</w:t>
      </w:r>
    </w:p>
    <w:p w14:paraId="1B010F36" w14:textId="757EF53C" w:rsidR="00F6540A" w:rsidRDefault="00A31E9E" w:rsidP="00E23147">
      <w:pPr>
        <w:pStyle w:val="a6"/>
        <w:numPr>
          <w:ilvl w:val="0"/>
          <w:numId w:val="54"/>
        </w:numPr>
        <w:spacing w:line="276" w:lineRule="auto"/>
        <w:ind w:leftChars="0"/>
      </w:pPr>
      <w:r>
        <w:rPr>
          <w:rFonts w:hint="eastAsia"/>
        </w:rPr>
        <w:t xml:space="preserve">회사의 발행주식은 본 계약 체결일을 기준으로 주당 액면가가 금 </w:t>
      </w:r>
      <w:r w:rsidR="00E23147">
        <w:t>*</w:t>
      </w:r>
      <w:r>
        <w:rPr>
          <w:rFonts w:hint="eastAsia"/>
        </w:rPr>
        <w:t xml:space="preserve">원인 보통주 </w:t>
      </w:r>
      <w:r w:rsidR="00E23147">
        <w:t>*</w:t>
      </w:r>
      <w:r>
        <w:rPr>
          <w:rFonts w:hint="eastAsia"/>
        </w:rPr>
        <w:t>주,</w:t>
      </w:r>
      <w:r>
        <w:t xml:space="preserve"> </w:t>
      </w:r>
      <w:r>
        <w:rPr>
          <w:rFonts w:hint="eastAsia"/>
        </w:rPr>
        <w:t xml:space="preserve">종류주식 </w:t>
      </w:r>
      <w:r w:rsidR="00E23147">
        <w:t>*</w:t>
      </w:r>
      <w:r>
        <w:rPr>
          <w:rFonts w:hint="eastAsia"/>
        </w:rPr>
        <w:t>주이고,</w:t>
      </w:r>
      <w:r>
        <w:t xml:space="preserve"> </w:t>
      </w:r>
      <w:r>
        <w:rPr>
          <w:rFonts w:hint="eastAsia"/>
        </w:rPr>
        <w:t>그 이외의 발행주식은 존재하지 아니한다.</w:t>
      </w:r>
      <w:r>
        <w:t xml:space="preserve"> </w:t>
      </w:r>
      <w:r w:rsidR="00F6540A">
        <w:rPr>
          <w:rFonts w:hint="eastAsia"/>
        </w:rPr>
        <w:t xml:space="preserve">본 계얄 체결일 직전 </w:t>
      </w:r>
      <w:r>
        <w:rPr>
          <w:rFonts w:hint="eastAsia"/>
        </w:rPr>
        <w:t>주주별 지분율,</w:t>
      </w:r>
      <w:r>
        <w:t xml:space="preserve"> </w:t>
      </w:r>
      <w:r>
        <w:rPr>
          <w:rFonts w:hint="eastAsia"/>
        </w:rPr>
        <w:t>전환사채 발행내역,</w:t>
      </w:r>
      <w:r>
        <w:t xml:space="preserve"> </w:t>
      </w:r>
      <w:r>
        <w:rPr>
          <w:rFonts w:hint="eastAsia"/>
        </w:rPr>
        <w:t>신주인수권부사채,</w:t>
      </w:r>
      <w:r>
        <w:t xml:space="preserve"> </w:t>
      </w:r>
      <w:r>
        <w:rPr>
          <w:rFonts w:hint="eastAsia"/>
        </w:rPr>
        <w:t>주식매수선택권,</w:t>
      </w:r>
      <w:r>
        <w:t xml:space="preserve"> </w:t>
      </w:r>
      <w:r>
        <w:rPr>
          <w:rFonts w:hint="eastAsia"/>
        </w:rPr>
        <w:t>주식배당, 기타 장래 회사의 지배구조에 영향을 줄 수 있는 제반 권리의 주요 내용 및 주식매수선택권 부여내역은 아래 기재와 같으며 아래 기재 사항 이외에 회사의 주식 지분율 기타 장래 회사의 지배구조에 영향을 줄 수 있는 어떠한 사항도 없다.</w:t>
      </w:r>
      <w:r>
        <w:t xml:space="preserve"> </w:t>
      </w:r>
    </w:p>
    <w:p w14:paraId="55E5F1A5" w14:textId="77777777" w:rsidR="00E23147" w:rsidRDefault="00E23147" w:rsidP="00E23147">
      <w:pPr>
        <w:pStyle w:val="a6"/>
        <w:spacing w:line="276" w:lineRule="auto"/>
        <w:ind w:leftChars="0" w:left="400"/>
      </w:pPr>
    </w:p>
    <w:p w14:paraId="12B13973" w14:textId="77777777" w:rsidR="00F6540A" w:rsidRDefault="00F6540A" w:rsidP="005D5505">
      <w:pPr>
        <w:pStyle w:val="a6"/>
        <w:numPr>
          <w:ilvl w:val="0"/>
          <w:numId w:val="55"/>
        </w:numPr>
        <w:spacing w:line="276" w:lineRule="auto"/>
        <w:ind w:leftChars="0"/>
      </w:pPr>
      <w:r>
        <w:rPr>
          <w:rFonts w:hint="eastAsia"/>
        </w:rPr>
        <w:t>상환의무가 있는 종류주식</w:t>
      </w:r>
      <w:r w:rsidR="00B14984">
        <w:rPr>
          <w:rFonts w:hint="eastAsia"/>
        </w:rPr>
        <w:t xml:space="preserve"> 발행 내역</w:t>
      </w:r>
    </w:p>
    <w:p w14:paraId="74B0607E" w14:textId="77777777" w:rsidR="00A31E9E" w:rsidRDefault="00A31E9E" w:rsidP="005D5505">
      <w:pPr>
        <w:pStyle w:val="a6"/>
        <w:numPr>
          <w:ilvl w:val="0"/>
          <w:numId w:val="55"/>
        </w:numPr>
        <w:spacing w:line="276" w:lineRule="auto"/>
        <w:ind w:leftChars="0"/>
      </w:pPr>
      <w:r>
        <w:rPr>
          <w:rFonts w:hint="eastAsia"/>
        </w:rPr>
        <w:t>전환사채 발행 내역</w:t>
      </w:r>
    </w:p>
    <w:p w14:paraId="2D72C580" w14:textId="0944604B" w:rsidR="00A31E9E" w:rsidRDefault="00522FD3" w:rsidP="006518A8">
      <w:pPr>
        <w:pStyle w:val="a6"/>
        <w:numPr>
          <w:ilvl w:val="0"/>
          <w:numId w:val="71"/>
        </w:numPr>
        <w:spacing w:line="276" w:lineRule="auto"/>
        <w:ind w:leftChars="0"/>
      </w:pPr>
      <w:r>
        <w:rPr>
          <w:rFonts w:hint="eastAsia"/>
        </w:rPr>
        <w:t>해당사항 없음.</w:t>
      </w:r>
    </w:p>
    <w:p w14:paraId="270F7F91" w14:textId="77777777" w:rsidR="00A31E9E" w:rsidRDefault="00A31E9E" w:rsidP="005D5505">
      <w:pPr>
        <w:pStyle w:val="a6"/>
        <w:numPr>
          <w:ilvl w:val="0"/>
          <w:numId w:val="55"/>
        </w:numPr>
        <w:spacing w:line="276" w:lineRule="auto"/>
        <w:ind w:leftChars="0"/>
      </w:pPr>
      <w:r>
        <w:rPr>
          <w:rFonts w:hint="eastAsia"/>
        </w:rPr>
        <w:t>신주인수권부사채 발행 내역</w:t>
      </w:r>
    </w:p>
    <w:p w14:paraId="189D9CC5" w14:textId="4E767514" w:rsidR="00A31E9E" w:rsidRDefault="00522FD3" w:rsidP="006518A8">
      <w:pPr>
        <w:pStyle w:val="a6"/>
        <w:numPr>
          <w:ilvl w:val="0"/>
          <w:numId w:val="71"/>
        </w:numPr>
        <w:spacing w:line="276" w:lineRule="auto"/>
        <w:ind w:leftChars="0"/>
      </w:pPr>
      <w:r>
        <w:rPr>
          <w:rFonts w:hint="eastAsia"/>
        </w:rPr>
        <w:t>해당사항 없음.</w:t>
      </w:r>
    </w:p>
    <w:p w14:paraId="7193E2CB" w14:textId="77777777" w:rsidR="00A31E9E" w:rsidRDefault="00A31E9E" w:rsidP="005D5505">
      <w:pPr>
        <w:pStyle w:val="a6"/>
        <w:numPr>
          <w:ilvl w:val="0"/>
          <w:numId w:val="55"/>
        </w:numPr>
        <w:spacing w:line="276" w:lineRule="auto"/>
        <w:ind w:leftChars="0"/>
      </w:pPr>
      <w:r>
        <w:rPr>
          <w:rFonts w:hint="eastAsia"/>
        </w:rPr>
        <w:t>주식매수선택권 부여 내역</w:t>
      </w:r>
    </w:p>
    <w:p w14:paraId="333D4879" w14:textId="1C68B703" w:rsidR="00522FD3" w:rsidRDefault="00522FD3" w:rsidP="006518A8">
      <w:pPr>
        <w:pStyle w:val="a6"/>
        <w:numPr>
          <w:ilvl w:val="0"/>
          <w:numId w:val="71"/>
        </w:numPr>
        <w:spacing w:line="276" w:lineRule="auto"/>
        <w:ind w:leftChars="0"/>
      </w:pPr>
      <w:r>
        <w:rPr>
          <w:rFonts w:hint="eastAsia"/>
        </w:rPr>
        <w:t>해당사항 없음.</w:t>
      </w:r>
    </w:p>
    <w:p w14:paraId="51706C8C" w14:textId="77777777" w:rsidR="00A31E9E" w:rsidRPr="00A31E9E" w:rsidRDefault="00A31E9E" w:rsidP="00A31E9E">
      <w:pPr>
        <w:spacing w:line="276" w:lineRule="auto"/>
      </w:pPr>
    </w:p>
    <w:p w14:paraId="610118CA" w14:textId="77777777" w:rsidR="003F0655" w:rsidRDefault="00B14984" w:rsidP="005D5505">
      <w:pPr>
        <w:pStyle w:val="a6"/>
        <w:numPr>
          <w:ilvl w:val="0"/>
          <w:numId w:val="54"/>
        </w:numPr>
        <w:spacing w:line="276" w:lineRule="auto"/>
        <w:ind w:leftChars="0"/>
      </w:pPr>
      <w:r>
        <w:rPr>
          <w:rFonts w:hint="eastAsia"/>
        </w:rPr>
        <w:lastRenderedPageBreak/>
        <w:t>회사는 계열회사 또는 특수관계인에 대하여 회사에 불리한 매출 거래,</w:t>
      </w:r>
      <w:r>
        <w:t xml:space="preserve"> </w:t>
      </w:r>
      <w:r>
        <w:rPr>
          <w:rFonts w:hint="eastAsia"/>
        </w:rPr>
        <w:t>보증 또는 담보제공 등을 한 사실이 없다.</w:t>
      </w:r>
      <w:r>
        <w:t xml:space="preserve"> </w:t>
      </w:r>
    </w:p>
    <w:p w14:paraId="0220E6BC" w14:textId="77777777" w:rsidR="003F0655" w:rsidRDefault="003F0655" w:rsidP="00A31E9E">
      <w:pPr>
        <w:spacing w:line="276" w:lineRule="auto"/>
      </w:pPr>
    </w:p>
    <w:p w14:paraId="43407C9C" w14:textId="77777777" w:rsidR="003F0655" w:rsidRPr="00B14984" w:rsidRDefault="00B14984" w:rsidP="005D5505">
      <w:pPr>
        <w:pStyle w:val="a6"/>
        <w:numPr>
          <w:ilvl w:val="0"/>
          <w:numId w:val="53"/>
        </w:numPr>
        <w:spacing w:line="276" w:lineRule="auto"/>
        <w:ind w:leftChars="0"/>
        <w:rPr>
          <w:b/>
        </w:rPr>
      </w:pPr>
      <w:r w:rsidRPr="00B14984">
        <w:rPr>
          <w:rFonts w:hint="eastAsia"/>
          <w:b/>
        </w:rPr>
        <w:t>자산에 관한 사항</w:t>
      </w:r>
    </w:p>
    <w:p w14:paraId="1BF93D00" w14:textId="77777777" w:rsidR="00644DE4" w:rsidRDefault="00B14984" w:rsidP="005D5505">
      <w:pPr>
        <w:pStyle w:val="a6"/>
        <w:numPr>
          <w:ilvl w:val="0"/>
          <w:numId w:val="56"/>
        </w:numPr>
        <w:spacing w:line="276" w:lineRule="auto"/>
        <w:ind w:leftChars="0"/>
      </w:pPr>
      <w:r>
        <w:rPr>
          <w:rFonts w:hint="eastAsia"/>
        </w:rPr>
        <w:t>회사가 현재 사용 중인 부동산,</w:t>
      </w:r>
      <w:r>
        <w:t xml:space="preserve"> </w:t>
      </w:r>
      <w:r>
        <w:rPr>
          <w:rFonts w:hint="eastAsia"/>
        </w:rPr>
        <w:t>동산,</w:t>
      </w:r>
      <w:r>
        <w:t xml:space="preserve"> </w:t>
      </w:r>
      <w:r>
        <w:rPr>
          <w:rFonts w:hint="eastAsia"/>
        </w:rPr>
        <w:t>기계,</w:t>
      </w:r>
      <w:r>
        <w:t xml:space="preserve"> </w:t>
      </w:r>
      <w:r>
        <w:rPr>
          <w:rFonts w:hint="eastAsia"/>
        </w:rPr>
        <w:t>차량,</w:t>
      </w:r>
      <w:r>
        <w:t xml:space="preserve"> </w:t>
      </w:r>
      <w:r>
        <w:rPr>
          <w:rFonts w:hint="eastAsia"/>
        </w:rPr>
        <w:t>사무실 기기</w:t>
      </w:r>
      <w:r w:rsidR="00AD0D19">
        <w:rPr>
          <w:rFonts w:hint="eastAsia"/>
        </w:rPr>
        <w:t xml:space="preserve"> </w:t>
      </w:r>
      <w:r>
        <w:rPr>
          <w:rFonts w:hint="eastAsia"/>
        </w:rPr>
        <w:t>및 기타 영업에 필요한 모든 권리,</w:t>
      </w:r>
      <w:r>
        <w:t xml:space="preserve"> </w:t>
      </w:r>
      <w:r>
        <w:rPr>
          <w:rFonts w:hint="eastAsia"/>
        </w:rPr>
        <w:t>물건 등은 적법하게 회사의 소유로 되어 있거나,</w:t>
      </w:r>
      <w:r>
        <w:t xml:space="preserve"> </w:t>
      </w:r>
      <w:r>
        <w:rPr>
          <w:rFonts w:hint="eastAsia"/>
        </w:rPr>
        <w:t>회사가 사용할 수 있는 권한을 보유하고 있다.</w:t>
      </w:r>
      <w:r>
        <w:t xml:space="preserve"> </w:t>
      </w:r>
    </w:p>
    <w:p w14:paraId="43A5E8B0" w14:textId="77777777" w:rsidR="00B14984" w:rsidRDefault="00B14984" w:rsidP="005D5505">
      <w:pPr>
        <w:pStyle w:val="a6"/>
        <w:numPr>
          <w:ilvl w:val="0"/>
          <w:numId w:val="56"/>
        </w:numPr>
        <w:spacing w:line="276" w:lineRule="auto"/>
        <w:ind w:leftChars="0"/>
      </w:pPr>
      <w:r>
        <w:rPr>
          <w:rFonts w:hint="eastAsia"/>
        </w:rPr>
        <w:t>회사가 현재 보유 또는 사용하고 있는 모든 특허권을 포함한 지식재산권 기타 무형자산은 회사가 적법한 권리를 가지고 있으며,</w:t>
      </w:r>
      <w:r>
        <w:t xml:space="preserve"> </w:t>
      </w:r>
      <w:r>
        <w:rPr>
          <w:rFonts w:hint="eastAsia"/>
        </w:rPr>
        <w:t>제3자의 권리를 침해하거나 제3자로부터 권리를 침해 받고 있지 않다.</w:t>
      </w:r>
      <w:r>
        <w:t xml:space="preserve"> </w:t>
      </w:r>
    </w:p>
    <w:p w14:paraId="4EDC90E9" w14:textId="77777777" w:rsidR="00AD0D19" w:rsidRDefault="00AD0D19" w:rsidP="005D5505">
      <w:pPr>
        <w:pStyle w:val="a6"/>
        <w:numPr>
          <w:ilvl w:val="0"/>
          <w:numId w:val="56"/>
        </w:numPr>
        <w:spacing w:line="276" w:lineRule="auto"/>
        <w:ind w:leftChars="0"/>
      </w:pPr>
      <w:r>
        <w:rPr>
          <w:rFonts w:hint="eastAsia"/>
        </w:rPr>
        <w:t>회사 또는 이해관계인 이외의 임직원인 제3자가 회사의 영업과 관련하여 핵심기술을 보유하고 있는 경우,</w:t>
      </w:r>
      <w:r>
        <w:t xml:space="preserve"> </w:t>
      </w:r>
      <w:r>
        <w:rPr>
          <w:rFonts w:hint="eastAsia"/>
        </w:rPr>
        <w:t>회사는 당해 인력과 기술이전 금지,</w:t>
      </w:r>
      <w:r>
        <w:t xml:space="preserve"> </w:t>
      </w:r>
      <w:r>
        <w:rPr>
          <w:rFonts w:hint="eastAsia"/>
        </w:rPr>
        <w:t>신회사 설립금지, 경업금지 및 비밀유지 등을 내용으로 하는 약정을 체결하고 있다.</w:t>
      </w:r>
      <w:r>
        <w:t xml:space="preserve"> </w:t>
      </w:r>
    </w:p>
    <w:p w14:paraId="7EB026D6" w14:textId="77777777" w:rsidR="00B14984" w:rsidRDefault="00B14984" w:rsidP="005D5505">
      <w:pPr>
        <w:pStyle w:val="a6"/>
        <w:numPr>
          <w:ilvl w:val="0"/>
          <w:numId w:val="56"/>
        </w:numPr>
        <w:spacing w:line="276" w:lineRule="auto"/>
        <w:ind w:leftChars="0"/>
      </w:pPr>
      <w:r>
        <w:rPr>
          <w:rFonts w:hint="eastAsia"/>
        </w:rPr>
        <w:t>회사는 통상적인 사업경로에 따른 제품의 판매 등을 제외하고 회사의 자산이나 권리를 매매,</w:t>
      </w:r>
      <w:r>
        <w:t xml:space="preserve"> </w:t>
      </w:r>
      <w:r>
        <w:rPr>
          <w:rFonts w:hint="eastAsia"/>
        </w:rPr>
        <w:t>교환 또는 기타 방식으로 처분하지 아니하였다.</w:t>
      </w:r>
      <w:r>
        <w:t xml:space="preserve"> </w:t>
      </w:r>
    </w:p>
    <w:p w14:paraId="46CEEB09" w14:textId="77777777" w:rsidR="00B14984" w:rsidRDefault="00B14984" w:rsidP="00B14984">
      <w:pPr>
        <w:spacing w:line="276" w:lineRule="auto"/>
      </w:pPr>
    </w:p>
    <w:p w14:paraId="0B1B8586" w14:textId="77777777" w:rsidR="00B14984" w:rsidRPr="003411FA" w:rsidRDefault="00B14984" w:rsidP="005D5505">
      <w:pPr>
        <w:pStyle w:val="a6"/>
        <w:numPr>
          <w:ilvl w:val="0"/>
          <w:numId w:val="53"/>
        </w:numPr>
        <w:spacing w:line="276" w:lineRule="auto"/>
        <w:ind w:leftChars="0"/>
        <w:rPr>
          <w:b/>
        </w:rPr>
      </w:pPr>
      <w:r w:rsidRPr="003411FA">
        <w:rPr>
          <w:rFonts w:hint="eastAsia"/>
          <w:b/>
        </w:rPr>
        <w:t>부채에 관한 사항</w:t>
      </w:r>
    </w:p>
    <w:p w14:paraId="39DE2392" w14:textId="77777777" w:rsidR="00B14984" w:rsidRDefault="00B14984" w:rsidP="005D5505">
      <w:pPr>
        <w:pStyle w:val="a6"/>
        <w:numPr>
          <w:ilvl w:val="0"/>
          <w:numId w:val="57"/>
        </w:numPr>
        <w:spacing w:line="276" w:lineRule="auto"/>
        <w:ind w:leftChars="0"/>
      </w:pPr>
      <w:r>
        <w:rPr>
          <w:rFonts w:hint="eastAsia"/>
        </w:rPr>
        <w:t>회사의 담보제공 및 보증 내역은 아래 기재와 같다.</w:t>
      </w:r>
      <w:r>
        <w:t xml:space="preserve"> </w:t>
      </w:r>
    </w:p>
    <w:tbl>
      <w:tblPr>
        <w:tblStyle w:val="a8"/>
        <w:tblW w:w="0" w:type="auto"/>
        <w:tblInd w:w="400" w:type="dxa"/>
        <w:tblLook w:val="04A0" w:firstRow="1" w:lastRow="0" w:firstColumn="1" w:lastColumn="0" w:noHBand="0" w:noVBand="1"/>
      </w:tblPr>
      <w:tblGrid>
        <w:gridCol w:w="1436"/>
        <w:gridCol w:w="1436"/>
        <w:gridCol w:w="1436"/>
        <w:gridCol w:w="1436"/>
        <w:gridCol w:w="1436"/>
        <w:gridCol w:w="1436"/>
      </w:tblGrid>
      <w:tr w:rsidR="003411FA" w14:paraId="1B28F309" w14:textId="77777777" w:rsidTr="003411FA">
        <w:tc>
          <w:tcPr>
            <w:tcW w:w="1436" w:type="dxa"/>
            <w:vMerge w:val="restart"/>
            <w:shd w:val="clear" w:color="auto" w:fill="F2F2F2" w:themeFill="background1" w:themeFillShade="F2"/>
            <w:vAlign w:val="center"/>
          </w:tcPr>
          <w:p w14:paraId="1A07733B" w14:textId="77777777" w:rsidR="003411FA" w:rsidRDefault="003411FA" w:rsidP="003411FA">
            <w:pPr>
              <w:pStyle w:val="a6"/>
              <w:spacing w:line="276" w:lineRule="auto"/>
              <w:ind w:leftChars="0" w:left="0"/>
              <w:jc w:val="center"/>
            </w:pPr>
            <w:r>
              <w:rPr>
                <w:rFonts w:hint="eastAsia"/>
              </w:rPr>
              <w:t>금융기관</w:t>
            </w:r>
          </w:p>
        </w:tc>
        <w:tc>
          <w:tcPr>
            <w:tcW w:w="2872" w:type="dxa"/>
            <w:gridSpan w:val="2"/>
            <w:shd w:val="clear" w:color="auto" w:fill="F2F2F2" w:themeFill="background1" w:themeFillShade="F2"/>
            <w:vAlign w:val="center"/>
          </w:tcPr>
          <w:p w14:paraId="2ADC5415" w14:textId="77777777" w:rsidR="003411FA" w:rsidRDefault="003411FA" w:rsidP="003411FA">
            <w:pPr>
              <w:pStyle w:val="a6"/>
              <w:spacing w:line="276" w:lineRule="auto"/>
              <w:ind w:leftChars="0" w:left="0"/>
              <w:jc w:val="center"/>
            </w:pPr>
            <w:r>
              <w:rPr>
                <w:rFonts w:hint="eastAsia"/>
              </w:rPr>
              <w:t>제공담보</w:t>
            </w:r>
          </w:p>
        </w:tc>
        <w:tc>
          <w:tcPr>
            <w:tcW w:w="2872" w:type="dxa"/>
            <w:gridSpan w:val="2"/>
            <w:shd w:val="clear" w:color="auto" w:fill="F2F2F2" w:themeFill="background1" w:themeFillShade="F2"/>
            <w:vAlign w:val="center"/>
          </w:tcPr>
          <w:p w14:paraId="61928590" w14:textId="77777777" w:rsidR="003411FA" w:rsidRDefault="003411FA" w:rsidP="003411FA">
            <w:pPr>
              <w:pStyle w:val="a6"/>
              <w:spacing w:line="276" w:lineRule="auto"/>
              <w:ind w:leftChars="0" w:left="0"/>
              <w:jc w:val="center"/>
            </w:pPr>
            <w:r>
              <w:rPr>
                <w:rFonts w:hint="eastAsia"/>
              </w:rPr>
              <w:t>보증 내역</w:t>
            </w:r>
          </w:p>
        </w:tc>
        <w:tc>
          <w:tcPr>
            <w:tcW w:w="1436" w:type="dxa"/>
            <w:vMerge w:val="restart"/>
            <w:shd w:val="clear" w:color="auto" w:fill="F2F2F2" w:themeFill="background1" w:themeFillShade="F2"/>
            <w:vAlign w:val="center"/>
          </w:tcPr>
          <w:p w14:paraId="4D1AE0A5" w14:textId="77777777" w:rsidR="003411FA" w:rsidRDefault="003411FA" w:rsidP="003411FA">
            <w:pPr>
              <w:pStyle w:val="a6"/>
              <w:spacing w:line="276" w:lineRule="auto"/>
              <w:ind w:leftChars="0" w:left="0"/>
              <w:jc w:val="center"/>
            </w:pPr>
            <w:r>
              <w:rPr>
                <w:rFonts w:hint="eastAsia"/>
              </w:rPr>
              <w:t>비고</w:t>
            </w:r>
          </w:p>
        </w:tc>
      </w:tr>
      <w:tr w:rsidR="003411FA" w14:paraId="34EA2395" w14:textId="77777777" w:rsidTr="003411FA">
        <w:tc>
          <w:tcPr>
            <w:tcW w:w="1436" w:type="dxa"/>
            <w:vMerge/>
            <w:shd w:val="clear" w:color="auto" w:fill="F2F2F2" w:themeFill="background1" w:themeFillShade="F2"/>
            <w:vAlign w:val="center"/>
          </w:tcPr>
          <w:p w14:paraId="0D0052A0" w14:textId="77777777" w:rsidR="003411FA" w:rsidRDefault="003411FA" w:rsidP="003411FA">
            <w:pPr>
              <w:pStyle w:val="a6"/>
              <w:spacing w:line="276" w:lineRule="auto"/>
              <w:ind w:leftChars="0" w:left="0"/>
              <w:jc w:val="center"/>
            </w:pPr>
          </w:p>
        </w:tc>
        <w:tc>
          <w:tcPr>
            <w:tcW w:w="1436" w:type="dxa"/>
            <w:shd w:val="clear" w:color="auto" w:fill="F2F2F2" w:themeFill="background1" w:themeFillShade="F2"/>
            <w:vAlign w:val="center"/>
          </w:tcPr>
          <w:p w14:paraId="606E79FF" w14:textId="77777777" w:rsidR="003411FA" w:rsidRDefault="003411FA" w:rsidP="003411FA">
            <w:pPr>
              <w:pStyle w:val="a6"/>
              <w:spacing w:line="276" w:lineRule="auto"/>
              <w:ind w:leftChars="0" w:left="0"/>
              <w:jc w:val="center"/>
            </w:pPr>
            <w:r>
              <w:rPr>
                <w:rFonts w:hint="eastAsia"/>
              </w:rPr>
              <w:t>담보종류</w:t>
            </w:r>
          </w:p>
        </w:tc>
        <w:tc>
          <w:tcPr>
            <w:tcW w:w="1436" w:type="dxa"/>
            <w:shd w:val="clear" w:color="auto" w:fill="F2F2F2" w:themeFill="background1" w:themeFillShade="F2"/>
            <w:vAlign w:val="center"/>
          </w:tcPr>
          <w:p w14:paraId="094B1C7B" w14:textId="77777777" w:rsidR="003411FA" w:rsidRDefault="003411FA" w:rsidP="003411FA">
            <w:pPr>
              <w:pStyle w:val="a6"/>
              <w:spacing w:line="276" w:lineRule="auto"/>
              <w:ind w:leftChars="0" w:left="0"/>
              <w:jc w:val="center"/>
            </w:pPr>
            <w:r>
              <w:rPr>
                <w:rFonts w:hint="eastAsia"/>
              </w:rPr>
              <w:t>설정액</w:t>
            </w:r>
          </w:p>
        </w:tc>
        <w:tc>
          <w:tcPr>
            <w:tcW w:w="1436" w:type="dxa"/>
            <w:shd w:val="clear" w:color="auto" w:fill="F2F2F2" w:themeFill="background1" w:themeFillShade="F2"/>
            <w:vAlign w:val="center"/>
          </w:tcPr>
          <w:p w14:paraId="2190634B" w14:textId="77777777" w:rsidR="003411FA" w:rsidRDefault="003411FA" w:rsidP="003411FA">
            <w:pPr>
              <w:pStyle w:val="a6"/>
              <w:spacing w:line="276" w:lineRule="auto"/>
              <w:ind w:leftChars="0" w:left="0"/>
              <w:jc w:val="center"/>
            </w:pPr>
            <w:r>
              <w:rPr>
                <w:rFonts w:hint="eastAsia"/>
              </w:rPr>
              <w:t>한도</w:t>
            </w:r>
          </w:p>
        </w:tc>
        <w:tc>
          <w:tcPr>
            <w:tcW w:w="1436" w:type="dxa"/>
            <w:shd w:val="clear" w:color="auto" w:fill="F2F2F2" w:themeFill="background1" w:themeFillShade="F2"/>
            <w:vAlign w:val="center"/>
          </w:tcPr>
          <w:p w14:paraId="3B3DE819" w14:textId="77777777" w:rsidR="003411FA" w:rsidRDefault="003411FA" w:rsidP="003411FA">
            <w:pPr>
              <w:pStyle w:val="a6"/>
              <w:spacing w:line="276" w:lineRule="auto"/>
              <w:ind w:leftChars="0" w:left="0"/>
              <w:jc w:val="center"/>
            </w:pPr>
            <w:r>
              <w:rPr>
                <w:rFonts w:hint="eastAsia"/>
              </w:rPr>
              <w:t>사용액</w:t>
            </w:r>
          </w:p>
        </w:tc>
        <w:tc>
          <w:tcPr>
            <w:tcW w:w="1436" w:type="dxa"/>
            <w:vMerge/>
            <w:shd w:val="clear" w:color="auto" w:fill="F2F2F2" w:themeFill="background1" w:themeFillShade="F2"/>
            <w:vAlign w:val="center"/>
          </w:tcPr>
          <w:p w14:paraId="50FDD53B" w14:textId="77777777" w:rsidR="003411FA" w:rsidRDefault="003411FA" w:rsidP="003411FA">
            <w:pPr>
              <w:pStyle w:val="a6"/>
              <w:spacing w:line="276" w:lineRule="auto"/>
              <w:ind w:leftChars="0" w:left="0"/>
              <w:jc w:val="center"/>
            </w:pPr>
          </w:p>
        </w:tc>
      </w:tr>
      <w:tr w:rsidR="003411FA" w14:paraId="00EF3042" w14:textId="77777777" w:rsidTr="003411FA">
        <w:tc>
          <w:tcPr>
            <w:tcW w:w="1436" w:type="dxa"/>
            <w:vAlign w:val="center"/>
          </w:tcPr>
          <w:p w14:paraId="1563DB3B" w14:textId="77777777" w:rsidR="003411FA" w:rsidRDefault="003411FA" w:rsidP="003411FA">
            <w:pPr>
              <w:pStyle w:val="a6"/>
              <w:spacing w:line="276" w:lineRule="auto"/>
              <w:ind w:leftChars="0" w:left="0"/>
              <w:jc w:val="center"/>
            </w:pPr>
          </w:p>
        </w:tc>
        <w:tc>
          <w:tcPr>
            <w:tcW w:w="1436" w:type="dxa"/>
            <w:vAlign w:val="center"/>
          </w:tcPr>
          <w:p w14:paraId="32DE2094" w14:textId="77777777" w:rsidR="003411FA" w:rsidRDefault="003411FA" w:rsidP="003411FA">
            <w:pPr>
              <w:pStyle w:val="a6"/>
              <w:spacing w:line="276" w:lineRule="auto"/>
              <w:ind w:leftChars="0" w:left="0"/>
              <w:jc w:val="center"/>
            </w:pPr>
          </w:p>
        </w:tc>
        <w:tc>
          <w:tcPr>
            <w:tcW w:w="1436" w:type="dxa"/>
            <w:vAlign w:val="center"/>
          </w:tcPr>
          <w:p w14:paraId="0E94A5CF" w14:textId="77777777" w:rsidR="003411FA" w:rsidRDefault="003411FA" w:rsidP="003411FA">
            <w:pPr>
              <w:pStyle w:val="a6"/>
              <w:spacing w:line="276" w:lineRule="auto"/>
              <w:ind w:leftChars="0" w:left="0"/>
              <w:jc w:val="center"/>
            </w:pPr>
          </w:p>
        </w:tc>
        <w:tc>
          <w:tcPr>
            <w:tcW w:w="1436" w:type="dxa"/>
            <w:vAlign w:val="center"/>
          </w:tcPr>
          <w:p w14:paraId="77A9BA15" w14:textId="77777777" w:rsidR="003411FA" w:rsidRDefault="003411FA" w:rsidP="003411FA">
            <w:pPr>
              <w:pStyle w:val="a6"/>
              <w:spacing w:line="276" w:lineRule="auto"/>
              <w:ind w:leftChars="0" w:left="0"/>
              <w:jc w:val="center"/>
            </w:pPr>
          </w:p>
        </w:tc>
        <w:tc>
          <w:tcPr>
            <w:tcW w:w="1436" w:type="dxa"/>
            <w:vAlign w:val="center"/>
          </w:tcPr>
          <w:p w14:paraId="4554A732" w14:textId="77777777" w:rsidR="003411FA" w:rsidRDefault="003411FA" w:rsidP="003411FA">
            <w:pPr>
              <w:pStyle w:val="a6"/>
              <w:spacing w:line="276" w:lineRule="auto"/>
              <w:ind w:leftChars="0" w:left="0"/>
              <w:jc w:val="center"/>
            </w:pPr>
          </w:p>
        </w:tc>
        <w:tc>
          <w:tcPr>
            <w:tcW w:w="1436" w:type="dxa"/>
            <w:vAlign w:val="center"/>
          </w:tcPr>
          <w:p w14:paraId="5B9F14D6" w14:textId="77777777" w:rsidR="003411FA" w:rsidRDefault="003411FA" w:rsidP="003411FA">
            <w:pPr>
              <w:pStyle w:val="a6"/>
              <w:spacing w:line="276" w:lineRule="auto"/>
              <w:ind w:leftChars="0" w:left="0"/>
              <w:jc w:val="center"/>
            </w:pPr>
          </w:p>
        </w:tc>
      </w:tr>
    </w:tbl>
    <w:p w14:paraId="59D67424" w14:textId="77777777" w:rsidR="00B14984" w:rsidRDefault="003411FA" w:rsidP="005D5505">
      <w:pPr>
        <w:pStyle w:val="a6"/>
        <w:numPr>
          <w:ilvl w:val="0"/>
          <w:numId w:val="57"/>
        </w:numPr>
        <w:spacing w:line="276" w:lineRule="auto"/>
        <w:ind w:leftChars="0"/>
      </w:pPr>
      <w:r>
        <w:rPr>
          <w:rFonts w:hint="eastAsia"/>
        </w:rPr>
        <w:t>회사의 금융기관 차입,</w:t>
      </w:r>
      <w:r>
        <w:t xml:space="preserve"> </w:t>
      </w:r>
      <w:r>
        <w:rPr>
          <w:rFonts w:hint="eastAsia"/>
        </w:rPr>
        <w:t>회사 발행 사채 등과 관련된 계약에는 본 계약의 체결로 인하여 당해 계약에서의 기한의 이익이 상실되거나 당해 계약의 상대방이 회사 또는 이해관계인에 대하여 즉각적인 권리를 행사할 수 있는 내용이 포함되어 있지 않다.</w:t>
      </w:r>
      <w:r>
        <w:t xml:space="preserve"> </w:t>
      </w:r>
    </w:p>
    <w:p w14:paraId="13327D4C" w14:textId="77777777" w:rsidR="00AD0D19" w:rsidRDefault="00AD0D19" w:rsidP="005D5505">
      <w:pPr>
        <w:pStyle w:val="a6"/>
        <w:numPr>
          <w:ilvl w:val="0"/>
          <w:numId w:val="57"/>
        </w:numPr>
        <w:spacing w:line="276" w:lineRule="auto"/>
        <w:ind w:leftChars="0"/>
      </w:pPr>
      <w:r>
        <w:rPr>
          <w:rFonts w:hint="eastAsia"/>
        </w:rPr>
        <w:t>회사는 특정 주주나 주주의 특수관계인을 위하여 부동산 또는 증권 등 회사의 자산을 담보로 제공하거나 현금(그 법적 형식을 불문함)을 제공하거나 어음 또는 수표 등을 발행하여 준 사실이 없다.</w:t>
      </w:r>
      <w:r>
        <w:t xml:space="preserve"> </w:t>
      </w:r>
    </w:p>
    <w:p w14:paraId="12FD7586" w14:textId="77777777" w:rsidR="003411FA" w:rsidRDefault="003411FA" w:rsidP="003411FA">
      <w:pPr>
        <w:spacing w:line="276" w:lineRule="auto"/>
      </w:pPr>
    </w:p>
    <w:p w14:paraId="20924FE7" w14:textId="77777777" w:rsidR="003411FA" w:rsidRPr="003411FA" w:rsidRDefault="003411FA" w:rsidP="005D5505">
      <w:pPr>
        <w:pStyle w:val="a6"/>
        <w:numPr>
          <w:ilvl w:val="0"/>
          <w:numId w:val="53"/>
        </w:numPr>
        <w:spacing w:line="276" w:lineRule="auto"/>
        <w:ind w:leftChars="0"/>
        <w:rPr>
          <w:b/>
        </w:rPr>
      </w:pPr>
      <w:r w:rsidRPr="003411FA">
        <w:rPr>
          <w:rFonts w:hint="eastAsia"/>
          <w:b/>
        </w:rPr>
        <w:t>재무제표에 관한 사항</w:t>
      </w:r>
    </w:p>
    <w:p w14:paraId="28100991" w14:textId="77777777" w:rsidR="00B14984" w:rsidRDefault="003411FA" w:rsidP="005D5505">
      <w:pPr>
        <w:pStyle w:val="a6"/>
        <w:numPr>
          <w:ilvl w:val="0"/>
          <w:numId w:val="58"/>
        </w:numPr>
        <w:spacing w:line="276" w:lineRule="auto"/>
        <w:ind w:leftChars="0"/>
      </w:pPr>
      <w:r>
        <w:rPr>
          <w:rFonts w:hint="eastAsia"/>
        </w:rPr>
        <w:t xml:space="preserve">회사 또는 이해관계인이 투자자에게 제공한 회사의 </w:t>
      </w:r>
      <w:r>
        <w:t>[*]</w:t>
      </w:r>
      <w:r>
        <w:rPr>
          <w:rFonts w:hint="eastAsia"/>
        </w:rPr>
        <w:t xml:space="preserve">년 </w:t>
      </w:r>
      <w:r>
        <w:t>[*]</w:t>
      </w:r>
      <w:r>
        <w:rPr>
          <w:rFonts w:hint="eastAsia"/>
        </w:rPr>
        <w:t xml:space="preserve">월 </w:t>
      </w:r>
      <w:r>
        <w:t>[*]</w:t>
      </w:r>
      <w:r>
        <w:rPr>
          <w:rFonts w:hint="eastAsia"/>
        </w:rPr>
        <w:t>일 기준 재무제표는 대한민국에서 통용되는 기업회계기준을 포함하여 일반적으로 인정되는 회계원칙 및 관행에 따라 작성되었으며 회사의 재무상태 및 영업현황을 충실하게 반영하고 있다.</w:t>
      </w:r>
      <w:r>
        <w:t xml:space="preserve"> </w:t>
      </w:r>
    </w:p>
    <w:p w14:paraId="0A4BBF72" w14:textId="77777777" w:rsidR="003411FA" w:rsidRDefault="003411FA" w:rsidP="005D5505">
      <w:pPr>
        <w:pStyle w:val="a6"/>
        <w:numPr>
          <w:ilvl w:val="0"/>
          <w:numId w:val="58"/>
        </w:numPr>
        <w:spacing w:line="276" w:lineRule="auto"/>
        <w:ind w:leftChars="0"/>
      </w:pPr>
      <w:r>
        <w:rPr>
          <w:rFonts w:hint="eastAsia"/>
        </w:rPr>
        <w:t>위 재무제표 기준일 이후에 회사의 재무상태, 자산 및 부채,</w:t>
      </w:r>
      <w:r>
        <w:t xml:space="preserve"> </w:t>
      </w:r>
      <w:r>
        <w:rPr>
          <w:rFonts w:hint="eastAsia"/>
        </w:rPr>
        <w:t>영업에 불리한 영향을 미칠 수 있는 중대한 변경이나 변동사항은 없다.</w:t>
      </w:r>
      <w:r>
        <w:t xml:space="preserve"> </w:t>
      </w:r>
    </w:p>
    <w:p w14:paraId="16FC1BA2" w14:textId="77777777" w:rsidR="003411FA" w:rsidRDefault="003411FA" w:rsidP="005D5505">
      <w:pPr>
        <w:pStyle w:val="a6"/>
        <w:numPr>
          <w:ilvl w:val="0"/>
          <w:numId w:val="58"/>
        </w:numPr>
        <w:spacing w:line="276" w:lineRule="auto"/>
        <w:ind w:leftChars="0"/>
      </w:pPr>
      <w:r>
        <w:rPr>
          <w:rFonts w:hint="eastAsia"/>
        </w:rPr>
        <w:t>회사가 최선의 노력으로 파악한 결과 위 재무제표에 기재되지 아니한 부외부채(우발채무 포함)</w:t>
      </w:r>
      <w:r>
        <w:t xml:space="preserve">, </w:t>
      </w:r>
      <w:r>
        <w:rPr>
          <w:rFonts w:hint="eastAsia"/>
        </w:rPr>
        <w:t>중대한 부실채권</w:t>
      </w:r>
      <w:r>
        <w:t xml:space="preserve"> </w:t>
      </w:r>
      <w:r>
        <w:rPr>
          <w:rFonts w:hint="eastAsia"/>
        </w:rPr>
        <w:t>및 부외자산은 없다.</w:t>
      </w:r>
      <w:r>
        <w:t xml:space="preserve"> </w:t>
      </w:r>
    </w:p>
    <w:p w14:paraId="60BCD790" w14:textId="77777777" w:rsidR="003411FA" w:rsidRDefault="003411FA" w:rsidP="00A31E9E">
      <w:pPr>
        <w:spacing w:line="276" w:lineRule="auto"/>
      </w:pPr>
    </w:p>
    <w:p w14:paraId="47A6949E" w14:textId="77777777" w:rsidR="00FE2D63" w:rsidRPr="008924D8" w:rsidRDefault="00FE2D63" w:rsidP="005D5505">
      <w:pPr>
        <w:pStyle w:val="a6"/>
        <w:numPr>
          <w:ilvl w:val="0"/>
          <w:numId w:val="53"/>
        </w:numPr>
        <w:spacing w:line="276" w:lineRule="auto"/>
        <w:ind w:leftChars="0"/>
        <w:rPr>
          <w:b/>
        </w:rPr>
      </w:pPr>
      <w:r w:rsidRPr="008924D8">
        <w:rPr>
          <w:rFonts w:hint="eastAsia"/>
          <w:b/>
        </w:rPr>
        <w:t>자회사,</w:t>
      </w:r>
      <w:r w:rsidRPr="008924D8">
        <w:rPr>
          <w:b/>
        </w:rPr>
        <w:t xml:space="preserve"> </w:t>
      </w:r>
      <w:r w:rsidRPr="008924D8">
        <w:rPr>
          <w:rFonts w:hint="eastAsia"/>
          <w:b/>
        </w:rPr>
        <w:t>지배회사,</w:t>
      </w:r>
      <w:r w:rsidRPr="008924D8">
        <w:rPr>
          <w:b/>
        </w:rPr>
        <w:t xml:space="preserve"> </w:t>
      </w:r>
      <w:r w:rsidRPr="008924D8">
        <w:rPr>
          <w:rFonts w:hint="eastAsia"/>
          <w:b/>
        </w:rPr>
        <w:t>종속회사,</w:t>
      </w:r>
      <w:r w:rsidRPr="008924D8">
        <w:rPr>
          <w:b/>
        </w:rPr>
        <w:t xml:space="preserve"> </w:t>
      </w:r>
      <w:r w:rsidRPr="008924D8">
        <w:rPr>
          <w:rFonts w:hint="eastAsia"/>
          <w:b/>
        </w:rPr>
        <w:t>계열회사 등에 관한 사항</w:t>
      </w:r>
    </w:p>
    <w:p w14:paraId="5CA03B0D" w14:textId="77777777" w:rsidR="00FE2D63" w:rsidRDefault="008924D8" w:rsidP="00A31E9E">
      <w:pPr>
        <w:spacing w:line="276" w:lineRule="auto"/>
      </w:pPr>
      <w:r>
        <w:rPr>
          <w:rFonts w:hint="eastAsia"/>
        </w:rPr>
        <w:t>회사는 자회사,</w:t>
      </w:r>
      <w:r>
        <w:t xml:space="preserve"> </w:t>
      </w:r>
      <w:r>
        <w:rPr>
          <w:rFonts w:hint="eastAsia"/>
        </w:rPr>
        <w:t>지배회사,</w:t>
      </w:r>
      <w:r>
        <w:t xml:space="preserve"> </w:t>
      </w:r>
      <w:r>
        <w:rPr>
          <w:rFonts w:hint="eastAsia"/>
        </w:rPr>
        <w:t>종속회사,</w:t>
      </w:r>
      <w:r>
        <w:t xml:space="preserve"> </w:t>
      </w:r>
      <w:r>
        <w:rPr>
          <w:rFonts w:hint="eastAsia"/>
        </w:rPr>
        <w:t>계열회사 등이 있거나 있었던 사실이 없다.</w:t>
      </w:r>
      <w:r>
        <w:t xml:space="preserve"> </w:t>
      </w:r>
    </w:p>
    <w:p w14:paraId="0A0650C5" w14:textId="77777777" w:rsidR="00FE2D63" w:rsidRDefault="00FE2D63" w:rsidP="00A31E9E">
      <w:pPr>
        <w:spacing w:line="276" w:lineRule="auto"/>
      </w:pPr>
    </w:p>
    <w:p w14:paraId="2F555063" w14:textId="77777777" w:rsidR="00EF23A8" w:rsidRPr="001A362E" w:rsidRDefault="001A362E" w:rsidP="005D5505">
      <w:pPr>
        <w:pStyle w:val="a6"/>
        <w:numPr>
          <w:ilvl w:val="0"/>
          <w:numId w:val="53"/>
        </w:numPr>
        <w:spacing w:line="276" w:lineRule="auto"/>
        <w:ind w:leftChars="0"/>
        <w:rPr>
          <w:b/>
        </w:rPr>
      </w:pPr>
      <w:r w:rsidRPr="001A362E">
        <w:rPr>
          <w:rFonts w:hint="eastAsia"/>
          <w:b/>
        </w:rPr>
        <w:t>이해관계인,</w:t>
      </w:r>
      <w:r w:rsidRPr="001A362E">
        <w:rPr>
          <w:b/>
        </w:rPr>
        <w:t xml:space="preserve"> </w:t>
      </w:r>
      <w:r w:rsidRPr="001A362E">
        <w:rPr>
          <w:rFonts w:hint="eastAsia"/>
          <w:b/>
        </w:rPr>
        <w:t>주주,</w:t>
      </w:r>
      <w:r w:rsidRPr="001A362E">
        <w:rPr>
          <w:b/>
        </w:rPr>
        <w:t xml:space="preserve"> </w:t>
      </w:r>
      <w:r w:rsidRPr="001A362E">
        <w:rPr>
          <w:rFonts w:hint="eastAsia"/>
          <w:b/>
        </w:rPr>
        <w:t>임직원 등과의 거래에 관한 사항</w:t>
      </w:r>
    </w:p>
    <w:p w14:paraId="76F9AFFE" w14:textId="77777777" w:rsidR="00EF23A8" w:rsidRDefault="001A362E" w:rsidP="00A31E9E">
      <w:pPr>
        <w:spacing w:line="276" w:lineRule="auto"/>
      </w:pPr>
      <w:r>
        <w:rPr>
          <w:rFonts w:hint="eastAsia"/>
        </w:rPr>
        <w:t>회사는 이해관계인,</w:t>
      </w:r>
      <w:r>
        <w:t xml:space="preserve"> </w:t>
      </w:r>
      <w:r>
        <w:rPr>
          <w:rFonts w:hint="eastAsia"/>
        </w:rPr>
        <w:t>주주,</w:t>
      </w:r>
      <w:r>
        <w:t xml:space="preserve"> </w:t>
      </w:r>
      <w:r>
        <w:rPr>
          <w:rFonts w:hint="eastAsia"/>
        </w:rPr>
        <w:t>임직원 등과 거래 관계가 없다.</w:t>
      </w:r>
      <w:r>
        <w:t xml:space="preserve"> </w:t>
      </w:r>
    </w:p>
    <w:p w14:paraId="63E18ECB" w14:textId="77777777" w:rsidR="001A362E" w:rsidRDefault="001A362E" w:rsidP="00A31E9E">
      <w:pPr>
        <w:spacing w:line="276" w:lineRule="auto"/>
      </w:pPr>
    </w:p>
    <w:p w14:paraId="5F2FF4C2" w14:textId="77777777" w:rsidR="003411FA" w:rsidRPr="00137AF6" w:rsidRDefault="003411FA" w:rsidP="005D5505">
      <w:pPr>
        <w:pStyle w:val="a6"/>
        <w:numPr>
          <w:ilvl w:val="0"/>
          <w:numId w:val="53"/>
        </w:numPr>
        <w:spacing w:line="276" w:lineRule="auto"/>
        <w:ind w:leftChars="0"/>
        <w:rPr>
          <w:b/>
        </w:rPr>
      </w:pPr>
      <w:r w:rsidRPr="00137AF6">
        <w:rPr>
          <w:rFonts w:hint="eastAsia"/>
          <w:b/>
        </w:rPr>
        <w:t>법령 위반,</w:t>
      </w:r>
      <w:r w:rsidRPr="00137AF6">
        <w:rPr>
          <w:b/>
        </w:rPr>
        <w:t xml:space="preserve"> </w:t>
      </w:r>
      <w:r w:rsidRPr="00137AF6">
        <w:rPr>
          <w:rFonts w:hint="eastAsia"/>
          <w:b/>
        </w:rPr>
        <w:t>소송 등에 관한 사항</w:t>
      </w:r>
    </w:p>
    <w:p w14:paraId="4DCDAFB6" w14:textId="77777777" w:rsidR="00B14984" w:rsidRDefault="00137AF6" w:rsidP="005D5505">
      <w:pPr>
        <w:pStyle w:val="a6"/>
        <w:numPr>
          <w:ilvl w:val="0"/>
          <w:numId w:val="59"/>
        </w:numPr>
        <w:spacing w:line="276" w:lineRule="auto"/>
        <w:ind w:leftChars="0"/>
      </w:pPr>
      <w:r>
        <w:rPr>
          <w:rFonts w:hint="eastAsia"/>
        </w:rPr>
        <w:t>회사는 현재 영위하고 있는 사업에 필요한 정부 인허가 등을 모두 적법하게 보유하고 있으며,</w:t>
      </w:r>
      <w:r>
        <w:t xml:space="preserve"> </w:t>
      </w:r>
      <w:r>
        <w:rPr>
          <w:rFonts w:hint="eastAsia"/>
        </w:rPr>
        <w:lastRenderedPageBreak/>
        <w:t>이 인허가 등이 취소될 위험에 처해 있지 않다.</w:t>
      </w:r>
    </w:p>
    <w:p w14:paraId="66DAAEE8" w14:textId="77777777" w:rsidR="00137AF6" w:rsidRDefault="00137AF6" w:rsidP="005D5505">
      <w:pPr>
        <w:pStyle w:val="a6"/>
        <w:numPr>
          <w:ilvl w:val="0"/>
          <w:numId w:val="59"/>
        </w:numPr>
        <w:spacing w:line="276" w:lineRule="auto"/>
        <w:ind w:leftChars="0"/>
      </w:pPr>
      <w:r>
        <w:rPr>
          <w:rFonts w:hint="eastAsia"/>
        </w:rPr>
        <w:t>회사는 회사의 자산(부동산,</w:t>
      </w:r>
      <w:r>
        <w:t xml:space="preserve"> </w:t>
      </w:r>
      <w:r>
        <w:rPr>
          <w:rFonts w:hint="eastAsia"/>
        </w:rPr>
        <w:t>설비,</w:t>
      </w:r>
      <w:r>
        <w:t xml:space="preserve"> </w:t>
      </w:r>
      <w:r>
        <w:rPr>
          <w:rFonts w:hint="eastAsia"/>
        </w:rPr>
        <w:t>임차물 및 장비 등)</w:t>
      </w:r>
      <w:r>
        <w:t xml:space="preserve"> </w:t>
      </w:r>
      <w:r>
        <w:rPr>
          <w:rFonts w:hint="eastAsia"/>
        </w:rPr>
        <w:t>및 사업활동과 관련하여,</w:t>
      </w:r>
      <w:r>
        <w:t xml:space="preserve"> </w:t>
      </w:r>
      <w:r>
        <w:rPr>
          <w:rFonts w:hint="eastAsia"/>
        </w:rPr>
        <w:t>지역제한,</w:t>
      </w:r>
      <w:r>
        <w:t xml:space="preserve"> </w:t>
      </w:r>
      <w:r>
        <w:rPr>
          <w:rFonts w:hint="eastAsia"/>
        </w:rPr>
        <w:t>안전,</w:t>
      </w:r>
      <w:r>
        <w:t xml:space="preserve"> </w:t>
      </w:r>
      <w:r>
        <w:rPr>
          <w:rFonts w:hint="eastAsia"/>
        </w:rPr>
        <w:t>공해 및 환경,</w:t>
      </w:r>
      <w:r>
        <w:t xml:space="preserve"> </w:t>
      </w:r>
      <w:r>
        <w:rPr>
          <w:rFonts w:hint="eastAsia"/>
        </w:rPr>
        <w:t>노동,</w:t>
      </w:r>
      <w:r>
        <w:t xml:space="preserve"> </w:t>
      </w:r>
      <w:r>
        <w:rPr>
          <w:rFonts w:hint="eastAsia"/>
        </w:rPr>
        <w:t xml:space="preserve">공정거래 관련 법규를 포함하여 </w:t>
      </w:r>
      <w:r w:rsidR="008472B1">
        <w:rPr>
          <w:rFonts w:hint="eastAsia"/>
        </w:rPr>
        <w:t>회사의 운영 및</w:t>
      </w:r>
      <w:r>
        <w:rPr>
          <w:rFonts w:hint="eastAsia"/>
        </w:rPr>
        <w:t xml:space="preserve"> </w:t>
      </w:r>
      <w:r w:rsidR="008472B1">
        <w:rPr>
          <w:rFonts w:hint="eastAsia"/>
        </w:rPr>
        <w:t>회사의</w:t>
      </w:r>
      <w:r>
        <w:rPr>
          <w:rFonts w:hint="eastAsia"/>
        </w:rPr>
        <w:t xml:space="preserve"> 생산과정</w:t>
      </w:r>
      <w:r w:rsidR="008472B1">
        <w:rPr>
          <w:rFonts w:hint="eastAsia"/>
        </w:rPr>
        <w:t>과</w:t>
      </w:r>
      <w:r>
        <w:rPr>
          <w:rFonts w:hint="eastAsia"/>
        </w:rPr>
        <w:t xml:space="preserve"> 제품에 적용되는 제반 법령,</w:t>
      </w:r>
      <w:r>
        <w:t xml:space="preserve"> </w:t>
      </w:r>
      <w:r>
        <w:rPr>
          <w:rFonts w:hint="eastAsia"/>
        </w:rPr>
        <w:t>규정 및 명령을 준수하였으며,</w:t>
      </w:r>
      <w:r>
        <w:t xml:space="preserve"> </w:t>
      </w:r>
      <w:r>
        <w:rPr>
          <w:rFonts w:hint="eastAsia"/>
        </w:rPr>
        <w:t>부당하게 임금,</w:t>
      </w:r>
      <w:r>
        <w:t xml:space="preserve"> </w:t>
      </w:r>
      <w:r>
        <w:rPr>
          <w:rFonts w:hint="eastAsia"/>
        </w:rPr>
        <w:t>퇴직금 등을 미지급한 사실이 없다.</w:t>
      </w:r>
    </w:p>
    <w:p w14:paraId="6E74F9A8" w14:textId="77777777" w:rsidR="00137AF6" w:rsidRDefault="00137AF6" w:rsidP="005D5505">
      <w:pPr>
        <w:pStyle w:val="a6"/>
        <w:numPr>
          <w:ilvl w:val="0"/>
          <w:numId w:val="59"/>
        </w:numPr>
        <w:spacing w:line="276" w:lineRule="auto"/>
        <w:ind w:leftChars="0"/>
      </w:pPr>
      <w:r>
        <w:rPr>
          <w:rFonts w:hint="eastAsia"/>
        </w:rPr>
        <w:t xml:space="preserve">회사의 사업에 중요한 영향을 미치는 것으로서 현재 진행되는 </w:t>
      </w:r>
      <w:r w:rsidR="008E4E01">
        <w:rPr>
          <w:rFonts w:hint="eastAsia"/>
        </w:rPr>
        <w:t xml:space="preserve">일체의 </w:t>
      </w:r>
      <w:r>
        <w:rPr>
          <w:rFonts w:hint="eastAsia"/>
        </w:rPr>
        <w:t>소송(보전소송 포함)</w:t>
      </w:r>
      <w:r>
        <w:t xml:space="preserve">, </w:t>
      </w:r>
      <w:r>
        <w:rPr>
          <w:rFonts w:hint="eastAsia"/>
        </w:rPr>
        <w:t>중재 또는 행정절차 기타 분쟁은 없다.</w:t>
      </w:r>
      <w:r>
        <w:t xml:space="preserve"> </w:t>
      </w:r>
    </w:p>
    <w:p w14:paraId="189A9A25" w14:textId="77777777" w:rsidR="00137AF6" w:rsidRDefault="00137AF6" w:rsidP="005D5505">
      <w:pPr>
        <w:pStyle w:val="a6"/>
        <w:numPr>
          <w:ilvl w:val="0"/>
          <w:numId w:val="59"/>
        </w:numPr>
        <w:spacing w:line="276" w:lineRule="auto"/>
        <w:ind w:leftChars="0"/>
      </w:pPr>
      <w:r>
        <w:rPr>
          <w:rFonts w:hint="eastAsia"/>
        </w:rPr>
        <w:t>회사는 현재 보유하고 있는 지식재산권과 관련하여 소송,</w:t>
      </w:r>
      <w:r>
        <w:t xml:space="preserve"> </w:t>
      </w:r>
      <w:r>
        <w:rPr>
          <w:rFonts w:hint="eastAsia"/>
        </w:rPr>
        <w:t>중재 또는 기타 분쟁이 없으며 추후 분쟁의 위험에 처해 있지 않다.</w:t>
      </w:r>
      <w:r>
        <w:t xml:space="preserve"> </w:t>
      </w:r>
    </w:p>
    <w:p w14:paraId="7E183782" w14:textId="77777777" w:rsidR="00137AF6" w:rsidRDefault="00137AF6" w:rsidP="005D5505">
      <w:pPr>
        <w:pStyle w:val="a6"/>
        <w:numPr>
          <w:ilvl w:val="0"/>
          <w:numId w:val="59"/>
        </w:numPr>
        <w:spacing w:line="276" w:lineRule="auto"/>
        <w:ind w:leftChars="0"/>
      </w:pPr>
      <w:r>
        <w:rPr>
          <w:rFonts w:hint="eastAsia"/>
        </w:rPr>
        <w:t>회사는 주주총회 및 이사회 관련 제반 서류를 작성 및 비치하고 있으며 그와 관련된 법규 위반사항이 없다.</w:t>
      </w:r>
      <w:r>
        <w:t xml:space="preserve"> </w:t>
      </w:r>
    </w:p>
    <w:p w14:paraId="02166DAB" w14:textId="77777777" w:rsidR="00137AF6" w:rsidRDefault="00137AF6" w:rsidP="005D5505">
      <w:pPr>
        <w:pStyle w:val="a6"/>
        <w:numPr>
          <w:ilvl w:val="0"/>
          <w:numId w:val="59"/>
        </w:numPr>
        <w:spacing w:line="276" w:lineRule="auto"/>
        <w:ind w:leftChars="0"/>
      </w:pPr>
      <w:r>
        <w:rPr>
          <w:rFonts w:hint="eastAsia"/>
        </w:rPr>
        <w:t>회사는 신주배정일 공고 등을 포함하여 신주발행을 위한 제반 절차를 준수하였다.</w:t>
      </w:r>
      <w:r>
        <w:t xml:space="preserve"> </w:t>
      </w:r>
    </w:p>
    <w:p w14:paraId="3179DAEA" w14:textId="77777777" w:rsidR="003411FA" w:rsidRPr="00137AF6" w:rsidRDefault="003411FA" w:rsidP="00A31E9E">
      <w:pPr>
        <w:spacing w:line="276" w:lineRule="auto"/>
      </w:pPr>
    </w:p>
    <w:p w14:paraId="2AD019C7" w14:textId="77777777" w:rsidR="003411FA" w:rsidRPr="008E4E01" w:rsidRDefault="00137AF6" w:rsidP="005D5505">
      <w:pPr>
        <w:pStyle w:val="a6"/>
        <w:numPr>
          <w:ilvl w:val="0"/>
          <w:numId w:val="53"/>
        </w:numPr>
        <w:spacing w:line="276" w:lineRule="auto"/>
        <w:ind w:leftChars="0"/>
        <w:rPr>
          <w:b/>
        </w:rPr>
      </w:pPr>
      <w:r w:rsidRPr="008E4E01">
        <w:rPr>
          <w:rFonts w:hint="eastAsia"/>
          <w:b/>
        </w:rPr>
        <w:t>세금,</w:t>
      </w:r>
      <w:r w:rsidRPr="008E4E01">
        <w:rPr>
          <w:b/>
        </w:rPr>
        <w:t xml:space="preserve"> </w:t>
      </w:r>
      <w:r w:rsidRPr="008E4E01">
        <w:rPr>
          <w:rFonts w:hint="eastAsia"/>
          <w:b/>
        </w:rPr>
        <w:t>보험 등에 관한 사항</w:t>
      </w:r>
    </w:p>
    <w:p w14:paraId="0C79BED0" w14:textId="77777777" w:rsidR="00B14984" w:rsidRDefault="008E4E01" w:rsidP="005D5505">
      <w:pPr>
        <w:pStyle w:val="a6"/>
        <w:numPr>
          <w:ilvl w:val="0"/>
          <w:numId w:val="60"/>
        </w:numPr>
        <w:spacing w:line="276" w:lineRule="auto"/>
        <w:ind w:leftChars="0"/>
      </w:pPr>
      <w:r w:rsidRPr="008E4E01">
        <w:rPr>
          <w:rFonts w:hint="eastAsia"/>
        </w:rPr>
        <w:t>회사의 모든 세금 납부 의무는 이행되어 있거나 이에 대비한 충분한 적립금이 확보되어 있다.</w:t>
      </w:r>
    </w:p>
    <w:p w14:paraId="3599EB09" w14:textId="77777777" w:rsidR="008E4E01" w:rsidRDefault="008E4E01" w:rsidP="005D5505">
      <w:pPr>
        <w:pStyle w:val="a6"/>
        <w:numPr>
          <w:ilvl w:val="0"/>
          <w:numId w:val="60"/>
        </w:numPr>
        <w:spacing w:line="276" w:lineRule="auto"/>
        <w:ind w:leftChars="0"/>
      </w:pPr>
      <w:r>
        <w:rPr>
          <w:rFonts w:hint="eastAsia"/>
        </w:rPr>
        <w:t>회사는 회사 운영과 관련하여 필요한 제반 보험(</w:t>
      </w:r>
      <w:r>
        <w:t>4</w:t>
      </w:r>
      <w:r>
        <w:rPr>
          <w:rFonts w:hint="eastAsia"/>
        </w:rPr>
        <w:t>대보험,</w:t>
      </w:r>
      <w:r>
        <w:t xml:space="preserve"> </w:t>
      </w:r>
      <w:r>
        <w:rPr>
          <w:rFonts w:hint="eastAsia"/>
        </w:rPr>
        <w:t>기타 영업 관련 필수적으로 가입해야 하거나 해당 업계에서 회사와 유사한 영업을 영위하는 기업들이 통상적으로 가입하고 있는 보험)에 가입되어 있다.</w:t>
      </w:r>
      <w:r>
        <w:t xml:space="preserve"> </w:t>
      </w:r>
    </w:p>
    <w:p w14:paraId="6CDA77F5" w14:textId="77777777" w:rsidR="00FD1693" w:rsidRDefault="00FD1693" w:rsidP="00FD1693">
      <w:pPr>
        <w:pStyle w:val="a6"/>
        <w:spacing w:line="276" w:lineRule="auto"/>
        <w:ind w:leftChars="0" w:left="400"/>
      </w:pPr>
    </w:p>
    <w:p w14:paraId="1438DAFB" w14:textId="77777777" w:rsidR="00FD1693" w:rsidRPr="00FD1693" w:rsidRDefault="00FD1693" w:rsidP="005D5505">
      <w:pPr>
        <w:pStyle w:val="a6"/>
        <w:numPr>
          <w:ilvl w:val="0"/>
          <w:numId w:val="53"/>
        </w:numPr>
        <w:spacing w:line="276" w:lineRule="auto"/>
        <w:ind w:leftChars="0"/>
        <w:rPr>
          <w:b/>
        </w:rPr>
      </w:pPr>
      <w:r w:rsidRPr="00FD1693">
        <w:rPr>
          <w:rFonts w:hint="eastAsia"/>
          <w:b/>
        </w:rPr>
        <w:t>기타</w:t>
      </w:r>
    </w:p>
    <w:p w14:paraId="64359517" w14:textId="77777777" w:rsidR="00FD1693" w:rsidRPr="00FD1693" w:rsidRDefault="00FD1693" w:rsidP="00FD1693">
      <w:pPr>
        <w:spacing w:line="276" w:lineRule="auto"/>
      </w:pPr>
      <w:r>
        <w:rPr>
          <w:rFonts w:hint="eastAsia"/>
        </w:rPr>
        <w:t>회사가 투자자 또는 본 투자에 관한 실사 관련 자문사들에게 제공한 주주명부, 법인등기부등본,</w:t>
      </w:r>
      <w:r>
        <w:t xml:space="preserve"> </w:t>
      </w:r>
      <w:r>
        <w:rPr>
          <w:rFonts w:hint="eastAsia"/>
        </w:rPr>
        <w:t>정관 및 각종 계약서,</w:t>
      </w:r>
      <w:r>
        <w:t xml:space="preserve"> </w:t>
      </w:r>
      <w:r>
        <w:rPr>
          <w:rFonts w:hint="eastAsia"/>
        </w:rPr>
        <w:t>사업계획서 등 일체의 서면,</w:t>
      </w:r>
      <w:r>
        <w:t xml:space="preserve"> </w:t>
      </w:r>
      <w:r>
        <w:rPr>
          <w:rFonts w:hint="eastAsia"/>
        </w:rPr>
        <w:t>서류,</w:t>
      </w:r>
      <w:r>
        <w:t xml:space="preserve"> </w:t>
      </w:r>
      <w:r>
        <w:rPr>
          <w:rFonts w:hint="eastAsia"/>
        </w:rPr>
        <w:t>정보 기타 자료는 제공일 현재 회사에 관한 사항을 정확히 기재한 것으로서 모든 면에서 진실되고 거짓이 없으며,</w:t>
      </w:r>
      <w:r>
        <w:t xml:space="preserve"> </w:t>
      </w:r>
      <w:r>
        <w:rPr>
          <w:rFonts w:hint="eastAsia"/>
        </w:rPr>
        <w:t>중요한 사항을 생략하지 않았고,</w:t>
      </w:r>
      <w:r>
        <w:t xml:space="preserve"> </w:t>
      </w:r>
      <w:r>
        <w:rPr>
          <w:rFonts w:hint="eastAsia"/>
        </w:rPr>
        <w:t>중대한 면에서 의미를 오도하지 않는다.</w:t>
      </w:r>
      <w:r>
        <w:t xml:space="preserve"> </w:t>
      </w:r>
      <w:r>
        <w:rPr>
          <w:rFonts w:hint="eastAsia"/>
        </w:rPr>
        <w:t>회사의 임직원이 실사 과정에서 구두로 답변한 내용에 관하여도 고의 또는 과실로 허위 답변한 사실이 없음을 진술 및 보장한다.</w:t>
      </w:r>
      <w:r>
        <w:t xml:space="preserve"> </w:t>
      </w:r>
    </w:p>
    <w:p w14:paraId="76A57F40" w14:textId="77777777" w:rsidR="00FD1693" w:rsidRDefault="00FD1693" w:rsidP="00FD1693"/>
    <w:p w14:paraId="460FA9AB" w14:textId="77777777" w:rsidR="00644DE4" w:rsidRPr="00593E74" w:rsidRDefault="00FD1693" w:rsidP="005D5505">
      <w:pPr>
        <w:pStyle w:val="a6"/>
        <w:numPr>
          <w:ilvl w:val="0"/>
          <w:numId w:val="52"/>
        </w:numPr>
        <w:spacing w:line="276" w:lineRule="auto"/>
        <w:ind w:leftChars="0"/>
        <w:jc w:val="center"/>
        <w:rPr>
          <w:b/>
        </w:rPr>
      </w:pPr>
      <w:r w:rsidRPr="00593E74">
        <w:rPr>
          <w:rFonts w:hint="eastAsia"/>
          <w:b/>
        </w:rPr>
        <w:t>이해관계인에 관한 사항</w:t>
      </w:r>
    </w:p>
    <w:p w14:paraId="61ECE2DB" w14:textId="77777777" w:rsidR="00FD1693" w:rsidRDefault="00FD1693" w:rsidP="00FD1693"/>
    <w:p w14:paraId="57C7CE50" w14:textId="77777777" w:rsidR="008924D8" w:rsidRPr="008924D8" w:rsidRDefault="008924D8" w:rsidP="005D5505">
      <w:pPr>
        <w:pStyle w:val="a6"/>
        <w:numPr>
          <w:ilvl w:val="0"/>
          <w:numId w:val="53"/>
        </w:numPr>
        <w:spacing w:line="276" w:lineRule="auto"/>
        <w:ind w:leftChars="0"/>
        <w:rPr>
          <w:b/>
        </w:rPr>
      </w:pPr>
      <w:r w:rsidRPr="008924D8">
        <w:rPr>
          <w:rFonts w:hint="eastAsia"/>
          <w:b/>
        </w:rPr>
        <w:t>이해관계인의 진술과 보장</w:t>
      </w:r>
    </w:p>
    <w:p w14:paraId="2742BC57" w14:textId="77777777" w:rsidR="008924D8" w:rsidRDefault="00593E74" w:rsidP="005D5505">
      <w:pPr>
        <w:pStyle w:val="a6"/>
        <w:numPr>
          <w:ilvl w:val="0"/>
          <w:numId w:val="61"/>
        </w:numPr>
        <w:spacing w:line="276" w:lineRule="auto"/>
        <w:ind w:leftChars="0"/>
      </w:pPr>
      <w:r>
        <w:rPr>
          <w:rFonts w:hint="eastAsia"/>
        </w:rPr>
        <w:t>이해관계인은 투자자에 대하여 본 진술과 보장 사항이 본 계약의 중요한 내용을 이루는 것으로서 모두 진실되고 거짓이 없음을 보장하고,</w:t>
      </w:r>
      <w:r>
        <w:t xml:space="preserve"> </w:t>
      </w:r>
      <w:r>
        <w:rPr>
          <w:rFonts w:hint="eastAsia"/>
        </w:rPr>
        <w:t>나아가 동 진술과 보장 사항이 허위이거나 부정확한 경우 이로 인하여 투자자가 입게 되는 모든 손해,</w:t>
      </w:r>
      <w:r>
        <w:t xml:space="preserve"> </w:t>
      </w:r>
      <w:r>
        <w:rPr>
          <w:rFonts w:hint="eastAsia"/>
        </w:rPr>
        <w:t>손실 및 비용을 회사와 함께 배상 또는 보상한다.</w:t>
      </w:r>
    </w:p>
    <w:p w14:paraId="464010F3" w14:textId="77777777" w:rsidR="00FD1693" w:rsidRDefault="00120880" w:rsidP="005D5505">
      <w:pPr>
        <w:pStyle w:val="a6"/>
        <w:numPr>
          <w:ilvl w:val="0"/>
          <w:numId w:val="61"/>
        </w:numPr>
        <w:spacing w:line="276" w:lineRule="auto"/>
        <w:ind w:leftChars="0"/>
      </w:pPr>
      <w:r>
        <w:rPr>
          <w:rFonts w:hint="eastAsia"/>
        </w:rPr>
        <w:t>이해관계인이 보유하고 있는 회사의 주식은 본 계약 체결일 직전 투자자에게 교부한 주주명부의 기재 및 본 진술과 보장 제1항 제1호에 기재된 바와 같고,</w:t>
      </w:r>
      <w:r>
        <w:t xml:space="preserve"> </w:t>
      </w:r>
      <w:r>
        <w:rPr>
          <w:rFonts w:hint="eastAsia"/>
        </w:rPr>
        <w:t>이해관계인은 이를 자신을 계산으로 취득하였고 가장납입한 바가 없다.</w:t>
      </w:r>
      <w:r>
        <w:t xml:space="preserve"> </w:t>
      </w:r>
      <w:r w:rsidR="008472B1">
        <w:rPr>
          <w:rFonts w:hint="eastAsia"/>
        </w:rPr>
        <w:t>또한 이해관계인이 보유하고 있는 회사의 주식에 관하여 권리행사를 실질적으로 방해할 만한 어떠한 제한(담보제공,</w:t>
      </w:r>
      <w:r w:rsidR="008472B1">
        <w:t xml:space="preserve"> </w:t>
      </w:r>
      <w:r w:rsidR="008472B1">
        <w:rPr>
          <w:rFonts w:hint="eastAsia"/>
        </w:rPr>
        <w:t>질권설정,</w:t>
      </w:r>
      <w:r w:rsidR="008472B1">
        <w:t xml:space="preserve"> </w:t>
      </w:r>
      <w:r w:rsidR="008472B1">
        <w:rPr>
          <w:rFonts w:hint="eastAsia"/>
        </w:rPr>
        <w:t>이면계약에 의한 소유권 양도 등)도 존재하지 아니한다.</w:t>
      </w:r>
      <w:r w:rsidR="008472B1">
        <w:t xml:space="preserve"> </w:t>
      </w:r>
    </w:p>
    <w:p w14:paraId="22D70EB9" w14:textId="77777777" w:rsidR="00120880" w:rsidRDefault="00120880" w:rsidP="005D5505">
      <w:pPr>
        <w:pStyle w:val="a6"/>
        <w:numPr>
          <w:ilvl w:val="0"/>
          <w:numId w:val="61"/>
        </w:numPr>
        <w:spacing w:line="276" w:lineRule="auto"/>
        <w:ind w:leftChars="0"/>
      </w:pPr>
      <w:r>
        <w:rPr>
          <w:rFonts w:hint="eastAsia"/>
        </w:rPr>
        <w:t>위 주주명부는 이해관계인과 특수관계에 있는 주주들의 이름,</w:t>
      </w:r>
      <w:r>
        <w:t xml:space="preserve"> </w:t>
      </w:r>
      <w:r>
        <w:rPr>
          <w:rFonts w:hint="eastAsia"/>
        </w:rPr>
        <w:t>관계 및 그 소유주식수를 정확하게 표현하고 있다.</w:t>
      </w:r>
      <w:r>
        <w:t xml:space="preserve"> </w:t>
      </w:r>
    </w:p>
    <w:p w14:paraId="2F5C9DE2" w14:textId="77777777" w:rsidR="00120880" w:rsidRDefault="00120880" w:rsidP="005D5505">
      <w:pPr>
        <w:pStyle w:val="a6"/>
        <w:numPr>
          <w:ilvl w:val="0"/>
          <w:numId w:val="61"/>
        </w:numPr>
        <w:spacing w:line="276" w:lineRule="auto"/>
        <w:ind w:leftChars="0"/>
      </w:pPr>
      <w:r>
        <w:rPr>
          <w:rFonts w:hint="eastAsia"/>
        </w:rPr>
        <w:t>이해관계인이 본 계약을 체결하고 그 내용을 이행함에 있어 법령상 또는 계약상의 제한은 존재하지 아니한다.</w:t>
      </w:r>
    </w:p>
    <w:p w14:paraId="0F21B64E" w14:textId="77777777" w:rsidR="008924D8" w:rsidRDefault="00120880" w:rsidP="005D5505">
      <w:pPr>
        <w:pStyle w:val="a6"/>
        <w:numPr>
          <w:ilvl w:val="0"/>
          <w:numId w:val="61"/>
        </w:numPr>
        <w:spacing w:line="276" w:lineRule="auto"/>
        <w:ind w:leftChars="0"/>
      </w:pPr>
      <w:r>
        <w:rPr>
          <w:rFonts w:hint="eastAsia"/>
        </w:rPr>
        <w:t>이해관계인은 본 계약 체결일 현재 회사의 주주 또는 종업원으로서의 지위와 관련하여 제3자와 분쟁을 하고 있지 아니하다.</w:t>
      </w:r>
      <w:r>
        <w:t xml:space="preserve"> </w:t>
      </w:r>
    </w:p>
    <w:p w14:paraId="1B5B8197" w14:textId="77777777" w:rsidR="00120880" w:rsidRPr="00593E74" w:rsidRDefault="00120880" w:rsidP="005D5505">
      <w:pPr>
        <w:pStyle w:val="a6"/>
        <w:numPr>
          <w:ilvl w:val="0"/>
          <w:numId w:val="61"/>
        </w:numPr>
        <w:spacing w:line="276" w:lineRule="auto"/>
        <w:ind w:leftChars="0"/>
      </w:pPr>
      <w:r>
        <w:rPr>
          <w:rFonts w:hint="eastAsia"/>
        </w:rPr>
        <w:t>이해관계인은 본 진술과 보장 사항에 영향을 미칠 사유가 발생하는 경우에는 즉시 투자자에게 그 사유를 서면으로 통지하여야 하고,</w:t>
      </w:r>
      <w:r>
        <w:t xml:space="preserve"> </w:t>
      </w:r>
      <w:r>
        <w:rPr>
          <w:rFonts w:hint="eastAsia"/>
        </w:rPr>
        <w:t xml:space="preserve">투자자의 요청에 따라 적절한 대응조치를 취하여야 </w:t>
      </w:r>
      <w:r>
        <w:rPr>
          <w:rFonts w:hint="eastAsia"/>
        </w:rPr>
        <w:lastRenderedPageBreak/>
        <w:t>할 의무를 부담한다.</w:t>
      </w:r>
      <w:r>
        <w:t xml:space="preserve"> </w:t>
      </w:r>
    </w:p>
    <w:p w14:paraId="20873AA0" w14:textId="77777777" w:rsidR="00FD1693" w:rsidRPr="00FD1693" w:rsidRDefault="00FD1693" w:rsidP="00FD1693"/>
    <w:sectPr w:rsidR="00FD1693" w:rsidRPr="00FD1693" w:rsidSect="00185671">
      <w:footerReference w:type="default" r:id="rId12"/>
      <w:pgSz w:w="11906" w:h="16838"/>
      <w:pgMar w:top="1701" w:right="1440" w:bottom="1440" w:left="1440" w:header="851" w:footer="992" w:gutter="0"/>
      <w:pgNumType w:start="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L Partners" w:date="2023-12-23T23:02:00Z" w:initials="SP">
    <w:p w14:paraId="58852D36" w14:textId="77777777" w:rsidR="00A234B9" w:rsidRDefault="006F2546" w:rsidP="00A234B9">
      <w:pPr>
        <w:pStyle w:val="aa"/>
      </w:pPr>
      <w:r>
        <w:rPr>
          <w:rStyle w:val="a9"/>
        </w:rPr>
        <w:annotationRef/>
      </w:r>
      <w:r w:rsidR="00A234B9">
        <w:rPr>
          <w:rFonts w:hint="eastAsia"/>
        </w:rPr>
        <w:t>계약 체결 후 납입일까지 어느 정도 term을 두고 있는 투자 건의 경우에는, 그 사이 기간 동안 여러가지 이유로 인하여 신규사업 추진 등 통상적인 영업활동에서 벗어나는 행위가 필요할 수 있습니다. 따라서, 투자 계약 체결시 향후 경영계획 등을 사전에 점검하시고</w:t>
      </w:r>
      <w:r w:rsidR="00A234B9">
        <w:t xml:space="preserve">, </w:t>
      </w:r>
      <w:r w:rsidR="00A234B9">
        <w:rPr>
          <w:rFonts w:hint="eastAsia"/>
        </w:rPr>
        <w:t xml:space="preserve">그러한 사정이 있는 경우 투자자로부터 본 조항의 waiver를 받아둘 필요가 있습니다. </w:t>
      </w:r>
    </w:p>
  </w:comment>
  <w:comment w:id="2" w:author="SL Partners" w:date="2023-12-23T22:05:00Z" w:initials="SP">
    <w:p w14:paraId="5358780F" w14:textId="36AA6EE0" w:rsidR="007A284B" w:rsidRDefault="007A284B" w:rsidP="007A284B">
      <w:pPr>
        <w:pStyle w:val="aa"/>
      </w:pPr>
      <w:r>
        <w:rPr>
          <w:rStyle w:val="a9"/>
        </w:rPr>
        <w:annotationRef/>
      </w:r>
      <w:r>
        <w:rPr>
          <w:rFonts w:hint="eastAsia"/>
        </w:rPr>
        <w:t>통상 퇴사제한 및 경업금지의무를 부담하는 회사의 임직원은 회사의 기술</w:t>
      </w:r>
      <w:r>
        <w:t>/</w:t>
      </w:r>
      <w:r>
        <w:rPr>
          <w:rFonts w:hint="eastAsia"/>
        </w:rPr>
        <w:t>노하우 등과 관련이 있는 핵심 임직원들로 그 범위를 한정하는 경우가 많습니다</w:t>
      </w:r>
      <w:r>
        <w:t xml:space="preserve">. </w:t>
      </w:r>
      <w:r>
        <w:rPr>
          <w:rFonts w:hint="eastAsia"/>
        </w:rPr>
        <w:t>현재 본 계약서상 문구로는 그 범위가 제한되어 있지 않으므로</w:t>
      </w:r>
      <w:r>
        <w:t xml:space="preserve">, </w:t>
      </w:r>
      <w:r>
        <w:rPr>
          <w:rFonts w:hint="eastAsia"/>
        </w:rPr>
        <w:t>어느 범위의 임직원까지 퇴사제한 및 경업금지의무를 부담시킬 것인지 즉</w:t>
      </w:r>
      <w:r>
        <w:t xml:space="preserve">, </w:t>
      </w:r>
      <w:r>
        <w:rPr>
          <w:rFonts w:hint="eastAsia"/>
        </w:rPr>
        <w:t>약정서를 쓰게 할 임직원의 범위를 확정하고 미리 계약에서 명시해야 합니다</w:t>
      </w:r>
      <w:r>
        <w:t xml:space="preserve">. </w:t>
      </w:r>
    </w:p>
  </w:comment>
  <w:comment w:id="3" w:author="SL Partners" w:date="2023-12-23T23:05:00Z" w:initials="SP">
    <w:p w14:paraId="0BDF5006" w14:textId="77777777" w:rsidR="004C57F9" w:rsidRDefault="004C57F9" w:rsidP="004C57F9">
      <w:pPr>
        <w:pStyle w:val="aa"/>
      </w:pPr>
      <w:r>
        <w:rPr>
          <w:rStyle w:val="a9"/>
        </w:rPr>
        <w:annotationRef/>
      </w:r>
      <w:r>
        <w:rPr>
          <w:rFonts w:hint="eastAsia"/>
        </w:rPr>
        <w:t>회사가 영위하는 사업과는 관련성이 없는 내용이 선행조건으로 포함되어 있는 것으로 이해되므로 삭제하였습니다.</w:t>
      </w:r>
    </w:p>
  </w:comment>
  <w:comment w:id="38" w:author="SL Partners" w:date="2023-12-23T23:06:00Z" w:initials="SP">
    <w:p w14:paraId="741DB592" w14:textId="77777777" w:rsidR="009C7CB5" w:rsidRDefault="009C7CB5" w:rsidP="009C7CB5">
      <w:pPr>
        <w:pStyle w:val="aa"/>
      </w:pPr>
      <w:r>
        <w:rPr>
          <w:rStyle w:val="a9"/>
        </w:rPr>
        <w:annotationRef/>
      </w:r>
      <w:r>
        <w:rPr>
          <w:rFonts w:hint="eastAsia"/>
        </w:rPr>
        <w:t xml:space="preserve">투자 과정에서 투자자 측의 예기치 못한 상황이 발생하여 투자 전체가 </w:t>
      </w:r>
      <w:r>
        <w:t>drop</w:t>
      </w:r>
      <w:r>
        <w:rPr>
          <w:rFonts w:hint="eastAsia"/>
        </w:rPr>
        <w:t>되는 경우 회사 입장에서도 투자자에 대한 최소한의 진술과 보장을 추가하여 손실을 보상 받을 수 있도록 본 조항을 추가하였습니다</w:t>
      </w:r>
      <w:r>
        <w:t xml:space="preserve">. </w:t>
      </w:r>
    </w:p>
  </w:comment>
  <w:comment w:id="268" w:author="SL Partners" w:date="2023-12-23T22:32:00Z" w:initials="SP">
    <w:p w14:paraId="00068D16" w14:textId="025A6508" w:rsidR="00DE2BB5" w:rsidRDefault="00DE2BB5" w:rsidP="00DE2BB5">
      <w:pPr>
        <w:pStyle w:val="aa"/>
      </w:pPr>
      <w:r>
        <w:rPr>
          <w:rStyle w:val="a9"/>
        </w:rPr>
        <w:annotationRef/>
      </w:r>
      <w:r>
        <w:rPr>
          <w:rFonts w:hint="eastAsia"/>
        </w:rPr>
        <w:t>증자등기는 등기 완료 후 등기신청일로 소급하여 효력이 발생하기 때문에</w:t>
      </w:r>
      <w:r>
        <w:t xml:space="preserve">, </w:t>
      </w:r>
      <w:r>
        <w:rPr>
          <w:rFonts w:hint="eastAsia"/>
        </w:rPr>
        <w:t xml:space="preserve">거래완결일로부터 </w:t>
      </w:r>
      <w:r>
        <w:t>2</w:t>
      </w:r>
      <w:r>
        <w:rPr>
          <w:rFonts w:hint="eastAsia"/>
        </w:rPr>
        <w:t>주 이내에 등기를 신청하도록 문구를 수정하였습니다</w:t>
      </w:r>
      <w:r>
        <w:t xml:space="preserve">. </w:t>
      </w:r>
      <w:r>
        <w:rPr>
          <w:rFonts w:hint="eastAsia"/>
        </w:rPr>
        <w:t xml:space="preserve">만약 기존 문구대로 할 경우 통상 등기완료시까지 </w:t>
      </w:r>
      <w:r>
        <w:t>3-5</w:t>
      </w:r>
      <w:r>
        <w:rPr>
          <w:rFonts w:hint="eastAsia"/>
        </w:rPr>
        <w:t>영업일이 소요되는 점을 고려하면 예측하지 못한 사정이 발생할 경우 기한 내에 등기가 완료되지 못할 우려가 있습니다</w:t>
      </w:r>
      <w:r>
        <w:t>.</w:t>
      </w:r>
    </w:p>
  </w:comment>
  <w:comment w:id="280" w:author="SL Partners" w:date="2023-12-23T23:48:00Z" w:initials="SP">
    <w:p w14:paraId="2A720A74" w14:textId="77777777" w:rsidR="006E127D" w:rsidRDefault="007568FE" w:rsidP="006E127D">
      <w:pPr>
        <w:pStyle w:val="aa"/>
      </w:pPr>
      <w:r>
        <w:rPr>
          <w:rStyle w:val="a9"/>
        </w:rPr>
        <w:annotationRef/>
      </w:r>
      <w:r w:rsidR="006E127D">
        <w:rPr>
          <w:rFonts w:hint="eastAsia"/>
        </w:rPr>
        <w:t>잘 아시겠지만</w:t>
      </w:r>
      <w:r w:rsidR="006E127D">
        <w:t xml:space="preserve">, </w:t>
      </w:r>
      <w:r w:rsidR="006E127D">
        <w:rPr>
          <w:rFonts w:hint="eastAsia"/>
        </w:rPr>
        <w:t xml:space="preserve">누적적이라 함은 특정연도의 배당이 약정된 우선배당률에 미달하는 경우 그 부족액을 차후년도의 이익에서 우선적으로 추가배당받을 수 있는 권리가 부여된 우선주를 말합니다. 비누적적은 차후년도에 추가배당을 받지 못하는 경우를 말합니다. </w:t>
      </w:r>
    </w:p>
    <w:p w14:paraId="7407C314" w14:textId="77777777" w:rsidR="006E127D" w:rsidRDefault="006E127D" w:rsidP="006E127D">
      <w:pPr>
        <w:pStyle w:val="aa"/>
      </w:pPr>
    </w:p>
    <w:p w14:paraId="68D3C648" w14:textId="77777777" w:rsidR="006E127D" w:rsidRDefault="006E127D" w:rsidP="006E127D">
      <w:pPr>
        <w:pStyle w:val="aa"/>
      </w:pPr>
      <w:r>
        <w:rPr>
          <w:rFonts w:hint="eastAsia"/>
        </w:rPr>
        <w:t xml:space="preserve">한편, 참가적이라 함은 약정된 우선배당률을 수령하고 잔여이익의 참가적 배당에 대한 권리가 부여된 우선주를 말하고, 비참가적은 이러한 권리가 부여되지 않은 우선주를 말합니다. 즉 비참가적 우선주는 잔여이익에 참가할 수 없고 당해연도의 약정배당만 우선적으로 받을 수 있으며, 그 잔여이익은 모두 보통주식 주주에게 귀속되는 것입니다. </w:t>
      </w:r>
    </w:p>
    <w:p w14:paraId="1F6AA747" w14:textId="77777777" w:rsidR="006E127D" w:rsidRDefault="006E127D" w:rsidP="006E127D">
      <w:pPr>
        <w:pStyle w:val="aa"/>
      </w:pPr>
    </w:p>
    <w:p w14:paraId="541AFC6D" w14:textId="77777777" w:rsidR="006E127D" w:rsidRDefault="006E127D" w:rsidP="006E127D">
      <w:pPr>
        <w:pStyle w:val="aa"/>
      </w:pPr>
      <w:r>
        <w:rPr>
          <w:rFonts w:hint="eastAsia"/>
        </w:rPr>
        <w:t>본조는 참가적, 누적적 우선주이기 때문에 회사 입장에서는 가장 불리한 조건으로 구성되어 있습니다. 다만, 이러한 조건은 투자자에 대한 협상력 유무에 따라 달라지는 부분이므로, 협상의 범위에 포함된다는 점 참고 부탁드리겠습니다.</w:t>
      </w:r>
    </w:p>
  </w:comment>
  <w:comment w:id="283" w:author="SL Partners" w:date="2023-12-23T23:14:00Z" w:initials="SP">
    <w:p w14:paraId="620EF3CA" w14:textId="7C9A9ED3" w:rsidR="00BC734F" w:rsidRDefault="00BC734F" w:rsidP="00BC734F">
      <w:pPr>
        <w:pStyle w:val="aa"/>
      </w:pPr>
      <w:r>
        <w:rPr>
          <w:rStyle w:val="a9"/>
        </w:rPr>
        <w:annotationRef/>
      </w:r>
      <w:r>
        <w:rPr>
          <w:rFonts w:hint="eastAsia"/>
        </w:rPr>
        <w:t>청산 잔여재산에 대해 우선주식 주주에 대한 잔여재산 분배 후에도 재산이 남는 경우 투자자는 추가로 참가하지 못하도록 규정하였습니다</w:t>
      </w:r>
      <w:r>
        <w:t xml:space="preserve">. </w:t>
      </w:r>
      <w:r>
        <w:rPr>
          <w:rFonts w:hint="eastAsia"/>
        </w:rPr>
        <w:t>투자자에 따라서는 이 경우에도 분배에 참가할 수 있도록 "본건 우선주식에 대한 우선 분배를 한 후 잔여 재산이 남는 경우 본건 우선주식의 주주는 다른 주주들과 그 보유 주식 수에 비례하여 잔여 재산 분배에 참여한다”라고 수정을 요구하는 경우도 있습니다</w:t>
      </w:r>
      <w:r>
        <w:t>.</w:t>
      </w:r>
    </w:p>
  </w:comment>
  <w:comment w:id="334" w:author="SL Partners" w:date="2023-12-23T23:15:00Z" w:initials="SP">
    <w:p w14:paraId="08E5090E" w14:textId="77777777" w:rsidR="00146D25" w:rsidRDefault="00146D25" w:rsidP="00146D25">
      <w:pPr>
        <w:pStyle w:val="aa"/>
      </w:pPr>
      <w:r>
        <w:rPr>
          <w:rStyle w:val="a9"/>
        </w:rPr>
        <w:annotationRef/>
      </w:r>
      <w:r>
        <w:rPr>
          <w:rFonts w:hint="eastAsia"/>
        </w:rPr>
        <w:t>위 제</w:t>
      </w:r>
      <w:r>
        <w:t>1</w:t>
      </w:r>
      <w:r>
        <w:rPr>
          <w:rFonts w:hint="eastAsia"/>
        </w:rPr>
        <w:t>항과 동일합니다</w:t>
      </w:r>
      <w:r>
        <w:t>.</w:t>
      </w:r>
    </w:p>
  </w:comment>
  <w:comment w:id="375" w:author="SL Partners" w:date="2023-12-23T22:37:00Z" w:initials="SP">
    <w:p w14:paraId="4D96BF52" w14:textId="2F552EA9" w:rsidR="00C20EB4" w:rsidRDefault="00C20EB4" w:rsidP="00C20EB4">
      <w:pPr>
        <w:pStyle w:val="aa"/>
      </w:pPr>
      <w:r>
        <w:rPr>
          <w:rStyle w:val="a9"/>
        </w:rPr>
        <w:annotationRef/>
      </w:r>
      <w:r>
        <w:rPr>
          <w:rFonts w:hint="eastAsia"/>
        </w:rPr>
        <w:t>해당 조항의 청산간주조항은 해당 사유가 발생할 경우 곧바로 해당 조항이 적용되어 잔여재산이 투자자들에게 분배되는 결과가 발생하게 됩니다</w:t>
      </w:r>
      <w:r>
        <w:t xml:space="preserve">. </w:t>
      </w:r>
      <w:r>
        <w:rPr>
          <w:rFonts w:hint="eastAsia"/>
        </w:rPr>
        <w:t>따라서 청산간주조항이 적용되는 범위를 명확히 사전에 규정할 필요가 있는데</w:t>
      </w:r>
      <w:r>
        <w:t xml:space="preserve">, </w:t>
      </w:r>
      <w:r>
        <w:rPr>
          <w:rFonts w:hint="eastAsia"/>
        </w:rPr>
        <w:t>나머지 조항은 크게 문제는 없어보입니다만 해산의 경우에는 불분명하게 규정되어 있어서 구체적으로 문구를 수정하였습니다</w:t>
      </w:r>
      <w:r>
        <w:t>.</w:t>
      </w:r>
    </w:p>
  </w:comment>
  <w:comment w:id="392" w:author="SL Partners" w:date="2023-12-23T23:20:00Z" w:initials="SP">
    <w:p w14:paraId="2C2B8206" w14:textId="77777777" w:rsidR="00031A57" w:rsidRDefault="00031A57" w:rsidP="00031A57">
      <w:pPr>
        <w:pStyle w:val="aa"/>
      </w:pPr>
      <w:r>
        <w:rPr>
          <w:rStyle w:val="a9"/>
        </w:rPr>
        <w:annotationRef/>
      </w:r>
      <w:r>
        <w:rPr>
          <w:rFonts w:hint="eastAsia"/>
        </w:rPr>
        <w:t>주권을 발행하지 않은 경우 주권미발행확인서로도 가능하다는 점을 미리 명시해두지 않으면 향후 분쟁 발생시 트집 잡히기 쉬우므로 추가해두었습니다</w:t>
      </w:r>
      <w:r>
        <w:t>.</w:t>
      </w:r>
    </w:p>
  </w:comment>
  <w:comment w:id="397" w:author="SL Partners" w:date="2023-12-23T23:52:00Z" w:initials="SP">
    <w:p w14:paraId="38FB2826" w14:textId="77777777" w:rsidR="00D053D1" w:rsidRDefault="0002682F" w:rsidP="00D053D1">
      <w:pPr>
        <w:pStyle w:val="aa"/>
      </w:pPr>
      <w:r>
        <w:rPr>
          <w:rStyle w:val="a9"/>
        </w:rPr>
        <w:annotationRef/>
      </w:r>
      <w:r w:rsidR="00D053D1">
        <w:rPr>
          <w:rFonts w:hint="eastAsia"/>
        </w:rPr>
        <w:t xml:space="preserve">"70%"는 삭제하는 것이 회사 입장에서는 유리하나, 이는 협상의 범위에 포함되는 것이므로 참고 부탁드립니다. </w:t>
      </w:r>
    </w:p>
  </w:comment>
  <w:comment w:id="400" w:author="SL Partners" w:date="2023-12-23T23:52:00Z" w:initials="SP">
    <w:p w14:paraId="2953941D" w14:textId="77777777" w:rsidR="00D053D1" w:rsidRDefault="00EB520A" w:rsidP="00D053D1">
      <w:pPr>
        <w:pStyle w:val="aa"/>
      </w:pPr>
      <w:r>
        <w:rPr>
          <w:rStyle w:val="a9"/>
        </w:rPr>
        <w:annotationRef/>
      </w:r>
      <w:r w:rsidR="00D053D1">
        <w:rPr>
          <w:rFonts w:hint="eastAsia"/>
        </w:rPr>
        <w:t>위와 동일합니다</w:t>
      </w:r>
      <w:r w:rsidR="00D053D1">
        <w:t>.</w:t>
      </w:r>
    </w:p>
  </w:comment>
  <w:comment w:id="404" w:author="SL Partners" w:date="2023-12-23T23:55:00Z" w:initials="SP">
    <w:p w14:paraId="7D6D14C4" w14:textId="0B1D9BED" w:rsidR="00387866" w:rsidRDefault="00A14067" w:rsidP="00387866">
      <w:pPr>
        <w:pStyle w:val="aa"/>
      </w:pPr>
      <w:r>
        <w:rPr>
          <w:rStyle w:val="a9"/>
        </w:rPr>
        <w:annotationRef/>
      </w:r>
      <w:r w:rsidR="00387866">
        <w:rPr>
          <w:rFonts w:hint="eastAsia"/>
        </w:rPr>
        <w:t>마치 배당가능이익 이상으로 상환해야 하는 의무가 있는 것처럼 규정되어 있는데,  상법 제</w:t>
      </w:r>
      <w:r w:rsidR="00387866">
        <w:t>345</w:t>
      </w:r>
      <w:r w:rsidR="00387866">
        <w:rPr>
          <w:rFonts w:hint="eastAsia"/>
        </w:rPr>
        <w:t xml:space="preserve">조에 따라 회사의 상환의무는 어차피 배당가능이익의 범위 내에서 지는 것이므로, 문구를 간소화하여 규정하였습니다. </w:t>
      </w:r>
    </w:p>
  </w:comment>
  <w:comment w:id="423" w:author="SL Partners" w:date="2023-12-23T23:58:00Z" w:initials="SP">
    <w:p w14:paraId="5DCB4EA9" w14:textId="77777777" w:rsidR="00F816E1" w:rsidRDefault="00F816E1" w:rsidP="00F816E1">
      <w:pPr>
        <w:pStyle w:val="aa"/>
      </w:pPr>
      <w:r>
        <w:rPr>
          <w:rStyle w:val="a9"/>
        </w:rPr>
        <w:annotationRef/>
      </w:r>
      <w:r>
        <w:rPr>
          <w:rFonts w:hint="eastAsia"/>
        </w:rPr>
        <w:t xml:space="preserve">일반적으로 </w:t>
      </w:r>
      <w:r>
        <w:t>"</w:t>
      </w:r>
      <w:r>
        <w:rPr>
          <w:rFonts w:hint="eastAsia"/>
        </w:rPr>
        <w:t>이자액에서 차감한다</w:t>
      </w:r>
      <w:r>
        <w:t>"</w:t>
      </w:r>
      <w:r>
        <w:rPr>
          <w:rFonts w:hint="eastAsia"/>
        </w:rPr>
        <w:t>는 식으로 규정하여 이자에서 먼저 차감되도록 규정합니다만</w:t>
      </w:r>
      <w:r>
        <w:t xml:space="preserve">, </w:t>
      </w:r>
      <w:r>
        <w:rPr>
          <w:rFonts w:hint="eastAsia"/>
        </w:rPr>
        <w:t>본 조항에서는 그 부분이 다소 불분명해보입니다</w:t>
      </w:r>
      <w:r>
        <w:t xml:space="preserve">. </w:t>
      </w:r>
      <w:r>
        <w:rPr>
          <w:rFonts w:hint="eastAsia"/>
        </w:rPr>
        <w:t>이 부분은 불분명한 것이 회사 입장에서는 유리한 측면이 있으므로 그대로 두었습니다</w:t>
      </w:r>
      <w:r>
        <w:t xml:space="preserve">. </w:t>
      </w:r>
    </w:p>
  </w:comment>
  <w:comment w:id="424" w:author="SL Partners" w:date="2023-12-23T23:58:00Z" w:initials="SP">
    <w:p w14:paraId="54238297" w14:textId="77777777" w:rsidR="008C6BAA" w:rsidRDefault="008C6BAA" w:rsidP="008C6BAA">
      <w:pPr>
        <w:pStyle w:val="aa"/>
      </w:pPr>
      <w:r>
        <w:rPr>
          <w:rStyle w:val="a9"/>
        </w:rPr>
        <w:annotationRef/>
      </w:r>
      <w:r>
        <w:rPr>
          <w:rFonts w:hint="eastAsia"/>
        </w:rPr>
        <w:t xml:space="preserve">연 </w:t>
      </w:r>
      <w:r>
        <w:t xml:space="preserve">10% </w:t>
      </w:r>
      <w:r>
        <w:rPr>
          <w:rFonts w:hint="eastAsia"/>
        </w:rPr>
        <w:t>이율이면 높지 않은 이율입니다</w:t>
      </w:r>
      <w:r>
        <w:t xml:space="preserve">. </w:t>
      </w:r>
    </w:p>
  </w:comment>
  <w:comment w:id="425" w:author="SL Partners" w:date="2023-12-23T23:59:00Z" w:initials="SP">
    <w:p w14:paraId="0C29203E" w14:textId="77777777" w:rsidR="007E411E" w:rsidRDefault="007E411E" w:rsidP="007E411E">
      <w:pPr>
        <w:pStyle w:val="aa"/>
      </w:pPr>
      <w:r>
        <w:rPr>
          <w:rStyle w:val="a9"/>
        </w:rPr>
        <w:annotationRef/>
      </w:r>
      <w:r>
        <w:rPr>
          <w:rFonts w:hint="eastAsia"/>
        </w:rPr>
        <w:t>상환하지 못한 정당한 이유가 있는 경우에는 위약벌을 지급하지 않도록 문구를 추가하였습니다</w:t>
      </w:r>
      <w:r>
        <w:t xml:space="preserve">. </w:t>
      </w:r>
    </w:p>
  </w:comment>
  <w:comment w:id="431" w:author="SL Partners" w:date="2023-12-23T23:10:00Z" w:initials="SP">
    <w:p w14:paraId="1D4E12CA" w14:textId="2CA80160" w:rsidR="00C32A15" w:rsidRDefault="00C32A15" w:rsidP="00C32A15">
      <w:pPr>
        <w:pStyle w:val="aa"/>
      </w:pPr>
      <w:r>
        <w:rPr>
          <w:rStyle w:val="a9"/>
        </w:rPr>
        <w:annotationRef/>
      </w:r>
      <w:r>
        <w:rPr>
          <w:rFonts w:hint="eastAsia"/>
        </w:rPr>
        <w:t xml:space="preserve">투자금 사용용도는 </w:t>
      </w:r>
      <w:r>
        <w:t>broad</w:t>
      </w:r>
      <w:r>
        <w:rPr>
          <w:rFonts w:hint="eastAsia"/>
        </w:rPr>
        <w:t>하게 규정할수록 좋기 때문에</w:t>
      </w:r>
      <w:r>
        <w:t xml:space="preserve">, </w:t>
      </w:r>
      <w:r>
        <w:rPr>
          <w:rFonts w:hint="eastAsia"/>
        </w:rPr>
        <w:t>보다 포괄적인 문구로 바꾸고 사용용도도 추가하였습니다</w:t>
      </w:r>
      <w:r>
        <w:t xml:space="preserve">. </w:t>
      </w:r>
      <w:r>
        <w:rPr>
          <w:rFonts w:hint="eastAsia"/>
        </w:rPr>
        <w:t>투자자와의 협상과정에서 추가</w:t>
      </w:r>
      <w:r>
        <w:t>/</w:t>
      </w:r>
      <w:r>
        <w:rPr>
          <w:rFonts w:hint="eastAsia"/>
        </w:rPr>
        <w:t>수정</w:t>
      </w:r>
      <w:r>
        <w:t>/</w:t>
      </w:r>
      <w:r>
        <w:rPr>
          <w:rFonts w:hint="eastAsia"/>
        </w:rPr>
        <w:t>삭제하시기 바랍니다</w:t>
      </w:r>
      <w:r>
        <w:t xml:space="preserve">. </w:t>
      </w:r>
    </w:p>
  </w:comment>
  <w:comment w:id="435" w:author="SL Partners" w:date="2023-12-23T22:40:00Z" w:initials="SP">
    <w:p w14:paraId="61368728" w14:textId="033E2CB2" w:rsidR="00F40C36" w:rsidRDefault="00F40C36" w:rsidP="00F40C36">
      <w:pPr>
        <w:pStyle w:val="aa"/>
      </w:pPr>
      <w:r>
        <w:rPr>
          <w:rStyle w:val="a9"/>
        </w:rPr>
        <w:annotationRef/>
      </w:r>
      <w:r>
        <w:rPr>
          <w:rFonts w:hint="eastAsia"/>
        </w:rPr>
        <w:t>통상 실사비용은 투자자가 부담하므로, 단서 조항을 추가하였습니다</w:t>
      </w:r>
      <w:r>
        <w:t>.</w:t>
      </w:r>
    </w:p>
  </w:comment>
  <w:comment w:id="438" w:author="SL Partners" w:date="2023-12-23T22:41:00Z" w:initials="SP">
    <w:p w14:paraId="518AC5F5" w14:textId="77777777" w:rsidR="00D379B8" w:rsidRDefault="00D379B8" w:rsidP="00D379B8">
      <w:pPr>
        <w:pStyle w:val="aa"/>
      </w:pPr>
      <w:r>
        <w:rPr>
          <w:rStyle w:val="a9"/>
        </w:rPr>
        <w:annotationRef/>
      </w:r>
      <w:r>
        <w:rPr>
          <w:rFonts w:hint="eastAsia"/>
        </w:rPr>
        <w:t>투자금 사용용도 위반으로 인한 실사의 경우에는 회사가 실사 비용을 부담하도록 단서 조항을 추가하였습니다</w:t>
      </w:r>
      <w:r>
        <w:t xml:space="preserve">. </w:t>
      </w:r>
    </w:p>
  </w:comment>
  <w:comment w:id="440" w:author="SL Partners" w:date="2023-12-23T22:43:00Z" w:initials="SP">
    <w:p w14:paraId="64343466" w14:textId="77777777" w:rsidR="00235AD2" w:rsidRDefault="00235AD2" w:rsidP="00235AD2">
      <w:pPr>
        <w:pStyle w:val="aa"/>
      </w:pPr>
      <w:r>
        <w:rPr>
          <w:rStyle w:val="a9"/>
        </w:rPr>
        <w:annotationRef/>
      </w:r>
      <w:r>
        <w:rPr>
          <w:rFonts w:hint="eastAsia"/>
        </w:rPr>
        <w:t>현재 문구로도 직접적인 문제는 없습니다만</w:t>
      </w:r>
      <w:r>
        <w:t xml:space="preserve">, </w:t>
      </w:r>
      <w:r>
        <w:rPr>
          <w:rFonts w:hint="eastAsia"/>
        </w:rPr>
        <w:t>회사의 경쟁사가 시장에 많지 않거나 경쟁업종의 범위가 불분명한 경우에는</w:t>
      </w:r>
      <w:r>
        <w:t xml:space="preserve">, </w:t>
      </w:r>
      <w:r>
        <w:rPr>
          <w:rFonts w:hint="eastAsia"/>
        </w:rPr>
        <w:t>해당 경쟁회사들을 별첨으로 명시하거나 경쟁업종이 무엇인지 범위를 한정하여 규정하는 방안도 고려하시기 바랍니다</w:t>
      </w:r>
      <w:r>
        <w:t xml:space="preserve">. </w:t>
      </w:r>
    </w:p>
  </w:comment>
  <w:comment w:id="441" w:author="SL Partners" w:date="2023-12-23T22:47:00Z" w:initials="SP">
    <w:p w14:paraId="67195D4B" w14:textId="77777777" w:rsidR="00DA4511" w:rsidRDefault="00DA4511" w:rsidP="00DA4511">
      <w:pPr>
        <w:pStyle w:val="aa"/>
      </w:pPr>
      <w:r>
        <w:rPr>
          <w:rStyle w:val="a9"/>
        </w:rPr>
        <w:annotationRef/>
      </w:r>
      <w:r>
        <w:rPr>
          <w:rFonts w:hint="eastAsia"/>
        </w:rPr>
        <w:t>투자자가 지명할 이사는 반드시 기타비상무이사로 미리 정할 필요는 없고</w:t>
      </w:r>
      <w:r>
        <w:t xml:space="preserve">, </w:t>
      </w:r>
      <w:r>
        <w:rPr>
          <w:rFonts w:hint="eastAsia"/>
        </w:rPr>
        <w:t>사내이사, 기타비상무이사 중 하나로 선택하는 것도 가능합니다</w:t>
      </w:r>
      <w:r>
        <w:t xml:space="preserve">. </w:t>
      </w:r>
      <w:r>
        <w:rPr>
          <w:rFonts w:hint="eastAsia"/>
        </w:rPr>
        <w:t>통상 투자자들은 상근의무를 부담하지 않는 기타비상무이사로 선임하는 것을 선호합니다</w:t>
      </w:r>
      <w:r>
        <w:t xml:space="preserve">. </w:t>
      </w:r>
      <w:r>
        <w:rPr>
          <w:rFonts w:hint="eastAsia"/>
        </w:rPr>
        <w:t>만약 사내이사로 선임하게 될 경우에는 회사 경영에 깊숙히 관여할수는 있지만</w:t>
      </w:r>
      <w:r>
        <w:t xml:space="preserve">, </w:t>
      </w:r>
      <w:r>
        <w:rPr>
          <w:rFonts w:hint="eastAsia"/>
        </w:rPr>
        <w:t>상시적으로 근무해야 해서 향후 분쟁이 발생하면 트집 잡히기에도 좋기 때문입니다</w:t>
      </w:r>
      <w:r>
        <w:t>.</w:t>
      </w:r>
    </w:p>
  </w:comment>
  <w:comment w:id="446" w:author="SL Partners" w:date="2023-12-23T23:24:00Z" w:initials="SP">
    <w:p w14:paraId="2174A15E" w14:textId="77777777" w:rsidR="00A42D94" w:rsidRDefault="00E176B9" w:rsidP="00A42D94">
      <w:pPr>
        <w:pStyle w:val="aa"/>
      </w:pPr>
      <w:r>
        <w:rPr>
          <w:rStyle w:val="a9"/>
        </w:rPr>
        <w:annotationRef/>
      </w:r>
      <w:r w:rsidR="00A42D94">
        <w:rPr>
          <w:rFonts w:hint="eastAsia"/>
        </w:rPr>
        <w:t>이사회 결의에 관한 일반조항을 추가하였습니다. 이에 더하여 아래의 하이라이트 표시된 예시조항과 같이 투자자 동의사항을 이사회 결의사항으로 바꾸는 방안도 고려하실 수 있습니다.</w:t>
      </w:r>
    </w:p>
  </w:comment>
  <w:comment w:id="833" w:author="SL Partners" w:date="2023-12-23T23:24:00Z" w:initials="SP">
    <w:p w14:paraId="27A36969" w14:textId="5066FA82" w:rsidR="00EF69A2" w:rsidRDefault="00EF69A2" w:rsidP="00EF69A2">
      <w:pPr>
        <w:pStyle w:val="aa"/>
      </w:pPr>
      <w:r>
        <w:rPr>
          <w:rStyle w:val="a9"/>
        </w:rPr>
        <w:annotationRef/>
      </w:r>
      <w:r>
        <w:rPr>
          <w:rFonts w:hint="eastAsia"/>
        </w:rPr>
        <w:t>제</w:t>
      </w:r>
      <w:r>
        <w:t>5</w:t>
      </w:r>
      <w:r>
        <w:rPr>
          <w:rFonts w:hint="eastAsia"/>
        </w:rPr>
        <w:t>호부터 제</w:t>
      </w:r>
      <w:r>
        <w:t>11</w:t>
      </w:r>
      <w:r>
        <w:rPr>
          <w:rFonts w:hint="eastAsia"/>
        </w:rPr>
        <w:t>호에 이르기까지 해당 사항이 발생할 때마다 투자자로부터 사전 서면동의를 받는 것을 회사 경영활동을 함에 있어 상당한 부담으로 작용할 수 있습니다</w:t>
      </w:r>
      <w:r>
        <w:t xml:space="preserve">. </w:t>
      </w:r>
      <w:r>
        <w:rPr>
          <w:rFonts w:hint="eastAsia"/>
        </w:rPr>
        <w:t xml:space="preserve">이를 최대한 해소하기 위해서는 우선 </w:t>
      </w:r>
      <w:r>
        <w:t xml:space="preserve">(1) </w:t>
      </w:r>
      <w:r>
        <w:rPr>
          <w:rFonts w:hint="eastAsia"/>
        </w:rPr>
        <w:t>이미 투자자가 지명한 이사가 이사회에 참석하여 의결권을 행사하고 있고</w:t>
      </w:r>
      <w:r>
        <w:t xml:space="preserve">, (2) </w:t>
      </w:r>
      <w:r>
        <w:rPr>
          <w:rFonts w:hint="eastAsia"/>
        </w:rPr>
        <w:t>회사의 이사회는 경영상 중요사항에 대하여 모두 결의를 하고 있으므로</w:t>
      </w:r>
      <w:r>
        <w:t xml:space="preserve">, (3) </w:t>
      </w:r>
      <w:r>
        <w:rPr>
          <w:rFonts w:hint="eastAsia"/>
        </w:rPr>
        <w:t>이를 통해 투자자는 사실상 회사의 여러 경영활동에 사전 동의를 하고 있는 것과 마찬가지인 점을 들어 제</w:t>
      </w:r>
      <w:r>
        <w:t>5</w:t>
      </w:r>
      <w:r>
        <w:rPr>
          <w:rFonts w:hint="eastAsia"/>
        </w:rPr>
        <w:t>호</w:t>
      </w:r>
      <w:r>
        <w:t>~</w:t>
      </w:r>
      <w:r>
        <w:rPr>
          <w:rFonts w:hint="eastAsia"/>
        </w:rPr>
        <w:t>제</w:t>
      </w:r>
      <w:r>
        <w:t>11</w:t>
      </w:r>
      <w:r>
        <w:rPr>
          <w:rFonts w:hint="eastAsia"/>
        </w:rPr>
        <w:t>호의 경우에는 투자자 동의가 아닌 이사회 결의사항으로 별도 조항을 두는 방안도 고려할 수 있습니다</w:t>
      </w:r>
      <w:r>
        <w:t xml:space="preserve">. </w:t>
      </w:r>
      <w:r>
        <w:rPr>
          <w:rFonts w:hint="eastAsia"/>
        </w:rPr>
        <w:t>이와 관련하여 제</w:t>
      </w:r>
      <w:r>
        <w:t>14</w:t>
      </w:r>
      <w:r>
        <w:rPr>
          <w:rFonts w:hint="eastAsia"/>
        </w:rPr>
        <w:t>조 제</w:t>
      </w:r>
      <w:r>
        <w:t>3</w:t>
      </w:r>
      <w:r>
        <w:rPr>
          <w:rFonts w:hint="eastAsia"/>
        </w:rPr>
        <w:t>항으로 회사 경영의 중요사항에 대해서는 이사회 결의가 필요하다는 일반조항을 추가해두었습니다</w:t>
      </w:r>
      <w:r>
        <w:t xml:space="preserve">. </w:t>
      </w:r>
    </w:p>
  </w:comment>
  <w:comment w:id="843" w:author="SL Partners" w:date="2023-12-23T23:43:00Z" w:initials="SP">
    <w:p w14:paraId="28893897" w14:textId="77777777" w:rsidR="00E13BB4" w:rsidRDefault="008E2F31" w:rsidP="00E13BB4">
      <w:pPr>
        <w:pStyle w:val="aa"/>
      </w:pPr>
      <w:r>
        <w:rPr>
          <w:rStyle w:val="a9"/>
        </w:rPr>
        <w:annotationRef/>
      </w:r>
      <w:r w:rsidR="00E13BB4">
        <w:rPr>
          <w:rFonts w:hint="eastAsia"/>
        </w:rPr>
        <w:t xml:space="preserve">참고 차원에서 조금 더 구체적으로 스톡옵션 부여를 허용하는 조항(예시)을 추가하였습니다. 투자자 측에서 일반적으로 요구하는 임직원에 대한 재직의무 등도 포함하였으므로, 참고 부탁드립니다. </w:t>
      </w:r>
    </w:p>
  </w:comment>
  <w:comment w:id="1155" w:author="SL Partners" w:date="2023-12-23T23:42:00Z" w:initials="SP">
    <w:p w14:paraId="7C72B33F" w14:textId="4C798D30" w:rsidR="007C7A20" w:rsidRDefault="007C7A20" w:rsidP="007C7A20">
      <w:pPr>
        <w:pStyle w:val="aa"/>
      </w:pPr>
      <w:r>
        <w:rPr>
          <w:rStyle w:val="a9"/>
        </w:rPr>
        <w:annotationRef/>
      </w:r>
      <w:r>
        <w:rPr>
          <w:rFonts w:hint="eastAsia"/>
        </w:rPr>
        <w:t>본조에 따른 조사 및 감사는 오로지 투자자가 필요하다고 판단하는 경우 실시하는 것인데</w:t>
      </w:r>
      <w:r>
        <w:t xml:space="preserve">, </w:t>
      </w:r>
      <w:r>
        <w:rPr>
          <w:rFonts w:hint="eastAsia"/>
        </w:rPr>
        <w:t>그 비용을 회사가 부담한다는 것은 부당한 것으로 보입니다</w:t>
      </w:r>
      <w:r>
        <w:t xml:space="preserve">. </w:t>
      </w:r>
      <w:r>
        <w:rPr>
          <w:rFonts w:hint="eastAsia"/>
        </w:rPr>
        <w:t>투자자 측에서 그 비용을 부담하는 것이 일반적으로 투자자 비용으로 문구를 수정하였습니다</w:t>
      </w:r>
      <w:r>
        <w:t>.</w:t>
      </w:r>
    </w:p>
  </w:comment>
  <w:comment w:id="1166" w:author="SL Partners" w:date="2023-12-24T10:55:00Z" w:initials="SP">
    <w:p w14:paraId="385DB72D" w14:textId="77777777" w:rsidR="002825AC" w:rsidRDefault="002825AC" w:rsidP="002825AC">
      <w:pPr>
        <w:pStyle w:val="aa"/>
      </w:pPr>
      <w:r>
        <w:rPr>
          <w:rStyle w:val="a9"/>
        </w:rPr>
        <w:annotationRef/>
      </w:r>
      <w:r>
        <w:rPr>
          <w:rFonts w:hint="eastAsia"/>
        </w:rPr>
        <w:t>이해관계인이 직접 주식을 매수하지 않더라도 제</w:t>
      </w:r>
      <w:r>
        <w:t>3</w:t>
      </w:r>
      <w:r>
        <w:rPr>
          <w:rFonts w:hint="eastAsia"/>
        </w:rPr>
        <w:t>자 지정을 통해 그 자가 매수할 수 있도록 문구를 추가하였습니다</w:t>
      </w:r>
      <w:r>
        <w:t>.</w:t>
      </w:r>
    </w:p>
  </w:comment>
  <w:comment w:id="1170" w:author="SL Partners" w:date="2023-12-24T10:55:00Z" w:initials="SP">
    <w:p w14:paraId="173075C4" w14:textId="77777777" w:rsidR="00BC3A19" w:rsidRDefault="00BC3A19" w:rsidP="00BC3A19">
      <w:pPr>
        <w:pStyle w:val="aa"/>
      </w:pPr>
      <w:r>
        <w:rPr>
          <w:rStyle w:val="a9"/>
        </w:rPr>
        <w:annotationRef/>
      </w:r>
      <w:r>
        <w:rPr>
          <w:rFonts w:hint="eastAsia"/>
        </w:rPr>
        <w:t>권리관계를 명확히 하기 위하여 매매계약 체결을 의제하였고</w:t>
      </w:r>
      <w:r>
        <w:t xml:space="preserve">, </w:t>
      </w:r>
      <w:r>
        <w:rPr>
          <w:rFonts w:hint="eastAsia"/>
        </w:rPr>
        <w:t>우선매수권 포기간주 문구도 추가하였습니다</w:t>
      </w:r>
      <w:r>
        <w:t>.</w:t>
      </w:r>
    </w:p>
  </w:comment>
  <w:comment w:id="1187" w:author="SL Partners" w:date="2023-12-24T11:04:00Z" w:initials="SP">
    <w:p w14:paraId="238DE44A" w14:textId="77777777" w:rsidR="001F741B" w:rsidRDefault="00F713E8" w:rsidP="001F741B">
      <w:pPr>
        <w:pStyle w:val="aa"/>
      </w:pPr>
      <w:r>
        <w:rPr>
          <w:rStyle w:val="a9"/>
        </w:rPr>
        <w:annotationRef/>
      </w:r>
      <w:r w:rsidR="001F741B">
        <w:rPr>
          <w:rFonts w:hint="eastAsia"/>
        </w:rPr>
        <w:t>2배의 금액은 과한 측면이 있으나</w:t>
      </w:r>
      <w:r w:rsidR="001F741B">
        <w:t xml:space="preserve">, </w:t>
      </w:r>
      <w:r w:rsidR="001F741B">
        <w:rPr>
          <w:rFonts w:hint="eastAsia"/>
        </w:rPr>
        <w:t>협상의 범위에 포함되는 것인 점 참고 부탁드립니다</w:t>
      </w:r>
      <w:r w:rsidR="001F741B">
        <w:t xml:space="preserve">. </w:t>
      </w:r>
      <w:r w:rsidR="001F741B">
        <w:rPr>
          <w:rFonts w:hint="eastAsia"/>
        </w:rPr>
        <w:t xml:space="preserve">다른 사례인 </w:t>
      </w:r>
      <w:r w:rsidR="001F741B">
        <w:t>Altos Ventures</w:t>
      </w:r>
      <w:r w:rsidR="001F741B">
        <w:rPr>
          <w:rFonts w:hint="eastAsia"/>
        </w:rPr>
        <w:t xml:space="preserve">의 경우 </w:t>
      </w:r>
      <w:r w:rsidR="001F741B">
        <w:t xml:space="preserve">50% </w:t>
      </w:r>
      <w:r w:rsidR="001F741B">
        <w:rPr>
          <w:rFonts w:hint="eastAsia"/>
        </w:rPr>
        <w:t>정도로 계약을 체결하고 있습니다</w:t>
      </w:r>
      <w:r w:rsidR="001F741B">
        <w:t>.</w:t>
      </w:r>
    </w:p>
  </w:comment>
  <w:comment w:id="1298" w:author="SL Partners" w:date="2023-12-24T11:10:00Z" w:initials="SP">
    <w:p w14:paraId="08AF1EAD" w14:textId="360D6B59" w:rsidR="00BC7D26" w:rsidRDefault="00BC7D26" w:rsidP="00BC7D26">
      <w:pPr>
        <w:pStyle w:val="aa"/>
      </w:pPr>
      <w:r>
        <w:rPr>
          <w:rStyle w:val="a9"/>
        </w:rPr>
        <w:annotationRef/>
      </w:r>
      <w:r>
        <w:rPr>
          <w:rFonts w:hint="eastAsia"/>
        </w:rPr>
        <w:t>투자자가 처분에는 동의 하였지만 우선매수권은 행사하지 않는 경우</w:t>
      </w:r>
      <w:r>
        <w:t xml:space="preserve">, </w:t>
      </w:r>
      <w:r>
        <w:rPr>
          <w:rFonts w:hint="eastAsia"/>
        </w:rPr>
        <w:t>자유로이 처분할 수 있다는 점을 명시하였습니다</w:t>
      </w:r>
      <w:r>
        <w:t xml:space="preserve">. </w:t>
      </w:r>
      <w:r>
        <w:rPr>
          <w:rFonts w:hint="eastAsia"/>
        </w:rPr>
        <w:t xml:space="preserve">아마 투자자와의 협상 과정에서 투자자가 이 문구에 더하여 </w:t>
      </w:r>
      <w:r>
        <w:t xml:space="preserve">(1) </w:t>
      </w:r>
      <w:r>
        <w:rPr>
          <w:rFonts w:hint="eastAsia"/>
        </w:rPr>
        <w:t>기존 매도통지에 기재된 가격보다 낮은 가격으로 처분하는 것은 금지하고</w:t>
      </w:r>
      <w:r>
        <w:t xml:space="preserve">, (2) </w:t>
      </w:r>
      <w:r>
        <w:rPr>
          <w:rFonts w:hint="eastAsia"/>
        </w:rPr>
        <w:t>주식양수인은 이해관계인의 의무를 승계해야 한다는 취지의 조항을 추가할 것을 요구할 가능성이 있습니다</w:t>
      </w:r>
      <w:r>
        <w:t>.</w:t>
      </w:r>
    </w:p>
  </w:comment>
  <w:comment w:id="1308" w:author="SL Partners" w:date="2023-12-24T11:13:00Z" w:initials="SP">
    <w:p w14:paraId="25F44BE8" w14:textId="77777777" w:rsidR="00F46E02" w:rsidRDefault="00F46E02" w:rsidP="00F46E02">
      <w:pPr>
        <w:pStyle w:val="aa"/>
      </w:pPr>
      <w:r>
        <w:rPr>
          <w:rStyle w:val="a9"/>
        </w:rPr>
        <w:annotationRef/>
      </w:r>
      <w:r>
        <w:rPr>
          <w:rFonts w:hint="eastAsia"/>
        </w:rPr>
        <w:t>포기간주 조항을 추가하였습니다</w:t>
      </w:r>
      <w:r>
        <w:t>.</w:t>
      </w:r>
    </w:p>
  </w:comment>
  <w:comment w:id="1315" w:author="SL Partners" w:date="2023-12-24T11:16:00Z" w:initials="SP">
    <w:p w14:paraId="51F91147" w14:textId="77777777" w:rsidR="00CF4165" w:rsidRDefault="000D4CDC" w:rsidP="00CF4165">
      <w:pPr>
        <w:pStyle w:val="aa"/>
      </w:pPr>
      <w:r>
        <w:rPr>
          <w:rStyle w:val="a9"/>
        </w:rPr>
        <w:annotationRef/>
      </w:r>
      <w:r w:rsidR="00CF4165">
        <w:rPr>
          <w:rFonts w:hint="eastAsia"/>
        </w:rPr>
        <w:t>투자자 입장에서는 이 지분비율의 의미에 대하여 "</w:t>
      </w:r>
      <w:r w:rsidR="00CF4165">
        <w:rPr>
          <w:rFonts w:hint="eastAsia"/>
          <w:color w:val="000000"/>
        </w:rPr>
        <w:t>투자자가 보유하는 회사의 주식 중 전환권이 부착되어 있으나 그 시점까지 아직 전환되지 않은 주식의 경우, 공동매도권 행사통지 시점 직전에 당해 주식에 대한 전환권이 행사되었더라면 발행되었을 보통주식의 수를 기준으로 주식수를 산정함” 이라고 정의하기도 하는데, 이는 투자자에게 유리한 문구이므로 추가하지 않았습니다</w:t>
      </w:r>
      <w:r w:rsidR="00CF4165">
        <w:rPr>
          <w:color w:val="000000"/>
        </w:rPr>
        <w:t>(</w:t>
      </w:r>
      <w:r w:rsidR="00CF4165">
        <w:rPr>
          <w:rFonts w:hint="eastAsia"/>
          <w:color w:val="000000"/>
        </w:rPr>
        <w:t>이미 제</w:t>
      </w:r>
      <w:r w:rsidR="00CF4165">
        <w:rPr>
          <w:color w:val="000000"/>
        </w:rPr>
        <w:t>3</w:t>
      </w:r>
      <w:r w:rsidR="00CF4165">
        <w:rPr>
          <w:rFonts w:hint="eastAsia"/>
          <w:color w:val="000000"/>
        </w:rPr>
        <w:t>항에 규정되어 있긴 하지만</w:t>
      </w:r>
      <w:r w:rsidR="00CF4165">
        <w:rPr>
          <w:color w:val="000000"/>
        </w:rPr>
        <w:t>).</w:t>
      </w:r>
    </w:p>
  </w:comment>
  <w:comment w:id="1353" w:author="SL Partners" w:date="2023-12-24T13:07:00Z" w:initials="SP">
    <w:p w14:paraId="66814791" w14:textId="77777777" w:rsidR="00793B2A" w:rsidRDefault="00793B2A" w:rsidP="00793B2A">
      <w:pPr>
        <w:pStyle w:val="aa"/>
      </w:pPr>
      <w:r>
        <w:rPr>
          <w:rStyle w:val="a9"/>
        </w:rPr>
        <w:annotationRef/>
      </w:r>
      <w:r>
        <w:rPr>
          <w:rFonts w:hint="eastAsia"/>
        </w:rPr>
        <w:t>정당한 이유가 있는 경우에는 적용되지 않도록 문구를 추가하였습니다</w:t>
      </w:r>
      <w:r>
        <w:t>.</w:t>
      </w:r>
    </w:p>
  </w:comment>
  <w:comment w:id="1359" w:author="SL Partners" w:date="2023-12-24T13:07:00Z" w:initials="SP">
    <w:p w14:paraId="3E44FA76" w14:textId="5D57829D" w:rsidR="006E1241" w:rsidRDefault="006E1241" w:rsidP="006E1241">
      <w:pPr>
        <w:pStyle w:val="aa"/>
      </w:pPr>
      <w:r>
        <w:rPr>
          <w:rStyle w:val="a9"/>
        </w:rPr>
        <w:annotationRef/>
      </w:r>
      <w:r>
        <w:t>“</w:t>
      </w:r>
      <w:r>
        <w:rPr>
          <w:rFonts w:hint="eastAsia"/>
        </w:rPr>
        <w:t>중대하게 위반한 경우</w:t>
      </w:r>
      <w:r>
        <w:t>"</w:t>
      </w:r>
      <w:r>
        <w:rPr>
          <w:rFonts w:hint="eastAsia"/>
        </w:rPr>
        <w:t>의 의미가 불분명하여 문구를 보다 구체화하였습니다</w:t>
      </w:r>
      <w:r>
        <w:t>.</w:t>
      </w:r>
    </w:p>
  </w:comment>
  <w:comment w:id="1360" w:author="SL Partners" w:date="2023-12-24T13:15:00Z" w:initials="SP">
    <w:p w14:paraId="4CEAFB10" w14:textId="77777777" w:rsidR="00681533" w:rsidRDefault="00681533" w:rsidP="00681533">
      <w:pPr>
        <w:pStyle w:val="aa"/>
      </w:pPr>
      <w:r>
        <w:rPr>
          <w:rStyle w:val="a9"/>
        </w:rPr>
        <w:annotationRef/>
      </w:r>
      <w:r>
        <w:rPr>
          <w:rFonts w:hint="eastAsia"/>
        </w:rPr>
        <w:t>제27조 제1항 제3호에서 이해관계인이 계약상 의무를 중대하게 위반한 경우에는 풋옵션은 물론 제28조 제1항에 따라 위약벌도 배상해야 하는데, 계약상 의무에는 제23조 내지 제25조도 포함되는 것이므로 제28조 제2항은 위약벌이 이중으로 부과되는 것으로 해석될 여지가 있어서 부당하게 과중한 조항인 것 같습니다. 이에 삭제하였습니다.</w:t>
      </w:r>
    </w:p>
  </w:comment>
  <w:comment w:id="1377" w:author="SL Partners" w:date="2023-12-24T11:02:00Z" w:initials="SP">
    <w:p w14:paraId="43FC9FB4" w14:textId="77777777" w:rsidR="00581876" w:rsidRDefault="00363688" w:rsidP="00581876">
      <w:pPr>
        <w:pStyle w:val="aa"/>
      </w:pPr>
      <w:r>
        <w:rPr>
          <w:rStyle w:val="a9"/>
        </w:rPr>
        <w:annotationRef/>
      </w:r>
      <w:r w:rsidR="00581876">
        <w:rPr>
          <w:rFonts w:hint="eastAsia"/>
        </w:rPr>
        <w:t>통산적인 근속의무기간(</w:t>
      </w:r>
      <w:r w:rsidR="00581876">
        <w:t>3</w:t>
      </w:r>
      <w:r w:rsidR="00581876">
        <w:rPr>
          <w:rFonts w:hint="eastAsia"/>
        </w:rPr>
        <w:t>년)보다 장기간인데 수용 가능하실지 확인 부탁드립니다.</w:t>
      </w:r>
    </w:p>
  </w:comment>
  <w:comment w:id="1406" w:author="SL Partners" w:date="2023-12-24T13:19:00Z" w:initials="SP">
    <w:p w14:paraId="70623EC8" w14:textId="77777777" w:rsidR="00E3745F" w:rsidRDefault="00E3745F" w:rsidP="00E3745F">
      <w:pPr>
        <w:pStyle w:val="aa"/>
      </w:pPr>
      <w:r>
        <w:rPr>
          <w:rStyle w:val="a9"/>
        </w:rPr>
        <w:annotationRef/>
      </w:r>
      <w:r>
        <w:rPr>
          <w:rFonts w:hint="eastAsia"/>
        </w:rPr>
        <w:t>회사 입장에서는 회사 지분의 상당 부분이 누구인지도 모를 제</w:t>
      </w:r>
      <w:r>
        <w:t>3</w:t>
      </w:r>
      <w:r>
        <w:rPr>
          <w:rFonts w:hint="eastAsia"/>
        </w:rPr>
        <w:t>자에게 넘어가서 본 계약상의 권리를 행사하게 될 우려가 있습니다</w:t>
      </w:r>
      <w:r>
        <w:t xml:space="preserve">. </w:t>
      </w:r>
      <w:r>
        <w:rPr>
          <w:rFonts w:hint="eastAsia"/>
        </w:rPr>
        <w:t>이를 막을 수는 없을 것이지만 적어도 사전 통지는 하도록 문구를 추가하였습니다</w:t>
      </w:r>
      <w:r>
        <w:t>.</w:t>
      </w:r>
    </w:p>
  </w:comment>
  <w:comment w:id="1450" w:author="SL Partners" w:date="2023-12-24T13:21:00Z" w:initials="SP">
    <w:p w14:paraId="5CD14222" w14:textId="77777777" w:rsidR="00EF5D60" w:rsidRDefault="00BC70AC" w:rsidP="00EF5D60">
      <w:pPr>
        <w:pStyle w:val="aa"/>
      </w:pPr>
      <w:r>
        <w:rPr>
          <w:rStyle w:val="a9"/>
        </w:rPr>
        <w:annotationRef/>
      </w:r>
      <w:r w:rsidR="00EF5D60">
        <w:rPr>
          <w:rFonts w:hint="eastAsia"/>
        </w:rPr>
        <w:t>아래 문구들을 살펴보시고 혹시 현재 회사 및 이해관계인의 상황에 비추어 진술과 보장에 포함시키기 부담되는 문구가 있을지 확인하시기 바랍니다.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852D36" w15:done="0"/>
  <w15:commentEx w15:paraId="5358780F" w15:done="0"/>
  <w15:commentEx w15:paraId="0BDF5006" w15:done="0"/>
  <w15:commentEx w15:paraId="741DB592" w15:done="0"/>
  <w15:commentEx w15:paraId="00068D16" w15:done="0"/>
  <w15:commentEx w15:paraId="541AFC6D" w15:done="0"/>
  <w15:commentEx w15:paraId="620EF3CA" w15:done="0"/>
  <w15:commentEx w15:paraId="08E5090E" w15:done="0"/>
  <w15:commentEx w15:paraId="4D96BF52" w15:done="0"/>
  <w15:commentEx w15:paraId="2C2B8206" w15:done="0"/>
  <w15:commentEx w15:paraId="38FB2826" w15:done="0"/>
  <w15:commentEx w15:paraId="2953941D" w15:done="0"/>
  <w15:commentEx w15:paraId="7D6D14C4" w15:done="0"/>
  <w15:commentEx w15:paraId="5DCB4EA9" w15:done="0"/>
  <w15:commentEx w15:paraId="54238297" w15:done="0"/>
  <w15:commentEx w15:paraId="0C29203E" w15:done="0"/>
  <w15:commentEx w15:paraId="1D4E12CA" w15:done="0"/>
  <w15:commentEx w15:paraId="61368728" w15:done="0"/>
  <w15:commentEx w15:paraId="518AC5F5" w15:done="0"/>
  <w15:commentEx w15:paraId="64343466" w15:done="0"/>
  <w15:commentEx w15:paraId="67195D4B" w15:done="0"/>
  <w15:commentEx w15:paraId="2174A15E" w15:done="0"/>
  <w15:commentEx w15:paraId="27A36969" w15:done="0"/>
  <w15:commentEx w15:paraId="28893897" w15:done="0"/>
  <w15:commentEx w15:paraId="7C72B33F" w15:done="0"/>
  <w15:commentEx w15:paraId="385DB72D" w15:done="0"/>
  <w15:commentEx w15:paraId="173075C4" w15:done="0"/>
  <w15:commentEx w15:paraId="238DE44A" w15:done="0"/>
  <w15:commentEx w15:paraId="08AF1EAD" w15:done="0"/>
  <w15:commentEx w15:paraId="25F44BE8" w15:done="0"/>
  <w15:commentEx w15:paraId="51F91147" w15:done="0"/>
  <w15:commentEx w15:paraId="66814791" w15:done="0"/>
  <w15:commentEx w15:paraId="3E44FA76" w15:done="0"/>
  <w15:commentEx w15:paraId="4CEAFB10" w15:done="0"/>
  <w15:commentEx w15:paraId="43FC9FB4" w15:done="0"/>
  <w15:commentEx w15:paraId="70623EC8" w15:done="0"/>
  <w15:commentEx w15:paraId="5CD142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79FF538" w16cex:dateUtc="2023-12-23T14:02:00Z"/>
  <w16cex:commentExtensible w16cex:durableId="2C777336" w16cex:dateUtc="2023-12-23T13:05:00Z"/>
  <w16cex:commentExtensible w16cex:durableId="7E41C193" w16cex:dateUtc="2023-12-23T14:05:00Z"/>
  <w16cex:commentExtensible w16cex:durableId="10C83863" w16cex:dateUtc="2023-12-23T14:06:00Z"/>
  <w16cex:commentExtensible w16cex:durableId="3B824D11" w16cex:dateUtc="2023-12-23T13:32:00Z"/>
  <w16cex:commentExtensible w16cex:durableId="7B04A36A" w16cex:dateUtc="2023-12-23T14:48:00Z"/>
  <w16cex:commentExtensible w16cex:durableId="3640C237" w16cex:dateUtc="2023-12-23T14:14:00Z"/>
  <w16cex:commentExtensible w16cex:durableId="756756BD" w16cex:dateUtc="2023-12-23T14:15:00Z"/>
  <w16cex:commentExtensible w16cex:durableId="0B548E73" w16cex:dateUtc="2023-12-23T13:37:00Z"/>
  <w16cex:commentExtensible w16cex:durableId="04F146FB" w16cex:dateUtc="2023-12-23T14:20:00Z"/>
  <w16cex:commentExtensible w16cex:durableId="7474AB1E" w16cex:dateUtc="2023-12-23T14:52:00Z"/>
  <w16cex:commentExtensible w16cex:durableId="69969101" w16cex:dateUtc="2023-12-23T14:52:00Z"/>
  <w16cex:commentExtensible w16cex:durableId="1BFA6FA7" w16cex:dateUtc="2023-12-23T14:55:00Z"/>
  <w16cex:commentExtensible w16cex:durableId="04B08653" w16cex:dateUtc="2023-12-23T14:58:00Z"/>
  <w16cex:commentExtensible w16cex:durableId="5F281228" w16cex:dateUtc="2023-12-23T14:58:00Z"/>
  <w16cex:commentExtensible w16cex:durableId="5A0AEA2A" w16cex:dateUtc="2023-12-23T14:59:00Z"/>
  <w16cex:commentExtensible w16cex:durableId="73A70FE1" w16cex:dateUtc="2023-12-23T14:10:00Z"/>
  <w16cex:commentExtensible w16cex:durableId="2AAB966C" w16cex:dateUtc="2023-12-23T13:40:00Z"/>
  <w16cex:commentExtensible w16cex:durableId="1394B750" w16cex:dateUtc="2023-12-23T13:41:00Z"/>
  <w16cex:commentExtensible w16cex:durableId="127679A5" w16cex:dateUtc="2023-12-23T13:43:00Z"/>
  <w16cex:commentExtensible w16cex:durableId="6874650B" w16cex:dateUtc="2023-12-23T13:47:00Z"/>
  <w16cex:commentExtensible w16cex:durableId="2DD1DDF5" w16cex:dateUtc="2023-12-23T14:24:00Z"/>
  <w16cex:commentExtensible w16cex:durableId="7ECE4A8F" w16cex:dateUtc="2023-12-23T14:24:00Z"/>
  <w16cex:commentExtensible w16cex:durableId="2ED1C798" w16cex:dateUtc="2023-12-23T14:43:00Z"/>
  <w16cex:commentExtensible w16cex:durableId="07BFC523" w16cex:dateUtc="2023-12-23T14:42:00Z"/>
  <w16cex:commentExtensible w16cex:durableId="63394304" w16cex:dateUtc="2023-12-24T01:55:00Z"/>
  <w16cex:commentExtensible w16cex:durableId="219B4EB0" w16cex:dateUtc="2023-12-24T01:55:00Z"/>
  <w16cex:commentExtensible w16cex:durableId="5A5101A5" w16cex:dateUtc="2023-12-24T02:04:00Z"/>
  <w16cex:commentExtensible w16cex:durableId="623D67CF" w16cex:dateUtc="2023-12-24T02:10:00Z"/>
  <w16cex:commentExtensible w16cex:durableId="6F961132" w16cex:dateUtc="2023-12-24T02:13:00Z"/>
  <w16cex:commentExtensible w16cex:durableId="3573D997" w16cex:dateUtc="2023-12-24T02:16:00Z"/>
  <w16cex:commentExtensible w16cex:durableId="146554BE" w16cex:dateUtc="2023-12-24T04:07:00Z"/>
  <w16cex:commentExtensible w16cex:durableId="7458A3F8" w16cex:dateUtc="2023-12-24T04:07:00Z"/>
  <w16cex:commentExtensible w16cex:durableId="674D111A" w16cex:dateUtc="2023-12-24T04:15:00Z"/>
  <w16cex:commentExtensible w16cex:durableId="2F981951" w16cex:dateUtc="2023-12-24T02:02:00Z"/>
  <w16cex:commentExtensible w16cex:durableId="774590FC" w16cex:dateUtc="2023-12-24T04:19:00Z"/>
  <w16cex:commentExtensible w16cex:durableId="3D684C55" w16cex:dateUtc="2023-12-24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852D36" w16cid:durableId="479FF538"/>
  <w16cid:commentId w16cid:paraId="5358780F" w16cid:durableId="2C777336"/>
  <w16cid:commentId w16cid:paraId="0BDF5006" w16cid:durableId="7E41C193"/>
  <w16cid:commentId w16cid:paraId="741DB592" w16cid:durableId="10C83863"/>
  <w16cid:commentId w16cid:paraId="00068D16" w16cid:durableId="3B824D11"/>
  <w16cid:commentId w16cid:paraId="541AFC6D" w16cid:durableId="7B04A36A"/>
  <w16cid:commentId w16cid:paraId="620EF3CA" w16cid:durableId="3640C237"/>
  <w16cid:commentId w16cid:paraId="08E5090E" w16cid:durableId="756756BD"/>
  <w16cid:commentId w16cid:paraId="4D96BF52" w16cid:durableId="0B548E73"/>
  <w16cid:commentId w16cid:paraId="2C2B8206" w16cid:durableId="04F146FB"/>
  <w16cid:commentId w16cid:paraId="38FB2826" w16cid:durableId="7474AB1E"/>
  <w16cid:commentId w16cid:paraId="2953941D" w16cid:durableId="69969101"/>
  <w16cid:commentId w16cid:paraId="7D6D14C4" w16cid:durableId="1BFA6FA7"/>
  <w16cid:commentId w16cid:paraId="5DCB4EA9" w16cid:durableId="04B08653"/>
  <w16cid:commentId w16cid:paraId="54238297" w16cid:durableId="5F281228"/>
  <w16cid:commentId w16cid:paraId="0C29203E" w16cid:durableId="5A0AEA2A"/>
  <w16cid:commentId w16cid:paraId="1D4E12CA" w16cid:durableId="73A70FE1"/>
  <w16cid:commentId w16cid:paraId="61368728" w16cid:durableId="2AAB966C"/>
  <w16cid:commentId w16cid:paraId="518AC5F5" w16cid:durableId="1394B750"/>
  <w16cid:commentId w16cid:paraId="64343466" w16cid:durableId="127679A5"/>
  <w16cid:commentId w16cid:paraId="67195D4B" w16cid:durableId="6874650B"/>
  <w16cid:commentId w16cid:paraId="2174A15E" w16cid:durableId="2DD1DDF5"/>
  <w16cid:commentId w16cid:paraId="27A36969" w16cid:durableId="7ECE4A8F"/>
  <w16cid:commentId w16cid:paraId="28893897" w16cid:durableId="2ED1C798"/>
  <w16cid:commentId w16cid:paraId="7C72B33F" w16cid:durableId="07BFC523"/>
  <w16cid:commentId w16cid:paraId="385DB72D" w16cid:durableId="63394304"/>
  <w16cid:commentId w16cid:paraId="173075C4" w16cid:durableId="219B4EB0"/>
  <w16cid:commentId w16cid:paraId="238DE44A" w16cid:durableId="5A5101A5"/>
  <w16cid:commentId w16cid:paraId="08AF1EAD" w16cid:durableId="623D67CF"/>
  <w16cid:commentId w16cid:paraId="25F44BE8" w16cid:durableId="6F961132"/>
  <w16cid:commentId w16cid:paraId="51F91147" w16cid:durableId="3573D997"/>
  <w16cid:commentId w16cid:paraId="66814791" w16cid:durableId="146554BE"/>
  <w16cid:commentId w16cid:paraId="3E44FA76" w16cid:durableId="7458A3F8"/>
  <w16cid:commentId w16cid:paraId="4CEAFB10" w16cid:durableId="674D111A"/>
  <w16cid:commentId w16cid:paraId="43FC9FB4" w16cid:durableId="2F981951"/>
  <w16cid:commentId w16cid:paraId="70623EC8" w16cid:durableId="774590FC"/>
  <w16cid:commentId w16cid:paraId="5CD14222" w16cid:durableId="3D684C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194ED" w14:textId="77777777" w:rsidR="00185671" w:rsidRDefault="00185671" w:rsidP="00E96D95">
      <w:r>
        <w:separator/>
      </w:r>
    </w:p>
  </w:endnote>
  <w:endnote w:type="continuationSeparator" w:id="0">
    <w:p w14:paraId="4F632631" w14:textId="77777777" w:rsidR="00185671" w:rsidRDefault="00185671" w:rsidP="00E96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BatangChe">
    <w:panose1 w:val="0203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9820295"/>
      <w:docPartObj>
        <w:docPartGallery w:val="Page Numbers (Bottom of Page)"/>
        <w:docPartUnique/>
      </w:docPartObj>
    </w:sdtPr>
    <w:sdtEndPr>
      <w:rPr>
        <w:sz w:val="18"/>
        <w:szCs w:val="18"/>
      </w:rPr>
    </w:sdtEndPr>
    <w:sdtContent>
      <w:sdt>
        <w:sdtPr>
          <w:id w:val="-1769616900"/>
          <w:docPartObj>
            <w:docPartGallery w:val="Page Numbers (Top of Page)"/>
            <w:docPartUnique/>
          </w:docPartObj>
        </w:sdtPr>
        <w:sdtEndPr>
          <w:rPr>
            <w:sz w:val="18"/>
            <w:szCs w:val="18"/>
          </w:rPr>
        </w:sdtEndPr>
        <w:sdtContent>
          <w:p w14:paraId="6AED0669" w14:textId="75A4C72A" w:rsidR="00877D7D" w:rsidRPr="00E96D95" w:rsidRDefault="00877D7D">
            <w:pPr>
              <w:pStyle w:val="a7"/>
              <w:jc w:val="right"/>
              <w:rPr>
                <w:sz w:val="18"/>
                <w:szCs w:val="18"/>
              </w:rPr>
            </w:pPr>
            <w:r w:rsidRPr="00E96D95">
              <w:rPr>
                <w:bCs/>
                <w:sz w:val="18"/>
                <w:szCs w:val="18"/>
              </w:rPr>
              <w:fldChar w:fldCharType="begin"/>
            </w:r>
            <w:r w:rsidRPr="00E96D95">
              <w:rPr>
                <w:bCs/>
                <w:sz w:val="18"/>
                <w:szCs w:val="18"/>
              </w:rPr>
              <w:instrText>PAGE</w:instrText>
            </w:r>
            <w:r w:rsidRPr="00E96D95">
              <w:rPr>
                <w:bCs/>
                <w:sz w:val="18"/>
                <w:szCs w:val="18"/>
              </w:rPr>
              <w:fldChar w:fldCharType="separate"/>
            </w:r>
            <w:r w:rsidR="006518A8">
              <w:rPr>
                <w:bCs/>
                <w:noProof/>
                <w:sz w:val="18"/>
                <w:szCs w:val="18"/>
              </w:rPr>
              <w:t>22</w:t>
            </w:r>
            <w:r w:rsidRPr="00E96D95">
              <w:rPr>
                <w:bCs/>
                <w:sz w:val="18"/>
                <w:szCs w:val="18"/>
              </w:rPr>
              <w:fldChar w:fldCharType="end"/>
            </w:r>
            <w:r w:rsidRPr="00E96D95">
              <w:rPr>
                <w:sz w:val="18"/>
                <w:szCs w:val="18"/>
                <w:lang w:val="ko-KR"/>
              </w:rPr>
              <w:t xml:space="preserve"> / </w:t>
            </w:r>
            <w:r w:rsidRPr="00E96D95">
              <w:rPr>
                <w:bCs/>
                <w:sz w:val="18"/>
                <w:szCs w:val="18"/>
              </w:rPr>
              <w:fldChar w:fldCharType="begin"/>
            </w:r>
            <w:r w:rsidRPr="00E96D95">
              <w:rPr>
                <w:bCs/>
                <w:sz w:val="18"/>
                <w:szCs w:val="18"/>
              </w:rPr>
              <w:instrText>NUMPAGES</w:instrText>
            </w:r>
            <w:r w:rsidRPr="00E96D95">
              <w:rPr>
                <w:bCs/>
                <w:sz w:val="18"/>
                <w:szCs w:val="18"/>
              </w:rPr>
              <w:fldChar w:fldCharType="separate"/>
            </w:r>
            <w:r w:rsidR="006518A8">
              <w:rPr>
                <w:bCs/>
                <w:noProof/>
                <w:sz w:val="18"/>
                <w:szCs w:val="18"/>
              </w:rPr>
              <w:t>23</w:t>
            </w:r>
            <w:r w:rsidRPr="00E96D95">
              <w:rPr>
                <w:bCs/>
                <w:sz w:val="18"/>
                <w:szCs w:val="18"/>
              </w:rPr>
              <w:fldChar w:fldCharType="end"/>
            </w:r>
          </w:p>
        </w:sdtContent>
      </w:sdt>
    </w:sdtContent>
  </w:sdt>
  <w:p w14:paraId="221BE10F" w14:textId="77777777" w:rsidR="00877D7D" w:rsidRDefault="00877D7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59D58" w14:textId="77777777" w:rsidR="00185671" w:rsidRDefault="00185671" w:rsidP="00E96D95">
      <w:r>
        <w:separator/>
      </w:r>
    </w:p>
  </w:footnote>
  <w:footnote w:type="continuationSeparator" w:id="0">
    <w:p w14:paraId="4ACA43BC" w14:textId="77777777" w:rsidR="00185671" w:rsidRDefault="00185671" w:rsidP="00E96D95">
      <w:r>
        <w:continuationSeparator/>
      </w:r>
    </w:p>
  </w:footnote>
  <w:footnote w:id="1">
    <w:p w14:paraId="59978AFE" w14:textId="74922971" w:rsidR="00D60802" w:rsidRPr="00E96C77" w:rsidDel="00D815D7" w:rsidRDefault="00D60802" w:rsidP="00D60802">
      <w:pPr>
        <w:pStyle w:val="ae"/>
        <w:jc w:val="both"/>
        <w:rPr>
          <w:ins w:id="328" w:author="지원 서" w:date="2023-12-22T11:47:00Z"/>
          <w:del w:id="329" w:author="SL Partners" w:date="2023-12-23T23:13:00Z"/>
          <w:rFonts w:ascii="Times New Roman"/>
        </w:rPr>
      </w:pPr>
      <w:ins w:id="330" w:author="지원 서" w:date="2023-12-22T11:47:00Z">
        <w:del w:id="331" w:author="SL Partners" w:date="2023-12-23T23:13:00Z">
          <w:r w:rsidRPr="00E96C77" w:rsidDel="00D815D7">
            <w:rPr>
              <w:rStyle w:val="af"/>
              <w:rFonts w:ascii="Times New Roman"/>
            </w:rPr>
            <w:footnoteRef/>
          </w:r>
          <w:r w:rsidRPr="00E96C77" w:rsidDel="00D815D7">
            <w:rPr>
              <w:rFonts w:ascii="Times New Roman"/>
            </w:rPr>
            <w:delText xml:space="preserve"> Draft note: </w:delText>
          </w:r>
          <w:r w:rsidRPr="00E96C77" w:rsidDel="00D815D7">
            <w:rPr>
              <w:rFonts w:ascii="Times New Roman" w:hint="eastAsia"/>
            </w:rPr>
            <w:delText>우선</w:delText>
          </w:r>
          <w:r w:rsidRPr="00E96C77" w:rsidDel="00D815D7">
            <w:rPr>
              <w:rFonts w:ascii="Times New Roman"/>
            </w:rPr>
            <w:delText xml:space="preserve"> </w:delText>
          </w:r>
          <w:r w:rsidRPr="00E96C77" w:rsidDel="00D815D7">
            <w:rPr>
              <w:rFonts w:ascii="Times New Roman" w:hint="eastAsia"/>
            </w:rPr>
            <w:delText>분배</w:delText>
          </w:r>
          <w:r w:rsidRPr="00E96C77" w:rsidDel="00D815D7">
            <w:rPr>
              <w:rFonts w:ascii="Times New Roman"/>
            </w:rPr>
            <w:delText xml:space="preserve"> </w:delText>
          </w:r>
          <w:r w:rsidRPr="00E96C77" w:rsidDel="00D815D7">
            <w:rPr>
              <w:rFonts w:ascii="Times New Roman" w:hint="eastAsia"/>
            </w:rPr>
            <w:delText>후</w:delText>
          </w:r>
          <w:r w:rsidRPr="00E96C77" w:rsidDel="00D815D7">
            <w:rPr>
              <w:rFonts w:ascii="Times New Roman"/>
            </w:rPr>
            <w:delText xml:space="preserve"> </w:delText>
          </w:r>
          <w:r w:rsidRPr="00551D7D" w:rsidDel="00D815D7">
            <w:rPr>
              <w:rFonts w:ascii="Times New Roman" w:hint="eastAsia"/>
            </w:rPr>
            <w:delText>잔여재산에</w:delText>
          </w:r>
          <w:r w:rsidRPr="00551D7D" w:rsidDel="00D815D7">
            <w:rPr>
              <w:rFonts w:ascii="Times New Roman"/>
            </w:rPr>
            <w:delText xml:space="preserve"> </w:delText>
          </w:r>
          <w:r w:rsidRPr="00551D7D" w:rsidDel="00D815D7">
            <w:rPr>
              <w:rFonts w:ascii="Times New Roman" w:hint="eastAsia"/>
            </w:rPr>
            <w:delText>대하여</w:delText>
          </w:r>
          <w:r w:rsidRPr="00551D7D" w:rsidDel="00D815D7">
            <w:rPr>
              <w:rFonts w:ascii="Times New Roman"/>
            </w:rPr>
            <w:delText xml:space="preserve"> </w:delText>
          </w:r>
          <w:r w:rsidRPr="00551D7D" w:rsidDel="00D815D7">
            <w:rPr>
              <w:rFonts w:ascii="Times New Roman" w:hint="eastAsia"/>
            </w:rPr>
            <w:delText>참가하는</w:delText>
          </w:r>
          <w:r w:rsidRPr="00551D7D" w:rsidDel="00D815D7">
            <w:rPr>
              <w:rFonts w:ascii="Times New Roman"/>
            </w:rPr>
            <w:delText xml:space="preserve"> </w:delText>
          </w:r>
          <w:r w:rsidRPr="00551D7D" w:rsidDel="00D815D7">
            <w:rPr>
              <w:rFonts w:ascii="Times New Roman" w:hint="eastAsia"/>
            </w:rPr>
            <w:delText>것으로</w:delText>
          </w:r>
          <w:r w:rsidRPr="00551D7D" w:rsidDel="00D815D7">
            <w:rPr>
              <w:rFonts w:ascii="Times New Roman"/>
            </w:rPr>
            <w:delText xml:space="preserve"> </w:delText>
          </w:r>
          <w:r w:rsidRPr="00551D7D" w:rsidDel="00D815D7">
            <w:rPr>
              <w:rFonts w:ascii="Times New Roman" w:hint="eastAsia"/>
            </w:rPr>
            <w:delText>정하고자</w:delText>
          </w:r>
          <w:r w:rsidRPr="00551D7D" w:rsidDel="00D815D7">
            <w:rPr>
              <w:rFonts w:ascii="Times New Roman"/>
            </w:rPr>
            <w:delText xml:space="preserve"> </w:delText>
          </w:r>
          <w:r w:rsidRPr="00551D7D" w:rsidDel="00D815D7">
            <w:rPr>
              <w:rFonts w:ascii="Times New Roman" w:hint="eastAsia"/>
            </w:rPr>
            <w:delText>하는</w:delText>
          </w:r>
          <w:r w:rsidRPr="00551D7D" w:rsidDel="00D815D7">
            <w:rPr>
              <w:rFonts w:ascii="Times New Roman"/>
            </w:rPr>
            <w:delText xml:space="preserve"> </w:delText>
          </w:r>
          <w:r w:rsidRPr="00551D7D" w:rsidDel="00D815D7">
            <w:rPr>
              <w:rFonts w:ascii="Times New Roman" w:hint="eastAsia"/>
            </w:rPr>
            <w:delText>경우에는</w:delText>
          </w:r>
          <w:r w:rsidRPr="00551D7D" w:rsidDel="00D815D7">
            <w:rPr>
              <w:rFonts w:ascii="Times New Roman"/>
            </w:rPr>
            <w:delText xml:space="preserve"> “</w:delText>
          </w:r>
          <w:r w:rsidRPr="00551D7D" w:rsidDel="00D815D7">
            <w:rPr>
              <w:rFonts w:ascii="Times New Roman" w:hint="eastAsia"/>
            </w:rPr>
            <w:delText>본건</w:delText>
          </w:r>
          <w:r w:rsidRPr="00551D7D" w:rsidDel="00D815D7">
            <w:rPr>
              <w:rFonts w:ascii="Times New Roman"/>
            </w:rPr>
            <w:delText xml:space="preserve"> </w:delText>
          </w:r>
          <w:r w:rsidRPr="00551D7D" w:rsidDel="00D815D7">
            <w:rPr>
              <w:rFonts w:ascii="Times New Roman" w:hint="eastAsia"/>
            </w:rPr>
            <w:delText>우선주식에</w:delText>
          </w:r>
          <w:r w:rsidRPr="00551D7D" w:rsidDel="00D815D7">
            <w:rPr>
              <w:rFonts w:ascii="Times New Roman"/>
            </w:rPr>
            <w:delText xml:space="preserve"> </w:delText>
          </w:r>
          <w:r w:rsidRPr="00551D7D" w:rsidDel="00D815D7">
            <w:rPr>
              <w:rFonts w:ascii="Times New Roman" w:hint="eastAsia"/>
            </w:rPr>
            <w:delText>대한</w:delText>
          </w:r>
          <w:r w:rsidRPr="00551D7D" w:rsidDel="00D815D7">
            <w:rPr>
              <w:rFonts w:ascii="Times New Roman"/>
            </w:rPr>
            <w:delText xml:space="preserve"> </w:delText>
          </w:r>
          <w:r w:rsidRPr="00551D7D" w:rsidDel="00D815D7">
            <w:rPr>
              <w:rFonts w:ascii="Times New Roman" w:hint="eastAsia"/>
            </w:rPr>
            <w:delText>우선</w:delText>
          </w:r>
          <w:r w:rsidRPr="00551D7D" w:rsidDel="00D815D7">
            <w:rPr>
              <w:rFonts w:ascii="Times New Roman"/>
            </w:rPr>
            <w:delText xml:space="preserve"> </w:delText>
          </w:r>
          <w:r w:rsidRPr="00551D7D" w:rsidDel="00D815D7">
            <w:rPr>
              <w:rFonts w:ascii="Times New Roman" w:hint="eastAsia"/>
            </w:rPr>
            <w:delText>분배를</w:delText>
          </w:r>
          <w:r w:rsidRPr="00551D7D" w:rsidDel="00D815D7">
            <w:rPr>
              <w:rFonts w:ascii="Times New Roman"/>
            </w:rPr>
            <w:delText xml:space="preserve"> </w:delText>
          </w:r>
          <w:r w:rsidRPr="00551D7D" w:rsidDel="00D815D7">
            <w:rPr>
              <w:rFonts w:ascii="Times New Roman" w:hint="eastAsia"/>
            </w:rPr>
            <w:delText>한</w:delText>
          </w:r>
          <w:r w:rsidRPr="00551D7D" w:rsidDel="00D815D7">
            <w:rPr>
              <w:rFonts w:ascii="Times New Roman"/>
            </w:rPr>
            <w:delText xml:space="preserve"> </w:delText>
          </w:r>
          <w:r w:rsidRPr="00551D7D" w:rsidDel="00D815D7">
            <w:rPr>
              <w:rFonts w:ascii="Times New Roman" w:hint="eastAsia"/>
            </w:rPr>
            <w:delText>후</w:delText>
          </w:r>
          <w:r w:rsidRPr="00551D7D" w:rsidDel="00D815D7">
            <w:rPr>
              <w:rFonts w:ascii="Times New Roman"/>
            </w:rPr>
            <w:delText xml:space="preserve"> </w:delText>
          </w:r>
          <w:r w:rsidRPr="00551D7D" w:rsidDel="00D815D7">
            <w:rPr>
              <w:rFonts w:ascii="Times New Roman" w:hint="eastAsia"/>
            </w:rPr>
            <w:delText>잔여</w:delText>
          </w:r>
          <w:r w:rsidRPr="00551D7D" w:rsidDel="00D815D7">
            <w:rPr>
              <w:rFonts w:ascii="Times New Roman"/>
            </w:rPr>
            <w:delText xml:space="preserve"> </w:delText>
          </w:r>
          <w:r w:rsidRPr="00551D7D" w:rsidDel="00D815D7">
            <w:rPr>
              <w:rFonts w:ascii="Times New Roman" w:hint="eastAsia"/>
            </w:rPr>
            <w:delText>재산이</w:delText>
          </w:r>
          <w:r w:rsidRPr="00551D7D" w:rsidDel="00D815D7">
            <w:rPr>
              <w:rFonts w:ascii="Times New Roman"/>
            </w:rPr>
            <w:delText xml:space="preserve"> </w:delText>
          </w:r>
          <w:r w:rsidRPr="00551D7D" w:rsidDel="00D815D7">
            <w:rPr>
              <w:rFonts w:ascii="Times New Roman" w:hint="eastAsia"/>
            </w:rPr>
            <w:delText>남는</w:delText>
          </w:r>
          <w:r w:rsidRPr="00551D7D" w:rsidDel="00D815D7">
            <w:rPr>
              <w:rFonts w:ascii="Times New Roman"/>
            </w:rPr>
            <w:delText xml:space="preserve"> </w:delText>
          </w:r>
          <w:r w:rsidRPr="00551D7D" w:rsidDel="00D815D7">
            <w:rPr>
              <w:rFonts w:ascii="Times New Roman" w:hint="eastAsia"/>
            </w:rPr>
            <w:delText>경우</w:delText>
          </w:r>
          <w:r w:rsidRPr="00551D7D" w:rsidDel="00D815D7">
            <w:rPr>
              <w:rFonts w:ascii="Times New Roman"/>
            </w:rPr>
            <w:delText xml:space="preserve"> </w:delText>
          </w:r>
          <w:r w:rsidRPr="00551D7D" w:rsidDel="00D815D7">
            <w:rPr>
              <w:rFonts w:ascii="Times New Roman" w:hint="eastAsia"/>
            </w:rPr>
            <w:delText>본건</w:delText>
          </w:r>
          <w:r w:rsidRPr="00551D7D" w:rsidDel="00D815D7">
            <w:rPr>
              <w:rFonts w:ascii="Times New Roman"/>
            </w:rPr>
            <w:delText xml:space="preserve"> </w:delText>
          </w:r>
          <w:r w:rsidRPr="00551D7D" w:rsidDel="00D815D7">
            <w:rPr>
              <w:rFonts w:ascii="Times New Roman" w:hint="eastAsia"/>
            </w:rPr>
            <w:delText>우선주식의</w:delText>
          </w:r>
          <w:r w:rsidRPr="00551D7D" w:rsidDel="00D815D7">
            <w:rPr>
              <w:rFonts w:ascii="Times New Roman"/>
            </w:rPr>
            <w:delText xml:space="preserve"> </w:delText>
          </w:r>
          <w:r w:rsidRPr="00551D7D" w:rsidDel="00D815D7">
            <w:rPr>
              <w:rFonts w:ascii="Times New Roman" w:hint="eastAsia"/>
            </w:rPr>
            <w:delText>주주는</w:delText>
          </w:r>
          <w:r w:rsidRPr="00551D7D" w:rsidDel="00D815D7">
            <w:rPr>
              <w:rFonts w:ascii="Times New Roman"/>
            </w:rPr>
            <w:delText xml:space="preserve"> </w:delText>
          </w:r>
          <w:r w:rsidRPr="00551D7D" w:rsidDel="00D815D7">
            <w:rPr>
              <w:rFonts w:ascii="Times New Roman" w:hint="eastAsia"/>
            </w:rPr>
            <w:delText>다른</w:delText>
          </w:r>
          <w:r w:rsidRPr="00551D7D" w:rsidDel="00D815D7">
            <w:rPr>
              <w:rFonts w:ascii="Times New Roman"/>
            </w:rPr>
            <w:delText xml:space="preserve"> </w:delText>
          </w:r>
          <w:r w:rsidRPr="00551D7D" w:rsidDel="00D815D7">
            <w:rPr>
              <w:rFonts w:ascii="Times New Roman" w:hint="eastAsia"/>
            </w:rPr>
            <w:delText>주주들과</w:delText>
          </w:r>
          <w:r w:rsidRPr="00551D7D" w:rsidDel="00D815D7">
            <w:rPr>
              <w:rFonts w:ascii="Times New Roman"/>
            </w:rPr>
            <w:delText xml:space="preserve"> </w:delText>
          </w:r>
          <w:r w:rsidRPr="00551D7D" w:rsidDel="00D815D7">
            <w:rPr>
              <w:rFonts w:ascii="Times New Roman" w:hint="eastAsia"/>
            </w:rPr>
            <w:delText>그</w:delText>
          </w:r>
          <w:r w:rsidRPr="00551D7D" w:rsidDel="00D815D7">
            <w:rPr>
              <w:rFonts w:ascii="Times New Roman"/>
            </w:rPr>
            <w:delText xml:space="preserve"> </w:delText>
          </w:r>
          <w:r w:rsidRPr="00551D7D" w:rsidDel="00D815D7">
            <w:rPr>
              <w:rFonts w:ascii="Times New Roman" w:hint="eastAsia"/>
            </w:rPr>
            <w:delText>보유</w:delText>
          </w:r>
          <w:r w:rsidRPr="00551D7D" w:rsidDel="00D815D7">
            <w:rPr>
              <w:rFonts w:ascii="Times New Roman"/>
            </w:rPr>
            <w:delText xml:space="preserve"> </w:delText>
          </w:r>
          <w:r w:rsidRPr="00551D7D" w:rsidDel="00D815D7">
            <w:rPr>
              <w:rFonts w:ascii="Times New Roman" w:hint="eastAsia"/>
            </w:rPr>
            <w:delText>주식</w:delText>
          </w:r>
          <w:r w:rsidRPr="00551D7D" w:rsidDel="00D815D7">
            <w:rPr>
              <w:rFonts w:ascii="Times New Roman"/>
            </w:rPr>
            <w:delText xml:space="preserve"> </w:delText>
          </w:r>
          <w:r w:rsidRPr="00551D7D" w:rsidDel="00D815D7">
            <w:rPr>
              <w:rFonts w:ascii="Times New Roman" w:hint="eastAsia"/>
            </w:rPr>
            <w:delText>수에</w:delText>
          </w:r>
          <w:r w:rsidRPr="00551D7D" w:rsidDel="00D815D7">
            <w:rPr>
              <w:rFonts w:ascii="Times New Roman"/>
            </w:rPr>
            <w:delText xml:space="preserve"> </w:delText>
          </w:r>
          <w:r w:rsidRPr="00551D7D" w:rsidDel="00D815D7">
            <w:rPr>
              <w:rFonts w:ascii="Times New Roman" w:hint="eastAsia"/>
            </w:rPr>
            <w:delText>비례하여</w:delText>
          </w:r>
          <w:r w:rsidRPr="00551D7D" w:rsidDel="00D815D7">
            <w:rPr>
              <w:rFonts w:ascii="Times New Roman"/>
            </w:rPr>
            <w:delText xml:space="preserve"> </w:delText>
          </w:r>
          <w:r w:rsidRPr="00551D7D" w:rsidDel="00D815D7">
            <w:rPr>
              <w:rFonts w:ascii="Times New Roman" w:hint="eastAsia"/>
            </w:rPr>
            <w:delText>잔여</w:delText>
          </w:r>
          <w:r w:rsidRPr="00551D7D" w:rsidDel="00D815D7">
            <w:rPr>
              <w:rFonts w:ascii="Times New Roman"/>
            </w:rPr>
            <w:delText xml:space="preserve"> </w:delText>
          </w:r>
          <w:r w:rsidRPr="00551D7D" w:rsidDel="00D815D7">
            <w:rPr>
              <w:rFonts w:ascii="Times New Roman" w:hint="eastAsia"/>
            </w:rPr>
            <w:delText>재산</w:delText>
          </w:r>
          <w:r w:rsidRPr="00551D7D" w:rsidDel="00D815D7">
            <w:rPr>
              <w:rFonts w:ascii="Times New Roman"/>
            </w:rPr>
            <w:delText xml:space="preserve"> </w:delText>
          </w:r>
          <w:r w:rsidRPr="00551D7D" w:rsidDel="00D815D7">
            <w:rPr>
              <w:rFonts w:ascii="Times New Roman" w:hint="eastAsia"/>
            </w:rPr>
            <w:delText>분배에</w:delText>
          </w:r>
          <w:r w:rsidRPr="00551D7D" w:rsidDel="00D815D7">
            <w:rPr>
              <w:rFonts w:ascii="Times New Roman"/>
            </w:rPr>
            <w:delText xml:space="preserve"> </w:delText>
          </w:r>
          <w:r w:rsidRPr="00551D7D" w:rsidDel="00D815D7">
            <w:rPr>
              <w:rFonts w:ascii="Times New Roman" w:hint="eastAsia"/>
            </w:rPr>
            <w:delText>참여한다</w:delText>
          </w:r>
          <w:r w:rsidRPr="00551D7D" w:rsidDel="00D815D7">
            <w:rPr>
              <w:rFonts w:ascii="Times New Roman"/>
            </w:rPr>
            <w:delText>”</w:delText>
          </w:r>
          <w:r w:rsidRPr="00551D7D" w:rsidDel="00D815D7">
            <w:rPr>
              <w:rFonts w:ascii="Times New Roman" w:hint="eastAsia"/>
            </w:rPr>
            <w:delText>로</w:delText>
          </w:r>
          <w:r w:rsidRPr="00551D7D" w:rsidDel="00D815D7">
            <w:rPr>
              <w:rFonts w:ascii="Times New Roman"/>
            </w:rPr>
            <w:delText xml:space="preserve"> </w:delText>
          </w:r>
          <w:r w:rsidRPr="00551D7D" w:rsidDel="00D815D7">
            <w:rPr>
              <w:rFonts w:ascii="Times New Roman" w:hint="eastAsia"/>
            </w:rPr>
            <w:delText>수정하시기</w:delText>
          </w:r>
          <w:r w:rsidRPr="00551D7D" w:rsidDel="00D815D7">
            <w:rPr>
              <w:rFonts w:ascii="Times New Roman"/>
            </w:rPr>
            <w:delText xml:space="preserve"> </w:delText>
          </w:r>
          <w:r w:rsidRPr="00551D7D" w:rsidDel="00D815D7">
            <w:rPr>
              <w:rFonts w:ascii="Times New Roman" w:hint="eastAsia"/>
            </w:rPr>
            <w:delText>바랍니다</w:delText>
          </w:r>
          <w:r w:rsidRPr="00551D7D" w:rsidDel="00D815D7">
            <w:rPr>
              <w:rFonts w:ascii="Times New Roman"/>
            </w:rPr>
            <w:delText xml:space="preserve">. </w:delText>
          </w:r>
          <w:r w:rsidRPr="00551D7D" w:rsidDel="00D815D7">
            <w:rPr>
              <w:rFonts w:ascii="Times New Roman" w:hint="eastAsia"/>
            </w:rPr>
            <w:delText>아래</w:delText>
          </w:r>
          <w:r w:rsidRPr="00551D7D" w:rsidDel="00D815D7">
            <w:rPr>
              <w:rFonts w:ascii="Times New Roman"/>
            </w:rPr>
            <w:delText xml:space="preserve"> (2)</w:delText>
          </w:r>
          <w:r w:rsidRPr="00551D7D" w:rsidDel="00D815D7">
            <w:rPr>
              <w:rFonts w:ascii="Times New Roman" w:hint="eastAsia"/>
            </w:rPr>
            <w:delText>항도</w:delText>
          </w:r>
          <w:r w:rsidRPr="00551D7D" w:rsidDel="00D815D7">
            <w:rPr>
              <w:rFonts w:ascii="Times New Roman"/>
            </w:rPr>
            <w:delText xml:space="preserve"> </w:delText>
          </w:r>
          <w:r w:rsidRPr="00E96C77" w:rsidDel="00D815D7">
            <w:rPr>
              <w:rFonts w:ascii="Times New Roman" w:hint="eastAsia"/>
            </w:rPr>
            <w:delText>동일한</w:delText>
          </w:r>
          <w:r w:rsidRPr="00E96C77" w:rsidDel="00D815D7">
            <w:rPr>
              <w:rFonts w:ascii="Times New Roman"/>
            </w:rPr>
            <w:delText xml:space="preserve"> </w:delText>
          </w:r>
          <w:r w:rsidRPr="00E96C77" w:rsidDel="00D815D7">
            <w:rPr>
              <w:rFonts w:ascii="Times New Roman" w:hint="eastAsia"/>
            </w:rPr>
            <w:delText>의견입니다</w:delText>
          </w:r>
          <w:r w:rsidRPr="00E96C77" w:rsidDel="00D815D7">
            <w:rPr>
              <w:rFonts w:ascii="Times New Roman"/>
            </w:rPr>
            <w:delText>.</w:delText>
          </w:r>
        </w:del>
      </w:ins>
    </w:p>
  </w:footnote>
  <w:footnote w:id="2">
    <w:p w14:paraId="58AEC900" w14:textId="77777777" w:rsidR="001024A1" w:rsidRPr="00D0518E" w:rsidDel="00603FA1" w:rsidRDefault="001024A1" w:rsidP="001024A1">
      <w:pPr>
        <w:pStyle w:val="ae"/>
        <w:jc w:val="both"/>
        <w:rPr>
          <w:ins w:id="384" w:author="지원 서" w:date="2023-12-22T11:49:00Z"/>
          <w:del w:id="385" w:author="SL Partners" w:date="2023-12-23T23:16:00Z"/>
          <w:rFonts w:ascii="Times New Roman"/>
        </w:rPr>
      </w:pPr>
      <w:ins w:id="386" w:author="지원 서" w:date="2023-12-22T11:49:00Z">
        <w:del w:id="387" w:author="SL Partners" w:date="2023-12-23T23:16:00Z">
          <w:r w:rsidRPr="00E96C77" w:rsidDel="00603FA1">
            <w:rPr>
              <w:rStyle w:val="af"/>
              <w:rFonts w:ascii="Times New Roman"/>
            </w:rPr>
            <w:footnoteRef/>
          </w:r>
          <w:r w:rsidRPr="00E96C77" w:rsidDel="00603FA1">
            <w:rPr>
              <w:rFonts w:ascii="Times New Roman"/>
            </w:rPr>
            <w:delText xml:space="preserve"> Draft note: (1) </w:delText>
          </w:r>
          <w:r w:rsidRPr="00E96C77" w:rsidDel="00603FA1">
            <w:rPr>
              <w:rFonts w:ascii="Times New Roman"/>
            </w:rPr>
            <w:delText>우선주식</w:delText>
          </w:r>
          <w:r w:rsidRPr="00E96C77" w:rsidDel="00603FA1">
            <w:rPr>
              <w:rFonts w:ascii="Times New Roman"/>
            </w:rPr>
            <w:delText xml:space="preserve"> </w:delText>
          </w:r>
          <w:r w:rsidRPr="00E96C77" w:rsidDel="00603FA1">
            <w:rPr>
              <w:rFonts w:ascii="Times New Roman"/>
            </w:rPr>
            <w:delText>주주</w:delText>
          </w:r>
          <w:r w:rsidRPr="00E96C77" w:rsidDel="00603FA1">
            <w:rPr>
              <w:rFonts w:ascii="Times New Roman"/>
            </w:rPr>
            <w:delText xml:space="preserve"> </w:delText>
          </w:r>
          <w:r w:rsidRPr="00E96C77" w:rsidDel="00603FA1">
            <w:rPr>
              <w:rFonts w:ascii="Times New Roman"/>
            </w:rPr>
            <w:delText>간</w:delText>
          </w:r>
          <w:r w:rsidRPr="00E96C77" w:rsidDel="00603FA1">
            <w:rPr>
              <w:rFonts w:ascii="Times New Roman"/>
            </w:rPr>
            <w:delText xml:space="preserve"> </w:delText>
          </w:r>
          <w:r w:rsidRPr="00E96C77" w:rsidDel="00603FA1">
            <w:rPr>
              <w:rFonts w:ascii="Times New Roman"/>
            </w:rPr>
            <w:delText>재산을</w:delText>
          </w:r>
          <w:r w:rsidRPr="00E96C77" w:rsidDel="00603FA1">
            <w:rPr>
              <w:rFonts w:ascii="Times New Roman"/>
            </w:rPr>
            <w:delText xml:space="preserve"> </w:delText>
          </w:r>
          <w:r w:rsidRPr="00E96C77" w:rsidDel="00603FA1">
            <w:rPr>
              <w:rFonts w:ascii="Times New Roman"/>
            </w:rPr>
            <w:delText>분배하는</w:delText>
          </w:r>
          <w:r w:rsidRPr="00E96C77" w:rsidDel="00603FA1">
            <w:rPr>
              <w:rFonts w:ascii="Times New Roman"/>
            </w:rPr>
            <w:delText xml:space="preserve"> </w:delText>
          </w:r>
          <w:r w:rsidRPr="00E96C77" w:rsidDel="00603FA1">
            <w:rPr>
              <w:rFonts w:ascii="Times New Roman"/>
            </w:rPr>
            <w:delText>기준은</w:delText>
          </w:r>
          <w:r w:rsidRPr="00E96C77" w:rsidDel="00603FA1">
            <w:rPr>
              <w:rFonts w:ascii="Times New Roman"/>
            </w:rPr>
            <w:delText xml:space="preserve"> ‘</w:delText>
          </w:r>
          <w:r w:rsidRPr="00E96C77" w:rsidDel="00603FA1">
            <w:rPr>
              <w:rFonts w:ascii="Times New Roman"/>
            </w:rPr>
            <w:delText>위</w:delText>
          </w:r>
          <w:r w:rsidRPr="00E96C77" w:rsidDel="00603FA1">
            <w:rPr>
              <w:rFonts w:ascii="Times New Roman"/>
            </w:rPr>
            <w:delText xml:space="preserve"> </w:delText>
          </w:r>
          <w:r w:rsidRPr="00E96C77" w:rsidDel="00603FA1">
            <w:rPr>
              <w:rFonts w:ascii="Times New Roman"/>
            </w:rPr>
            <w:delText>각</w:delText>
          </w:r>
          <w:r w:rsidRPr="00E96C77" w:rsidDel="00603FA1">
            <w:rPr>
              <w:rFonts w:ascii="Times New Roman"/>
            </w:rPr>
            <w:delText xml:space="preserve"> </w:delText>
          </w:r>
          <w:r w:rsidRPr="00E96C77" w:rsidDel="00603FA1">
            <w:rPr>
              <w:rFonts w:ascii="Times New Roman"/>
            </w:rPr>
            <w:delText>주주가</w:delText>
          </w:r>
          <w:r w:rsidRPr="00E96C77" w:rsidDel="00603FA1">
            <w:rPr>
              <w:rFonts w:ascii="Times New Roman"/>
            </w:rPr>
            <w:delText xml:space="preserve"> </w:delText>
          </w:r>
          <w:r w:rsidRPr="00E96C77" w:rsidDel="00603FA1">
            <w:rPr>
              <w:rFonts w:ascii="Times New Roman"/>
            </w:rPr>
            <w:delText>자신이</w:delText>
          </w:r>
          <w:r w:rsidRPr="00E96C77" w:rsidDel="00603FA1">
            <w:rPr>
              <w:rFonts w:ascii="Times New Roman"/>
            </w:rPr>
            <w:delText xml:space="preserve"> </w:delText>
          </w:r>
          <w:r w:rsidRPr="00E96C77" w:rsidDel="00603FA1">
            <w:rPr>
              <w:rFonts w:ascii="Times New Roman"/>
            </w:rPr>
            <w:delText>보유한</w:delText>
          </w:r>
          <w:r w:rsidRPr="00E96C77" w:rsidDel="00603FA1">
            <w:rPr>
              <w:rFonts w:ascii="Times New Roman"/>
            </w:rPr>
            <w:delText xml:space="preserve"> </w:delText>
          </w:r>
          <w:r w:rsidRPr="00E96C77" w:rsidDel="00603FA1">
            <w:rPr>
              <w:rFonts w:ascii="Times New Roman"/>
            </w:rPr>
            <w:delText>주식을</w:delText>
          </w:r>
          <w:r w:rsidRPr="00E96C77" w:rsidDel="00603FA1">
            <w:rPr>
              <w:rFonts w:ascii="Times New Roman"/>
            </w:rPr>
            <w:delText xml:space="preserve"> </w:delText>
          </w:r>
          <w:r w:rsidRPr="00E96C77" w:rsidDel="00603FA1">
            <w:rPr>
              <w:rFonts w:ascii="Times New Roman"/>
            </w:rPr>
            <w:delText>취득할</w:delText>
          </w:r>
          <w:r w:rsidRPr="00E96C77" w:rsidDel="00603FA1">
            <w:rPr>
              <w:rFonts w:ascii="Times New Roman"/>
            </w:rPr>
            <w:delText xml:space="preserve"> </w:delText>
          </w:r>
          <w:r w:rsidRPr="00E96C77" w:rsidDel="00603FA1">
            <w:rPr>
              <w:rFonts w:ascii="Times New Roman"/>
            </w:rPr>
            <w:delText>때</w:delText>
          </w:r>
          <w:r w:rsidRPr="00E96C77" w:rsidDel="00603FA1">
            <w:rPr>
              <w:rFonts w:ascii="Times New Roman"/>
            </w:rPr>
            <w:delText xml:space="preserve"> </w:delText>
          </w:r>
          <w:r w:rsidRPr="00E96C77" w:rsidDel="00603FA1">
            <w:rPr>
              <w:rFonts w:ascii="Times New Roman"/>
            </w:rPr>
            <w:delText>회사에</w:delText>
          </w:r>
          <w:r w:rsidRPr="00E96C77" w:rsidDel="00603FA1">
            <w:rPr>
              <w:rFonts w:ascii="Times New Roman"/>
            </w:rPr>
            <w:delText xml:space="preserve"> </w:delText>
          </w:r>
          <w:r w:rsidRPr="00E96C77" w:rsidDel="00603FA1">
            <w:rPr>
              <w:rFonts w:ascii="Times New Roman"/>
            </w:rPr>
            <w:delText>실제</w:delText>
          </w:r>
          <w:r w:rsidRPr="00E96C77" w:rsidDel="00603FA1">
            <w:rPr>
              <w:rFonts w:ascii="Times New Roman"/>
            </w:rPr>
            <w:delText xml:space="preserve"> </w:delText>
          </w:r>
          <w:r w:rsidRPr="00E96C77" w:rsidDel="00603FA1">
            <w:rPr>
              <w:rFonts w:ascii="Times New Roman" w:hint="eastAsia"/>
            </w:rPr>
            <w:delText>납입한</w:delText>
          </w:r>
          <w:r w:rsidRPr="00E96C77" w:rsidDel="00603FA1">
            <w:rPr>
              <w:rFonts w:ascii="Times New Roman"/>
            </w:rPr>
            <w:delText xml:space="preserve"> </w:delText>
          </w:r>
          <w:r w:rsidRPr="00E96C77" w:rsidDel="00603FA1">
            <w:rPr>
              <w:rFonts w:ascii="Times New Roman" w:hint="eastAsia"/>
            </w:rPr>
            <w:delText>인수가액의</w:delText>
          </w:r>
          <w:r w:rsidRPr="00E96C77" w:rsidDel="00603FA1">
            <w:rPr>
              <w:rFonts w:ascii="Times New Roman"/>
            </w:rPr>
            <w:delText xml:space="preserve"> </w:delText>
          </w:r>
          <w:r w:rsidRPr="00E96C77" w:rsidDel="00603FA1">
            <w:rPr>
              <w:rFonts w:ascii="Times New Roman" w:hint="eastAsia"/>
            </w:rPr>
            <w:delText>상대적</w:delText>
          </w:r>
          <w:r w:rsidRPr="00E96C77" w:rsidDel="00603FA1">
            <w:rPr>
              <w:rFonts w:ascii="Times New Roman"/>
            </w:rPr>
            <w:delText xml:space="preserve"> </w:delText>
          </w:r>
          <w:r w:rsidRPr="00E96C77" w:rsidDel="00603FA1">
            <w:rPr>
              <w:rFonts w:ascii="Times New Roman" w:hint="eastAsia"/>
            </w:rPr>
            <w:delText>비율</w:delText>
          </w:r>
          <w:r w:rsidRPr="00E96C77" w:rsidDel="00603FA1">
            <w:rPr>
              <w:rFonts w:ascii="Times New Roman"/>
            </w:rPr>
            <w:delText>’, ‘</w:delText>
          </w:r>
          <w:r w:rsidRPr="00E96C77" w:rsidDel="00603FA1">
            <w:rPr>
              <w:rFonts w:ascii="Times New Roman" w:hint="eastAsia"/>
            </w:rPr>
            <w:delText>위</w:delText>
          </w:r>
          <w:r w:rsidRPr="00E96C77" w:rsidDel="00603FA1">
            <w:rPr>
              <w:rFonts w:ascii="Times New Roman"/>
            </w:rPr>
            <w:delText xml:space="preserve"> </w:delText>
          </w:r>
          <w:r w:rsidRPr="00E96C77" w:rsidDel="00603FA1">
            <w:rPr>
              <w:rFonts w:ascii="Times New Roman" w:hint="eastAsia"/>
            </w:rPr>
            <w:delText>각</w:delText>
          </w:r>
          <w:r w:rsidRPr="00E96C77" w:rsidDel="00603FA1">
            <w:rPr>
              <w:rFonts w:ascii="Times New Roman"/>
            </w:rPr>
            <w:delText xml:space="preserve"> </w:delText>
          </w:r>
          <w:r w:rsidRPr="00E96C77" w:rsidDel="00603FA1">
            <w:rPr>
              <w:rFonts w:ascii="Times New Roman" w:hint="eastAsia"/>
            </w:rPr>
            <w:delText>주주의</w:delText>
          </w:r>
          <w:r w:rsidRPr="00E96C77" w:rsidDel="00603FA1">
            <w:rPr>
              <w:rFonts w:ascii="Times New Roman"/>
            </w:rPr>
            <w:delText xml:space="preserve"> </w:delText>
          </w:r>
          <w:r w:rsidRPr="00E96C77" w:rsidDel="00603FA1">
            <w:rPr>
              <w:rFonts w:ascii="Times New Roman" w:hint="eastAsia"/>
            </w:rPr>
            <w:delText>상대적</w:delText>
          </w:r>
          <w:r w:rsidRPr="00E96C77" w:rsidDel="00603FA1">
            <w:rPr>
              <w:rFonts w:ascii="Times New Roman"/>
            </w:rPr>
            <w:delText xml:space="preserve"> </w:delText>
          </w:r>
          <w:r w:rsidRPr="00E96C77" w:rsidDel="00603FA1">
            <w:rPr>
              <w:rFonts w:ascii="Times New Roman" w:hint="eastAsia"/>
            </w:rPr>
            <w:delText>지분비율</w:delText>
          </w:r>
          <w:r w:rsidRPr="00E96C77" w:rsidDel="00603FA1">
            <w:rPr>
              <w:rFonts w:ascii="Times New Roman"/>
            </w:rPr>
            <w:delText>(</w:delText>
          </w:r>
          <w:r w:rsidRPr="00E96C77" w:rsidDel="00603FA1">
            <w:rPr>
              <w:rFonts w:ascii="Times New Roman" w:hint="eastAsia"/>
            </w:rPr>
            <w:delText>해당</w:delText>
          </w:r>
          <w:r w:rsidRPr="00E96C77" w:rsidDel="00603FA1">
            <w:rPr>
              <w:rFonts w:ascii="Times New Roman"/>
            </w:rPr>
            <w:delText xml:space="preserve"> </w:delText>
          </w:r>
          <w:r w:rsidRPr="00E96C77" w:rsidDel="00603FA1">
            <w:rPr>
              <w:rFonts w:ascii="Times New Roman" w:hint="eastAsia"/>
            </w:rPr>
            <w:delText>주주</w:delText>
          </w:r>
          <w:r w:rsidRPr="00E96C77" w:rsidDel="00603FA1">
            <w:rPr>
              <w:rFonts w:ascii="Times New Roman"/>
            </w:rPr>
            <w:delText xml:space="preserve"> </w:delText>
          </w:r>
          <w:r w:rsidRPr="00E96C77" w:rsidDel="00603FA1">
            <w:rPr>
              <w:rFonts w:ascii="Times New Roman" w:hint="eastAsia"/>
            </w:rPr>
            <w:delText>보유</w:delText>
          </w:r>
          <w:r w:rsidRPr="00E96C77" w:rsidDel="00603FA1">
            <w:rPr>
              <w:rFonts w:ascii="Times New Roman"/>
            </w:rPr>
            <w:delText xml:space="preserve"> </w:delText>
          </w:r>
          <w:r w:rsidRPr="00E96C77" w:rsidDel="00603FA1">
            <w:rPr>
              <w:rFonts w:ascii="Times New Roman" w:hint="eastAsia"/>
            </w:rPr>
            <w:delText>우선주식이</w:delText>
          </w:r>
          <w:r w:rsidRPr="00E96C77" w:rsidDel="00603FA1">
            <w:rPr>
              <w:rFonts w:ascii="Times New Roman"/>
            </w:rPr>
            <w:delText xml:space="preserve"> </w:delText>
          </w:r>
          <w:r w:rsidRPr="00E96C77" w:rsidDel="00603FA1">
            <w:rPr>
              <w:rFonts w:ascii="Times New Roman" w:hint="eastAsia"/>
            </w:rPr>
            <w:delText>전부</w:delText>
          </w:r>
          <w:r w:rsidRPr="00E96C77" w:rsidDel="00603FA1">
            <w:rPr>
              <w:rFonts w:ascii="Times New Roman"/>
            </w:rPr>
            <w:delText xml:space="preserve"> </w:delText>
          </w:r>
          <w:r w:rsidRPr="00E96C77" w:rsidDel="00603FA1">
            <w:rPr>
              <w:rFonts w:ascii="Times New Roman" w:hint="eastAsia"/>
            </w:rPr>
            <w:delText>보통주식으로</w:delText>
          </w:r>
          <w:r w:rsidRPr="00E96C77" w:rsidDel="00603FA1">
            <w:rPr>
              <w:rFonts w:ascii="Times New Roman"/>
            </w:rPr>
            <w:delText xml:space="preserve"> </w:delText>
          </w:r>
          <w:r w:rsidRPr="00E96C77" w:rsidDel="00603FA1">
            <w:rPr>
              <w:rFonts w:ascii="Times New Roman" w:hint="eastAsia"/>
            </w:rPr>
            <w:delText>전환되었을</w:delText>
          </w:r>
          <w:r w:rsidRPr="00E96C77" w:rsidDel="00603FA1">
            <w:rPr>
              <w:rFonts w:ascii="Times New Roman"/>
            </w:rPr>
            <w:delText xml:space="preserve"> </w:delText>
          </w:r>
          <w:r w:rsidRPr="00E96C77" w:rsidDel="00603FA1">
            <w:rPr>
              <w:rFonts w:ascii="Times New Roman" w:hint="eastAsia"/>
            </w:rPr>
            <w:delText>경우의</w:delText>
          </w:r>
          <w:r w:rsidRPr="00E96C77" w:rsidDel="00603FA1">
            <w:rPr>
              <w:rFonts w:ascii="Times New Roman"/>
            </w:rPr>
            <w:delText xml:space="preserve"> </w:delText>
          </w:r>
          <w:r w:rsidRPr="00E96C77" w:rsidDel="00603FA1">
            <w:rPr>
              <w:rFonts w:ascii="Times New Roman" w:hint="eastAsia"/>
            </w:rPr>
            <w:delText>주식수를</w:delText>
          </w:r>
          <w:r w:rsidRPr="00E96C77" w:rsidDel="00603FA1">
            <w:rPr>
              <w:rFonts w:ascii="Times New Roman"/>
            </w:rPr>
            <w:delText xml:space="preserve"> </w:delText>
          </w:r>
          <w:r w:rsidRPr="00E96C77" w:rsidDel="00603FA1">
            <w:rPr>
              <w:rFonts w:ascii="Times New Roman" w:hint="eastAsia"/>
            </w:rPr>
            <w:delText>기준으로</w:delText>
          </w:r>
          <w:r w:rsidRPr="00E96C77" w:rsidDel="00603FA1">
            <w:rPr>
              <w:rFonts w:ascii="Times New Roman"/>
            </w:rPr>
            <w:delText xml:space="preserve"> </w:delText>
          </w:r>
          <w:r w:rsidRPr="00E96C77" w:rsidDel="00603FA1">
            <w:rPr>
              <w:rFonts w:ascii="Times New Roman" w:hint="eastAsia"/>
            </w:rPr>
            <w:delText>산정함</w:delText>
          </w:r>
          <w:r w:rsidRPr="00E96C77" w:rsidDel="00603FA1">
            <w:rPr>
              <w:rFonts w:ascii="Times New Roman"/>
            </w:rPr>
            <w:delText xml:space="preserve">)’ </w:delText>
          </w:r>
          <w:r w:rsidRPr="00E96C77" w:rsidDel="00603FA1">
            <w:rPr>
              <w:rFonts w:ascii="Times New Roman" w:hint="eastAsia"/>
            </w:rPr>
            <w:delText>등</w:delText>
          </w:r>
          <w:r w:rsidRPr="00E96C77" w:rsidDel="00603FA1">
            <w:rPr>
              <w:rFonts w:ascii="Times New Roman"/>
            </w:rPr>
            <w:delText xml:space="preserve"> </w:delText>
          </w:r>
          <w:r w:rsidRPr="00E96C77" w:rsidDel="00603FA1">
            <w:rPr>
              <w:rFonts w:ascii="Times New Roman" w:hint="eastAsia"/>
            </w:rPr>
            <w:delText>다양한</w:delText>
          </w:r>
          <w:r w:rsidRPr="00E96C77" w:rsidDel="00603FA1">
            <w:rPr>
              <w:rFonts w:ascii="Times New Roman"/>
            </w:rPr>
            <w:delText xml:space="preserve"> </w:delText>
          </w:r>
          <w:r w:rsidRPr="00E96C77" w:rsidDel="00603FA1">
            <w:rPr>
              <w:rFonts w:ascii="Times New Roman" w:hint="eastAsia"/>
            </w:rPr>
            <w:delText>방법으로</w:delText>
          </w:r>
          <w:r w:rsidRPr="00E96C77" w:rsidDel="00603FA1">
            <w:rPr>
              <w:rFonts w:ascii="Times New Roman"/>
            </w:rPr>
            <w:delText xml:space="preserve"> </w:delText>
          </w:r>
          <w:r w:rsidRPr="00E96C77" w:rsidDel="00603FA1">
            <w:rPr>
              <w:rFonts w:ascii="Times New Roman" w:hint="eastAsia"/>
            </w:rPr>
            <w:delText>규정할</w:delText>
          </w:r>
          <w:r w:rsidRPr="00E96C77" w:rsidDel="00603FA1">
            <w:rPr>
              <w:rFonts w:ascii="Times New Roman"/>
            </w:rPr>
            <w:delText xml:space="preserve"> </w:delText>
          </w:r>
          <w:r w:rsidRPr="00E96C77" w:rsidDel="00603FA1">
            <w:rPr>
              <w:rFonts w:ascii="Times New Roman" w:hint="eastAsia"/>
            </w:rPr>
            <w:delText>수</w:delText>
          </w:r>
          <w:r w:rsidRPr="00E96C77" w:rsidDel="00603FA1">
            <w:rPr>
              <w:rFonts w:ascii="Times New Roman"/>
            </w:rPr>
            <w:delText xml:space="preserve"> </w:delText>
          </w:r>
          <w:r w:rsidRPr="00E96C77" w:rsidDel="00603FA1">
            <w:rPr>
              <w:rFonts w:ascii="Times New Roman" w:hint="eastAsia"/>
            </w:rPr>
            <w:delText>있습니다</w:delText>
          </w:r>
          <w:r w:rsidRPr="00E96C77" w:rsidDel="00603FA1">
            <w:rPr>
              <w:rFonts w:ascii="Times New Roman"/>
            </w:rPr>
            <w:delText xml:space="preserve">. (2) </w:delText>
          </w:r>
          <w:r w:rsidRPr="00E96C77" w:rsidDel="00603FA1">
            <w:rPr>
              <w:rFonts w:ascii="Times New Roman" w:hint="eastAsia"/>
            </w:rPr>
            <w:delText>신주인수계약의</w:delText>
          </w:r>
          <w:r w:rsidRPr="00E96C77" w:rsidDel="00603FA1">
            <w:rPr>
              <w:rFonts w:ascii="Times New Roman"/>
            </w:rPr>
            <w:delText xml:space="preserve"> </w:delText>
          </w:r>
          <w:r w:rsidRPr="00E96C77" w:rsidDel="00603FA1">
            <w:rPr>
              <w:rFonts w:ascii="Times New Roman" w:hint="eastAsia"/>
            </w:rPr>
            <w:delText>당사자가</w:delText>
          </w:r>
          <w:r w:rsidRPr="00E96C77" w:rsidDel="00603FA1">
            <w:rPr>
              <w:rFonts w:ascii="Times New Roman"/>
            </w:rPr>
            <w:delText xml:space="preserve"> </w:delText>
          </w:r>
          <w:r w:rsidRPr="00E96C77" w:rsidDel="00603FA1">
            <w:rPr>
              <w:rFonts w:ascii="Times New Roman" w:hint="eastAsia"/>
            </w:rPr>
            <w:delText>아닌</w:delText>
          </w:r>
          <w:r w:rsidRPr="00E96C77" w:rsidDel="00603FA1">
            <w:rPr>
              <w:rFonts w:ascii="Times New Roman"/>
            </w:rPr>
            <w:delText xml:space="preserve"> </w:delText>
          </w:r>
          <w:r w:rsidRPr="00E96C77" w:rsidDel="00603FA1">
            <w:rPr>
              <w:rFonts w:ascii="Times New Roman" w:hint="eastAsia"/>
            </w:rPr>
            <w:delText>다른</w:delText>
          </w:r>
          <w:r w:rsidRPr="00E96C77" w:rsidDel="00603FA1">
            <w:rPr>
              <w:rFonts w:ascii="Times New Roman"/>
            </w:rPr>
            <w:delText xml:space="preserve"> </w:delText>
          </w:r>
          <w:r w:rsidRPr="00E96C77" w:rsidDel="00603FA1">
            <w:rPr>
              <w:rFonts w:ascii="Times New Roman" w:hint="eastAsia"/>
            </w:rPr>
            <w:delText>주주들에게도</w:delText>
          </w:r>
          <w:r w:rsidRPr="00E96C77" w:rsidDel="00603FA1">
            <w:rPr>
              <w:rFonts w:ascii="Times New Roman"/>
            </w:rPr>
            <w:delText xml:space="preserve"> </w:delText>
          </w:r>
          <w:r w:rsidRPr="00E96C77" w:rsidDel="00603FA1">
            <w:rPr>
              <w:rFonts w:ascii="Times New Roman" w:hint="eastAsia"/>
            </w:rPr>
            <w:delText>본</w:delText>
          </w:r>
          <w:r w:rsidRPr="00E96C77" w:rsidDel="00603FA1">
            <w:rPr>
              <w:rFonts w:ascii="Times New Roman"/>
            </w:rPr>
            <w:delText xml:space="preserve"> </w:delText>
          </w:r>
          <w:r w:rsidRPr="00E96C77" w:rsidDel="00603FA1">
            <w:rPr>
              <w:rFonts w:ascii="Times New Roman" w:hint="eastAsia"/>
            </w:rPr>
            <w:delText>조에</w:delText>
          </w:r>
          <w:r w:rsidRPr="00E96C77" w:rsidDel="00603FA1">
            <w:rPr>
              <w:rFonts w:ascii="Times New Roman"/>
            </w:rPr>
            <w:delText xml:space="preserve"> </w:delText>
          </w:r>
          <w:r w:rsidRPr="00E96C77" w:rsidDel="00603FA1">
            <w:rPr>
              <w:rFonts w:ascii="Times New Roman" w:hint="eastAsia"/>
            </w:rPr>
            <w:delText>따른</w:delText>
          </w:r>
          <w:r w:rsidRPr="00E96C77" w:rsidDel="00603FA1">
            <w:rPr>
              <w:rFonts w:ascii="Times New Roman"/>
            </w:rPr>
            <w:delText xml:space="preserve"> </w:delText>
          </w:r>
          <w:r w:rsidRPr="00E96C77" w:rsidDel="00603FA1">
            <w:rPr>
              <w:rFonts w:ascii="Times New Roman" w:hint="eastAsia"/>
            </w:rPr>
            <w:delText>분배기준이</w:delText>
          </w:r>
          <w:r w:rsidRPr="00E96C77" w:rsidDel="00603FA1">
            <w:rPr>
              <w:rFonts w:ascii="Times New Roman"/>
            </w:rPr>
            <w:delText xml:space="preserve"> </w:delText>
          </w:r>
          <w:r w:rsidRPr="00E96C77" w:rsidDel="00603FA1">
            <w:rPr>
              <w:rFonts w:ascii="Times New Roman" w:hint="eastAsia"/>
            </w:rPr>
            <w:delText>적용될</w:delText>
          </w:r>
          <w:r w:rsidRPr="00E96C77" w:rsidDel="00603FA1">
            <w:rPr>
              <w:rFonts w:ascii="Times New Roman"/>
            </w:rPr>
            <w:delText xml:space="preserve"> </w:delText>
          </w:r>
          <w:r w:rsidRPr="00E96C77" w:rsidDel="00603FA1">
            <w:rPr>
              <w:rFonts w:ascii="Times New Roman" w:hint="eastAsia"/>
            </w:rPr>
            <w:delText>수</w:delText>
          </w:r>
          <w:r w:rsidRPr="00E96C77" w:rsidDel="00603FA1">
            <w:rPr>
              <w:rFonts w:ascii="Times New Roman"/>
            </w:rPr>
            <w:delText xml:space="preserve"> </w:delText>
          </w:r>
          <w:r w:rsidRPr="00E96C77" w:rsidDel="00603FA1">
            <w:rPr>
              <w:rFonts w:ascii="Times New Roman" w:hint="eastAsia"/>
            </w:rPr>
            <w:delText>있도록</w:delText>
          </w:r>
          <w:r w:rsidRPr="00E96C77" w:rsidDel="00603FA1">
            <w:rPr>
              <w:rFonts w:ascii="Times New Roman"/>
            </w:rPr>
            <w:delText xml:space="preserve"> </w:delText>
          </w:r>
          <w:r w:rsidRPr="00E96C77" w:rsidDel="00603FA1">
            <w:rPr>
              <w:rFonts w:ascii="Times New Roman" w:hint="eastAsia"/>
            </w:rPr>
            <w:delText>주주간계약</w:delText>
          </w:r>
          <w:r w:rsidRPr="00E96C77" w:rsidDel="00603FA1">
            <w:rPr>
              <w:rFonts w:ascii="Times New Roman"/>
            </w:rPr>
            <w:delText xml:space="preserve"> </w:delText>
          </w:r>
          <w:r w:rsidRPr="00E96C77" w:rsidDel="00603FA1">
            <w:rPr>
              <w:rFonts w:ascii="Times New Roman" w:hint="eastAsia"/>
            </w:rPr>
            <w:delText>제</w:delText>
          </w:r>
          <w:r w:rsidRPr="00E96C77" w:rsidDel="00603FA1">
            <w:rPr>
              <w:rFonts w:ascii="Times New Roman" w:hint="eastAsia"/>
            </w:rPr>
            <w:delText>2</w:delText>
          </w:r>
          <w:r w:rsidDel="00603FA1">
            <w:rPr>
              <w:rFonts w:ascii="Times New Roman"/>
            </w:rPr>
            <w:delText>2</w:delText>
          </w:r>
          <w:r w:rsidRPr="00E96C77" w:rsidDel="00603FA1">
            <w:rPr>
              <w:rFonts w:ascii="Times New Roman" w:hint="eastAsia"/>
            </w:rPr>
            <w:delText>조</w:delText>
          </w:r>
          <w:r w:rsidRPr="00E96C77" w:rsidDel="00603FA1">
            <w:rPr>
              <w:rFonts w:ascii="Times New Roman" w:hint="eastAsia"/>
            </w:rPr>
            <w:delText xml:space="preserve"> </w:delText>
          </w:r>
          <w:r w:rsidRPr="00E96C77" w:rsidDel="00603FA1">
            <w:rPr>
              <w:rFonts w:ascii="Times New Roman" w:hint="eastAsia"/>
            </w:rPr>
            <w:delText>제</w:delText>
          </w:r>
          <w:r w:rsidRPr="00E96C77" w:rsidDel="00603FA1">
            <w:rPr>
              <w:rFonts w:ascii="Times New Roman" w:hint="eastAsia"/>
            </w:rPr>
            <w:delText>3</w:delText>
          </w:r>
          <w:r w:rsidRPr="00E96C77" w:rsidDel="00603FA1">
            <w:rPr>
              <w:rFonts w:ascii="Times New Roman" w:hint="eastAsia"/>
            </w:rPr>
            <w:delText>항에</w:delText>
          </w:r>
          <w:r w:rsidRPr="00E96C77" w:rsidDel="00603FA1">
            <w:rPr>
              <w:rFonts w:ascii="Times New Roman" w:hint="eastAsia"/>
            </w:rPr>
            <w:delText xml:space="preserve"> </w:delText>
          </w:r>
          <w:r w:rsidRPr="00E96C77" w:rsidDel="00603FA1">
            <w:rPr>
              <w:rFonts w:ascii="Times New Roman" w:hint="eastAsia"/>
            </w:rPr>
            <w:delText>동일한</w:delText>
          </w:r>
          <w:r w:rsidRPr="00E96C77" w:rsidDel="00603FA1">
            <w:rPr>
              <w:rFonts w:ascii="Times New Roman" w:hint="eastAsia"/>
            </w:rPr>
            <w:delText xml:space="preserve"> </w:delText>
          </w:r>
          <w:r w:rsidRPr="00E96C77" w:rsidDel="00603FA1">
            <w:rPr>
              <w:rFonts w:ascii="Times New Roman" w:hint="eastAsia"/>
            </w:rPr>
            <w:delText>내용을</w:delText>
          </w:r>
          <w:r w:rsidRPr="00E96C77" w:rsidDel="00603FA1">
            <w:rPr>
              <w:rFonts w:ascii="Times New Roman" w:hint="eastAsia"/>
            </w:rPr>
            <w:delText xml:space="preserve"> </w:delText>
          </w:r>
          <w:r w:rsidRPr="00E96C77" w:rsidDel="00603FA1">
            <w:rPr>
              <w:rFonts w:ascii="Times New Roman" w:hint="eastAsia"/>
            </w:rPr>
            <w:delText>규정하였습니다</w:delText>
          </w:r>
          <w:r w:rsidRPr="00E96C77" w:rsidDel="00603FA1">
            <w:rPr>
              <w:rFonts w:ascii="Times New Roman" w:hint="eastAsia"/>
            </w:rPr>
            <w:delText>.</w:delText>
          </w:r>
        </w:del>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CC7"/>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8D5A96"/>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3C8410F"/>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4020197"/>
    <w:multiLevelType w:val="hybridMultilevel"/>
    <w:tmpl w:val="12A81A7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5955FF3"/>
    <w:multiLevelType w:val="hybridMultilevel"/>
    <w:tmpl w:val="12A81A7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A0936D1"/>
    <w:multiLevelType w:val="hybridMultilevel"/>
    <w:tmpl w:val="82883A70"/>
    <w:lvl w:ilvl="0" w:tplc="22AC692E">
      <w:start w:val="1"/>
      <w:numFmt w:val="decimal"/>
      <w:lvlText w:val="%1."/>
      <w:lvlJc w:val="left"/>
      <w:pPr>
        <w:ind w:left="800" w:hanging="400"/>
      </w:pPr>
      <w:rPr>
        <w:rFonts w:ascii="바탕" w:eastAsia="바탕" w:hAnsi="바탕"/>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A3841C1"/>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0B0A232C"/>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15:restartNumberingAfterBreak="0">
    <w:nsid w:val="108D2F3E"/>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13C5C1E"/>
    <w:multiLevelType w:val="hybridMultilevel"/>
    <w:tmpl w:val="E2A0CC1A"/>
    <w:lvl w:ilvl="0" w:tplc="ABB84262">
      <w:start w:val="1"/>
      <w:numFmt w:val="ganada"/>
      <w:lvlText w:val="%1."/>
      <w:lvlJc w:val="left"/>
      <w:pPr>
        <w:ind w:left="1250" w:hanging="400"/>
      </w:pPr>
      <w:rPr>
        <w:rFonts w:hint="eastAsia"/>
        <w:lang w:val="en-US"/>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10" w15:restartNumberingAfterBreak="0">
    <w:nsid w:val="151C17AE"/>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17DB5692"/>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7F5539E"/>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180822F1"/>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1EC76660"/>
    <w:multiLevelType w:val="hybridMultilevel"/>
    <w:tmpl w:val="92C6559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21AB5421"/>
    <w:multiLevelType w:val="hybridMultilevel"/>
    <w:tmpl w:val="5450FD92"/>
    <w:lvl w:ilvl="0" w:tplc="FFFFFFFF">
      <w:start w:val="1"/>
      <w:numFmt w:val="decimalEnclosedCircle"/>
      <w:lvlText w:val="%1"/>
      <w:lvlJc w:val="left"/>
      <w:pPr>
        <w:ind w:left="400" w:hanging="400"/>
      </w:pPr>
      <w:rPr>
        <w:rFonts w:hint="eastAsia"/>
        <w:b w:val="0"/>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6" w15:restartNumberingAfterBreak="0">
    <w:nsid w:val="230E0D2C"/>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7" w15:restartNumberingAfterBreak="0">
    <w:nsid w:val="265A7769"/>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26F9515F"/>
    <w:multiLevelType w:val="hybridMultilevel"/>
    <w:tmpl w:val="D71ABE1A"/>
    <w:lvl w:ilvl="0" w:tplc="6826D892">
      <w:start w:val="1"/>
      <w:numFmt w:val="decimal"/>
      <w:lvlText w:val="%1."/>
      <w:lvlJc w:val="left"/>
      <w:pPr>
        <w:ind w:left="800" w:hanging="400"/>
      </w:pPr>
      <w:rPr>
        <w:rFonts w:ascii="바탕" w:eastAsia="바탕" w:hAnsi="바탕"/>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7A92A4F"/>
    <w:multiLevelType w:val="hybridMultilevel"/>
    <w:tmpl w:val="3A3C5B14"/>
    <w:lvl w:ilvl="0" w:tplc="2AC2AF36">
      <w:start w:val="1"/>
      <w:numFmt w:val="ganada"/>
      <w:lvlText w:val="%1."/>
      <w:lvlJc w:val="left"/>
      <w:pPr>
        <w:ind w:left="1250" w:hanging="400"/>
      </w:pPr>
      <w:rPr>
        <w:rFonts w:hint="eastAsia"/>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20" w15:restartNumberingAfterBreak="0">
    <w:nsid w:val="2F411035"/>
    <w:multiLevelType w:val="hybridMultilevel"/>
    <w:tmpl w:val="92C6559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1" w15:restartNumberingAfterBreak="0">
    <w:nsid w:val="31B10574"/>
    <w:multiLevelType w:val="hybridMultilevel"/>
    <w:tmpl w:val="6686C19E"/>
    <w:lvl w:ilvl="0" w:tplc="5C549CC2">
      <w:start w:val="1"/>
      <w:numFmt w:val="decimal"/>
      <w:lvlText w:val="%1."/>
      <w:lvlJc w:val="left"/>
      <w:pPr>
        <w:ind w:left="1235" w:hanging="795"/>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1ED0115"/>
    <w:multiLevelType w:val="hybridMultilevel"/>
    <w:tmpl w:val="5450FD92"/>
    <w:lvl w:ilvl="0" w:tplc="5888D8BC">
      <w:start w:val="1"/>
      <w:numFmt w:val="decimalEnclosedCircle"/>
      <w:lvlText w:val="%1"/>
      <w:lvlJc w:val="left"/>
      <w:pPr>
        <w:ind w:left="400" w:hanging="400"/>
      </w:pPr>
      <w:rPr>
        <w:rFonts w:hint="eastAsia"/>
        <w:b w:val="0"/>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34782FB2"/>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34C06935"/>
    <w:multiLevelType w:val="hybridMultilevel"/>
    <w:tmpl w:val="245E9600"/>
    <w:lvl w:ilvl="0" w:tplc="E80A72E4">
      <w:start w:val="18"/>
      <w:numFmt w:val="bullet"/>
      <w:lvlText w:val="-"/>
      <w:lvlJc w:val="left"/>
      <w:pPr>
        <w:ind w:left="1185" w:hanging="360"/>
      </w:pPr>
      <w:rPr>
        <w:rFonts w:ascii="바탕" w:eastAsia="바탕" w:hAnsi="바탕" w:cs="Times New Roman" w:hint="eastAsia"/>
      </w:rPr>
    </w:lvl>
    <w:lvl w:ilvl="1" w:tplc="04090003" w:tentative="1">
      <w:start w:val="1"/>
      <w:numFmt w:val="bullet"/>
      <w:lvlText w:val=""/>
      <w:lvlJc w:val="left"/>
      <w:pPr>
        <w:ind w:left="1625" w:hanging="400"/>
      </w:pPr>
      <w:rPr>
        <w:rFonts w:ascii="Wingdings" w:hAnsi="Wingdings" w:hint="default"/>
      </w:rPr>
    </w:lvl>
    <w:lvl w:ilvl="2" w:tplc="04090005" w:tentative="1">
      <w:start w:val="1"/>
      <w:numFmt w:val="bullet"/>
      <w:lvlText w:val=""/>
      <w:lvlJc w:val="left"/>
      <w:pPr>
        <w:ind w:left="2025" w:hanging="400"/>
      </w:pPr>
      <w:rPr>
        <w:rFonts w:ascii="Wingdings" w:hAnsi="Wingdings" w:hint="default"/>
      </w:rPr>
    </w:lvl>
    <w:lvl w:ilvl="3" w:tplc="04090001" w:tentative="1">
      <w:start w:val="1"/>
      <w:numFmt w:val="bullet"/>
      <w:lvlText w:val=""/>
      <w:lvlJc w:val="left"/>
      <w:pPr>
        <w:ind w:left="2425" w:hanging="400"/>
      </w:pPr>
      <w:rPr>
        <w:rFonts w:ascii="Wingdings" w:hAnsi="Wingdings" w:hint="default"/>
      </w:rPr>
    </w:lvl>
    <w:lvl w:ilvl="4" w:tplc="04090003" w:tentative="1">
      <w:start w:val="1"/>
      <w:numFmt w:val="bullet"/>
      <w:lvlText w:val=""/>
      <w:lvlJc w:val="left"/>
      <w:pPr>
        <w:ind w:left="2825" w:hanging="400"/>
      </w:pPr>
      <w:rPr>
        <w:rFonts w:ascii="Wingdings" w:hAnsi="Wingdings" w:hint="default"/>
      </w:rPr>
    </w:lvl>
    <w:lvl w:ilvl="5" w:tplc="04090005" w:tentative="1">
      <w:start w:val="1"/>
      <w:numFmt w:val="bullet"/>
      <w:lvlText w:val=""/>
      <w:lvlJc w:val="left"/>
      <w:pPr>
        <w:ind w:left="3225" w:hanging="400"/>
      </w:pPr>
      <w:rPr>
        <w:rFonts w:ascii="Wingdings" w:hAnsi="Wingdings" w:hint="default"/>
      </w:rPr>
    </w:lvl>
    <w:lvl w:ilvl="6" w:tplc="04090001" w:tentative="1">
      <w:start w:val="1"/>
      <w:numFmt w:val="bullet"/>
      <w:lvlText w:val=""/>
      <w:lvlJc w:val="left"/>
      <w:pPr>
        <w:ind w:left="3625" w:hanging="400"/>
      </w:pPr>
      <w:rPr>
        <w:rFonts w:ascii="Wingdings" w:hAnsi="Wingdings" w:hint="default"/>
      </w:rPr>
    </w:lvl>
    <w:lvl w:ilvl="7" w:tplc="04090003" w:tentative="1">
      <w:start w:val="1"/>
      <w:numFmt w:val="bullet"/>
      <w:lvlText w:val=""/>
      <w:lvlJc w:val="left"/>
      <w:pPr>
        <w:ind w:left="4025" w:hanging="400"/>
      </w:pPr>
      <w:rPr>
        <w:rFonts w:ascii="Wingdings" w:hAnsi="Wingdings" w:hint="default"/>
      </w:rPr>
    </w:lvl>
    <w:lvl w:ilvl="8" w:tplc="04090005" w:tentative="1">
      <w:start w:val="1"/>
      <w:numFmt w:val="bullet"/>
      <w:lvlText w:val=""/>
      <w:lvlJc w:val="left"/>
      <w:pPr>
        <w:ind w:left="4425" w:hanging="400"/>
      </w:pPr>
      <w:rPr>
        <w:rFonts w:ascii="Wingdings" w:hAnsi="Wingdings" w:hint="default"/>
      </w:rPr>
    </w:lvl>
  </w:abstractNum>
  <w:abstractNum w:abstractNumId="25" w15:restartNumberingAfterBreak="0">
    <w:nsid w:val="351D6807"/>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369A6818"/>
    <w:multiLevelType w:val="hybridMultilevel"/>
    <w:tmpl w:val="5ECC4DE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7" w15:restartNumberingAfterBreak="0">
    <w:nsid w:val="36B463ED"/>
    <w:multiLevelType w:val="multilevel"/>
    <w:tmpl w:val="EF3A26AA"/>
    <w:lvl w:ilvl="0">
      <w:start w:val="5"/>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i w:val="0"/>
        <w:strike w:val="0"/>
        <w:dstrike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8" w15:restartNumberingAfterBreak="0">
    <w:nsid w:val="38196235"/>
    <w:multiLevelType w:val="multilevel"/>
    <w:tmpl w:val="22B01D78"/>
    <w:lvl w:ilvl="0">
      <w:start w:val="3"/>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29" w15:restartNumberingAfterBreak="0">
    <w:nsid w:val="3B4A4912"/>
    <w:multiLevelType w:val="hybridMultilevel"/>
    <w:tmpl w:val="006C85C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0" w15:restartNumberingAfterBreak="0">
    <w:nsid w:val="3D5648B5"/>
    <w:multiLevelType w:val="singleLevel"/>
    <w:tmpl w:val="691822F0"/>
    <w:lvl w:ilvl="0">
      <w:start w:val="1"/>
      <w:numFmt w:val="decimal"/>
      <w:lvlText w:val="제 %1 장"/>
      <w:lvlJc w:val="left"/>
      <w:pPr>
        <w:ind w:left="400" w:hanging="400"/>
      </w:pPr>
      <w:rPr>
        <w:rFonts w:hint="eastAsia"/>
        <w:sz w:val="20"/>
        <w:szCs w:val="20"/>
        <w:lang w:val="en-US"/>
      </w:rPr>
    </w:lvl>
  </w:abstractNum>
  <w:abstractNum w:abstractNumId="31" w15:restartNumberingAfterBreak="0">
    <w:nsid w:val="417B42B5"/>
    <w:multiLevelType w:val="hybridMultilevel"/>
    <w:tmpl w:val="4E2E8AA0"/>
    <w:lvl w:ilvl="0" w:tplc="90A6D16C">
      <w:start w:val="1"/>
      <w:numFmt w:val="decimal"/>
      <w:lvlText w:val="%1."/>
      <w:lvlJc w:val="left"/>
      <w:pPr>
        <w:ind w:left="800" w:hanging="400"/>
      </w:pPr>
      <w:rPr>
        <w:b w:val="0"/>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1970714"/>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430F64A1"/>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44786DB9"/>
    <w:multiLevelType w:val="hybridMultilevel"/>
    <w:tmpl w:val="5ECC4DE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5" w15:restartNumberingAfterBreak="0">
    <w:nsid w:val="47C632BC"/>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47FD7497"/>
    <w:multiLevelType w:val="hybridMultilevel"/>
    <w:tmpl w:val="12A81A7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49690557"/>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8" w15:restartNumberingAfterBreak="0">
    <w:nsid w:val="4B914D44"/>
    <w:multiLevelType w:val="hybridMultilevel"/>
    <w:tmpl w:val="92C6559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9" w15:restartNumberingAfterBreak="0">
    <w:nsid w:val="4BCB68FE"/>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0" w15:restartNumberingAfterBreak="0">
    <w:nsid w:val="4CB32E5B"/>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1" w15:restartNumberingAfterBreak="0">
    <w:nsid w:val="4CC44C03"/>
    <w:multiLevelType w:val="hybridMultilevel"/>
    <w:tmpl w:val="92C6559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2" w15:restartNumberingAfterBreak="0">
    <w:nsid w:val="4D4D4E30"/>
    <w:multiLevelType w:val="hybridMultilevel"/>
    <w:tmpl w:val="4E2E8AA0"/>
    <w:lvl w:ilvl="0" w:tplc="FFFFFFFF">
      <w:start w:val="1"/>
      <w:numFmt w:val="decimal"/>
      <w:lvlText w:val="%1."/>
      <w:lvlJc w:val="left"/>
      <w:pPr>
        <w:ind w:left="800" w:hanging="400"/>
      </w:pPr>
      <w:rPr>
        <w:b w:val="0"/>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43" w15:restartNumberingAfterBreak="0">
    <w:nsid w:val="4D7829BA"/>
    <w:multiLevelType w:val="hybridMultilevel"/>
    <w:tmpl w:val="5ECC4DE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4" w15:restartNumberingAfterBreak="0">
    <w:nsid w:val="507324D1"/>
    <w:multiLevelType w:val="hybridMultilevel"/>
    <w:tmpl w:val="9B2A00AC"/>
    <w:lvl w:ilvl="0" w:tplc="2AC2AF36">
      <w:start w:val="1"/>
      <w:numFmt w:val="ganada"/>
      <w:lvlText w:val="%1."/>
      <w:lvlJc w:val="left"/>
      <w:pPr>
        <w:ind w:left="1250" w:hanging="400"/>
      </w:pPr>
      <w:rPr>
        <w:rFonts w:hint="eastAsia"/>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45" w15:restartNumberingAfterBreak="0">
    <w:nsid w:val="508F4A77"/>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521D7592"/>
    <w:multiLevelType w:val="hybridMultilevel"/>
    <w:tmpl w:val="41C809D4"/>
    <w:lvl w:ilvl="0" w:tplc="2E0C0A6C">
      <w:start w:val="1"/>
      <w:numFmt w:val="decimal"/>
      <w:lvlText w:val="제 %1 조"/>
      <w:lvlJc w:val="left"/>
      <w:pPr>
        <w:tabs>
          <w:tab w:val="num" w:pos="1134"/>
        </w:tabs>
        <w:ind w:left="1134" w:hanging="1134"/>
      </w:pPr>
      <w:rPr>
        <w:rFonts w:ascii="바탕" w:eastAsia="바탕" w:hAnsi="바탕" w:hint="default"/>
        <w:b/>
        <w:i w:val="0"/>
        <w:sz w:val="20"/>
        <w:szCs w:val="20"/>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52624123"/>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8" w15:restartNumberingAfterBreak="0">
    <w:nsid w:val="52AD6E27"/>
    <w:multiLevelType w:val="hybridMultilevel"/>
    <w:tmpl w:val="9B2A00AC"/>
    <w:lvl w:ilvl="0" w:tplc="2AC2AF36">
      <w:start w:val="1"/>
      <w:numFmt w:val="ganada"/>
      <w:lvlText w:val="%1."/>
      <w:lvlJc w:val="left"/>
      <w:pPr>
        <w:ind w:left="1250" w:hanging="400"/>
      </w:pPr>
      <w:rPr>
        <w:rFonts w:hint="eastAsia"/>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49" w15:restartNumberingAfterBreak="0">
    <w:nsid w:val="52C16BC7"/>
    <w:multiLevelType w:val="hybridMultilevel"/>
    <w:tmpl w:val="92C6559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0" w15:restartNumberingAfterBreak="0">
    <w:nsid w:val="552652F4"/>
    <w:multiLevelType w:val="hybridMultilevel"/>
    <w:tmpl w:val="225C6AAC"/>
    <w:lvl w:ilvl="0" w:tplc="0409000F">
      <w:start w:val="1"/>
      <w:numFmt w:val="decimal"/>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51" w15:restartNumberingAfterBreak="0">
    <w:nsid w:val="5660632D"/>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569737AB"/>
    <w:multiLevelType w:val="hybridMultilevel"/>
    <w:tmpl w:val="5450FD92"/>
    <w:lvl w:ilvl="0" w:tplc="FFFFFFFF">
      <w:start w:val="1"/>
      <w:numFmt w:val="decimalEnclosedCircle"/>
      <w:lvlText w:val="%1"/>
      <w:lvlJc w:val="left"/>
      <w:pPr>
        <w:ind w:left="400" w:hanging="400"/>
      </w:pPr>
      <w:rPr>
        <w:rFonts w:hint="eastAsia"/>
        <w:b w:val="0"/>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53" w15:restartNumberingAfterBreak="0">
    <w:nsid w:val="570B13D0"/>
    <w:multiLevelType w:val="hybridMultilevel"/>
    <w:tmpl w:val="5ECC4DE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4" w15:restartNumberingAfterBreak="0">
    <w:nsid w:val="58BC5EE4"/>
    <w:multiLevelType w:val="singleLevel"/>
    <w:tmpl w:val="691822F0"/>
    <w:lvl w:ilvl="0">
      <w:start w:val="1"/>
      <w:numFmt w:val="decimal"/>
      <w:lvlText w:val="제 %1 장"/>
      <w:lvlJc w:val="left"/>
      <w:pPr>
        <w:ind w:left="800" w:hanging="400"/>
      </w:pPr>
      <w:rPr>
        <w:rFonts w:hint="eastAsia"/>
        <w:sz w:val="20"/>
        <w:szCs w:val="20"/>
        <w:lang w:val="en-US"/>
      </w:rPr>
    </w:lvl>
  </w:abstractNum>
  <w:abstractNum w:abstractNumId="55" w15:restartNumberingAfterBreak="0">
    <w:nsid w:val="5A460465"/>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6" w15:restartNumberingAfterBreak="0">
    <w:nsid w:val="5B0403CA"/>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5B594066"/>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8" w15:restartNumberingAfterBreak="0">
    <w:nsid w:val="5B7A2680"/>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5BB62D7F"/>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0" w15:restartNumberingAfterBreak="0">
    <w:nsid w:val="610C5298"/>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1" w15:restartNumberingAfterBreak="0">
    <w:nsid w:val="61CC164F"/>
    <w:multiLevelType w:val="hybridMultilevel"/>
    <w:tmpl w:val="09F4255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62D00575"/>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3" w15:restartNumberingAfterBreak="0">
    <w:nsid w:val="65140E44"/>
    <w:multiLevelType w:val="hybridMultilevel"/>
    <w:tmpl w:val="04440198"/>
    <w:lvl w:ilvl="0" w:tplc="F42854BC">
      <w:start w:val="18"/>
      <w:numFmt w:val="bullet"/>
      <w:lvlText w:val="-"/>
      <w:lvlJc w:val="left"/>
      <w:pPr>
        <w:ind w:left="1185" w:hanging="360"/>
      </w:pPr>
      <w:rPr>
        <w:rFonts w:ascii="바탕" w:eastAsia="바탕" w:hAnsi="바탕" w:cs="Times New Roman" w:hint="eastAsia"/>
      </w:rPr>
    </w:lvl>
    <w:lvl w:ilvl="1" w:tplc="04090003" w:tentative="1">
      <w:start w:val="1"/>
      <w:numFmt w:val="bullet"/>
      <w:lvlText w:val=""/>
      <w:lvlJc w:val="left"/>
      <w:pPr>
        <w:ind w:left="1625" w:hanging="400"/>
      </w:pPr>
      <w:rPr>
        <w:rFonts w:ascii="Wingdings" w:hAnsi="Wingdings" w:hint="default"/>
      </w:rPr>
    </w:lvl>
    <w:lvl w:ilvl="2" w:tplc="04090005" w:tentative="1">
      <w:start w:val="1"/>
      <w:numFmt w:val="bullet"/>
      <w:lvlText w:val=""/>
      <w:lvlJc w:val="left"/>
      <w:pPr>
        <w:ind w:left="2025" w:hanging="400"/>
      </w:pPr>
      <w:rPr>
        <w:rFonts w:ascii="Wingdings" w:hAnsi="Wingdings" w:hint="default"/>
      </w:rPr>
    </w:lvl>
    <w:lvl w:ilvl="3" w:tplc="04090001" w:tentative="1">
      <w:start w:val="1"/>
      <w:numFmt w:val="bullet"/>
      <w:lvlText w:val=""/>
      <w:lvlJc w:val="left"/>
      <w:pPr>
        <w:ind w:left="2425" w:hanging="400"/>
      </w:pPr>
      <w:rPr>
        <w:rFonts w:ascii="Wingdings" w:hAnsi="Wingdings" w:hint="default"/>
      </w:rPr>
    </w:lvl>
    <w:lvl w:ilvl="4" w:tplc="04090003" w:tentative="1">
      <w:start w:val="1"/>
      <w:numFmt w:val="bullet"/>
      <w:lvlText w:val=""/>
      <w:lvlJc w:val="left"/>
      <w:pPr>
        <w:ind w:left="2825" w:hanging="400"/>
      </w:pPr>
      <w:rPr>
        <w:rFonts w:ascii="Wingdings" w:hAnsi="Wingdings" w:hint="default"/>
      </w:rPr>
    </w:lvl>
    <w:lvl w:ilvl="5" w:tplc="04090005" w:tentative="1">
      <w:start w:val="1"/>
      <w:numFmt w:val="bullet"/>
      <w:lvlText w:val=""/>
      <w:lvlJc w:val="left"/>
      <w:pPr>
        <w:ind w:left="3225" w:hanging="400"/>
      </w:pPr>
      <w:rPr>
        <w:rFonts w:ascii="Wingdings" w:hAnsi="Wingdings" w:hint="default"/>
      </w:rPr>
    </w:lvl>
    <w:lvl w:ilvl="6" w:tplc="04090001" w:tentative="1">
      <w:start w:val="1"/>
      <w:numFmt w:val="bullet"/>
      <w:lvlText w:val=""/>
      <w:lvlJc w:val="left"/>
      <w:pPr>
        <w:ind w:left="3625" w:hanging="400"/>
      </w:pPr>
      <w:rPr>
        <w:rFonts w:ascii="Wingdings" w:hAnsi="Wingdings" w:hint="default"/>
      </w:rPr>
    </w:lvl>
    <w:lvl w:ilvl="7" w:tplc="04090003" w:tentative="1">
      <w:start w:val="1"/>
      <w:numFmt w:val="bullet"/>
      <w:lvlText w:val=""/>
      <w:lvlJc w:val="left"/>
      <w:pPr>
        <w:ind w:left="4025" w:hanging="400"/>
      </w:pPr>
      <w:rPr>
        <w:rFonts w:ascii="Wingdings" w:hAnsi="Wingdings" w:hint="default"/>
      </w:rPr>
    </w:lvl>
    <w:lvl w:ilvl="8" w:tplc="04090005" w:tentative="1">
      <w:start w:val="1"/>
      <w:numFmt w:val="bullet"/>
      <w:lvlText w:val=""/>
      <w:lvlJc w:val="left"/>
      <w:pPr>
        <w:ind w:left="4425" w:hanging="400"/>
      </w:pPr>
      <w:rPr>
        <w:rFonts w:ascii="Wingdings" w:hAnsi="Wingdings" w:hint="default"/>
      </w:rPr>
    </w:lvl>
  </w:abstractNum>
  <w:abstractNum w:abstractNumId="64" w15:restartNumberingAfterBreak="0">
    <w:nsid w:val="66B577CB"/>
    <w:multiLevelType w:val="hybridMultilevel"/>
    <w:tmpl w:val="41C809D4"/>
    <w:lvl w:ilvl="0" w:tplc="2E0C0A6C">
      <w:start w:val="1"/>
      <w:numFmt w:val="decimal"/>
      <w:lvlText w:val="제 %1 조"/>
      <w:lvlJc w:val="left"/>
      <w:pPr>
        <w:tabs>
          <w:tab w:val="num" w:pos="1134"/>
        </w:tabs>
        <w:ind w:left="1134" w:hanging="1134"/>
      </w:pPr>
      <w:rPr>
        <w:rFonts w:ascii="바탕" w:eastAsia="바탕" w:hAnsi="바탕" w:hint="default"/>
        <w:b/>
        <w:i w:val="0"/>
        <w:sz w:val="20"/>
        <w:szCs w:val="20"/>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673479B5"/>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6" w15:restartNumberingAfterBreak="0">
    <w:nsid w:val="69536F0B"/>
    <w:multiLevelType w:val="hybridMultilevel"/>
    <w:tmpl w:val="92C6559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7" w15:restartNumberingAfterBreak="0">
    <w:nsid w:val="69FC4388"/>
    <w:multiLevelType w:val="hybridMultilevel"/>
    <w:tmpl w:val="18D4E7A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6D663B4C"/>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9" w15:restartNumberingAfterBreak="0">
    <w:nsid w:val="6DC73866"/>
    <w:multiLevelType w:val="hybridMultilevel"/>
    <w:tmpl w:val="5ECC4DE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0" w15:restartNumberingAfterBreak="0">
    <w:nsid w:val="6E0E60C3"/>
    <w:multiLevelType w:val="hybridMultilevel"/>
    <w:tmpl w:val="2CD692BA"/>
    <w:lvl w:ilvl="0" w:tplc="2AC2AF36">
      <w:start w:val="1"/>
      <w:numFmt w:val="ganada"/>
      <w:lvlText w:val="%1."/>
      <w:lvlJc w:val="left"/>
      <w:pPr>
        <w:ind w:left="1250" w:hanging="400"/>
      </w:pPr>
      <w:rPr>
        <w:rFonts w:hint="eastAsia"/>
        <w:b w:val="0"/>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71" w15:restartNumberingAfterBreak="0">
    <w:nsid w:val="70F12438"/>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15:restartNumberingAfterBreak="0">
    <w:nsid w:val="72F90F3D"/>
    <w:multiLevelType w:val="hybridMultilevel"/>
    <w:tmpl w:val="3A88CBA0"/>
    <w:lvl w:ilvl="0" w:tplc="52F88FA6">
      <w:start w:val="1"/>
      <w:numFmt w:val="decimal"/>
      <w:lvlText w:val="%1."/>
      <w:lvlJc w:val="left"/>
      <w:pPr>
        <w:ind w:left="800" w:hanging="400"/>
      </w:pPr>
      <w:rPr>
        <w:rFonts w:ascii="바탕" w:eastAsia="바탕" w:hAnsi="바탕"/>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15:restartNumberingAfterBreak="0">
    <w:nsid w:val="74BB7C6F"/>
    <w:multiLevelType w:val="hybridMultilevel"/>
    <w:tmpl w:val="19D2DC06"/>
    <w:lvl w:ilvl="0" w:tplc="0409000F">
      <w:start w:val="1"/>
      <w:numFmt w:val="decimal"/>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74" w15:restartNumberingAfterBreak="0">
    <w:nsid w:val="75174E97"/>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5" w15:restartNumberingAfterBreak="0">
    <w:nsid w:val="77135E33"/>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6" w15:restartNumberingAfterBreak="0">
    <w:nsid w:val="77C34130"/>
    <w:multiLevelType w:val="hybridMultilevel"/>
    <w:tmpl w:val="0506F2C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7" w15:restartNumberingAfterBreak="0">
    <w:nsid w:val="78B16059"/>
    <w:multiLevelType w:val="hybridMultilevel"/>
    <w:tmpl w:val="92C6559E"/>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8" w15:restartNumberingAfterBreak="0">
    <w:nsid w:val="793E227F"/>
    <w:multiLevelType w:val="multilevel"/>
    <w:tmpl w:val="44D286F4"/>
    <w:lvl w:ilvl="0">
      <w:start w:val="8"/>
      <w:numFmt w:val="decimal"/>
      <w:lvlText w:val="%1"/>
      <w:lvlJc w:val="left"/>
      <w:pPr>
        <w:tabs>
          <w:tab w:val="num" w:pos="795"/>
        </w:tabs>
        <w:ind w:left="795" w:hanging="795"/>
      </w:pPr>
      <w:rPr>
        <w:rFonts w:hint="eastAsia"/>
      </w:rPr>
    </w:lvl>
    <w:lvl w:ilvl="1">
      <w:start w:val="1"/>
      <w:numFmt w:val="decimal"/>
      <w:lvlText w:val="(%2)"/>
      <w:lvlJc w:val="left"/>
      <w:pPr>
        <w:tabs>
          <w:tab w:val="num" w:pos="851"/>
        </w:tabs>
        <w:ind w:left="851" w:hanging="851"/>
      </w:pPr>
      <w:rPr>
        <w:rFonts w:hint="eastAsia"/>
        <w:b w:val="0"/>
      </w:rPr>
    </w:lvl>
    <w:lvl w:ilvl="2">
      <w:start w:val="1"/>
      <w:numFmt w:val="decimal"/>
      <w:lvlText w:val="%1.%2.%3"/>
      <w:lvlJc w:val="left"/>
      <w:pPr>
        <w:tabs>
          <w:tab w:val="num" w:pos="795"/>
        </w:tabs>
        <w:ind w:left="795" w:hanging="795"/>
      </w:pPr>
      <w:rPr>
        <w:rFonts w:hint="eastAsia"/>
      </w:rPr>
    </w:lvl>
    <w:lvl w:ilvl="3">
      <w:start w:val="1"/>
      <w:numFmt w:val="decimal"/>
      <w:lvlText w:val="%1.%2.%3.%4"/>
      <w:lvlJc w:val="left"/>
      <w:pPr>
        <w:tabs>
          <w:tab w:val="num" w:pos="795"/>
        </w:tabs>
        <w:ind w:left="795" w:hanging="795"/>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79" w15:restartNumberingAfterBreak="0">
    <w:nsid w:val="7BEE1D7C"/>
    <w:multiLevelType w:val="hybridMultilevel"/>
    <w:tmpl w:val="4E2E8AA0"/>
    <w:lvl w:ilvl="0" w:tplc="90A6D16C">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7C81279E"/>
    <w:multiLevelType w:val="hybridMultilevel"/>
    <w:tmpl w:val="5450FD92"/>
    <w:lvl w:ilvl="0" w:tplc="5888D8BC">
      <w:start w:val="1"/>
      <w:numFmt w:val="decimalEnclosedCircle"/>
      <w:lvlText w:val="%1"/>
      <w:lvlJc w:val="left"/>
      <w:pPr>
        <w:ind w:left="400" w:hanging="400"/>
      </w:pPr>
      <w:rPr>
        <w:rFonts w:hint="eastAsia"/>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1" w15:restartNumberingAfterBreak="0">
    <w:nsid w:val="7DBD1BF2"/>
    <w:multiLevelType w:val="hybridMultilevel"/>
    <w:tmpl w:val="949A84BE"/>
    <w:lvl w:ilvl="0" w:tplc="BE6499FA">
      <w:start w:val="1"/>
      <w:numFmt w:val="decimalEnclosedCircle"/>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1527060919">
    <w:abstractNumId w:val="54"/>
  </w:num>
  <w:num w:numId="2" w16cid:durableId="189876090">
    <w:abstractNumId w:val="46"/>
  </w:num>
  <w:num w:numId="3" w16cid:durableId="1752778678">
    <w:abstractNumId w:val="81"/>
  </w:num>
  <w:num w:numId="4" w16cid:durableId="2039504614">
    <w:abstractNumId w:val="73"/>
  </w:num>
  <w:num w:numId="5" w16cid:durableId="1635326379">
    <w:abstractNumId w:val="19"/>
  </w:num>
  <w:num w:numId="6" w16cid:durableId="873005121">
    <w:abstractNumId w:val="36"/>
  </w:num>
  <w:num w:numId="7" w16cid:durableId="1488858746">
    <w:abstractNumId w:val="13"/>
  </w:num>
  <w:num w:numId="8" w16cid:durableId="1672370863">
    <w:abstractNumId w:val="71"/>
  </w:num>
  <w:num w:numId="9" w16cid:durableId="83964938">
    <w:abstractNumId w:val="62"/>
  </w:num>
  <w:num w:numId="10" w16cid:durableId="120540327">
    <w:abstractNumId w:val="79"/>
  </w:num>
  <w:num w:numId="11" w16cid:durableId="143812920">
    <w:abstractNumId w:val="74"/>
  </w:num>
  <w:num w:numId="12" w16cid:durableId="1927224465">
    <w:abstractNumId w:val="12"/>
  </w:num>
  <w:num w:numId="13" w16cid:durableId="53161567">
    <w:abstractNumId w:val="22"/>
  </w:num>
  <w:num w:numId="14" w16cid:durableId="774138163">
    <w:abstractNumId w:val="37"/>
  </w:num>
  <w:num w:numId="15" w16cid:durableId="1709720590">
    <w:abstractNumId w:val="7"/>
  </w:num>
  <w:num w:numId="16" w16cid:durableId="528878197">
    <w:abstractNumId w:val="17"/>
  </w:num>
  <w:num w:numId="17" w16cid:durableId="2123987633">
    <w:abstractNumId w:val="69"/>
  </w:num>
  <w:num w:numId="18" w16cid:durableId="1871258859">
    <w:abstractNumId w:val="40"/>
  </w:num>
  <w:num w:numId="19" w16cid:durableId="1565070509">
    <w:abstractNumId w:val="59"/>
  </w:num>
  <w:num w:numId="20" w16cid:durableId="379281629">
    <w:abstractNumId w:val="2"/>
  </w:num>
  <w:num w:numId="21" w16cid:durableId="957758496">
    <w:abstractNumId w:val="23"/>
  </w:num>
  <w:num w:numId="22" w16cid:durableId="551186844">
    <w:abstractNumId w:val="53"/>
  </w:num>
  <w:num w:numId="23" w16cid:durableId="749079182">
    <w:abstractNumId w:val="56"/>
  </w:num>
  <w:num w:numId="24" w16cid:durableId="1690764244">
    <w:abstractNumId w:val="26"/>
  </w:num>
  <w:num w:numId="25" w16cid:durableId="840973198">
    <w:abstractNumId w:val="57"/>
  </w:num>
  <w:num w:numId="26" w16cid:durableId="1998342531">
    <w:abstractNumId w:val="6"/>
  </w:num>
  <w:num w:numId="27" w16cid:durableId="408038674">
    <w:abstractNumId w:val="75"/>
  </w:num>
  <w:num w:numId="28" w16cid:durableId="1226915028">
    <w:abstractNumId w:val="34"/>
  </w:num>
  <w:num w:numId="29" w16cid:durableId="1408723263">
    <w:abstractNumId w:val="4"/>
  </w:num>
  <w:num w:numId="30" w16cid:durableId="2135362946">
    <w:abstractNumId w:val="3"/>
  </w:num>
  <w:num w:numId="31" w16cid:durableId="1886522241">
    <w:abstractNumId w:val="43"/>
  </w:num>
  <w:num w:numId="32" w16cid:durableId="660544490">
    <w:abstractNumId w:val="45"/>
  </w:num>
  <w:num w:numId="33" w16cid:durableId="1555122058">
    <w:abstractNumId w:val="65"/>
  </w:num>
  <w:num w:numId="34" w16cid:durableId="605120191">
    <w:abstractNumId w:val="32"/>
  </w:num>
  <w:num w:numId="35" w16cid:durableId="823471194">
    <w:abstractNumId w:val="25"/>
  </w:num>
  <w:num w:numId="36" w16cid:durableId="1652980140">
    <w:abstractNumId w:val="55"/>
  </w:num>
  <w:num w:numId="37" w16cid:durableId="1777434421">
    <w:abstractNumId w:val="31"/>
  </w:num>
  <w:num w:numId="38" w16cid:durableId="1570070293">
    <w:abstractNumId w:val="9"/>
  </w:num>
  <w:num w:numId="39" w16cid:durableId="1131098957">
    <w:abstractNumId w:val="44"/>
  </w:num>
  <w:num w:numId="40" w16cid:durableId="438910886">
    <w:abstractNumId w:val="48"/>
  </w:num>
  <w:num w:numId="41" w16cid:durableId="2048682229">
    <w:abstractNumId w:val="58"/>
  </w:num>
  <w:num w:numId="42" w16cid:durableId="1309289627">
    <w:abstractNumId w:val="68"/>
  </w:num>
  <w:num w:numId="43" w16cid:durableId="1818303401">
    <w:abstractNumId w:val="16"/>
  </w:num>
  <w:num w:numId="44" w16cid:durableId="105121513">
    <w:abstractNumId w:val="18"/>
  </w:num>
  <w:num w:numId="45" w16cid:durableId="831026396">
    <w:abstractNumId w:val="10"/>
  </w:num>
  <w:num w:numId="46" w16cid:durableId="1388264677">
    <w:abstractNumId w:val="72"/>
  </w:num>
  <w:num w:numId="47" w16cid:durableId="638387231">
    <w:abstractNumId w:val="47"/>
  </w:num>
  <w:num w:numId="48" w16cid:durableId="1503280824">
    <w:abstractNumId w:val="39"/>
  </w:num>
  <w:num w:numId="49" w16cid:durableId="1468282640">
    <w:abstractNumId w:val="51"/>
  </w:num>
  <w:num w:numId="50" w16cid:durableId="786583466">
    <w:abstractNumId w:val="33"/>
  </w:num>
  <w:num w:numId="51" w16cid:durableId="1175194393">
    <w:abstractNumId w:val="11"/>
  </w:num>
  <w:num w:numId="52" w16cid:durableId="307899385">
    <w:abstractNumId w:val="30"/>
  </w:num>
  <w:num w:numId="53" w16cid:durableId="1930193271">
    <w:abstractNumId w:val="64"/>
  </w:num>
  <w:num w:numId="54" w16cid:durableId="124584223">
    <w:abstractNumId w:val="66"/>
  </w:num>
  <w:num w:numId="55" w16cid:durableId="1327048703">
    <w:abstractNumId w:val="50"/>
  </w:num>
  <w:num w:numId="56" w16cid:durableId="1410271546">
    <w:abstractNumId w:val="77"/>
  </w:num>
  <w:num w:numId="57" w16cid:durableId="1155415999">
    <w:abstractNumId w:val="20"/>
  </w:num>
  <w:num w:numId="58" w16cid:durableId="1116018609">
    <w:abstractNumId w:val="49"/>
  </w:num>
  <w:num w:numId="59" w16cid:durableId="1284725201">
    <w:abstractNumId w:val="14"/>
  </w:num>
  <w:num w:numId="60" w16cid:durableId="2024741142">
    <w:abstractNumId w:val="41"/>
  </w:num>
  <w:num w:numId="61" w16cid:durableId="1475444479">
    <w:abstractNumId w:val="38"/>
  </w:num>
  <w:num w:numId="62" w16cid:durableId="1160463759">
    <w:abstractNumId w:val="29"/>
  </w:num>
  <w:num w:numId="63" w16cid:durableId="683436039">
    <w:abstractNumId w:val="80"/>
  </w:num>
  <w:num w:numId="64" w16cid:durableId="1389182401">
    <w:abstractNumId w:val="0"/>
  </w:num>
  <w:num w:numId="65" w16cid:durableId="1660113439">
    <w:abstractNumId w:val="35"/>
  </w:num>
  <w:num w:numId="66" w16cid:durableId="877858118">
    <w:abstractNumId w:val="8"/>
  </w:num>
  <w:num w:numId="67" w16cid:durableId="1849634423">
    <w:abstractNumId w:val="70"/>
  </w:num>
  <w:num w:numId="68" w16cid:durableId="666402083">
    <w:abstractNumId w:val="1"/>
  </w:num>
  <w:num w:numId="69" w16cid:durableId="897859081">
    <w:abstractNumId w:val="5"/>
  </w:num>
  <w:num w:numId="70" w16cid:durableId="440420345">
    <w:abstractNumId w:val="60"/>
  </w:num>
  <w:num w:numId="71" w16cid:durableId="1762212473">
    <w:abstractNumId w:val="63"/>
  </w:num>
  <w:num w:numId="72" w16cid:durableId="1043015256">
    <w:abstractNumId w:val="24"/>
  </w:num>
  <w:num w:numId="73" w16cid:durableId="536158735">
    <w:abstractNumId w:val="78"/>
  </w:num>
  <w:num w:numId="74" w16cid:durableId="596599008">
    <w:abstractNumId w:val="28"/>
  </w:num>
  <w:num w:numId="75" w16cid:durableId="649287114">
    <w:abstractNumId w:val="27"/>
  </w:num>
  <w:num w:numId="76" w16cid:durableId="1659141591">
    <w:abstractNumId w:val="67"/>
  </w:num>
  <w:num w:numId="77" w16cid:durableId="1328944084">
    <w:abstractNumId w:val="42"/>
  </w:num>
  <w:num w:numId="78" w16cid:durableId="808591788">
    <w:abstractNumId w:val="15"/>
  </w:num>
  <w:num w:numId="79" w16cid:durableId="1614239272">
    <w:abstractNumId w:val="52"/>
  </w:num>
  <w:num w:numId="80" w16cid:durableId="648093553">
    <w:abstractNumId w:val="61"/>
  </w:num>
  <w:num w:numId="81" w16cid:durableId="349258964">
    <w:abstractNumId w:val="21"/>
  </w:num>
  <w:num w:numId="82" w16cid:durableId="343558028">
    <w:abstractNumId w:val="7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L Partners">
    <w15:presenceInfo w15:providerId="None" w15:userId="SL Partners"/>
  </w15:person>
  <w15:person w15:author="지원 서">
    <w15:presenceInfo w15:providerId="Windows Live" w15:userId="c31fecfadb131e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53"/>
    <w:rsid w:val="0000292D"/>
    <w:rsid w:val="00013DB6"/>
    <w:rsid w:val="0002667E"/>
    <w:rsid w:val="0002682F"/>
    <w:rsid w:val="00031A57"/>
    <w:rsid w:val="00042D6D"/>
    <w:rsid w:val="00043D40"/>
    <w:rsid w:val="000529E8"/>
    <w:rsid w:val="0007324F"/>
    <w:rsid w:val="000755BF"/>
    <w:rsid w:val="00076D29"/>
    <w:rsid w:val="00080B01"/>
    <w:rsid w:val="0008430B"/>
    <w:rsid w:val="000A17C5"/>
    <w:rsid w:val="000A6436"/>
    <w:rsid w:val="000A6DAC"/>
    <w:rsid w:val="000B5F7B"/>
    <w:rsid w:val="000D0C81"/>
    <w:rsid w:val="000D3320"/>
    <w:rsid w:val="000D4CDC"/>
    <w:rsid w:val="000F27D7"/>
    <w:rsid w:val="000F34C1"/>
    <w:rsid w:val="00101C44"/>
    <w:rsid w:val="001024A1"/>
    <w:rsid w:val="00120880"/>
    <w:rsid w:val="001250F6"/>
    <w:rsid w:val="00127F6B"/>
    <w:rsid w:val="001338A3"/>
    <w:rsid w:val="00134DE0"/>
    <w:rsid w:val="00137AF6"/>
    <w:rsid w:val="00141307"/>
    <w:rsid w:val="00142650"/>
    <w:rsid w:val="00146D25"/>
    <w:rsid w:val="00154476"/>
    <w:rsid w:val="001554AA"/>
    <w:rsid w:val="001768A5"/>
    <w:rsid w:val="00185671"/>
    <w:rsid w:val="001870D2"/>
    <w:rsid w:val="001921FB"/>
    <w:rsid w:val="0019440A"/>
    <w:rsid w:val="001A125F"/>
    <w:rsid w:val="001A362E"/>
    <w:rsid w:val="001B70B3"/>
    <w:rsid w:val="001C15A6"/>
    <w:rsid w:val="001C2225"/>
    <w:rsid w:val="001C2282"/>
    <w:rsid w:val="001C720A"/>
    <w:rsid w:val="001E4839"/>
    <w:rsid w:val="001F3D0A"/>
    <w:rsid w:val="001F741B"/>
    <w:rsid w:val="0020711D"/>
    <w:rsid w:val="0021063A"/>
    <w:rsid w:val="0021184D"/>
    <w:rsid w:val="00215953"/>
    <w:rsid w:val="00217EFA"/>
    <w:rsid w:val="00231418"/>
    <w:rsid w:val="002348F4"/>
    <w:rsid w:val="0023574C"/>
    <w:rsid w:val="00235AD2"/>
    <w:rsid w:val="00241678"/>
    <w:rsid w:val="00245932"/>
    <w:rsid w:val="00247FE1"/>
    <w:rsid w:val="00261ECD"/>
    <w:rsid w:val="002640EC"/>
    <w:rsid w:val="002817D3"/>
    <w:rsid w:val="00281F45"/>
    <w:rsid w:val="002825AC"/>
    <w:rsid w:val="002A52E9"/>
    <w:rsid w:val="002C36EC"/>
    <w:rsid w:val="002D17F9"/>
    <w:rsid w:val="002D799F"/>
    <w:rsid w:val="002E2A7D"/>
    <w:rsid w:val="002E4410"/>
    <w:rsid w:val="002E5F30"/>
    <w:rsid w:val="002F6256"/>
    <w:rsid w:val="003026AE"/>
    <w:rsid w:val="003046BC"/>
    <w:rsid w:val="00310B94"/>
    <w:rsid w:val="003121AA"/>
    <w:rsid w:val="00315BF9"/>
    <w:rsid w:val="00324F29"/>
    <w:rsid w:val="003411FA"/>
    <w:rsid w:val="00363688"/>
    <w:rsid w:val="00364ECE"/>
    <w:rsid w:val="00373006"/>
    <w:rsid w:val="0037358B"/>
    <w:rsid w:val="00374818"/>
    <w:rsid w:val="003815B2"/>
    <w:rsid w:val="00387866"/>
    <w:rsid w:val="00393D0B"/>
    <w:rsid w:val="003B0CD9"/>
    <w:rsid w:val="003B4DCF"/>
    <w:rsid w:val="003F0655"/>
    <w:rsid w:val="003F0EB0"/>
    <w:rsid w:val="003F5EDA"/>
    <w:rsid w:val="004001E4"/>
    <w:rsid w:val="00411A94"/>
    <w:rsid w:val="00413433"/>
    <w:rsid w:val="00420906"/>
    <w:rsid w:val="004246AC"/>
    <w:rsid w:val="00433FF3"/>
    <w:rsid w:val="00435ADE"/>
    <w:rsid w:val="00436920"/>
    <w:rsid w:val="00436A84"/>
    <w:rsid w:val="0046560B"/>
    <w:rsid w:val="0046652C"/>
    <w:rsid w:val="004756A2"/>
    <w:rsid w:val="00476210"/>
    <w:rsid w:val="004770C1"/>
    <w:rsid w:val="00480787"/>
    <w:rsid w:val="004815FD"/>
    <w:rsid w:val="00484269"/>
    <w:rsid w:val="004901BC"/>
    <w:rsid w:val="0049107A"/>
    <w:rsid w:val="00496CA3"/>
    <w:rsid w:val="004A6543"/>
    <w:rsid w:val="004B00B7"/>
    <w:rsid w:val="004B26A5"/>
    <w:rsid w:val="004B36D3"/>
    <w:rsid w:val="004B4AF0"/>
    <w:rsid w:val="004B79FD"/>
    <w:rsid w:val="004C5516"/>
    <w:rsid w:val="004C57F9"/>
    <w:rsid w:val="004C63DB"/>
    <w:rsid w:val="004F2C5D"/>
    <w:rsid w:val="004F7BAC"/>
    <w:rsid w:val="00500D8A"/>
    <w:rsid w:val="00514B84"/>
    <w:rsid w:val="00522FD3"/>
    <w:rsid w:val="0053515F"/>
    <w:rsid w:val="00542CD4"/>
    <w:rsid w:val="00543699"/>
    <w:rsid w:val="005437E2"/>
    <w:rsid w:val="00553615"/>
    <w:rsid w:val="0055695E"/>
    <w:rsid w:val="00565A22"/>
    <w:rsid w:val="0057124C"/>
    <w:rsid w:val="00580ADC"/>
    <w:rsid w:val="00581876"/>
    <w:rsid w:val="00586C2C"/>
    <w:rsid w:val="00586F74"/>
    <w:rsid w:val="00593E74"/>
    <w:rsid w:val="00596EE7"/>
    <w:rsid w:val="005B362D"/>
    <w:rsid w:val="005B4F05"/>
    <w:rsid w:val="005D513F"/>
    <w:rsid w:val="005D5505"/>
    <w:rsid w:val="005F18A6"/>
    <w:rsid w:val="005F20FE"/>
    <w:rsid w:val="005F33EF"/>
    <w:rsid w:val="005F4AD7"/>
    <w:rsid w:val="005F7AA7"/>
    <w:rsid w:val="005F7CFE"/>
    <w:rsid w:val="00603FA1"/>
    <w:rsid w:val="00605048"/>
    <w:rsid w:val="006059C3"/>
    <w:rsid w:val="006143AA"/>
    <w:rsid w:val="006177FA"/>
    <w:rsid w:val="00626D51"/>
    <w:rsid w:val="006373A8"/>
    <w:rsid w:val="006442B7"/>
    <w:rsid w:val="00644DE4"/>
    <w:rsid w:val="006518A8"/>
    <w:rsid w:val="00663EAB"/>
    <w:rsid w:val="00665525"/>
    <w:rsid w:val="006713B9"/>
    <w:rsid w:val="00677FA8"/>
    <w:rsid w:val="00681533"/>
    <w:rsid w:val="0069342E"/>
    <w:rsid w:val="006A2F35"/>
    <w:rsid w:val="006C60FB"/>
    <w:rsid w:val="006C64F4"/>
    <w:rsid w:val="006D12CE"/>
    <w:rsid w:val="006D2DB8"/>
    <w:rsid w:val="006D72D7"/>
    <w:rsid w:val="006E1241"/>
    <w:rsid w:val="006E127D"/>
    <w:rsid w:val="006E2B20"/>
    <w:rsid w:val="006E7DA3"/>
    <w:rsid w:val="006F0EB5"/>
    <w:rsid w:val="006F2546"/>
    <w:rsid w:val="006F2675"/>
    <w:rsid w:val="006F34C1"/>
    <w:rsid w:val="006F46A2"/>
    <w:rsid w:val="006F4C80"/>
    <w:rsid w:val="006F681A"/>
    <w:rsid w:val="0070554C"/>
    <w:rsid w:val="00706478"/>
    <w:rsid w:val="00712768"/>
    <w:rsid w:val="00717E02"/>
    <w:rsid w:val="007200DE"/>
    <w:rsid w:val="00720150"/>
    <w:rsid w:val="007203B5"/>
    <w:rsid w:val="0072190A"/>
    <w:rsid w:val="00723E20"/>
    <w:rsid w:val="00730CDF"/>
    <w:rsid w:val="007311C2"/>
    <w:rsid w:val="00737766"/>
    <w:rsid w:val="0074324F"/>
    <w:rsid w:val="00747BC5"/>
    <w:rsid w:val="00750ED8"/>
    <w:rsid w:val="007568FE"/>
    <w:rsid w:val="00775B70"/>
    <w:rsid w:val="007764D0"/>
    <w:rsid w:val="00780703"/>
    <w:rsid w:val="00781C23"/>
    <w:rsid w:val="00782C7C"/>
    <w:rsid w:val="00791506"/>
    <w:rsid w:val="007933EC"/>
    <w:rsid w:val="00793B2A"/>
    <w:rsid w:val="007A284B"/>
    <w:rsid w:val="007B133F"/>
    <w:rsid w:val="007B3027"/>
    <w:rsid w:val="007C6A3B"/>
    <w:rsid w:val="007C7A20"/>
    <w:rsid w:val="007D4986"/>
    <w:rsid w:val="007E411E"/>
    <w:rsid w:val="007E5363"/>
    <w:rsid w:val="0080385E"/>
    <w:rsid w:val="00804599"/>
    <w:rsid w:val="0080577D"/>
    <w:rsid w:val="00826F1A"/>
    <w:rsid w:val="008463B4"/>
    <w:rsid w:val="008472B1"/>
    <w:rsid w:val="008479F9"/>
    <w:rsid w:val="00850FC2"/>
    <w:rsid w:val="00863667"/>
    <w:rsid w:val="00864C57"/>
    <w:rsid w:val="00864F40"/>
    <w:rsid w:val="00866A3C"/>
    <w:rsid w:val="0087765F"/>
    <w:rsid w:val="00877D7D"/>
    <w:rsid w:val="008820EA"/>
    <w:rsid w:val="00882475"/>
    <w:rsid w:val="008924D8"/>
    <w:rsid w:val="008B671A"/>
    <w:rsid w:val="008C6BAA"/>
    <w:rsid w:val="008E2F31"/>
    <w:rsid w:val="008E4E01"/>
    <w:rsid w:val="008F3DEC"/>
    <w:rsid w:val="008F4AFB"/>
    <w:rsid w:val="008F6FE2"/>
    <w:rsid w:val="009123AA"/>
    <w:rsid w:val="00922AB9"/>
    <w:rsid w:val="009260EA"/>
    <w:rsid w:val="00936154"/>
    <w:rsid w:val="0095037E"/>
    <w:rsid w:val="00960511"/>
    <w:rsid w:val="00965BBE"/>
    <w:rsid w:val="009715DA"/>
    <w:rsid w:val="00972FC2"/>
    <w:rsid w:val="00973EEA"/>
    <w:rsid w:val="00975A2E"/>
    <w:rsid w:val="00982897"/>
    <w:rsid w:val="00984CD8"/>
    <w:rsid w:val="00990A5A"/>
    <w:rsid w:val="00994F7C"/>
    <w:rsid w:val="009970DA"/>
    <w:rsid w:val="009A351C"/>
    <w:rsid w:val="009B120B"/>
    <w:rsid w:val="009C14A0"/>
    <w:rsid w:val="009C7CB5"/>
    <w:rsid w:val="009F1039"/>
    <w:rsid w:val="00A06D56"/>
    <w:rsid w:val="00A1387F"/>
    <w:rsid w:val="00A14067"/>
    <w:rsid w:val="00A234B9"/>
    <w:rsid w:val="00A24CE2"/>
    <w:rsid w:val="00A257E1"/>
    <w:rsid w:val="00A31C3D"/>
    <w:rsid w:val="00A31E9E"/>
    <w:rsid w:val="00A42D94"/>
    <w:rsid w:val="00A53F9B"/>
    <w:rsid w:val="00A577E1"/>
    <w:rsid w:val="00A706A8"/>
    <w:rsid w:val="00A73CA4"/>
    <w:rsid w:val="00A77AEB"/>
    <w:rsid w:val="00A8439E"/>
    <w:rsid w:val="00A85BD4"/>
    <w:rsid w:val="00A919CA"/>
    <w:rsid w:val="00A95595"/>
    <w:rsid w:val="00A97FCC"/>
    <w:rsid w:val="00AB33D6"/>
    <w:rsid w:val="00AB3715"/>
    <w:rsid w:val="00AB67DC"/>
    <w:rsid w:val="00AD0D19"/>
    <w:rsid w:val="00AD271B"/>
    <w:rsid w:val="00AD7D5B"/>
    <w:rsid w:val="00AE0AFD"/>
    <w:rsid w:val="00AE35AD"/>
    <w:rsid w:val="00AE78FE"/>
    <w:rsid w:val="00AF04E1"/>
    <w:rsid w:val="00B00AFD"/>
    <w:rsid w:val="00B14984"/>
    <w:rsid w:val="00B23A15"/>
    <w:rsid w:val="00B248A1"/>
    <w:rsid w:val="00B42ED9"/>
    <w:rsid w:val="00B4362B"/>
    <w:rsid w:val="00B44CD3"/>
    <w:rsid w:val="00B52F61"/>
    <w:rsid w:val="00B573B1"/>
    <w:rsid w:val="00B57A37"/>
    <w:rsid w:val="00B57C45"/>
    <w:rsid w:val="00B637E2"/>
    <w:rsid w:val="00B666B2"/>
    <w:rsid w:val="00B76114"/>
    <w:rsid w:val="00B764A6"/>
    <w:rsid w:val="00B84037"/>
    <w:rsid w:val="00B85CDC"/>
    <w:rsid w:val="00B92DE6"/>
    <w:rsid w:val="00B94F5C"/>
    <w:rsid w:val="00B954C8"/>
    <w:rsid w:val="00BA124C"/>
    <w:rsid w:val="00BA5476"/>
    <w:rsid w:val="00BB61C1"/>
    <w:rsid w:val="00BC3A19"/>
    <w:rsid w:val="00BC70AC"/>
    <w:rsid w:val="00BC7224"/>
    <w:rsid w:val="00BC734F"/>
    <w:rsid w:val="00BC7D26"/>
    <w:rsid w:val="00BD11C2"/>
    <w:rsid w:val="00BD3DAA"/>
    <w:rsid w:val="00BE7E9B"/>
    <w:rsid w:val="00C11B0A"/>
    <w:rsid w:val="00C11F4B"/>
    <w:rsid w:val="00C14155"/>
    <w:rsid w:val="00C17B7B"/>
    <w:rsid w:val="00C20EB4"/>
    <w:rsid w:val="00C32A15"/>
    <w:rsid w:val="00C4128E"/>
    <w:rsid w:val="00C52985"/>
    <w:rsid w:val="00C53F87"/>
    <w:rsid w:val="00C624D6"/>
    <w:rsid w:val="00C73555"/>
    <w:rsid w:val="00CA42E0"/>
    <w:rsid w:val="00CB1031"/>
    <w:rsid w:val="00CE0AE8"/>
    <w:rsid w:val="00CE0DFC"/>
    <w:rsid w:val="00CF4165"/>
    <w:rsid w:val="00D053D1"/>
    <w:rsid w:val="00D166D6"/>
    <w:rsid w:val="00D17A13"/>
    <w:rsid w:val="00D2520A"/>
    <w:rsid w:val="00D25F0A"/>
    <w:rsid w:val="00D2608B"/>
    <w:rsid w:val="00D34A4E"/>
    <w:rsid w:val="00D379B8"/>
    <w:rsid w:val="00D37BFA"/>
    <w:rsid w:val="00D45B3F"/>
    <w:rsid w:val="00D47A81"/>
    <w:rsid w:val="00D50360"/>
    <w:rsid w:val="00D556EF"/>
    <w:rsid w:val="00D55939"/>
    <w:rsid w:val="00D60802"/>
    <w:rsid w:val="00D66A32"/>
    <w:rsid w:val="00D7286B"/>
    <w:rsid w:val="00D73948"/>
    <w:rsid w:val="00D815D7"/>
    <w:rsid w:val="00D826A5"/>
    <w:rsid w:val="00D84567"/>
    <w:rsid w:val="00D90663"/>
    <w:rsid w:val="00DA18E4"/>
    <w:rsid w:val="00DA4511"/>
    <w:rsid w:val="00DA6B33"/>
    <w:rsid w:val="00DB2FA1"/>
    <w:rsid w:val="00DC759F"/>
    <w:rsid w:val="00DD5776"/>
    <w:rsid w:val="00DD5CD6"/>
    <w:rsid w:val="00DE2BB5"/>
    <w:rsid w:val="00DE2E52"/>
    <w:rsid w:val="00DE759B"/>
    <w:rsid w:val="00DF0143"/>
    <w:rsid w:val="00DF43A9"/>
    <w:rsid w:val="00E13BB4"/>
    <w:rsid w:val="00E13F10"/>
    <w:rsid w:val="00E14B15"/>
    <w:rsid w:val="00E14F7C"/>
    <w:rsid w:val="00E176B9"/>
    <w:rsid w:val="00E23147"/>
    <w:rsid w:val="00E31117"/>
    <w:rsid w:val="00E3745F"/>
    <w:rsid w:val="00E4170B"/>
    <w:rsid w:val="00E47D87"/>
    <w:rsid w:val="00E47F03"/>
    <w:rsid w:val="00E542B1"/>
    <w:rsid w:val="00E54AB9"/>
    <w:rsid w:val="00E70936"/>
    <w:rsid w:val="00E8478D"/>
    <w:rsid w:val="00E96D95"/>
    <w:rsid w:val="00EA24ED"/>
    <w:rsid w:val="00EB38AA"/>
    <w:rsid w:val="00EB3913"/>
    <w:rsid w:val="00EB4DD3"/>
    <w:rsid w:val="00EB520A"/>
    <w:rsid w:val="00EC7480"/>
    <w:rsid w:val="00EE0342"/>
    <w:rsid w:val="00EE074A"/>
    <w:rsid w:val="00EE5262"/>
    <w:rsid w:val="00EE7252"/>
    <w:rsid w:val="00EF184E"/>
    <w:rsid w:val="00EF23A8"/>
    <w:rsid w:val="00EF5D60"/>
    <w:rsid w:val="00EF69A2"/>
    <w:rsid w:val="00F05936"/>
    <w:rsid w:val="00F05A19"/>
    <w:rsid w:val="00F129A2"/>
    <w:rsid w:val="00F21C78"/>
    <w:rsid w:val="00F24CD0"/>
    <w:rsid w:val="00F35F14"/>
    <w:rsid w:val="00F40C36"/>
    <w:rsid w:val="00F46E02"/>
    <w:rsid w:val="00F526C5"/>
    <w:rsid w:val="00F6540A"/>
    <w:rsid w:val="00F713E8"/>
    <w:rsid w:val="00F73AA2"/>
    <w:rsid w:val="00F816E1"/>
    <w:rsid w:val="00F85031"/>
    <w:rsid w:val="00F914E9"/>
    <w:rsid w:val="00F92E75"/>
    <w:rsid w:val="00F93C99"/>
    <w:rsid w:val="00FA0DF9"/>
    <w:rsid w:val="00FA1958"/>
    <w:rsid w:val="00FB058A"/>
    <w:rsid w:val="00FB22CB"/>
    <w:rsid w:val="00FB594C"/>
    <w:rsid w:val="00FC0739"/>
    <w:rsid w:val="00FC3F08"/>
    <w:rsid w:val="00FD1693"/>
    <w:rsid w:val="00FD2D6F"/>
    <w:rsid w:val="00FD76AC"/>
    <w:rsid w:val="00FD7F7C"/>
    <w:rsid w:val="00FE15D3"/>
    <w:rsid w:val="00FE2D63"/>
    <w:rsid w:val="00FE6D06"/>
    <w:rsid w:val="00FE7F2A"/>
    <w:rsid w:val="00FF55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3B45F"/>
  <w15:docId w15:val="{9B7CA86D-FC0F-4403-855A-33E81A4B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5953"/>
    <w:pPr>
      <w:widowControl w:val="0"/>
      <w:wordWrap w:val="0"/>
      <w:autoSpaceDE w:val="0"/>
      <w:autoSpaceDN w:val="0"/>
      <w:spacing w:after="0" w:line="240" w:lineRule="auto"/>
    </w:pPr>
    <w:rPr>
      <w:rFonts w:ascii="바탕" w:eastAsia="바탕" w:hAnsi="Times New Roman" w:cs="Times New Roman"/>
      <w:szCs w:val="24"/>
    </w:rPr>
  </w:style>
  <w:style w:type="paragraph" w:styleId="3">
    <w:name w:val="heading 3"/>
    <w:basedOn w:val="a"/>
    <w:link w:val="3Char"/>
    <w:qFormat/>
    <w:rsid w:val="00EE074A"/>
    <w:pPr>
      <w:snapToGrid w:val="0"/>
      <w:spacing w:before="180" w:after="180" w:line="360" w:lineRule="atLeast"/>
      <w:outlineLvl w:val="2"/>
    </w:pPr>
    <w:rPr>
      <w:rFonts w:ascii="Times New Roman"/>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국문유형"/>
    <w:basedOn w:val="a"/>
    <w:rsid w:val="00215953"/>
    <w:pPr>
      <w:autoSpaceDE/>
      <w:spacing w:line="460" w:lineRule="exact"/>
    </w:pPr>
    <w:rPr>
      <w:rFonts w:ascii="Times New Roman" w:eastAsia="BatangChe"/>
      <w:sz w:val="24"/>
      <w:szCs w:val="20"/>
    </w:rPr>
  </w:style>
  <w:style w:type="paragraph" w:styleId="a4">
    <w:name w:val="header"/>
    <w:aliases w:val="header odd,Heade,hd,*Header - Togo"/>
    <w:basedOn w:val="a"/>
    <w:link w:val="Char"/>
    <w:rsid w:val="00215953"/>
    <w:pPr>
      <w:tabs>
        <w:tab w:val="center" w:pos="4252"/>
        <w:tab w:val="right" w:pos="8504"/>
      </w:tabs>
      <w:autoSpaceDE/>
      <w:autoSpaceDN/>
      <w:snapToGrid w:val="0"/>
    </w:pPr>
    <w:rPr>
      <w:rFonts w:ascii="Times New Roman" w:eastAsia="BatangChe"/>
      <w:szCs w:val="20"/>
    </w:rPr>
  </w:style>
  <w:style w:type="character" w:customStyle="1" w:styleId="Char">
    <w:name w:val="머리글 Char"/>
    <w:aliases w:val="header odd Char,Heade Char,hd Char,*Header - Togo Char"/>
    <w:basedOn w:val="a0"/>
    <w:link w:val="a4"/>
    <w:rsid w:val="00215953"/>
    <w:rPr>
      <w:rFonts w:ascii="Times New Roman" w:eastAsia="BatangChe" w:hAnsi="Times New Roman" w:cs="Times New Roman"/>
      <w:szCs w:val="20"/>
    </w:rPr>
  </w:style>
  <w:style w:type="paragraph" w:customStyle="1" w:styleId="a5">
    <w:name w:val="바탕글"/>
    <w:rsid w:val="00215953"/>
    <w:pPr>
      <w:widowControl w:val="0"/>
      <w:wordWrap w:val="0"/>
      <w:autoSpaceDE w:val="0"/>
      <w:autoSpaceDN w:val="0"/>
      <w:adjustRightInd w:val="0"/>
      <w:spacing w:after="0" w:line="319" w:lineRule="auto"/>
    </w:pPr>
    <w:rPr>
      <w:rFonts w:ascii="BatangChe" w:eastAsia="BatangChe" w:hAnsi="Times New Roman" w:cs="Times New Roman"/>
      <w:color w:val="000000"/>
      <w:kern w:val="0"/>
      <w:szCs w:val="20"/>
    </w:rPr>
  </w:style>
  <w:style w:type="paragraph" w:styleId="a6">
    <w:name w:val="List Paragraph"/>
    <w:basedOn w:val="a"/>
    <w:uiPriority w:val="34"/>
    <w:qFormat/>
    <w:rsid w:val="00D2520A"/>
    <w:pPr>
      <w:ind w:leftChars="400" w:left="800"/>
    </w:pPr>
  </w:style>
  <w:style w:type="paragraph" w:styleId="a7">
    <w:name w:val="footer"/>
    <w:basedOn w:val="a"/>
    <w:link w:val="Char0"/>
    <w:uiPriority w:val="99"/>
    <w:unhideWhenUsed/>
    <w:rsid w:val="00E96D95"/>
    <w:pPr>
      <w:tabs>
        <w:tab w:val="center" w:pos="4513"/>
        <w:tab w:val="right" w:pos="9026"/>
      </w:tabs>
      <w:snapToGrid w:val="0"/>
    </w:pPr>
  </w:style>
  <w:style w:type="character" w:customStyle="1" w:styleId="Char0">
    <w:name w:val="바닥글 Char"/>
    <w:basedOn w:val="a0"/>
    <w:link w:val="a7"/>
    <w:uiPriority w:val="99"/>
    <w:rsid w:val="00E96D95"/>
    <w:rPr>
      <w:rFonts w:ascii="바탕" w:eastAsia="바탕" w:hAnsi="Times New Roman" w:cs="Times New Roman"/>
      <w:szCs w:val="24"/>
    </w:rPr>
  </w:style>
  <w:style w:type="table" w:styleId="a8">
    <w:name w:val="Table Grid"/>
    <w:basedOn w:val="a1"/>
    <w:uiPriority w:val="39"/>
    <w:rsid w:val="00484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CE0DFC"/>
    <w:rPr>
      <w:sz w:val="18"/>
      <w:szCs w:val="18"/>
    </w:rPr>
  </w:style>
  <w:style w:type="paragraph" w:styleId="aa">
    <w:name w:val="annotation text"/>
    <w:basedOn w:val="a"/>
    <w:link w:val="Char1"/>
    <w:uiPriority w:val="99"/>
    <w:unhideWhenUsed/>
    <w:rsid w:val="00CE0DFC"/>
    <w:pPr>
      <w:jc w:val="left"/>
    </w:pPr>
  </w:style>
  <w:style w:type="character" w:customStyle="1" w:styleId="Char1">
    <w:name w:val="메모 텍스트 Char"/>
    <w:basedOn w:val="a0"/>
    <w:link w:val="aa"/>
    <w:uiPriority w:val="99"/>
    <w:rsid w:val="00CE0DFC"/>
    <w:rPr>
      <w:rFonts w:ascii="바탕" w:eastAsia="바탕" w:hAnsi="Times New Roman" w:cs="Times New Roman"/>
      <w:szCs w:val="24"/>
    </w:rPr>
  </w:style>
  <w:style w:type="paragraph" w:styleId="ab">
    <w:name w:val="annotation subject"/>
    <w:basedOn w:val="aa"/>
    <w:next w:val="aa"/>
    <w:link w:val="Char2"/>
    <w:uiPriority w:val="99"/>
    <w:semiHidden/>
    <w:unhideWhenUsed/>
    <w:rsid w:val="00CE0DFC"/>
    <w:rPr>
      <w:b/>
      <w:bCs/>
    </w:rPr>
  </w:style>
  <w:style w:type="character" w:customStyle="1" w:styleId="Char2">
    <w:name w:val="메모 주제 Char"/>
    <w:basedOn w:val="Char1"/>
    <w:link w:val="ab"/>
    <w:uiPriority w:val="99"/>
    <w:semiHidden/>
    <w:rsid w:val="00CE0DFC"/>
    <w:rPr>
      <w:rFonts w:ascii="바탕" w:eastAsia="바탕" w:hAnsi="Times New Roman" w:cs="Times New Roman"/>
      <w:b/>
      <w:bCs/>
      <w:szCs w:val="24"/>
    </w:rPr>
  </w:style>
  <w:style w:type="paragraph" w:styleId="ac">
    <w:name w:val="Balloon Text"/>
    <w:basedOn w:val="a"/>
    <w:link w:val="Char3"/>
    <w:uiPriority w:val="99"/>
    <w:semiHidden/>
    <w:unhideWhenUsed/>
    <w:rsid w:val="00CE0DFC"/>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CE0DFC"/>
    <w:rPr>
      <w:rFonts w:asciiTheme="majorHAnsi" w:eastAsiaTheme="majorEastAsia" w:hAnsiTheme="majorHAnsi" w:cstheme="majorBidi"/>
      <w:sz w:val="18"/>
      <w:szCs w:val="18"/>
    </w:rPr>
  </w:style>
  <w:style w:type="paragraph" w:styleId="ad">
    <w:name w:val="Revision"/>
    <w:hidden/>
    <w:uiPriority w:val="99"/>
    <w:semiHidden/>
    <w:rsid w:val="00DA6B33"/>
    <w:pPr>
      <w:spacing w:after="0" w:line="240" w:lineRule="auto"/>
      <w:jc w:val="left"/>
    </w:pPr>
    <w:rPr>
      <w:rFonts w:ascii="바탕" w:eastAsia="바탕" w:hAnsi="Times New Roman" w:cs="Times New Roman"/>
      <w:szCs w:val="24"/>
    </w:rPr>
  </w:style>
  <w:style w:type="paragraph" w:styleId="ae">
    <w:name w:val="footnote text"/>
    <w:aliases w:val="FT"/>
    <w:basedOn w:val="a"/>
    <w:link w:val="Char4"/>
    <w:semiHidden/>
    <w:rsid w:val="00D60802"/>
    <w:pPr>
      <w:snapToGrid w:val="0"/>
      <w:jc w:val="left"/>
    </w:pPr>
  </w:style>
  <w:style w:type="character" w:customStyle="1" w:styleId="Char4">
    <w:name w:val="각주 텍스트 Char"/>
    <w:aliases w:val="FT Char"/>
    <w:basedOn w:val="a0"/>
    <w:link w:val="ae"/>
    <w:semiHidden/>
    <w:rsid w:val="00D60802"/>
    <w:rPr>
      <w:rFonts w:ascii="바탕" w:eastAsia="바탕" w:hAnsi="Times New Roman" w:cs="Times New Roman"/>
      <w:szCs w:val="24"/>
    </w:rPr>
  </w:style>
  <w:style w:type="character" w:styleId="af">
    <w:name w:val="footnote reference"/>
    <w:basedOn w:val="a0"/>
    <w:semiHidden/>
    <w:rsid w:val="00D60802"/>
    <w:rPr>
      <w:vertAlign w:val="superscript"/>
    </w:rPr>
  </w:style>
  <w:style w:type="character" w:customStyle="1" w:styleId="3Char">
    <w:name w:val="제목 3 Char"/>
    <w:basedOn w:val="a0"/>
    <w:link w:val="3"/>
    <w:rsid w:val="00EE074A"/>
    <w:rPr>
      <w:rFonts w:ascii="Times New Roman" w:eastAsia="바탕"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1ECBB-1FCC-4FD9-B17B-84D80AEF419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4986</Words>
  <Characters>28424</Characters>
  <Application>Microsoft Office Word</Application>
  <DocSecurity>0</DocSecurity>
  <Lines>236</Lines>
  <Paragraphs>66</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33344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USER_G</dc:creator>
  <cp:lastModifiedBy>SL Partners</cp:lastModifiedBy>
  <cp:revision>2</cp:revision>
  <cp:lastPrinted>2019-01-28T10:06:00Z</cp:lastPrinted>
  <dcterms:created xsi:type="dcterms:W3CDTF">2023-12-24T04:34:00Z</dcterms:created>
  <dcterms:modified xsi:type="dcterms:W3CDTF">2023-12-24T04:34:00Z</dcterms:modified>
</cp:coreProperties>
</file>